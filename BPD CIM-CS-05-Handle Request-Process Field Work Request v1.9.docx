
<file path=[Content_Types].xml><?xml version="1.0" encoding="utf-8"?>
<Types xmlns="http://schemas.openxmlformats.org/package/2006/content-types">
  <Default Extension="png" ContentType="image/png"/>
  <Default Extension="tmp"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038F16" w14:textId="48B91E2B" w:rsidR="00A96F48" w:rsidRPr="00550BF7" w:rsidDel="00065B4F" w:rsidRDefault="00DF2A20" w:rsidP="00560135">
      <w:pPr>
        <w:pStyle w:val="Cover-ProposalText"/>
        <w:ind w:right="27"/>
        <w:rPr>
          <w:del w:id="0" w:author="Jessica Marsillo" w:date="2018-05-02T14:04:00Z"/>
          <w:rFonts w:ascii="Calibri Light" w:hAnsi="Calibri Light"/>
          <w:b w:val="0"/>
          <w:noProof/>
          <w:color w:val="F79646"/>
        </w:rPr>
      </w:pPr>
      <w:ins w:id="1" w:author="Deborah" w:date="2018-04-26T16:01:00Z">
        <w:del w:id="2" w:author="Jessica Marsillo" w:date="2018-05-02T14:04:00Z">
          <w:r w:rsidDel="00065B4F">
            <w:rPr>
              <w:rFonts w:ascii="Calibri Light" w:hAnsi="Calibri Light"/>
              <w:b w:val="0"/>
              <w:noProof/>
              <w:color w:val="F79646"/>
            </w:rPr>
            <w:delText>DT - 4/</w:delText>
          </w:r>
        </w:del>
      </w:ins>
      <w:ins w:id="3" w:author="Deborah" w:date="2018-04-30T09:52:00Z">
        <w:del w:id="4" w:author="Jessica Marsillo" w:date="2018-05-02T14:04:00Z">
          <w:r w:rsidDel="00065B4F">
            <w:rPr>
              <w:rFonts w:ascii="Calibri Light" w:hAnsi="Calibri Light"/>
              <w:b w:val="0"/>
              <w:noProof/>
              <w:color w:val="F79646"/>
            </w:rPr>
            <w:delText>30</w:delText>
          </w:r>
        </w:del>
      </w:ins>
      <w:ins w:id="5" w:author="Deborah" w:date="2018-04-26T16:01:00Z">
        <w:del w:id="6" w:author="Jessica Marsillo" w:date="2018-05-02T14:04:00Z">
          <w:r w:rsidR="00A8452F" w:rsidDel="00065B4F">
            <w:rPr>
              <w:rFonts w:ascii="Calibri Light" w:hAnsi="Calibri Light"/>
              <w:b w:val="0"/>
              <w:noProof/>
              <w:color w:val="F79646"/>
            </w:rPr>
            <w:delText xml:space="preserve">/18 </w:delText>
          </w:r>
        </w:del>
      </w:ins>
      <w:ins w:id="7" w:author="Deborah" w:date="2018-04-30T09:52:00Z">
        <w:del w:id="8" w:author="Jessica Marsillo" w:date="2018-05-02T14:04:00Z">
          <w:r w:rsidDel="00065B4F">
            <w:rPr>
              <w:rFonts w:ascii="Calibri Light" w:hAnsi="Calibri Light"/>
              <w:b w:val="0"/>
              <w:noProof/>
              <w:color w:val="F79646"/>
            </w:rPr>
            <w:delText>9:50</w:delText>
          </w:r>
        </w:del>
      </w:ins>
      <w:ins w:id="9" w:author="Deborah" w:date="2018-04-30T09:53:00Z">
        <w:del w:id="10" w:author="Jessica Marsillo" w:date="2018-05-02T14:04:00Z">
          <w:r w:rsidDel="00065B4F">
            <w:rPr>
              <w:rFonts w:ascii="Calibri Light" w:hAnsi="Calibri Light"/>
              <w:b w:val="0"/>
              <w:noProof/>
              <w:color w:val="F79646"/>
            </w:rPr>
            <w:delText>a</w:delText>
          </w:r>
        </w:del>
      </w:ins>
      <w:ins w:id="11" w:author="Deborah" w:date="2018-04-26T16:01:00Z">
        <w:del w:id="12" w:author="Jessica Marsillo" w:date="2018-05-02T14:04:00Z">
          <w:r w:rsidR="00A8452F" w:rsidDel="00065B4F">
            <w:rPr>
              <w:rFonts w:ascii="Calibri Light" w:hAnsi="Calibri Light"/>
              <w:b w:val="0"/>
              <w:noProof/>
              <w:color w:val="F79646"/>
            </w:rPr>
            <w:delText>m sent to Janet for approval</w:delText>
          </w:r>
        </w:del>
      </w:ins>
    </w:p>
    <w:p w14:paraId="349521AC" w14:textId="77777777" w:rsidR="00560135" w:rsidRPr="00550BF7" w:rsidRDefault="00560135" w:rsidP="00560135">
      <w:pPr>
        <w:pStyle w:val="Cover-ProposalText"/>
        <w:ind w:right="27"/>
        <w:rPr>
          <w:rFonts w:ascii="Calibri Light" w:hAnsi="Calibri Light"/>
        </w:rPr>
      </w:pPr>
    </w:p>
    <w:p w14:paraId="5839A5CA" w14:textId="1D367A51" w:rsidR="00A96F48" w:rsidRPr="00550BF7" w:rsidRDefault="0038047C" w:rsidP="00976734">
      <w:pPr>
        <w:jc w:val="right"/>
        <w:rPr>
          <w:rFonts w:ascii="Calibri Light" w:hAnsi="Calibri Light" w:cs="Arial"/>
        </w:rPr>
      </w:pPr>
      <w:r w:rsidRPr="00550BF7">
        <w:rPr>
          <w:rFonts w:ascii="Calibri Light" w:hAnsi="Calibri Light"/>
          <w:b/>
          <w:noProof/>
          <w:color w:val="F79646"/>
          <w:sz w:val="40"/>
        </w:rPr>
        <w:drawing>
          <wp:inline distT="0" distB="0" distL="0" distR="0" wp14:anchorId="4DFF254E" wp14:editId="70FF7F08">
            <wp:extent cx="1905000" cy="1810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RP-Image-v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6129" cy="1830973"/>
                    </a:xfrm>
                    <a:prstGeom prst="rect">
                      <a:avLst/>
                    </a:prstGeom>
                  </pic:spPr>
                </pic:pic>
              </a:graphicData>
            </a:graphic>
          </wp:inline>
        </w:drawing>
      </w:r>
    </w:p>
    <w:p w14:paraId="369A1C36" w14:textId="77777777" w:rsidR="00A96F48" w:rsidRPr="00550BF7" w:rsidRDefault="00A96F48" w:rsidP="00A96F48">
      <w:pPr>
        <w:jc w:val="right"/>
        <w:rPr>
          <w:rFonts w:ascii="Calibri Light" w:hAnsi="Calibri Light" w:cs="Arial"/>
        </w:rPr>
      </w:pPr>
    </w:p>
    <w:p w14:paraId="513917B0" w14:textId="77777777" w:rsidR="00A96F48" w:rsidRPr="00550BF7" w:rsidRDefault="00A96F48" w:rsidP="00A96F48">
      <w:pPr>
        <w:rPr>
          <w:rFonts w:ascii="Calibri Light" w:hAnsi="Calibri Light" w:cs="Arial"/>
        </w:rPr>
      </w:pPr>
    </w:p>
    <w:tbl>
      <w:tblPr>
        <w:tblW w:w="9468" w:type="dxa"/>
        <w:tblLayout w:type="fixed"/>
        <w:tblLook w:val="0000" w:firstRow="0" w:lastRow="0" w:firstColumn="0" w:lastColumn="0" w:noHBand="0" w:noVBand="0"/>
      </w:tblPr>
      <w:tblGrid>
        <w:gridCol w:w="18"/>
        <w:gridCol w:w="9450"/>
      </w:tblGrid>
      <w:tr w:rsidR="00A14DC0" w:rsidRPr="00550BF7" w14:paraId="4D8EA6CE" w14:textId="77777777" w:rsidTr="0035091A">
        <w:trPr>
          <w:gridBefore w:val="1"/>
          <w:wBefore w:w="18" w:type="dxa"/>
          <w:trHeight w:val="1878"/>
        </w:trPr>
        <w:tc>
          <w:tcPr>
            <w:tcW w:w="9450" w:type="dxa"/>
            <w:vAlign w:val="center"/>
          </w:tcPr>
          <w:p w14:paraId="4C1D897E" w14:textId="77777777" w:rsidR="00CE2E6D" w:rsidRPr="00550BF7" w:rsidRDefault="00CE2E6D" w:rsidP="00CE2E6D">
            <w:pPr>
              <w:pStyle w:val="Cover-ProposalText"/>
              <w:ind w:right="27"/>
              <w:jc w:val="center"/>
              <w:rPr>
                <w:rStyle w:val="Cover-CustomerNameChar"/>
                <w:rFonts w:ascii="Calibri Light" w:hAnsi="Calibri Light"/>
                <w:sz w:val="40"/>
                <w:lang w:val="en-US"/>
              </w:rPr>
            </w:pPr>
            <w:r w:rsidRPr="00550BF7">
              <w:rPr>
                <w:rStyle w:val="Cover-CustomerNameChar"/>
                <w:rFonts w:ascii="Calibri Light" w:hAnsi="Calibri Light"/>
                <w:sz w:val="40"/>
                <w:lang w:val="en-US"/>
              </w:rPr>
              <w:t>Southern California Edison</w:t>
            </w:r>
          </w:p>
          <w:p w14:paraId="24308E40" w14:textId="77777777" w:rsidR="00CE2E6D" w:rsidRPr="00550BF7" w:rsidRDefault="00CE2E6D" w:rsidP="00CE2E6D">
            <w:pPr>
              <w:pStyle w:val="Cover-ProposalText"/>
              <w:ind w:right="27"/>
              <w:jc w:val="center"/>
              <w:rPr>
                <w:rStyle w:val="Cover-CustomerNameChar"/>
                <w:rFonts w:ascii="Calibri Light" w:hAnsi="Calibri Light"/>
                <w:sz w:val="40"/>
                <w:lang w:val="en-US"/>
              </w:rPr>
            </w:pPr>
            <w:r w:rsidRPr="00550BF7">
              <w:rPr>
                <w:rStyle w:val="Cover-CustomerNameChar"/>
                <w:rFonts w:ascii="Calibri Light" w:hAnsi="Calibri Light"/>
                <w:sz w:val="40"/>
                <w:lang w:val="en-US"/>
              </w:rPr>
              <w:t>CS Re-Platform Project</w:t>
            </w:r>
          </w:p>
          <w:p w14:paraId="164E8D23" w14:textId="77777777" w:rsidR="00A14DC0" w:rsidRPr="00550BF7" w:rsidRDefault="00A14DC0" w:rsidP="00CE2E6D">
            <w:pPr>
              <w:jc w:val="center"/>
              <w:rPr>
                <w:rFonts w:ascii="Calibri Light" w:hAnsi="Calibri Light" w:cs="Arial"/>
                <w:noProof/>
              </w:rPr>
            </w:pPr>
          </w:p>
          <w:p w14:paraId="5E893528" w14:textId="77777777" w:rsidR="00A14DC0" w:rsidRPr="00550BF7" w:rsidRDefault="00A14DC0" w:rsidP="0035091A">
            <w:pPr>
              <w:pStyle w:val="TitlePage-BoldCentered"/>
              <w:jc w:val="right"/>
              <w:rPr>
                <w:rStyle w:val="TOCHeader"/>
                <w:rFonts w:ascii="Calibri Light" w:hAnsi="Calibri Light" w:cs="Arial"/>
                <w:b/>
                <w:sz w:val="48"/>
              </w:rPr>
            </w:pPr>
          </w:p>
          <w:p w14:paraId="50C91746" w14:textId="77777777" w:rsidR="00A14DC0" w:rsidRPr="00550BF7" w:rsidRDefault="00A14DC0" w:rsidP="0035091A">
            <w:pPr>
              <w:rPr>
                <w:rFonts w:ascii="Calibri Light" w:hAnsi="Calibri Light" w:cs="Arial"/>
              </w:rPr>
            </w:pPr>
          </w:p>
        </w:tc>
      </w:tr>
      <w:tr w:rsidR="00A14DC0" w:rsidRPr="00550BF7" w14:paraId="06E12CC8" w14:textId="77777777" w:rsidTr="00CB11F6">
        <w:trPr>
          <w:gridBefore w:val="1"/>
          <w:wBefore w:w="18" w:type="dxa"/>
          <w:trHeight w:val="720"/>
        </w:trPr>
        <w:tc>
          <w:tcPr>
            <w:tcW w:w="9450" w:type="dxa"/>
            <w:tcBorders>
              <w:top w:val="single" w:sz="4" w:space="0" w:color="auto"/>
              <w:bottom w:val="single" w:sz="6" w:space="0" w:color="auto"/>
            </w:tcBorders>
            <w:shd w:val="clear" w:color="auto" w:fill="F9FBAF"/>
            <w:vAlign w:val="center"/>
          </w:tcPr>
          <w:p w14:paraId="74A20686" w14:textId="4E76B8AB" w:rsidR="00A14DC0" w:rsidRPr="00550BF7" w:rsidRDefault="00583E33" w:rsidP="0035091A">
            <w:pPr>
              <w:pStyle w:val="TitlePage-BoldItalic"/>
              <w:rPr>
                <w:rFonts w:ascii="Calibri Light" w:hAnsi="Calibri Light" w:cs="Arial"/>
              </w:rPr>
            </w:pPr>
            <w:r w:rsidRPr="00550BF7">
              <w:rPr>
                <w:rFonts w:ascii="Calibri Light" w:hAnsi="Calibri Light"/>
                <w:b w:val="0"/>
                <w:i w:val="0"/>
              </w:rPr>
              <w:t>CIM-CS-05-Handle Request-Process Field Work Request</w:t>
            </w:r>
          </w:p>
        </w:tc>
      </w:tr>
      <w:tr w:rsidR="00A14DC0" w:rsidRPr="00550BF7" w14:paraId="488CE493" w14:textId="77777777" w:rsidTr="0035091A">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077FAFEE" w14:textId="7800A777" w:rsidR="00A14DC0" w:rsidRPr="00550BF7" w:rsidRDefault="00583E33" w:rsidP="0035091A">
            <w:pPr>
              <w:pStyle w:val="TitlePage-Italic"/>
              <w:rPr>
                <w:rFonts w:ascii="Calibri Light" w:hAnsi="Calibri Light" w:cs="Arial"/>
              </w:rPr>
            </w:pPr>
            <w:r w:rsidRPr="00550BF7">
              <w:rPr>
                <w:rFonts w:ascii="Calibri Light" w:hAnsi="Calibri Light"/>
              </w:rPr>
              <w:t>Customer Interaction Management</w:t>
            </w:r>
          </w:p>
        </w:tc>
      </w:tr>
      <w:tr w:rsidR="00A14DC0" w:rsidRPr="00550BF7" w14:paraId="3A0CA95A" w14:textId="77777777" w:rsidTr="00CB11F6">
        <w:trPr>
          <w:gridBefore w:val="1"/>
          <w:wBefore w:w="18" w:type="dxa"/>
          <w:trHeight w:val="720"/>
        </w:trPr>
        <w:tc>
          <w:tcPr>
            <w:tcW w:w="9450" w:type="dxa"/>
            <w:tcBorders>
              <w:top w:val="single" w:sz="6" w:space="0" w:color="auto"/>
              <w:bottom w:val="single" w:sz="6" w:space="0" w:color="auto"/>
            </w:tcBorders>
            <w:shd w:val="clear" w:color="auto" w:fill="F9FBAF"/>
            <w:vAlign w:val="center"/>
          </w:tcPr>
          <w:p w14:paraId="6029AE32" w14:textId="77777777" w:rsidR="00A14DC0" w:rsidRPr="00550BF7" w:rsidRDefault="00A14DC0" w:rsidP="0035091A">
            <w:pPr>
              <w:pStyle w:val="TitlePage-Italic"/>
              <w:rPr>
                <w:rFonts w:ascii="Calibri Light" w:hAnsi="Calibri Light" w:cs="Arial"/>
              </w:rPr>
            </w:pPr>
            <w:r w:rsidRPr="00550BF7">
              <w:rPr>
                <w:rFonts w:ascii="Calibri Light" w:hAnsi="Calibri Light" w:cs="Arial"/>
              </w:rPr>
              <w:t>Business Process Design</w:t>
            </w:r>
          </w:p>
        </w:tc>
      </w:tr>
      <w:tr w:rsidR="00A14DC0" w:rsidRPr="00550BF7" w14:paraId="60AAC2C0" w14:textId="77777777" w:rsidTr="0035091A">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12C9BED6" w14:textId="6B0E04D0" w:rsidR="00A14DC0" w:rsidRPr="00550BF7" w:rsidRDefault="00583E33" w:rsidP="00104C1D">
            <w:pPr>
              <w:pStyle w:val="TitlePage-Italic"/>
              <w:rPr>
                <w:rFonts w:ascii="Calibri Light" w:hAnsi="Calibri Light" w:cs="Arial"/>
              </w:rPr>
            </w:pPr>
            <w:r w:rsidRPr="00550BF7">
              <w:rPr>
                <w:rFonts w:ascii="Calibri Light" w:hAnsi="Calibri Light" w:cs="Arial"/>
              </w:rPr>
              <w:t>Version 1.</w:t>
            </w:r>
            <w:r w:rsidR="00104C1D">
              <w:rPr>
                <w:rFonts w:ascii="Calibri Light" w:hAnsi="Calibri Light" w:cs="Arial"/>
              </w:rPr>
              <w:t>9</w:t>
            </w:r>
          </w:p>
        </w:tc>
      </w:tr>
      <w:tr w:rsidR="00A14DC0" w:rsidRPr="00550BF7" w14:paraId="5DA9B632" w14:textId="77777777" w:rsidTr="00CB11F6">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shd w:val="clear" w:color="auto" w:fill="F9FBAF"/>
            <w:vAlign w:val="center"/>
          </w:tcPr>
          <w:p w14:paraId="11FE23A2" w14:textId="77777777" w:rsidR="00A14DC0" w:rsidRPr="00550BF7" w:rsidRDefault="00A14DC0" w:rsidP="0035091A">
            <w:pPr>
              <w:pStyle w:val="TitlePage-Italic"/>
              <w:rPr>
                <w:rFonts w:ascii="Calibri Light" w:hAnsi="Calibri Light" w:cs="Arial"/>
              </w:rPr>
            </w:pPr>
          </w:p>
        </w:tc>
      </w:tr>
    </w:tbl>
    <w:p w14:paraId="52BF8CC8" w14:textId="77777777" w:rsidR="00A96F48" w:rsidRPr="00550BF7" w:rsidRDefault="00A96F48" w:rsidP="00A96F48">
      <w:pPr>
        <w:rPr>
          <w:rFonts w:ascii="Calibri Light" w:hAnsi="Calibri Light" w:cs="Arial"/>
        </w:rPr>
      </w:pPr>
      <w:r w:rsidRPr="00550BF7">
        <w:rPr>
          <w:rFonts w:ascii="Calibri Light" w:hAnsi="Calibri Light" w:cs="Arial"/>
        </w:rPr>
        <w:br w:type="page"/>
      </w:r>
    </w:p>
    <w:sdt>
      <w:sdtPr>
        <w:rPr>
          <w:rFonts w:ascii="Calibri Light" w:eastAsia="Times New Roman" w:hAnsi="Calibri Light" w:cs="Times New Roman"/>
          <w:b w:val="0"/>
          <w:bCs w:val="0"/>
          <w:color w:val="auto"/>
          <w:sz w:val="22"/>
          <w:szCs w:val="22"/>
          <w:lang w:eastAsia="en-US"/>
        </w:rPr>
        <w:id w:val="-1885095538"/>
        <w:docPartObj>
          <w:docPartGallery w:val="Table of Contents"/>
          <w:docPartUnique/>
        </w:docPartObj>
      </w:sdtPr>
      <w:sdtEndPr>
        <w:rPr>
          <w:rFonts w:cs="Arial"/>
          <w:noProof/>
        </w:rPr>
      </w:sdtEndPr>
      <w:sdtContent>
        <w:p w14:paraId="1988AEB9" w14:textId="77777777" w:rsidR="005526A2" w:rsidRPr="00550BF7" w:rsidRDefault="005526A2" w:rsidP="002F58D0">
          <w:pPr>
            <w:pStyle w:val="TOCHeading"/>
            <w:rPr>
              <w:rFonts w:ascii="Calibri Light" w:hAnsi="Calibri Light"/>
              <w:sz w:val="24"/>
              <w:szCs w:val="24"/>
            </w:rPr>
          </w:pPr>
          <w:r w:rsidRPr="00550BF7">
            <w:rPr>
              <w:rFonts w:ascii="Calibri Light" w:hAnsi="Calibri Light"/>
              <w:sz w:val="24"/>
              <w:szCs w:val="24"/>
            </w:rPr>
            <w:t>Table of Contents</w:t>
          </w:r>
        </w:p>
        <w:p w14:paraId="154C1721" w14:textId="77777777" w:rsidR="00227055" w:rsidRDefault="005526A2">
          <w:pPr>
            <w:pStyle w:val="TOC1"/>
            <w:tabs>
              <w:tab w:val="left" w:pos="480"/>
              <w:tab w:val="right" w:leader="dot" w:pos="9350"/>
            </w:tabs>
            <w:rPr>
              <w:rFonts w:asciiTheme="minorHAnsi" w:eastAsiaTheme="minorEastAsia" w:hAnsiTheme="minorHAnsi" w:cstheme="minorBidi"/>
              <w:noProof/>
              <w:sz w:val="22"/>
            </w:rPr>
          </w:pPr>
          <w:r w:rsidRPr="00BF28A8">
            <w:rPr>
              <w:rFonts w:cs="Arial"/>
              <w:szCs w:val="24"/>
            </w:rPr>
            <w:fldChar w:fldCharType="begin"/>
          </w:r>
          <w:r w:rsidRPr="00BF28A8">
            <w:rPr>
              <w:rFonts w:cs="Arial"/>
              <w:szCs w:val="24"/>
            </w:rPr>
            <w:instrText xml:space="preserve"> TOC \o "1-3" \h \z \u </w:instrText>
          </w:r>
          <w:r w:rsidRPr="00BF28A8">
            <w:rPr>
              <w:rFonts w:cs="Arial"/>
              <w:szCs w:val="24"/>
            </w:rPr>
            <w:fldChar w:fldCharType="separate"/>
          </w:r>
          <w:hyperlink w:anchor="_Toc511293161" w:history="1">
            <w:r w:rsidR="00227055" w:rsidRPr="00D77563">
              <w:rPr>
                <w:rStyle w:val="Hyperlink"/>
                <w:rFonts w:ascii="Calibri Light" w:hAnsi="Calibri Light"/>
                <w:noProof/>
              </w:rPr>
              <w:t>1</w:t>
            </w:r>
            <w:r w:rsidR="00227055">
              <w:rPr>
                <w:rFonts w:asciiTheme="minorHAnsi" w:eastAsiaTheme="minorEastAsia" w:hAnsiTheme="minorHAnsi" w:cstheme="minorBidi"/>
                <w:noProof/>
                <w:sz w:val="22"/>
              </w:rPr>
              <w:tab/>
            </w:r>
            <w:r w:rsidR="00227055" w:rsidRPr="00D77563">
              <w:rPr>
                <w:rStyle w:val="Hyperlink"/>
                <w:rFonts w:ascii="Calibri Light" w:hAnsi="Calibri Light"/>
                <w:noProof/>
              </w:rPr>
              <w:t>Business Process Overview</w:t>
            </w:r>
            <w:r w:rsidR="00227055">
              <w:rPr>
                <w:noProof/>
                <w:webHidden/>
              </w:rPr>
              <w:tab/>
            </w:r>
            <w:r w:rsidR="00227055">
              <w:rPr>
                <w:noProof/>
                <w:webHidden/>
              </w:rPr>
              <w:fldChar w:fldCharType="begin"/>
            </w:r>
            <w:r w:rsidR="00227055">
              <w:rPr>
                <w:noProof/>
                <w:webHidden/>
              </w:rPr>
              <w:instrText xml:space="preserve"> PAGEREF _Toc511293161 \h </w:instrText>
            </w:r>
            <w:r w:rsidR="00227055">
              <w:rPr>
                <w:noProof/>
                <w:webHidden/>
              </w:rPr>
            </w:r>
            <w:r w:rsidR="00227055">
              <w:rPr>
                <w:noProof/>
                <w:webHidden/>
              </w:rPr>
              <w:fldChar w:fldCharType="separate"/>
            </w:r>
            <w:r w:rsidR="00227055">
              <w:rPr>
                <w:noProof/>
                <w:webHidden/>
              </w:rPr>
              <w:t>5</w:t>
            </w:r>
            <w:r w:rsidR="00227055">
              <w:rPr>
                <w:noProof/>
                <w:webHidden/>
              </w:rPr>
              <w:fldChar w:fldCharType="end"/>
            </w:r>
          </w:hyperlink>
        </w:p>
        <w:p w14:paraId="23200B2E" w14:textId="77777777" w:rsidR="00227055" w:rsidRDefault="00283981">
          <w:pPr>
            <w:pStyle w:val="TOC2"/>
            <w:tabs>
              <w:tab w:val="left" w:pos="880"/>
              <w:tab w:val="right" w:leader="dot" w:pos="9350"/>
            </w:tabs>
            <w:rPr>
              <w:rFonts w:asciiTheme="minorHAnsi" w:eastAsiaTheme="minorEastAsia" w:hAnsiTheme="minorHAnsi" w:cstheme="minorBidi"/>
              <w:noProof/>
              <w:sz w:val="22"/>
            </w:rPr>
          </w:pPr>
          <w:hyperlink w:anchor="_Toc511293162" w:history="1">
            <w:r w:rsidR="00227055" w:rsidRPr="00D77563">
              <w:rPr>
                <w:rStyle w:val="Hyperlink"/>
                <w:rFonts w:eastAsia="MS Mincho"/>
                <w:noProof/>
              </w:rPr>
              <w:t>1.3</w:t>
            </w:r>
            <w:r w:rsidR="00227055">
              <w:rPr>
                <w:rFonts w:asciiTheme="minorHAnsi" w:eastAsiaTheme="minorEastAsia" w:hAnsiTheme="minorHAnsi" w:cstheme="minorBidi"/>
                <w:noProof/>
                <w:sz w:val="22"/>
              </w:rPr>
              <w:tab/>
            </w:r>
            <w:r w:rsidR="00227055" w:rsidRPr="00D77563">
              <w:rPr>
                <w:rStyle w:val="Hyperlink"/>
                <w:noProof/>
              </w:rPr>
              <w:t>Current Pain Points for Southern California Edison</w:t>
            </w:r>
            <w:r w:rsidR="00227055">
              <w:rPr>
                <w:noProof/>
                <w:webHidden/>
              </w:rPr>
              <w:tab/>
            </w:r>
            <w:r w:rsidR="00227055">
              <w:rPr>
                <w:noProof/>
                <w:webHidden/>
              </w:rPr>
              <w:fldChar w:fldCharType="begin"/>
            </w:r>
            <w:r w:rsidR="00227055">
              <w:rPr>
                <w:noProof/>
                <w:webHidden/>
              </w:rPr>
              <w:instrText xml:space="preserve"> PAGEREF _Toc511293162 \h </w:instrText>
            </w:r>
            <w:r w:rsidR="00227055">
              <w:rPr>
                <w:noProof/>
                <w:webHidden/>
              </w:rPr>
            </w:r>
            <w:r w:rsidR="00227055">
              <w:rPr>
                <w:noProof/>
                <w:webHidden/>
              </w:rPr>
              <w:fldChar w:fldCharType="separate"/>
            </w:r>
            <w:r w:rsidR="00227055">
              <w:rPr>
                <w:noProof/>
                <w:webHidden/>
              </w:rPr>
              <w:t>5</w:t>
            </w:r>
            <w:r w:rsidR="00227055">
              <w:rPr>
                <w:noProof/>
                <w:webHidden/>
              </w:rPr>
              <w:fldChar w:fldCharType="end"/>
            </w:r>
          </w:hyperlink>
        </w:p>
        <w:p w14:paraId="1F59B469" w14:textId="77777777" w:rsidR="00227055" w:rsidRDefault="00283981">
          <w:pPr>
            <w:pStyle w:val="TOC2"/>
            <w:tabs>
              <w:tab w:val="right" w:leader="dot" w:pos="9350"/>
            </w:tabs>
            <w:rPr>
              <w:rFonts w:asciiTheme="minorHAnsi" w:eastAsiaTheme="minorEastAsia" w:hAnsiTheme="minorHAnsi" w:cstheme="minorBidi"/>
              <w:noProof/>
              <w:sz w:val="22"/>
            </w:rPr>
          </w:pPr>
          <w:hyperlink w:anchor="_Toc511293163" w:history="1">
            <w:r w:rsidR="00227055" w:rsidRPr="00D77563">
              <w:rPr>
                <w:rStyle w:val="Hyperlink"/>
                <w:noProof/>
              </w:rPr>
              <w:t>1.2 Responsible Parties</w:t>
            </w:r>
            <w:r w:rsidR="00227055">
              <w:rPr>
                <w:noProof/>
                <w:webHidden/>
              </w:rPr>
              <w:tab/>
            </w:r>
            <w:r w:rsidR="00227055">
              <w:rPr>
                <w:noProof/>
                <w:webHidden/>
              </w:rPr>
              <w:fldChar w:fldCharType="begin"/>
            </w:r>
            <w:r w:rsidR="00227055">
              <w:rPr>
                <w:noProof/>
                <w:webHidden/>
              </w:rPr>
              <w:instrText xml:space="preserve"> PAGEREF _Toc511293163 \h </w:instrText>
            </w:r>
            <w:r w:rsidR="00227055">
              <w:rPr>
                <w:noProof/>
                <w:webHidden/>
              </w:rPr>
            </w:r>
            <w:r w:rsidR="00227055">
              <w:rPr>
                <w:noProof/>
                <w:webHidden/>
              </w:rPr>
              <w:fldChar w:fldCharType="separate"/>
            </w:r>
            <w:r w:rsidR="00227055">
              <w:rPr>
                <w:noProof/>
                <w:webHidden/>
              </w:rPr>
              <w:t>5</w:t>
            </w:r>
            <w:r w:rsidR="00227055">
              <w:rPr>
                <w:noProof/>
                <w:webHidden/>
              </w:rPr>
              <w:fldChar w:fldCharType="end"/>
            </w:r>
          </w:hyperlink>
        </w:p>
        <w:p w14:paraId="4F6AEBAC" w14:textId="77777777" w:rsidR="00227055" w:rsidRDefault="00283981">
          <w:pPr>
            <w:pStyle w:val="TOC2"/>
            <w:tabs>
              <w:tab w:val="right" w:leader="dot" w:pos="9350"/>
            </w:tabs>
            <w:rPr>
              <w:rFonts w:asciiTheme="minorHAnsi" w:eastAsiaTheme="minorEastAsia" w:hAnsiTheme="minorHAnsi" w:cstheme="minorBidi"/>
              <w:noProof/>
              <w:sz w:val="22"/>
            </w:rPr>
          </w:pPr>
          <w:hyperlink w:anchor="_Toc511293164" w:history="1">
            <w:r w:rsidR="00227055" w:rsidRPr="00D77563">
              <w:rPr>
                <w:rStyle w:val="Hyperlink"/>
                <w:noProof/>
              </w:rPr>
              <w:t>1.3 Document Control</w:t>
            </w:r>
            <w:r w:rsidR="00227055">
              <w:rPr>
                <w:noProof/>
                <w:webHidden/>
              </w:rPr>
              <w:tab/>
            </w:r>
            <w:r w:rsidR="00227055">
              <w:rPr>
                <w:noProof/>
                <w:webHidden/>
              </w:rPr>
              <w:fldChar w:fldCharType="begin"/>
            </w:r>
            <w:r w:rsidR="00227055">
              <w:rPr>
                <w:noProof/>
                <w:webHidden/>
              </w:rPr>
              <w:instrText xml:space="preserve"> PAGEREF _Toc511293164 \h </w:instrText>
            </w:r>
            <w:r w:rsidR="00227055">
              <w:rPr>
                <w:noProof/>
                <w:webHidden/>
              </w:rPr>
            </w:r>
            <w:r w:rsidR="00227055">
              <w:rPr>
                <w:noProof/>
                <w:webHidden/>
              </w:rPr>
              <w:fldChar w:fldCharType="separate"/>
            </w:r>
            <w:r w:rsidR="00227055">
              <w:rPr>
                <w:noProof/>
                <w:webHidden/>
              </w:rPr>
              <w:t>6</w:t>
            </w:r>
            <w:r w:rsidR="00227055">
              <w:rPr>
                <w:noProof/>
                <w:webHidden/>
              </w:rPr>
              <w:fldChar w:fldCharType="end"/>
            </w:r>
          </w:hyperlink>
        </w:p>
        <w:p w14:paraId="53E002EB" w14:textId="77777777" w:rsidR="00227055" w:rsidRDefault="00283981">
          <w:pPr>
            <w:pStyle w:val="TOC2"/>
            <w:tabs>
              <w:tab w:val="right" w:leader="dot" w:pos="9350"/>
            </w:tabs>
            <w:rPr>
              <w:rFonts w:asciiTheme="minorHAnsi" w:eastAsiaTheme="minorEastAsia" w:hAnsiTheme="minorHAnsi" w:cstheme="minorBidi"/>
              <w:noProof/>
              <w:sz w:val="22"/>
            </w:rPr>
          </w:pPr>
          <w:hyperlink w:anchor="_Toc511293165" w:history="1">
            <w:r w:rsidR="00227055" w:rsidRPr="00D77563">
              <w:rPr>
                <w:rStyle w:val="Hyperlink"/>
                <w:noProof/>
              </w:rPr>
              <w:t>1.4 Terminology</w:t>
            </w:r>
            <w:r w:rsidR="00227055">
              <w:rPr>
                <w:noProof/>
                <w:webHidden/>
              </w:rPr>
              <w:tab/>
            </w:r>
            <w:r w:rsidR="00227055">
              <w:rPr>
                <w:noProof/>
                <w:webHidden/>
              </w:rPr>
              <w:fldChar w:fldCharType="begin"/>
            </w:r>
            <w:r w:rsidR="00227055">
              <w:rPr>
                <w:noProof/>
                <w:webHidden/>
              </w:rPr>
              <w:instrText xml:space="preserve"> PAGEREF _Toc511293165 \h </w:instrText>
            </w:r>
            <w:r w:rsidR="00227055">
              <w:rPr>
                <w:noProof/>
                <w:webHidden/>
              </w:rPr>
            </w:r>
            <w:r w:rsidR="00227055">
              <w:rPr>
                <w:noProof/>
                <w:webHidden/>
              </w:rPr>
              <w:fldChar w:fldCharType="separate"/>
            </w:r>
            <w:r w:rsidR="00227055">
              <w:rPr>
                <w:noProof/>
                <w:webHidden/>
              </w:rPr>
              <w:t>6</w:t>
            </w:r>
            <w:r w:rsidR="00227055">
              <w:rPr>
                <w:noProof/>
                <w:webHidden/>
              </w:rPr>
              <w:fldChar w:fldCharType="end"/>
            </w:r>
          </w:hyperlink>
        </w:p>
        <w:p w14:paraId="53DCDE9E" w14:textId="77777777" w:rsidR="00227055" w:rsidRDefault="00283981">
          <w:pPr>
            <w:pStyle w:val="TOC1"/>
            <w:tabs>
              <w:tab w:val="left" w:pos="480"/>
              <w:tab w:val="right" w:leader="dot" w:pos="9350"/>
            </w:tabs>
            <w:rPr>
              <w:rFonts w:asciiTheme="minorHAnsi" w:eastAsiaTheme="minorEastAsia" w:hAnsiTheme="minorHAnsi" w:cstheme="minorBidi"/>
              <w:noProof/>
              <w:sz w:val="22"/>
            </w:rPr>
          </w:pPr>
          <w:hyperlink w:anchor="_Toc511293166" w:history="1">
            <w:r w:rsidR="00227055" w:rsidRPr="00D77563">
              <w:rPr>
                <w:rStyle w:val="Hyperlink"/>
                <w:rFonts w:ascii="Calibri Light" w:hAnsi="Calibri Light"/>
                <w:noProof/>
              </w:rPr>
              <w:t>2</w:t>
            </w:r>
            <w:r w:rsidR="00227055">
              <w:rPr>
                <w:rFonts w:asciiTheme="minorHAnsi" w:eastAsiaTheme="minorEastAsia" w:hAnsiTheme="minorHAnsi" w:cstheme="minorBidi"/>
                <w:noProof/>
                <w:sz w:val="22"/>
              </w:rPr>
              <w:tab/>
            </w:r>
            <w:r w:rsidR="00227055" w:rsidRPr="00D77563">
              <w:rPr>
                <w:rStyle w:val="Hyperlink"/>
                <w:rFonts w:ascii="Calibri Light" w:hAnsi="Calibri Light"/>
                <w:noProof/>
              </w:rPr>
              <w:t>Business Process Design</w:t>
            </w:r>
            <w:r w:rsidR="00227055">
              <w:rPr>
                <w:noProof/>
                <w:webHidden/>
              </w:rPr>
              <w:tab/>
            </w:r>
            <w:r w:rsidR="00227055">
              <w:rPr>
                <w:noProof/>
                <w:webHidden/>
              </w:rPr>
              <w:fldChar w:fldCharType="begin"/>
            </w:r>
            <w:r w:rsidR="00227055">
              <w:rPr>
                <w:noProof/>
                <w:webHidden/>
              </w:rPr>
              <w:instrText xml:space="preserve"> PAGEREF _Toc511293166 \h </w:instrText>
            </w:r>
            <w:r w:rsidR="00227055">
              <w:rPr>
                <w:noProof/>
                <w:webHidden/>
              </w:rPr>
            </w:r>
            <w:r w:rsidR="00227055">
              <w:rPr>
                <w:noProof/>
                <w:webHidden/>
              </w:rPr>
              <w:fldChar w:fldCharType="separate"/>
            </w:r>
            <w:r w:rsidR="00227055">
              <w:rPr>
                <w:noProof/>
                <w:webHidden/>
              </w:rPr>
              <w:t>8</w:t>
            </w:r>
            <w:r w:rsidR="00227055">
              <w:rPr>
                <w:noProof/>
                <w:webHidden/>
              </w:rPr>
              <w:fldChar w:fldCharType="end"/>
            </w:r>
          </w:hyperlink>
        </w:p>
        <w:p w14:paraId="5B5526CB" w14:textId="77777777" w:rsidR="00227055" w:rsidRDefault="00283981">
          <w:pPr>
            <w:pStyle w:val="TOC2"/>
            <w:tabs>
              <w:tab w:val="right" w:leader="dot" w:pos="9350"/>
            </w:tabs>
            <w:rPr>
              <w:rFonts w:asciiTheme="minorHAnsi" w:eastAsiaTheme="minorEastAsia" w:hAnsiTheme="minorHAnsi" w:cstheme="minorBidi"/>
              <w:noProof/>
              <w:sz w:val="22"/>
            </w:rPr>
          </w:pPr>
          <w:hyperlink w:anchor="_Toc511293167" w:history="1">
            <w:r w:rsidR="00227055" w:rsidRPr="00D77563">
              <w:rPr>
                <w:rStyle w:val="Hyperlink"/>
                <w:noProof/>
              </w:rPr>
              <w:t>2.1 Manage Field Work Request Details</w:t>
            </w:r>
            <w:r w:rsidR="00227055">
              <w:rPr>
                <w:noProof/>
                <w:webHidden/>
              </w:rPr>
              <w:tab/>
            </w:r>
            <w:r w:rsidR="00227055">
              <w:rPr>
                <w:noProof/>
                <w:webHidden/>
              </w:rPr>
              <w:fldChar w:fldCharType="begin"/>
            </w:r>
            <w:r w:rsidR="00227055">
              <w:rPr>
                <w:noProof/>
                <w:webHidden/>
              </w:rPr>
              <w:instrText xml:space="preserve"> PAGEREF _Toc511293167 \h </w:instrText>
            </w:r>
            <w:r w:rsidR="00227055">
              <w:rPr>
                <w:noProof/>
                <w:webHidden/>
              </w:rPr>
            </w:r>
            <w:r w:rsidR="00227055">
              <w:rPr>
                <w:noProof/>
                <w:webHidden/>
              </w:rPr>
              <w:fldChar w:fldCharType="separate"/>
            </w:r>
            <w:r w:rsidR="00227055">
              <w:rPr>
                <w:noProof/>
                <w:webHidden/>
              </w:rPr>
              <w:t>8</w:t>
            </w:r>
            <w:r w:rsidR="00227055">
              <w:rPr>
                <w:noProof/>
                <w:webHidden/>
              </w:rPr>
              <w:fldChar w:fldCharType="end"/>
            </w:r>
          </w:hyperlink>
        </w:p>
        <w:p w14:paraId="6CBE19F4" w14:textId="77777777" w:rsidR="00227055" w:rsidRDefault="00283981">
          <w:pPr>
            <w:pStyle w:val="TOC2"/>
            <w:tabs>
              <w:tab w:val="left" w:pos="1100"/>
              <w:tab w:val="right" w:leader="dot" w:pos="9350"/>
            </w:tabs>
            <w:rPr>
              <w:rFonts w:asciiTheme="minorHAnsi" w:eastAsiaTheme="minorEastAsia" w:hAnsiTheme="minorHAnsi" w:cstheme="minorBidi"/>
              <w:noProof/>
              <w:sz w:val="22"/>
            </w:rPr>
          </w:pPr>
          <w:hyperlink w:anchor="_Toc511293168" w:history="1">
            <w:r w:rsidR="00227055" w:rsidRPr="00D77563">
              <w:rPr>
                <w:rStyle w:val="Hyperlink"/>
                <w:noProof/>
              </w:rPr>
              <w:t>2.1.2</w:t>
            </w:r>
            <w:r w:rsidR="00227055">
              <w:rPr>
                <w:rFonts w:asciiTheme="minorHAnsi" w:eastAsiaTheme="minorEastAsia" w:hAnsiTheme="minorHAnsi" w:cstheme="minorBidi"/>
                <w:noProof/>
                <w:sz w:val="22"/>
              </w:rPr>
              <w:tab/>
            </w:r>
            <w:r w:rsidR="00227055" w:rsidRPr="00D77563">
              <w:rPr>
                <w:rStyle w:val="Hyperlink"/>
                <w:noProof/>
              </w:rPr>
              <w:t>Work Order Creation for SCE Customers</w:t>
            </w:r>
            <w:r w:rsidR="00227055">
              <w:rPr>
                <w:noProof/>
                <w:webHidden/>
              </w:rPr>
              <w:tab/>
            </w:r>
            <w:r w:rsidR="00227055">
              <w:rPr>
                <w:noProof/>
                <w:webHidden/>
              </w:rPr>
              <w:fldChar w:fldCharType="begin"/>
            </w:r>
            <w:r w:rsidR="00227055">
              <w:rPr>
                <w:noProof/>
                <w:webHidden/>
              </w:rPr>
              <w:instrText xml:space="preserve"> PAGEREF _Toc511293168 \h </w:instrText>
            </w:r>
            <w:r w:rsidR="00227055">
              <w:rPr>
                <w:noProof/>
                <w:webHidden/>
              </w:rPr>
            </w:r>
            <w:r w:rsidR="00227055">
              <w:rPr>
                <w:noProof/>
                <w:webHidden/>
              </w:rPr>
              <w:fldChar w:fldCharType="separate"/>
            </w:r>
            <w:r w:rsidR="00227055">
              <w:rPr>
                <w:noProof/>
                <w:webHidden/>
              </w:rPr>
              <w:t>10</w:t>
            </w:r>
            <w:r w:rsidR="00227055">
              <w:rPr>
                <w:noProof/>
                <w:webHidden/>
              </w:rPr>
              <w:fldChar w:fldCharType="end"/>
            </w:r>
          </w:hyperlink>
        </w:p>
        <w:p w14:paraId="53F6882C" w14:textId="77777777" w:rsidR="00227055" w:rsidRDefault="00283981">
          <w:pPr>
            <w:pStyle w:val="TOC2"/>
            <w:tabs>
              <w:tab w:val="left" w:pos="1100"/>
              <w:tab w:val="right" w:leader="dot" w:pos="9350"/>
            </w:tabs>
            <w:rPr>
              <w:rFonts w:asciiTheme="minorHAnsi" w:eastAsiaTheme="minorEastAsia" w:hAnsiTheme="minorHAnsi" w:cstheme="minorBidi"/>
              <w:noProof/>
              <w:sz w:val="22"/>
            </w:rPr>
          </w:pPr>
          <w:hyperlink w:anchor="_Toc511293169" w:history="1">
            <w:r w:rsidR="00227055" w:rsidRPr="00D77563">
              <w:rPr>
                <w:rStyle w:val="Hyperlink"/>
                <w:noProof/>
              </w:rPr>
              <w:t>2.1.3</w:t>
            </w:r>
            <w:r w:rsidR="00227055">
              <w:rPr>
                <w:rFonts w:asciiTheme="minorHAnsi" w:eastAsiaTheme="minorEastAsia" w:hAnsiTheme="minorHAnsi" w:cstheme="minorBidi"/>
                <w:noProof/>
                <w:sz w:val="22"/>
              </w:rPr>
              <w:tab/>
            </w:r>
            <w:r w:rsidR="00227055" w:rsidRPr="00D77563">
              <w:rPr>
                <w:rStyle w:val="Hyperlink"/>
                <w:noProof/>
              </w:rPr>
              <w:t>Work Order Creation for non-SCE Customers</w:t>
            </w:r>
            <w:r w:rsidR="00227055">
              <w:rPr>
                <w:noProof/>
                <w:webHidden/>
              </w:rPr>
              <w:tab/>
            </w:r>
            <w:r w:rsidR="00227055">
              <w:rPr>
                <w:noProof/>
                <w:webHidden/>
              </w:rPr>
              <w:fldChar w:fldCharType="begin"/>
            </w:r>
            <w:r w:rsidR="00227055">
              <w:rPr>
                <w:noProof/>
                <w:webHidden/>
              </w:rPr>
              <w:instrText xml:space="preserve"> PAGEREF _Toc511293169 \h </w:instrText>
            </w:r>
            <w:r w:rsidR="00227055">
              <w:rPr>
                <w:noProof/>
                <w:webHidden/>
              </w:rPr>
            </w:r>
            <w:r w:rsidR="00227055">
              <w:rPr>
                <w:noProof/>
                <w:webHidden/>
              </w:rPr>
              <w:fldChar w:fldCharType="separate"/>
            </w:r>
            <w:r w:rsidR="00227055">
              <w:rPr>
                <w:noProof/>
                <w:webHidden/>
              </w:rPr>
              <w:t>10</w:t>
            </w:r>
            <w:r w:rsidR="00227055">
              <w:rPr>
                <w:noProof/>
                <w:webHidden/>
              </w:rPr>
              <w:fldChar w:fldCharType="end"/>
            </w:r>
          </w:hyperlink>
        </w:p>
        <w:p w14:paraId="33D2D46E" w14:textId="77777777" w:rsidR="00227055" w:rsidRDefault="00283981">
          <w:pPr>
            <w:pStyle w:val="TOC2"/>
            <w:tabs>
              <w:tab w:val="left" w:pos="1100"/>
              <w:tab w:val="right" w:leader="dot" w:pos="9350"/>
            </w:tabs>
            <w:rPr>
              <w:rFonts w:asciiTheme="minorHAnsi" w:eastAsiaTheme="minorEastAsia" w:hAnsiTheme="minorHAnsi" w:cstheme="minorBidi"/>
              <w:noProof/>
              <w:sz w:val="22"/>
            </w:rPr>
          </w:pPr>
          <w:hyperlink w:anchor="_Toc511293170" w:history="1">
            <w:r w:rsidR="00227055" w:rsidRPr="00D77563">
              <w:rPr>
                <w:rStyle w:val="Hyperlink"/>
                <w:noProof/>
              </w:rPr>
              <w:t>2.1.4</w:t>
            </w:r>
            <w:r w:rsidR="00227055">
              <w:rPr>
                <w:rFonts w:asciiTheme="minorHAnsi" w:eastAsiaTheme="minorEastAsia" w:hAnsiTheme="minorHAnsi" w:cstheme="minorBidi"/>
                <w:noProof/>
                <w:sz w:val="22"/>
              </w:rPr>
              <w:tab/>
            </w:r>
            <w:r w:rsidR="00227055" w:rsidRPr="00D77563">
              <w:rPr>
                <w:rStyle w:val="Hyperlink"/>
                <w:noProof/>
              </w:rPr>
              <w:t>Work Order Completion</w:t>
            </w:r>
            <w:r w:rsidR="00227055">
              <w:rPr>
                <w:noProof/>
                <w:webHidden/>
              </w:rPr>
              <w:tab/>
            </w:r>
            <w:r w:rsidR="00227055">
              <w:rPr>
                <w:noProof/>
                <w:webHidden/>
              </w:rPr>
              <w:fldChar w:fldCharType="begin"/>
            </w:r>
            <w:r w:rsidR="00227055">
              <w:rPr>
                <w:noProof/>
                <w:webHidden/>
              </w:rPr>
              <w:instrText xml:space="preserve"> PAGEREF _Toc511293170 \h </w:instrText>
            </w:r>
            <w:r w:rsidR="00227055">
              <w:rPr>
                <w:noProof/>
                <w:webHidden/>
              </w:rPr>
            </w:r>
            <w:r w:rsidR="00227055">
              <w:rPr>
                <w:noProof/>
                <w:webHidden/>
              </w:rPr>
              <w:fldChar w:fldCharType="separate"/>
            </w:r>
            <w:r w:rsidR="00227055">
              <w:rPr>
                <w:noProof/>
                <w:webHidden/>
              </w:rPr>
              <w:t>12</w:t>
            </w:r>
            <w:r w:rsidR="00227055">
              <w:rPr>
                <w:noProof/>
                <w:webHidden/>
              </w:rPr>
              <w:fldChar w:fldCharType="end"/>
            </w:r>
          </w:hyperlink>
        </w:p>
        <w:p w14:paraId="3A2C4EA3" w14:textId="77777777" w:rsidR="00227055" w:rsidRDefault="00283981">
          <w:pPr>
            <w:pStyle w:val="TOC2"/>
            <w:tabs>
              <w:tab w:val="right" w:leader="dot" w:pos="9350"/>
            </w:tabs>
            <w:rPr>
              <w:rFonts w:asciiTheme="minorHAnsi" w:eastAsiaTheme="minorEastAsia" w:hAnsiTheme="minorHAnsi" w:cstheme="minorBidi"/>
              <w:noProof/>
              <w:sz w:val="22"/>
            </w:rPr>
          </w:pPr>
          <w:hyperlink w:anchor="_Toc511293171" w:history="1">
            <w:r w:rsidR="00227055" w:rsidRPr="00D77563">
              <w:rPr>
                <w:rStyle w:val="Hyperlink"/>
                <w:noProof/>
              </w:rPr>
              <w:t>2.2 Process / Performance Improvement</w:t>
            </w:r>
            <w:r w:rsidR="00227055">
              <w:rPr>
                <w:noProof/>
                <w:webHidden/>
              </w:rPr>
              <w:tab/>
            </w:r>
            <w:r w:rsidR="00227055">
              <w:rPr>
                <w:noProof/>
                <w:webHidden/>
              </w:rPr>
              <w:fldChar w:fldCharType="begin"/>
            </w:r>
            <w:r w:rsidR="00227055">
              <w:rPr>
                <w:noProof/>
                <w:webHidden/>
              </w:rPr>
              <w:instrText xml:space="preserve"> PAGEREF _Toc511293171 \h </w:instrText>
            </w:r>
            <w:r w:rsidR="00227055">
              <w:rPr>
                <w:noProof/>
                <w:webHidden/>
              </w:rPr>
            </w:r>
            <w:r w:rsidR="00227055">
              <w:rPr>
                <w:noProof/>
                <w:webHidden/>
              </w:rPr>
              <w:fldChar w:fldCharType="separate"/>
            </w:r>
            <w:r w:rsidR="00227055">
              <w:rPr>
                <w:noProof/>
                <w:webHidden/>
              </w:rPr>
              <w:t>12</w:t>
            </w:r>
            <w:r w:rsidR="00227055">
              <w:rPr>
                <w:noProof/>
                <w:webHidden/>
              </w:rPr>
              <w:fldChar w:fldCharType="end"/>
            </w:r>
          </w:hyperlink>
        </w:p>
        <w:p w14:paraId="50D1926A" w14:textId="77777777" w:rsidR="00227055" w:rsidRDefault="00283981">
          <w:pPr>
            <w:pStyle w:val="TOC2"/>
            <w:tabs>
              <w:tab w:val="right" w:leader="dot" w:pos="9350"/>
            </w:tabs>
            <w:rPr>
              <w:rFonts w:asciiTheme="minorHAnsi" w:eastAsiaTheme="minorEastAsia" w:hAnsiTheme="minorHAnsi" w:cstheme="minorBidi"/>
              <w:noProof/>
              <w:sz w:val="22"/>
            </w:rPr>
          </w:pPr>
          <w:hyperlink w:anchor="_Toc511293172" w:history="1">
            <w:r w:rsidR="00227055" w:rsidRPr="00D77563">
              <w:rPr>
                <w:rStyle w:val="Hyperlink"/>
                <w:noProof/>
              </w:rPr>
              <w:t>2.3 Prerequisites and Inputs</w:t>
            </w:r>
            <w:r w:rsidR="00227055">
              <w:rPr>
                <w:noProof/>
                <w:webHidden/>
              </w:rPr>
              <w:tab/>
            </w:r>
            <w:r w:rsidR="00227055">
              <w:rPr>
                <w:noProof/>
                <w:webHidden/>
              </w:rPr>
              <w:fldChar w:fldCharType="begin"/>
            </w:r>
            <w:r w:rsidR="00227055">
              <w:rPr>
                <w:noProof/>
                <w:webHidden/>
              </w:rPr>
              <w:instrText xml:space="preserve"> PAGEREF _Toc511293172 \h </w:instrText>
            </w:r>
            <w:r w:rsidR="00227055">
              <w:rPr>
                <w:noProof/>
                <w:webHidden/>
              </w:rPr>
            </w:r>
            <w:r w:rsidR="00227055">
              <w:rPr>
                <w:noProof/>
                <w:webHidden/>
              </w:rPr>
              <w:fldChar w:fldCharType="separate"/>
            </w:r>
            <w:r w:rsidR="00227055">
              <w:rPr>
                <w:noProof/>
                <w:webHidden/>
              </w:rPr>
              <w:t>12</w:t>
            </w:r>
            <w:r w:rsidR="00227055">
              <w:rPr>
                <w:noProof/>
                <w:webHidden/>
              </w:rPr>
              <w:fldChar w:fldCharType="end"/>
            </w:r>
          </w:hyperlink>
        </w:p>
        <w:p w14:paraId="12EAC620" w14:textId="77777777" w:rsidR="00227055" w:rsidRDefault="00283981">
          <w:pPr>
            <w:pStyle w:val="TOC2"/>
            <w:tabs>
              <w:tab w:val="right" w:leader="dot" w:pos="9350"/>
            </w:tabs>
            <w:rPr>
              <w:rFonts w:asciiTheme="minorHAnsi" w:eastAsiaTheme="minorEastAsia" w:hAnsiTheme="minorHAnsi" w:cstheme="minorBidi"/>
              <w:noProof/>
              <w:sz w:val="22"/>
            </w:rPr>
          </w:pPr>
          <w:hyperlink w:anchor="_Toc511293173" w:history="1">
            <w:r w:rsidR="00227055" w:rsidRPr="00D77563">
              <w:rPr>
                <w:rStyle w:val="Hyperlink"/>
                <w:noProof/>
              </w:rPr>
              <w:t>2.4 General Assumptions</w:t>
            </w:r>
            <w:r w:rsidR="00227055">
              <w:rPr>
                <w:noProof/>
                <w:webHidden/>
              </w:rPr>
              <w:tab/>
            </w:r>
            <w:r w:rsidR="00227055">
              <w:rPr>
                <w:noProof/>
                <w:webHidden/>
              </w:rPr>
              <w:fldChar w:fldCharType="begin"/>
            </w:r>
            <w:r w:rsidR="00227055">
              <w:rPr>
                <w:noProof/>
                <w:webHidden/>
              </w:rPr>
              <w:instrText xml:space="preserve"> PAGEREF _Toc511293173 \h </w:instrText>
            </w:r>
            <w:r w:rsidR="00227055">
              <w:rPr>
                <w:noProof/>
                <w:webHidden/>
              </w:rPr>
            </w:r>
            <w:r w:rsidR="00227055">
              <w:rPr>
                <w:noProof/>
                <w:webHidden/>
              </w:rPr>
              <w:fldChar w:fldCharType="separate"/>
            </w:r>
            <w:r w:rsidR="00227055">
              <w:rPr>
                <w:noProof/>
                <w:webHidden/>
              </w:rPr>
              <w:t>13</w:t>
            </w:r>
            <w:r w:rsidR="00227055">
              <w:rPr>
                <w:noProof/>
                <w:webHidden/>
              </w:rPr>
              <w:fldChar w:fldCharType="end"/>
            </w:r>
          </w:hyperlink>
        </w:p>
        <w:p w14:paraId="53BF7664" w14:textId="77777777" w:rsidR="00227055" w:rsidRDefault="00283981">
          <w:pPr>
            <w:pStyle w:val="TOC2"/>
            <w:tabs>
              <w:tab w:val="right" w:leader="dot" w:pos="9350"/>
            </w:tabs>
            <w:rPr>
              <w:rFonts w:asciiTheme="minorHAnsi" w:eastAsiaTheme="minorEastAsia" w:hAnsiTheme="minorHAnsi" w:cstheme="minorBidi"/>
              <w:noProof/>
              <w:sz w:val="22"/>
            </w:rPr>
          </w:pPr>
          <w:hyperlink w:anchor="_Toc511293174" w:history="1">
            <w:r w:rsidR="00227055" w:rsidRPr="00D77563">
              <w:rPr>
                <w:rStyle w:val="Hyperlink"/>
                <w:noProof/>
              </w:rPr>
              <w:t>2.5 Business Process Hierarchy</w:t>
            </w:r>
            <w:r w:rsidR="00227055">
              <w:rPr>
                <w:noProof/>
                <w:webHidden/>
              </w:rPr>
              <w:tab/>
            </w:r>
            <w:r w:rsidR="00227055">
              <w:rPr>
                <w:noProof/>
                <w:webHidden/>
              </w:rPr>
              <w:fldChar w:fldCharType="begin"/>
            </w:r>
            <w:r w:rsidR="00227055">
              <w:rPr>
                <w:noProof/>
                <w:webHidden/>
              </w:rPr>
              <w:instrText xml:space="preserve"> PAGEREF _Toc511293174 \h </w:instrText>
            </w:r>
            <w:r w:rsidR="00227055">
              <w:rPr>
                <w:noProof/>
                <w:webHidden/>
              </w:rPr>
            </w:r>
            <w:r w:rsidR="00227055">
              <w:rPr>
                <w:noProof/>
                <w:webHidden/>
              </w:rPr>
              <w:fldChar w:fldCharType="separate"/>
            </w:r>
            <w:r w:rsidR="00227055">
              <w:rPr>
                <w:noProof/>
                <w:webHidden/>
              </w:rPr>
              <w:t>13</w:t>
            </w:r>
            <w:r w:rsidR="00227055">
              <w:rPr>
                <w:noProof/>
                <w:webHidden/>
              </w:rPr>
              <w:fldChar w:fldCharType="end"/>
            </w:r>
          </w:hyperlink>
        </w:p>
        <w:p w14:paraId="732DC014" w14:textId="77777777" w:rsidR="00227055" w:rsidRDefault="00283981">
          <w:pPr>
            <w:pStyle w:val="TOC2"/>
            <w:tabs>
              <w:tab w:val="right" w:leader="dot" w:pos="9350"/>
            </w:tabs>
            <w:rPr>
              <w:rFonts w:asciiTheme="minorHAnsi" w:eastAsiaTheme="minorEastAsia" w:hAnsiTheme="minorHAnsi" w:cstheme="minorBidi"/>
              <w:noProof/>
              <w:sz w:val="22"/>
            </w:rPr>
          </w:pPr>
          <w:hyperlink w:anchor="_Toc511293175" w:history="1">
            <w:r w:rsidR="00227055" w:rsidRPr="00D77563">
              <w:rPr>
                <w:rStyle w:val="Hyperlink"/>
                <w:noProof/>
              </w:rPr>
              <w:t>2.6 Process Flows</w:t>
            </w:r>
            <w:r w:rsidR="00227055">
              <w:rPr>
                <w:noProof/>
                <w:webHidden/>
              </w:rPr>
              <w:tab/>
            </w:r>
            <w:r w:rsidR="00227055">
              <w:rPr>
                <w:noProof/>
                <w:webHidden/>
              </w:rPr>
              <w:fldChar w:fldCharType="begin"/>
            </w:r>
            <w:r w:rsidR="00227055">
              <w:rPr>
                <w:noProof/>
                <w:webHidden/>
              </w:rPr>
              <w:instrText xml:space="preserve"> PAGEREF _Toc511293175 \h </w:instrText>
            </w:r>
            <w:r w:rsidR="00227055">
              <w:rPr>
                <w:noProof/>
                <w:webHidden/>
              </w:rPr>
            </w:r>
            <w:r w:rsidR="00227055">
              <w:rPr>
                <w:noProof/>
                <w:webHidden/>
              </w:rPr>
              <w:fldChar w:fldCharType="separate"/>
            </w:r>
            <w:r w:rsidR="00227055">
              <w:rPr>
                <w:noProof/>
                <w:webHidden/>
              </w:rPr>
              <w:t>13</w:t>
            </w:r>
            <w:r w:rsidR="00227055">
              <w:rPr>
                <w:noProof/>
                <w:webHidden/>
              </w:rPr>
              <w:fldChar w:fldCharType="end"/>
            </w:r>
          </w:hyperlink>
        </w:p>
        <w:p w14:paraId="3D2EB2BB" w14:textId="77777777" w:rsidR="00227055" w:rsidRDefault="00283981">
          <w:pPr>
            <w:pStyle w:val="TOC3"/>
            <w:tabs>
              <w:tab w:val="right" w:leader="dot" w:pos="9350"/>
            </w:tabs>
            <w:rPr>
              <w:rFonts w:asciiTheme="minorHAnsi" w:eastAsiaTheme="minorEastAsia" w:hAnsiTheme="minorHAnsi" w:cstheme="minorBidi"/>
              <w:noProof/>
              <w:sz w:val="22"/>
            </w:rPr>
          </w:pPr>
          <w:hyperlink w:anchor="_Toc511293176" w:history="1">
            <w:r w:rsidR="00227055" w:rsidRPr="00D77563">
              <w:rPr>
                <w:rStyle w:val="Hyperlink"/>
                <w:rFonts w:ascii="Calibri Light" w:hAnsi="Calibri Light"/>
                <w:noProof/>
              </w:rPr>
              <w:t>2.6.1 Work Order Processing</w:t>
            </w:r>
            <w:r w:rsidR="00227055">
              <w:rPr>
                <w:noProof/>
                <w:webHidden/>
              </w:rPr>
              <w:tab/>
            </w:r>
            <w:r w:rsidR="00227055">
              <w:rPr>
                <w:noProof/>
                <w:webHidden/>
              </w:rPr>
              <w:fldChar w:fldCharType="begin"/>
            </w:r>
            <w:r w:rsidR="00227055">
              <w:rPr>
                <w:noProof/>
                <w:webHidden/>
              </w:rPr>
              <w:instrText xml:space="preserve"> PAGEREF _Toc511293176 \h </w:instrText>
            </w:r>
            <w:r w:rsidR="00227055">
              <w:rPr>
                <w:noProof/>
                <w:webHidden/>
              </w:rPr>
            </w:r>
            <w:r w:rsidR="00227055">
              <w:rPr>
                <w:noProof/>
                <w:webHidden/>
              </w:rPr>
              <w:fldChar w:fldCharType="separate"/>
            </w:r>
            <w:r w:rsidR="00227055">
              <w:rPr>
                <w:noProof/>
                <w:webHidden/>
              </w:rPr>
              <w:t>14</w:t>
            </w:r>
            <w:r w:rsidR="00227055">
              <w:rPr>
                <w:noProof/>
                <w:webHidden/>
              </w:rPr>
              <w:fldChar w:fldCharType="end"/>
            </w:r>
          </w:hyperlink>
        </w:p>
        <w:p w14:paraId="438B8653" w14:textId="77777777" w:rsidR="00227055" w:rsidRDefault="00283981">
          <w:pPr>
            <w:pStyle w:val="TOC2"/>
            <w:tabs>
              <w:tab w:val="right" w:leader="dot" w:pos="9350"/>
            </w:tabs>
            <w:rPr>
              <w:rFonts w:asciiTheme="minorHAnsi" w:eastAsiaTheme="minorEastAsia" w:hAnsiTheme="minorHAnsi" w:cstheme="minorBidi"/>
              <w:noProof/>
              <w:sz w:val="22"/>
            </w:rPr>
          </w:pPr>
          <w:hyperlink w:anchor="_Toc511293177" w:history="1">
            <w:r w:rsidR="00227055" w:rsidRPr="00D77563">
              <w:rPr>
                <w:rStyle w:val="Hyperlink"/>
                <w:noProof/>
              </w:rPr>
              <w:t>2.7 3</w:t>
            </w:r>
            <w:r w:rsidR="00227055" w:rsidRPr="00D77563">
              <w:rPr>
                <w:rStyle w:val="Hyperlink"/>
                <w:noProof/>
                <w:vertAlign w:val="superscript"/>
              </w:rPr>
              <w:t>rd</w:t>
            </w:r>
            <w:r w:rsidR="00227055" w:rsidRPr="00D77563">
              <w:rPr>
                <w:rStyle w:val="Hyperlink"/>
                <w:noProof/>
              </w:rPr>
              <w:t xml:space="preserve"> Party and SCE Legacy System Integrations</w:t>
            </w:r>
            <w:r w:rsidR="00227055">
              <w:rPr>
                <w:noProof/>
                <w:webHidden/>
              </w:rPr>
              <w:tab/>
            </w:r>
            <w:r w:rsidR="00227055">
              <w:rPr>
                <w:noProof/>
                <w:webHidden/>
              </w:rPr>
              <w:fldChar w:fldCharType="begin"/>
            </w:r>
            <w:r w:rsidR="00227055">
              <w:rPr>
                <w:noProof/>
                <w:webHidden/>
              </w:rPr>
              <w:instrText xml:space="preserve"> PAGEREF _Toc511293177 \h </w:instrText>
            </w:r>
            <w:r w:rsidR="00227055">
              <w:rPr>
                <w:noProof/>
                <w:webHidden/>
              </w:rPr>
            </w:r>
            <w:r w:rsidR="00227055">
              <w:rPr>
                <w:noProof/>
                <w:webHidden/>
              </w:rPr>
              <w:fldChar w:fldCharType="separate"/>
            </w:r>
            <w:r w:rsidR="00227055">
              <w:rPr>
                <w:noProof/>
                <w:webHidden/>
              </w:rPr>
              <w:t>16</w:t>
            </w:r>
            <w:r w:rsidR="00227055">
              <w:rPr>
                <w:noProof/>
                <w:webHidden/>
              </w:rPr>
              <w:fldChar w:fldCharType="end"/>
            </w:r>
          </w:hyperlink>
        </w:p>
        <w:p w14:paraId="5AAD088D" w14:textId="77777777" w:rsidR="00227055" w:rsidRDefault="00283981">
          <w:pPr>
            <w:pStyle w:val="TOC2"/>
            <w:tabs>
              <w:tab w:val="right" w:leader="dot" w:pos="9350"/>
            </w:tabs>
            <w:rPr>
              <w:rFonts w:asciiTheme="minorHAnsi" w:eastAsiaTheme="minorEastAsia" w:hAnsiTheme="minorHAnsi" w:cstheme="minorBidi"/>
              <w:noProof/>
              <w:sz w:val="22"/>
            </w:rPr>
          </w:pPr>
          <w:hyperlink w:anchor="_Toc511293178" w:history="1">
            <w:r w:rsidR="00227055" w:rsidRPr="00D77563">
              <w:rPr>
                <w:rStyle w:val="Hyperlink"/>
                <w:noProof/>
              </w:rPr>
              <w:t>2.8 Data Elements</w:t>
            </w:r>
            <w:r w:rsidR="00227055">
              <w:rPr>
                <w:noProof/>
                <w:webHidden/>
              </w:rPr>
              <w:tab/>
            </w:r>
            <w:r w:rsidR="00227055">
              <w:rPr>
                <w:noProof/>
                <w:webHidden/>
              </w:rPr>
              <w:fldChar w:fldCharType="begin"/>
            </w:r>
            <w:r w:rsidR="00227055">
              <w:rPr>
                <w:noProof/>
                <w:webHidden/>
              </w:rPr>
              <w:instrText xml:space="preserve"> PAGEREF _Toc511293178 \h </w:instrText>
            </w:r>
            <w:r w:rsidR="00227055">
              <w:rPr>
                <w:noProof/>
                <w:webHidden/>
              </w:rPr>
            </w:r>
            <w:r w:rsidR="00227055">
              <w:rPr>
                <w:noProof/>
                <w:webHidden/>
              </w:rPr>
              <w:fldChar w:fldCharType="separate"/>
            </w:r>
            <w:r w:rsidR="00227055">
              <w:rPr>
                <w:noProof/>
                <w:webHidden/>
              </w:rPr>
              <w:t>16</w:t>
            </w:r>
            <w:r w:rsidR="00227055">
              <w:rPr>
                <w:noProof/>
                <w:webHidden/>
              </w:rPr>
              <w:fldChar w:fldCharType="end"/>
            </w:r>
          </w:hyperlink>
        </w:p>
        <w:p w14:paraId="3B2DE05D" w14:textId="77777777" w:rsidR="00227055" w:rsidRDefault="00283981">
          <w:pPr>
            <w:pStyle w:val="TOC3"/>
            <w:tabs>
              <w:tab w:val="right" w:leader="dot" w:pos="9350"/>
            </w:tabs>
            <w:rPr>
              <w:rFonts w:asciiTheme="minorHAnsi" w:eastAsiaTheme="minorEastAsia" w:hAnsiTheme="minorHAnsi" w:cstheme="minorBidi"/>
              <w:noProof/>
              <w:sz w:val="22"/>
            </w:rPr>
          </w:pPr>
          <w:hyperlink w:anchor="_Toc511293179" w:history="1">
            <w:r w:rsidR="00227055" w:rsidRPr="00D77563">
              <w:rPr>
                <w:rStyle w:val="Hyperlink"/>
                <w:rFonts w:ascii="Calibri Light" w:hAnsi="Calibri Light"/>
                <w:noProof/>
              </w:rPr>
              <w:t>2.8.1 Service Order Data Elements</w:t>
            </w:r>
            <w:r w:rsidR="00227055">
              <w:rPr>
                <w:noProof/>
                <w:webHidden/>
              </w:rPr>
              <w:tab/>
            </w:r>
            <w:r w:rsidR="00227055">
              <w:rPr>
                <w:noProof/>
                <w:webHidden/>
              </w:rPr>
              <w:fldChar w:fldCharType="begin"/>
            </w:r>
            <w:r w:rsidR="00227055">
              <w:rPr>
                <w:noProof/>
                <w:webHidden/>
              </w:rPr>
              <w:instrText xml:space="preserve"> PAGEREF _Toc511293179 \h </w:instrText>
            </w:r>
            <w:r w:rsidR="00227055">
              <w:rPr>
                <w:noProof/>
                <w:webHidden/>
              </w:rPr>
            </w:r>
            <w:r w:rsidR="00227055">
              <w:rPr>
                <w:noProof/>
                <w:webHidden/>
              </w:rPr>
              <w:fldChar w:fldCharType="separate"/>
            </w:r>
            <w:r w:rsidR="00227055">
              <w:rPr>
                <w:noProof/>
                <w:webHidden/>
              </w:rPr>
              <w:t>16</w:t>
            </w:r>
            <w:r w:rsidR="00227055">
              <w:rPr>
                <w:noProof/>
                <w:webHidden/>
              </w:rPr>
              <w:fldChar w:fldCharType="end"/>
            </w:r>
          </w:hyperlink>
        </w:p>
        <w:p w14:paraId="6A053323" w14:textId="77777777" w:rsidR="00227055" w:rsidRDefault="00283981">
          <w:pPr>
            <w:pStyle w:val="TOC3"/>
            <w:tabs>
              <w:tab w:val="right" w:leader="dot" w:pos="9350"/>
            </w:tabs>
            <w:rPr>
              <w:rFonts w:asciiTheme="minorHAnsi" w:eastAsiaTheme="minorEastAsia" w:hAnsiTheme="minorHAnsi" w:cstheme="minorBidi"/>
              <w:noProof/>
              <w:sz w:val="22"/>
            </w:rPr>
          </w:pPr>
          <w:hyperlink w:anchor="_Toc511293180" w:history="1">
            <w:r w:rsidR="00227055" w:rsidRPr="00D77563">
              <w:rPr>
                <w:rStyle w:val="Hyperlink"/>
                <w:rFonts w:ascii="Calibri Light" w:eastAsia="MS Mincho" w:hAnsi="Calibri Light"/>
                <w:noProof/>
                <w:lang w:eastAsia="ja-JP"/>
              </w:rPr>
              <w:t>Please refer to the BPD DF-WM-02 - Handle Field Orders - Manage Field Orders for detail data elements.</w:t>
            </w:r>
            <w:r w:rsidR="00227055">
              <w:rPr>
                <w:noProof/>
                <w:webHidden/>
              </w:rPr>
              <w:tab/>
            </w:r>
            <w:r w:rsidR="00227055">
              <w:rPr>
                <w:noProof/>
                <w:webHidden/>
              </w:rPr>
              <w:fldChar w:fldCharType="begin"/>
            </w:r>
            <w:r w:rsidR="00227055">
              <w:rPr>
                <w:noProof/>
                <w:webHidden/>
              </w:rPr>
              <w:instrText xml:space="preserve"> PAGEREF _Toc511293180 \h </w:instrText>
            </w:r>
            <w:r w:rsidR="00227055">
              <w:rPr>
                <w:noProof/>
                <w:webHidden/>
              </w:rPr>
            </w:r>
            <w:r w:rsidR="00227055">
              <w:rPr>
                <w:noProof/>
                <w:webHidden/>
              </w:rPr>
              <w:fldChar w:fldCharType="separate"/>
            </w:r>
            <w:r w:rsidR="00227055">
              <w:rPr>
                <w:noProof/>
                <w:webHidden/>
              </w:rPr>
              <w:t>16</w:t>
            </w:r>
            <w:r w:rsidR="00227055">
              <w:rPr>
                <w:noProof/>
                <w:webHidden/>
              </w:rPr>
              <w:fldChar w:fldCharType="end"/>
            </w:r>
          </w:hyperlink>
        </w:p>
        <w:p w14:paraId="6487C05F" w14:textId="77777777" w:rsidR="00227055" w:rsidRDefault="00283981">
          <w:pPr>
            <w:pStyle w:val="TOC3"/>
            <w:tabs>
              <w:tab w:val="left" w:pos="1320"/>
              <w:tab w:val="right" w:leader="dot" w:pos="9350"/>
            </w:tabs>
            <w:rPr>
              <w:rFonts w:asciiTheme="minorHAnsi" w:eastAsiaTheme="minorEastAsia" w:hAnsiTheme="minorHAnsi" w:cstheme="minorBidi"/>
              <w:noProof/>
              <w:sz w:val="22"/>
            </w:rPr>
          </w:pPr>
          <w:hyperlink w:anchor="_Toc511293181" w:history="1">
            <w:r w:rsidR="00227055" w:rsidRPr="00D77563">
              <w:rPr>
                <w:rStyle w:val="Hyperlink"/>
                <w:rFonts w:ascii="Calibri Light" w:hAnsi="Calibri Light"/>
                <w:noProof/>
              </w:rPr>
              <w:t>2.8.2</w:t>
            </w:r>
            <w:r w:rsidR="00227055">
              <w:rPr>
                <w:rFonts w:asciiTheme="minorHAnsi" w:eastAsiaTheme="minorEastAsia" w:hAnsiTheme="minorHAnsi" w:cstheme="minorBidi"/>
                <w:noProof/>
                <w:sz w:val="22"/>
              </w:rPr>
              <w:tab/>
            </w:r>
            <w:r w:rsidR="00227055" w:rsidRPr="00D77563">
              <w:rPr>
                <w:rStyle w:val="Hyperlink"/>
                <w:rFonts w:ascii="Calibri Light" w:hAnsi="Calibri Light"/>
                <w:noProof/>
              </w:rPr>
              <w:t>Source Systems and Data Volumes</w:t>
            </w:r>
            <w:r w:rsidR="00227055">
              <w:rPr>
                <w:noProof/>
                <w:webHidden/>
              </w:rPr>
              <w:tab/>
            </w:r>
            <w:r w:rsidR="00227055">
              <w:rPr>
                <w:noProof/>
                <w:webHidden/>
              </w:rPr>
              <w:fldChar w:fldCharType="begin"/>
            </w:r>
            <w:r w:rsidR="00227055">
              <w:rPr>
                <w:noProof/>
                <w:webHidden/>
              </w:rPr>
              <w:instrText xml:space="preserve"> PAGEREF _Toc511293181 \h </w:instrText>
            </w:r>
            <w:r w:rsidR="00227055">
              <w:rPr>
                <w:noProof/>
                <w:webHidden/>
              </w:rPr>
            </w:r>
            <w:r w:rsidR="00227055">
              <w:rPr>
                <w:noProof/>
                <w:webHidden/>
              </w:rPr>
              <w:fldChar w:fldCharType="separate"/>
            </w:r>
            <w:r w:rsidR="00227055">
              <w:rPr>
                <w:noProof/>
                <w:webHidden/>
              </w:rPr>
              <w:t>16</w:t>
            </w:r>
            <w:r w:rsidR="00227055">
              <w:rPr>
                <w:noProof/>
                <w:webHidden/>
              </w:rPr>
              <w:fldChar w:fldCharType="end"/>
            </w:r>
          </w:hyperlink>
        </w:p>
        <w:p w14:paraId="46EBE39D" w14:textId="77777777" w:rsidR="00227055" w:rsidRDefault="00283981">
          <w:pPr>
            <w:pStyle w:val="TOC2"/>
            <w:tabs>
              <w:tab w:val="right" w:leader="dot" w:pos="9350"/>
            </w:tabs>
            <w:rPr>
              <w:rFonts w:asciiTheme="minorHAnsi" w:eastAsiaTheme="minorEastAsia" w:hAnsiTheme="minorHAnsi" w:cstheme="minorBidi"/>
              <w:noProof/>
              <w:sz w:val="22"/>
            </w:rPr>
          </w:pPr>
          <w:hyperlink w:anchor="_Toc511293182" w:history="1">
            <w:r w:rsidR="00227055" w:rsidRPr="00D77563">
              <w:rPr>
                <w:rStyle w:val="Hyperlink"/>
                <w:noProof/>
              </w:rPr>
              <w:t>2.9 Cloud for Customer (C4C) Integration</w:t>
            </w:r>
            <w:r w:rsidR="00227055">
              <w:rPr>
                <w:noProof/>
                <w:webHidden/>
              </w:rPr>
              <w:tab/>
            </w:r>
            <w:r w:rsidR="00227055">
              <w:rPr>
                <w:noProof/>
                <w:webHidden/>
              </w:rPr>
              <w:fldChar w:fldCharType="begin"/>
            </w:r>
            <w:r w:rsidR="00227055">
              <w:rPr>
                <w:noProof/>
                <w:webHidden/>
              </w:rPr>
              <w:instrText xml:space="preserve"> PAGEREF _Toc511293182 \h </w:instrText>
            </w:r>
            <w:r w:rsidR="00227055">
              <w:rPr>
                <w:noProof/>
                <w:webHidden/>
              </w:rPr>
            </w:r>
            <w:r w:rsidR="00227055">
              <w:rPr>
                <w:noProof/>
                <w:webHidden/>
              </w:rPr>
              <w:fldChar w:fldCharType="separate"/>
            </w:r>
            <w:r w:rsidR="00227055">
              <w:rPr>
                <w:noProof/>
                <w:webHidden/>
              </w:rPr>
              <w:t>16</w:t>
            </w:r>
            <w:r w:rsidR="00227055">
              <w:rPr>
                <w:noProof/>
                <w:webHidden/>
              </w:rPr>
              <w:fldChar w:fldCharType="end"/>
            </w:r>
          </w:hyperlink>
        </w:p>
        <w:p w14:paraId="6287D57A" w14:textId="77777777" w:rsidR="00227055" w:rsidRDefault="00283981">
          <w:pPr>
            <w:pStyle w:val="TOC3"/>
            <w:tabs>
              <w:tab w:val="right" w:leader="dot" w:pos="9350"/>
            </w:tabs>
            <w:rPr>
              <w:rFonts w:asciiTheme="minorHAnsi" w:eastAsiaTheme="minorEastAsia" w:hAnsiTheme="minorHAnsi" w:cstheme="minorBidi"/>
              <w:noProof/>
              <w:sz w:val="22"/>
            </w:rPr>
          </w:pPr>
          <w:hyperlink w:anchor="_Toc511293183" w:history="1">
            <w:r w:rsidR="00227055" w:rsidRPr="00D77563">
              <w:rPr>
                <w:rStyle w:val="Hyperlink"/>
                <w:rFonts w:ascii="Calibri Light" w:hAnsi="Calibri Light"/>
                <w:noProof/>
              </w:rPr>
              <w:t>2.9.1 Processes</w:t>
            </w:r>
            <w:r w:rsidR="00227055">
              <w:rPr>
                <w:noProof/>
                <w:webHidden/>
              </w:rPr>
              <w:tab/>
            </w:r>
            <w:r w:rsidR="00227055">
              <w:rPr>
                <w:noProof/>
                <w:webHidden/>
              </w:rPr>
              <w:fldChar w:fldCharType="begin"/>
            </w:r>
            <w:r w:rsidR="00227055">
              <w:rPr>
                <w:noProof/>
                <w:webHidden/>
              </w:rPr>
              <w:instrText xml:space="preserve"> PAGEREF _Toc511293183 \h </w:instrText>
            </w:r>
            <w:r w:rsidR="00227055">
              <w:rPr>
                <w:noProof/>
                <w:webHidden/>
              </w:rPr>
            </w:r>
            <w:r w:rsidR="00227055">
              <w:rPr>
                <w:noProof/>
                <w:webHidden/>
              </w:rPr>
              <w:fldChar w:fldCharType="separate"/>
            </w:r>
            <w:r w:rsidR="00227055">
              <w:rPr>
                <w:noProof/>
                <w:webHidden/>
              </w:rPr>
              <w:t>16</w:t>
            </w:r>
            <w:r w:rsidR="00227055">
              <w:rPr>
                <w:noProof/>
                <w:webHidden/>
              </w:rPr>
              <w:fldChar w:fldCharType="end"/>
            </w:r>
          </w:hyperlink>
        </w:p>
        <w:p w14:paraId="10158230" w14:textId="77777777" w:rsidR="00227055" w:rsidRDefault="00283981">
          <w:pPr>
            <w:pStyle w:val="TOC3"/>
            <w:tabs>
              <w:tab w:val="right" w:leader="dot" w:pos="9350"/>
            </w:tabs>
            <w:rPr>
              <w:rFonts w:asciiTheme="minorHAnsi" w:eastAsiaTheme="minorEastAsia" w:hAnsiTheme="minorHAnsi" w:cstheme="minorBidi"/>
              <w:noProof/>
              <w:sz w:val="22"/>
            </w:rPr>
          </w:pPr>
          <w:hyperlink w:anchor="_Toc511293184" w:history="1">
            <w:r w:rsidR="00227055" w:rsidRPr="00D77563">
              <w:rPr>
                <w:rStyle w:val="Hyperlink"/>
                <w:rFonts w:ascii="Calibri Light" w:hAnsi="Calibri Light"/>
                <w:noProof/>
              </w:rPr>
              <w:t>2.9.2 C4C Views</w:t>
            </w:r>
            <w:r w:rsidR="00227055">
              <w:rPr>
                <w:noProof/>
                <w:webHidden/>
              </w:rPr>
              <w:tab/>
            </w:r>
            <w:r w:rsidR="00227055">
              <w:rPr>
                <w:noProof/>
                <w:webHidden/>
              </w:rPr>
              <w:fldChar w:fldCharType="begin"/>
            </w:r>
            <w:r w:rsidR="00227055">
              <w:rPr>
                <w:noProof/>
                <w:webHidden/>
              </w:rPr>
              <w:instrText xml:space="preserve"> PAGEREF _Toc511293184 \h </w:instrText>
            </w:r>
            <w:r w:rsidR="00227055">
              <w:rPr>
                <w:noProof/>
                <w:webHidden/>
              </w:rPr>
            </w:r>
            <w:r w:rsidR="00227055">
              <w:rPr>
                <w:noProof/>
                <w:webHidden/>
              </w:rPr>
              <w:fldChar w:fldCharType="separate"/>
            </w:r>
            <w:r w:rsidR="00227055">
              <w:rPr>
                <w:noProof/>
                <w:webHidden/>
              </w:rPr>
              <w:t>16</w:t>
            </w:r>
            <w:r w:rsidR="00227055">
              <w:rPr>
                <w:noProof/>
                <w:webHidden/>
              </w:rPr>
              <w:fldChar w:fldCharType="end"/>
            </w:r>
          </w:hyperlink>
        </w:p>
        <w:p w14:paraId="24302F40" w14:textId="77777777" w:rsidR="00227055" w:rsidRDefault="00283981">
          <w:pPr>
            <w:pStyle w:val="TOC3"/>
            <w:tabs>
              <w:tab w:val="right" w:leader="dot" w:pos="9350"/>
            </w:tabs>
            <w:rPr>
              <w:rFonts w:asciiTheme="minorHAnsi" w:eastAsiaTheme="minorEastAsia" w:hAnsiTheme="minorHAnsi" w:cstheme="minorBidi"/>
              <w:noProof/>
              <w:sz w:val="22"/>
            </w:rPr>
          </w:pPr>
          <w:hyperlink w:anchor="_Toc511293185" w:history="1">
            <w:r w:rsidR="00227055" w:rsidRPr="00D77563">
              <w:rPr>
                <w:rStyle w:val="Hyperlink"/>
                <w:rFonts w:ascii="Calibri Light" w:hAnsi="Calibri Light"/>
                <w:noProof/>
              </w:rPr>
              <w:t>2.9.3 Activity</w:t>
            </w:r>
            <w:r w:rsidR="00227055">
              <w:rPr>
                <w:noProof/>
                <w:webHidden/>
              </w:rPr>
              <w:tab/>
            </w:r>
            <w:r w:rsidR="00227055">
              <w:rPr>
                <w:noProof/>
                <w:webHidden/>
              </w:rPr>
              <w:fldChar w:fldCharType="begin"/>
            </w:r>
            <w:r w:rsidR="00227055">
              <w:rPr>
                <w:noProof/>
                <w:webHidden/>
              </w:rPr>
              <w:instrText xml:space="preserve"> PAGEREF _Toc511293185 \h </w:instrText>
            </w:r>
            <w:r w:rsidR="00227055">
              <w:rPr>
                <w:noProof/>
                <w:webHidden/>
              </w:rPr>
            </w:r>
            <w:r w:rsidR="00227055">
              <w:rPr>
                <w:noProof/>
                <w:webHidden/>
              </w:rPr>
              <w:fldChar w:fldCharType="separate"/>
            </w:r>
            <w:r w:rsidR="00227055">
              <w:rPr>
                <w:noProof/>
                <w:webHidden/>
              </w:rPr>
              <w:t>16</w:t>
            </w:r>
            <w:r w:rsidR="00227055">
              <w:rPr>
                <w:noProof/>
                <w:webHidden/>
              </w:rPr>
              <w:fldChar w:fldCharType="end"/>
            </w:r>
          </w:hyperlink>
        </w:p>
        <w:p w14:paraId="67916C7C" w14:textId="77777777" w:rsidR="00227055" w:rsidRDefault="00283981">
          <w:pPr>
            <w:pStyle w:val="TOC2"/>
            <w:tabs>
              <w:tab w:val="right" w:leader="dot" w:pos="9350"/>
            </w:tabs>
            <w:rPr>
              <w:rFonts w:asciiTheme="minorHAnsi" w:eastAsiaTheme="minorEastAsia" w:hAnsiTheme="minorHAnsi" w:cstheme="minorBidi"/>
              <w:noProof/>
              <w:sz w:val="22"/>
            </w:rPr>
          </w:pPr>
          <w:hyperlink w:anchor="_Toc511293186" w:history="1">
            <w:r w:rsidR="00227055" w:rsidRPr="00D77563">
              <w:rPr>
                <w:rStyle w:val="Hyperlink"/>
                <w:noProof/>
              </w:rPr>
              <w:t>2.10 Exception Management Requirements</w:t>
            </w:r>
            <w:r w:rsidR="00227055">
              <w:rPr>
                <w:noProof/>
                <w:webHidden/>
              </w:rPr>
              <w:tab/>
            </w:r>
            <w:r w:rsidR="00227055">
              <w:rPr>
                <w:noProof/>
                <w:webHidden/>
              </w:rPr>
              <w:fldChar w:fldCharType="begin"/>
            </w:r>
            <w:r w:rsidR="00227055">
              <w:rPr>
                <w:noProof/>
                <w:webHidden/>
              </w:rPr>
              <w:instrText xml:space="preserve"> PAGEREF _Toc511293186 \h </w:instrText>
            </w:r>
            <w:r w:rsidR="00227055">
              <w:rPr>
                <w:noProof/>
                <w:webHidden/>
              </w:rPr>
            </w:r>
            <w:r w:rsidR="00227055">
              <w:rPr>
                <w:noProof/>
                <w:webHidden/>
              </w:rPr>
              <w:fldChar w:fldCharType="separate"/>
            </w:r>
            <w:r w:rsidR="00227055">
              <w:rPr>
                <w:noProof/>
                <w:webHidden/>
              </w:rPr>
              <w:t>17</w:t>
            </w:r>
            <w:r w:rsidR="00227055">
              <w:rPr>
                <w:noProof/>
                <w:webHidden/>
              </w:rPr>
              <w:fldChar w:fldCharType="end"/>
            </w:r>
          </w:hyperlink>
        </w:p>
        <w:p w14:paraId="50FBC0C4" w14:textId="77777777" w:rsidR="00227055" w:rsidRDefault="00283981">
          <w:pPr>
            <w:pStyle w:val="TOC2"/>
            <w:tabs>
              <w:tab w:val="right" w:leader="dot" w:pos="9350"/>
            </w:tabs>
            <w:rPr>
              <w:rFonts w:asciiTheme="minorHAnsi" w:eastAsiaTheme="minorEastAsia" w:hAnsiTheme="minorHAnsi" w:cstheme="minorBidi"/>
              <w:noProof/>
              <w:sz w:val="22"/>
            </w:rPr>
          </w:pPr>
          <w:hyperlink w:anchor="_Toc511293187" w:history="1">
            <w:r w:rsidR="00227055" w:rsidRPr="00D77563">
              <w:rPr>
                <w:rStyle w:val="Hyperlink"/>
                <w:noProof/>
              </w:rPr>
              <w:t>2.11 Process Risks and Mitigation</w:t>
            </w:r>
            <w:r w:rsidR="00227055">
              <w:rPr>
                <w:noProof/>
                <w:webHidden/>
              </w:rPr>
              <w:tab/>
            </w:r>
            <w:r w:rsidR="00227055">
              <w:rPr>
                <w:noProof/>
                <w:webHidden/>
              </w:rPr>
              <w:fldChar w:fldCharType="begin"/>
            </w:r>
            <w:r w:rsidR="00227055">
              <w:rPr>
                <w:noProof/>
                <w:webHidden/>
              </w:rPr>
              <w:instrText xml:space="preserve"> PAGEREF _Toc511293187 \h </w:instrText>
            </w:r>
            <w:r w:rsidR="00227055">
              <w:rPr>
                <w:noProof/>
                <w:webHidden/>
              </w:rPr>
            </w:r>
            <w:r w:rsidR="00227055">
              <w:rPr>
                <w:noProof/>
                <w:webHidden/>
              </w:rPr>
              <w:fldChar w:fldCharType="separate"/>
            </w:r>
            <w:r w:rsidR="00227055">
              <w:rPr>
                <w:noProof/>
                <w:webHidden/>
              </w:rPr>
              <w:t>17</w:t>
            </w:r>
            <w:r w:rsidR="00227055">
              <w:rPr>
                <w:noProof/>
                <w:webHidden/>
              </w:rPr>
              <w:fldChar w:fldCharType="end"/>
            </w:r>
          </w:hyperlink>
        </w:p>
        <w:p w14:paraId="651EF25F" w14:textId="77777777" w:rsidR="00227055" w:rsidRDefault="00283981">
          <w:pPr>
            <w:pStyle w:val="TOC2"/>
            <w:tabs>
              <w:tab w:val="right" w:leader="dot" w:pos="9350"/>
            </w:tabs>
            <w:rPr>
              <w:rFonts w:asciiTheme="minorHAnsi" w:eastAsiaTheme="minorEastAsia" w:hAnsiTheme="minorHAnsi" w:cstheme="minorBidi"/>
              <w:noProof/>
              <w:sz w:val="22"/>
            </w:rPr>
          </w:pPr>
          <w:hyperlink w:anchor="_Toc511293188" w:history="1">
            <w:r w:rsidR="00227055" w:rsidRPr="00D77563">
              <w:rPr>
                <w:rStyle w:val="Hyperlink"/>
                <w:noProof/>
              </w:rPr>
              <w:t>2.12 Key Performance Indicators</w:t>
            </w:r>
            <w:r w:rsidR="00227055">
              <w:rPr>
                <w:noProof/>
                <w:webHidden/>
              </w:rPr>
              <w:tab/>
            </w:r>
            <w:r w:rsidR="00227055">
              <w:rPr>
                <w:noProof/>
                <w:webHidden/>
              </w:rPr>
              <w:fldChar w:fldCharType="begin"/>
            </w:r>
            <w:r w:rsidR="00227055">
              <w:rPr>
                <w:noProof/>
                <w:webHidden/>
              </w:rPr>
              <w:instrText xml:space="preserve"> PAGEREF _Toc511293188 \h </w:instrText>
            </w:r>
            <w:r w:rsidR="00227055">
              <w:rPr>
                <w:noProof/>
                <w:webHidden/>
              </w:rPr>
            </w:r>
            <w:r w:rsidR="00227055">
              <w:rPr>
                <w:noProof/>
                <w:webHidden/>
              </w:rPr>
              <w:fldChar w:fldCharType="separate"/>
            </w:r>
            <w:r w:rsidR="00227055">
              <w:rPr>
                <w:noProof/>
                <w:webHidden/>
              </w:rPr>
              <w:t>17</w:t>
            </w:r>
            <w:r w:rsidR="00227055">
              <w:rPr>
                <w:noProof/>
                <w:webHidden/>
              </w:rPr>
              <w:fldChar w:fldCharType="end"/>
            </w:r>
          </w:hyperlink>
        </w:p>
        <w:p w14:paraId="6F45182D" w14:textId="77777777" w:rsidR="00227055" w:rsidRDefault="00283981">
          <w:pPr>
            <w:pStyle w:val="TOC3"/>
            <w:tabs>
              <w:tab w:val="right" w:leader="dot" w:pos="9350"/>
            </w:tabs>
            <w:rPr>
              <w:rFonts w:asciiTheme="minorHAnsi" w:eastAsiaTheme="minorEastAsia" w:hAnsiTheme="minorHAnsi" w:cstheme="minorBidi"/>
              <w:noProof/>
              <w:sz w:val="22"/>
            </w:rPr>
          </w:pPr>
          <w:hyperlink w:anchor="_Toc511293189" w:history="1">
            <w:r w:rsidR="00227055" w:rsidRPr="00D77563">
              <w:rPr>
                <w:rStyle w:val="Hyperlink"/>
                <w:rFonts w:ascii="Calibri Light" w:hAnsi="Calibri Light"/>
                <w:noProof/>
              </w:rPr>
              <w:t>2.12.1 Key Metric Definition</w:t>
            </w:r>
            <w:r w:rsidR="00227055">
              <w:rPr>
                <w:noProof/>
                <w:webHidden/>
              </w:rPr>
              <w:tab/>
            </w:r>
            <w:r w:rsidR="00227055">
              <w:rPr>
                <w:noProof/>
                <w:webHidden/>
              </w:rPr>
              <w:fldChar w:fldCharType="begin"/>
            </w:r>
            <w:r w:rsidR="00227055">
              <w:rPr>
                <w:noProof/>
                <w:webHidden/>
              </w:rPr>
              <w:instrText xml:space="preserve"> PAGEREF _Toc511293189 \h </w:instrText>
            </w:r>
            <w:r w:rsidR="00227055">
              <w:rPr>
                <w:noProof/>
                <w:webHidden/>
              </w:rPr>
            </w:r>
            <w:r w:rsidR="00227055">
              <w:rPr>
                <w:noProof/>
                <w:webHidden/>
              </w:rPr>
              <w:fldChar w:fldCharType="separate"/>
            </w:r>
            <w:r w:rsidR="00227055">
              <w:rPr>
                <w:noProof/>
                <w:webHidden/>
              </w:rPr>
              <w:t>17</w:t>
            </w:r>
            <w:r w:rsidR="00227055">
              <w:rPr>
                <w:noProof/>
                <w:webHidden/>
              </w:rPr>
              <w:fldChar w:fldCharType="end"/>
            </w:r>
          </w:hyperlink>
        </w:p>
        <w:p w14:paraId="48BD653E" w14:textId="77777777" w:rsidR="00227055" w:rsidRDefault="00283981">
          <w:pPr>
            <w:pStyle w:val="TOC1"/>
            <w:tabs>
              <w:tab w:val="right" w:leader="dot" w:pos="9350"/>
            </w:tabs>
            <w:rPr>
              <w:rFonts w:asciiTheme="minorHAnsi" w:eastAsiaTheme="minorEastAsia" w:hAnsiTheme="minorHAnsi" w:cstheme="minorBidi"/>
              <w:noProof/>
              <w:sz w:val="22"/>
            </w:rPr>
          </w:pPr>
          <w:hyperlink w:anchor="_Toc511293190" w:history="1">
            <w:r w:rsidR="00227055" w:rsidRPr="00D77563">
              <w:rPr>
                <w:rStyle w:val="Hyperlink"/>
                <w:rFonts w:ascii="Calibri Light" w:hAnsi="Calibri Light"/>
                <w:noProof/>
              </w:rPr>
              <w:t>3 Controls, Regulatory Rules, and Security</w:t>
            </w:r>
            <w:r w:rsidR="00227055">
              <w:rPr>
                <w:noProof/>
                <w:webHidden/>
              </w:rPr>
              <w:tab/>
            </w:r>
            <w:r w:rsidR="00227055">
              <w:rPr>
                <w:noProof/>
                <w:webHidden/>
              </w:rPr>
              <w:fldChar w:fldCharType="begin"/>
            </w:r>
            <w:r w:rsidR="00227055">
              <w:rPr>
                <w:noProof/>
                <w:webHidden/>
              </w:rPr>
              <w:instrText xml:space="preserve"> PAGEREF _Toc511293190 \h </w:instrText>
            </w:r>
            <w:r w:rsidR="00227055">
              <w:rPr>
                <w:noProof/>
                <w:webHidden/>
              </w:rPr>
            </w:r>
            <w:r w:rsidR="00227055">
              <w:rPr>
                <w:noProof/>
                <w:webHidden/>
              </w:rPr>
              <w:fldChar w:fldCharType="separate"/>
            </w:r>
            <w:r w:rsidR="00227055">
              <w:rPr>
                <w:noProof/>
                <w:webHidden/>
              </w:rPr>
              <w:t>18</w:t>
            </w:r>
            <w:r w:rsidR="00227055">
              <w:rPr>
                <w:noProof/>
                <w:webHidden/>
              </w:rPr>
              <w:fldChar w:fldCharType="end"/>
            </w:r>
          </w:hyperlink>
        </w:p>
        <w:p w14:paraId="24E1CEC5" w14:textId="77777777" w:rsidR="00227055" w:rsidRDefault="00283981">
          <w:pPr>
            <w:pStyle w:val="TOC2"/>
            <w:tabs>
              <w:tab w:val="right" w:leader="dot" w:pos="9350"/>
            </w:tabs>
            <w:rPr>
              <w:rFonts w:asciiTheme="minorHAnsi" w:eastAsiaTheme="minorEastAsia" w:hAnsiTheme="minorHAnsi" w:cstheme="minorBidi"/>
              <w:noProof/>
              <w:sz w:val="22"/>
            </w:rPr>
          </w:pPr>
          <w:hyperlink w:anchor="_Toc511293191" w:history="1">
            <w:r w:rsidR="00227055" w:rsidRPr="00D77563">
              <w:rPr>
                <w:rStyle w:val="Hyperlink"/>
                <w:noProof/>
              </w:rPr>
              <w:t>3.1 Security Considerations</w:t>
            </w:r>
            <w:r w:rsidR="00227055">
              <w:rPr>
                <w:noProof/>
                <w:webHidden/>
              </w:rPr>
              <w:tab/>
            </w:r>
            <w:r w:rsidR="00227055">
              <w:rPr>
                <w:noProof/>
                <w:webHidden/>
              </w:rPr>
              <w:fldChar w:fldCharType="begin"/>
            </w:r>
            <w:r w:rsidR="00227055">
              <w:rPr>
                <w:noProof/>
                <w:webHidden/>
              </w:rPr>
              <w:instrText xml:space="preserve"> PAGEREF _Toc511293191 \h </w:instrText>
            </w:r>
            <w:r w:rsidR="00227055">
              <w:rPr>
                <w:noProof/>
                <w:webHidden/>
              </w:rPr>
            </w:r>
            <w:r w:rsidR="00227055">
              <w:rPr>
                <w:noProof/>
                <w:webHidden/>
              </w:rPr>
              <w:fldChar w:fldCharType="separate"/>
            </w:r>
            <w:r w:rsidR="00227055">
              <w:rPr>
                <w:noProof/>
                <w:webHidden/>
              </w:rPr>
              <w:t>19</w:t>
            </w:r>
            <w:r w:rsidR="00227055">
              <w:rPr>
                <w:noProof/>
                <w:webHidden/>
              </w:rPr>
              <w:fldChar w:fldCharType="end"/>
            </w:r>
          </w:hyperlink>
        </w:p>
        <w:p w14:paraId="05C62DD7" w14:textId="77777777" w:rsidR="00227055" w:rsidRDefault="00283981">
          <w:pPr>
            <w:pStyle w:val="TOC2"/>
            <w:tabs>
              <w:tab w:val="right" w:leader="dot" w:pos="9350"/>
            </w:tabs>
            <w:rPr>
              <w:rFonts w:asciiTheme="minorHAnsi" w:eastAsiaTheme="minorEastAsia" w:hAnsiTheme="minorHAnsi" w:cstheme="minorBidi"/>
              <w:noProof/>
              <w:sz w:val="22"/>
            </w:rPr>
          </w:pPr>
          <w:hyperlink w:anchor="_Toc511293192" w:history="1">
            <w:r w:rsidR="00227055" w:rsidRPr="00D77563">
              <w:rPr>
                <w:rStyle w:val="Hyperlink"/>
                <w:noProof/>
              </w:rPr>
              <w:t>3.2 Custom Program/Transaction Codes</w:t>
            </w:r>
            <w:r w:rsidR="00227055">
              <w:rPr>
                <w:noProof/>
                <w:webHidden/>
              </w:rPr>
              <w:tab/>
            </w:r>
            <w:r w:rsidR="00227055">
              <w:rPr>
                <w:noProof/>
                <w:webHidden/>
              </w:rPr>
              <w:fldChar w:fldCharType="begin"/>
            </w:r>
            <w:r w:rsidR="00227055">
              <w:rPr>
                <w:noProof/>
                <w:webHidden/>
              </w:rPr>
              <w:instrText xml:space="preserve"> PAGEREF _Toc511293192 \h </w:instrText>
            </w:r>
            <w:r w:rsidR="00227055">
              <w:rPr>
                <w:noProof/>
                <w:webHidden/>
              </w:rPr>
            </w:r>
            <w:r w:rsidR="00227055">
              <w:rPr>
                <w:noProof/>
                <w:webHidden/>
              </w:rPr>
              <w:fldChar w:fldCharType="separate"/>
            </w:r>
            <w:r w:rsidR="00227055">
              <w:rPr>
                <w:noProof/>
                <w:webHidden/>
              </w:rPr>
              <w:t>20</w:t>
            </w:r>
            <w:r w:rsidR="00227055">
              <w:rPr>
                <w:noProof/>
                <w:webHidden/>
              </w:rPr>
              <w:fldChar w:fldCharType="end"/>
            </w:r>
          </w:hyperlink>
        </w:p>
        <w:p w14:paraId="1ED95584" w14:textId="77777777" w:rsidR="00227055" w:rsidRDefault="00283981">
          <w:pPr>
            <w:pStyle w:val="TOC2"/>
            <w:tabs>
              <w:tab w:val="right" w:leader="dot" w:pos="9350"/>
            </w:tabs>
            <w:rPr>
              <w:rFonts w:asciiTheme="minorHAnsi" w:eastAsiaTheme="minorEastAsia" w:hAnsiTheme="minorHAnsi" w:cstheme="minorBidi"/>
              <w:noProof/>
              <w:sz w:val="22"/>
            </w:rPr>
          </w:pPr>
          <w:hyperlink w:anchor="_Toc511293193" w:history="1">
            <w:r w:rsidR="00227055" w:rsidRPr="00D77563">
              <w:rPr>
                <w:rStyle w:val="Hyperlink"/>
                <w:noProof/>
              </w:rPr>
              <w:t>3.3 Custom Table/Transaction Codes</w:t>
            </w:r>
            <w:r w:rsidR="00227055">
              <w:rPr>
                <w:noProof/>
                <w:webHidden/>
              </w:rPr>
              <w:tab/>
            </w:r>
            <w:r w:rsidR="00227055">
              <w:rPr>
                <w:noProof/>
                <w:webHidden/>
              </w:rPr>
              <w:fldChar w:fldCharType="begin"/>
            </w:r>
            <w:r w:rsidR="00227055">
              <w:rPr>
                <w:noProof/>
                <w:webHidden/>
              </w:rPr>
              <w:instrText xml:space="preserve"> PAGEREF _Toc511293193 \h </w:instrText>
            </w:r>
            <w:r w:rsidR="00227055">
              <w:rPr>
                <w:noProof/>
                <w:webHidden/>
              </w:rPr>
            </w:r>
            <w:r w:rsidR="00227055">
              <w:rPr>
                <w:noProof/>
                <w:webHidden/>
              </w:rPr>
              <w:fldChar w:fldCharType="separate"/>
            </w:r>
            <w:r w:rsidR="00227055">
              <w:rPr>
                <w:noProof/>
                <w:webHidden/>
              </w:rPr>
              <w:t>20</w:t>
            </w:r>
            <w:r w:rsidR="00227055">
              <w:rPr>
                <w:noProof/>
                <w:webHidden/>
              </w:rPr>
              <w:fldChar w:fldCharType="end"/>
            </w:r>
          </w:hyperlink>
        </w:p>
        <w:p w14:paraId="12B27C94" w14:textId="77777777" w:rsidR="00227055" w:rsidRDefault="00283981">
          <w:pPr>
            <w:pStyle w:val="TOC2"/>
            <w:tabs>
              <w:tab w:val="right" w:leader="dot" w:pos="9350"/>
            </w:tabs>
            <w:rPr>
              <w:rFonts w:asciiTheme="minorHAnsi" w:eastAsiaTheme="minorEastAsia" w:hAnsiTheme="minorHAnsi" w:cstheme="minorBidi"/>
              <w:noProof/>
              <w:sz w:val="22"/>
            </w:rPr>
          </w:pPr>
          <w:hyperlink w:anchor="_Toc511293194" w:history="1">
            <w:r w:rsidR="00227055" w:rsidRPr="00D77563">
              <w:rPr>
                <w:rStyle w:val="Hyperlink"/>
                <w:noProof/>
              </w:rPr>
              <w:t>3.4 Data Criticality and Cybersecurity Baseline Risks</w:t>
            </w:r>
            <w:r w:rsidR="00227055">
              <w:rPr>
                <w:noProof/>
                <w:webHidden/>
              </w:rPr>
              <w:tab/>
            </w:r>
            <w:r w:rsidR="00227055">
              <w:rPr>
                <w:noProof/>
                <w:webHidden/>
              </w:rPr>
              <w:fldChar w:fldCharType="begin"/>
            </w:r>
            <w:r w:rsidR="00227055">
              <w:rPr>
                <w:noProof/>
                <w:webHidden/>
              </w:rPr>
              <w:instrText xml:space="preserve"> PAGEREF _Toc511293194 \h </w:instrText>
            </w:r>
            <w:r w:rsidR="00227055">
              <w:rPr>
                <w:noProof/>
                <w:webHidden/>
              </w:rPr>
            </w:r>
            <w:r w:rsidR="00227055">
              <w:rPr>
                <w:noProof/>
                <w:webHidden/>
              </w:rPr>
              <w:fldChar w:fldCharType="separate"/>
            </w:r>
            <w:r w:rsidR="00227055">
              <w:rPr>
                <w:noProof/>
                <w:webHidden/>
              </w:rPr>
              <w:t>20</w:t>
            </w:r>
            <w:r w:rsidR="00227055">
              <w:rPr>
                <w:noProof/>
                <w:webHidden/>
              </w:rPr>
              <w:fldChar w:fldCharType="end"/>
            </w:r>
          </w:hyperlink>
        </w:p>
        <w:p w14:paraId="6461E226" w14:textId="77777777" w:rsidR="00227055" w:rsidRDefault="00283981">
          <w:pPr>
            <w:pStyle w:val="TOC1"/>
            <w:tabs>
              <w:tab w:val="left" w:pos="480"/>
              <w:tab w:val="right" w:leader="dot" w:pos="9350"/>
            </w:tabs>
            <w:rPr>
              <w:rFonts w:asciiTheme="minorHAnsi" w:eastAsiaTheme="minorEastAsia" w:hAnsiTheme="minorHAnsi" w:cstheme="minorBidi"/>
              <w:noProof/>
              <w:sz w:val="22"/>
            </w:rPr>
          </w:pPr>
          <w:hyperlink w:anchor="_Toc511293195" w:history="1">
            <w:r w:rsidR="00227055" w:rsidRPr="00D77563">
              <w:rPr>
                <w:rStyle w:val="Hyperlink"/>
                <w:rFonts w:ascii="Calibri Light" w:hAnsi="Calibri Light"/>
                <w:noProof/>
              </w:rPr>
              <w:t>4</w:t>
            </w:r>
            <w:r w:rsidR="00227055">
              <w:rPr>
                <w:rFonts w:asciiTheme="minorHAnsi" w:eastAsiaTheme="minorEastAsia" w:hAnsiTheme="minorHAnsi" w:cstheme="minorBidi"/>
                <w:noProof/>
                <w:sz w:val="22"/>
              </w:rPr>
              <w:tab/>
            </w:r>
            <w:r w:rsidR="00227055" w:rsidRPr="00D77563">
              <w:rPr>
                <w:rStyle w:val="Hyperlink"/>
                <w:rFonts w:ascii="Calibri Light" w:hAnsi="Calibri Light"/>
                <w:noProof/>
              </w:rPr>
              <w:t>Technical Considerations</w:t>
            </w:r>
            <w:r w:rsidR="00227055">
              <w:rPr>
                <w:noProof/>
                <w:webHidden/>
              </w:rPr>
              <w:tab/>
            </w:r>
            <w:r w:rsidR="00227055">
              <w:rPr>
                <w:noProof/>
                <w:webHidden/>
              </w:rPr>
              <w:fldChar w:fldCharType="begin"/>
            </w:r>
            <w:r w:rsidR="00227055">
              <w:rPr>
                <w:noProof/>
                <w:webHidden/>
              </w:rPr>
              <w:instrText xml:space="preserve"> PAGEREF _Toc511293195 \h </w:instrText>
            </w:r>
            <w:r w:rsidR="00227055">
              <w:rPr>
                <w:noProof/>
                <w:webHidden/>
              </w:rPr>
            </w:r>
            <w:r w:rsidR="00227055">
              <w:rPr>
                <w:noProof/>
                <w:webHidden/>
              </w:rPr>
              <w:fldChar w:fldCharType="separate"/>
            </w:r>
            <w:r w:rsidR="00227055">
              <w:rPr>
                <w:noProof/>
                <w:webHidden/>
              </w:rPr>
              <w:t>22</w:t>
            </w:r>
            <w:r w:rsidR="00227055">
              <w:rPr>
                <w:noProof/>
                <w:webHidden/>
              </w:rPr>
              <w:fldChar w:fldCharType="end"/>
            </w:r>
          </w:hyperlink>
        </w:p>
        <w:p w14:paraId="1A2DC857" w14:textId="77777777" w:rsidR="00227055" w:rsidRDefault="00283981">
          <w:pPr>
            <w:pStyle w:val="TOC2"/>
            <w:tabs>
              <w:tab w:val="right" w:leader="dot" w:pos="9350"/>
            </w:tabs>
            <w:rPr>
              <w:rFonts w:asciiTheme="minorHAnsi" w:eastAsiaTheme="minorEastAsia" w:hAnsiTheme="minorHAnsi" w:cstheme="minorBidi"/>
              <w:noProof/>
              <w:sz w:val="22"/>
            </w:rPr>
          </w:pPr>
          <w:hyperlink w:anchor="_Toc511293196" w:history="1">
            <w:r w:rsidR="00227055" w:rsidRPr="00D77563">
              <w:rPr>
                <w:rStyle w:val="Hyperlink"/>
                <w:noProof/>
              </w:rPr>
              <w:t>4.1 RICEF-W Assessment</w:t>
            </w:r>
            <w:r w:rsidR="00227055">
              <w:rPr>
                <w:noProof/>
                <w:webHidden/>
              </w:rPr>
              <w:tab/>
            </w:r>
            <w:r w:rsidR="00227055">
              <w:rPr>
                <w:noProof/>
                <w:webHidden/>
              </w:rPr>
              <w:fldChar w:fldCharType="begin"/>
            </w:r>
            <w:r w:rsidR="00227055">
              <w:rPr>
                <w:noProof/>
                <w:webHidden/>
              </w:rPr>
              <w:instrText xml:space="preserve"> PAGEREF _Toc511293196 \h </w:instrText>
            </w:r>
            <w:r w:rsidR="00227055">
              <w:rPr>
                <w:noProof/>
                <w:webHidden/>
              </w:rPr>
            </w:r>
            <w:r w:rsidR="00227055">
              <w:rPr>
                <w:noProof/>
                <w:webHidden/>
              </w:rPr>
              <w:fldChar w:fldCharType="separate"/>
            </w:r>
            <w:r w:rsidR="00227055">
              <w:rPr>
                <w:noProof/>
                <w:webHidden/>
              </w:rPr>
              <w:t>22</w:t>
            </w:r>
            <w:r w:rsidR="00227055">
              <w:rPr>
                <w:noProof/>
                <w:webHidden/>
              </w:rPr>
              <w:fldChar w:fldCharType="end"/>
            </w:r>
          </w:hyperlink>
        </w:p>
        <w:p w14:paraId="696B60BC" w14:textId="77777777" w:rsidR="00227055" w:rsidRDefault="00283981">
          <w:pPr>
            <w:pStyle w:val="TOC3"/>
            <w:tabs>
              <w:tab w:val="left" w:pos="1320"/>
              <w:tab w:val="right" w:leader="dot" w:pos="9350"/>
            </w:tabs>
            <w:rPr>
              <w:rFonts w:asciiTheme="minorHAnsi" w:eastAsiaTheme="minorEastAsia" w:hAnsiTheme="minorHAnsi" w:cstheme="minorBidi"/>
              <w:noProof/>
              <w:sz w:val="22"/>
            </w:rPr>
          </w:pPr>
          <w:hyperlink w:anchor="_Toc511293197" w:history="1">
            <w:r w:rsidR="00227055" w:rsidRPr="00D77563">
              <w:rPr>
                <w:rStyle w:val="Hyperlink"/>
                <w:rFonts w:ascii="Calibri Light" w:hAnsi="Calibri Light"/>
                <w:noProof/>
              </w:rPr>
              <w:t>4.1.1</w:t>
            </w:r>
            <w:r w:rsidR="00227055">
              <w:rPr>
                <w:rFonts w:asciiTheme="minorHAnsi" w:eastAsiaTheme="minorEastAsia" w:hAnsiTheme="minorHAnsi" w:cstheme="minorBidi"/>
                <w:noProof/>
                <w:sz w:val="22"/>
              </w:rPr>
              <w:tab/>
            </w:r>
            <w:r w:rsidR="00227055" w:rsidRPr="00D77563">
              <w:rPr>
                <w:rStyle w:val="Hyperlink"/>
                <w:rFonts w:ascii="Calibri Light" w:hAnsi="Calibri Light"/>
                <w:noProof/>
              </w:rPr>
              <w:t>Reports</w:t>
            </w:r>
            <w:r w:rsidR="00227055">
              <w:rPr>
                <w:noProof/>
                <w:webHidden/>
              </w:rPr>
              <w:tab/>
            </w:r>
            <w:r w:rsidR="00227055">
              <w:rPr>
                <w:noProof/>
                <w:webHidden/>
              </w:rPr>
              <w:fldChar w:fldCharType="begin"/>
            </w:r>
            <w:r w:rsidR="00227055">
              <w:rPr>
                <w:noProof/>
                <w:webHidden/>
              </w:rPr>
              <w:instrText xml:space="preserve"> PAGEREF _Toc511293197 \h </w:instrText>
            </w:r>
            <w:r w:rsidR="00227055">
              <w:rPr>
                <w:noProof/>
                <w:webHidden/>
              </w:rPr>
            </w:r>
            <w:r w:rsidR="00227055">
              <w:rPr>
                <w:noProof/>
                <w:webHidden/>
              </w:rPr>
              <w:fldChar w:fldCharType="separate"/>
            </w:r>
            <w:r w:rsidR="00227055">
              <w:rPr>
                <w:noProof/>
                <w:webHidden/>
              </w:rPr>
              <w:t>22</w:t>
            </w:r>
            <w:r w:rsidR="00227055">
              <w:rPr>
                <w:noProof/>
                <w:webHidden/>
              </w:rPr>
              <w:fldChar w:fldCharType="end"/>
            </w:r>
          </w:hyperlink>
        </w:p>
        <w:p w14:paraId="576AEFCD" w14:textId="77777777" w:rsidR="00227055" w:rsidRDefault="00283981">
          <w:pPr>
            <w:pStyle w:val="TOC3"/>
            <w:tabs>
              <w:tab w:val="left" w:pos="1320"/>
              <w:tab w:val="right" w:leader="dot" w:pos="9350"/>
            </w:tabs>
            <w:rPr>
              <w:rFonts w:asciiTheme="minorHAnsi" w:eastAsiaTheme="minorEastAsia" w:hAnsiTheme="minorHAnsi" w:cstheme="minorBidi"/>
              <w:noProof/>
              <w:sz w:val="22"/>
            </w:rPr>
          </w:pPr>
          <w:hyperlink w:anchor="_Toc511293198" w:history="1">
            <w:r w:rsidR="00227055" w:rsidRPr="00D77563">
              <w:rPr>
                <w:rStyle w:val="Hyperlink"/>
                <w:rFonts w:ascii="Calibri Light" w:hAnsi="Calibri Light"/>
                <w:noProof/>
              </w:rPr>
              <w:t>4.1.2</w:t>
            </w:r>
            <w:r w:rsidR="00227055">
              <w:rPr>
                <w:rFonts w:asciiTheme="minorHAnsi" w:eastAsiaTheme="minorEastAsia" w:hAnsiTheme="minorHAnsi" w:cstheme="minorBidi"/>
                <w:noProof/>
                <w:sz w:val="22"/>
              </w:rPr>
              <w:tab/>
            </w:r>
            <w:r w:rsidR="00227055" w:rsidRPr="00D77563">
              <w:rPr>
                <w:rStyle w:val="Hyperlink"/>
                <w:rFonts w:ascii="Calibri Light" w:hAnsi="Calibri Light"/>
                <w:noProof/>
              </w:rPr>
              <w:t>Interfaces</w:t>
            </w:r>
            <w:r w:rsidR="00227055">
              <w:rPr>
                <w:noProof/>
                <w:webHidden/>
              </w:rPr>
              <w:tab/>
            </w:r>
            <w:r w:rsidR="00227055">
              <w:rPr>
                <w:noProof/>
                <w:webHidden/>
              </w:rPr>
              <w:fldChar w:fldCharType="begin"/>
            </w:r>
            <w:r w:rsidR="00227055">
              <w:rPr>
                <w:noProof/>
                <w:webHidden/>
              </w:rPr>
              <w:instrText xml:space="preserve"> PAGEREF _Toc511293198 \h </w:instrText>
            </w:r>
            <w:r w:rsidR="00227055">
              <w:rPr>
                <w:noProof/>
                <w:webHidden/>
              </w:rPr>
            </w:r>
            <w:r w:rsidR="00227055">
              <w:rPr>
                <w:noProof/>
                <w:webHidden/>
              </w:rPr>
              <w:fldChar w:fldCharType="separate"/>
            </w:r>
            <w:r w:rsidR="00227055">
              <w:rPr>
                <w:noProof/>
                <w:webHidden/>
              </w:rPr>
              <w:t>22</w:t>
            </w:r>
            <w:r w:rsidR="00227055">
              <w:rPr>
                <w:noProof/>
                <w:webHidden/>
              </w:rPr>
              <w:fldChar w:fldCharType="end"/>
            </w:r>
          </w:hyperlink>
        </w:p>
        <w:p w14:paraId="3C7E6DB4" w14:textId="77777777" w:rsidR="00227055" w:rsidRDefault="00283981">
          <w:pPr>
            <w:pStyle w:val="TOC3"/>
            <w:tabs>
              <w:tab w:val="left" w:pos="1320"/>
              <w:tab w:val="right" w:leader="dot" w:pos="9350"/>
            </w:tabs>
            <w:rPr>
              <w:rFonts w:asciiTheme="minorHAnsi" w:eastAsiaTheme="minorEastAsia" w:hAnsiTheme="minorHAnsi" w:cstheme="minorBidi"/>
              <w:noProof/>
              <w:sz w:val="22"/>
            </w:rPr>
          </w:pPr>
          <w:hyperlink w:anchor="_Toc511293199" w:history="1">
            <w:r w:rsidR="00227055" w:rsidRPr="00D77563">
              <w:rPr>
                <w:rStyle w:val="Hyperlink"/>
                <w:rFonts w:ascii="Calibri Light" w:hAnsi="Calibri Light"/>
                <w:noProof/>
              </w:rPr>
              <w:t>4.1.3</w:t>
            </w:r>
            <w:r w:rsidR="00227055">
              <w:rPr>
                <w:rFonts w:asciiTheme="minorHAnsi" w:eastAsiaTheme="minorEastAsia" w:hAnsiTheme="minorHAnsi" w:cstheme="minorBidi"/>
                <w:noProof/>
                <w:sz w:val="22"/>
              </w:rPr>
              <w:tab/>
            </w:r>
            <w:r w:rsidR="00227055" w:rsidRPr="00D77563">
              <w:rPr>
                <w:rStyle w:val="Hyperlink"/>
                <w:rFonts w:ascii="Calibri Light" w:hAnsi="Calibri Light"/>
                <w:noProof/>
              </w:rPr>
              <w:t>Conversion</w:t>
            </w:r>
            <w:r w:rsidR="00227055">
              <w:rPr>
                <w:noProof/>
                <w:webHidden/>
              </w:rPr>
              <w:tab/>
            </w:r>
            <w:r w:rsidR="00227055">
              <w:rPr>
                <w:noProof/>
                <w:webHidden/>
              </w:rPr>
              <w:fldChar w:fldCharType="begin"/>
            </w:r>
            <w:r w:rsidR="00227055">
              <w:rPr>
                <w:noProof/>
                <w:webHidden/>
              </w:rPr>
              <w:instrText xml:space="preserve"> PAGEREF _Toc511293199 \h </w:instrText>
            </w:r>
            <w:r w:rsidR="00227055">
              <w:rPr>
                <w:noProof/>
                <w:webHidden/>
              </w:rPr>
            </w:r>
            <w:r w:rsidR="00227055">
              <w:rPr>
                <w:noProof/>
                <w:webHidden/>
              </w:rPr>
              <w:fldChar w:fldCharType="separate"/>
            </w:r>
            <w:r w:rsidR="00227055">
              <w:rPr>
                <w:noProof/>
                <w:webHidden/>
              </w:rPr>
              <w:t>22</w:t>
            </w:r>
            <w:r w:rsidR="00227055">
              <w:rPr>
                <w:noProof/>
                <w:webHidden/>
              </w:rPr>
              <w:fldChar w:fldCharType="end"/>
            </w:r>
          </w:hyperlink>
        </w:p>
        <w:p w14:paraId="59437140" w14:textId="77777777" w:rsidR="00227055" w:rsidRDefault="00283981">
          <w:pPr>
            <w:pStyle w:val="TOC3"/>
            <w:tabs>
              <w:tab w:val="left" w:pos="1320"/>
              <w:tab w:val="right" w:leader="dot" w:pos="9350"/>
            </w:tabs>
            <w:rPr>
              <w:rFonts w:asciiTheme="minorHAnsi" w:eastAsiaTheme="minorEastAsia" w:hAnsiTheme="minorHAnsi" w:cstheme="minorBidi"/>
              <w:noProof/>
              <w:sz w:val="22"/>
            </w:rPr>
          </w:pPr>
          <w:hyperlink w:anchor="_Toc511293204" w:history="1">
            <w:r w:rsidR="00227055" w:rsidRPr="00D77563">
              <w:rPr>
                <w:rStyle w:val="Hyperlink"/>
                <w:rFonts w:ascii="Calibri Light" w:hAnsi="Calibri Light"/>
                <w:noProof/>
              </w:rPr>
              <w:t>4.1.4</w:t>
            </w:r>
            <w:r w:rsidR="00227055">
              <w:rPr>
                <w:rFonts w:asciiTheme="minorHAnsi" w:eastAsiaTheme="minorEastAsia" w:hAnsiTheme="minorHAnsi" w:cstheme="minorBidi"/>
                <w:noProof/>
                <w:sz w:val="22"/>
              </w:rPr>
              <w:tab/>
            </w:r>
            <w:r w:rsidR="00227055" w:rsidRPr="00D77563">
              <w:rPr>
                <w:rStyle w:val="Hyperlink"/>
                <w:rFonts w:ascii="Calibri Light" w:hAnsi="Calibri Light"/>
                <w:noProof/>
              </w:rPr>
              <w:t>Extension/Enhancements</w:t>
            </w:r>
            <w:r w:rsidR="00227055">
              <w:rPr>
                <w:noProof/>
                <w:webHidden/>
              </w:rPr>
              <w:tab/>
            </w:r>
            <w:r w:rsidR="00227055">
              <w:rPr>
                <w:noProof/>
                <w:webHidden/>
              </w:rPr>
              <w:fldChar w:fldCharType="begin"/>
            </w:r>
            <w:r w:rsidR="00227055">
              <w:rPr>
                <w:noProof/>
                <w:webHidden/>
              </w:rPr>
              <w:instrText xml:space="preserve"> PAGEREF _Toc511293204 \h </w:instrText>
            </w:r>
            <w:r w:rsidR="00227055">
              <w:rPr>
                <w:noProof/>
                <w:webHidden/>
              </w:rPr>
            </w:r>
            <w:r w:rsidR="00227055">
              <w:rPr>
                <w:noProof/>
                <w:webHidden/>
              </w:rPr>
              <w:fldChar w:fldCharType="separate"/>
            </w:r>
            <w:r w:rsidR="00227055">
              <w:rPr>
                <w:noProof/>
                <w:webHidden/>
              </w:rPr>
              <w:t>22</w:t>
            </w:r>
            <w:r w:rsidR="00227055">
              <w:rPr>
                <w:noProof/>
                <w:webHidden/>
              </w:rPr>
              <w:fldChar w:fldCharType="end"/>
            </w:r>
          </w:hyperlink>
        </w:p>
        <w:p w14:paraId="0B5C7C72" w14:textId="77777777" w:rsidR="00227055" w:rsidRDefault="00283981">
          <w:pPr>
            <w:pStyle w:val="TOC3"/>
            <w:tabs>
              <w:tab w:val="left" w:pos="1320"/>
              <w:tab w:val="right" w:leader="dot" w:pos="9350"/>
            </w:tabs>
            <w:rPr>
              <w:rFonts w:asciiTheme="minorHAnsi" w:eastAsiaTheme="minorEastAsia" w:hAnsiTheme="minorHAnsi" w:cstheme="minorBidi"/>
              <w:noProof/>
              <w:sz w:val="22"/>
            </w:rPr>
          </w:pPr>
          <w:hyperlink w:anchor="_Toc511293205" w:history="1">
            <w:r w:rsidR="00227055" w:rsidRPr="00D77563">
              <w:rPr>
                <w:rStyle w:val="Hyperlink"/>
                <w:rFonts w:ascii="Calibri Light" w:hAnsi="Calibri Light"/>
                <w:noProof/>
              </w:rPr>
              <w:t>4.1.5</w:t>
            </w:r>
            <w:r w:rsidR="00227055">
              <w:rPr>
                <w:rFonts w:asciiTheme="minorHAnsi" w:eastAsiaTheme="minorEastAsia" w:hAnsiTheme="minorHAnsi" w:cstheme="minorBidi"/>
                <w:noProof/>
                <w:sz w:val="22"/>
              </w:rPr>
              <w:tab/>
            </w:r>
            <w:r w:rsidR="00227055" w:rsidRPr="00D77563">
              <w:rPr>
                <w:rStyle w:val="Hyperlink"/>
                <w:rFonts w:ascii="Calibri Light" w:hAnsi="Calibri Light"/>
                <w:noProof/>
              </w:rPr>
              <w:t>Forms</w:t>
            </w:r>
            <w:r w:rsidR="00227055">
              <w:rPr>
                <w:noProof/>
                <w:webHidden/>
              </w:rPr>
              <w:tab/>
            </w:r>
            <w:r w:rsidR="00227055">
              <w:rPr>
                <w:noProof/>
                <w:webHidden/>
              </w:rPr>
              <w:fldChar w:fldCharType="begin"/>
            </w:r>
            <w:r w:rsidR="00227055">
              <w:rPr>
                <w:noProof/>
                <w:webHidden/>
              </w:rPr>
              <w:instrText xml:space="preserve"> PAGEREF _Toc511293205 \h </w:instrText>
            </w:r>
            <w:r w:rsidR="00227055">
              <w:rPr>
                <w:noProof/>
                <w:webHidden/>
              </w:rPr>
            </w:r>
            <w:r w:rsidR="00227055">
              <w:rPr>
                <w:noProof/>
                <w:webHidden/>
              </w:rPr>
              <w:fldChar w:fldCharType="separate"/>
            </w:r>
            <w:r w:rsidR="00227055">
              <w:rPr>
                <w:noProof/>
                <w:webHidden/>
              </w:rPr>
              <w:t>22</w:t>
            </w:r>
            <w:r w:rsidR="00227055">
              <w:rPr>
                <w:noProof/>
                <w:webHidden/>
              </w:rPr>
              <w:fldChar w:fldCharType="end"/>
            </w:r>
          </w:hyperlink>
        </w:p>
        <w:p w14:paraId="761ECCDF" w14:textId="77777777" w:rsidR="00227055" w:rsidRDefault="00283981">
          <w:pPr>
            <w:pStyle w:val="TOC3"/>
            <w:tabs>
              <w:tab w:val="left" w:pos="1320"/>
              <w:tab w:val="right" w:leader="dot" w:pos="9350"/>
            </w:tabs>
            <w:rPr>
              <w:rFonts w:asciiTheme="minorHAnsi" w:eastAsiaTheme="minorEastAsia" w:hAnsiTheme="minorHAnsi" w:cstheme="minorBidi"/>
              <w:noProof/>
              <w:sz w:val="22"/>
            </w:rPr>
          </w:pPr>
          <w:hyperlink w:anchor="_Toc511293206" w:history="1">
            <w:r w:rsidR="00227055" w:rsidRPr="00D77563">
              <w:rPr>
                <w:rStyle w:val="Hyperlink"/>
                <w:rFonts w:ascii="Calibri Light" w:hAnsi="Calibri Light"/>
                <w:noProof/>
              </w:rPr>
              <w:t>4.1.6</w:t>
            </w:r>
            <w:r w:rsidR="00227055">
              <w:rPr>
                <w:rFonts w:asciiTheme="minorHAnsi" w:eastAsiaTheme="minorEastAsia" w:hAnsiTheme="minorHAnsi" w:cstheme="minorBidi"/>
                <w:noProof/>
                <w:sz w:val="22"/>
              </w:rPr>
              <w:tab/>
            </w:r>
            <w:r w:rsidR="00227055" w:rsidRPr="00D77563">
              <w:rPr>
                <w:rStyle w:val="Hyperlink"/>
                <w:rFonts w:ascii="Calibri Light" w:hAnsi="Calibri Light"/>
                <w:noProof/>
              </w:rPr>
              <w:t>Workflows</w:t>
            </w:r>
            <w:r w:rsidR="00227055">
              <w:rPr>
                <w:noProof/>
                <w:webHidden/>
              </w:rPr>
              <w:tab/>
            </w:r>
            <w:r w:rsidR="00227055">
              <w:rPr>
                <w:noProof/>
                <w:webHidden/>
              </w:rPr>
              <w:fldChar w:fldCharType="begin"/>
            </w:r>
            <w:r w:rsidR="00227055">
              <w:rPr>
                <w:noProof/>
                <w:webHidden/>
              </w:rPr>
              <w:instrText xml:space="preserve"> PAGEREF _Toc511293206 \h </w:instrText>
            </w:r>
            <w:r w:rsidR="00227055">
              <w:rPr>
                <w:noProof/>
                <w:webHidden/>
              </w:rPr>
            </w:r>
            <w:r w:rsidR="00227055">
              <w:rPr>
                <w:noProof/>
                <w:webHidden/>
              </w:rPr>
              <w:fldChar w:fldCharType="separate"/>
            </w:r>
            <w:r w:rsidR="00227055">
              <w:rPr>
                <w:noProof/>
                <w:webHidden/>
              </w:rPr>
              <w:t>23</w:t>
            </w:r>
            <w:r w:rsidR="00227055">
              <w:rPr>
                <w:noProof/>
                <w:webHidden/>
              </w:rPr>
              <w:fldChar w:fldCharType="end"/>
            </w:r>
          </w:hyperlink>
        </w:p>
        <w:p w14:paraId="16A66E57" w14:textId="77777777" w:rsidR="00227055" w:rsidRDefault="00283981">
          <w:pPr>
            <w:pStyle w:val="TOC2"/>
            <w:tabs>
              <w:tab w:val="left" w:pos="880"/>
              <w:tab w:val="right" w:leader="dot" w:pos="9350"/>
            </w:tabs>
            <w:rPr>
              <w:rFonts w:asciiTheme="minorHAnsi" w:eastAsiaTheme="minorEastAsia" w:hAnsiTheme="minorHAnsi" w:cstheme="minorBidi"/>
              <w:noProof/>
              <w:sz w:val="22"/>
            </w:rPr>
          </w:pPr>
          <w:hyperlink w:anchor="_Toc511293207" w:history="1">
            <w:r w:rsidR="00227055" w:rsidRPr="00D77563">
              <w:rPr>
                <w:rStyle w:val="Hyperlink"/>
                <w:noProof/>
              </w:rPr>
              <w:t>4.2</w:t>
            </w:r>
            <w:r w:rsidR="00227055">
              <w:rPr>
                <w:rFonts w:asciiTheme="minorHAnsi" w:eastAsiaTheme="minorEastAsia" w:hAnsiTheme="minorHAnsi" w:cstheme="minorBidi"/>
                <w:noProof/>
                <w:sz w:val="22"/>
              </w:rPr>
              <w:tab/>
            </w:r>
            <w:r w:rsidR="00227055" w:rsidRPr="00D77563">
              <w:rPr>
                <w:rStyle w:val="Hyperlink"/>
                <w:noProof/>
              </w:rPr>
              <w:t>IDEX Considerations</w:t>
            </w:r>
            <w:r w:rsidR="00227055">
              <w:rPr>
                <w:noProof/>
                <w:webHidden/>
              </w:rPr>
              <w:tab/>
            </w:r>
            <w:r w:rsidR="00227055">
              <w:rPr>
                <w:noProof/>
                <w:webHidden/>
              </w:rPr>
              <w:fldChar w:fldCharType="begin"/>
            </w:r>
            <w:r w:rsidR="00227055">
              <w:rPr>
                <w:noProof/>
                <w:webHidden/>
              </w:rPr>
              <w:instrText xml:space="preserve"> PAGEREF _Toc511293207 \h </w:instrText>
            </w:r>
            <w:r w:rsidR="00227055">
              <w:rPr>
                <w:noProof/>
                <w:webHidden/>
              </w:rPr>
            </w:r>
            <w:r w:rsidR="00227055">
              <w:rPr>
                <w:noProof/>
                <w:webHidden/>
              </w:rPr>
              <w:fldChar w:fldCharType="separate"/>
            </w:r>
            <w:r w:rsidR="00227055">
              <w:rPr>
                <w:noProof/>
                <w:webHidden/>
              </w:rPr>
              <w:t>23</w:t>
            </w:r>
            <w:r w:rsidR="00227055">
              <w:rPr>
                <w:noProof/>
                <w:webHidden/>
              </w:rPr>
              <w:fldChar w:fldCharType="end"/>
            </w:r>
          </w:hyperlink>
        </w:p>
        <w:p w14:paraId="09E3C5AB" w14:textId="77777777" w:rsidR="00227055" w:rsidRDefault="00283981">
          <w:pPr>
            <w:pStyle w:val="TOC2"/>
            <w:tabs>
              <w:tab w:val="left" w:pos="880"/>
              <w:tab w:val="right" w:leader="dot" w:pos="9350"/>
            </w:tabs>
            <w:rPr>
              <w:rFonts w:asciiTheme="minorHAnsi" w:eastAsiaTheme="minorEastAsia" w:hAnsiTheme="minorHAnsi" w:cstheme="minorBidi"/>
              <w:noProof/>
              <w:sz w:val="22"/>
            </w:rPr>
          </w:pPr>
          <w:hyperlink w:anchor="_Toc511293208" w:history="1">
            <w:r w:rsidR="00227055" w:rsidRPr="00D77563">
              <w:rPr>
                <w:rStyle w:val="Hyperlink"/>
                <w:noProof/>
              </w:rPr>
              <w:t>4.3</w:t>
            </w:r>
            <w:r w:rsidR="00227055">
              <w:rPr>
                <w:rFonts w:asciiTheme="minorHAnsi" w:eastAsiaTheme="minorEastAsia" w:hAnsiTheme="minorHAnsi" w:cstheme="minorBidi"/>
                <w:noProof/>
                <w:sz w:val="22"/>
              </w:rPr>
              <w:tab/>
            </w:r>
            <w:r w:rsidR="00227055" w:rsidRPr="00D77563">
              <w:rPr>
                <w:rStyle w:val="Hyperlink"/>
                <w:noProof/>
              </w:rPr>
              <w:t>Production System Cut-over Considerations</w:t>
            </w:r>
            <w:r w:rsidR="00227055">
              <w:rPr>
                <w:noProof/>
                <w:webHidden/>
              </w:rPr>
              <w:tab/>
            </w:r>
            <w:r w:rsidR="00227055">
              <w:rPr>
                <w:noProof/>
                <w:webHidden/>
              </w:rPr>
              <w:fldChar w:fldCharType="begin"/>
            </w:r>
            <w:r w:rsidR="00227055">
              <w:rPr>
                <w:noProof/>
                <w:webHidden/>
              </w:rPr>
              <w:instrText xml:space="preserve"> PAGEREF _Toc511293208 \h </w:instrText>
            </w:r>
            <w:r w:rsidR="00227055">
              <w:rPr>
                <w:noProof/>
                <w:webHidden/>
              </w:rPr>
            </w:r>
            <w:r w:rsidR="00227055">
              <w:rPr>
                <w:noProof/>
                <w:webHidden/>
              </w:rPr>
              <w:fldChar w:fldCharType="separate"/>
            </w:r>
            <w:r w:rsidR="00227055">
              <w:rPr>
                <w:noProof/>
                <w:webHidden/>
              </w:rPr>
              <w:t>23</w:t>
            </w:r>
            <w:r w:rsidR="00227055">
              <w:rPr>
                <w:noProof/>
                <w:webHidden/>
              </w:rPr>
              <w:fldChar w:fldCharType="end"/>
            </w:r>
          </w:hyperlink>
        </w:p>
        <w:p w14:paraId="0222DE3B" w14:textId="77777777" w:rsidR="00227055" w:rsidRDefault="00283981">
          <w:pPr>
            <w:pStyle w:val="TOC2"/>
            <w:tabs>
              <w:tab w:val="right" w:leader="dot" w:pos="9350"/>
            </w:tabs>
            <w:rPr>
              <w:rFonts w:asciiTheme="minorHAnsi" w:eastAsiaTheme="minorEastAsia" w:hAnsiTheme="minorHAnsi" w:cstheme="minorBidi"/>
              <w:noProof/>
              <w:sz w:val="22"/>
            </w:rPr>
          </w:pPr>
          <w:hyperlink w:anchor="_Toc511293209" w:history="1">
            <w:r w:rsidR="00227055" w:rsidRPr="00D77563">
              <w:rPr>
                <w:rStyle w:val="Hyperlink"/>
                <w:noProof/>
              </w:rPr>
              <w:t>4.4 Other Considerations</w:t>
            </w:r>
            <w:r w:rsidR="00227055">
              <w:rPr>
                <w:noProof/>
                <w:webHidden/>
              </w:rPr>
              <w:tab/>
            </w:r>
            <w:r w:rsidR="00227055">
              <w:rPr>
                <w:noProof/>
                <w:webHidden/>
              </w:rPr>
              <w:fldChar w:fldCharType="begin"/>
            </w:r>
            <w:r w:rsidR="00227055">
              <w:rPr>
                <w:noProof/>
                <w:webHidden/>
              </w:rPr>
              <w:instrText xml:space="preserve"> PAGEREF _Toc511293209 \h </w:instrText>
            </w:r>
            <w:r w:rsidR="00227055">
              <w:rPr>
                <w:noProof/>
                <w:webHidden/>
              </w:rPr>
            </w:r>
            <w:r w:rsidR="00227055">
              <w:rPr>
                <w:noProof/>
                <w:webHidden/>
              </w:rPr>
              <w:fldChar w:fldCharType="separate"/>
            </w:r>
            <w:r w:rsidR="00227055">
              <w:rPr>
                <w:noProof/>
                <w:webHidden/>
              </w:rPr>
              <w:t>23</w:t>
            </w:r>
            <w:r w:rsidR="00227055">
              <w:rPr>
                <w:noProof/>
                <w:webHidden/>
              </w:rPr>
              <w:fldChar w:fldCharType="end"/>
            </w:r>
          </w:hyperlink>
        </w:p>
        <w:p w14:paraId="0EB43E40" w14:textId="77777777" w:rsidR="00227055" w:rsidRDefault="00283981">
          <w:pPr>
            <w:pStyle w:val="TOC1"/>
            <w:tabs>
              <w:tab w:val="left" w:pos="480"/>
              <w:tab w:val="right" w:leader="dot" w:pos="9350"/>
            </w:tabs>
            <w:rPr>
              <w:rFonts w:asciiTheme="minorHAnsi" w:eastAsiaTheme="minorEastAsia" w:hAnsiTheme="minorHAnsi" w:cstheme="minorBidi"/>
              <w:noProof/>
              <w:sz w:val="22"/>
            </w:rPr>
          </w:pPr>
          <w:hyperlink w:anchor="_Toc511293210" w:history="1">
            <w:r w:rsidR="00227055" w:rsidRPr="00D77563">
              <w:rPr>
                <w:rStyle w:val="Hyperlink"/>
                <w:rFonts w:ascii="Calibri Light" w:hAnsi="Calibri Light"/>
                <w:noProof/>
              </w:rPr>
              <w:t>5</w:t>
            </w:r>
            <w:r w:rsidR="00227055">
              <w:rPr>
                <w:rFonts w:asciiTheme="minorHAnsi" w:eastAsiaTheme="minorEastAsia" w:hAnsiTheme="minorHAnsi" w:cstheme="minorBidi"/>
                <w:noProof/>
                <w:sz w:val="22"/>
              </w:rPr>
              <w:tab/>
            </w:r>
            <w:r w:rsidR="00227055" w:rsidRPr="00D77563">
              <w:rPr>
                <w:rStyle w:val="Hyperlink"/>
                <w:rFonts w:ascii="Calibri Light" w:hAnsi="Calibri Light"/>
                <w:noProof/>
              </w:rPr>
              <w:t>Change Management</w:t>
            </w:r>
            <w:r w:rsidR="00227055">
              <w:rPr>
                <w:noProof/>
                <w:webHidden/>
              </w:rPr>
              <w:tab/>
            </w:r>
            <w:r w:rsidR="00227055">
              <w:rPr>
                <w:noProof/>
                <w:webHidden/>
              </w:rPr>
              <w:fldChar w:fldCharType="begin"/>
            </w:r>
            <w:r w:rsidR="00227055">
              <w:rPr>
                <w:noProof/>
                <w:webHidden/>
              </w:rPr>
              <w:instrText xml:space="preserve"> PAGEREF _Toc511293210 \h </w:instrText>
            </w:r>
            <w:r w:rsidR="00227055">
              <w:rPr>
                <w:noProof/>
                <w:webHidden/>
              </w:rPr>
            </w:r>
            <w:r w:rsidR="00227055">
              <w:rPr>
                <w:noProof/>
                <w:webHidden/>
              </w:rPr>
              <w:fldChar w:fldCharType="separate"/>
            </w:r>
            <w:r w:rsidR="00227055">
              <w:rPr>
                <w:noProof/>
                <w:webHidden/>
              </w:rPr>
              <w:t>24</w:t>
            </w:r>
            <w:r w:rsidR="00227055">
              <w:rPr>
                <w:noProof/>
                <w:webHidden/>
              </w:rPr>
              <w:fldChar w:fldCharType="end"/>
            </w:r>
          </w:hyperlink>
        </w:p>
        <w:p w14:paraId="33C4D54D" w14:textId="77777777" w:rsidR="00227055" w:rsidRDefault="00283981">
          <w:pPr>
            <w:pStyle w:val="TOC2"/>
            <w:tabs>
              <w:tab w:val="right" w:leader="dot" w:pos="9350"/>
            </w:tabs>
            <w:rPr>
              <w:rFonts w:asciiTheme="minorHAnsi" w:eastAsiaTheme="minorEastAsia" w:hAnsiTheme="minorHAnsi" w:cstheme="minorBidi"/>
              <w:noProof/>
              <w:sz w:val="22"/>
            </w:rPr>
          </w:pPr>
          <w:hyperlink w:anchor="_Toc511293211" w:history="1">
            <w:r w:rsidR="00227055" w:rsidRPr="00D77563">
              <w:rPr>
                <w:rStyle w:val="Hyperlink"/>
                <w:noProof/>
              </w:rPr>
              <w:t>5.1 Change Impacts</w:t>
            </w:r>
            <w:r w:rsidR="00227055">
              <w:rPr>
                <w:noProof/>
                <w:webHidden/>
              </w:rPr>
              <w:tab/>
            </w:r>
            <w:r w:rsidR="00227055">
              <w:rPr>
                <w:noProof/>
                <w:webHidden/>
              </w:rPr>
              <w:fldChar w:fldCharType="begin"/>
            </w:r>
            <w:r w:rsidR="00227055">
              <w:rPr>
                <w:noProof/>
                <w:webHidden/>
              </w:rPr>
              <w:instrText xml:space="preserve"> PAGEREF _Toc511293211 \h </w:instrText>
            </w:r>
            <w:r w:rsidR="00227055">
              <w:rPr>
                <w:noProof/>
                <w:webHidden/>
              </w:rPr>
            </w:r>
            <w:r w:rsidR="00227055">
              <w:rPr>
                <w:noProof/>
                <w:webHidden/>
              </w:rPr>
              <w:fldChar w:fldCharType="separate"/>
            </w:r>
            <w:r w:rsidR="00227055">
              <w:rPr>
                <w:noProof/>
                <w:webHidden/>
              </w:rPr>
              <w:t>24</w:t>
            </w:r>
            <w:r w:rsidR="00227055">
              <w:rPr>
                <w:noProof/>
                <w:webHidden/>
              </w:rPr>
              <w:fldChar w:fldCharType="end"/>
            </w:r>
          </w:hyperlink>
        </w:p>
        <w:p w14:paraId="2137B05C" w14:textId="77777777" w:rsidR="00227055" w:rsidRDefault="00283981">
          <w:pPr>
            <w:pStyle w:val="TOC1"/>
            <w:tabs>
              <w:tab w:val="left" w:pos="480"/>
              <w:tab w:val="right" w:leader="dot" w:pos="9350"/>
            </w:tabs>
            <w:rPr>
              <w:rFonts w:asciiTheme="minorHAnsi" w:eastAsiaTheme="minorEastAsia" w:hAnsiTheme="minorHAnsi" w:cstheme="minorBidi"/>
              <w:noProof/>
              <w:sz w:val="22"/>
            </w:rPr>
          </w:pPr>
          <w:hyperlink w:anchor="_Toc511293212" w:history="1">
            <w:r w:rsidR="00227055" w:rsidRPr="00D77563">
              <w:rPr>
                <w:rStyle w:val="Hyperlink"/>
                <w:rFonts w:ascii="Calibri Light" w:hAnsi="Calibri Light"/>
                <w:noProof/>
              </w:rPr>
              <w:t>6</w:t>
            </w:r>
            <w:r w:rsidR="00227055">
              <w:rPr>
                <w:rFonts w:asciiTheme="minorHAnsi" w:eastAsiaTheme="minorEastAsia" w:hAnsiTheme="minorHAnsi" w:cstheme="minorBidi"/>
                <w:noProof/>
                <w:sz w:val="22"/>
              </w:rPr>
              <w:tab/>
            </w:r>
            <w:r w:rsidR="00227055" w:rsidRPr="00D77563">
              <w:rPr>
                <w:rStyle w:val="Hyperlink"/>
                <w:rFonts w:ascii="Calibri Light" w:hAnsi="Calibri Light"/>
                <w:noProof/>
              </w:rPr>
              <w:t>Requirements</w:t>
            </w:r>
            <w:r w:rsidR="00227055">
              <w:rPr>
                <w:noProof/>
                <w:webHidden/>
              </w:rPr>
              <w:tab/>
            </w:r>
            <w:r w:rsidR="00227055">
              <w:rPr>
                <w:noProof/>
                <w:webHidden/>
              </w:rPr>
              <w:fldChar w:fldCharType="begin"/>
            </w:r>
            <w:r w:rsidR="00227055">
              <w:rPr>
                <w:noProof/>
                <w:webHidden/>
              </w:rPr>
              <w:instrText xml:space="preserve"> PAGEREF _Toc511293212 \h </w:instrText>
            </w:r>
            <w:r w:rsidR="00227055">
              <w:rPr>
                <w:noProof/>
                <w:webHidden/>
              </w:rPr>
            </w:r>
            <w:r w:rsidR="00227055">
              <w:rPr>
                <w:noProof/>
                <w:webHidden/>
              </w:rPr>
              <w:fldChar w:fldCharType="separate"/>
            </w:r>
            <w:r w:rsidR="00227055">
              <w:rPr>
                <w:noProof/>
                <w:webHidden/>
              </w:rPr>
              <w:t>28</w:t>
            </w:r>
            <w:r w:rsidR="00227055">
              <w:rPr>
                <w:noProof/>
                <w:webHidden/>
              </w:rPr>
              <w:fldChar w:fldCharType="end"/>
            </w:r>
          </w:hyperlink>
        </w:p>
        <w:p w14:paraId="4AF0DFAA" w14:textId="77777777" w:rsidR="005526A2" w:rsidRPr="00550BF7" w:rsidRDefault="005526A2">
          <w:pPr>
            <w:rPr>
              <w:rFonts w:ascii="Calibri Light" w:hAnsi="Calibri Light" w:cs="Arial"/>
            </w:rPr>
          </w:pPr>
          <w:r w:rsidRPr="00BF28A8">
            <w:rPr>
              <w:rFonts w:cs="Arial"/>
              <w:b/>
              <w:bCs/>
              <w:noProof/>
              <w:sz w:val="24"/>
              <w:szCs w:val="24"/>
            </w:rPr>
            <w:fldChar w:fldCharType="end"/>
          </w:r>
        </w:p>
      </w:sdtContent>
    </w:sdt>
    <w:p w14:paraId="15C14D02" w14:textId="77777777" w:rsidR="00B80677" w:rsidRDefault="00B80677" w:rsidP="00351753">
      <w:pPr>
        <w:jc w:val="both"/>
        <w:rPr>
          <w:rFonts w:ascii="Calibri Light" w:hAnsi="Calibri Light" w:cs="Arial"/>
          <w:b/>
          <w:sz w:val="24"/>
          <w:szCs w:val="24"/>
          <w:u w:val="single"/>
        </w:rPr>
      </w:pPr>
    </w:p>
    <w:p w14:paraId="48624887" w14:textId="77777777" w:rsidR="00D42C85" w:rsidRDefault="00D42C85" w:rsidP="00351753">
      <w:pPr>
        <w:jc w:val="both"/>
        <w:rPr>
          <w:rFonts w:ascii="Calibri Light" w:hAnsi="Calibri Light" w:cs="Arial"/>
          <w:b/>
          <w:sz w:val="24"/>
          <w:szCs w:val="24"/>
          <w:u w:val="single"/>
        </w:rPr>
      </w:pPr>
    </w:p>
    <w:p w14:paraId="7D8532EA" w14:textId="391D48F7" w:rsidR="00AB2D2D" w:rsidRDefault="00AB2D2D">
      <w:pPr>
        <w:rPr>
          <w:rFonts w:ascii="Calibri Light" w:hAnsi="Calibri Light" w:cs="Arial"/>
          <w:b/>
          <w:sz w:val="24"/>
          <w:szCs w:val="24"/>
          <w:u w:val="single"/>
        </w:rPr>
      </w:pPr>
      <w:r>
        <w:rPr>
          <w:rFonts w:ascii="Calibri Light" w:hAnsi="Calibri Light" w:cs="Arial"/>
          <w:b/>
          <w:sz w:val="24"/>
          <w:szCs w:val="24"/>
          <w:u w:val="single"/>
        </w:rPr>
        <w:br w:type="page"/>
      </w:r>
    </w:p>
    <w:p w14:paraId="3384EF9E" w14:textId="77777777" w:rsidR="00D42C85" w:rsidRDefault="00D42C85" w:rsidP="00351753">
      <w:pPr>
        <w:jc w:val="both"/>
        <w:rPr>
          <w:rFonts w:ascii="Calibri Light" w:hAnsi="Calibri Light" w:cs="Arial"/>
          <w:b/>
          <w:sz w:val="24"/>
          <w:szCs w:val="24"/>
          <w:u w:val="single"/>
        </w:rPr>
      </w:pPr>
    </w:p>
    <w:p w14:paraId="79FF2CF8" w14:textId="77777777" w:rsidR="00D42C85" w:rsidRDefault="00D42C85" w:rsidP="00351753">
      <w:pPr>
        <w:jc w:val="both"/>
        <w:rPr>
          <w:rFonts w:ascii="Calibri Light" w:hAnsi="Calibri Light" w:cs="Arial"/>
          <w:b/>
          <w:sz w:val="24"/>
          <w:szCs w:val="24"/>
          <w:u w:val="single"/>
        </w:rPr>
      </w:pPr>
    </w:p>
    <w:p w14:paraId="4D6D30EF" w14:textId="77777777" w:rsidR="00D42C85" w:rsidRPr="00550BF7" w:rsidRDefault="00D42C85" w:rsidP="00351753">
      <w:pPr>
        <w:jc w:val="both"/>
        <w:rPr>
          <w:rFonts w:ascii="Calibri Light" w:hAnsi="Calibri Light" w:cs="Arial"/>
          <w:b/>
          <w:sz w:val="24"/>
          <w:szCs w:val="24"/>
          <w:u w:val="single"/>
        </w:rPr>
      </w:pPr>
    </w:p>
    <w:p w14:paraId="0268F3E1" w14:textId="77777777" w:rsidR="000062BF" w:rsidRPr="00550BF7" w:rsidRDefault="000062BF" w:rsidP="000062BF">
      <w:pPr>
        <w:pStyle w:val="NormalCenteredBold"/>
        <w:rPr>
          <w:rFonts w:ascii="Calibri Light" w:hAnsi="Calibri Light" w:cs="Arial"/>
          <w:sz w:val="22"/>
          <w:szCs w:val="22"/>
        </w:rPr>
      </w:pPr>
      <w:r w:rsidRPr="00550BF7">
        <w:rPr>
          <w:rFonts w:ascii="Calibri Light" w:hAnsi="Calibri Light" w:cs="Arial"/>
          <w:sz w:val="22"/>
          <w:szCs w:val="22"/>
        </w:rPr>
        <w:t>This page intentionally left blank</w:t>
      </w:r>
    </w:p>
    <w:p w14:paraId="0F60A375" w14:textId="77777777" w:rsidR="00E64C65" w:rsidRPr="00550BF7" w:rsidRDefault="00E64C65" w:rsidP="00351753">
      <w:pPr>
        <w:jc w:val="both"/>
        <w:rPr>
          <w:rFonts w:ascii="Calibri Light" w:hAnsi="Calibri Light" w:cs="Arial"/>
          <w:b/>
          <w:sz w:val="24"/>
          <w:szCs w:val="24"/>
        </w:rPr>
      </w:pPr>
    </w:p>
    <w:p w14:paraId="096B7323" w14:textId="77777777" w:rsidR="00E64C65" w:rsidRPr="00550BF7" w:rsidRDefault="00E64C65" w:rsidP="00351753">
      <w:pPr>
        <w:jc w:val="both"/>
        <w:rPr>
          <w:rFonts w:ascii="Calibri Light" w:hAnsi="Calibri Light" w:cs="Arial"/>
          <w:b/>
          <w:sz w:val="24"/>
          <w:szCs w:val="24"/>
        </w:rPr>
      </w:pPr>
    </w:p>
    <w:p w14:paraId="7A2CAF99" w14:textId="77777777" w:rsidR="00E64C65" w:rsidRPr="00550BF7" w:rsidRDefault="00E64C65" w:rsidP="00351753">
      <w:pPr>
        <w:jc w:val="both"/>
        <w:rPr>
          <w:rFonts w:ascii="Calibri Light" w:hAnsi="Calibri Light" w:cs="Arial"/>
          <w:b/>
          <w:sz w:val="24"/>
          <w:szCs w:val="24"/>
        </w:rPr>
      </w:pPr>
    </w:p>
    <w:p w14:paraId="1F596F07" w14:textId="77777777" w:rsidR="00E0118B" w:rsidRPr="00550BF7" w:rsidRDefault="00E0118B" w:rsidP="002F58D0">
      <w:pPr>
        <w:pStyle w:val="Heading1"/>
        <w:rPr>
          <w:rFonts w:ascii="Calibri Light" w:hAnsi="Calibri Light"/>
        </w:rPr>
      </w:pPr>
      <w:bookmarkStart w:id="13" w:name="_Toc406588295"/>
      <w:bookmarkStart w:id="14" w:name="_Toc491613801"/>
      <w:bookmarkStart w:id="15" w:name="_Toc511293161"/>
      <w:bookmarkStart w:id="16" w:name="_Toc363729238"/>
      <w:r w:rsidRPr="00550BF7">
        <w:rPr>
          <w:rFonts w:ascii="Calibri Light" w:hAnsi="Calibri Light"/>
        </w:rPr>
        <w:lastRenderedPageBreak/>
        <w:t>Business Process Overview</w:t>
      </w:r>
      <w:bookmarkEnd w:id="13"/>
      <w:bookmarkEnd w:id="14"/>
      <w:bookmarkEnd w:id="15"/>
    </w:p>
    <w:p w14:paraId="28C88436" w14:textId="77777777" w:rsidR="00583E33" w:rsidRPr="00550BF7" w:rsidRDefault="00583E33" w:rsidP="00583E33">
      <w:pPr>
        <w:pStyle w:val="Heading1Text"/>
        <w:jc w:val="both"/>
        <w:rPr>
          <w:rFonts w:ascii="Calibri Light" w:hAnsi="Calibri Light" w:cs="Tahoma"/>
        </w:rPr>
      </w:pPr>
      <w:bookmarkStart w:id="17" w:name="_Toc406588296"/>
      <w:bookmarkStart w:id="18" w:name="_Toc491613802"/>
      <w:r w:rsidRPr="00550BF7">
        <w:rPr>
          <w:rFonts w:ascii="Calibri Light" w:hAnsi="Calibri Light" w:cs="Tahoma"/>
        </w:rPr>
        <w:t xml:space="preserve">SAP work order is used as a document to log a customer’s request which will then be used to communicate with the appropriate business unit for a field visit. It provides details required by field workers such as requested date, requested time, note containing access instructions, tasks, customer, location, etc. </w:t>
      </w:r>
    </w:p>
    <w:p w14:paraId="2F84DE44" w14:textId="77777777" w:rsidR="00583E33" w:rsidRPr="00550BF7" w:rsidRDefault="00583E33" w:rsidP="00583E33">
      <w:pPr>
        <w:pStyle w:val="Heading1Text"/>
        <w:jc w:val="both"/>
        <w:rPr>
          <w:rFonts w:ascii="Calibri Light" w:hAnsi="Calibri Light" w:cs="Tahoma"/>
        </w:rPr>
      </w:pPr>
      <w:r w:rsidRPr="00550BF7">
        <w:rPr>
          <w:rFonts w:ascii="Calibri Light" w:hAnsi="Calibri Light" w:cs="Tahoma"/>
        </w:rPr>
        <w:t>There are many scenarios that will require an order to be sent to the field and they are differentiated by category in order for right type of skilled resource assignment to carry out the task(s).</w:t>
      </w:r>
    </w:p>
    <w:p w14:paraId="174F9798" w14:textId="77777777" w:rsidR="00583E33" w:rsidRPr="00550BF7" w:rsidRDefault="00583E33" w:rsidP="00583E33">
      <w:pPr>
        <w:pStyle w:val="Heading2TextNumbered"/>
        <w:numPr>
          <w:ilvl w:val="0"/>
          <w:numId w:val="0"/>
        </w:numPr>
        <w:tabs>
          <w:tab w:val="clear" w:pos="900"/>
        </w:tabs>
        <w:ind w:left="360"/>
        <w:rPr>
          <w:rFonts w:ascii="Calibri Light" w:hAnsi="Calibri Light" w:cs="Tahoma"/>
        </w:rPr>
      </w:pPr>
      <w:r w:rsidRPr="00550BF7">
        <w:rPr>
          <w:rFonts w:ascii="Calibri Light" w:hAnsi="Calibri Light" w:cs="Tahoma"/>
        </w:rPr>
        <w:t>Example of potential scenarios may include:</w:t>
      </w:r>
    </w:p>
    <w:p w14:paraId="6377613B" w14:textId="77777777" w:rsidR="00583E33" w:rsidRPr="00550BF7" w:rsidRDefault="00583E33" w:rsidP="00C1202C">
      <w:pPr>
        <w:pStyle w:val="Heading2TextNumbered"/>
        <w:numPr>
          <w:ilvl w:val="0"/>
          <w:numId w:val="18"/>
        </w:numPr>
        <w:ind w:left="720"/>
        <w:rPr>
          <w:rFonts w:ascii="Calibri Light" w:hAnsi="Calibri Light" w:cs="Tahoma"/>
        </w:rPr>
      </w:pPr>
      <w:r w:rsidRPr="00550BF7">
        <w:rPr>
          <w:rFonts w:ascii="Calibri Light" w:hAnsi="Calibri Light" w:cs="Tahoma"/>
          <w:color w:val="000000"/>
        </w:rPr>
        <w:t>Submitting and tracking a request for field work</w:t>
      </w:r>
    </w:p>
    <w:p w14:paraId="75DA0B6B" w14:textId="77777777" w:rsidR="00583E33" w:rsidRPr="00550BF7" w:rsidRDefault="00583E33" w:rsidP="00C1202C">
      <w:pPr>
        <w:pStyle w:val="Heading2TextNumbered"/>
        <w:numPr>
          <w:ilvl w:val="1"/>
          <w:numId w:val="18"/>
        </w:numPr>
        <w:ind w:left="1080"/>
        <w:rPr>
          <w:rFonts w:ascii="Calibri Light" w:hAnsi="Calibri Light" w:cs="Tahoma"/>
        </w:rPr>
      </w:pPr>
      <w:r w:rsidRPr="00550BF7">
        <w:rPr>
          <w:rFonts w:ascii="Calibri Light" w:hAnsi="Calibri Light" w:cs="Tahoma"/>
          <w:color w:val="000000"/>
        </w:rPr>
        <w:t>Disconnection, Inspection, Installation</w:t>
      </w:r>
    </w:p>
    <w:p w14:paraId="48F4F2CB" w14:textId="77777777" w:rsidR="00583E33" w:rsidRPr="00550BF7" w:rsidRDefault="00583E33" w:rsidP="00C1202C">
      <w:pPr>
        <w:pStyle w:val="Heading2TextNumbered"/>
        <w:numPr>
          <w:ilvl w:val="0"/>
          <w:numId w:val="17"/>
        </w:numPr>
        <w:ind w:left="720"/>
        <w:rPr>
          <w:rFonts w:ascii="Calibri Light" w:hAnsi="Calibri Light" w:cs="Tahoma"/>
        </w:rPr>
      </w:pPr>
      <w:r w:rsidRPr="00550BF7">
        <w:rPr>
          <w:rFonts w:ascii="Calibri Light" w:hAnsi="Calibri Light" w:cs="Tahoma"/>
          <w:color w:val="000000"/>
        </w:rPr>
        <w:t>Reassigning field work for completion</w:t>
      </w:r>
    </w:p>
    <w:p w14:paraId="78133760" w14:textId="77777777" w:rsidR="00583E33" w:rsidRPr="00550BF7" w:rsidRDefault="00583E33" w:rsidP="00C1202C">
      <w:pPr>
        <w:pStyle w:val="Heading2TextNumbered"/>
        <w:numPr>
          <w:ilvl w:val="0"/>
          <w:numId w:val="17"/>
        </w:numPr>
        <w:ind w:left="720"/>
        <w:rPr>
          <w:rFonts w:ascii="Calibri Light" w:hAnsi="Calibri Light" w:cs="Tahoma"/>
        </w:rPr>
      </w:pPr>
      <w:r w:rsidRPr="00550BF7">
        <w:rPr>
          <w:rFonts w:ascii="Calibri Light" w:hAnsi="Calibri Light" w:cs="Tahoma"/>
          <w:color w:val="000000"/>
        </w:rPr>
        <w:t>Automatically generating field work order based on customer web interaction</w:t>
      </w:r>
    </w:p>
    <w:p w14:paraId="144051B8" w14:textId="77777777" w:rsidR="00583E33" w:rsidRPr="00550BF7" w:rsidRDefault="00583E33" w:rsidP="00C1202C">
      <w:pPr>
        <w:pStyle w:val="Heading1Text"/>
        <w:numPr>
          <w:ilvl w:val="0"/>
          <w:numId w:val="17"/>
        </w:numPr>
        <w:ind w:left="720"/>
        <w:jc w:val="both"/>
        <w:rPr>
          <w:rFonts w:ascii="Calibri Light" w:hAnsi="Calibri Light" w:cs="Tahoma"/>
        </w:rPr>
      </w:pPr>
      <w:r w:rsidRPr="00550BF7">
        <w:rPr>
          <w:rFonts w:ascii="Calibri Light" w:hAnsi="Calibri Light" w:cs="Tahoma"/>
          <w:color w:val="000000"/>
        </w:rPr>
        <w:t>Canceling a request for field work</w:t>
      </w:r>
    </w:p>
    <w:p w14:paraId="028BAC6E" w14:textId="77777777" w:rsidR="00583E33" w:rsidRPr="00550BF7" w:rsidRDefault="00583E33" w:rsidP="00583E33">
      <w:pPr>
        <w:pStyle w:val="Heading1Text"/>
        <w:jc w:val="both"/>
        <w:rPr>
          <w:rFonts w:ascii="Calibri Light" w:hAnsi="Calibri Light" w:cs="Tahoma"/>
        </w:rPr>
      </w:pPr>
      <w:r w:rsidRPr="00550BF7">
        <w:rPr>
          <w:rFonts w:ascii="Calibri Light" w:hAnsi="Calibri Light" w:cs="Tahoma"/>
        </w:rPr>
        <w:t>This document captures the process for the creation of Service Orders (SO) and their related Service Notification (SN) for field work order request via Hybris C4C to integrate with the Work Management (WM) processes for SCE.</w:t>
      </w:r>
    </w:p>
    <w:p w14:paraId="401B5B40" w14:textId="3A178422" w:rsidR="00E0118B" w:rsidRPr="00550BF7" w:rsidRDefault="00E0118B" w:rsidP="00C36D73">
      <w:pPr>
        <w:pStyle w:val="Heading2"/>
        <w:numPr>
          <w:ilvl w:val="1"/>
          <w:numId w:val="24"/>
        </w:numPr>
      </w:pPr>
      <w:bookmarkStart w:id="19" w:name="_Toc511293162"/>
      <w:r w:rsidRPr="00550BF7">
        <w:t xml:space="preserve">Current Pain Points for </w:t>
      </w:r>
      <w:bookmarkEnd w:id="17"/>
      <w:r w:rsidR="00B333AA" w:rsidRPr="00550BF7">
        <w:t>Southern California Edison</w:t>
      </w:r>
      <w:bookmarkEnd w:id="18"/>
      <w:bookmarkEnd w:id="19"/>
    </w:p>
    <w:tbl>
      <w:tblPr>
        <w:tblW w:w="26860" w:type="dxa"/>
        <w:tblInd w:w="-108" w:type="dxa"/>
        <w:tblLook w:val="04A0" w:firstRow="1" w:lastRow="0" w:firstColumn="1" w:lastColumn="0" w:noHBand="0" w:noVBand="1"/>
      </w:tblPr>
      <w:tblGrid>
        <w:gridCol w:w="26860"/>
      </w:tblGrid>
      <w:tr w:rsidR="00583E33" w:rsidRPr="00550BF7" w14:paraId="0B5418DD" w14:textId="77777777" w:rsidTr="00583E33">
        <w:trPr>
          <w:trHeight w:val="300"/>
        </w:trPr>
        <w:tc>
          <w:tcPr>
            <w:tcW w:w="26860" w:type="dxa"/>
            <w:tcBorders>
              <w:top w:val="nil"/>
              <w:left w:val="nil"/>
              <w:bottom w:val="nil"/>
              <w:right w:val="nil"/>
            </w:tcBorders>
            <w:shd w:val="clear" w:color="auto" w:fill="auto"/>
            <w:noWrap/>
            <w:vAlign w:val="bottom"/>
            <w:hideMark/>
          </w:tcPr>
          <w:p w14:paraId="7375DAB4" w14:textId="77777777" w:rsidR="00583E33" w:rsidRPr="00550BF7" w:rsidRDefault="00583E33" w:rsidP="00C1202C">
            <w:pPr>
              <w:pStyle w:val="ListParagraph"/>
              <w:numPr>
                <w:ilvl w:val="0"/>
                <w:numId w:val="19"/>
              </w:numPr>
              <w:rPr>
                <w:rFonts w:ascii="Calibri Light" w:eastAsia="MS Mincho" w:hAnsi="Calibri Light" w:cs="Tahoma"/>
                <w:sz w:val="20"/>
                <w:szCs w:val="24"/>
                <w:lang w:eastAsia="ja-JP"/>
              </w:rPr>
            </w:pPr>
            <w:r w:rsidRPr="00550BF7">
              <w:rPr>
                <w:rFonts w:ascii="Calibri Light" w:eastAsia="MS Mincho" w:hAnsi="Calibri Light" w:cs="Tahoma"/>
                <w:sz w:val="20"/>
                <w:szCs w:val="24"/>
                <w:lang w:eastAsia="ja-JP"/>
              </w:rPr>
              <w:t>Prioritization can be a problem. Based on manpower some orders are not assessed by field as being a priority.</w:t>
            </w:r>
          </w:p>
        </w:tc>
      </w:tr>
      <w:tr w:rsidR="00583E33" w:rsidRPr="00550BF7" w14:paraId="365F717C" w14:textId="77777777" w:rsidTr="00583E33">
        <w:trPr>
          <w:trHeight w:val="300"/>
        </w:trPr>
        <w:tc>
          <w:tcPr>
            <w:tcW w:w="26860" w:type="dxa"/>
            <w:tcBorders>
              <w:top w:val="nil"/>
              <w:left w:val="nil"/>
              <w:bottom w:val="nil"/>
              <w:right w:val="nil"/>
            </w:tcBorders>
            <w:shd w:val="clear" w:color="auto" w:fill="auto"/>
            <w:noWrap/>
            <w:vAlign w:val="bottom"/>
            <w:hideMark/>
          </w:tcPr>
          <w:p w14:paraId="46D00BBF" w14:textId="77777777" w:rsidR="00583E33" w:rsidRPr="00550BF7" w:rsidRDefault="00583E33" w:rsidP="00C1202C">
            <w:pPr>
              <w:pStyle w:val="ListParagraph"/>
              <w:numPr>
                <w:ilvl w:val="0"/>
                <w:numId w:val="19"/>
              </w:numPr>
              <w:rPr>
                <w:rFonts w:ascii="Calibri Light" w:eastAsia="MS Mincho" w:hAnsi="Calibri Light" w:cs="Tahoma"/>
                <w:sz w:val="20"/>
                <w:szCs w:val="24"/>
                <w:lang w:eastAsia="ja-JP"/>
              </w:rPr>
            </w:pPr>
            <w:r w:rsidRPr="00550BF7">
              <w:rPr>
                <w:rFonts w:ascii="Calibri Light" w:eastAsia="MS Mincho" w:hAnsi="Calibri Light" w:cs="Tahoma"/>
                <w:sz w:val="20"/>
                <w:szCs w:val="24"/>
                <w:lang w:eastAsia="ja-JP"/>
              </w:rPr>
              <w:t>Info / notes field for the BWR request is limited (ex. 70 CHARS)</w:t>
            </w:r>
          </w:p>
        </w:tc>
      </w:tr>
      <w:tr w:rsidR="00583E33" w:rsidRPr="00550BF7" w14:paraId="13118A42" w14:textId="77777777" w:rsidTr="00583E33">
        <w:trPr>
          <w:trHeight w:val="300"/>
        </w:trPr>
        <w:tc>
          <w:tcPr>
            <w:tcW w:w="26860" w:type="dxa"/>
            <w:tcBorders>
              <w:top w:val="nil"/>
              <w:left w:val="nil"/>
              <w:bottom w:val="nil"/>
              <w:right w:val="nil"/>
            </w:tcBorders>
            <w:shd w:val="clear" w:color="auto" w:fill="auto"/>
            <w:noWrap/>
            <w:vAlign w:val="bottom"/>
            <w:hideMark/>
          </w:tcPr>
          <w:p w14:paraId="06916663" w14:textId="77777777" w:rsidR="00583E33" w:rsidRPr="00550BF7" w:rsidRDefault="00583E33" w:rsidP="00C1202C">
            <w:pPr>
              <w:pStyle w:val="ListParagraph"/>
              <w:numPr>
                <w:ilvl w:val="0"/>
                <w:numId w:val="19"/>
              </w:numPr>
              <w:rPr>
                <w:rFonts w:ascii="Calibri Light" w:eastAsia="MS Mincho" w:hAnsi="Calibri Light" w:cs="Tahoma"/>
                <w:sz w:val="20"/>
                <w:szCs w:val="24"/>
                <w:lang w:eastAsia="ja-JP"/>
              </w:rPr>
            </w:pPr>
            <w:r w:rsidRPr="00550BF7">
              <w:rPr>
                <w:rFonts w:ascii="Calibri Light" w:eastAsia="MS Mincho" w:hAnsi="Calibri Light" w:cs="Tahoma"/>
                <w:sz w:val="20"/>
                <w:szCs w:val="24"/>
                <w:lang w:eastAsia="ja-JP"/>
              </w:rPr>
              <w:t>Difficult for agents to see the notes which are made in the field</w:t>
            </w:r>
          </w:p>
        </w:tc>
      </w:tr>
      <w:tr w:rsidR="00583E33" w:rsidRPr="00550BF7" w14:paraId="4D81551F" w14:textId="77777777" w:rsidTr="00583E33">
        <w:trPr>
          <w:trHeight w:val="300"/>
        </w:trPr>
        <w:tc>
          <w:tcPr>
            <w:tcW w:w="26860" w:type="dxa"/>
            <w:tcBorders>
              <w:top w:val="nil"/>
              <w:left w:val="nil"/>
              <w:bottom w:val="nil"/>
              <w:right w:val="nil"/>
            </w:tcBorders>
            <w:shd w:val="clear" w:color="auto" w:fill="auto"/>
            <w:noWrap/>
            <w:vAlign w:val="bottom"/>
            <w:hideMark/>
          </w:tcPr>
          <w:p w14:paraId="22F1B27C" w14:textId="77777777" w:rsidR="00583E33" w:rsidRPr="00550BF7" w:rsidRDefault="00583E33" w:rsidP="00C1202C">
            <w:pPr>
              <w:pStyle w:val="ListParagraph"/>
              <w:numPr>
                <w:ilvl w:val="0"/>
                <w:numId w:val="19"/>
              </w:numPr>
              <w:rPr>
                <w:rFonts w:ascii="Calibri Light" w:eastAsia="MS Mincho" w:hAnsi="Calibri Light" w:cs="Tahoma"/>
                <w:sz w:val="20"/>
                <w:szCs w:val="24"/>
                <w:lang w:eastAsia="ja-JP"/>
              </w:rPr>
            </w:pPr>
            <w:r w:rsidRPr="00550BF7">
              <w:rPr>
                <w:rFonts w:ascii="Calibri Light" w:eastAsia="MS Mincho" w:hAnsi="Calibri Light" w:cs="Tahoma"/>
                <w:sz w:val="20"/>
                <w:szCs w:val="24"/>
                <w:lang w:eastAsia="ja-JP"/>
              </w:rPr>
              <w:t>Field reps cannot see the additional notes (they have to call the dispatcher who will look up the</w:t>
            </w:r>
          </w:p>
          <w:p w14:paraId="2D5914D7" w14:textId="77777777" w:rsidR="00583E33" w:rsidRPr="00550BF7" w:rsidRDefault="00583E33" w:rsidP="00583E33">
            <w:pPr>
              <w:pStyle w:val="ListParagraph"/>
              <w:rPr>
                <w:rFonts w:ascii="Calibri Light" w:eastAsia="MS Mincho" w:hAnsi="Calibri Light" w:cs="Tahoma"/>
                <w:sz w:val="20"/>
                <w:szCs w:val="24"/>
                <w:lang w:eastAsia="ja-JP"/>
              </w:rPr>
            </w:pPr>
            <w:r w:rsidRPr="00550BF7">
              <w:rPr>
                <w:rFonts w:ascii="Calibri Light" w:eastAsia="MS Mincho" w:hAnsi="Calibri Light" w:cs="Tahoma"/>
                <w:sz w:val="20"/>
                <w:szCs w:val="24"/>
                <w:lang w:eastAsia="ja-JP"/>
              </w:rPr>
              <w:t>customer / BWR and read them the notes over the phone)</w:t>
            </w:r>
          </w:p>
        </w:tc>
      </w:tr>
      <w:tr w:rsidR="00583E33" w:rsidRPr="00550BF7" w14:paraId="0EDC55F4" w14:textId="77777777" w:rsidTr="00583E33">
        <w:trPr>
          <w:trHeight w:val="300"/>
        </w:trPr>
        <w:tc>
          <w:tcPr>
            <w:tcW w:w="26860" w:type="dxa"/>
            <w:tcBorders>
              <w:top w:val="nil"/>
              <w:left w:val="nil"/>
              <w:bottom w:val="nil"/>
              <w:right w:val="nil"/>
            </w:tcBorders>
            <w:shd w:val="clear" w:color="auto" w:fill="auto"/>
            <w:noWrap/>
            <w:vAlign w:val="bottom"/>
            <w:hideMark/>
          </w:tcPr>
          <w:p w14:paraId="75AB5801" w14:textId="77777777" w:rsidR="00583E33" w:rsidRPr="00550BF7" w:rsidRDefault="00583E33" w:rsidP="00C1202C">
            <w:pPr>
              <w:pStyle w:val="ListParagraph"/>
              <w:numPr>
                <w:ilvl w:val="0"/>
                <w:numId w:val="19"/>
              </w:numPr>
              <w:rPr>
                <w:rFonts w:ascii="Calibri Light" w:eastAsia="MS Mincho" w:hAnsi="Calibri Light" w:cs="Tahoma"/>
                <w:sz w:val="20"/>
                <w:szCs w:val="24"/>
                <w:lang w:eastAsia="ja-JP"/>
              </w:rPr>
            </w:pPr>
            <w:r w:rsidRPr="00550BF7">
              <w:rPr>
                <w:rFonts w:ascii="Calibri Light" w:eastAsia="MS Mincho" w:hAnsi="Calibri Light" w:cs="Tahoma"/>
                <w:sz w:val="20"/>
                <w:szCs w:val="24"/>
                <w:lang w:eastAsia="ja-JP"/>
              </w:rPr>
              <w:t>Field reps will complete the order without actually completing the work and without notes.</w:t>
            </w:r>
          </w:p>
          <w:p w14:paraId="495C2516" w14:textId="77777777" w:rsidR="00583E33" w:rsidRPr="00550BF7" w:rsidRDefault="00583E33" w:rsidP="00583E33">
            <w:pPr>
              <w:pStyle w:val="ListParagraph"/>
              <w:rPr>
                <w:rFonts w:ascii="Calibri Light" w:eastAsia="MS Mincho" w:hAnsi="Calibri Light" w:cs="Tahoma"/>
                <w:sz w:val="20"/>
                <w:szCs w:val="24"/>
                <w:lang w:eastAsia="ja-JP"/>
              </w:rPr>
            </w:pPr>
            <w:r w:rsidRPr="00550BF7">
              <w:rPr>
                <w:rFonts w:ascii="Calibri Light" w:eastAsia="MS Mincho" w:hAnsi="Calibri Light" w:cs="Tahoma"/>
                <w:sz w:val="20"/>
                <w:szCs w:val="24"/>
                <w:lang w:eastAsia="ja-JP"/>
              </w:rPr>
              <w:t>This results in billing not understanding why the work was not completed and the creation of a new</w:t>
            </w:r>
          </w:p>
          <w:p w14:paraId="6F07873E" w14:textId="31C59D5C" w:rsidR="00583E33" w:rsidRPr="00550BF7" w:rsidRDefault="00583E33" w:rsidP="00900854">
            <w:pPr>
              <w:pStyle w:val="ListParagraph"/>
              <w:rPr>
                <w:rFonts w:ascii="Calibri Light" w:eastAsia="MS Mincho" w:hAnsi="Calibri Light" w:cs="Tahoma"/>
                <w:sz w:val="20"/>
                <w:szCs w:val="24"/>
                <w:lang w:eastAsia="ja-JP"/>
              </w:rPr>
            </w:pPr>
            <w:r w:rsidRPr="00550BF7">
              <w:rPr>
                <w:rFonts w:ascii="Calibri Light" w:eastAsia="MS Mincho" w:hAnsi="Calibri Light" w:cs="Tahoma"/>
                <w:sz w:val="20"/>
                <w:szCs w:val="24"/>
                <w:lang w:eastAsia="ja-JP"/>
              </w:rPr>
              <w:t>Order which now reverts to the back of the schedule rather than being t</w:t>
            </w:r>
            <w:r w:rsidR="00595F2D">
              <w:rPr>
                <w:rFonts w:ascii="Calibri Light" w:eastAsia="MS Mincho" w:hAnsi="Calibri Light" w:cs="Tahoma"/>
                <w:sz w:val="20"/>
                <w:szCs w:val="24"/>
                <w:lang w:eastAsia="ja-JP"/>
              </w:rPr>
              <w:t>r</w:t>
            </w:r>
            <w:r w:rsidRPr="00550BF7">
              <w:rPr>
                <w:rFonts w:ascii="Calibri Light" w:eastAsia="MS Mincho" w:hAnsi="Calibri Light" w:cs="Tahoma"/>
                <w:sz w:val="20"/>
                <w:szCs w:val="24"/>
                <w:lang w:eastAsia="ja-JP"/>
              </w:rPr>
              <w:t>eated as a priority or re-issue.</w:t>
            </w:r>
          </w:p>
        </w:tc>
      </w:tr>
    </w:tbl>
    <w:p w14:paraId="033A643D" w14:textId="3ACA3947" w:rsidR="00E20FC6" w:rsidRPr="00550BF7" w:rsidRDefault="00B2644A" w:rsidP="003C6C8A">
      <w:pPr>
        <w:pStyle w:val="Heading2"/>
      </w:pPr>
      <w:bookmarkStart w:id="20" w:name="_Toc406588297"/>
      <w:bookmarkStart w:id="21" w:name="_Toc491613803"/>
      <w:bookmarkStart w:id="22" w:name="_Toc511293163"/>
      <w:r w:rsidRPr="00550BF7">
        <w:t xml:space="preserve">1.2 </w:t>
      </w:r>
      <w:r w:rsidR="00E0118B" w:rsidRPr="00550BF7">
        <w:t>Responsible Parties</w:t>
      </w:r>
      <w:bookmarkEnd w:id="20"/>
      <w:bookmarkEnd w:id="21"/>
      <w:bookmarkEnd w:id="22"/>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567"/>
        <w:gridCol w:w="4747"/>
      </w:tblGrid>
      <w:tr w:rsidR="00E0118B" w:rsidRPr="00550BF7" w14:paraId="559ECDF7" w14:textId="77777777" w:rsidTr="00EF5230">
        <w:trPr>
          <w:cantSplit/>
          <w:trHeight w:val="432"/>
          <w:tblHeader/>
        </w:trPr>
        <w:tc>
          <w:tcPr>
            <w:tcW w:w="4567" w:type="dxa"/>
            <w:tcBorders>
              <w:top w:val="threeDEmboss" w:sz="6" w:space="0" w:color="auto"/>
              <w:bottom w:val="threeDEmboss" w:sz="6" w:space="0" w:color="auto"/>
            </w:tcBorders>
            <w:shd w:val="clear" w:color="auto" w:fill="F9FBAF"/>
            <w:vAlign w:val="center"/>
          </w:tcPr>
          <w:p w14:paraId="157DF6F9" w14:textId="77777777" w:rsidR="00E0118B" w:rsidRPr="00550BF7" w:rsidRDefault="00E0118B" w:rsidP="0035091A">
            <w:pPr>
              <w:pStyle w:val="TableHeader-Left"/>
              <w:rPr>
                <w:rFonts w:ascii="Calibri Light" w:hAnsi="Calibri Light" w:cs="Arial"/>
                <w:sz w:val="18"/>
              </w:rPr>
            </w:pPr>
            <w:r w:rsidRPr="00550BF7">
              <w:rPr>
                <w:rFonts w:ascii="Calibri Light" w:hAnsi="Calibri Light" w:cs="Arial"/>
                <w:sz w:val="18"/>
              </w:rPr>
              <w:t>Contact</w:t>
            </w:r>
          </w:p>
        </w:tc>
        <w:tc>
          <w:tcPr>
            <w:tcW w:w="4747" w:type="dxa"/>
            <w:tcBorders>
              <w:top w:val="threeDEmboss" w:sz="6" w:space="0" w:color="auto"/>
              <w:bottom w:val="threeDEmboss" w:sz="6" w:space="0" w:color="auto"/>
            </w:tcBorders>
            <w:shd w:val="clear" w:color="auto" w:fill="F9FBAF"/>
            <w:vAlign w:val="center"/>
          </w:tcPr>
          <w:p w14:paraId="1C787EA2" w14:textId="77777777" w:rsidR="00E0118B" w:rsidRPr="00550BF7" w:rsidRDefault="00E0118B" w:rsidP="0035091A">
            <w:pPr>
              <w:pStyle w:val="TableHeader-Left"/>
              <w:rPr>
                <w:rFonts w:ascii="Calibri Light" w:hAnsi="Calibri Light" w:cs="Arial"/>
                <w:sz w:val="18"/>
              </w:rPr>
            </w:pPr>
            <w:r w:rsidRPr="00550BF7">
              <w:rPr>
                <w:rFonts w:ascii="Calibri Light" w:hAnsi="Calibri Light" w:cs="Arial"/>
                <w:sz w:val="18"/>
              </w:rPr>
              <w:t>Contact Person</w:t>
            </w:r>
          </w:p>
        </w:tc>
      </w:tr>
      <w:tr w:rsidR="00583E33" w:rsidRPr="00550BF7" w14:paraId="5605A225" w14:textId="77777777" w:rsidTr="00EF5230">
        <w:trPr>
          <w:cantSplit/>
          <w:trHeight w:val="432"/>
        </w:trPr>
        <w:tc>
          <w:tcPr>
            <w:tcW w:w="4567" w:type="dxa"/>
            <w:tcBorders>
              <w:top w:val="threeDEmboss" w:sz="6" w:space="0" w:color="auto"/>
            </w:tcBorders>
            <w:vAlign w:val="center"/>
          </w:tcPr>
          <w:p w14:paraId="485050A6" w14:textId="77777777" w:rsidR="00583E33" w:rsidRPr="00550BF7" w:rsidRDefault="00583E33" w:rsidP="00583E33">
            <w:pPr>
              <w:pStyle w:val="TableField-Left"/>
              <w:rPr>
                <w:rFonts w:ascii="Calibri Light" w:hAnsi="Calibri Light" w:cs="Arial"/>
              </w:rPr>
            </w:pPr>
            <w:r w:rsidRPr="00550BF7">
              <w:rPr>
                <w:rFonts w:ascii="Calibri Light" w:hAnsi="Calibri Light" w:cs="Arial"/>
              </w:rPr>
              <w:t>Southern California Edison Business Process Owner</w:t>
            </w:r>
          </w:p>
        </w:tc>
        <w:tc>
          <w:tcPr>
            <w:tcW w:w="4747" w:type="dxa"/>
            <w:tcBorders>
              <w:top w:val="threeDEmboss" w:sz="6" w:space="0" w:color="auto"/>
            </w:tcBorders>
            <w:vAlign w:val="center"/>
          </w:tcPr>
          <w:p w14:paraId="4C32DAED" w14:textId="11F1DC97" w:rsidR="00583E33" w:rsidRPr="00550BF7" w:rsidRDefault="00583E33" w:rsidP="00583E33">
            <w:pPr>
              <w:pStyle w:val="TableField-Left"/>
              <w:rPr>
                <w:rFonts w:ascii="Calibri Light" w:hAnsi="Calibri Light" w:cs="Arial"/>
              </w:rPr>
            </w:pPr>
            <w:r w:rsidRPr="00550BF7">
              <w:rPr>
                <w:rFonts w:ascii="Calibri Light" w:hAnsi="Calibri Light"/>
              </w:rPr>
              <w:t>Janet Covington</w:t>
            </w:r>
          </w:p>
        </w:tc>
      </w:tr>
      <w:tr w:rsidR="00583E33" w:rsidRPr="00550BF7" w14:paraId="60FCAC8F" w14:textId="77777777" w:rsidTr="00EF5230">
        <w:trPr>
          <w:cantSplit/>
          <w:trHeight w:val="432"/>
        </w:trPr>
        <w:tc>
          <w:tcPr>
            <w:tcW w:w="4567" w:type="dxa"/>
            <w:vAlign w:val="center"/>
          </w:tcPr>
          <w:p w14:paraId="312A3C6F" w14:textId="77777777" w:rsidR="00583E33" w:rsidRPr="00550BF7" w:rsidRDefault="00583E33" w:rsidP="00583E33">
            <w:pPr>
              <w:pStyle w:val="TableField-Left"/>
              <w:rPr>
                <w:rFonts w:ascii="Calibri Light" w:hAnsi="Calibri Light" w:cs="Arial"/>
              </w:rPr>
            </w:pPr>
            <w:r w:rsidRPr="00550BF7">
              <w:rPr>
                <w:rFonts w:ascii="Calibri Light" w:hAnsi="Calibri Light" w:cs="Arial"/>
              </w:rPr>
              <w:t>Southern California Edison Lead</w:t>
            </w:r>
          </w:p>
        </w:tc>
        <w:tc>
          <w:tcPr>
            <w:tcW w:w="4747" w:type="dxa"/>
            <w:vAlign w:val="center"/>
          </w:tcPr>
          <w:p w14:paraId="3C5D43BE" w14:textId="7FC16E29" w:rsidR="00583E33" w:rsidRPr="00550BF7" w:rsidRDefault="00583E33" w:rsidP="00583E33">
            <w:pPr>
              <w:pStyle w:val="TableField-Left"/>
              <w:rPr>
                <w:rFonts w:ascii="Calibri Light" w:hAnsi="Calibri Light" w:cs="Arial"/>
              </w:rPr>
            </w:pPr>
            <w:r w:rsidRPr="00550BF7">
              <w:rPr>
                <w:rFonts w:ascii="Calibri Light" w:hAnsi="Calibri Light"/>
              </w:rPr>
              <w:t>Christine Evans</w:t>
            </w:r>
          </w:p>
        </w:tc>
      </w:tr>
      <w:tr w:rsidR="00583E33" w:rsidRPr="00550BF7" w14:paraId="73B37C37" w14:textId="77777777" w:rsidTr="00EF5230">
        <w:trPr>
          <w:cantSplit/>
          <w:trHeight w:val="432"/>
        </w:trPr>
        <w:tc>
          <w:tcPr>
            <w:tcW w:w="4567" w:type="dxa"/>
            <w:vAlign w:val="center"/>
          </w:tcPr>
          <w:p w14:paraId="5874D04D" w14:textId="77777777" w:rsidR="00583E33" w:rsidRPr="00550BF7" w:rsidRDefault="00583E33" w:rsidP="00583E33">
            <w:pPr>
              <w:pStyle w:val="TableField-Left"/>
              <w:rPr>
                <w:rFonts w:ascii="Calibri Light" w:hAnsi="Calibri Light" w:cs="Arial"/>
              </w:rPr>
            </w:pPr>
            <w:r w:rsidRPr="00550BF7">
              <w:rPr>
                <w:rFonts w:ascii="Calibri Light" w:hAnsi="Calibri Light" w:cs="Arial"/>
              </w:rPr>
              <w:t>HCL Functional Lead</w:t>
            </w:r>
          </w:p>
        </w:tc>
        <w:tc>
          <w:tcPr>
            <w:tcW w:w="4747" w:type="dxa"/>
            <w:vAlign w:val="center"/>
          </w:tcPr>
          <w:p w14:paraId="1467F876" w14:textId="75ACD5DE" w:rsidR="00583E33" w:rsidRPr="00550BF7" w:rsidRDefault="00583E33" w:rsidP="00583E33">
            <w:pPr>
              <w:pStyle w:val="TableField-Left"/>
              <w:rPr>
                <w:rFonts w:ascii="Calibri Light" w:hAnsi="Calibri Light" w:cs="Arial"/>
              </w:rPr>
            </w:pPr>
            <w:r w:rsidRPr="00550BF7">
              <w:rPr>
                <w:rFonts w:ascii="Calibri Light" w:hAnsi="Calibri Light"/>
              </w:rPr>
              <w:t>Adrianus Halim</w:t>
            </w:r>
          </w:p>
        </w:tc>
      </w:tr>
      <w:tr w:rsidR="00583E33" w:rsidRPr="00550BF7" w14:paraId="19421443" w14:textId="77777777" w:rsidTr="00EF5230">
        <w:trPr>
          <w:cantSplit/>
          <w:trHeight w:val="432"/>
        </w:trPr>
        <w:tc>
          <w:tcPr>
            <w:tcW w:w="4567" w:type="dxa"/>
            <w:vAlign w:val="center"/>
          </w:tcPr>
          <w:p w14:paraId="47B13068" w14:textId="77777777" w:rsidR="00583E33" w:rsidRPr="00550BF7" w:rsidRDefault="00583E33" w:rsidP="00583E33">
            <w:pPr>
              <w:pStyle w:val="TableField-Left"/>
              <w:rPr>
                <w:rFonts w:ascii="Calibri Light" w:hAnsi="Calibri Light" w:cs="Arial"/>
              </w:rPr>
            </w:pPr>
            <w:r w:rsidRPr="00550BF7">
              <w:rPr>
                <w:rFonts w:ascii="Calibri Light" w:hAnsi="Calibri Light" w:cs="Arial"/>
              </w:rPr>
              <w:t>Solution Architect</w:t>
            </w:r>
          </w:p>
        </w:tc>
        <w:tc>
          <w:tcPr>
            <w:tcW w:w="4747" w:type="dxa"/>
            <w:vAlign w:val="center"/>
          </w:tcPr>
          <w:p w14:paraId="739AEB4E" w14:textId="3E56B891" w:rsidR="00583E33" w:rsidRPr="00550BF7" w:rsidRDefault="00583E33" w:rsidP="00583E33">
            <w:pPr>
              <w:pStyle w:val="TableField-Left"/>
              <w:rPr>
                <w:rFonts w:ascii="Calibri Light" w:hAnsi="Calibri Light" w:cs="Arial"/>
              </w:rPr>
            </w:pPr>
            <w:r w:rsidRPr="00550BF7">
              <w:rPr>
                <w:rFonts w:ascii="Calibri Light" w:hAnsi="Calibri Light"/>
              </w:rPr>
              <w:t>Pedro Costa</w:t>
            </w:r>
          </w:p>
        </w:tc>
      </w:tr>
      <w:tr w:rsidR="00F356D2" w:rsidRPr="00550BF7" w14:paraId="63ADE9D9" w14:textId="77777777" w:rsidTr="00EF5230">
        <w:trPr>
          <w:cantSplit/>
          <w:trHeight w:val="432"/>
        </w:trPr>
        <w:tc>
          <w:tcPr>
            <w:tcW w:w="4567" w:type="dxa"/>
            <w:vAlign w:val="center"/>
          </w:tcPr>
          <w:p w14:paraId="17100ACF" w14:textId="77777777" w:rsidR="00F356D2" w:rsidRPr="00550BF7" w:rsidRDefault="00F356D2" w:rsidP="00F356D2">
            <w:pPr>
              <w:pStyle w:val="TableField-Left"/>
              <w:rPr>
                <w:rFonts w:ascii="Calibri Light" w:hAnsi="Calibri Light" w:cs="Arial"/>
                <w:sz w:val="18"/>
              </w:rPr>
            </w:pPr>
            <w:r w:rsidRPr="00550BF7">
              <w:rPr>
                <w:rFonts w:ascii="Calibri Light" w:hAnsi="Calibri Light" w:cs="Arial"/>
                <w:sz w:val="18"/>
              </w:rPr>
              <w:t>Front Office or Back Office Lead</w:t>
            </w:r>
          </w:p>
        </w:tc>
        <w:tc>
          <w:tcPr>
            <w:tcW w:w="4747" w:type="dxa"/>
            <w:vAlign w:val="center"/>
          </w:tcPr>
          <w:p w14:paraId="5D7B7114" w14:textId="3ED6E25B" w:rsidR="00F356D2" w:rsidRPr="00550BF7" w:rsidRDefault="00F356D2" w:rsidP="00F356D2">
            <w:pPr>
              <w:pStyle w:val="TableField-Left"/>
              <w:rPr>
                <w:rFonts w:ascii="Calibri Light" w:hAnsi="Calibri Light" w:cs="Arial"/>
                <w:sz w:val="18"/>
              </w:rPr>
            </w:pPr>
            <w:r w:rsidRPr="00550BF7">
              <w:rPr>
                <w:rFonts w:ascii="Calibri Light" w:hAnsi="Calibri Light"/>
              </w:rPr>
              <w:t>Christine Evans</w:t>
            </w:r>
          </w:p>
        </w:tc>
      </w:tr>
      <w:tr w:rsidR="00F356D2" w:rsidRPr="00550BF7" w14:paraId="35807C44" w14:textId="77777777" w:rsidTr="00EF5230">
        <w:trPr>
          <w:cantSplit/>
          <w:trHeight w:val="432"/>
        </w:trPr>
        <w:tc>
          <w:tcPr>
            <w:tcW w:w="4567" w:type="dxa"/>
            <w:vAlign w:val="center"/>
          </w:tcPr>
          <w:p w14:paraId="21F12504" w14:textId="77777777" w:rsidR="00F356D2" w:rsidRPr="00550BF7" w:rsidRDefault="00F356D2" w:rsidP="00F356D2">
            <w:pPr>
              <w:pStyle w:val="TableField-Left"/>
              <w:rPr>
                <w:rFonts w:ascii="Calibri Light" w:hAnsi="Calibri Light" w:cs="Arial"/>
                <w:sz w:val="18"/>
              </w:rPr>
            </w:pPr>
            <w:r w:rsidRPr="00550BF7">
              <w:rPr>
                <w:rFonts w:ascii="Calibri Light" w:hAnsi="Calibri Light" w:cs="Arial"/>
                <w:sz w:val="18"/>
              </w:rPr>
              <w:lastRenderedPageBreak/>
              <w:t>Subject Matter Experts</w:t>
            </w:r>
          </w:p>
        </w:tc>
        <w:tc>
          <w:tcPr>
            <w:tcW w:w="4747" w:type="dxa"/>
            <w:vAlign w:val="center"/>
          </w:tcPr>
          <w:p w14:paraId="78554EED" w14:textId="77777777" w:rsidR="00F356D2" w:rsidRPr="00550BF7" w:rsidRDefault="00F356D2" w:rsidP="00F356D2">
            <w:pPr>
              <w:pStyle w:val="TableField-Left"/>
              <w:rPr>
                <w:rFonts w:ascii="Calibri Light" w:hAnsi="Calibri Light"/>
              </w:rPr>
            </w:pPr>
            <w:r w:rsidRPr="00550BF7">
              <w:rPr>
                <w:rFonts w:ascii="Calibri Light" w:hAnsi="Calibri Light"/>
              </w:rPr>
              <w:t>Christine Evans</w:t>
            </w:r>
          </w:p>
          <w:p w14:paraId="7BC1D906" w14:textId="77777777" w:rsidR="00F356D2" w:rsidRPr="00550BF7" w:rsidRDefault="00F356D2" w:rsidP="00F356D2">
            <w:pPr>
              <w:pStyle w:val="TableField-Left"/>
              <w:rPr>
                <w:rFonts w:ascii="Calibri Light" w:hAnsi="Calibri Light"/>
              </w:rPr>
            </w:pPr>
            <w:r w:rsidRPr="00550BF7">
              <w:rPr>
                <w:rFonts w:ascii="Calibri Light" w:hAnsi="Calibri Light"/>
              </w:rPr>
              <w:t>Cari Young</w:t>
            </w:r>
          </w:p>
          <w:p w14:paraId="56AFAFFE" w14:textId="77777777" w:rsidR="00F356D2" w:rsidRPr="00550BF7" w:rsidRDefault="00F356D2" w:rsidP="00F356D2">
            <w:pPr>
              <w:pStyle w:val="TableField-Left"/>
              <w:rPr>
                <w:rFonts w:ascii="Calibri Light" w:hAnsi="Calibri Light"/>
              </w:rPr>
            </w:pPr>
            <w:r w:rsidRPr="00550BF7">
              <w:rPr>
                <w:rFonts w:ascii="Calibri Light" w:hAnsi="Calibri Light"/>
              </w:rPr>
              <w:t>Ernesto Valle</w:t>
            </w:r>
          </w:p>
          <w:p w14:paraId="3B25D59B" w14:textId="2CFF8402" w:rsidR="00F356D2" w:rsidRPr="00550BF7" w:rsidRDefault="00F356D2" w:rsidP="00F356D2">
            <w:pPr>
              <w:pStyle w:val="TableField-Left"/>
              <w:rPr>
                <w:rFonts w:ascii="Calibri Light" w:hAnsi="Calibri Light" w:cs="Arial"/>
                <w:sz w:val="18"/>
              </w:rPr>
            </w:pPr>
            <w:r w:rsidRPr="00550BF7">
              <w:rPr>
                <w:rFonts w:ascii="Calibri Light" w:hAnsi="Calibri Light"/>
              </w:rPr>
              <w:t>Pedro Costa</w:t>
            </w:r>
          </w:p>
        </w:tc>
      </w:tr>
      <w:tr w:rsidR="00F356D2" w:rsidRPr="00550BF7" w14:paraId="4CD8F89B" w14:textId="77777777" w:rsidTr="00EF5230">
        <w:trPr>
          <w:cantSplit/>
          <w:trHeight w:val="432"/>
        </w:trPr>
        <w:tc>
          <w:tcPr>
            <w:tcW w:w="4567" w:type="dxa"/>
            <w:vAlign w:val="center"/>
          </w:tcPr>
          <w:p w14:paraId="1D2C1831" w14:textId="1980C9F2" w:rsidR="00F356D2" w:rsidRPr="00550BF7" w:rsidRDefault="00F356D2" w:rsidP="00F356D2">
            <w:pPr>
              <w:pStyle w:val="TableField-Left"/>
              <w:rPr>
                <w:rFonts w:ascii="Calibri Light" w:hAnsi="Calibri Light" w:cs="Arial"/>
                <w:sz w:val="18"/>
              </w:rPr>
            </w:pPr>
            <w:r w:rsidRPr="00550BF7">
              <w:rPr>
                <w:rFonts w:ascii="Calibri Light" w:hAnsi="Calibri Light" w:cs="Arial"/>
                <w:sz w:val="18"/>
              </w:rPr>
              <w:t>Key User Group</w:t>
            </w:r>
            <w:r w:rsidR="00C73454">
              <w:rPr>
                <w:rFonts w:ascii="Calibri Light" w:hAnsi="Calibri Light" w:cs="Arial"/>
                <w:sz w:val="18"/>
              </w:rPr>
              <w:t>s</w:t>
            </w:r>
          </w:p>
        </w:tc>
        <w:tc>
          <w:tcPr>
            <w:tcW w:w="4747" w:type="dxa"/>
            <w:vAlign w:val="center"/>
          </w:tcPr>
          <w:p w14:paraId="3FA8E153" w14:textId="7CCFF797" w:rsidR="00F356D2" w:rsidRPr="00550BF7" w:rsidRDefault="00F356D2" w:rsidP="00F356D2">
            <w:pPr>
              <w:pStyle w:val="TableField-Left"/>
              <w:rPr>
                <w:rFonts w:ascii="Calibri Light" w:hAnsi="Calibri Light" w:cs="Arial"/>
                <w:sz w:val="18"/>
              </w:rPr>
            </w:pPr>
            <w:r w:rsidRPr="00550BF7">
              <w:rPr>
                <w:rFonts w:ascii="Calibri Light" w:hAnsi="Calibri Light"/>
              </w:rPr>
              <w:t>Customer Contact Center (CCC)</w:t>
            </w:r>
            <w:r w:rsidR="00C73454">
              <w:rPr>
                <w:rFonts w:ascii="Calibri Light" w:hAnsi="Calibri Light"/>
              </w:rPr>
              <w:t>, BCD</w:t>
            </w:r>
          </w:p>
        </w:tc>
      </w:tr>
    </w:tbl>
    <w:p w14:paraId="3AC628C7" w14:textId="7B04206C" w:rsidR="00E0118B" w:rsidRPr="00550BF7" w:rsidRDefault="00B2644A" w:rsidP="003C6C8A">
      <w:pPr>
        <w:pStyle w:val="Heading2"/>
      </w:pPr>
      <w:bookmarkStart w:id="23" w:name="_Toc406588298"/>
      <w:bookmarkStart w:id="24" w:name="_Toc491613804"/>
      <w:bookmarkStart w:id="25" w:name="_Toc511293164"/>
      <w:r w:rsidRPr="00550BF7">
        <w:t xml:space="preserve">1.3 </w:t>
      </w:r>
      <w:r w:rsidR="00E0118B" w:rsidRPr="00550BF7">
        <w:t>Document Control</w:t>
      </w:r>
      <w:bookmarkEnd w:id="23"/>
      <w:bookmarkEnd w:id="24"/>
      <w:bookmarkEnd w:id="25"/>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002"/>
        <w:gridCol w:w="3798"/>
        <w:gridCol w:w="1547"/>
        <w:gridCol w:w="2967"/>
      </w:tblGrid>
      <w:tr w:rsidR="00E0118B" w:rsidRPr="00550BF7" w14:paraId="3D18F965" w14:textId="77777777" w:rsidTr="00F356D2">
        <w:trPr>
          <w:cantSplit/>
          <w:trHeight w:val="432"/>
          <w:tblHeader/>
        </w:trPr>
        <w:tc>
          <w:tcPr>
            <w:tcW w:w="1002" w:type="dxa"/>
            <w:tcBorders>
              <w:top w:val="threeDEmboss" w:sz="6" w:space="0" w:color="auto"/>
              <w:bottom w:val="threeDEmboss" w:sz="6" w:space="0" w:color="auto"/>
            </w:tcBorders>
            <w:shd w:val="clear" w:color="auto" w:fill="F9FBAF"/>
            <w:vAlign w:val="center"/>
          </w:tcPr>
          <w:p w14:paraId="5F17254B" w14:textId="77777777" w:rsidR="00E0118B" w:rsidRPr="00550BF7" w:rsidRDefault="00E0118B" w:rsidP="0035091A">
            <w:pPr>
              <w:pStyle w:val="TableHeader-Center"/>
              <w:rPr>
                <w:rFonts w:ascii="Calibri Light" w:hAnsi="Calibri Light" w:cs="Arial"/>
                <w:sz w:val="18"/>
              </w:rPr>
            </w:pPr>
            <w:r w:rsidRPr="00550BF7">
              <w:rPr>
                <w:rFonts w:ascii="Calibri Light" w:hAnsi="Calibri Light" w:cs="Arial"/>
                <w:sz w:val="18"/>
              </w:rPr>
              <w:t>Version</w:t>
            </w:r>
          </w:p>
        </w:tc>
        <w:tc>
          <w:tcPr>
            <w:tcW w:w="3798" w:type="dxa"/>
            <w:tcBorders>
              <w:top w:val="threeDEmboss" w:sz="6" w:space="0" w:color="auto"/>
              <w:bottom w:val="threeDEmboss" w:sz="6" w:space="0" w:color="auto"/>
            </w:tcBorders>
            <w:shd w:val="clear" w:color="auto" w:fill="F9FBAF"/>
            <w:vAlign w:val="center"/>
          </w:tcPr>
          <w:p w14:paraId="15FEA7A2" w14:textId="77777777" w:rsidR="00E0118B" w:rsidRPr="00550BF7" w:rsidRDefault="00E0118B" w:rsidP="0035091A">
            <w:pPr>
              <w:pStyle w:val="TableHeader-Left"/>
              <w:rPr>
                <w:rFonts w:ascii="Calibri Light" w:hAnsi="Calibri Light" w:cs="Arial"/>
                <w:sz w:val="18"/>
              </w:rPr>
            </w:pPr>
            <w:r w:rsidRPr="00550BF7">
              <w:rPr>
                <w:rFonts w:ascii="Calibri Light" w:hAnsi="Calibri Light" w:cs="Arial"/>
                <w:sz w:val="18"/>
              </w:rPr>
              <w:t>Description of Change</w:t>
            </w:r>
          </w:p>
        </w:tc>
        <w:tc>
          <w:tcPr>
            <w:tcW w:w="1547" w:type="dxa"/>
            <w:tcBorders>
              <w:top w:val="threeDEmboss" w:sz="6" w:space="0" w:color="auto"/>
              <w:bottom w:val="threeDEmboss" w:sz="6" w:space="0" w:color="auto"/>
            </w:tcBorders>
            <w:shd w:val="clear" w:color="auto" w:fill="F9FBAF"/>
            <w:vAlign w:val="center"/>
          </w:tcPr>
          <w:p w14:paraId="6571AF37" w14:textId="77777777" w:rsidR="00E0118B" w:rsidRPr="00550BF7" w:rsidRDefault="00E0118B" w:rsidP="0035091A">
            <w:pPr>
              <w:pStyle w:val="TableHeader-Left"/>
              <w:rPr>
                <w:rFonts w:ascii="Calibri Light" w:hAnsi="Calibri Light" w:cs="Arial"/>
                <w:sz w:val="18"/>
              </w:rPr>
            </w:pPr>
            <w:r w:rsidRPr="00550BF7">
              <w:rPr>
                <w:rFonts w:ascii="Calibri Light" w:hAnsi="Calibri Light" w:cs="Arial"/>
                <w:sz w:val="18"/>
              </w:rPr>
              <w:t>Date</w:t>
            </w:r>
          </w:p>
        </w:tc>
        <w:tc>
          <w:tcPr>
            <w:tcW w:w="2967" w:type="dxa"/>
            <w:tcBorders>
              <w:top w:val="threeDEmboss" w:sz="6" w:space="0" w:color="auto"/>
              <w:bottom w:val="threeDEmboss" w:sz="6" w:space="0" w:color="auto"/>
            </w:tcBorders>
            <w:shd w:val="clear" w:color="auto" w:fill="F9FBAF"/>
            <w:vAlign w:val="center"/>
          </w:tcPr>
          <w:p w14:paraId="555BC81E" w14:textId="77777777" w:rsidR="00E0118B" w:rsidRPr="00550BF7" w:rsidRDefault="00E0118B" w:rsidP="0035091A">
            <w:pPr>
              <w:pStyle w:val="TableHeader-Left"/>
              <w:rPr>
                <w:rFonts w:ascii="Calibri Light" w:hAnsi="Calibri Light" w:cs="Arial"/>
                <w:sz w:val="18"/>
              </w:rPr>
            </w:pPr>
            <w:r w:rsidRPr="00550BF7">
              <w:rPr>
                <w:rFonts w:ascii="Calibri Light" w:hAnsi="Calibri Light" w:cs="Arial"/>
                <w:sz w:val="18"/>
              </w:rPr>
              <w:t>Author</w:t>
            </w:r>
          </w:p>
        </w:tc>
      </w:tr>
      <w:tr w:rsidR="00F356D2" w:rsidRPr="00550BF7" w14:paraId="13CF4B72" w14:textId="77777777" w:rsidTr="00F356D2">
        <w:trPr>
          <w:cantSplit/>
          <w:trHeight w:val="432"/>
        </w:trPr>
        <w:tc>
          <w:tcPr>
            <w:tcW w:w="1002" w:type="dxa"/>
            <w:tcBorders>
              <w:top w:val="threeDEmboss" w:sz="6" w:space="0" w:color="auto"/>
            </w:tcBorders>
            <w:vAlign w:val="center"/>
          </w:tcPr>
          <w:p w14:paraId="02247103" w14:textId="2ECE68C9" w:rsidR="00F356D2" w:rsidRPr="00550BF7" w:rsidRDefault="00F356D2" w:rsidP="00F356D2">
            <w:pPr>
              <w:pStyle w:val="TableField-Center"/>
              <w:rPr>
                <w:rFonts w:ascii="Calibri Light" w:hAnsi="Calibri Light" w:cs="Arial"/>
                <w:sz w:val="18"/>
              </w:rPr>
            </w:pPr>
            <w:r w:rsidRPr="00550BF7">
              <w:rPr>
                <w:rFonts w:ascii="Calibri Light" w:hAnsi="Calibri Light"/>
              </w:rPr>
              <w:t>1.0</w:t>
            </w:r>
          </w:p>
        </w:tc>
        <w:tc>
          <w:tcPr>
            <w:tcW w:w="3798" w:type="dxa"/>
            <w:tcBorders>
              <w:top w:val="threeDEmboss" w:sz="6" w:space="0" w:color="auto"/>
            </w:tcBorders>
            <w:vAlign w:val="center"/>
          </w:tcPr>
          <w:p w14:paraId="4B1020FC" w14:textId="157FE8F3" w:rsidR="00F356D2" w:rsidRPr="00550BF7" w:rsidRDefault="00F356D2" w:rsidP="00F356D2">
            <w:pPr>
              <w:pStyle w:val="TableField-Left"/>
              <w:rPr>
                <w:rFonts w:ascii="Calibri Light" w:hAnsi="Calibri Light" w:cs="Arial"/>
                <w:sz w:val="18"/>
              </w:rPr>
            </w:pPr>
            <w:r w:rsidRPr="00550BF7">
              <w:rPr>
                <w:rFonts w:ascii="Calibri Light" w:hAnsi="Calibri Light"/>
              </w:rPr>
              <w:t>Creation of Initial Version</w:t>
            </w:r>
          </w:p>
        </w:tc>
        <w:tc>
          <w:tcPr>
            <w:tcW w:w="1547" w:type="dxa"/>
            <w:tcBorders>
              <w:top w:val="threeDEmboss" w:sz="6" w:space="0" w:color="auto"/>
            </w:tcBorders>
            <w:vAlign w:val="center"/>
          </w:tcPr>
          <w:p w14:paraId="44CE336C" w14:textId="309C70EA" w:rsidR="00F356D2" w:rsidRPr="00550BF7" w:rsidRDefault="00F356D2" w:rsidP="00F356D2">
            <w:pPr>
              <w:pStyle w:val="TableField-Left"/>
              <w:rPr>
                <w:rFonts w:ascii="Calibri Light" w:hAnsi="Calibri Light" w:cs="Arial"/>
                <w:sz w:val="18"/>
              </w:rPr>
            </w:pPr>
            <w:r w:rsidRPr="00550BF7">
              <w:rPr>
                <w:rFonts w:ascii="Calibri Light" w:hAnsi="Calibri Light"/>
              </w:rPr>
              <w:t>01/02/2018</w:t>
            </w:r>
          </w:p>
        </w:tc>
        <w:tc>
          <w:tcPr>
            <w:tcW w:w="2967" w:type="dxa"/>
            <w:tcBorders>
              <w:top w:val="threeDEmboss" w:sz="6" w:space="0" w:color="auto"/>
            </w:tcBorders>
            <w:vAlign w:val="center"/>
          </w:tcPr>
          <w:p w14:paraId="359798D7" w14:textId="4D155F35" w:rsidR="00F356D2" w:rsidRPr="00550BF7" w:rsidRDefault="00F356D2" w:rsidP="00F356D2">
            <w:pPr>
              <w:pStyle w:val="TableField-Left"/>
              <w:rPr>
                <w:rFonts w:ascii="Calibri Light" w:hAnsi="Calibri Light" w:cs="Arial"/>
                <w:sz w:val="18"/>
              </w:rPr>
            </w:pPr>
            <w:r w:rsidRPr="00550BF7">
              <w:rPr>
                <w:rFonts w:ascii="Calibri Light" w:hAnsi="Calibri Light"/>
              </w:rPr>
              <w:t>Satyendra Singh</w:t>
            </w:r>
          </w:p>
        </w:tc>
      </w:tr>
      <w:tr w:rsidR="00F356D2" w:rsidRPr="00550BF7" w14:paraId="4B0A5C2C" w14:textId="77777777" w:rsidTr="00F356D2">
        <w:trPr>
          <w:cantSplit/>
          <w:trHeight w:val="432"/>
        </w:trPr>
        <w:tc>
          <w:tcPr>
            <w:tcW w:w="1002" w:type="dxa"/>
            <w:vAlign w:val="center"/>
          </w:tcPr>
          <w:p w14:paraId="128E1801" w14:textId="382323F1" w:rsidR="00F356D2" w:rsidRPr="00550BF7" w:rsidRDefault="00F356D2" w:rsidP="00F356D2">
            <w:pPr>
              <w:pStyle w:val="TableField-Center"/>
              <w:rPr>
                <w:rFonts w:ascii="Calibri Light" w:hAnsi="Calibri Light" w:cs="Arial"/>
                <w:sz w:val="18"/>
              </w:rPr>
            </w:pPr>
            <w:r w:rsidRPr="00550BF7">
              <w:rPr>
                <w:rFonts w:ascii="Calibri Light" w:hAnsi="Calibri Light"/>
              </w:rPr>
              <w:t>1.1</w:t>
            </w:r>
          </w:p>
        </w:tc>
        <w:tc>
          <w:tcPr>
            <w:tcW w:w="3798" w:type="dxa"/>
            <w:vAlign w:val="center"/>
          </w:tcPr>
          <w:p w14:paraId="703B8BB1" w14:textId="5E486EAD" w:rsidR="00F356D2" w:rsidRPr="00550BF7" w:rsidRDefault="00F356D2" w:rsidP="00F356D2">
            <w:pPr>
              <w:pStyle w:val="TableField-Left"/>
              <w:rPr>
                <w:rFonts w:ascii="Calibri Light" w:hAnsi="Calibri Light" w:cs="Arial"/>
                <w:sz w:val="18"/>
              </w:rPr>
            </w:pPr>
            <w:r w:rsidRPr="00550BF7">
              <w:rPr>
                <w:rFonts w:ascii="Calibri Light" w:hAnsi="Calibri Light"/>
              </w:rPr>
              <w:t>First review from HCL CIM Lead</w:t>
            </w:r>
          </w:p>
        </w:tc>
        <w:tc>
          <w:tcPr>
            <w:tcW w:w="1547" w:type="dxa"/>
            <w:vAlign w:val="center"/>
          </w:tcPr>
          <w:p w14:paraId="376B0162" w14:textId="4E3960A4" w:rsidR="00F356D2" w:rsidRPr="00550BF7" w:rsidRDefault="00F356D2" w:rsidP="00F356D2">
            <w:pPr>
              <w:pStyle w:val="TableField-Left"/>
              <w:rPr>
                <w:rFonts w:ascii="Calibri Light" w:hAnsi="Calibri Light" w:cs="Arial"/>
                <w:sz w:val="18"/>
              </w:rPr>
            </w:pPr>
            <w:r w:rsidRPr="00550BF7">
              <w:rPr>
                <w:rFonts w:ascii="Calibri Light" w:hAnsi="Calibri Light"/>
              </w:rPr>
              <w:t>02/07/2018</w:t>
            </w:r>
          </w:p>
        </w:tc>
        <w:tc>
          <w:tcPr>
            <w:tcW w:w="2967" w:type="dxa"/>
            <w:vAlign w:val="center"/>
          </w:tcPr>
          <w:p w14:paraId="1F20DEA6" w14:textId="6C629874" w:rsidR="00F356D2" w:rsidRPr="00550BF7" w:rsidRDefault="00F356D2" w:rsidP="00F356D2">
            <w:pPr>
              <w:pStyle w:val="TableField-Left"/>
              <w:rPr>
                <w:rFonts w:ascii="Calibri Light" w:hAnsi="Calibri Light" w:cs="Arial"/>
                <w:sz w:val="18"/>
              </w:rPr>
            </w:pPr>
            <w:r w:rsidRPr="00550BF7">
              <w:rPr>
                <w:rFonts w:ascii="Calibri Light" w:hAnsi="Calibri Light"/>
              </w:rPr>
              <w:t>Adrianus Halim</w:t>
            </w:r>
          </w:p>
        </w:tc>
      </w:tr>
      <w:tr w:rsidR="00F356D2" w:rsidRPr="00550BF7" w14:paraId="358C4938" w14:textId="77777777" w:rsidTr="00F356D2">
        <w:trPr>
          <w:cantSplit/>
          <w:trHeight w:val="432"/>
        </w:trPr>
        <w:tc>
          <w:tcPr>
            <w:tcW w:w="1002" w:type="dxa"/>
            <w:vAlign w:val="center"/>
          </w:tcPr>
          <w:p w14:paraId="677EE3F7" w14:textId="1D7F9D0B" w:rsidR="00F356D2" w:rsidRPr="00550BF7" w:rsidRDefault="00F356D2" w:rsidP="00F356D2">
            <w:pPr>
              <w:pStyle w:val="TableField-Center"/>
              <w:rPr>
                <w:rFonts w:ascii="Calibri Light" w:hAnsi="Calibri Light" w:cs="Arial"/>
                <w:sz w:val="18"/>
              </w:rPr>
            </w:pPr>
            <w:r w:rsidRPr="00550BF7">
              <w:rPr>
                <w:rFonts w:ascii="Calibri Light" w:hAnsi="Calibri Light"/>
              </w:rPr>
              <w:t>1.2</w:t>
            </w:r>
          </w:p>
        </w:tc>
        <w:tc>
          <w:tcPr>
            <w:tcW w:w="3798" w:type="dxa"/>
            <w:vAlign w:val="center"/>
          </w:tcPr>
          <w:p w14:paraId="09FC6EB9" w14:textId="43B86F0F" w:rsidR="00F356D2" w:rsidRPr="00550BF7" w:rsidRDefault="00F356D2" w:rsidP="00F356D2">
            <w:pPr>
              <w:pStyle w:val="TableField-Left"/>
              <w:rPr>
                <w:rFonts w:ascii="Calibri Light" w:hAnsi="Calibri Light" w:cs="Arial"/>
                <w:sz w:val="18"/>
              </w:rPr>
            </w:pPr>
            <w:r w:rsidRPr="00550BF7">
              <w:rPr>
                <w:rFonts w:ascii="Calibri Light" w:hAnsi="Calibri Light"/>
              </w:rPr>
              <w:t>Updated Visio</w:t>
            </w:r>
          </w:p>
        </w:tc>
        <w:tc>
          <w:tcPr>
            <w:tcW w:w="1547" w:type="dxa"/>
            <w:vAlign w:val="center"/>
          </w:tcPr>
          <w:p w14:paraId="34306994" w14:textId="158977E8" w:rsidR="00F356D2" w:rsidRPr="00550BF7" w:rsidRDefault="00F356D2" w:rsidP="00F356D2">
            <w:pPr>
              <w:pStyle w:val="TableField-Left"/>
              <w:rPr>
                <w:rFonts w:ascii="Calibri Light" w:hAnsi="Calibri Light" w:cs="Arial"/>
                <w:sz w:val="18"/>
              </w:rPr>
            </w:pPr>
            <w:r w:rsidRPr="00550BF7">
              <w:rPr>
                <w:rFonts w:ascii="Calibri Light" w:hAnsi="Calibri Light"/>
              </w:rPr>
              <w:t>02/14/2018</w:t>
            </w:r>
          </w:p>
        </w:tc>
        <w:tc>
          <w:tcPr>
            <w:tcW w:w="2967" w:type="dxa"/>
            <w:vAlign w:val="center"/>
          </w:tcPr>
          <w:p w14:paraId="404F1959" w14:textId="55C9B082" w:rsidR="00F356D2" w:rsidRPr="00550BF7" w:rsidRDefault="00F356D2" w:rsidP="00F356D2">
            <w:pPr>
              <w:pStyle w:val="TableField-Left"/>
              <w:rPr>
                <w:rFonts w:ascii="Calibri Light" w:hAnsi="Calibri Light" w:cs="Arial"/>
                <w:sz w:val="18"/>
              </w:rPr>
            </w:pPr>
            <w:r w:rsidRPr="00550BF7">
              <w:rPr>
                <w:rFonts w:ascii="Calibri Light" w:hAnsi="Calibri Light"/>
              </w:rPr>
              <w:t>Jessica Marsillo</w:t>
            </w:r>
          </w:p>
        </w:tc>
      </w:tr>
      <w:tr w:rsidR="00F356D2" w:rsidRPr="00550BF7" w14:paraId="11D796E2" w14:textId="77777777" w:rsidTr="00F356D2">
        <w:trPr>
          <w:cantSplit/>
          <w:trHeight w:val="432"/>
        </w:trPr>
        <w:tc>
          <w:tcPr>
            <w:tcW w:w="1002" w:type="dxa"/>
            <w:vAlign w:val="center"/>
          </w:tcPr>
          <w:p w14:paraId="2E3D136A" w14:textId="16C42802" w:rsidR="00F356D2" w:rsidRPr="00550BF7" w:rsidRDefault="00F356D2" w:rsidP="00F356D2">
            <w:pPr>
              <w:pStyle w:val="TableField-Center"/>
              <w:rPr>
                <w:rFonts w:ascii="Calibri Light" w:hAnsi="Calibri Light"/>
              </w:rPr>
            </w:pPr>
            <w:r w:rsidRPr="00550BF7">
              <w:rPr>
                <w:rFonts w:ascii="Calibri Light" w:hAnsi="Calibri Light"/>
              </w:rPr>
              <w:t>1.3</w:t>
            </w:r>
          </w:p>
        </w:tc>
        <w:tc>
          <w:tcPr>
            <w:tcW w:w="3798" w:type="dxa"/>
            <w:vAlign w:val="center"/>
          </w:tcPr>
          <w:p w14:paraId="781E988E" w14:textId="7E3F8846" w:rsidR="00F356D2" w:rsidRPr="00550BF7" w:rsidRDefault="00F356D2" w:rsidP="00F356D2">
            <w:pPr>
              <w:pStyle w:val="TableField-Left"/>
              <w:rPr>
                <w:rFonts w:ascii="Calibri Light" w:hAnsi="Calibri Light"/>
              </w:rPr>
            </w:pPr>
            <w:r w:rsidRPr="00550BF7">
              <w:rPr>
                <w:rFonts w:ascii="Calibri Light" w:hAnsi="Calibri Light"/>
              </w:rPr>
              <w:t>Updates to RICEFW Table</w:t>
            </w:r>
          </w:p>
        </w:tc>
        <w:tc>
          <w:tcPr>
            <w:tcW w:w="1547" w:type="dxa"/>
            <w:vAlign w:val="center"/>
          </w:tcPr>
          <w:p w14:paraId="48CF71A0" w14:textId="665BE46E" w:rsidR="00F356D2" w:rsidRPr="00550BF7" w:rsidRDefault="00F356D2" w:rsidP="00F356D2">
            <w:pPr>
              <w:pStyle w:val="TableField-Left"/>
              <w:rPr>
                <w:rFonts w:ascii="Calibri Light" w:hAnsi="Calibri Light"/>
              </w:rPr>
            </w:pPr>
            <w:r w:rsidRPr="00550BF7">
              <w:rPr>
                <w:rFonts w:ascii="Calibri Light" w:hAnsi="Calibri Light"/>
              </w:rPr>
              <w:t>02/23/2018</w:t>
            </w:r>
          </w:p>
        </w:tc>
        <w:tc>
          <w:tcPr>
            <w:tcW w:w="2967" w:type="dxa"/>
            <w:vAlign w:val="center"/>
          </w:tcPr>
          <w:p w14:paraId="5946F2A5" w14:textId="6E574BAA" w:rsidR="00F356D2" w:rsidRPr="00550BF7" w:rsidRDefault="00F356D2" w:rsidP="00F356D2">
            <w:pPr>
              <w:pStyle w:val="TableField-Left"/>
              <w:rPr>
                <w:rFonts w:ascii="Calibri Light" w:hAnsi="Calibri Light"/>
              </w:rPr>
            </w:pPr>
            <w:r w:rsidRPr="00550BF7">
              <w:rPr>
                <w:rFonts w:ascii="Calibri Light" w:hAnsi="Calibri Light"/>
              </w:rPr>
              <w:t>Jessica Marsillo</w:t>
            </w:r>
          </w:p>
        </w:tc>
      </w:tr>
      <w:tr w:rsidR="00A80039" w:rsidRPr="00550BF7" w14:paraId="29A40A6E" w14:textId="77777777" w:rsidTr="00F356D2">
        <w:trPr>
          <w:cantSplit/>
          <w:trHeight w:val="432"/>
        </w:trPr>
        <w:tc>
          <w:tcPr>
            <w:tcW w:w="1002" w:type="dxa"/>
            <w:vAlign w:val="center"/>
          </w:tcPr>
          <w:p w14:paraId="194372C7" w14:textId="1530F987" w:rsidR="00A80039" w:rsidRPr="00550BF7" w:rsidRDefault="00A80039" w:rsidP="00F356D2">
            <w:pPr>
              <w:pStyle w:val="TableField-Center"/>
              <w:rPr>
                <w:rFonts w:ascii="Calibri Light" w:hAnsi="Calibri Light"/>
              </w:rPr>
            </w:pPr>
            <w:r>
              <w:rPr>
                <w:rFonts w:ascii="Calibri Light" w:hAnsi="Calibri Light"/>
              </w:rPr>
              <w:t>1.4</w:t>
            </w:r>
          </w:p>
        </w:tc>
        <w:tc>
          <w:tcPr>
            <w:tcW w:w="3798" w:type="dxa"/>
            <w:vAlign w:val="center"/>
          </w:tcPr>
          <w:p w14:paraId="4B970A5E" w14:textId="12E1622C" w:rsidR="00A80039" w:rsidRPr="00550BF7" w:rsidRDefault="00A80039" w:rsidP="00F356D2">
            <w:pPr>
              <w:pStyle w:val="TableField-Left"/>
              <w:rPr>
                <w:rFonts w:ascii="Calibri Light" w:hAnsi="Calibri Light"/>
              </w:rPr>
            </w:pPr>
            <w:r>
              <w:rPr>
                <w:rFonts w:ascii="Calibri Light" w:hAnsi="Calibri Light"/>
              </w:rPr>
              <w:t>Inputs from D&amp;F Team</w:t>
            </w:r>
          </w:p>
        </w:tc>
        <w:tc>
          <w:tcPr>
            <w:tcW w:w="1547" w:type="dxa"/>
            <w:vAlign w:val="center"/>
          </w:tcPr>
          <w:p w14:paraId="7C759C53" w14:textId="6B7FF950" w:rsidR="00A80039" w:rsidRPr="00550BF7" w:rsidRDefault="00A80039" w:rsidP="00F356D2">
            <w:pPr>
              <w:pStyle w:val="TableField-Left"/>
              <w:rPr>
                <w:rFonts w:ascii="Calibri Light" w:hAnsi="Calibri Light"/>
              </w:rPr>
            </w:pPr>
            <w:r>
              <w:rPr>
                <w:rFonts w:ascii="Calibri Light" w:hAnsi="Calibri Light"/>
              </w:rPr>
              <w:t>03/01/2018</w:t>
            </w:r>
          </w:p>
        </w:tc>
        <w:tc>
          <w:tcPr>
            <w:tcW w:w="2967" w:type="dxa"/>
            <w:vAlign w:val="center"/>
          </w:tcPr>
          <w:p w14:paraId="46FB16BC" w14:textId="278C6F45" w:rsidR="00A80039" w:rsidRPr="00550BF7" w:rsidRDefault="00A80039" w:rsidP="00F356D2">
            <w:pPr>
              <w:pStyle w:val="TableField-Left"/>
              <w:rPr>
                <w:rFonts w:ascii="Calibri Light" w:hAnsi="Calibri Light"/>
              </w:rPr>
            </w:pPr>
            <w:r>
              <w:rPr>
                <w:rFonts w:ascii="Calibri Light" w:hAnsi="Calibri Light"/>
              </w:rPr>
              <w:t>Adrianus Halim</w:t>
            </w:r>
          </w:p>
        </w:tc>
      </w:tr>
      <w:tr w:rsidR="00EF711B" w:rsidRPr="00550BF7" w14:paraId="31BA05F1" w14:textId="77777777" w:rsidTr="00F356D2">
        <w:trPr>
          <w:cantSplit/>
          <w:trHeight w:val="432"/>
        </w:trPr>
        <w:tc>
          <w:tcPr>
            <w:tcW w:w="1002" w:type="dxa"/>
            <w:vAlign w:val="center"/>
          </w:tcPr>
          <w:p w14:paraId="48AA2893" w14:textId="4882BA27" w:rsidR="00EF711B" w:rsidRDefault="00EF711B" w:rsidP="00F356D2">
            <w:pPr>
              <w:pStyle w:val="TableField-Center"/>
              <w:rPr>
                <w:rFonts w:ascii="Calibri Light" w:hAnsi="Calibri Light"/>
              </w:rPr>
            </w:pPr>
            <w:r>
              <w:rPr>
                <w:rFonts w:ascii="Calibri Light" w:hAnsi="Calibri Light"/>
              </w:rPr>
              <w:t>1.5</w:t>
            </w:r>
          </w:p>
        </w:tc>
        <w:tc>
          <w:tcPr>
            <w:tcW w:w="3798" w:type="dxa"/>
            <w:vAlign w:val="center"/>
          </w:tcPr>
          <w:p w14:paraId="42E361E6" w14:textId="5A2C4E92" w:rsidR="00EF711B" w:rsidRDefault="00EF711B" w:rsidP="00F356D2">
            <w:pPr>
              <w:pStyle w:val="TableField-Left"/>
              <w:rPr>
                <w:rFonts w:ascii="Calibri Light" w:hAnsi="Calibri Light"/>
              </w:rPr>
            </w:pPr>
            <w:r>
              <w:rPr>
                <w:rFonts w:ascii="Calibri Light" w:hAnsi="Calibri Light"/>
              </w:rPr>
              <w:t>Update to Visio</w:t>
            </w:r>
          </w:p>
        </w:tc>
        <w:tc>
          <w:tcPr>
            <w:tcW w:w="1547" w:type="dxa"/>
            <w:vAlign w:val="center"/>
          </w:tcPr>
          <w:p w14:paraId="282F8DDF" w14:textId="70CF2029" w:rsidR="00EF711B" w:rsidRDefault="00EF711B" w:rsidP="00F356D2">
            <w:pPr>
              <w:pStyle w:val="TableField-Left"/>
              <w:rPr>
                <w:rFonts w:ascii="Calibri Light" w:hAnsi="Calibri Light"/>
              </w:rPr>
            </w:pPr>
            <w:r>
              <w:rPr>
                <w:rFonts w:ascii="Calibri Light" w:hAnsi="Calibri Light"/>
              </w:rPr>
              <w:t>03/02/2018</w:t>
            </w:r>
          </w:p>
        </w:tc>
        <w:tc>
          <w:tcPr>
            <w:tcW w:w="2967" w:type="dxa"/>
            <w:vAlign w:val="center"/>
          </w:tcPr>
          <w:p w14:paraId="43626B45" w14:textId="5511BF07" w:rsidR="00EF711B" w:rsidRDefault="00EF711B" w:rsidP="00F356D2">
            <w:pPr>
              <w:pStyle w:val="TableField-Left"/>
              <w:rPr>
                <w:rFonts w:ascii="Calibri Light" w:hAnsi="Calibri Light"/>
              </w:rPr>
            </w:pPr>
            <w:r>
              <w:rPr>
                <w:rFonts w:ascii="Calibri Light" w:hAnsi="Calibri Light"/>
              </w:rPr>
              <w:t>Jessica Marsillo</w:t>
            </w:r>
          </w:p>
        </w:tc>
      </w:tr>
      <w:tr w:rsidR="00267B04" w:rsidRPr="00550BF7" w14:paraId="5AD034BB" w14:textId="77777777" w:rsidTr="00F356D2">
        <w:trPr>
          <w:cantSplit/>
          <w:trHeight w:val="432"/>
        </w:trPr>
        <w:tc>
          <w:tcPr>
            <w:tcW w:w="1002" w:type="dxa"/>
            <w:vAlign w:val="center"/>
          </w:tcPr>
          <w:p w14:paraId="29CC8344" w14:textId="0083E39F" w:rsidR="00267B04" w:rsidRDefault="00267B04" w:rsidP="00F356D2">
            <w:pPr>
              <w:pStyle w:val="TableField-Center"/>
              <w:rPr>
                <w:rFonts w:ascii="Calibri Light" w:hAnsi="Calibri Light"/>
              </w:rPr>
            </w:pPr>
            <w:r>
              <w:rPr>
                <w:rFonts w:ascii="Calibri Light" w:hAnsi="Calibri Light"/>
              </w:rPr>
              <w:t>1.6</w:t>
            </w:r>
          </w:p>
        </w:tc>
        <w:tc>
          <w:tcPr>
            <w:tcW w:w="3798" w:type="dxa"/>
            <w:vAlign w:val="center"/>
          </w:tcPr>
          <w:p w14:paraId="25D4818D" w14:textId="5EBFFDA3" w:rsidR="00267B04" w:rsidRDefault="00267B04" w:rsidP="00F356D2">
            <w:pPr>
              <w:pStyle w:val="TableField-Left"/>
              <w:rPr>
                <w:rFonts w:ascii="Calibri Light" w:hAnsi="Calibri Light"/>
              </w:rPr>
            </w:pPr>
            <w:r>
              <w:rPr>
                <w:rFonts w:ascii="Calibri Light" w:hAnsi="Calibri Light"/>
              </w:rPr>
              <w:t>Updates from the review</w:t>
            </w:r>
          </w:p>
        </w:tc>
        <w:tc>
          <w:tcPr>
            <w:tcW w:w="1547" w:type="dxa"/>
            <w:vAlign w:val="center"/>
          </w:tcPr>
          <w:p w14:paraId="647ABA63" w14:textId="06723CDF" w:rsidR="00267B04" w:rsidRDefault="00267B04" w:rsidP="00F356D2">
            <w:pPr>
              <w:pStyle w:val="TableField-Left"/>
              <w:rPr>
                <w:rFonts w:ascii="Calibri Light" w:hAnsi="Calibri Light"/>
              </w:rPr>
            </w:pPr>
            <w:r>
              <w:rPr>
                <w:rFonts w:ascii="Calibri Light" w:hAnsi="Calibri Light"/>
              </w:rPr>
              <w:t>03/02/2018</w:t>
            </w:r>
          </w:p>
        </w:tc>
        <w:tc>
          <w:tcPr>
            <w:tcW w:w="2967" w:type="dxa"/>
            <w:vAlign w:val="center"/>
          </w:tcPr>
          <w:p w14:paraId="534D62B2" w14:textId="6795F01B" w:rsidR="00267B04" w:rsidRDefault="00267B04" w:rsidP="00F356D2">
            <w:pPr>
              <w:pStyle w:val="TableField-Left"/>
              <w:rPr>
                <w:rFonts w:ascii="Calibri Light" w:hAnsi="Calibri Light"/>
              </w:rPr>
            </w:pPr>
            <w:r>
              <w:rPr>
                <w:rFonts w:ascii="Calibri Light" w:hAnsi="Calibri Light"/>
              </w:rPr>
              <w:t>Adrianus Halim</w:t>
            </w:r>
          </w:p>
        </w:tc>
      </w:tr>
      <w:tr w:rsidR="00C36D73" w:rsidRPr="00550BF7" w14:paraId="0303B4BF" w14:textId="77777777" w:rsidTr="00F356D2">
        <w:trPr>
          <w:cantSplit/>
          <w:trHeight w:val="432"/>
        </w:trPr>
        <w:tc>
          <w:tcPr>
            <w:tcW w:w="1002" w:type="dxa"/>
            <w:vAlign w:val="center"/>
          </w:tcPr>
          <w:p w14:paraId="4694F4AD" w14:textId="6E80084E" w:rsidR="00C36D73" w:rsidRDefault="00C36D73" w:rsidP="00F356D2">
            <w:pPr>
              <w:pStyle w:val="TableField-Center"/>
              <w:rPr>
                <w:rFonts w:ascii="Calibri Light" w:hAnsi="Calibri Light"/>
              </w:rPr>
            </w:pPr>
            <w:r>
              <w:rPr>
                <w:rFonts w:ascii="Calibri Light" w:hAnsi="Calibri Light"/>
              </w:rPr>
              <w:t>1.7</w:t>
            </w:r>
          </w:p>
        </w:tc>
        <w:tc>
          <w:tcPr>
            <w:tcW w:w="3798" w:type="dxa"/>
            <w:vAlign w:val="center"/>
          </w:tcPr>
          <w:p w14:paraId="5B7B7DCB" w14:textId="576DFB67" w:rsidR="00C36D73" w:rsidRDefault="00C36D73" w:rsidP="00F356D2">
            <w:pPr>
              <w:pStyle w:val="TableField-Left"/>
              <w:rPr>
                <w:rFonts w:ascii="Calibri Light" w:hAnsi="Calibri Light"/>
              </w:rPr>
            </w:pPr>
            <w:r>
              <w:rPr>
                <w:rFonts w:ascii="Calibri Light" w:hAnsi="Calibri Light"/>
              </w:rPr>
              <w:t>Updates from the D&amp;F Team</w:t>
            </w:r>
          </w:p>
        </w:tc>
        <w:tc>
          <w:tcPr>
            <w:tcW w:w="1547" w:type="dxa"/>
            <w:vAlign w:val="center"/>
          </w:tcPr>
          <w:p w14:paraId="2B95B2A2" w14:textId="31528226" w:rsidR="00C36D73" w:rsidRDefault="00C36D73" w:rsidP="00F356D2">
            <w:pPr>
              <w:pStyle w:val="TableField-Left"/>
              <w:rPr>
                <w:rFonts w:ascii="Calibri Light" w:hAnsi="Calibri Light"/>
              </w:rPr>
            </w:pPr>
            <w:r>
              <w:rPr>
                <w:rFonts w:ascii="Calibri Light" w:hAnsi="Calibri Light"/>
              </w:rPr>
              <w:t>03/06/2018</w:t>
            </w:r>
          </w:p>
        </w:tc>
        <w:tc>
          <w:tcPr>
            <w:tcW w:w="2967" w:type="dxa"/>
            <w:vAlign w:val="center"/>
          </w:tcPr>
          <w:p w14:paraId="28F2BB2F" w14:textId="4557BC94" w:rsidR="00C36D73" w:rsidRDefault="00C36D73" w:rsidP="00F356D2">
            <w:pPr>
              <w:pStyle w:val="TableField-Left"/>
              <w:rPr>
                <w:rFonts w:ascii="Calibri Light" w:hAnsi="Calibri Light"/>
              </w:rPr>
            </w:pPr>
            <w:r>
              <w:rPr>
                <w:rFonts w:ascii="Calibri Light" w:hAnsi="Calibri Light"/>
              </w:rPr>
              <w:t>Adrianus Halim</w:t>
            </w:r>
          </w:p>
        </w:tc>
      </w:tr>
      <w:tr w:rsidR="00E974B9" w:rsidRPr="00550BF7" w14:paraId="1C92941F" w14:textId="77777777" w:rsidTr="00104C1D">
        <w:trPr>
          <w:cantSplit/>
          <w:trHeight w:val="453"/>
        </w:trPr>
        <w:tc>
          <w:tcPr>
            <w:tcW w:w="1002" w:type="dxa"/>
            <w:vAlign w:val="center"/>
          </w:tcPr>
          <w:p w14:paraId="4A081228" w14:textId="3E4930BE" w:rsidR="00E974B9" w:rsidRDefault="00E974B9" w:rsidP="00F356D2">
            <w:pPr>
              <w:pStyle w:val="TableField-Center"/>
              <w:rPr>
                <w:rFonts w:ascii="Calibri Light" w:hAnsi="Calibri Light"/>
              </w:rPr>
            </w:pPr>
            <w:r>
              <w:rPr>
                <w:rFonts w:ascii="Calibri Light" w:hAnsi="Calibri Light"/>
              </w:rPr>
              <w:t>1.8</w:t>
            </w:r>
          </w:p>
        </w:tc>
        <w:tc>
          <w:tcPr>
            <w:tcW w:w="3798" w:type="dxa"/>
            <w:vAlign w:val="center"/>
          </w:tcPr>
          <w:p w14:paraId="32AD6418" w14:textId="18DFCDCE" w:rsidR="00E974B9" w:rsidRDefault="00E974B9" w:rsidP="00F356D2">
            <w:pPr>
              <w:pStyle w:val="TableField-Left"/>
              <w:rPr>
                <w:rFonts w:ascii="Calibri Light" w:hAnsi="Calibri Light"/>
              </w:rPr>
            </w:pPr>
            <w:r>
              <w:rPr>
                <w:rFonts w:ascii="Calibri Light" w:hAnsi="Calibri Light"/>
              </w:rPr>
              <w:t>Updates after meeting with PnP</w:t>
            </w:r>
          </w:p>
        </w:tc>
        <w:tc>
          <w:tcPr>
            <w:tcW w:w="1547" w:type="dxa"/>
            <w:vAlign w:val="center"/>
          </w:tcPr>
          <w:p w14:paraId="40E5C536" w14:textId="5CE71713" w:rsidR="00E974B9" w:rsidRDefault="00E974B9" w:rsidP="00F356D2">
            <w:pPr>
              <w:pStyle w:val="TableField-Left"/>
              <w:rPr>
                <w:rFonts w:ascii="Calibri Light" w:hAnsi="Calibri Light"/>
              </w:rPr>
            </w:pPr>
            <w:r>
              <w:rPr>
                <w:rFonts w:ascii="Calibri Light" w:hAnsi="Calibri Light"/>
              </w:rPr>
              <w:t>03/14/2018</w:t>
            </w:r>
          </w:p>
        </w:tc>
        <w:tc>
          <w:tcPr>
            <w:tcW w:w="2967" w:type="dxa"/>
            <w:vAlign w:val="center"/>
          </w:tcPr>
          <w:p w14:paraId="49CB6FF3" w14:textId="286D196F" w:rsidR="00E974B9" w:rsidRDefault="00E974B9" w:rsidP="00F356D2">
            <w:pPr>
              <w:pStyle w:val="TableField-Left"/>
              <w:rPr>
                <w:rFonts w:ascii="Calibri Light" w:hAnsi="Calibri Light"/>
              </w:rPr>
            </w:pPr>
            <w:r>
              <w:rPr>
                <w:rFonts w:ascii="Calibri Light" w:hAnsi="Calibri Light"/>
              </w:rPr>
              <w:t>Adrianus Halim</w:t>
            </w:r>
          </w:p>
        </w:tc>
      </w:tr>
      <w:tr w:rsidR="00104C1D" w:rsidRPr="00550BF7" w14:paraId="269F1C60" w14:textId="77777777" w:rsidTr="00F356D2">
        <w:trPr>
          <w:cantSplit/>
          <w:trHeight w:val="432"/>
        </w:trPr>
        <w:tc>
          <w:tcPr>
            <w:tcW w:w="1002" w:type="dxa"/>
            <w:vAlign w:val="center"/>
          </w:tcPr>
          <w:p w14:paraId="5C2A437F" w14:textId="7A30FDE3" w:rsidR="00104C1D" w:rsidRDefault="00104C1D" w:rsidP="00F356D2">
            <w:pPr>
              <w:pStyle w:val="TableField-Center"/>
              <w:rPr>
                <w:rFonts w:ascii="Calibri Light" w:hAnsi="Calibri Light"/>
              </w:rPr>
            </w:pPr>
            <w:r>
              <w:rPr>
                <w:rFonts w:ascii="Calibri Light" w:hAnsi="Calibri Light"/>
              </w:rPr>
              <w:t>1.9</w:t>
            </w:r>
          </w:p>
        </w:tc>
        <w:tc>
          <w:tcPr>
            <w:tcW w:w="3798" w:type="dxa"/>
            <w:vAlign w:val="center"/>
          </w:tcPr>
          <w:p w14:paraId="5C6C463D" w14:textId="4488DF81" w:rsidR="00104C1D" w:rsidRDefault="00104C1D" w:rsidP="00F356D2">
            <w:pPr>
              <w:pStyle w:val="TableField-Left"/>
              <w:rPr>
                <w:rFonts w:ascii="Calibri Light" w:hAnsi="Calibri Light"/>
              </w:rPr>
            </w:pPr>
            <w:r>
              <w:rPr>
                <w:rFonts w:ascii="Calibri Light" w:hAnsi="Calibri Light"/>
              </w:rPr>
              <w:t>Updates from SME review</w:t>
            </w:r>
          </w:p>
        </w:tc>
        <w:tc>
          <w:tcPr>
            <w:tcW w:w="1547" w:type="dxa"/>
            <w:vAlign w:val="center"/>
          </w:tcPr>
          <w:p w14:paraId="40CF699A" w14:textId="099A5EAD" w:rsidR="00104C1D" w:rsidRDefault="00104C1D" w:rsidP="00F356D2">
            <w:pPr>
              <w:pStyle w:val="TableField-Left"/>
              <w:rPr>
                <w:rFonts w:ascii="Calibri Light" w:hAnsi="Calibri Light"/>
              </w:rPr>
            </w:pPr>
            <w:r>
              <w:rPr>
                <w:rFonts w:ascii="Calibri Light" w:hAnsi="Calibri Light"/>
              </w:rPr>
              <w:t>04/27/18</w:t>
            </w:r>
          </w:p>
        </w:tc>
        <w:tc>
          <w:tcPr>
            <w:tcW w:w="2967" w:type="dxa"/>
            <w:vAlign w:val="center"/>
          </w:tcPr>
          <w:p w14:paraId="701311CF" w14:textId="702D015E" w:rsidR="00104C1D" w:rsidRDefault="00104C1D" w:rsidP="00F356D2">
            <w:pPr>
              <w:pStyle w:val="TableField-Left"/>
              <w:rPr>
                <w:rFonts w:ascii="Calibri Light" w:hAnsi="Calibri Light"/>
              </w:rPr>
            </w:pPr>
            <w:r>
              <w:rPr>
                <w:rFonts w:ascii="Calibri Light" w:hAnsi="Calibri Light"/>
              </w:rPr>
              <w:t>Adrianus Halim</w:t>
            </w:r>
          </w:p>
        </w:tc>
      </w:tr>
    </w:tbl>
    <w:p w14:paraId="61E1B3AC" w14:textId="685CC1F3" w:rsidR="00E0118B" w:rsidRPr="00550BF7" w:rsidRDefault="00B2644A" w:rsidP="003C6C8A">
      <w:pPr>
        <w:pStyle w:val="Heading2"/>
      </w:pPr>
      <w:bookmarkStart w:id="26" w:name="_Toc406588299"/>
      <w:bookmarkStart w:id="27" w:name="_Toc491613805"/>
      <w:bookmarkStart w:id="28" w:name="_Toc511293165"/>
      <w:r w:rsidRPr="00550BF7">
        <w:t xml:space="preserve">1.4 </w:t>
      </w:r>
      <w:r w:rsidR="00E0118B" w:rsidRPr="00550BF7">
        <w:t>Terminology</w:t>
      </w:r>
      <w:bookmarkEnd w:id="26"/>
      <w:bookmarkEnd w:id="27"/>
      <w:bookmarkEnd w:id="28"/>
    </w:p>
    <w:tbl>
      <w:tblPr>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777"/>
        <w:gridCol w:w="7560"/>
      </w:tblGrid>
      <w:tr w:rsidR="008C3AF4" w:rsidRPr="00550BF7" w14:paraId="091AE98D" w14:textId="77777777" w:rsidTr="008C3AF4">
        <w:trPr>
          <w:cantSplit/>
          <w:trHeight w:val="432"/>
          <w:tblHeader/>
        </w:trPr>
        <w:tc>
          <w:tcPr>
            <w:tcW w:w="1777" w:type="dxa"/>
            <w:tcBorders>
              <w:top w:val="threeDEmboss" w:sz="6" w:space="0" w:color="auto"/>
              <w:bottom w:val="threeDEmboss" w:sz="6" w:space="0" w:color="auto"/>
            </w:tcBorders>
            <w:shd w:val="clear" w:color="auto" w:fill="F9FBAF"/>
            <w:vAlign w:val="center"/>
          </w:tcPr>
          <w:p w14:paraId="2AB6AE85" w14:textId="77777777" w:rsidR="008C3AF4" w:rsidRPr="00550BF7" w:rsidRDefault="008C3AF4" w:rsidP="00A965E6">
            <w:pPr>
              <w:pStyle w:val="TableHeader-Center"/>
              <w:rPr>
                <w:rFonts w:ascii="Calibri Light" w:hAnsi="Calibri Light" w:cs="Arial"/>
                <w:sz w:val="18"/>
                <w:szCs w:val="18"/>
              </w:rPr>
            </w:pPr>
            <w:r w:rsidRPr="00550BF7">
              <w:rPr>
                <w:rFonts w:ascii="Calibri Light" w:hAnsi="Calibri Light" w:cs="Arial"/>
                <w:sz w:val="18"/>
                <w:szCs w:val="18"/>
              </w:rPr>
              <w:t>T</w:t>
            </w:r>
            <w:r w:rsidR="00084973" w:rsidRPr="00550BF7">
              <w:rPr>
                <w:rFonts w:ascii="Calibri Light" w:hAnsi="Calibri Light" w:cs="Arial"/>
                <w:sz w:val="18"/>
                <w:szCs w:val="18"/>
              </w:rPr>
              <w:t>erm/</w:t>
            </w:r>
            <w:r w:rsidRPr="00550BF7">
              <w:rPr>
                <w:rFonts w:ascii="Calibri Light" w:hAnsi="Calibri Light" w:cs="Arial"/>
                <w:sz w:val="18"/>
                <w:szCs w:val="18"/>
              </w:rPr>
              <w:t>Acronym</w:t>
            </w:r>
          </w:p>
        </w:tc>
        <w:tc>
          <w:tcPr>
            <w:tcW w:w="7560" w:type="dxa"/>
            <w:tcBorders>
              <w:top w:val="threeDEmboss" w:sz="6" w:space="0" w:color="auto"/>
              <w:bottom w:val="threeDEmboss" w:sz="6" w:space="0" w:color="auto"/>
            </w:tcBorders>
            <w:shd w:val="clear" w:color="auto" w:fill="F9FBAF"/>
            <w:vAlign w:val="center"/>
          </w:tcPr>
          <w:p w14:paraId="3D51E069" w14:textId="77777777" w:rsidR="008C3AF4" w:rsidRPr="00550BF7" w:rsidRDefault="008C3AF4" w:rsidP="00A965E6">
            <w:pPr>
              <w:pStyle w:val="TableHeader-Left"/>
              <w:rPr>
                <w:rFonts w:ascii="Calibri Light" w:hAnsi="Calibri Light" w:cs="Arial"/>
                <w:sz w:val="18"/>
                <w:szCs w:val="18"/>
              </w:rPr>
            </w:pPr>
            <w:r w:rsidRPr="00550BF7">
              <w:rPr>
                <w:rFonts w:ascii="Calibri Light" w:hAnsi="Calibri Light" w:cs="Arial"/>
                <w:sz w:val="18"/>
                <w:szCs w:val="18"/>
              </w:rPr>
              <w:t>Definition</w:t>
            </w:r>
            <w:r w:rsidR="00084973" w:rsidRPr="00550BF7">
              <w:rPr>
                <w:rFonts w:ascii="Calibri Light" w:hAnsi="Calibri Light" w:cs="Arial"/>
                <w:sz w:val="18"/>
                <w:szCs w:val="18"/>
              </w:rPr>
              <w:t xml:space="preserve"> and SAP Equivalent (if applicable)</w:t>
            </w:r>
          </w:p>
        </w:tc>
      </w:tr>
      <w:tr w:rsidR="00F356D2" w:rsidRPr="00550BF7" w14:paraId="7F18E7DC" w14:textId="77777777" w:rsidTr="006F24DA">
        <w:trPr>
          <w:cantSplit/>
          <w:trHeight w:val="135"/>
        </w:trPr>
        <w:tc>
          <w:tcPr>
            <w:tcW w:w="1777" w:type="dxa"/>
            <w:tcBorders>
              <w:top w:val="threeDEmboss" w:sz="6" w:space="0" w:color="auto"/>
              <w:bottom w:val="single" w:sz="6" w:space="0" w:color="auto"/>
            </w:tcBorders>
            <w:vAlign w:val="center"/>
          </w:tcPr>
          <w:p w14:paraId="687E6BAF" w14:textId="3D7ACDD3" w:rsidR="00F356D2" w:rsidRPr="00550BF7" w:rsidRDefault="00F356D2" w:rsidP="00F356D2">
            <w:pPr>
              <w:pStyle w:val="TableField-Center"/>
              <w:rPr>
                <w:rFonts w:ascii="Calibri Light" w:hAnsi="Calibri Light" w:cs="Arial"/>
                <w:sz w:val="18"/>
                <w:szCs w:val="18"/>
              </w:rPr>
            </w:pPr>
            <w:r w:rsidRPr="00550BF7">
              <w:rPr>
                <w:rFonts w:ascii="Calibri Light" w:hAnsi="Calibri Light"/>
              </w:rPr>
              <w:t>APSE</w:t>
            </w:r>
          </w:p>
        </w:tc>
        <w:tc>
          <w:tcPr>
            <w:tcW w:w="7560" w:type="dxa"/>
            <w:tcBorders>
              <w:top w:val="threeDEmboss" w:sz="6" w:space="0" w:color="auto"/>
              <w:bottom w:val="single" w:sz="6" w:space="0" w:color="auto"/>
            </w:tcBorders>
            <w:vAlign w:val="center"/>
          </w:tcPr>
          <w:p w14:paraId="54F611E2" w14:textId="2B36DC70"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Accelerated (or Axon) Project Support Environment</w:t>
            </w:r>
          </w:p>
        </w:tc>
      </w:tr>
      <w:tr w:rsidR="00F356D2" w:rsidRPr="00550BF7" w14:paraId="43CC1429" w14:textId="77777777" w:rsidTr="006F24DA">
        <w:trPr>
          <w:cantSplit/>
          <w:trHeight w:val="147"/>
        </w:trPr>
        <w:tc>
          <w:tcPr>
            <w:tcW w:w="1777" w:type="dxa"/>
            <w:tcBorders>
              <w:top w:val="single" w:sz="6" w:space="0" w:color="auto"/>
            </w:tcBorders>
            <w:vAlign w:val="center"/>
          </w:tcPr>
          <w:p w14:paraId="7983DE2D" w14:textId="72B384C8" w:rsidR="00F356D2" w:rsidRPr="00550BF7" w:rsidRDefault="00F356D2" w:rsidP="00F356D2">
            <w:pPr>
              <w:pStyle w:val="TableField-Center"/>
              <w:rPr>
                <w:rFonts w:ascii="Calibri Light" w:hAnsi="Calibri Light" w:cs="Arial"/>
                <w:sz w:val="18"/>
                <w:szCs w:val="18"/>
              </w:rPr>
            </w:pPr>
            <w:r w:rsidRPr="00550BF7">
              <w:rPr>
                <w:rFonts w:ascii="Calibri Light" w:hAnsi="Calibri Light"/>
              </w:rPr>
              <w:t>BDEX</w:t>
            </w:r>
          </w:p>
        </w:tc>
        <w:tc>
          <w:tcPr>
            <w:tcW w:w="7560" w:type="dxa"/>
            <w:tcBorders>
              <w:top w:val="single" w:sz="6" w:space="0" w:color="auto"/>
            </w:tcBorders>
            <w:vAlign w:val="center"/>
          </w:tcPr>
          <w:p w14:paraId="52EF5CE8" w14:textId="6BF9F386"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SAP add-on functionality to support the processing of BPEM Cases</w:t>
            </w:r>
          </w:p>
        </w:tc>
      </w:tr>
      <w:tr w:rsidR="00F356D2" w:rsidRPr="00550BF7" w14:paraId="1690A161" w14:textId="77777777" w:rsidTr="008C3AF4">
        <w:trPr>
          <w:cantSplit/>
          <w:trHeight w:val="432"/>
        </w:trPr>
        <w:tc>
          <w:tcPr>
            <w:tcW w:w="1777" w:type="dxa"/>
            <w:tcBorders>
              <w:top w:val="single" w:sz="6" w:space="0" w:color="auto"/>
            </w:tcBorders>
            <w:vAlign w:val="center"/>
          </w:tcPr>
          <w:p w14:paraId="072E479C" w14:textId="6F005A15" w:rsidR="00F356D2" w:rsidRPr="00550BF7" w:rsidRDefault="00F356D2" w:rsidP="00F356D2">
            <w:pPr>
              <w:pStyle w:val="TableField-Center"/>
              <w:rPr>
                <w:rFonts w:ascii="Calibri Light" w:hAnsi="Calibri Light" w:cs="Arial"/>
                <w:sz w:val="18"/>
                <w:szCs w:val="18"/>
              </w:rPr>
            </w:pPr>
            <w:r w:rsidRPr="00550BF7">
              <w:rPr>
                <w:rFonts w:ascii="Calibri Light" w:hAnsi="Calibri Light"/>
              </w:rPr>
              <w:t>Billing Cycle</w:t>
            </w:r>
          </w:p>
        </w:tc>
        <w:tc>
          <w:tcPr>
            <w:tcW w:w="7560" w:type="dxa"/>
            <w:tcBorders>
              <w:top w:val="single" w:sz="6" w:space="0" w:color="auto"/>
            </w:tcBorders>
            <w:vAlign w:val="center"/>
          </w:tcPr>
          <w:p w14:paraId="157DCF91" w14:textId="7B8CC1F3"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Is a group of contracts to be billed together via date-driven or regional criteria, it controls the billing cycle and is linked to the Meter Reading Unit.  SAP equivalent term is the Portion.</w:t>
            </w:r>
          </w:p>
        </w:tc>
      </w:tr>
      <w:tr w:rsidR="00F356D2" w:rsidRPr="00550BF7" w14:paraId="75F0C9F8" w14:textId="77777777" w:rsidTr="008C3AF4">
        <w:trPr>
          <w:cantSplit/>
          <w:trHeight w:val="432"/>
        </w:trPr>
        <w:tc>
          <w:tcPr>
            <w:tcW w:w="1777" w:type="dxa"/>
            <w:tcBorders>
              <w:top w:val="single" w:sz="6" w:space="0" w:color="auto"/>
            </w:tcBorders>
            <w:vAlign w:val="center"/>
          </w:tcPr>
          <w:p w14:paraId="458BC674" w14:textId="61F97DE3" w:rsidR="00F356D2" w:rsidRPr="00550BF7" w:rsidRDefault="00F356D2" w:rsidP="00F356D2">
            <w:pPr>
              <w:pStyle w:val="TableField-Center"/>
              <w:rPr>
                <w:rFonts w:ascii="Calibri Light" w:hAnsi="Calibri Light" w:cs="Arial"/>
                <w:sz w:val="18"/>
                <w:szCs w:val="18"/>
              </w:rPr>
            </w:pPr>
            <w:r w:rsidRPr="00550BF7">
              <w:rPr>
                <w:rFonts w:ascii="Calibri Light" w:hAnsi="Calibri Light"/>
              </w:rPr>
              <w:t>Billing Document</w:t>
            </w:r>
          </w:p>
        </w:tc>
        <w:tc>
          <w:tcPr>
            <w:tcW w:w="7560" w:type="dxa"/>
            <w:tcBorders>
              <w:top w:val="single" w:sz="6" w:space="0" w:color="auto"/>
            </w:tcBorders>
            <w:vAlign w:val="center"/>
          </w:tcPr>
          <w:p w14:paraId="1E491D2B" w14:textId="3B5F5BFC"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A document that outlines the charges incurred for energy consumption for a specific contract. During the process of Billing, a billing document is generated for each contract on a contract account.</w:t>
            </w:r>
          </w:p>
        </w:tc>
      </w:tr>
      <w:tr w:rsidR="00F356D2" w:rsidRPr="00550BF7" w14:paraId="21697543" w14:textId="77777777" w:rsidTr="00FE6E81">
        <w:trPr>
          <w:cantSplit/>
          <w:trHeight w:val="49"/>
        </w:trPr>
        <w:tc>
          <w:tcPr>
            <w:tcW w:w="1777" w:type="dxa"/>
            <w:tcBorders>
              <w:top w:val="single" w:sz="6" w:space="0" w:color="auto"/>
            </w:tcBorders>
            <w:vAlign w:val="center"/>
          </w:tcPr>
          <w:p w14:paraId="318116A5" w14:textId="5458A950" w:rsidR="00F356D2" w:rsidRPr="00550BF7" w:rsidRDefault="00F356D2" w:rsidP="00F356D2">
            <w:pPr>
              <w:pStyle w:val="TableField-Center"/>
              <w:rPr>
                <w:rFonts w:ascii="Calibri Light" w:hAnsi="Calibri Light" w:cs="Arial"/>
                <w:sz w:val="18"/>
                <w:szCs w:val="18"/>
              </w:rPr>
            </w:pPr>
            <w:r w:rsidRPr="00550BF7">
              <w:rPr>
                <w:rFonts w:ascii="Calibri Light" w:hAnsi="Calibri Light"/>
              </w:rPr>
              <w:t>BMD</w:t>
            </w:r>
          </w:p>
        </w:tc>
        <w:tc>
          <w:tcPr>
            <w:tcW w:w="7560" w:type="dxa"/>
            <w:tcBorders>
              <w:top w:val="single" w:sz="6" w:space="0" w:color="auto"/>
            </w:tcBorders>
            <w:vAlign w:val="center"/>
          </w:tcPr>
          <w:p w14:paraId="404E92FB" w14:textId="686448F0"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Business Master Data.  The customer information which includes personal details, payment terms, dunning levels, billing rates and rate categories.  The business master data objects are Business Partner, Business Agreement/Contract Account and Contract.</w:t>
            </w:r>
          </w:p>
        </w:tc>
      </w:tr>
      <w:tr w:rsidR="00F356D2" w:rsidRPr="00550BF7" w14:paraId="042E40E3" w14:textId="77777777" w:rsidTr="00FE6E81">
        <w:trPr>
          <w:cantSplit/>
          <w:trHeight w:val="49"/>
        </w:trPr>
        <w:tc>
          <w:tcPr>
            <w:tcW w:w="1777" w:type="dxa"/>
            <w:tcBorders>
              <w:top w:val="single" w:sz="6" w:space="0" w:color="auto"/>
            </w:tcBorders>
            <w:vAlign w:val="center"/>
          </w:tcPr>
          <w:p w14:paraId="65C44927" w14:textId="3418D83A" w:rsidR="00F356D2" w:rsidRPr="00550BF7" w:rsidRDefault="00F356D2" w:rsidP="00F356D2">
            <w:pPr>
              <w:pStyle w:val="TableField-Center"/>
              <w:rPr>
                <w:rFonts w:ascii="Calibri Light" w:hAnsi="Calibri Light" w:cs="Arial"/>
                <w:sz w:val="18"/>
                <w:szCs w:val="18"/>
              </w:rPr>
            </w:pPr>
            <w:r w:rsidRPr="00550BF7">
              <w:rPr>
                <w:rFonts w:ascii="Calibri Light" w:hAnsi="Calibri Light"/>
              </w:rPr>
              <w:t>BPD</w:t>
            </w:r>
          </w:p>
        </w:tc>
        <w:tc>
          <w:tcPr>
            <w:tcW w:w="7560" w:type="dxa"/>
            <w:tcBorders>
              <w:top w:val="single" w:sz="6" w:space="0" w:color="auto"/>
            </w:tcBorders>
            <w:vAlign w:val="center"/>
          </w:tcPr>
          <w:p w14:paraId="363757C0" w14:textId="382C06A8"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Business Process Design (or Document)</w:t>
            </w:r>
          </w:p>
        </w:tc>
      </w:tr>
      <w:tr w:rsidR="00F356D2" w:rsidRPr="00550BF7" w14:paraId="7C59A9A7" w14:textId="77777777" w:rsidTr="008C3AF4">
        <w:trPr>
          <w:cantSplit/>
          <w:trHeight w:val="432"/>
        </w:trPr>
        <w:tc>
          <w:tcPr>
            <w:tcW w:w="1777" w:type="dxa"/>
            <w:tcBorders>
              <w:top w:val="single" w:sz="6" w:space="0" w:color="auto"/>
            </w:tcBorders>
            <w:vAlign w:val="center"/>
          </w:tcPr>
          <w:p w14:paraId="7D7BF9A9" w14:textId="3120895A" w:rsidR="00F356D2" w:rsidRPr="00550BF7" w:rsidRDefault="00F356D2" w:rsidP="00F356D2">
            <w:pPr>
              <w:pStyle w:val="TableField-Center"/>
              <w:rPr>
                <w:rFonts w:ascii="Calibri Light" w:hAnsi="Calibri Light" w:cs="Arial"/>
                <w:sz w:val="18"/>
                <w:szCs w:val="18"/>
              </w:rPr>
            </w:pPr>
            <w:r w:rsidRPr="00550BF7">
              <w:rPr>
                <w:rFonts w:ascii="Calibri Light" w:hAnsi="Calibri Light"/>
              </w:rPr>
              <w:t>BPEM</w:t>
            </w:r>
          </w:p>
        </w:tc>
        <w:tc>
          <w:tcPr>
            <w:tcW w:w="7560" w:type="dxa"/>
            <w:tcBorders>
              <w:top w:val="single" w:sz="6" w:space="0" w:color="auto"/>
            </w:tcBorders>
            <w:vAlign w:val="center"/>
          </w:tcPr>
          <w:p w14:paraId="1825C740" w14:textId="4841FC4A"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Business Process Exception Management</w:t>
            </w:r>
          </w:p>
        </w:tc>
      </w:tr>
      <w:tr w:rsidR="00F356D2" w:rsidRPr="00550BF7" w14:paraId="4E7FCE2B" w14:textId="77777777" w:rsidTr="00FE6E81">
        <w:trPr>
          <w:cantSplit/>
          <w:trHeight w:val="57"/>
        </w:trPr>
        <w:tc>
          <w:tcPr>
            <w:tcW w:w="1777" w:type="dxa"/>
            <w:tcBorders>
              <w:top w:val="single" w:sz="6" w:space="0" w:color="auto"/>
            </w:tcBorders>
            <w:vAlign w:val="center"/>
          </w:tcPr>
          <w:p w14:paraId="16CE6FD8" w14:textId="7794D408" w:rsidR="00F356D2" w:rsidRPr="00550BF7" w:rsidRDefault="00F356D2" w:rsidP="00F356D2">
            <w:pPr>
              <w:pStyle w:val="TableField-Center"/>
              <w:rPr>
                <w:rFonts w:ascii="Calibri Light" w:hAnsi="Calibri Light" w:cs="Arial"/>
                <w:sz w:val="18"/>
                <w:szCs w:val="18"/>
              </w:rPr>
            </w:pPr>
            <w:r w:rsidRPr="00550BF7">
              <w:rPr>
                <w:rFonts w:ascii="Calibri Light" w:hAnsi="Calibri Light"/>
              </w:rPr>
              <w:lastRenderedPageBreak/>
              <w:t>BWR</w:t>
            </w:r>
          </w:p>
        </w:tc>
        <w:tc>
          <w:tcPr>
            <w:tcW w:w="7560" w:type="dxa"/>
            <w:tcBorders>
              <w:top w:val="single" w:sz="6" w:space="0" w:color="auto"/>
            </w:tcBorders>
            <w:vAlign w:val="center"/>
          </w:tcPr>
          <w:p w14:paraId="08A574D5" w14:textId="239728B9"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Basic Work Request.  SAP equivalent is BPEM.</w:t>
            </w:r>
          </w:p>
        </w:tc>
      </w:tr>
      <w:tr w:rsidR="00F356D2" w:rsidRPr="00550BF7" w14:paraId="7F6B707E" w14:textId="77777777" w:rsidTr="00FE6E81">
        <w:trPr>
          <w:cantSplit/>
          <w:trHeight w:val="147"/>
        </w:trPr>
        <w:tc>
          <w:tcPr>
            <w:tcW w:w="1777" w:type="dxa"/>
            <w:tcBorders>
              <w:top w:val="single" w:sz="6" w:space="0" w:color="auto"/>
            </w:tcBorders>
            <w:vAlign w:val="center"/>
          </w:tcPr>
          <w:p w14:paraId="181529B4" w14:textId="6055F2B8" w:rsidR="00F356D2" w:rsidRPr="00550BF7" w:rsidRDefault="00F356D2" w:rsidP="00F356D2">
            <w:pPr>
              <w:pStyle w:val="TableField-Center"/>
              <w:rPr>
                <w:rFonts w:ascii="Calibri Light" w:hAnsi="Calibri Light" w:cs="Arial"/>
                <w:sz w:val="18"/>
                <w:szCs w:val="18"/>
              </w:rPr>
            </w:pPr>
            <w:r w:rsidRPr="00550BF7">
              <w:rPr>
                <w:rFonts w:ascii="Calibri Light" w:hAnsi="Calibri Light"/>
              </w:rPr>
              <w:t>CA</w:t>
            </w:r>
          </w:p>
        </w:tc>
        <w:tc>
          <w:tcPr>
            <w:tcW w:w="7560" w:type="dxa"/>
            <w:tcBorders>
              <w:top w:val="single" w:sz="6" w:space="0" w:color="auto"/>
            </w:tcBorders>
            <w:vAlign w:val="center"/>
          </w:tcPr>
          <w:p w14:paraId="7EEDAF4F" w14:textId="5C4D7241"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Contract Account</w:t>
            </w:r>
          </w:p>
        </w:tc>
      </w:tr>
      <w:tr w:rsidR="00F356D2" w:rsidRPr="00550BF7" w14:paraId="6BECA0B7" w14:textId="77777777" w:rsidTr="00FE6E81">
        <w:trPr>
          <w:cantSplit/>
          <w:trHeight w:val="49"/>
        </w:trPr>
        <w:tc>
          <w:tcPr>
            <w:tcW w:w="1777" w:type="dxa"/>
            <w:vAlign w:val="center"/>
          </w:tcPr>
          <w:p w14:paraId="57C78948" w14:textId="0456070B" w:rsidR="00F356D2" w:rsidRPr="00550BF7" w:rsidRDefault="00F356D2" w:rsidP="00F356D2">
            <w:pPr>
              <w:pStyle w:val="TableField-Center"/>
              <w:rPr>
                <w:rFonts w:ascii="Calibri Light" w:hAnsi="Calibri Light" w:cs="Arial"/>
                <w:sz w:val="18"/>
                <w:szCs w:val="18"/>
              </w:rPr>
            </w:pPr>
            <w:r w:rsidRPr="00550BF7">
              <w:rPr>
                <w:rFonts w:ascii="Calibri Light" w:hAnsi="Calibri Light"/>
              </w:rPr>
              <w:t>Channel</w:t>
            </w:r>
          </w:p>
        </w:tc>
        <w:tc>
          <w:tcPr>
            <w:tcW w:w="7560" w:type="dxa"/>
            <w:vAlign w:val="center"/>
          </w:tcPr>
          <w:p w14:paraId="1CEA8492" w14:textId="7358EFA2"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Data object in SAP that holds the interval data.  Intervals can be kwh, price, factor, etc.  SAP equivalent is Profile.</w:t>
            </w:r>
          </w:p>
        </w:tc>
      </w:tr>
      <w:tr w:rsidR="00F356D2" w:rsidRPr="00550BF7" w14:paraId="1A8B179F" w14:textId="77777777" w:rsidTr="00FE6E81">
        <w:trPr>
          <w:cantSplit/>
          <w:trHeight w:val="49"/>
        </w:trPr>
        <w:tc>
          <w:tcPr>
            <w:tcW w:w="1777" w:type="dxa"/>
            <w:vAlign w:val="center"/>
          </w:tcPr>
          <w:p w14:paraId="6FDE77DA" w14:textId="098FE6AA" w:rsidR="00F356D2" w:rsidRPr="00550BF7" w:rsidRDefault="00F356D2" w:rsidP="00F356D2">
            <w:pPr>
              <w:pStyle w:val="TableField-Center"/>
              <w:rPr>
                <w:rFonts w:ascii="Calibri Light" w:hAnsi="Calibri Light" w:cs="Arial"/>
                <w:sz w:val="18"/>
                <w:szCs w:val="18"/>
              </w:rPr>
            </w:pPr>
            <w:r w:rsidRPr="00550BF7">
              <w:rPr>
                <w:rFonts w:ascii="Calibri Light" w:hAnsi="Calibri Light"/>
              </w:rPr>
              <w:t>Clarification</w:t>
            </w:r>
          </w:p>
        </w:tc>
        <w:tc>
          <w:tcPr>
            <w:tcW w:w="7560" w:type="dxa"/>
            <w:vAlign w:val="center"/>
          </w:tcPr>
          <w:p w14:paraId="44A8CB46" w14:textId="7090C80B"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A list of payments that could not be processed and require additional work in order to be posted.</w:t>
            </w:r>
          </w:p>
        </w:tc>
      </w:tr>
      <w:tr w:rsidR="00F356D2" w:rsidRPr="00550BF7" w14:paraId="56873699" w14:textId="77777777" w:rsidTr="00FE6E81">
        <w:trPr>
          <w:cantSplit/>
          <w:trHeight w:val="49"/>
        </w:trPr>
        <w:tc>
          <w:tcPr>
            <w:tcW w:w="1777" w:type="dxa"/>
            <w:vAlign w:val="center"/>
          </w:tcPr>
          <w:p w14:paraId="6515E469" w14:textId="187F965D" w:rsidR="00F356D2" w:rsidRPr="00550BF7" w:rsidRDefault="00F356D2" w:rsidP="00F356D2">
            <w:pPr>
              <w:pStyle w:val="TableField-Center"/>
              <w:rPr>
                <w:rFonts w:ascii="Calibri Light" w:hAnsi="Calibri Light" w:cs="Arial"/>
                <w:sz w:val="18"/>
                <w:szCs w:val="18"/>
              </w:rPr>
            </w:pPr>
            <w:r w:rsidRPr="00550BF7">
              <w:rPr>
                <w:rFonts w:ascii="Calibri Light" w:hAnsi="Calibri Light"/>
              </w:rPr>
              <w:t>Connection Object</w:t>
            </w:r>
          </w:p>
        </w:tc>
        <w:tc>
          <w:tcPr>
            <w:tcW w:w="7560" w:type="dxa"/>
            <w:vAlign w:val="center"/>
          </w:tcPr>
          <w:p w14:paraId="13E86C16" w14:textId="71B83663"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Link between installation and postal regional structure. Usually a building, but can also be a piece of property or other facility, such as a fountain or construction site. The connection object corresponds to the functional location in plant maintenance (PM).</w:t>
            </w:r>
          </w:p>
        </w:tc>
      </w:tr>
      <w:tr w:rsidR="00F356D2" w:rsidRPr="00550BF7" w14:paraId="7ACEC7C3" w14:textId="77777777" w:rsidTr="00FE6E81">
        <w:trPr>
          <w:cantSplit/>
          <w:trHeight w:val="49"/>
        </w:trPr>
        <w:tc>
          <w:tcPr>
            <w:tcW w:w="1777" w:type="dxa"/>
            <w:vAlign w:val="center"/>
          </w:tcPr>
          <w:p w14:paraId="1C4664AD" w14:textId="2982C6A6" w:rsidR="00F356D2" w:rsidRPr="00550BF7" w:rsidRDefault="00F356D2" w:rsidP="00F356D2">
            <w:pPr>
              <w:pStyle w:val="TableField-Center"/>
              <w:rPr>
                <w:rFonts w:ascii="Calibri Light" w:hAnsi="Calibri Light" w:cs="Arial"/>
                <w:sz w:val="18"/>
                <w:szCs w:val="18"/>
              </w:rPr>
            </w:pPr>
            <w:r w:rsidRPr="00550BF7">
              <w:rPr>
                <w:rFonts w:ascii="Calibri Light" w:hAnsi="Calibri Light"/>
              </w:rPr>
              <w:t>Contract</w:t>
            </w:r>
          </w:p>
        </w:tc>
        <w:tc>
          <w:tcPr>
            <w:tcW w:w="7560" w:type="dxa"/>
            <w:vAlign w:val="center"/>
          </w:tcPr>
          <w:p w14:paraId="5390F333" w14:textId="190B9317"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Standard SAP object that is used to link SAP Business Master Data and Technical Master Data through the move-in process</w:t>
            </w:r>
          </w:p>
        </w:tc>
      </w:tr>
      <w:tr w:rsidR="00F356D2" w:rsidRPr="00550BF7" w14:paraId="44724CAA" w14:textId="77777777" w:rsidTr="00FE6E81">
        <w:trPr>
          <w:cantSplit/>
          <w:trHeight w:val="84"/>
        </w:trPr>
        <w:tc>
          <w:tcPr>
            <w:tcW w:w="1777" w:type="dxa"/>
            <w:vAlign w:val="center"/>
          </w:tcPr>
          <w:p w14:paraId="69D274AE" w14:textId="3C6FA7A6" w:rsidR="00F356D2" w:rsidRPr="00550BF7" w:rsidRDefault="00F356D2" w:rsidP="00F356D2">
            <w:pPr>
              <w:pStyle w:val="TableField-Center"/>
              <w:rPr>
                <w:rFonts w:ascii="Calibri Light" w:hAnsi="Calibri Light" w:cs="Arial"/>
                <w:sz w:val="18"/>
                <w:szCs w:val="18"/>
              </w:rPr>
            </w:pPr>
            <w:r w:rsidRPr="00550BF7">
              <w:rPr>
                <w:rFonts w:ascii="Calibri Light" w:hAnsi="Calibri Light"/>
              </w:rPr>
              <w:t>Customer</w:t>
            </w:r>
          </w:p>
        </w:tc>
        <w:tc>
          <w:tcPr>
            <w:tcW w:w="7560" w:type="dxa"/>
            <w:vAlign w:val="center"/>
          </w:tcPr>
          <w:p w14:paraId="49D32654" w14:textId="227F6359"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Any entity with a relationship with SCE.  This term is usually used in reference to customers (both individuals and organizations) This can include employees and third party suppliers (banks and payment partners). SAP Equivalent is Business Partner (BP)</w:t>
            </w:r>
          </w:p>
        </w:tc>
      </w:tr>
      <w:tr w:rsidR="00F356D2" w:rsidRPr="00550BF7" w14:paraId="3A70D20C" w14:textId="77777777" w:rsidTr="00FE6E81">
        <w:trPr>
          <w:cantSplit/>
          <w:trHeight w:val="49"/>
        </w:trPr>
        <w:tc>
          <w:tcPr>
            <w:tcW w:w="1777" w:type="dxa"/>
            <w:vAlign w:val="center"/>
          </w:tcPr>
          <w:p w14:paraId="5A431CE2" w14:textId="7C42E464" w:rsidR="00F356D2" w:rsidRPr="00550BF7" w:rsidRDefault="00F356D2" w:rsidP="00F356D2">
            <w:pPr>
              <w:pStyle w:val="TableField-Center"/>
              <w:rPr>
                <w:rFonts w:ascii="Calibri Light" w:hAnsi="Calibri Light" w:cs="Arial"/>
                <w:sz w:val="18"/>
                <w:szCs w:val="18"/>
              </w:rPr>
            </w:pPr>
            <w:r w:rsidRPr="00550BF7">
              <w:rPr>
                <w:rFonts w:ascii="Calibri Light" w:hAnsi="Calibri Light"/>
              </w:rPr>
              <w:t>EAM</w:t>
            </w:r>
          </w:p>
        </w:tc>
        <w:tc>
          <w:tcPr>
            <w:tcW w:w="7560" w:type="dxa"/>
            <w:vAlign w:val="center"/>
          </w:tcPr>
          <w:p w14:paraId="5BB7EFA1" w14:textId="4B4F941B"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SAP Enterprise Asset Management</w:t>
            </w:r>
          </w:p>
        </w:tc>
      </w:tr>
      <w:tr w:rsidR="00F356D2" w:rsidRPr="00550BF7" w14:paraId="0C10621C" w14:textId="77777777" w:rsidTr="00FE6E81">
        <w:trPr>
          <w:cantSplit/>
          <w:trHeight w:val="49"/>
        </w:trPr>
        <w:tc>
          <w:tcPr>
            <w:tcW w:w="1777" w:type="dxa"/>
            <w:vAlign w:val="center"/>
          </w:tcPr>
          <w:p w14:paraId="6FF40207" w14:textId="2D40D720" w:rsidR="00F356D2" w:rsidRPr="00550BF7" w:rsidRDefault="00F356D2" w:rsidP="00F356D2">
            <w:pPr>
              <w:pStyle w:val="TableField-Center"/>
              <w:rPr>
                <w:rFonts w:ascii="Calibri Light" w:hAnsi="Calibri Light" w:cs="Arial"/>
                <w:sz w:val="18"/>
                <w:szCs w:val="18"/>
              </w:rPr>
            </w:pPr>
            <w:r w:rsidRPr="00550BF7">
              <w:rPr>
                <w:rFonts w:ascii="Calibri Light" w:hAnsi="Calibri Light"/>
              </w:rPr>
              <w:t>Hybris C4C</w:t>
            </w:r>
          </w:p>
        </w:tc>
        <w:tc>
          <w:tcPr>
            <w:tcW w:w="7560" w:type="dxa"/>
            <w:vAlign w:val="center"/>
          </w:tcPr>
          <w:p w14:paraId="7EFEB270" w14:textId="46F1B57C"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SAP Cloud for Customer Solution</w:t>
            </w:r>
          </w:p>
        </w:tc>
      </w:tr>
      <w:tr w:rsidR="00F356D2" w:rsidRPr="00550BF7" w14:paraId="31AE4753" w14:textId="77777777" w:rsidTr="00FE6E81">
        <w:trPr>
          <w:cantSplit/>
          <w:trHeight w:val="49"/>
        </w:trPr>
        <w:tc>
          <w:tcPr>
            <w:tcW w:w="1777" w:type="dxa"/>
            <w:vAlign w:val="center"/>
          </w:tcPr>
          <w:p w14:paraId="20326265" w14:textId="2B89B7C6" w:rsidR="00F356D2" w:rsidRPr="00550BF7" w:rsidRDefault="00F356D2" w:rsidP="00F356D2">
            <w:pPr>
              <w:pStyle w:val="TableField-Center"/>
              <w:rPr>
                <w:rFonts w:ascii="Calibri Light" w:hAnsi="Calibri Light" w:cs="Arial"/>
                <w:sz w:val="18"/>
                <w:szCs w:val="18"/>
              </w:rPr>
            </w:pPr>
            <w:r w:rsidRPr="00550BF7">
              <w:rPr>
                <w:rFonts w:ascii="Calibri Light" w:hAnsi="Calibri Light"/>
              </w:rPr>
              <w:t>IMG</w:t>
            </w:r>
          </w:p>
        </w:tc>
        <w:tc>
          <w:tcPr>
            <w:tcW w:w="7560" w:type="dxa"/>
            <w:vAlign w:val="center"/>
          </w:tcPr>
          <w:p w14:paraId="47F589A5" w14:textId="41CC428B"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SAP Implementation Guide – where configuration is performed</w:t>
            </w:r>
          </w:p>
        </w:tc>
      </w:tr>
      <w:tr w:rsidR="00F356D2" w:rsidRPr="00550BF7" w14:paraId="10543844" w14:textId="77777777" w:rsidTr="00FE6E81">
        <w:trPr>
          <w:cantSplit/>
          <w:trHeight w:val="49"/>
        </w:trPr>
        <w:tc>
          <w:tcPr>
            <w:tcW w:w="1777" w:type="dxa"/>
            <w:vAlign w:val="center"/>
          </w:tcPr>
          <w:p w14:paraId="05F30077" w14:textId="5D5BF5E7" w:rsidR="00F356D2" w:rsidRPr="00550BF7" w:rsidRDefault="00F356D2" w:rsidP="00F356D2">
            <w:pPr>
              <w:pStyle w:val="TableField-Center"/>
              <w:rPr>
                <w:rFonts w:ascii="Calibri Light" w:hAnsi="Calibri Light" w:cs="Arial"/>
                <w:sz w:val="18"/>
                <w:szCs w:val="18"/>
              </w:rPr>
            </w:pPr>
            <w:r w:rsidRPr="00550BF7">
              <w:rPr>
                <w:rFonts w:ascii="Calibri Light" w:hAnsi="Calibri Light"/>
              </w:rPr>
              <w:t>Level Pay Plans</w:t>
            </w:r>
          </w:p>
        </w:tc>
        <w:tc>
          <w:tcPr>
            <w:tcW w:w="7560" w:type="dxa"/>
            <w:vAlign w:val="center"/>
          </w:tcPr>
          <w:p w14:paraId="56658961" w14:textId="5421A8EF"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SAP equivalent term is Budget Billing.  Budget Billing allows customers to pay regular equal amounts over a yearly period.</w:t>
            </w:r>
          </w:p>
        </w:tc>
      </w:tr>
      <w:tr w:rsidR="00F356D2" w:rsidRPr="00550BF7" w14:paraId="28014FCA" w14:textId="77777777" w:rsidTr="00FE6E81">
        <w:trPr>
          <w:cantSplit/>
          <w:trHeight w:val="49"/>
        </w:trPr>
        <w:tc>
          <w:tcPr>
            <w:tcW w:w="1777" w:type="dxa"/>
            <w:vAlign w:val="center"/>
          </w:tcPr>
          <w:p w14:paraId="09FF3D02" w14:textId="2BF589FE" w:rsidR="00F356D2" w:rsidRPr="00550BF7" w:rsidRDefault="00F356D2" w:rsidP="00F356D2">
            <w:pPr>
              <w:pStyle w:val="TableField-Center"/>
              <w:rPr>
                <w:rFonts w:ascii="Calibri Light" w:hAnsi="Calibri Light" w:cs="Arial"/>
                <w:sz w:val="18"/>
                <w:szCs w:val="18"/>
              </w:rPr>
            </w:pPr>
            <w:r w:rsidRPr="00550BF7">
              <w:rPr>
                <w:rFonts w:ascii="Calibri Light" w:hAnsi="Calibri Light"/>
              </w:rPr>
              <w:t>OA</w:t>
            </w:r>
          </w:p>
        </w:tc>
        <w:tc>
          <w:tcPr>
            <w:tcW w:w="7560" w:type="dxa"/>
            <w:vAlign w:val="center"/>
          </w:tcPr>
          <w:p w14:paraId="1FD420F6" w14:textId="2A5ABBE2"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Owner  Allocation</w:t>
            </w:r>
          </w:p>
        </w:tc>
      </w:tr>
      <w:tr w:rsidR="00F356D2" w:rsidRPr="00550BF7" w14:paraId="40815390" w14:textId="77777777" w:rsidTr="00FE6E81">
        <w:trPr>
          <w:cantSplit/>
          <w:trHeight w:val="49"/>
        </w:trPr>
        <w:tc>
          <w:tcPr>
            <w:tcW w:w="1777" w:type="dxa"/>
            <w:vAlign w:val="center"/>
          </w:tcPr>
          <w:p w14:paraId="555ECABA" w14:textId="05BB9E68" w:rsidR="00F356D2" w:rsidRPr="00550BF7" w:rsidRDefault="00F356D2" w:rsidP="00F356D2">
            <w:pPr>
              <w:pStyle w:val="TableField-Center"/>
              <w:rPr>
                <w:rFonts w:ascii="Calibri Light" w:hAnsi="Calibri Light" w:cs="Arial"/>
                <w:sz w:val="18"/>
                <w:szCs w:val="18"/>
              </w:rPr>
            </w:pPr>
            <w:r w:rsidRPr="00550BF7">
              <w:rPr>
                <w:rFonts w:ascii="Calibri Light" w:hAnsi="Calibri Light"/>
              </w:rPr>
              <w:t>Premise</w:t>
            </w:r>
          </w:p>
        </w:tc>
        <w:tc>
          <w:tcPr>
            <w:tcW w:w="7560" w:type="dxa"/>
            <w:vAlign w:val="center"/>
          </w:tcPr>
          <w:p w14:paraId="30943350" w14:textId="75E68585"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Represents one of the SAP Technical Master Data object that is supplied with energy, for example, an apartment or factory. A premise can have several utility installations. The premise is allocated to a connection object and the address of that connection object</w:t>
            </w:r>
          </w:p>
        </w:tc>
      </w:tr>
      <w:tr w:rsidR="00F356D2" w:rsidRPr="00550BF7" w14:paraId="1C524D22" w14:textId="77777777" w:rsidTr="00FE6E81">
        <w:trPr>
          <w:cantSplit/>
          <w:trHeight w:val="49"/>
        </w:trPr>
        <w:tc>
          <w:tcPr>
            <w:tcW w:w="1777" w:type="dxa"/>
            <w:vAlign w:val="center"/>
          </w:tcPr>
          <w:p w14:paraId="3C6F8A70" w14:textId="09B8BA0D" w:rsidR="00F356D2" w:rsidRPr="00550BF7" w:rsidRDefault="00F356D2" w:rsidP="00F356D2">
            <w:pPr>
              <w:pStyle w:val="TableField-Center"/>
              <w:rPr>
                <w:rFonts w:ascii="Calibri Light" w:hAnsi="Calibri Light" w:cs="Arial"/>
                <w:sz w:val="18"/>
                <w:szCs w:val="18"/>
              </w:rPr>
            </w:pPr>
            <w:r w:rsidRPr="00550BF7">
              <w:rPr>
                <w:rFonts w:ascii="Calibri Light" w:hAnsi="Calibri Light"/>
              </w:rPr>
              <w:t>Property</w:t>
            </w:r>
          </w:p>
        </w:tc>
        <w:tc>
          <w:tcPr>
            <w:tcW w:w="7560" w:type="dxa"/>
            <w:vAlign w:val="center"/>
          </w:tcPr>
          <w:p w14:paraId="1E1EBD56" w14:textId="279D36E7"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Standard SAP object that is primarily used for arranging agreements with the owner concerning automatic move-in. It also stores an owner history for installations that are part of owner allocation process</w:t>
            </w:r>
          </w:p>
        </w:tc>
      </w:tr>
      <w:tr w:rsidR="00F356D2" w:rsidRPr="00550BF7" w14:paraId="18944E7E" w14:textId="77777777" w:rsidTr="00FE6E81">
        <w:trPr>
          <w:cantSplit/>
          <w:trHeight w:val="49"/>
        </w:trPr>
        <w:tc>
          <w:tcPr>
            <w:tcW w:w="1777" w:type="dxa"/>
            <w:vAlign w:val="center"/>
          </w:tcPr>
          <w:p w14:paraId="1C65D05E" w14:textId="0EC63607" w:rsidR="00F356D2" w:rsidRPr="00550BF7" w:rsidRDefault="00F356D2" w:rsidP="00F356D2">
            <w:pPr>
              <w:pStyle w:val="TableField-Center"/>
              <w:rPr>
                <w:rFonts w:ascii="Calibri Light" w:hAnsi="Calibri Light" w:cs="Arial"/>
                <w:sz w:val="18"/>
                <w:szCs w:val="18"/>
              </w:rPr>
            </w:pPr>
            <w:r w:rsidRPr="00550BF7">
              <w:rPr>
                <w:rFonts w:ascii="Calibri Light" w:hAnsi="Calibri Light"/>
              </w:rPr>
              <w:t>S/4HANA</w:t>
            </w:r>
          </w:p>
        </w:tc>
        <w:tc>
          <w:tcPr>
            <w:tcW w:w="7560" w:type="dxa"/>
            <w:vAlign w:val="center"/>
          </w:tcPr>
          <w:p w14:paraId="08F776C6" w14:textId="555011DC"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SAP HANA 4 Business Suite</w:t>
            </w:r>
          </w:p>
        </w:tc>
      </w:tr>
      <w:tr w:rsidR="00F356D2" w:rsidRPr="00550BF7" w14:paraId="0DBB1CDE" w14:textId="77777777" w:rsidTr="00FE6E81">
        <w:trPr>
          <w:cantSplit/>
          <w:trHeight w:val="49"/>
        </w:trPr>
        <w:tc>
          <w:tcPr>
            <w:tcW w:w="1777" w:type="dxa"/>
            <w:vAlign w:val="center"/>
          </w:tcPr>
          <w:p w14:paraId="0C93F2F8" w14:textId="651371F3" w:rsidR="00F356D2" w:rsidRPr="00550BF7" w:rsidRDefault="00F356D2" w:rsidP="00F356D2">
            <w:pPr>
              <w:pStyle w:val="TableField-Center"/>
              <w:rPr>
                <w:rFonts w:ascii="Calibri Light" w:hAnsi="Calibri Light" w:cs="Arial"/>
                <w:sz w:val="18"/>
                <w:szCs w:val="18"/>
              </w:rPr>
            </w:pPr>
            <w:r w:rsidRPr="00550BF7">
              <w:rPr>
                <w:rFonts w:ascii="Calibri Light" w:hAnsi="Calibri Light"/>
              </w:rPr>
              <w:t>SCE</w:t>
            </w:r>
          </w:p>
        </w:tc>
        <w:tc>
          <w:tcPr>
            <w:tcW w:w="7560" w:type="dxa"/>
            <w:vAlign w:val="center"/>
          </w:tcPr>
          <w:p w14:paraId="22DCDA9A" w14:textId="7BCA0BDF"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Southern California Edison</w:t>
            </w:r>
          </w:p>
        </w:tc>
      </w:tr>
      <w:tr w:rsidR="00F356D2" w:rsidRPr="00550BF7" w14:paraId="69B4AA9E" w14:textId="77777777" w:rsidTr="00FE6E81">
        <w:trPr>
          <w:cantSplit/>
          <w:trHeight w:val="49"/>
        </w:trPr>
        <w:tc>
          <w:tcPr>
            <w:tcW w:w="1777" w:type="dxa"/>
            <w:vAlign w:val="center"/>
          </w:tcPr>
          <w:p w14:paraId="5E4F18BC" w14:textId="36075517" w:rsidR="00F356D2" w:rsidRPr="00550BF7" w:rsidRDefault="00F356D2" w:rsidP="00F356D2">
            <w:pPr>
              <w:pStyle w:val="TableField-Center"/>
              <w:rPr>
                <w:rFonts w:ascii="Calibri Light" w:hAnsi="Calibri Light" w:cs="Arial"/>
                <w:sz w:val="18"/>
                <w:szCs w:val="18"/>
              </w:rPr>
            </w:pPr>
            <w:r w:rsidRPr="00550BF7">
              <w:rPr>
                <w:rFonts w:ascii="Calibri Light" w:hAnsi="Calibri Light"/>
              </w:rPr>
              <w:t>Summary Billing</w:t>
            </w:r>
          </w:p>
        </w:tc>
        <w:tc>
          <w:tcPr>
            <w:tcW w:w="7560" w:type="dxa"/>
            <w:vAlign w:val="center"/>
          </w:tcPr>
          <w:p w14:paraId="1B74C4F5" w14:textId="113659E2"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Standard SAP functionality that enables the invoicing of multiple Contract Accounts under one Parent Contract Account (Consolidated Summary Billing).  SAP equivalent is Collective Billing.</w:t>
            </w:r>
          </w:p>
        </w:tc>
      </w:tr>
      <w:tr w:rsidR="00F356D2" w:rsidRPr="00550BF7" w14:paraId="7C302CD9" w14:textId="77777777" w:rsidTr="00FE6E81">
        <w:trPr>
          <w:cantSplit/>
          <w:trHeight w:val="49"/>
        </w:trPr>
        <w:tc>
          <w:tcPr>
            <w:tcW w:w="1777" w:type="dxa"/>
            <w:vAlign w:val="center"/>
          </w:tcPr>
          <w:p w14:paraId="53025167" w14:textId="525816B7" w:rsidR="00F356D2" w:rsidRPr="00550BF7" w:rsidRDefault="00F356D2" w:rsidP="00F356D2">
            <w:pPr>
              <w:pStyle w:val="TableField-Center"/>
              <w:rPr>
                <w:rFonts w:ascii="Calibri Light" w:hAnsi="Calibri Light" w:cs="Arial"/>
                <w:sz w:val="18"/>
                <w:szCs w:val="18"/>
              </w:rPr>
            </w:pPr>
            <w:r w:rsidRPr="00550BF7">
              <w:rPr>
                <w:rFonts w:ascii="Calibri Light" w:hAnsi="Calibri Light"/>
              </w:rPr>
              <w:t>TCODE</w:t>
            </w:r>
          </w:p>
        </w:tc>
        <w:tc>
          <w:tcPr>
            <w:tcW w:w="7560" w:type="dxa"/>
            <w:vAlign w:val="center"/>
          </w:tcPr>
          <w:p w14:paraId="1AF9CCBD" w14:textId="6D22EDEB"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Transaction Code  Description</w:t>
            </w:r>
          </w:p>
        </w:tc>
      </w:tr>
      <w:tr w:rsidR="00F356D2" w:rsidRPr="00550BF7" w14:paraId="7C45EB26" w14:textId="77777777" w:rsidTr="00FE6E81">
        <w:trPr>
          <w:cantSplit/>
          <w:trHeight w:val="49"/>
        </w:trPr>
        <w:tc>
          <w:tcPr>
            <w:tcW w:w="1777" w:type="dxa"/>
            <w:vAlign w:val="center"/>
          </w:tcPr>
          <w:p w14:paraId="5F3577E4" w14:textId="186C4FA3" w:rsidR="00F356D2" w:rsidRPr="00550BF7" w:rsidRDefault="00F356D2" w:rsidP="00F356D2">
            <w:pPr>
              <w:pStyle w:val="TableField-Center"/>
              <w:rPr>
                <w:rFonts w:ascii="Calibri Light" w:hAnsi="Calibri Light" w:cs="Arial"/>
                <w:sz w:val="18"/>
                <w:szCs w:val="18"/>
              </w:rPr>
            </w:pPr>
            <w:r w:rsidRPr="00550BF7">
              <w:rPr>
                <w:rFonts w:ascii="Calibri Light" w:hAnsi="Calibri Light"/>
              </w:rPr>
              <w:t>TMD</w:t>
            </w:r>
          </w:p>
        </w:tc>
        <w:tc>
          <w:tcPr>
            <w:tcW w:w="7560" w:type="dxa"/>
            <w:vAlign w:val="center"/>
          </w:tcPr>
          <w:p w14:paraId="214557CC" w14:textId="700E40C3" w:rsidR="00F356D2" w:rsidRPr="00550BF7" w:rsidRDefault="00F356D2" w:rsidP="00F356D2">
            <w:pPr>
              <w:pStyle w:val="TableField-Left"/>
              <w:rPr>
                <w:rFonts w:ascii="Calibri Light" w:hAnsi="Calibri Light" w:cs="Arial"/>
                <w:sz w:val="18"/>
                <w:szCs w:val="18"/>
              </w:rPr>
            </w:pPr>
            <w:r w:rsidRPr="00550BF7">
              <w:rPr>
                <w:rFonts w:ascii="Calibri Light" w:hAnsi="Calibri Light"/>
                <w:szCs w:val="24"/>
              </w:rPr>
              <w:t>SAP Technical Master Data e.g. Connection Object, Premise and Device Location</w:t>
            </w:r>
          </w:p>
        </w:tc>
      </w:tr>
    </w:tbl>
    <w:p w14:paraId="70793301" w14:textId="77777777" w:rsidR="00F029C3" w:rsidRPr="00550BF7" w:rsidRDefault="00F029C3" w:rsidP="00E0118B">
      <w:pPr>
        <w:pStyle w:val="Heading2Text"/>
        <w:rPr>
          <w:rFonts w:ascii="Calibri Light" w:hAnsi="Calibri Light" w:cs="Arial"/>
          <w:sz w:val="18"/>
        </w:rPr>
      </w:pPr>
      <w:r w:rsidRPr="00550BF7">
        <w:rPr>
          <w:rFonts w:ascii="Calibri Light" w:hAnsi="Calibri Light" w:cs="Arial"/>
          <w:sz w:val="18"/>
        </w:rPr>
        <w:t xml:space="preserve">Additional terms may be found in APSE </w:t>
      </w:r>
      <w:hyperlink r:id="rId12" w:history="1">
        <w:r w:rsidRPr="00550BF7">
          <w:rPr>
            <w:rStyle w:val="Hyperlink"/>
            <w:rFonts w:ascii="Calibri Light" w:hAnsi="Calibri Light" w:cs="Arial"/>
            <w:sz w:val="18"/>
          </w:rPr>
          <w:t>General Document # 32 CSRP Glossary</w:t>
        </w:r>
      </w:hyperlink>
    </w:p>
    <w:p w14:paraId="74A69224" w14:textId="77777777" w:rsidR="00E0118B" w:rsidRPr="00550BF7" w:rsidRDefault="00E0118B" w:rsidP="002F58D0">
      <w:pPr>
        <w:pStyle w:val="Heading1"/>
        <w:rPr>
          <w:rFonts w:ascii="Calibri Light" w:hAnsi="Calibri Light"/>
        </w:rPr>
      </w:pPr>
      <w:bookmarkStart w:id="29" w:name="_Toc406588300"/>
      <w:bookmarkStart w:id="30" w:name="_Toc491613806"/>
      <w:bookmarkStart w:id="31" w:name="_Toc511293166"/>
      <w:r w:rsidRPr="00550BF7">
        <w:rPr>
          <w:rFonts w:ascii="Calibri Light" w:hAnsi="Calibri Light"/>
        </w:rPr>
        <w:lastRenderedPageBreak/>
        <w:t>Business Process Design</w:t>
      </w:r>
      <w:bookmarkEnd w:id="29"/>
      <w:bookmarkEnd w:id="30"/>
      <w:bookmarkEnd w:id="31"/>
    </w:p>
    <w:p w14:paraId="7A0702AF" w14:textId="77777777" w:rsidR="00F356D2" w:rsidRPr="00550BF7" w:rsidRDefault="00F356D2" w:rsidP="00F356D2">
      <w:pPr>
        <w:pStyle w:val="Heading1Text"/>
        <w:ind w:left="450"/>
        <w:jc w:val="both"/>
        <w:rPr>
          <w:rFonts w:ascii="Calibri Light" w:hAnsi="Calibri Light" w:cs="Arial"/>
          <w:szCs w:val="20"/>
        </w:rPr>
      </w:pPr>
      <w:r w:rsidRPr="00550BF7">
        <w:rPr>
          <w:rFonts w:ascii="Calibri Light" w:hAnsi="Calibri Light"/>
          <w:szCs w:val="20"/>
        </w:rPr>
        <w:t>The SO generates a request for a field resource. There are variety of scenarios that require an order to be sent to the field. For each SO created in the system, a specific order type is selected from a drop-down list prior to the creation itself. The selected type is</w:t>
      </w:r>
      <w:r w:rsidRPr="00550BF7">
        <w:rPr>
          <w:rFonts w:ascii="Calibri Light" w:hAnsi="Calibri Light"/>
          <w:bCs/>
          <w:szCs w:val="20"/>
        </w:rPr>
        <w:t xml:space="preserve"> important </w:t>
      </w:r>
      <w:r w:rsidRPr="00550BF7">
        <w:rPr>
          <w:rFonts w:ascii="Calibri Light" w:hAnsi="Calibri Light"/>
          <w:szCs w:val="20"/>
        </w:rPr>
        <w:t xml:space="preserve">because based on this, a field resource with the right skills for that work will be assigned. The </w:t>
      </w:r>
      <w:r w:rsidRPr="00550BF7">
        <w:rPr>
          <w:rFonts w:ascii="Calibri Light" w:hAnsi="Calibri Light" w:cs="Arial"/>
          <w:szCs w:val="20"/>
        </w:rPr>
        <w:t>SO can also be automatically created by the system in response to an event (ex. Customer moves into a premise with a legacy meter requiring a field visit). The enhancement E-CIM-CS-05 Order Creation has been identified to provide necessary fields that are needed when creating or changing work order.</w:t>
      </w:r>
    </w:p>
    <w:p w14:paraId="4AAD6BA2" w14:textId="5B37BC59" w:rsidR="00F356D2" w:rsidRPr="00550BF7" w:rsidRDefault="00F356D2" w:rsidP="00F356D2">
      <w:pPr>
        <w:pStyle w:val="Heading1Text"/>
        <w:ind w:left="450"/>
        <w:jc w:val="both"/>
        <w:rPr>
          <w:rFonts w:ascii="Calibri Light" w:hAnsi="Calibri Light"/>
        </w:rPr>
      </w:pPr>
      <w:r w:rsidRPr="00550BF7">
        <w:rPr>
          <w:rFonts w:ascii="Calibri Light" w:hAnsi="Calibri Light" w:cs="Tahoma"/>
        </w:rPr>
        <w:t>This document details the process to manage the creation and initiation of SO via Hybris C4C. The handling of the order will covered in DF-WM-02 - Handle Field Orders – Manage Field Orders.</w:t>
      </w:r>
    </w:p>
    <w:p w14:paraId="354154C2" w14:textId="763A31DA" w:rsidR="00E0118B" w:rsidRPr="00550BF7" w:rsidRDefault="00915130" w:rsidP="003C6C8A">
      <w:pPr>
        <w:pStyle w:val="Heading2"/>
      </w:pPr>
      <w:bookmarkStart w:id="32" w:name="_Toc511293167"/>
      <w:r w:rsidRPr="00550BF7">
        <w:t xml:space="preserve">2.1 </w:t>
      </w:r>
      <w:bookmarkStart w:id="33" w:name="_Toc406588301"/>
      <w:bookmarkStart w:id="34" w:name="_Toc491613807"/>
      <w:r w:rsidR="00F356D2" w:rsidRPr="00550BF7">
        <w:t>Manage Field Work Request</w:t>
      </w:r>
      <w:r w:rsidR="00E0118B" w:rsidRPr="00550BF7">
        <w:t xml:space="preserve"> Details</w:t>
      </w:r>
      <w:bookmarkEnd w:id="32"/>
      <w:bookmarkEnd w:id="33"/>
      <w:bookmarkEnd w:id="34"/>
      <w:r w:rsidR="00E0118B" w:rsidRPr="00550BF7">
        <w:t xml:space="preserve"> </w:t>
      </w:r>
    </w:p>
    <w:p w14:paraId="60A0513B" w14:textId="77777777" w:rsidR="00F356D2" w:rsidRPr="00550BF7" w:rsidRDefault="00F356D2" w:rsidP="00267B04">
      <w:pPr>
        <w:pStyle w:val="Heading1Text"/>
        <w:ind w:left="450"/>
        <w:jc w:val="both"/>
        <w:rPr>
          <w:rFonts w:ascii="Calibri Light" w:hAnsi="Calibri Light" w:cs="Tahoma"/>
        </w:rPr>
      </w:pPr>
      <w:bookmarkStart w:id="35" w:name="_Toc368501741"/>
      <w:bookmarkStart w:id="36" w:name="_Ref391280030"/>
      <w:bookmarkStart w:id="37" w:name="_Toc406588302"/>
      <w:bookmarkStart w:id="38" w:name="_Toc491613808"/>
      <w:r w:rsidRPr="00550BF7">
        <w:rPr>
          <w:rFonts w:ascii="Calibri Light" w:hAnsi="Calibri Light" w:cs="Tahoma"/>
        </w:rPr>
        <w:t xml:space="preserve">The SO is used to document the work which needs to be performed in the field. This will include the details of the type of work to be performed, the technician assigned to the work, the location and/or customer for whom the work is to be performed, who created the order etc. The SN is </w:t>
      </w:r>
      <w:r w:rsidRPr="00550BF7">
        <w:rPr>
          <w:rFonts w:ascii="Calibri Light" w:hAnsi="Calibri Light"/>
        </w:rPr>
        <w:t>created automatically in the background based on the order, via SAP configuration</w:t>
      </w:r>
      <w:r w:rsidRPr="00550BF7">
        <w:rPr>
          <w:rFonts w:ascii="Calibri Light" w:hAnsi="Calibri Light" w:cs="Tahoma"/>
        </w:rPr>
        <w:t xml:space="preserve">. This is where it maintains history of work progress and the tasks used to capture work results, including the existing completion codes. Items, tasks and activities can be entered in notifications. The SN is closed automatically when orders are technically completed. </w:t>
      </w:r>
    </w:p>
    <w:p w14:paraId="01592E50" w14:textId="77777777" w:rsidR="00F356D2" w:rsidRPr="00550BF7" w:rsidRDefault="00F356D2" w:rsidP="00267B04">
      <w:pPr>
        <w:pStyle w:val="Heading1Text"/>
        <w:ind w:left="450"/>
        <w:jc w:val="both"/>
        <w:rPr>
          <w:rFonts w:ascii="Calibri Light" w:hAnsi="Calibri Light"/>
          <w:szCs w:val="20"/>
        </w:rPr>
      </w:pPr>
      <w:r w:rsidRPr="00550BF7">
        <w:rPr>
          <w:rFonts w:ascii="Calibri Light" w:hAnsi="Calibri Light"/>
          <w:szCs w:val="20"/>
        </w:rPr>
        <w:t>Below shows the main SAP components when using the creation and management of SO.</w:t>
      </w:r>
    </w:p>
    <w:p w14:paraId="5552596D" w14:textId="77777777" w:rsidR="00F356D2" w:rsidRPr="00550BF7" w:rsidRDefault="00CE515A" w:rsidP="00F356D2">
      <w:pPr>
        <w:pStyle w:val="Heading1Text"/>
        <w:ind w:left="720"/>
        <w:jc w:val="center"/>
        <w:rPr>
          <w:rFonts w:ascii="Calibri Light" w:hAnsi="Calibri Light"/>
          <w:szCs w:val="20"/>
        </w:rPr>
      </w:pPr>
      <w:r w:rsidRPr="00550BF7">
        <w:rPr>
          <w:rFonts w:ascii="Calibri Light" w:hAnsi="Calibri Light"/>
          <w:noProof/>
        </w:rPr>
        <w:object w:dxaOrig="11100" w:dyaOrig="2010" w14:anchorId="1D0194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72pt;height:84pt;mso-width-percent:0;mso-height-percent:0;mso-width-percent:0;mso-height-percent:0" o:ole="">
            <v:imagedata r:id="rId13" o:title=""/>
          </v:shape>
          <o:OLEObject Type="Embed" ProgID="Visio.Drawing.15" ShapeID="_x0000_i1025" DrawAspect="Content" ObjectID="_1586775187" r:id="rId14"/>
        </w:object>
      </w:r>
    </w:p>
    <w:p w14:paraId="533D8470" w14:textId="77777777" w:rsidR="00F356D2" w:rsidRPr="00550BF7" w:rsidRDefault="00F356D2" w:rsidP="00267B04">
      <w:pPr>
        <w:pStyle w:val="Heading1Text"/>
        <w:ind w:left="450"/>
        <w:jc w:val="both"/>
        <w:rPr>
          <w:rFonts w:ascii="Calibri Light" w:hAnsi="Calibri Light" w:cs="Tahoma"/>
          <w:szCs w:val="20"/>
        </w:rPr>
      </w:pPr>
    </w:p>
    <w:p w14:paraId="7A0E99D2" w14:textId="77777777" w:rsidR="00F356D2" w:rsidRPr="00550BF7" w:rsidRDefault="00F356D2" w:rsidP="00267B04">
      <w:pPr>
        <w:ind w:left="450" w:firstLine="720"/>
        <w:rPr>
          <w:rFonts w:ascii="Calibri Light" w:hAnsi="Calibri Light" w:cs="Tahoma"/>
          <w:sz w:val="20"/>
          <w:szCs w:val="20"/>
        </w:rPr>
      </w:pPr>
      <w:r w:rsidRPr="00550BF7">
        <w:rPr>
          <w:rFonts w:ascii="Calibri Light" w:hAnsi="Calibri Light" w:cs="Tahoma"/>
          <w:sz w:val="20"/>
          <w:szCs w:val="20"/>
        </w:rPr>
        <w:t>The following are the description of the items in the above picture:</w:t>
      </w:r>
    </w:p>
    <w:p w14:paraId="1D300507" w14:textId="77777777" w:rsidR="00F356D2" w:rsidRPr="00550BF7" w:rsidRDefault="00F356D2" w:rsidP="00267B04">
      <w:pPr>
        <w:pStyle w:val="Heading1Text"/>
        <w:ind w:left="450" w:right="144"/>
        <w:jc w:val="both"/>
        <w:rPr>
          <w:rFonts w:ascii="Calibri Light" w:hAnsi="Calibri Light" w:cs="Tahoma"/>
          <w:b/>
          <w:szCs w:val="20"/>
          <w:lang w:eastAsia="en-US"/>
        </w:rPr>
      </w:pPr>
    </w:p>
    <w:p w14:paraId="563D9B35" w14:textId="77777777" w:rsidR="00F356D2" w:rsidRPr="00550BF7" w:rsidRDefault="00F356D2" w:rsidP="00267B04">
      <w:pPr>
        <w:pStyle w:val="Heading1Text"/>
        <w:ind w:left="450" w:right="144"/>
        <w:jc w:val="both"/>
        <w:rPr>
          <w:rFonts w:ascii="Calibri Light" w:hAnsi="Calibri Light" w:cs="Tahoma"/>
          <w:szCs w:val="20"/>
          <w:lang w:eastAsia="en-US"/>
        </w:rPr>
      </w:pPr>
      <w:r w:rsidRPr="00550BF7">
        <w:rPr>
          <w:rFonts w:ascii="Calibri Light" w:hAnsi="Calibri Light" w:cs="Tahoma"/>
          <w:b/>
          <w:szCs w:val="20"/>
          <w:lang w:eastAsia="en-US"/>
        </w:rPr>
        <w:t xml:space="preserve">Order Header: </w:t>
      </w:r>
      <w:r w:rsidRPr="00550BF7">
        <w:rPr>
          <w:rFonts w:ascii="Calibri Light" w:hAnsi="Calibri Light" w:cs="Tahoma"/>
          <w:szCs w:val="20"/>
          <w:lang w:eastAsia="en-US"/>
        </w:rPr>
        <w:t>Describes the job, order type, PM activity type representing dispatch code, Date, Reference Object (i.e. the meter, device location, connection object), Address Information, Customer information, Priority, Status.</w:t>
      </w:r>
    </w:p>
    <w:p w14:paraId="14782CE7" w14:textId="77777777" w:rsidR="00F356D2" w:rsidRPr="00550BF7" w:rsidRDefault="00F356D2" w:rsidP="00267B04">
      <w:pPr>
        <w:pStyle w:val="Heading1Text"/>
        <w:ind w:left="450" w:right="144"/>
        <w:jc w:val="both"/>
        <w:rPr>
          <w:rFonts w:ascii="Calibri Light" w:hAnsi="Calibri Light" w:cs="Tahoma"/>
          <w:szCs w:val="20"/>
          <w:lang w:eastAsia="en-US"/>
        </w:rPr>
      </w:pPr>
      <w:r w:rsidRPr="00550BF7">
        <w:rPr>
          <w:rFonts w:ascii="Calibri Light" w:hAnsi="Calibri Light" w:cs="Tahoma"/>
          <w:b/>
          <w:szCs w:val="20"/>
          <w:lang w:eastAsia="en-US"/>
        </w:rPr>
        <w:t>Operations:</w:t>
      </w:r>
      <w:r w:rsidRPr="00550BF7">
        <w:rPr>
          <w:rFonts w:ascii="Calibri Light" w:hAnsi="Calibri Light" w:cs="Tahoma"/>
          <w:szCs w:val="20"/>
          <w:lang w:eastAsia="en-US"/>
        </w:rPr>
        <w:t xml:space="preserve"> Detailed steps of the job to be carried out. The operation description is copied from the service order header short text field. </w:t>
      </w:r>
    </w:p>
    <w:p w14:paraId="615F5BEE" w14:textId="77777777" w:rsidR="00F356D2" w:rsidRPr="00550BF7" w:rsidRDefault="00F356D2" w:rsidP="00267B04">
      <w:pPr>
        <w:pStyle w:val="Heading1Text"/>
        <w:ind w:left="450" w:right="144"/>
        <w:jc w:val="both"/>
        <w:rPr>
          <w:rFonts w:ascii="Calibri Light" w:hAnsi="Calibri Light" w:cs="Tahoma"/>
          <w:szCs w:val="20"/>
          <w:lang w:eastAsia="en-US"/>
        </w:rPr>
      </w:pPr>
      <w:r w:rsidRPr="00550BF7">
        <w:rPr>
          <w:rFonts w:ascii="Calibri Light" w:hAnsi="Calibri Light" w:cs="Tahoma"/>
          <w:b/>
          <w:szCs w:val="20"/>
          <w:lang w:eastAsia="en-US"/>
        </w:rPr>
        <w:t xml:space="preserve">Notification Header: </w:t>
      </w:r>
      <w:r w:rsidRPr="00550BF7">
        <w:rPr>
          <w:rFonts w:ascii="Calibri Light" w:hAnsi="Calibri Light" w:cs="Tahoma"/>
          <w:szCs w:val="20"/>
          <w:lang w:eastAsia="en-US"/>
        </w:rPr>
        <w:t>Describes Customer data, Technical object data and execution plan. Used to maintain history of work completion, used on mobile device to update the status of order (Completion Code)</w:t>
      </w:r>
    </w:p>
    <w:p w14:paraId="22569447" w14:textId="77777777" w:rsidR="00F356D2" w:rsidRPr="00550BF7" w:rsidRDefault="00F356D2" w:rsidP="00267B04">
      <w:pPr>
        <w:pStyle w:val="Heading1Text"/>
        <w:ind w:left="450"/>
        <w:jc w:val="both"/>
        <w:rPr>
          <w:rFonts w:ascii="Calibri Light" w:hAnsi="Calibri Light" w:cs="Tahoma"/>
          <w:szCs w:val="20"/>
        </w:rPr>
      </w:pPr>
      <w:r w:rsidRPr="00550BF7">
        <w:rPr>
          <w:rFonts w:ascii="Calibri Light" w:hAnsi="Calibri Light" w:cs="Tahoma"/>
          <w:b/>
          <w:szCs w:val="20"/>
        </w:rPr>
        <w:t>Tasks:</w:t>
      </w:r>
      <w:r w:rsidRPr="00550BF7">
        <w:rPr>
          <w:rFonts w:ascii="Calibri Light" w:hAnsi="Calibri Light" w:cs="Tahoma"/>
          <w:szCs w:val="20"/>
        </w:rPr>
        <w:t xml:space="preserve"> Describes what job has been done and status. Tasks will have task codes and each code is used as completion code</w:t>
      </w:r>
    </w:p>
    <w:p w14:paraId="6E8320F6" w14:textId="77777777" w:rsidR="00F356D2" w:rsidRPr="00550BF7" w:rsidRDefault="00F356D2" w:rsidP="00267B04">
      <w:pPr>
        <w:pStyle w:val="Heading1Text"/>
        <w:ind w:left="450"/>
        <w:jc w:val="both"/>
        <w:rPr>
          <w:rFonts w:ascii="Calibri Light" w:hAnsi="Calibri Light"/>
        </w:rPr>
      </w:pPr>
    </w:p>
    <w:p w14:paraId="0DB8E8C9" w14:textId="2EC30934" w:rsidR="00AE6436" w:rsidRDefault="00F356D2" w:rsidP="00267B04">
      <w:pPr>
        <w:pStyle w:val="Heading1Text"/>
        <w:ind w:left="450"/>
        <w:jc w:val="both"/>
        <w:rPr>
          <w:rFonts w:ascii="Calibri Light" w:hAnsi="Calibri Light"/>
        </w:rPr>
      </w:pPr>
      <w:r w:rsidRPr="00550BF7">
        <w:rPr>
          <w:rFonts w:ascii="Calibri Light" w:hAnsi="Calibri Light"/>
        </w:rPr>
        <w:t xml:space="preserve">When creating a new SO via Hybris C4C, </w:t>
      </w:r>
      <w:r w:rsidR="00A9238F">
        <w:rPr>
          <w:rFonts w:ascii="Calibri Light" w:hAnsi="Calibri Light"/>
        </w:rPr>
        <w:t>the users</w:t>
      </w:r>
      <w:r w:rsidRPr="00550BF7">
        <w:rPr>
          <w:rFonts w:ascii="Calibri Light" w:hAnsi="Calibri Light"/>
        </w:rPr>
        <w:t xml:space="preserve"> </w:t>
      </w:r>
      <w:r w:rsidR="003262E1">
        <w:rPr>
          <w:rFonts w:ascii="Calibri Light" w:hAnsi="Calibri Light"/>
        </w:rPr>
        <w:t xml:space="preserve">normally </w:t>
      </w:r>
      <w:r w:rsidRPr="00550BF7">
        <w:rPr>
          <w:rFonts w:ascii="Calibri Light" w:hAnsi="Calibri Light"/>
        </w:rPr>
        <w:t>need to confirm the appropriate objects (ex. Business Partner (BP) and / or Premise).With reference to Figure 1 below, they will then select the appropriate order type which will be a required field and drive the assignation of the appropriate field staff to the order based on the order type</w:t>
      </w:r>
      <w:r w:rsidR="004E0BEB">
        <w:rPr>
          <w:rFonts w:ascii="Calibri Light" w:hAnsi="Calibri Light"/>
        </w:rPr>
        <w:t xml:space="preserve"> like maintenance, installation, or even investigation order.</w:t>
      </w:r>
      <w:r w:rsidRPr="00550BF7">
        <w:rPr>
          <w:rFonts w:ascii="Calibri Light" w:hAnsi="Calibri Light"/>
        </w:rPr>
        <w:t xml:space="preserve"> </w:t>
      </w:r>
      <w:r w:rsidR="004E0BEB">
        <w:rPr>
          <w:rFonts w:ascii="Calibri Light" w:hAnsi="Calibri Light"/>
        </w:rPr>
        <w:t xml:space="preserve">There are also orders that can </w:t>
      </w:r>
      <w:r w:rsidR="0062750D">
        <w:rPr>
          <w:rFonts w:ascii="Calibri Light" w:hAnsi="Calibri Light"/>
        </w:rPr>
        <w:t>be manually created</w:t>
      </w:r>
      <w:r w:rsidR="004E0BEB">
        <w:rPr>
          <w:rFonts w:ascii="Calibri Light" w:hAnsi="Calibri Light"/>
        </w:rPr>
        <w:t xml:space="preserve"> as a result of customer program enrollment request </w:t>
      </w:r>
      <w:r w:rsidR="0062750D">
        <w:rPr>
          <w:rFonts w:ascii="Calibri Light" w:hAnsi="Calibri Light"/>
        </w:rPr>
        <w:t xml:space="preserve">such as API and </w:t>
      </w:r>
      <w:r w:rsidR="004E0BEB">
        <w:rPr>
          <w:rFonts w:ascii="Calibri Light" w:hAnsi="Calibri Light"/>
        </w:rPr>
        <w:t>SDP</w:t>
      </w:r>
      <w:r w:rsidR="0062750D">
        <w:rPr>
          <w:rFonts w:ascii="Calibri Light" w:hAnsi="Calibri Light"/>
        </w:rPr>
        <w:t xml:space="preserve"> RF Devices, Customer DR </w:t>
      </w:r>
      <w:r w:rsidR="0062750D">
        <w:rPr>
          <w:rFonts w:ascii="Calibri Light" w:hAnsi="Calibri Light"/>
        </w:rPr>
        <w:lastRenderedPageBreak/>
        <w:t>Enabling Technology, Home Area Network, etc. T</w:t>
      </w:r>
      <w:r w:rsidR="004E0BEB">
        <w:rPr>
          <w:rFonts w:ascii="Calibri Light" w:hAnsi="Calibri Light"/>
        </w:rPr>
        <w:t xml:space="preserve">he initiation </w:t>
      </w:r>
      <w:r w:rsidR="0062750D">
        <w:rPr>
          <w:rFonts w:ascii="Calibri Light" w:hAnsi="Calibri Light"/>
        </w:rPr>
        <w:t xml:space="preserve">point </w:t>
      </w:r>
      <w:r w:rsidR="004E0BEB">
        <w:rPr>
          <w:rFonts w:ascii="Calibri Light" w:hAnsi="Calibri Light"/>
        </w:rPr>
        <w:t xml:space="preserve">will be covered in the BPD </w:t>
      </w:r>
      <w:hyperlink r:id="rId15" w:history="1">
        <w:r w:rsidR="0062750D" w:rsidRPr="00567C5D">
          <w:rPr>
            <w:rStyle w:val="Hyperlink"/>
            <w:rFonts w:ascii="Calibri Light" w:hAnsi="Calibri Light"/>
          </w:rPr>
          <w:t>PP-CS-03 - Fulfill Customer Request</w:t>
        </w:r>
      </w:hyperlink>
      <w:r w:rsidR="0062750D">
        <w:rPr>
          <w:rFonts w:ascii="Calibri Light" w:hAnsi="Calibri Light"/>
        </w:rPr>
        <w:t xml:space="preserve">. </w:t>
      </w:r>
    </w:p>
    <w:p w14:paraId="7A4B5C84" w14:textId="63450FEA" w:rsidR="00AE6436" w:rsidRDefault="00AE6436" w:rsidP="00267B04">
      <w:pPr>
        <w:pStyle w:val="Heading1Text"/>
        <w:ind w:left="450"/>
        <w:jc w:val="both"/>
        <w:rPr>
          <w:rFonts w:ascii="Calibri Light" w:hAnsi="Calibri Light"/>
        </w:rPr>
      </w:pPr>
      <w:r>
        <w:rPr>
          <w:rFonts w:ascii="Calibri Light" w:hAnsi="Calibri Light"/>
        </w:rPr>
        <w:t>The user will be able to select the service order type from a drop down (</w:t>
      </w:r>
      <w:r w:rsidR="00A615E3" w:rsidRPr="00FE5568">
        <w:rPr>
          <w:rFonts w:ascii="Calibri Light" w:hAnsi="Calibri Light" w:cs="Tahoma"/>
          <w:szCs w:val="20"/>
        </w:rPr>
        <w:t xml:space="preserve">BPD </w:t>
      </w:r>
      <w:hyperlink r:id="rId16" w:history="1">
        <w:r w:rsidR="00A615E3" w:rsidRPr="00567C5D">
          <w:rPr>
            <w:rStyle w:val="Hyperlink"/>
            <w:rFonts w:ascii="Calibri Light" w:hAnsi="Calibri Light" w:cs="Tahoma"/>
            <w:szCs w:val="20"/>
          </w:rPr>
          <w:t>DF-WM-02 - Handle Field Orders – Manage Field Orders</w:t>
        </w:r>
      </w:hyperlink>
      <w:r w:rsidR="00A615E3">
        <w:rPr>
          <w:rFonts w:ascii="Calibri Light" w:hAnsi="Calibri Light" w:cs="Tahoma"/>
          <w:szCs w:val="20"/>
        </w:rPr>
        <w:t>)</w:t>
      </w:r>
      <w:r>
        <w:rPr>
          <w:rFonts w:ascii="Calibri Light" w:hAnsi="Calibri Light"/>
        </w:rPr>
        <w:t>.</w:t>
      </w:r>
      <w:r w:rsidR="00A7276B">
        <w:rPr>
          <w:rFonts w:ascii="Calibri Light" w:hAnsi="Calibri Light"/>
        </w:rPr>
        <w:t xml:space="preserve">  </w:t>
      </w:r>
      <w:r>
        <w:rPr>
          <w:rFonts w:ascii="Calibri Light" w:hAnsi="Calibri Light"/>
        </w:rPr>
        <w:t xml:space="preserve">The user will be able to select an appointment date/time (e.g., 4 hour window based on field resource availability) so that the field person can meet the customer or other party at the site.  This can be due to access issues and additional information that field person may need from the customer while onsite. </w:t>
      </w:r>
      <w:r w:rsidR="00A615E3">
        <w:rPr>
          <w:rFonts w:ascii="Calibri Light" w:hAnsi="Calibri Light"/>
        </w:rPr>
        <w:t>(</w:t>
      </w:r>
      <w:r w:rsidR="00567C5D" w:rsidRPr="00FE5568">
        <w:rPr>
          <w:rFonts w:ascii="Calibri Light" w:hAnsi="Calibri Light" w:cs="Tahoma"/>
          <w:szCs w:val="20"/>
        </w:rPr>
        <w:t xml:space="preserve">BPD </w:t>
      </w:r>
      <w:hyperlink r:id="rId17" w:history="1">
        <w:r w:rsidR="00567C5D" w:rsidRPr="00567C5D">
          <w:rPr>
            <w:rStyle w:val="Hyperlink"/>
            <w:rFonts w:ascii="Calibri Light" w:hAnsi="Calibri Light" w:cs="Tahoma"/>
            <w:szCs w:val="20"/>
          </w:rPr>
          <w:t>DF-WM-02 - Handle Field Orders – Manage Field Orders</w:t>
        </w:r>
      </w:hyperlink>
      <w:r w:rsidR="00A615E3">
        <w:rPr>
          <w:rFonts w:ascii="Calibri Light" w:hAnsi="Calibri Light" w:cs="Tahoma"/>
          <w:szCs w:val="20"/>
        </w:rPr>
        <w:t>)</w:t>
      </w:r>
    </w:p>
    <w:p w14:paraId="37946DE9" w14:textId="1209D18A" w:rsidR="00F356D2" w:rsidRPr="00550BF7" w:rsidRDefault="00F356D2" w:rsidP="00267B04">
      <w:pPr>
        <w:pStyle w:val="Heading1Text"/>
        <w:ind w:left="450"/>
        <w:jc w:val="both"/>
        <w:rPr>
          <w:rFonts w:ascii="Calibri Light" w:hAnsi="Calibri Light"/>
        </w:rPr>
      </w:pPr>
      <w:r w:rsidRPr="00550BF7">
        <w:rPr>
          <w:rFonts w:ascii="Calibri Light" w:hAnsi="Calibri Light"/>
        </w:rPr>
        <w:t xml:space="preserve">They will then complete the order details (ex. date / time, notes and access related instructions, etc.) and submit the order. </w:t>
      </w:r>
      <w:r w:rsidRPr="00550BF7">
        <w:rPr>
          <w:rFonts w:ascii="Calibri Light" w:hAnsi="Calibri Light" w:cs="Arial"/>
          <w:szCs w:val="20"/>
        </w:rPr>
        <w:t>The enhancement E-CIM-CS-05 Order Creation has been identified to provide necessary fields that are needed when creating a new SO.</w:t>
      </w:r>
    </w:p>
    <w:p w14:paraId="544956E4" w14:textId="77777777" w:rsidR="00F356D2" w:rsidRPr="00550BF7" w:rsidRDefault="00F356D2" w:rsidP="00267B04">
      <w:pPr>
        <w:pStyle w:val="Heading1Text"/>
        <w:spacing w:after="0"/>
        <w:ind w:left="450"/>
        <w:jc w:val="center"/>
        <w:rPr>
          <w:rFonts w:ascii="Calibri Light" w:hAnsi="Calibri Light"/>
        </w:rPr>
      </w:pPr>
      <w:r w:rsidRPr="00550BF7">
        <w:rPr>
          <w:rFonts w:ascii="Calibri Light" w:hAnsi="Calibri Light"/>
          <w:noProof/>
          <w:lang w:eastAsia="en-US"/>
        </w:rPr>
        <w:drawing>
          <wp:inline distT="0" distB="0" distL="0" distR="0" wp14:anchorId="06419619" wp14:editId="1D27F5CE">
            <wp:extent cx="4712502" cy="25279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588E77.tmp"/>
                    <pic:cNvPicPr/>
                  </pic:nvPicPr>
                  <pic:blipFill>
                    <a:blip r:embed="rId18">
                      <a:extLst>
                        <a:ext uri="{28A0092B-C50C-407E-A947-70E740481C1C}">
                          <a14:useLocalDpi xmlns:a14="http://schemas.microsoft.com/office/drawing/2010/main" val="0"/>
                        </a:ext>
                      </a:extLst>
                    </a:blip>
                    <a:stretch>
                      <a:fillRect/>
                    </a:stretch>
                  </pic:blipFill>
                  <pic:spPr>
                    <a:xfrm>
                      <a:off x="0" y="0"/>
                      <a:ext cx="4715792" cy="2529700"/>
                    </a:xfrm>
                    <a:prstGeom prst="rect">
                      <a:avLst/>
                    </a:prstGeom>
                  </pic:spPr>
                </pic:pic>
              </a:graphicData>
            </a:graphic>
          </wp:inline>
        </w:drawing>
      </w:r>
    </w:p>
    <w:p w14:paraId="1C973B1A" w14:textId="77777777" w:rsidR="00F356D2" w:rsidRPr="00550BF7" w:rsidRDefault="00F356D2" w:rsidP="00267B04">
      <w:pPr>
        <w:pStyle w:val="Heading1Text"/>
        <w:ind w:left="450"/>
        <w:jc w:val="center"/>
        <w:rPr>
          <w:rFonts w:ascii="Calibri Light" w:hAnsi="Calibri Light"/>
          <w:b/>
        </w:rPr>
      </w:pPr>
      <w:r w:rsidRPr="00550BF7">
        <w:rPr>
          <w:rFonts w:ascii="Calibri Light" w:hAnsi="Calibri Light"/>
          <w:b/>
        </w:rPr>
        <w:t>Figure 1 – Create a New Service Order</w:t>
      </w:r>
    </w:p>
    <w:p w14:paraId="70C318DA" w14:textId="77777777" w:rsidR="00F356D2" w:rsidRPr="00550BF7" w:rsidRDefault="00F356D2" w:rsidP="00267B04">
      <w:pPr>
        <w:pStyle w:val="Heading1Text"/>
        <w:ind w:left="450"/>
        <w:jc w:val="both"/>
        <w:rPr>
          <w:rFonts w:ascii="Calibri Light" w:hAnsi="Calibri Light"/>
        </w:rPr>
      </w:pPr>
    </w:p>
    <w:p w14:paraId="079D5D2F" w14:textId="7C281E6E" w:rsidR="00F356D2" w:rsidRPr="00550BF7" w:rsidRDefault="00F356D2" w:rsidP="00267B04">
      <w:pPr>
        <w:pStyle w:val="Heading1Text"/>
        <w:ind w:left="450"/>
        <w:jc w:val="both"/>
        <w:rPr>
          <w:rFonts w:ascii="Calibri Light" w:hAnsi="Calibri Light"/>
        </w:rPr>
      </w:pPr>
      <w:r w:rsidRPr="00550BF7">
        <w:rPr>
          <w:rFonts w:ascii="Calibri Light" w:hAnsi="Calibri Light"/>
        </w:rPr>
        <w:t xml:space="preserve">Once </w:t>
      </w:r>
      <w:r w:rsidR="003262E1">
        <w:rPr>
          <w:rFonts w:ascii="Calibri Light" w:hAnsi="Calibri Light"/>
        </w:rPr>
        <w:t>a new SO</w:t>
      </w:r>
      <w:r w:rsidR="00595F2D">
        <w:rPr>
          <w:rFonts w:ascii="Calibri Light" w:hAnsi="Calibri Light"/>
        </w:rPr>
        <w:t xml:space="preserve"> has been </w:t>
      </w:r>
      <w:r w:rsidRPr="00550BF7">
        <w:rPr>
          <w:rFonts w:ascii="Calibri Light" w:hAnsi="Calibri Light"/>
        </w:rPr>
        <w:t>created, the order will be handled based on what is required in order to get the assigned task</w:t>
      </w:r>
      <w:r w:rsidR="006824F2">
        <w:rPr>
          <w:rFonts w:ascii="Calibri Light" w:hAnsi="Calibri Light"/>
        </w:rPr>
        <w:t>s</w:t>
      </w:r>
      <w:r w:rsidRPr="00550BF7">
        <w:rPr>
          <w:rFonts w:ascii="Calibri Light" w:hAnsi="Calibri Light"/>
        </w:rPr>
        <w:t xml:space="preserve"> done. This will be covered in </w:t>
      </w:r>
      <w:r w:rsidR="00567C5D" w:rsidRPr="00FE5568">
        <w:rPr>
          <w:rFonts w:ascii="Calibri Light" w:hAnsi="Calibri Light" w:cs="Tahoma"/>
          <w:szCs w:val="20"/>
        </w:rPr>
        <w:t xml:space="preserve">BPD </w:t>
      </w:r>
      <w:hyperlink r:id="rId19" w:history="1">
        <w:r w:rsidR="00567C5D" w:rsidRPr="00567C5D">
          <w:rPr>
            <w:rStyle w:val="Hyperlink"/>
            <w:rFonts w:ascii="Calibri Light" w:hAnsi="Calibri Light" w:cs="Tahoma"/>
            <w:szCs w:val="20"/>
          </w:rPr>
          <w:t>DF-WM-02 - Handle Field Orders – Manage Field Orders</w:t>
        </w:r>
      </w:hyperlink>
      <w:r w:rsidRPr="00550BF7">
        <w:rPr>
          <w:rFonts w:ascii="Calibri Light" w:hAnsi="Calibri Light"/>
        </w:rPr>
        <w:t xml:space="preserve">. </w:t>
      </w:r>
    </w:p>
    <w:p w14:paraId="3B0C7C76" w14:textId="287350CA" w:rsidR="00F356D2" w:rsidRPr="00550BF7" w:rsidRDefault="00F356D2" w:rsidP="00267B04">
      <w:pPr>
        <w:pStyle w:val="Heading1Text"/>
        <w:spacing w:before="240"/>
        <w:ind w:left="450"/>
        <w:jc w:val="both"/>
        <w:rPr>
          <w:rFonts w:ascii="Calibri Light" w:hAnsi="Calibri Light" w:cs="Arial"/>
          <w:szCs w:val="20"/>
        </w:rPr>
      </w:pPr>
      <w:r w:rsidRPr="00550BF7">
        <w:rPr>
          <w:rFonts w:ascii="Calibri Light" w:hAnsi="Calibri Light" w:cs="Tahoma"/>
          <w:szCs w:val="20"/>
          <w:lang w:eastAsia="en-US"/>
        </w:rPr>
        <w:t xml:space="preserve">Orders that are linked to a customer are viewable in Hybris C4C with creation dates, status (open vs. completed, etc.). </w:t>
      </w:r>
      <w:r w:rsidRPr="00550BF7">
        <w:rPr>
          <w:rFonts w:ascii="Calibri Light" w:hAnsi="Calibri Light" w:cs="Arial"/>
          <w:szCs w:val="20"/>
        </w:rPr>
        <w:t xml:space="preserve">The order status will be used to as a reference by the </w:t>
      </w:r>
      <w:r w:rsidR="00A9238F">
        <w:rPr>
          <w:rFonts w:ascii="Calibri Light" w:hAnsi="Calibri Light" w:cs="Arial"/>
          <w:szCs w:val="20"/>
        </w:rPr>
        <w:t>users</w:t>
      </w:r>
      <w:r w:rsidRPr="00550BF7">
        <w:rPr>
          <w:rFonts w:ascii="Calibri Light" w:hAnsi="Calibri Light" w:cs="Arial"/>
          <w:szCs w:val="20"/>
        </w:rPr>
        <w:t xml:space="preserve"> to determine where the order is at in its lifecycle (ex. in field, onsite, etc.).</w:t>
      </w:r>
    </w:p>
    <w:p w14:paraId="690F9108" w14:textId="77777777" w:rsidR="00F356D2" w:rsidRPr="00550BF7" w:rsidRDefault="00F356D2" w:rsidP="00267B04">
      <w:pPr>
        <w:pStyle w:val="Heading1Text"/>
        <w:spacing w:before="240"/>
        <w:ind w:left="450"/>
        <w:jc w:val="center"/>
        <w:rPr>
          <w:rFonts w:ascii="Calibri Light" w:hAnsi="Calibri Light" w:cs="Tahoma"/>
          <w:szCs w:val="20"/>
          <w:lang w:eastAsia="en-US"/>
        </w:rPr>
      </w:pPr>
      <w:r w:rsidRPr="00550BF7">
        <w:rPr>
          <w:rFonts w:ascii="Calibri Light" w:hAnsi="Calibri Light" w:cs="Tahoma"/>
          <w:noProof/>
          <w:szCs w:val="20"/>
          <w:lang w:eastAsia="en-US"/>
        </w:rPr>
        <w:drawing>
          <wp:inline distT="0" distB="0" distL="0" distR="0" wp14:anchorId="210DA692" wp14:editId="6B61ECF3">
            <wp:extent cx="5422502" cy="1627909"/>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65877BD.tmp"/>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18038" cy="1656590"/>
                    </a:xfrm>
                    <a:prstGeom prst="rect">
                      <a:avLst/>
                    </a:prstGeom>
                  </pic:spPr>
                </pic:pic>
              </a:graphicData>
            </a:graphic>
          </wp:inline>
        </w:drawing>
      </w:r>
    </w:p>
    <w:p w14:paraId="153BDBC4" w14:textId="77777777" w:rsidR="00F356D2" w:rsidRPr="00550BF7" w:rsidRDefault="00F356D2" w:rsidP="00267B04">
      <w:pPr>
        <w:pStyle w:val="Heading1Text"/>
        <w:ind w:left="450"/>
        <w:jc w:val="center"/>
        <w:rPr>
          <w:rFonts w:ascii="Calibri Light" w:hAnsi="Calibri Light"/>
          <w:b/>
        </w:rPr>
      </w:pPr>
      <w:r w:rsidRPr="00550BF7">
        <w:rPr>
          <w:rFonts w:ascii="Calibri Light" w:hAnsi="Calibri Light"/>
          <w:b/>
        </w:rPr>
        <w:t>Figure 2 – Service Order List</w:t>
      </w:r>
    </w:p>
    <w:p w14:paraId="346AAB58" w14:textId="77777777" w:rsidR="00F356D2" w:rsidRPr="00550BF7" w:rsidRDefault="00F356D2" w:rsidP="00267B04">
      <w:pPr>
        <w:pStyle w:val="Heading1Text"/>
        <w:ind w:left="540"/>
        <w:jc w:val="both"/>
        <w:rPr>
          <w:rFonts w:ascii="Calibri Light" w:hAnsi="Calibri Light" w:cs="Tahoma"/>
          <w:szCs w:val="20"/>
          <w:lang w:eastAsia="en-US"/>
        </w:rPr>
      </w:pPr>
    </w:p>
    <w:p w14:paraId="7B3C3132" w14:textId="26CC279B" w:rsidR="00F356D2" w:rsidRPr="00550BF7" w:rsidRDefault="00F356D2" w:rsidP="00267B04">
      <w:pPr>
        <w:pStyle w:val="Heading1Text"/>
        <w:ind w:left="540"/>
        <w:jc w:val="both"/>
        <w:rPr>
          <w:rFonts w:ascii="Calibri Light" w:hAnsi="Calibri Light" w:cs="Tahoma"/>
          <w:szCs w:val="20"/>
          <w:lang w:eastAsia="en-US"/>
        </w:rPr>
      </w:pPr>
      <w:r w:rsidRPr="00550BF7">
        <w:rPr>
          <w:rFonts w:ascii="Calibri Light" w:hAnsi="Calibri Light" w:cs="Tahoma"/>
          <w:szCs w:val="20"/>
          <w:lang w:eastAsia="en-US"/>
        </w:rPr>
        <w:lastRenderedPageBreak/>
        <w:t xml:space="preserve">The authorized users will also be able to perform the edit to existing order in Hybris C4C and </w:t>
      </w:r>
      <w:r w:rsidR="006824F2">
        <w:rPr>
          <w:rFonts w:ascii="Calibri Light" w:hAnsi="Calibri Light" w:cs="Tahoma"/>
          <w:szCs w:val="20"/>
          <w:lang w:eastAsia="en-US"/>
        </w:rPr>
        <w:t xml:space="preserve">the </w:t>
      </w:r>
      <w:r w:rsidRPr="00550BF7">
        <w:rPr>
          <w:rFonts w:ascii="Calibri Light" w:hAnsi="Calibri Light" w:cs="Arial"/>
          <w:szCs w:val="20"/>
        </w:rPr>
        <w:t>enhancement E-CIM-CS-05 Order Creation has been identified to provide necessary fields that are needed when changing existing SO.</w:t>
      </w:r>
    </w:p>
    <w:p w14:paraId="4F385063" w14:textId="77777777" w:rsidR="00F356D2" w:rsidRPr="00550BF7" w:rsidRDefault="00F356D2" w:rsidP="00267B04">
      <w:pPr>
        <w:pStyle w:val="Heading1Text"/>
        <w:ind w:left="540"/>
        <w:jc w:val="center"/>
        <w:rPr>
          <w:rFonts w:ascii="Calibri Light" w:hAnsi="Calibri Light"/>
        </w:rPr>
      </w:pPr>
      <w:r w:rsidRPr="00550BF7">
        <w:rPr>
          <w:rFonts w:ascii="Calibri Light" w:hAnsi="Calibri Light"/>
          <w:noProof/>
          <w:lang w:eastAsia="en-US"/>
        </w:rPr>
        <w:drawing>
          <wp:inline distT="0" distB="0" distL="0" distR="0" wp14:anchorId="7C9F9495" wp14:editId="11142047">
            <wp:extent cx="3956090" cy="212344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658A9C6.tmp"/>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76474" cy="2134381"/>
                    </a:xfrm>
                    <a:prstGeom prst="rect">
                      <a:avLst/>
                    </a:prstGeom>
                  </pic:spPr>
                </pic:pic>
              </a:graphicData>
            </a:graphic>
          </wp:inline>
        </w:drawing>
      </w:r>
    </w:p>
    <w:p w14:paraId="3E70BE4E" w14:textId="77777777" w:rsidR="00F356D2" w:rsidRPr="00550BF7" w:rsidRDefault="00F356D2" w:rsidP="00267B04">
      <w:pPr>
        <w:pStyle w:val="Heading1Text"/>
        <w:ind w:left="540"/>
        <w:jc w:val="center"/>
        <w:rPr>
          <w:rFonts w:ascii="Calibri Light" w:hAnsi="Calibri Light"/>
          <w:b/>
        </w:rPr>
      </w:pPr>
      <w:r w:rsidRPr="00550BF7">
        <w:rPr>
          <w:rFonts w:ascii="Calibri Light" w:hAnsi="Calibri Light"/>
          <w:b/>
        </w:rPr>
        <w:t>Figure 3 – Edit Service Order</w:t>
      </w:r>
    </w:p>
    <w:p w14:paraId="1626BA7F" w14:textId="77777777" w:rsidR="00F356D2" w:rsidRPr="00550BF7" w:rsidRDefault="00F356D2" w:rsidP="00267B04">
      <w:pPr>
        <w:pStyle w:val="Heading1Text"/>
        <w:ind w:left="540"/>
        <w:jc w:val="center"/>
        <w:rPr>
          <w:rFonts w:ascii="Calibri Light" w:hAnsi="Calibri Light"/>
          <w:b/>
        </w:rPr>
      </w:pPr>
    </w:p>
    <w:p w14:paraId="66CD5361" w14:textId="3F275B7A" w:rsidR="00F356D2" w:rsidRPr="00550BF7" w:rsidRDefault="00F356D2" w:rsidP="00267B04">
      <w:pPr>
        <w:pStyle w:val="Heading2"/>
      </w:pPr>
      <w:bookmarkStart w:id="39" w:name="_Toc511293168"/>
      <w:r w:rsidRPr="00550BF7">
        <w:t>2.1.2</w:t>
      </w:r>
      <w:r w:rsidRPr="00550BF7">
        <w:tab/>
        <w:t>Work Order Creation</w:t>
      </w:r>
      <w:r w:rsidR="00267B04">
        <w:t xml:space="preserve"> for SCE Customers</w:t>
      </w:r>
      <w:bookmarkEnd w:id="39"/>
    </w:p>
    <w:p w14:paraId="1601CA0A" w14:textId="3CCD39C8" w:rsidR="00267B04" w:rsidRDefault="00BB1BA5" w:rsidP="00267B04">
      <w:pPr>
        <w:pStyle w:val="Heading1Text"/>
        <w:ind w:left="540"/>
        <w:jc w:val="both"/>
        <w:rPr>
          <w:rFonts w:ascii="Calibri Light" w:hAnsi="Calibri Light" w:cs="Tahoma"/>
        </w:rPr>
      </w:pPr>
      <w:r w:rsidRPr="00BB1BA5">
        <w:rPr>
          <w:rFonts w:ascii="Calibri Light" w:hAnsi="Calibri Light" w:cs="Tahoma"/>
        </w:rPr>
        <w:t xml:space="preserve">When a customer calls SCE for service, the </w:t>
      </w:r>
      <w:r w:rsidR="00A9238F">
        <w:rPr>
          <w:rFonts w:ascii="Calibri Light" w:hAnsi="Calibri Light" w:cs="Tahoma"/>
        </w:rPr>
        <w:t>user</w:t>
      </w:r>
      <w:r w:rsidRPr="00BB1BA5">
        <w:rPr>
          <w:rFonts w:ascii="Calibri Light" w:hAnsi="Calibri Light" w:cs="Tahoma"/>
        </w:rPr>
        <w:t xml:space="preserve"> creates a new SO </w:t>
      </w:r>
      <w:r w:rsidR="007314BF">
        <w:rPr>
          <w:rFonts w:ascii="Calibri Light" w:hAnsi="Calibri Light" w:cs="Tahoma"/>
        </w:rPr>
        <w:t>by selecting appropriate</w:t>
      </w:r>
      <w:r w:rsidRPr="00BB1BA5">
        <w:rPr>
          <w:rFonts w:ascii="Calibri Light" w:hAnsi="Calibri Light" w:cs="Tahoma"/>
        </w:rPr>
        <w:t xml:space="preserve"> order type (refer to figure 1) that is relevant to customer’s request. A SN will be created in the background automatically. A unique number </w:t>
      </w:r>
      <w:r w:rsidR="007314BF">
        <w:rPr>
          <w:rFonts w:ascii="Calibri Light" w:hAnsi="Calibri Light" w:cs="Tahoma"/>
        </w:rPr>
        <w:t>is</w:t>
      </w:r>
      <w:r w:rsidRPr="00BB1BA5">
        <w:rPr>
          <w:rFonts w:ascii="Calibri Light" w:hAnsi="Calibri Light" w:cs="Tahoma"/>
        </w:rPr>
        <w:t xml:space="preserve"> assigned to the order by the system automatically.</w:t>
      </w:r>
      <w:r w:rsidR="00A80039" w:rsidRPr="00BB1BA5">
        <w:rPr>
          <w:rFonts w:ascii="Calibri Light" w:hAnsi="Calibri Light" w:cs="Tahoma"/>
        </w:rPr>
        <w:t xml:space="preserve"> </w:t>
      </w:r>
      <w:r w:rsidR="00A80039">
        <w:rPr>
          <w:rFonts w:ascii="Calibri Light" w:hAnsi="Calibri Light" w:cs="Tahoma"/>
        </w:rPr>
        <w:t xml:space="preserve">Confirming a BP and premise will be key criteria (by SAP Standard functionality) when creating a work request for the field personnel to carry out the task. </w:t>
      </w:r>
      <w:r w:rsidR="00267B04">
        <w:rPr>
          <w:rFonts w:ascii="Calibri Light" w:hAnsi="Calibri Light" w:cs="Tahoma"/>
        </w:rPr>
        <w:t>The list of service orders can be shown in C4C showing the type of orders created with current status for the specific location. (Refer to Figure 2)</w:t>
      </w:r>
    </w:p>
    <w:p w14:paraId="0D0FF35F" w14:textId="44EC7A94" w:rsidR="00267B04" w:rsidRPr="00550BF7" w:rsidRDefault="00267B04" w:rsidP="00267B04">
      <w:pPr>
        <w:pStyle w:val="Heading2"/>
      </w:pPr>
      <w:bookmarkStart w:id="40" w:name="_Toc511293169"/>
      <w:r w:rsidRPr="00550BF7">
        <w:t>2.1.</w:t>
      </w:r>
      <w:r>
        <w:t>3</w:t>
      </w:r>
      <w:r w:rsidRPr="00550BF7">
        <w:tab/>
        <w:t>Work Order Creation</w:t>
      </w:r>
      <w:r>
        <w:t xml:space="preserve"> for non-SCE Customers</w:t>
      </w:r>
      <w:bookmarkEnd w:id="40"/>
    </w:p>
    <w:p w14:paraId="37F83291" w14:textId="124E3BA5" w:rsidR="00267B04" w:rsidRDefault="00267B04" w:rsidP="00267B04">
      <w:pPr>
        <w:pStyle w:val="Heading1Text"/>
        <w:ind w:left="540"/>
        <w:jc w:val="both"/>
        <w:rPr>
          <w:rFonts w:ascii="Calibri Light" w:hAnsi="Calibri Light" w:cs="Tahoma"/>
        </w:rPr>
      </w:pPr>
      <w:r>
        <w:rPr>
          <w:rFonts w:ascii="Calibri Light" w:hAnsi="Calibri Light" w:cs="Tahoma"/>
        </w:rPr>
        <w:t xml:space="preserve">There is a scenario in which either BP and/or premise cannot be found due to the fact that the caller is a person who does not have any business </w:t>
      </w:r>
      <w:r w:rsidR="009E63AC">
        <w:rPr>
          <w:rFonts w:ascii="Calibri Light" w:hAnsi="Calibri Light" w:cs="Tahoma"/>
        </w:rPr>
        <w:t>associated</w:t>
      </w:r>
      <w:r>
        <w:rPr>
          <w:rFonts w:ascii="Calibri Light" w:hAnsi="Calibri Light" w:cs="Tahoma"/>
        </w:rPr>
        <w:t xml:space="preserve"> with SCE trying to inform about issue at certain location. Such caller can be categorized as non-SCE customers who reports a problem with a location that cannot be located in the system. T</w:t>
      </w:r>
      <w:r w:rsidRPr="00BB1BA5">
        <w:rPr>
          <w:rFonts w:ascii="Calibri Light" w:hAnsi="Calibri Light" w:cs="Tahoma"/>
        </w:rPr>
        <w:t xml:space="preserve">he enhancement E-CIM-CS-05 Order Creation </w:t>
      </w:r>
      <w:r>
        <w:rPr>
          <w:rFonts w:ascii="Calibri Light" w:hAnsi="Calibri Light" w:cs="Tahoma"/>
        </w:rPr>
        <w:t>will be used to handle this scenario (see figure 4</w:t>
      </w:r>
      <w:r w:rsidR="000505B4">
        <w:rPr>
          <w:rFonts w:ascii="Calibri Light" w:hAnsi="Calibri Light" w:cs="Tahoma"/>
        </w:rPr>
        <w:t xml:space="preserve"> for backoffice screenshot</w:t>
      </w:r>
      <w:r>
        <w:rPr>
          <w:rFonts w:ascii="Calibri Light" w:hAnsi="Calibri Light" w:cs="Tahoma"/>
        </w:rPr>
        <w:t>)</w:t>
      </w:r>
      <w:r w:rsidRPr="00BB1BA5">
        <w:rPr>
          <w:rFonts w:ascii="Calibri Light" w:hAnsi="Calibri Light" w:cs="Tahoma"/>
        </w:rPr>
        <w:t>.</w:t>
      </w:r>
      <w:r>
        <w:rPr>
          <w:rFonts w:ascii="Calibri Light" w:hAnsi="Calibri Light" w:cs="Tahoma"/>
        </w:rPr>
        <w:t xml:space="preserve"> Again, the order type selection will still be the main key component to be selected determining the type of order as starting point. The field order note can be utilized to record the additional problem reported by the caller (see figure 5</w:t>
      </w:r>
      <w:r w:rsidR="000505B4">
        <w:rPr>
          <w:rFonts w:ascii="Calibri Light" w:hAnsi="Calibri Light" w:cs="Tahoma"/>
        </w:rPr>
        <w:t xml:space="preserve"> for backoffice screenshot</w:t>
      </w:r>
      <w:r>
        <w:rPr>
          <w:rFonts w:ascii="Calibri Light" w:hAnsi="Calibri Light" w:cs="Tahoma"/>
        </w:rPr>
        <w:t>)</w:t>
      </w:r>
    </w:p>
    <w:p w14:paraId="5CD907E0" w14:textId="77777777" w:rsidR="00267B04" w:rsidRDefault="00267B04" w:rsidP="00267B04">
      <w:pPr>
        <w:pStyle w:val="Heading1Text"/>
        <w:ind w:left="540"/>
        <w:jc w:val="both"/>
        <w:rPr>
          <w:rFonts w:ascii="Calibri Light" w:hAnsi="Calibri Light" w:cs="Tahoma"/>
        </w:rPr>
      </w:pPr>
    </w:p>
    <w:p w14:paraId="1F24EF1C" w14:textId="4437F33B" w:rsidR="00206DB6" w:rsidRDefault="00A80039" w:rsidP="00267B04">
      <w:pPr>
        <w:pStyle w:val="Heading1Text"/>
        <w:ind w:left="540"/>
        <w:jc w:val="center"/>
        <w:rPr>
          <w:rFonts w:ascii="Calibri Light" w:hAnsi="Calibri Light" w:cs="Tahoma"/>
        </w:rPr>
      </w:pPr>
      <w:r>
        <w:rPr>
          <w:noProof/>
          <w:color w:val="1F497D"/>
          <w:lang w:eastAsia="en-US"/>
        </w:rPr>
        <w:lastRenderedPageBreak/>
        <w:drawing>
          <wp:inline distT="0" distB="0" distL="0" distR="0" wp14:anchorId="44AC407E" wp14:editId="6FFD72D6">
            <wp:extent cx="3672840" cy="4638311"/>
            <wp:effectExtent l="0" t="0" r="3810" b="0"/>
            <wp:docPr id="10" name="Picture 10" descr="cid:image007.png@01D3B24C.D05CA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7.png@01D3B24C.D05CAEF0"/>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3678351" cy="4645270"/>
                    </a:xfrm>
                    <a:prstGeom prst="rect">
                      <a:avLst/>
                    </a:prstGeom>
                    <a:noFill/>
                    <a:ln>
                      <a:noFill/>
                    </a:ln>
                  </pic:spPr>
                </pic:pic>
              </a:graphicData>
            </a:graphic>
          </wp:inline>
        </w:drawing>
      </w:r>
    </w:p>
    <w:p w14:paraId="66F5CEAD" w14:textId="671C55DA" w:rsidR="00206DB6" w:rsidRDefault="00206DB6" w:rsidP="00267B04">
      <w:pPr>
        <w:pStyle w:val="Heading1Text"/>
        <w:ind w:left="540"/>
        <w:jc w:val="center"/>
        <w:rPr>
          <w:rFonts w:ascii="Calibri Light" w:hAnsi="Calibri Light" w:cs="Tahoma"/>
        </w:rPr>
      </w:pPr>
      <w:r w:rsidRPr="00550BF7">
        <w:rPr>
          <w:rFonts w:ascii="Calibri Light" w:hAnsi="Calibri Light"/>
          <w:b/>
        </w:rPr>
        <w:t xml:space="preserve">Figure </w:t>
      </w:r>
      <w:r>
        <w:rPr>
          <w:rFonts w:ascii="Calibri Light" w:hAnsi="Calibri Light"/>
          <w:b/>
        </w:rPr>
        <w:t>4</w:t>
      </w:r>
      <w:r w:rsidRPr="00550BF7">
        <w:rPr>
          <w:rFonts w:ascii="Calibri Light" w:hAnsi="Calibri Light"/>
          <w:b/>
        </w:rPr>
        <w:t xml:space="preserve"> – </w:t>
      </w:r>
      <w:r w:rsidR="00A80039">
        <w:rPr>
          <w:rFonts w:ascii="Calibri Light" w:hAnsi="Calibri Light"/>
          <w:b/>
        </w:rPr>
        <w:t>Non-SCE customer and Non-Standard Address</w:t>
      </w:r>
    </w:p>
    <w:p w14:paraId="677DDDAE" w14:textId="77777777" w:rsidR="00A80039" w:rsidRDefault="00A80039" w:rsidP="00267B04">
      <w:pPr>
        <w:pStyle w:val="Heading1Text"/>
        <w:ind w:left="540"/>
        <w:jc w:val="both"/>
        <w:rPr>
          <w:rFonts w:ascii="Calibri Light" w:hAnsi="Calibri Light" w:cs="Tahoma"/>
        </w:rPr>
      </w:pPr>
    </w:p>
    <w:p w14:paraId="62AE5200" w14:textId="548CA928" w:rsidR="00A80039" w:rsidRDefault="00A80039" w:rsidP="00267B04">
      <w:pPr>
        <w:pStyle w:val="Heading1Text"/>
        <w:ind w:left="540"/>
        <w:jc w:val="center"/>
        <w:rPr>
          <w:rFonts w:ascii="Calibri Light" w:hAnsi="Calibri Light" w:cs="Tahoma"/>
        </w:rPr>
      </w:pPr>
      <w:r>
        <w:rPr>
          <w:rFonts w:ascii="Calibri Light" w:hAnsi="Calibri Light" w:cs="Tahoma"/>
          <w:noProof/>
          <w:lang w:eastAsia="en-US"/>
        </w:rPr>
        <w:drawing>
          <wp:inline distT="0" distB="0" distL="0" distR="0" wp14:anchorId="33425799" wp14:editId="132749EC">
            <wp:extent cx="4359018" cy="1028789"/>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4D8D899.tmp"/>
                    <pic:cNvPicPr/>
                  </pic:nvPicPr>
                  <pic:blipFill>
                    <a:blip r:embed="rId24">
                      <a:extLst>
                        <a:ext uri="{28A0092B-C50C-407E-A947-70E740481C1C}">
                          <a14:useLocalDpi xmlns:a14="http://schemas.microsoft.com/office/drawing/2010/main" val="0"/>
                        </a:ext>
                      </a:extLst>
                    </a:blip>
                    <a:stretch>
                      <a:fillRect/>
                    </a:stretch>
                  </pic:blipFill>
                  <pic:spPr>
                    <a:xfrm>
                      <a:off x="0" y="0"/>
                      <a:ext cx="4359018" cy="1028789"/>
                    </a:xfrm>
                    <a:prstGeom prst="rect">
                      <a:avLst/>
                    </a:prstGeom>
                  </pic:spPr>
                </pic:pic>
              </a:graphicData>
            </a:graphic>
          </wp:inline>
        </w:drawing>
      </w:r>
    </w:p>
    <w:p w14:paraId="654BA532" w14:textId="2BC07C20" w:rsidR="00A80039" w:rsidRPr="00A80039" w:rsidRDefault="00A80039" w:rsidP="00267B04">
      <w:pPr>
        <w:pStyle w:val="Heading1Text"/>
        <w:ind w:left="540"/>
        <w:jc w:val="center"/>
        <w:rPr>
          <w:rFonts w:ascii="Calibri Light" w:hAnsi="Calibri Light" w:cs="Tahoma"/>
          <w:b/>
        </w:rPr>
      </w:pPr>
      <w:r w:rsidRPr="00A80039">
        <w:rPr>
          <w:rFonts w:ascii="Calibri Light" w:hAnsi="Calibri Light" w:cs="Tahoma"/>
          <w:b/>
        </w:rPr>
        <w:t>Figure 5 – Order note capturing additional information</w:t>
      </w:r>
    </w:p>
    <w:p w14:paraId="0AE87E41" w14:textId="7A0EBD15" w:rsidR="00F12A0B" w:rsidRDefault="004F0096" w:rsidP="00267B04">
      <w:pPr>
        <w:pStyle w:val="Heading1Text"/>
        <w:ind w:left="540"/>
        <w:jc w:val="both"/>
        <w:rPr>
          <w:rFonts w:ascii="Calibri Light" w:hAnsi="Calibri Light" w:cs="Tahoma"/>
        </w:rPr>
      </w:pPr>
      <w:r>
        <w:rPr>
          <w:rFonts w:ascii="Calibri Light" w:hAnsi="Calibri Light" w:cs="Tahoma"/>
        </w:rPr>
        <w:t xml:space="preserve">The next step is to select a district by calling </w:t>
      </w:r>
      <w:r w:rsidR="007431E3">
        <w:rPr>
          <w:rFonts w:ascii="Calibri Light" w:hAnsi="Calibri Light" w:cs="Tahoma"/>
        </w:rPr>
        <w:t xml:space="preserve">the enhancement </w:t>
      </w:r>
      <w:r w:rsidR="007431E3" w:rsidRPr="007431E3">
        <w:rPr>
          <w:rFonts w:ascii="Calibri Light" w:hAnsi="Calibri Light" w:cs="Tahoma"/>
        </w:rPr>
        <w:t>E-DF-WM-02 - D</w:t>
      </w:r>
      <w:r w:rsidR="007431E3">
        <w:rPr>
          <w:rFonts w:ascii="Calibri Light" w:hAnsi="Calibri Light" w:cs="Tahoma"/>
        </w:rPr>
        <w:t>istrict</w:t>
      </w:r>
      <w:r w:rsidR="007431E3" w:rsidRPr="007431E3">
        <w:rPr>
          <w:rFonts w:ascii="Calibri Light" w:hAnsi="Calibri Light" w:cs="Tahoma"/>
        </w:rPr>
        <w:t xml:space="preserve"> </w:t>
      </w:r>
      <w:r w:rsidR="007431E3">
        <w:rPr>
          <w:rFonts w:ascii="Calibri Light" w:hAnsi="Calibri Light" w:cs="Tahoma"/>
        </w:rPr>
        <w:t xml:space="preserve">Determination </w:t>
      </w:r>
      <w:r w:rsidR="002517C4">
        <w:rPr>
          <w:rFonts w:ascii="Calibri Light" w:hAnsi="Calibri Light" w:cs="Tahoma"/>
        </w:rPr>
        <w:t xml:space="preserve">(see Figure </w:t>
      </w:r>
      <w:r w:rsidR="009E63AC">
        <w:rPr>
          <w:rFonts w:ascii="Calibri Light" w:hAnsi="Calibri Light" w:cs="Tahoma"/>
        </w:rPr>
        <w:t>6</w:t>
      </w:r>
      <w:r w:rsidR="000505B4">
        <w:rPr>
          <w:rFonts w:ascii="Calibri Light" w:hAnsi="Calibri Light" w:cs="Tahoma"/>
        </w:rPr>
        <w:t xml:space="preserve"> for backoffice screenshot</w:t>
      </w:r>
      <w:r w:rsidR="00BD6756">
        <w:rPr>
          <w:rFonts w:ascii="Calibri Light" w:hAnsi="Calibri Light" w:cs="Tahoma"/>
        </w:rPr>
        <w:t xml:space="preserve">) </w:t>
      </w:r>
      <w:r w:rsidR="007431E3">
        <w:rPr>
          <w:rFonts w:ascii="Calibri Light" w:hAnsi="Calibri Light" w:cs="Tahoma"/>
        </w:rPr>
        <w:t xml:space="preserve">to determine the dispatched area where particular service is required to be carried out. In addition to this, the field PM Activity Type </w:t>
      </w:r>
      <w:r w:rsidR="00206DB6">
        <w:rPr>
          <w:rFonts w:ascii="Calibri Light" w:hAnsi="Calibri Light" w:cs="Tahoma"/>
        </w:rPr>
        <w:t xml:space="preserve">is also used </w:t>
      </w:r>
      <w:r w:rsidR="007431E3">
        <w:rPr>
          <w:rFonts w:ascii="Calibri Light" w:hAnsi="Calibri Light" w:cs="Tahoma"/>
        </w:rPr>
        <w:t>to categorize the job code</w:t>
      </w:r>
      <w:r w:rsidR="00206DB6">
        <w:rPr>
          <w:rFonts w:ascii="Calibri Light" w:hAnsi="Calibri Light" w:cs="Tahoma"/>
        </w:rPr>
        <w:t xml:space="preserve"> from the drop-down field</w:t>
      </w:r>
      <w:r w:rsidR="007431E3">
        <w:rPr>
          <w:rFonts w:ascii="Calibri Light" w:hAnsi="Calibri Light" w:cs="Tahoma"/>
        </w:rPr>
        <w:t>. These two fields</w:t>
      </w:r>
      <w:r w:rsidR="003405A3">
        <w:rPr>
          <w:rFonts w:ascii="Calibri Light" w:hAnsi="Calibri Light" w:cs="Tahoma"/>
        </w:rPr>
        <w:t xml:space="preserve"> and work order </w:t>
      </w:r>
      <w:r w:rsidR="00EB4044">
        <w:rPr>
          <w:rFonts w:ascii="Calibri Light" w:hAnsi="Calibri Light" w:cs="Tahoma"/>
        </w:rPr>
        <w:t xml:space="preserve">routing </w:t>
      </w:r>
      <w:r w:rsidR="007431E3">
        <w:rPr>
          <w:rFonts w:ascii="Calibri Light" w:hAnsi="Calibri Light" w:cs="Tahoma"/>
        </w:rPr>
        <w:t xml:space="preserve">are </w:t>
      </w:r>
      <w:r w:rsidR="003405A3">
        <w:rPr>
          <w:rFonts w:ascii="Calibri Light" w:hAnsi="Calibri Light" w:cs="Tahoma"/>
        </w:rPr>
        <w:t xml:space="preserve">to be </w:t>
      </w:r>
      <w:r w:rsidR="002517C4">
        <w:rPr>
          <w:rFonts w:ascii="Calibri Light" w:hAnsi="Calibri Light" w:cs="Tahoma"/>
        </w:rPr>
        <w:t>further detailed</w:t>
      </w:r>
      <w:r w:rsidR="007431E3">
        <w:rPr>
          <w:rFonts w:ascii="Calibri Light" w:hAnsi="Calibri Light" w:cs="Tahoma"/>
        </w:rPr>
        <w:t xml:space="preserve"> in </w:t>
      </w:r>
      <w:r w:rsidR="003405A3">
        <w:rPr>
          <w:rFonts w:ascii="Calibri Light" w:hAnsi="Calibri Light" w:cs="Tahoma"/>
        </w:rPr>
        <w:t xml:space="preserve">the </w:t>
      </w:r>
      <w:r w:rsidR="00567C5D" w:rsidRPr="00FE5568">
        <w:rPr>
          <w:rFonts w:ascii="Calibri Light" w:hAnsi="Calibri Light" w:cs="Tahoma"/>
          <w:szCs w:val="20"/>
        </w:rPr>
        <w:t xml:space="preserve">BPD </w:t>
      </w:r>
      <w:hyperlink r:id="rId25" w:history="1">
        <w:r w:rsidR="00567C5D" w:rsidRPr="00567C5D">
          <w:rPr>
            <w:rStyle w:val="Hyperlink"/>
            <w:rFonts w:ascii="Calibri Light" w:hAnsi="Calibri Light" w:cs="Tahoma"/>
            <w:szCs w:val="20"/>
          </w:rPr>
          <w:t>DF-WM-02 - Handle Field Orders – Manage Field Orders</w:t>
        </w:r>
      </w:hyperlink>
      <w:r w:rsidR="003405A3">
        <w:rPr>
          <w:rFonts w:ascii="Calibri Light" w:hAnsi="Calibri Light" w:cs="Tahoma"/>
        </w:rPr>
        <w:t>.</w:t>
      </w:r>
    </w:p>
    <w:p w14:paraId="51591506" w14:textId="165415F0" w:rsidR="00BD6756" w:rsidRPr="00BD6756" w:rsidRDefault="00BD6756" w:rsidP="00267B04">
      <w:pPr>
        <w:pStyle w:val="Heading1Text"/>
        <w:ind w:left="540"/>
        <w:jc w:val="center"/>
        <w:rPr>
          <w:rFonts w:ascii="Calibri Light" w:hAnsi="Calibri Light"/>
        </w:rPr>
      </w:pPr>
      <w:r>
        <w:rPr>
          <w:rFonts w:ascii="Calibri Light" w:hAnsi="Calibri Light"/>
          <w:noProof/>
          <w:lang w:eastAsia="en-US"/>
        </w:rPr>
        <w:lastRenderedPageBreak/>
        <w:drawing>
          <wp:inline distT="0" distB="0" distL="0" distR="0" wp14:anchorId="32DA5F12" wp14:editId="78C8FA9E">
            <wp:extent cx="3605368" cy="304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4D83200.tmp"/>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32772" cy="3071167"/>
                    </a:xfrm>
                    <a:prstGeom prst="rect">
                      <a:avLst/>
                    </a:prstGeom>
                  </pic:spPr>
                </pic:pic>
              </a:graphicData>
            </a:graphic>
          </wp:inline>
        </w:drawing>
      </w:r>
    </w:p>
    <w:p w14:paraId="2C40879F" w14:textId="2395DF6D" w:rsidR="00BD6756" w:rsidRDefault="00BD6756" w:rsidP="00267B04">
      <w:pPr>
        <w:pStyle w:val="Heading1Text"/>
        <w:ind w:left="540"/>
        <w:jc w:val="center"/>
        <w:rPr>
          <w:rFonts w:ascii="Calibri Light" w:hAnsi="Calibri Light" w:cs="Tahoma"/>
        </w:rPr>
      </w:pPr>
      <w:r w:rsidRPr="00550BF7">
        <w:rPr>
          <w:rFonts w:ascii="Calibri Light" w:hAnsi="Calibri Light"/>
          <w:b/>
        </w:rPr>
        <w:t xml:space="preserve">Figure </w:t>
      </w:r>
      <w:r w:rsidR="009E63AC">
        <w:rPr>
          <w:rFonts w:ascii="Calibri Light" w:hAnsi="Calibri Light"/>
          <w:b/>
        </w:rPr>
        <w:t>6</w:t>
      </w:r>
      <w:r w:rsidR="009E63AC" w:rsidRPr="00550BF7">
        <w:rPr>
          <w:rFonts w:ascii="Calibri Light" w:hAnsi="Calibri Light"/>
          <w:b/>
        </w:rPr>
        <w:t xml:space="preserve"> </w:t>
      </w:r>
      <w:r w:rsidRPr="00550BF7">
        <w:rPr>
          <w:rFonts w:ascii="Calibri Light" w:hAnsi="Calibri Light"/>
          <w:b/>
        </w:rPr>
        <w:t xml:space="preserve">– </w:t>
      </w:r>
      <w:r>
        <w:rPr>
          <w:rFonts w:ascii="Calibri Light" w:hAnsi="Calibri Light"/>
          <w:b/>
        </w:rPr>
        <w:t>Di</w:t>
      </w:r>
      <w:r w:rsidR="00A80039">
        <w:rPr>
          <w:rFonts w:ascii="Calibri Light" w:hAnsi="Calibri Light"/>
          <w:b/>
        </w:rPr>
        <w:t>s</w:t>
      </w:r>
      <w:r>
        <w:rPr>
          <w:rFonts w:ascii="Calibri Light" w:hAnsi="Calibri Light"/>
          <w:b/>
        </w:rPr>
        <w:t>patched Areas</w:t>
      </w:r>
    </w:p>
    <w:p w14:paraId="6C65B2F0" w14:textId="0C952EFA" w:rsidR="00954C81" w:rsidRPr="00550BF7" w:rsidRDefault="00954C81" w:rsidP="00954C81">
      <w:pPr>
        <w:pStyle w:val="Heading2"/>
      </w:pPr>
      <w:bookmarkStart w:id="41" w:name="_Toc511293170"/>
      <w:r w:rsidRPr="00550BF7">
        <w:t>2.1.</w:t>
      </w:r>
      <w:r>
        <w:t>4</w:t>
      </w:r>
      <w:r w:rsidRPr="00550BF7">
        <w:tab/>
        <w:t xml:space="preserve">Work Order </w:t>
      </w:r>
      <w:r>
        <w:t>Completion</w:t>
      </w:r>
      <w:bookmarkEnd w:id="41"/>
    </w:p>
    <w:p w14:paraId="65B3FDFF" w14:textId="765C9B03" w:rsidR="009E6D04" w:rsidRPr="00954C81" w:rsidRDefault="009E6D04" w:rsidP="009E6D04">
      <w:pPr>
        <w:pStyle w:val="Heading1Text"/>
        <w:ind w:left="720"/>
        <w:rPr>
          <w:rFonts w:ascii="Calibri Light" w:hAnsi="Calibri Light" w:cs="Tahoma"/>
        </w:rPr>
      </w:pPr>
      <w:r w:rsidRPr="00954C81">
        <w:rPr>
          <w:rFonts w:ascii="Calibri Light" w:hAnsi="Calibri Light" w:cs="Tahoma"/>
        </w:rPr>
        <w:t>The C4C user will be able to view the status of the work order throughout the life cycle of the work order (</w:t>
      </w:r>
      <w:r w:rsidR="00567C5D" w:rsidRPr="00FE5568">
        <w:rPr>
          <w:rFonts w:ascii="Calibri Light" w:hAnsi="Calibri Light" w:cs="Tahoma"/>
          <w:szCs w:val="20"/>
        </w:rPr>
        <w:t xml:space="preserve">BPD </w:t>
      </w:r>
      <w:hyperlink r:id="rId27" w:history="1">
        <w:r w:rsidR="00567C5D" w:rsidRPr="00567C5D">
          <w:rPr>
            <w:rStyle w:val="Hyperlink"/>
            <w:rFonts w:ascii="Calibri Light" w:hAnsi="Calibri Light" w:cs="Tahoma"/>
            <w:szCs w:val="20"/>
          </w:rPr>
          <w:t>DF-WM-02 - Handle Field Orders – Manage Field Orders</w:t>
        </w:r>
      </w:hyperlink>
      <w:r w:rsidRPr="00954C81">
        <w:rPr>
          <w:rFonts w:ascii="Calibri Light" w:hAnsi="Calibri Light" w:cs="Tahoma"/>
        </w:rPr>
        <w:t>).    The list of work order completion status will be addressed in D&amp;F BPD.</w:t>
      </w:r>
    </w:p>
    <w:p w14:paraId="1B4D6198" w14:textId="638BD1A6" w:rsidR="009E6D04" w:rsidRDefault="009E6D04" w:rsidP="009E6D04">
      <w:pPr>
        <w:pStyle w:val="Heading1Text"/>
        <w:ind w:left="720"/>
        <w:rPr>
          <w:rFonts w:ascii="Calibri Light" w:hAnsi="Calibri Light" w:cs="Tahoma"/>
        </w:rPr>
      </w:pPr>
      <w:r w:rsidRPr="00954C81">
        <w:rPr>
          <w:rFonts w:ascii="Calibri Light" w:hAnsi="Calibri Light" w:cs="Tahoma"/>
        </w:rPr>
        <w:t xml:space="preserve">If additional action is needed by a different department (e.g., CCC, RSO, etc.) to complete the service order and/or customer request, T&amp;D will initiate a request to the required department.  </w:t>
      </w:r>
      <w:r w:rsidR="00567C5D">
        <w:rPr>
          <w:rFonts w:ascii="Calibri Light" w:hAnsi="Calibri Light" w:cs="Tahoma"/>
        </w:rPr>
        <w:t>(</w:t>
      </w:r>
      <w:r w:rsidR="00567C5D" w:rsidRPr="00FE5568">
        <w:rPr>
          <w:rFonts w:ascii="Calibri Light" w:hAnsi="Calibri Light" w:cs="Tahoma"/>
          <w:szCs w:val="20"/>
        </w:rPr>
        <w:t xml:space="preserve">BPD </w:t>
      </w:r>
      <w:hyperlink r:id="rId28" w:history="1">
        <w:r w:rsidR="00567C5D" w:rsidRPr="00567C5D">
          <w:rPr>
            <w:rStyle w:val="Hyperlink"/>
            <w:rFonts w:ascii="Calibri Light" w:hAnsi="Calibri Light" w:cs="Tahoma"/>
            <w:szCs w:val="20"/>
          </w:rPr>
          <w:t>DF-WM-02 - Handle Field Orders – Manage Field Orders</w:t>
        </w:r>
      </w:hyperlink>
      <w:r w:rsidR="00567C5D">
        <w:rPr>
          <w:rFonts w:ascii="Calibri Light" w:hAnsi="Calibri Light" w:cs="Tahoma"/>
        </w:rPr>
        <w:t>)</w:t>
      </w:r>
      <w:r w:rsidRPr="00954C81">
        <w:rPr>
          <w:rFonts w:ascii="Calibri Light" w:hAnsi="Calibri Light" w:cs="Tahoma"/>
        </w:rPr>
        <w:t>.</w:t>
      </w:r>
    </w:p>
    <w:p w14:paraId="23D0E830" w14:textId="5068F951" w:rsidR="00493F32" w:rsidRDefault="00493F32" w:rsidP="007431E3">
      <w:pPr>
        <w:pStyle w:val="Heading1Text"/>
        <w:ind w:left="720"/>
        <w:rPr>
          <w:rFonts w:ascii="Calibri Light" w:hAnsi="Calibri Light" w:cs="Tahoma"/>
        </w:rPr>
      </w:pPr>
    </w:p>
    <w:p w14:paraId="66B986FB" w14:textId="14F44DBE" w:rsidR="00D66A8A" w:rsidRPr="00550BF7" w:rsidRDefault="00915130" w:rsidP="003C6C8A">
      <w:pPr>
        <w:pStyle w:val="Heading2"/>
      </w:pPr>
      <w:bookmarkStart w:id="42" w:name="_Toc511293171"/>
      <w:r w:rsidRPr="00550BF7">
        <w:t xml:space="preserve">2.2 </w:t>
      </w:r>
      <w:r w:rsidR="00D66A8A" w:rsidRPr="00550BF7">
        <w:t>Process / Performance Improvement</w:t>
      </w:r>
      <w:bookmarkEnd w:id="42"/>
      <w:r w:rsidR="00D66A8A" w:rsidRPr="00550BF7">
        <w:t xml:space="preserve"> </w:t>
      </w:r>
    </w:p>
    <w:p w14:paraId="407D433C" w14:textId="77777777" w:rsidR="009F450A" w:rsidRPr="00550BF7" w:rsidRDefault="009F450A" w:rsidP="00C1202C">
      <w:pPr>
        <w:pStyle w:val="Heading1Text"/>
        <w:numPr>
          <w:ilvl w:val="0"/>
          <w:numId w:val="21"/>
        </w:numPr>
        <w:ind w:right="144"/>
        <w:jc w:val="both"/>
        <w:rPr>
          <w:rFonts w:ascii="Calibri Light" w:hAnsi="Calibri Light"/>
          <w:noProof/>
        </w:rPr>
      </w:pPr>
      <w:r w:rsidRPr="00550BF7">
        <w:rPr>
          <w:rFonts w:ascii="Calibri Light" w:hAnsi="Calibri Light"/>
          <w:noProof/>
        </w:rPr>
        <w:t>Improved reporting data capabilities.</w:t>
      </w:r>
    </w:p>
    <w:p w14:paraId="208924F9" w14:textId="77777777" w:rsidR="009F450A" w:rsidRPr="00550BF7" w:rsidRDefault="009F450A" w:rsidP="00C1202C">
      <w:pPr>
        <w:pStyle w:val="Heading1Text"/>
        <w:numPr>
          <w:ilvl w:val="0"/>
          <w:numId w:val="21"/>
        </w:numPr>
        <w:ind w:right="144"/>
        <w:jc w:val="both"/>
        <w:rPr>
          <w:rFonts w:ascii="Calibri Light" w:hAnsi="Calibri Light"/>
          <w:noProof/>
        </w:rPr>
      </w:pPr>
      <w:r w:rsidRPr="00550BF7">
        <w:rPr>
          <w:rFonts w:ascii="Calibri Light" w:hAnsi="Calibri Light"/>
          <w:noProof/>
        </w:rPr>
        <w:t>The work orders will be stored in S/4HANA and there are useful standard SAP reports that can be used for order lifecycle improvement, order tracking, and customer service satisfaction.</w:t>
      </w:r>
    </w:p>
    <w:p w14:paraId="485C3109" w14:textId="01FE5129" w:rsidR="009F450A" w:rsidRPr="00550BF7" w:rsidRDefault="004224D6" w:rsidP="00C1202C">
      <w:pPr>
        <w:pStyle w:val="Heading1Text"/>
        <w:numPr>
          <w:ilvl w:val="0"/>
          <w:numId w:val="21"/>
        </w:numPr>
        <w:ind w:right="144"/>
        <w:rPr>
          <w:rFonts w:ascii="Calibri Light" w:hAnsi="Calibri Light" w:cs="Tahoma"/>
        </w:rPr>
      </w:pPr>
      <w:r>
        <w:rPr>
          <w:rFonts w:ascii="Calibri Light" w:hAnsi="Calibri Light" w:cs="Tahoma"/>
        </w:rPr>
        <w:t>U</w:t>
      </w:r>
      <w:r w:rsidR="009F450A" w:rsidRPr="00550BF7">
        <w:rPr>
          <w:rFonts w:ascii="Calibri Light" w:hAnsi="Calibri Light" w:cs="Tahoma"/>
        </w:rPr>
        <w:t>sers can see work orders related to a customer in the system (ie. Work order type, status, etc).</w:t>
      </w:r>
    </w:p>
    <w:p w14:paraId="13D1F22D" w14:textId="77777777" w:rsidR="009F450A" w:rsidRPr="00550BF7" w:rsidRDefault="009F450A" w:rsidP="00C1202C">
      <w:pPr>
        <w:pStyle w:val="Heading1Text"/>
        <w:numPr>
          <w:ilvl w:val="0"/>
          <w:numId w:val="21"/>
        </w:numPr>
        <w:ind w:right="144"/>
        <w:rPr>
          <w:rFonts w:ascii="Calibri Light" w:hAnsi="Calibri Light" w:cs="Tahoma"/>
        </w:rPr>
      </w:pPr>
      <w:r w:rsidRPr="00550BF7">
        <w:rPr>
          <w:rFonts w:ascii="Calibri Light" w:hAnsi="Calibri Light" w:cs="Tahoma"/>
        </w:rPr>
        <w:t>Work order history log to provide better information when there is a need to perform investigation.</w:t>
      </w:r>
    </w:p>
    <w:p w14:paraId="2C848FEE" w14:textId="5CFE2049" w:rsidR="00915130" w:rsidRPr="00550BF7" w:rsidRDefault="00915130" w:rsidP="003C6C8A">
      <w:pPr>
        <w:pStyle w:val="Heading2"/>
      </w:pPr>
      <w:bookmarkStart w:id="43" w:name="_Toc406588305"/>
      <w:bookmarkStart w:id="44" w:name="_Toc491613811"/>
      <w:bookmarkStart w:id="45" w:name="_Toc511293172"/>
      <w:bookmarkStart w:id="46" w:name="_Toc406588307"/>
      <w:bookmarkStart w:id="47" w:name="_Toc491613813"/>
      <w:bookmarkEnd w:id="35"/>
      <w:bookmarkEnd w:id="36"/>
      <w:bookmarkEnd w:id="37"/>
      <w:bookmarkEnd w:id="38"/>
      <w:r w:rsidRPr="00550BF7">
        <w:t>2.3 Prerequisites and Inputs</w:t>
      </w:r>
      <w:bookmarkEnd w:id="43"/>
      <w:bookmarkEnd w:id="44"/>
      <w:bookmarkEnd w:id="45"/>
    </w:p>
    <w:p w14:paraId="2D780EDF" w14:textId="77777777" w:rsidR="009F450A" w:rsidRPr="00550BF7" w:rsidRDefault="009F450A" w:rsidP="00C1202C">
      <w:pPr>
        <w:pStyle w:val="Heading3Text"/>
        <w:numPr>
          <w:ilvl w:val="0"/>
          <w:numId w:val="22"/>
        </w:numPr>
        <w:ind w:left="1080"/>
        <w:jc w:val="both"/>
        <w:rPr>
          <w:rFonts w:ascii="Calibri Light" w:hAnsi="Calibri Light" w:cs="Tahoma"/>
        </w:rPr>
      </w:pPr>
      <w:r w:rsidRPr="00550BF7">
        <w:rPr>
          <w:rFonts w:ascii="Calibri Light" w:hAnsi="Calibri Light" w:cs="Tahoma"/>
        </w:rPr>
        <w:t>Business Partner</w:t>
      </w:r>
    </w:p>
    <w:p w14:paraId="71DF4C16" w14:textId="77777777" w:rsidR="009F450A" w:rsidRPr="00550BF7" w:rsidRDefault="009F450A" w:rsidP="00C1202C">
      <w:pPr>
        <w:pStyle w:val="Heading3Text"/>
        <w:numPr>
          <w:ilvl w:val="0"/>
          <w:numId w:val="22"/>
        </w:numPr>
        <w:ind w:left="1080"/>
        <w:jc w:val="both"/>
        <w:rPr>
          <w:rFonts w:ascii="Calibri Light" w:hAnsi="Calibri Light" w:cs="Tahoma"/>
        </w:rPr>
      </w:pPr>
      <w:r w:rsidRPr="00550BF7">
        <w:rPr>
          <w:rFonts w:ascii="Calibri Light" w:hAnsi="Calibri Light" w:cs="Tahoma"/>
        </w:rPr>
        <w:t>Premise (if required)</w:t>
      </w:r>
    </w:p>
    <w:p w14:paraId="1E76E859" w14:textId="77777777" w:rsidR="009F450A" w:rsidRPr="00550BF7" w:rsidRDefault="009F450A" w:rsidP="00C1202C">
      <w:pPr>
        <w:pStyle w:val="Heading3Text"/>
        <w:numPr>
          <w:ilvl w:val="0"/>
          <w:numId w:val="22"/>
        </w:numPr>
        <w:ind w:left="1080"/>
        <w:jc w:val="both"/>
        <w:rPr>
          <w:rFonts w:ascii="Calibri Light" w:hAnsi="Calibri Light"/>
        </w:rPr>
      </w:pPr>
      <w:r w:rsidRPr="00550BF7">
        <w:rPr>
          <w:rFonts w:ascii="Calibri Light" w:hAnsi="Calibri Light" w:cs="Tahoma"/>
        </w:rPr>
        <w:t>Order Type</w:t>
      </w:r>
    </w:p>
    <w:p w14:paraId="57AF1981" w14:textId="1C296F75" w:rsidR="002D47EF" w:rsidRPr="00550BF7" w:rsidRDefault="00915130" w:rsidP="003C6C8A">
      <w:pPr>
        <w:pStyle w:val="Heading2"/>
      </w:pPr>
      <w:bookmarkStart w:id="48" w:name="_Toc511293173"/>
      <w:r w:rsidRPr="00550BF7">
        <w:lastRenderedPageBreak/>
        <w:t xml:space="preserve">2.4 </w:t>
      </w:r>
      <w:r w:rsidR="002E3279" w:rsidRPr="00550BF7">
        <w:t xml:space="preserve">General </w:t>
      </w:r>
      <w:r w:rsidR="002D47EF" w:rsidRPr="00550BF7">
        <w:t>Assumptions</w:t>
      </w:r>
      <w:bookmarkEnd w:id="48"/>
    </w:p>
    <w:p w14:paraId="73724E6A" w14:textId="4629CA28" w:rsidR="002D47EF" w:rsidRPr="00EE15C5" w:rsidRDefault="009F3B60" w:rsidP="009F3B60">
      <w:pPr>
        <w:pStyle w:val="ListParagraph"/>
        <w:numPr>
          <w:ilvl w:val="0"/>
          <w:numId w:val="19"/>
        </w:numPr>
        <w:rPr>
          <w:rFonts w:ascii="Calibri Light" w:hAnsi="Calibri Light"/>
          <w:sz w:val="20"/>
          <w:szCs w:val="20"/>
        </w:rPr>
      </w:pPr>
      <w:r w:rsidRPr="004834BD">
        <w:rPr>
          <w:rFonts w:ascii="Calibri Light" w:hAnsi="Calibri Light" w:cs="Arial"/>
          <w:sz w:val="20"/>
          <w:szCs w:val="20"/>
        </w:rPr>
        <w:t>Click will be served as scheduler to assign the skilled personnel and work duration based on order type</w:t>
      </w:r>
      <w:r w:rsidR="004834BD">
        <w:rPr>
          <w:rFonts w:ascii="Calibri Light" w:hAnsi="Calibri Light" w:cs="Arial"/>
          <w:sz w:val="20"/>
          <w:szCs w:val="20"/>
        </w:rPr>
        <w:t xml:space="preserve"> after the order has been created</w:t>
      </w:r>
    </w:p>
    <w:p w14:paraId="5E20FA52" w14:textId="40D9A62B" w:rsidR="00EE15C5" w:rsidRDefault="00EE15C5" w:rsidP="009F3B60">
      <w:pPr>
        <w:pStyle w:val="ListParagraph"/>
        <w:numPr>
          <w:ilvl w:val="0"/>
          <w:numId w:val="19"/>
        </w:numPr>
        <w:rPr>
          <w:rFonts w:ascii="Calibri Light" w:hAnsi="Calibri Light"/>
          <w:sz w:val="20"/>
          <w:szCs w:val="20"/>
        </w:rPr>
      </w:pPr>
      <w:r>
        <w:rPr>
          <w:rFonts w:ascii="Calibri Light" w:hAnsi="Calibri Light"/>
          <w:sz w:val="20"/>
          <w:szCs w:val="20"/>
        </w:rPr>
        <w:t xml:space="preserve">There will be an interface between S4/Hana and Click to create the request in Click to be scheduled. </w:t>
      </w:r>
      <w:r w:rsidR="00FE5568">
        <w:rPr>
          <w:rFonts w:ascii="Calibri Light" w:hAnsi="Calibri Light"/>
          <w:sz w:val="20"/>
          <w:szCs w:val="20"/>
        </w:rPr>
        <w:t xml:space="preserve">(Refer </w:t>
      </w:r>
      <w:r w:rsidR="00FE5568" w:rsidRPr="00FE5568">
        <w:rPr>
          <w:rFonts w:ascii="Calibri Light" w:hAnsi="Calibri Light"/>
          <w:sz w:val="20"/>
          <w:szCs w:val="20"/>
        </w:rPr>
        <w:t xml:space="preserve">to </w:t>
      </w:r>
      <w:r w:rsidR="00567C5D" w:rsidRPr="00567C5D">
        <w:rPr>
          <w:rFonts w:ascii="Calibri Light" w:hAnsi="Calibri Light" w:cs="Tahoma"/>
          <w:sz w:val="20"/>
          <w:szCs w:val="20"/>
        </w:rPr>
        <w:t xml:space="preserve">BPD </w:t>
      </w:r>
      <w:hyperlink r:id="rId29" w:history="1">
        <w:r w:rsidR="00567C5D" w:rsidRPr="00567C5D">
          <w:rPr>
            <w:rStyle w:val="Hyperlink"/>
            <w:rFonts w:ascii="Calibri Light" w:hAnsi="Calibri Light" w:cs="Tahoma"/>
            <w:sz w:val="20"/>
            <w:szCs w:val="20"/>
          </w:rPr>
          <w:t>DF-WM-02 - Handle Field Orders – Manage Field Orders</w:t>
        </w:r>
      </w:hyperlink>
      <w:r w:rsidR="00FE5568" w:rsidRPr="00567C5D">
        <w:rPr>
          <w:rFonts w:ascii="Calibri Light" w:hAnsi="Calibri Light" w:cs="Tahoma"/>
          <w:sz w:val="20"/>
          <w:szCs w:val="20"/>
        </w:rPr>
        <w:t>)</w:t>
      </w:r>
    </w:p>
    <w:p w14:paraId="21F13DC6" w14:textId="44B94515" w:rsidR="00BE270D" w:rsidRPr="004834BD" w:rsidRDefault="00BE270D" w:rsidP="009F3B60">
      <w:pPr>
        <w:pStyle w:val="ListParagraph"/>
        <w:numPr>
          <w:ilvl w:val="0"/>
          <w:numId w:val="19"/>
        </w:numPr>
        <w:rPr>
          <w:rFonts w:ascii="Calibri Light" w:hAnsi="Calibri Light"/>
          <w:sz w:val="20"/>
          <w:szCs w:val="20"/>
        </w:rPr>
      </w:pPr>
      <w:r>
        <w:rPr>
          <w:rFonts w:ascii="Calibri Light" w:hAnsi="Calibri Light"/>
          <w:sz w:val="20"/>
          <w:szCs w:val="20"/>
        </w:rPr>
        <w:t>There will be an inbound interface from Click to S/4HANA to update and complete the service order with status and comments</w:t>
      </w:r>
      <w:r w:rsidR="00FE5568">
        <w:rPr>
          <w:rFonts w:ascii="Calibri Light" w:hAnsi="Calibri Light"/>
          <w:sz w:val="20"/>
          <w:szCs w:val="20"/>
        </w:rPr>
        <w:t xml:space="preserve"> (Refer to </w:t>
      </w:r>
      <w:r w:rsidR="00567C5D" w:rsidRPr="00567C5D">
        <w:rPr>
          <w:rFonts w:ascii="Calibri Light" w:hAnsi="Calibri Light" w:cs="Tahoma"/>
          <w:sz w:val="20"/>
          <w:szCs w:val="20"/>
        </w:rPr>
        <w:t xml:space="preserve">BPD </w:t>
      </w:r>
      <w:hyperlink r:id="rId30" w:history="1">
        <w:r w:rsidR="00567C5D" w:rsidRPr="00567C5D">
          <w:rPr>
            <w:rStyle w:val="Hyperlink"/>
            <w:rFonts w:ascii="Calibri Light" w:hAnsi="Calibri Light" w:cs="Tahoma"/>
            <w:sz w:val="20"/>
            <w:szCs w:val="20"/>
          </w:rPr>
          <w:t>DF-WM-02 - Handle Field Orders – Manage Field Orders</w:t>
        </w:r>
      </w:hyperlink>
      <w:r w:rsidR="00FE5568" w:rsidRPr="00FE5568">
        <w:rPr>
          <w:rFonts w:ascii="Calibri Light" w:hAnsi="Calibri Light" w:cs="Tahoma"/>
          <w:sz w:val="20"/>
          <w:szCs w:val="20"/>
        </w:rPr>
        <w:t>)</w:t>
      </w:r>
    </w:p>
    <w:p w14:paraId="517175C6" w14:textId="109F4F6B" w:rsidR="00725269" w:rsidRPr="00550BF7" w:rsidRDefault="003E24F2" w:rsidP="003C6C8A">
      <w:pPr>
        <w:pStyle w:val="Heading2"/>
      </w:pPr>
      <w:bookmarkStart w:id="49" w:name="_Toc511293174"/>
      <w:r w:rsidRPr="00550BF7">
        <w:t xml:space="preserve">2.5 </w:t>
      </w:r>
      <w:r w:rsidR="00E823A4" w:rsidRPr="00550BF7">
        <w:t>Business Process Hierarchy</w:t>
      </w:r>
      <w:bookmarkEnd w:id="49"/>
    </w:p>
    <w:p w14:paraId="3B80A109" w14:textId="4E5D00B5" w:rsidR="00E823A4" w:rsidRPr="00550BF7" w:rsidRDefault="00E823A4" w:rsidP="00E823A4">
      <w:pPr>
        <w:pStyle w:val="Heading2Text"/>
        <w:rPr>
          <w:rFonts w:ascii="Calibri Light" w:hAnsi="Calibri Light" w:cs="Arial"/>
          <w:sz w:val="18"/>
        </w:rPr>
      </w:pPr>
      <w:r w:rsidRPr="00550BF7">
        <w:rPr>
          <w:rFonts w:ascii="Calibri Light" w:hAnsi="Calibri Light" w:cs="Arial"/>
          <w:sz w:val="18"/>
        </w:rPr>
        <w:t>This Business Process Hierarchy provid</w:t>
      </w:r>
      <w:r w:rsidR="00A70D64" w:rsidRPr="00550BF7">
        <w:rPr>
          <w:rFonts w:ascii="Calibri Light" w:hAnsi="Calibri Light" w:cs="Arial"/>
          <w:sz w:val="18"/>
        </w:rPr>
        <w:t>es a listing of all scenarios/</w:t>
      </w:r>
      <w:r w:rsidRPr="00550BF7">
        <w:rPr>
          <w:rFonts w:ascii="Calibri Light" w:hAnsi="Calibri Light" w:cs="Arial"/>
          <w:sz w:val="18"/>
        </w:rPr>
        <w:t xml:space="preserve">business processes, </w:t>
      </w:r>
      <w:r w:rsidR="00A70D64" w:rsidRPr="00550BF7">
        <w:rPr>
          <w:rFonts w:ascii="Calibri Light" w:hAnsi="Calibri Light" w:cs="Arial"/>
          <w:sz w:val="18"/>
        </w:rPr>
        <w:t xml:space="preserve">sub-processes, </w:t>
      </w:r>
      <w:r w:rsidRPr="00550BF7">
        <w:rPr>
          <w:rFonts w:ascii="Calibri Light" w:hAnsi="Calibri Light" w:cs="Arial"/>
          <w:sz w:val="18"/>
        </w:rPr>
        <w:t xml:space="preserve">and </w:t>
      </w:r>
      <w:r w:rsidR="00A70D64" w:rsidRPr="00550BF7">
        <w:rPr>
          <w:rFonts w:ascii="Calibri Light" w:hAnsi="Calibri Light" w:cs="Arial"/>
          <w:sz w:val="18"/>
        </w:rPr>
        <w:t>SAP Transaction codes</w:t>
      </w:r>
      <w:r w:rsidRPr="00550BF7">
        <w:rPr>
          <w:rFonts w:ascii="Calibri Light" w:hAnsi="Calibri Light" w:cs="Arial"/>
          <w:sz w:val="18"/>
        </w:rPr>
        <w:t xml:space="preserve"> identified to support this process.</w:t>
      </w:r>
    </w:p>
    <w:tbl>
      <w:tblPr>
        <w:tblW w:w="9612"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736"/>
        <w:gridCol w:w="3479"/>
        <w:gridCol w:w="2300"/>
        <w:gridCol w:w="2097"/>
      </w:tblGrid>
      <w:tr w:rsidR="00E823A4" w:rsidRPr="00550BF7" w14:paraId="77761B12" w14:textId="77777777" w:rsidTr="00E823A4">
        <w:trPr>
          <w:cantSplit/>
          <w:trHeight w:val="432"/>
          <w:tblHeader/>
        </w:trPr>
        <w:tc>
          <w:tcPr>
            <w:tcW w:w="1147" w:type="dxa"/>
            <w:tcBorders>
              <w:top w:val="threeDEmboss" w:sz="6" w:space="0" w:color="auto"/>
              <w:bottom w:val="threeDEmboss" w:sz="6" w:space="0" w:color="auto"/>
            </w:tcBorders>
            <w:shd w:val="clear" w:color="auto" w:fill="F9FBAF"/>
            <w:vAlign w:val="center"/>
          </w:tcPr>
          <w:p w14:paraId="3843A550" w14:textId="7010A3F5" w:rsidR="00E823A4" w:rsidRPr="00550BF7" w:rsidRDefault="00E823A4" w:rsidP="000B71C5">
            <w:pPr>
              <w:pStyle w:val="TableHeader-Center"/>
              <w:rPr>
                <w:rFonts w:ascii="Calibri Light" w:hAnsi="Calibri Light" w:cs="Arial"/>
                <w:sz w:val="18"/>
              </w:rPr>
            </w:pPr>
            <w:r w:rsidRPr="00550BF7">
              <w:rPr>
                <w:rFonts w:ascii="Calibri Light" w:hAnsi="Calibri Light" w:cs="Arial"/>
                <w:sz w:val="18"/>
              </w:rPr>
              <w:t>Level 1</w:t>
            </w:r>
          </w:p>
        </w:tc>
        <w:tc>
          <w:tcPr>
            <w:tcW w:w="3780" w:type="dxa"/>
            <w:tcBorders>
              <w:top w:val="threeDEmboss" w:sz="6" w:space="0" w:color="auto"/>
              <w:bottom w:val="threeDEmboss" w:sz="6" w:space="0" w:color="auto"/>
            </w:tcBorders>
            <w:shd w:val="clear" w:color="auto" w:fill="F9FBAF"/>
            <w:vAlign w:val="center"/>
          </w:tcPr>
          <w:p w14:paraId="1629BC11" w14:textId="3FE8F6AC" w:rsidR="00E823A4" w:rsidRPr="00550BF7" w:rsidRDefault="00E823A4" w:rsidP="000B71C5">
            <w:pPr>
              <w:pStyle w:val="TableHeader-Left"/>
              <w:rPr>
                <w:rFonts w:ascii="Calibri Light" w:hAnsi="Calibri Light" w:cs="Arial"/>
                <w:sz w:val="18"/>
              </w:rPr>
            </w:pPr>
            <w:r w:rsidRPr="00550BF7">
              <w:rPr>
                <w:rFonts w:ascii="Calibri Light" w:hAnsi="Calibri Light" w:cs="Arial"/>
                <w:sz w:val="18"/>
              </w:rPr>
              <w:t>Level 2</w:t>
            </w:r>
          </w:p>
        </w:tc>
        <w:tc>
          <w:tcPr>
            <w:tcW w:w="2471" w:type="dxa"/>
            <w:tcBorders>
              <w:top w:val="threeDEmboss" w:sz="6" w:space="0" w:color="auto"/>
              <w:bottom w:val="threeDEmboss" w:sz="6" w:space="0" w:color="auto"/>
            </w:tcBorders>
            <w:shd w:val="clear" w:color="auto" w:fill="F9FBAF"/>
            <w:vAlign w:val="center"/>
          </w:tcPr>
          <w:p w14:paraId="5A208F06" w14:textId="6AC4582C" w:rsidR="00E823A4" w:rsidRPr="00550BF7" w:rsidRDefault="00E823A4" w:rsidP="000B71C5">
            <w:pPr>
              <w:pStyle w:val="TableHeader-Left"/>
              <w:rPr>
                <w:rFonts w:ascii="Calibri Light" w:hAnsi="Calibri Light" w:cs="Arial"/>
                <w:sz w:val="18"/>
              </w:rPr>
            </w:pPr>
            <w:r w:rsidRPr="00550BF7">
              <w:rPr>
                <w:rFonts w:ascii="Calibri Light" w:hAnsi="Calibri Light" w:cs="Arial"/>
                <w:sz w:val="18"/>
              </w:rPr>
              <w:t>Level 3</w:t>
            </w:r>
          </w:p>
        </w:tc>
        <w:tc>
          <w:tcPr>
            <w:tcW w:w="2214" w:type="dxa"/>
            <w:tcBorders>
              <w:top w:val="threeDEmboss" w:sz="6" w:space="0" w:color="auto"/>
              <w:bottom w:val="threeDEmboss" w:sz="6" w:space="0" w:color="auto"/>
            </w:tcBorders>
            <w:shd w:val="clear" w:color="auto" w:fill="F9FBAF"/>
            <w:vAlign w:val="center"/>
          </w:tcPr>
          <w:p w14:paraId="2E1BB186" w14:textId="4AD4F3C1" w:rsidR="00E823A4" w:rsidRPr="00550BF7" w:rsidRDefault="00E823A4" w:rsidP="000B71C5">
            <w:pPr>
              <w:pStyle w:val="TableHeader-Left"/>
              <w:rPr>
                <w:rFonts w:ascii="Calibri Light" w:hAnsi="Calibri Light" w:cs="Arial"/>
                <w:sz w:val="18"/>
              </w:rPr>
            </w:pPr>
            <w:r w:rsidRPr="00550BF7">
              <w:rPr>
                <w:rFonts w:ascii="Calibri Light" w:hAnsi="Calibri Light" w:cs="Arial"/>
                <w:sz w:val="18"/>
              </w:rPr>
              <w:t>Level 4</w:t>
            </w:r>
          </w:p>
        </w:tc>
      </w:tr>
      <w:tr w:rsidR="009F450A" w:rsidRPr="00550BF7" w14:paraId="1141E0DA" w14:textId="77777777" w:rsidTr="00E823A4">
        <w:trPr>
          <w:cantSplit/>
          <w:trHeight w:val="432"/>
        </w:trPr>
        <w:tc>
          <w:tcPr>
            <w:tcW w:w="1147" w:type="dxa"/>
            <w:tcBorders>
              <w:top w:val="threeDEmboss" w:sz="6" w:space="0" w:color="auto"/>
            </w:tcBorders>
            <w:vAlign w:val="center"/>
          </w:tcPr>
          <w:p w14:paraId="3D90E851" w14:textId="77777777" w:rsidR="009F450A" w:rsidRPr="00550BF7" w:rsidRDefault="009F450A" w:rsidP="009F450A">
            <w:pPr>
              <w:pStyle w:val="TableField-Center"/>
              <w:rPr>
                <w:rFonts w:ascii="Calibri Light" w:hAnsi="Calibri Light"/>
                <w:noProof/>
              </w:rPr>
            </w:pPr>
            <w:r w:rsidRPr="00550BF7">
              <w:rPr>
                <w:rFonts w:ascii="Calibri Light" w:hAnsi="Calibri Light"/>
                <w:noProof/>
              </w:rPr>
              <w:t xml:space="preserve">Back Office </w:t>
            </w:r>
          </w:p>
          <w:p w14:paraId="08F986FD" w14:textId="49242889" w:rsidR="009F450A" w:rsidRPr="00550BF7" w:rsidRDefault="009F450A" w:rsidP="009F450A">
            <w:pPr>
              <w:pStyle w:val="TableField-Center"/>
              <w:rPr>
                <w:rFonts w:ascii="Calibri Light" w:hAnsi="Calibri Light" w:cs="Arial"/>
                <w:sz w:val="18"/>
              </w:rPr>
            </w:pPr>
            <w:r w:rsidRPr="00550BF7">
              <w:rPr>
                <w:rFonts w:ascii="Calibri Light" w:hAnsi="Calibri Light"/>
                <w:noProof/>
              </w:rPr>
              <w:t>(CCC</w:t>
            </w:r>
            <w:r w:rsidR="00746F62">
              <w:rPr>
                <w:rFonts w:ascii="Calibri Light" w:hAnsi="Calibri Light"/>
                <w:noProof/>
              </w:rPr>
              <w:t>, GC Services</w:t>
            </w:r>
            <w:r w:rsidRPr="00550BF7">
              <w:rPr>
                <w:rFonts w:ascii="Calibri Light" w:hAnsi="Calibri Light"/>
                <w:noProof/>
              </w:rPr>
              <w:t>/BCD</w:t>
            </w:r>
            <w:r w:rsidR="00147B62">
              <w:rPr>
                <w:rFonts w:ascii="Calibri Light" w:hAnsi="Calibri Light"/>
                <w:noProof/>
              </w:rPr>
              <w:t>/RSO</w:t>
            </w:r>
            <w:r w:rsidRPr="00550BF7">
              <w:rPr>
                <w:rFonts w:ascii="Calibri Light" w:hAnsi="Calibri Light"/>
                <w:noProof/>
              </w:rPr>
              <w:t>)</w:t>
            </w:r>
          </w:p>
        </w:tc>
        <w:tc>
          <w:tcPr>
            <w:tcW w:w="3780" w:type="dxa"/>
            <w:tcBorders>
              <w:top w:val="threeDEmboss" w:sz="6" w:space="0" w:color="auto"/>
            </w:tcBorders>
            <w:vAlign w:val="center"/>
          </w:tcPr>
          <w:p w14:paraId="67BC5EB7" w14:textId="17DE8643" w:rsidR="009F450A" w:rsidRPr="00550BF7" w:rsidRDefault="009F450A" w:rsidP="009F450A">
            <w:pPr>
              <w:pStyle w:val="TableField-Left"/>
              <w:rPr>
                <w:rFonts w:ascii="Calibri Light" w:hAnsi="Calibri Light" w:cs="Arial"/>
                <w:sz w:val="18"/>
              </w:rPr>
            </w:pPr>
            <w:r w:rsidRPr="00550BF7">
              <w:rPr>
                <w:rFonts w:ascii="Calibri Light" w:hAnsi="Calibri Light"/>
                <w:noProof/>
                <w:szCs w:val="24"/>
              </w:rPr>
              <w:t>Process Field Work Request</w:t>
            </w:r>
          </w:p>
        </w:tc>
        <w:tc>
          <w:tcPr>
            <w:tcW w:w="2471" w:type="dxa"/>
            <w:tcBorders>
              <w:top w:val="threeDEmboss" w:sz="6" w:space="0" w:color="auto"/>
            </w:tcBorders>
            <w:vAlign w:val="center"/>
          </w:tcPr>
          <w:p w14:paraId="408A8545" w14:textId="55A8C580" w:rsidR="009F450A" w:rsidRPr="00550BF7" w:rsidRDefault="009F450A" w:rsidP="009F450A">
            <w:pPr>
              <w:pStyle w:val="TableField-Left"/>
              <w:rPr>
                <w:rFonts w:ascii="Calibri Light" w:hAnsi="Calibri Light" w:cs="Arial"/>
                <w:sz w:val="18"/>
              </w:rPr>
            </w:pPr>
            <w:r w:rsidRPr="00550BF7">
              <w:rPr>
                <w:rFonts w:ascii="Calibri Light" w:hAnsi="Calibri Light"/>
                <w:noProof/>
                <w:szCs w:val="24"/>
              </w:rPr>
              <w:t>Display Service Order</w:t>
            </w:r>
          </w:p>
        </w:tc>
        <w:tc>
          <w:tcPr>
            <w:tcW w:w="2214" w:type="dxa"/>
            <w:tcBorders>
              <w:top w:val="threeDEmboss" w:sz="6" w:space="0" w:color="auto"/>
            </w:tcBorders>
            <w:vAlign w:val="center"/>
          </w:tcPr>
          <w:p w14:paraId="1D278C66" w14:textId="36D11BD7" w:rsidR="009F450A" w:rsidRPr="00550BF7" w:rsidRDefault="00321D78" w:rsidP="009F450A">
            <w:pPr>
              <w:pStyle w:val="TableField-Left"/>
              <w:rPr>
                <w:rFonts w:ascii="Calibri Light" w:hAnsi="Calibri Light" w:cs="Arial"/>
                <w:sz w:val="18"/>
              </w:rPr>
            </w:pPr>
            <w:r>
              <w:rPr>
                <w:rFonts w:ascii="Calibri Light" w:hAnsi="Calibri Light"/>
                <w:noProof/>
                <w:szCs w:val="24"/>
              </w:rPr>
              <w:t>IW</w:t>
            </w:r>
            <w:r w:rsidRPr="00550BF7">
              <w:rPr>
                <w:rFonts w:ascii="Calibri Light" w:hAnsi="Calibri Light"/>
                <w:noProof/>
                <w:szCs w:val="24"/>
              </w:rPr>
              <w:t>33</w:t>
            </w:r>
          </w:p>
        </w:tc>
      </w:tr>
      <w:tr w:rsidR="009F450A" w:rsidRPr="00550BF7" w14:paraId="4B1C4D87" w14:textId="77777777" w:rsidTr="00E823A4">
        <w:trPr>
          <w:cantSplit/>
          <w:trHeight w:val="432"/>
        </w:trPr>
        <w:tc>
          <w:tcPr>
            <w:tcW w:w="1147" w:type="dxa"/>
            <w:vAlign w:val="center"/>
          </w:tcPr>
          <w:p w14:paraId="09ABB55B" w14:textId="77777777" w:rsidR="009F450A" w:rsidRPr="00550BF7" w:rsidRDefault="009F450A" w:rsidP="009F450A">
            <w:pPr>
              <w:pStyle w:val="TableField-Center"/>
              <w:rPr>
                <w:rFonts w:ascii="Calibri Light" w:hAnsi="Calibri Light"/>
                <w:noProof/>
              </w:rPr>
            </w:pPr>
            <w:r w:rsidRPr="00550BF7">
              <w:rPr>
                <w:rFonts w:ascii="Calibri Light" w:hAnsi="Calibri Light"/>
                <w:noProof/>
              </w:rPr>
              <w:t xml:space="preserve">Front Office </w:t>
            </w:r>
          </w:p>
          <w:p w14:paraId="275BBCBA" w14:textId="22FB859F" w:rsidR="009F450A" w:rsidRPr="00550BF7" w:rsidRDefault="009F450A" w:rsidP="009F450A">
            <w:pPr>
              <w:pStyle w:val="TableField-Center"/>
              <w:rPr>
                <w:rFonts w:ascii="Calibri Light" w:hAnsi="Calibri Light" w:cs="Arial"/>
                <w:sz w:val="18"/>
              </w:rPr>
            </w:pPr>
            <w:r w:rsidRPr="00550BF7">
              <w:rPr>
                <w:rFonts w:ascii="Calibri Light" w:hAnsi="Calibri Light"/>
                <w:noProof/>
              </w:rPr>
              <w:t>(CCC</w:t>
            </w:r>
            <w:r w:rsidR="00746F62">
              <w:rPr>
                <w:rFonts w:ascii="Calibri Light" w:hAnsi="Calibri Light"/>
                <w:noProof/>
              </w:rPr>
              <w:t>, GC Services</w:t>
            </w:r>
            <w:r w:rsidRPr="00550BF7">
              <w:rPr>
                <w:rFonts w:ascii="Calibri Light" w:hAnsi="Calibri Light"/>
                <w:noProof/>
              </w:rPr>
              <w:t>/BCD)</w:t>
            </w:r>
          </w:p>
        </w:tc>
        <w:tc>
          <w:tcPr>
            <w:tcW w:w="3780" w:type="dxa"/>
            <w:vAlign w:val="center"/>
          </w:tcPr>
          <w:p w14:paraId="0563E186" w14:textId="42B24269" w:rsidR="009F450A" w:rsidRPr="00550BF7" w:rsidRDefault="009F450A" w:rsidP="009F450A">
            <w:pPr>
              <w:pStyle w:val="TableField-Left"/>
              <w:rPr>
                <w:rFonts w:ascii="Calibri Light" w:hAnsi="Calibri Light" w:cs="Arial"/>
                <w:sz w:val="18"/>
              </w:rPr>
            </w:pPr>
            <w:r w:rsidRPr="00550BF7">
              <w:rPr>
                <w:rFonts w:ascii="Calibri Light" w:hAnsi="Calibri Light"/>
                <w:noProof/>
                <w:szCs w:val="24"/>
              </w:rPr>
              <w:t>Process Field Work Request</w:t>
            </w:r>
          </w:p>
        </w:tc>
        <w:tc>
          <w:tcPr>
            <w:tcW w:w="2471" w:type="dxa"/>
            <w:vAlign w:val="center"/>
          </w:tcPr>
          <w:p w14:paraId="4BAA8040" w14:textId="77777777" w:rsidR="009F450A" w:rsidRPr="00550BF7" w:rsidRDefault="009F450A" w:rsidP="009F450A">
            <w:pPr>
              <w:pStyle w:val="TableField-Left"/>
              <w:rPr>
                <w:rFonts w:ascii="Calibri Light" w:hAnsi="Calibri Light"/>
                <w:noProof/>
                <w:szCs w:val="24"/>
              </w:rPr>
            </w:pPr>
            <w:r w:rsidRPr="00550BF7">
              <w:rPr>
                <w:rFonts w:ascii="Calibri Light" w:hAnsi="Calibri Light"/>
                <w:noProof/>
                <w:szCs w:val="24"/>
              </w:rPr>
              <w:t>Create Service Order</w:t>
            </w:r>
          </w:p>
          <w:p w14:paraId="6706E360" w14:textId="77777777" w:rsidR="009F450A" w:rsidRPr="00550BF7" w:rsidRDefault="009F450A" w:rsidP="009F450A">
            <w:pPr>
              <w:pStyle w:val="TableField-Left"/>
              <w:rPr>
                <w:rFonts w:ascii="Calibri Light" w:hAnsi="Calibri Light"/>
                <w:noProof/>
                <w:szCs w:val="24"/>
              </w:rPr>
            </w:pPr>
            <w:r w:rsidRPr="00550BF7">
              <w:rPr>
                <w:rFonts w:ascii="Calibri Light" w:hAnsi="Calibri Light"/>
                <w:noProof/>
                <w:szCs w:val="24"/>
              </w:rPr>
              <w:t>Change Service Order</w:t>
            </w:r>
          </w:p>
          <w:p w14:paraId="63CF7CC3" w14:textId="0E4DC8B3" w:rsidR="009F450A" w:rsidRPr="00550BF7" w:rsidRDefault="009F450A" w:rsidP="009F450A">
            <w:pPr>
              <w:pStyle w:val="TableField-Left"/>
              <w:rPr>
                <w:rFonts w:ascii="Calibri Light" w:hAnsi="Calibri Light" w:cs="Arial"/>
                <w:sz w:val="18"/>
              </w:rPr>
            </w:pPr>
            <w:r w:rsidRPr="00550BF7">
              <w:rPr>
                <w:rFonts w:ascii="Calibri Light" w:hAnsi="Calibri Light"/>
                <w:noProof/>
                <w:szCs w:val="24"/>
              </w:rPr>
              <w:t>Display Service Order</w:t>
            </w:r>
          </w:p>
        </w:tc>
        <w:tc>
          <w:tcPr>
            <w:tcW w:w="2214" w:type="dxa"/>
            <w:vAlign w:val="center"/>
          </w:tcPr>
          <w:p w14:paraId="591920F1" w14:textId="77777777" w:rsidR="009F450A" w:rsidRPr="00550BF7" w:rsidRDefault="009F450A" w:rsidP="009F450A">
            <w:pPr>
              <w:pStyle w:val="TableField-Left"/>
              <w:rPr>
                <w:rFonts w:ascii="Calibri Light" w:hAnsi="Calibri Light"/>
                <w:noProof/>
                <w:szCs w:val="24"/>
              </w:rPr>
            </w:pPr>
            <w:r w:rsidRPr="00550BF7">
              <w:rPr>
                <w:rFonts w:ascii="Calibri Light" w:hAnsi="Calibri Light"/>
                <w:noProof/>
                <w:szCs w:val="24"/>
              </w:rPr>
              <w:t>Front Office/C4C</w:t>
            </w:r>
          </w:p>
          <w:p w14:paraId="341193F2" w14:textId="2F0EC4E2" w:rsidR="009F450A" w:rsidRPr="00550BF7" w:rsidRDefault="00321D78" w:rsidP="009F450A">
            <w:pPr>
              <w:pStyle w:val="TableField-Left"/>
              <w:rPr>
                <w:rFonts w:ascii="Calibri Light" w:hAnsi="Calibri Light"/>
                <w:noProof/>
                <w:szCs w:val="24"/>
              </w:rPr>
            </w:pPr>
            <w:r>
              <w:rPr>
                <w:rFonts w:ascii="Calibri Light" w:hAnsi="Calibri Light"/>
                <w:noProof/>
                <w:szCs w:val="24"/>
              </w:rPr>
              <w:t>IW</w:t>
            </w:r>
            <w:r w:rsidRPr="00550BF7">
              <w:rPr>
                <w:rFonts w:ascii="Calibri Light" w:hAnsi="Calibri Light"/>
                <w:noProof/>
                <w:szCs w:val="24"/>
              </w:rPr>
              <w:t>31</w:t>
            </w:r>
          </w:p>
          <w:p w14:paraId="21656EF3" w14:textId="61571B96" w:rsidR="009F450A" w:rsidRPr="00550BF7" w:rsidRDefault="00321D78" w:rsidP="009F450A">
            <w:pPr>
              <w:pStyle w:val="TableField-Left"/>
              <w:rPr>
                <w:rFonts w:ascii="Calibri Light" w:hAnsi="Calibri Light"/>
                <w:noProof/>
                <w:szCs w:val="24"/>
              </w:rPr>
            </w:pPr>
            <w:r>
              <w:rPr>
                <w:rFonts w:ascii="Calibri Light" w:hAnsi="Calibri Light"/>
                <w:noProof/>
                <w:szCs w:val="24"/>
              </w:rPr>
              <w:t>IW</w:t>
            </w:r>
            <w:r w:rsidRPr="00550BF7">
              <w:rPr>
                <w:rFonts w:ascii="Calibri Light" w:hAnsi="Calibri Light"/>
                <w:noProof/>
                <w:szCs w:val="24"/>
              </w:rPr>
              <w:t>32</w:t>
            </w:r>
          </w:p>
          <w:p w14:paraId="29F22FB0" w14:textId="56F5A1BE" w:rsidR="009F450A" w:rsidRPr="00550BF7" w:rsidRDefault="00321D78" w:rsidP="009F450A">
            <w:pPr>
              <w:pStyle w:val="TableField-Left"/>
              <w:rPr>
                <w:rFonts w:ascii="Calibri Light" w:hAnsi="Calibri Light" w:cs="Arial"/>
                <w:sz w:val="18"/>
              </w:rPr>
            </w:pPr>
            <w:r>
              <w:rPr>
                <w:rFonts w:ascii="Calibri Light" w:hAnsi="Calibri Light"/>
                <w:noProof/>
                <w:szCs w:val="24"/>
              </w:rPr>
              <w:t>IW</w:t>
            </w:r>
            <w:r w:rsidRPr="00550BF7">
              <w:rPr>
                <w:rFonts w:ascii="Calibri Light" w:hAnsi="Calibri Light"/>
                <w:noProof/>
                <w:szCs w:val="24"/>
              </w:rPr>
              <w:t>33</w:t>
            </w:r>
          </w:p>
        </w:tc>
      </w:tr>
      <w:tr w:rsidR="009F450A" w:rsidRPr="00550BF7" w14:paraId="3931CA4D" w14:textId="77777777" w:rsidTr="00E823A4">
        <w:trPr>
          <w:cantSplit/>
          <w:trHeight w:val="432"/>
        </w:trPr>
        <w:tc>
          <w:tcPr>
            <w:tcW w:w="1147" w:type="dxa"/>
            <w:vAlign w:val="center"/>
          </w:tcPr>
          <w:p w14:paraId="17D6FEAD" w14:textId="49429E7D" w:rsidR="009F450A" w:rsidRPr="00550BF7" w:rsidRDefault="009F450A" w:rsidP="009F450A">
            <w:pPr>
              <w:pStyle w:val="TableField-Center"/>
              <w:rPr>
                <w:rFonts w:ascii="Calibri Light" w:hAnsi="Calibri Light" w:cs="Arial"/>
                <w:sz w:val="18"/>
              </w:rPr>
            </w:pPr>
            <w:r w:rsidRPr="00550BF7">
              <w:rPr>
                <w:rFonts w:ascii="Calibri Light" w:hAnsi="Calibri Light"/>
                <w:noProof/>
              </w:rPr>
              <w:t>CCC</w:t>
            </w:r>
            <w:r w:rsidR="00746F62">
              <w:rPr>
                <w:rFonts w:ascii="Calibri Light" w:hAnsi="Calibri Light"/>
                <w:noProof/>
              </w:rPr>
              <w:t>, GC Services</w:t>
            </w:r>
            <w:r w:rsidRPr="00550BF7">
              <w:rPr>
                <w:rFonts w:ascii="Calibri Light" w:hAnsi="Calibri Light"/>
                <w:noProof/>
              </w:rPr>
              <w:t>/BCD</w:t>
            </w:r>
          </w:p>
        </w:tc>
        <w:tc>
          <w:tcPr>
            <w:tcW w:w="3780" w:type="dxa"/>
            <w:vAlign w:val="center"/>
          </w:tcPr>
          <w:p w14:paraId="2DF4E307" w14:textId="0433705E" w:rsidR="009F450A" w:rsidRPr="00550BF7" w:rsidRDefault="009F450A" w:rsidP="009F450A">
            <w:pPr>
              <w:pStyle w:val="TableField-Left"/>
              <w:rPr>
                <w:rFonts w:ascii="Calibri Light" w:hAnsi="Calibri Light" w:cs="Arial"/>
                <w:sz w:val="18"/>
              </w:rPr>
            </w:pPr>
            <w:r w:rsidRPr="00550BF7">
              <w:rPr>
                <w:rFonts w:ascii="Calibri Light" w:hAnsi="Calibri Light"/>
                <w:noProof/>
                <w:szCs w:val="24"/>
              </w:rPr>
              <w:t>View Field Work Order</w:t>
            </w:r>
          </w:p>
        </w:tc>
        <w:tc>
          <w:tcPr>
            <w:tcW w:w="2471" w:type="dxa"/>
            <w:vAlign w:val="center"/>
          </w:tcPr>
          <w:p w14:paraId="26B65584" w14:textId="446A86F6" w:rsidR="009F450A" w:rsidRPr="00550BF7" w:rsidRDefault="009F450A" w:rsidP="009F450A">
            <w:pPr>
              <w:pStyle w:val="TableField-Left"/>
              <w:rPr>
                <w:rFonts w:ascii="Calibri Light" w:hAnsi="Calibri Light" w:cs="Arial"/>
                <w:sz w:val="18"/>
              </w:rPr>
            </w:pPr>
            <w:r w:rsidRPr="00550BF7">
              <w:rPr>
                <w:rFonts w:ascii="Calibri Light" w:hAnsi="Calibri Light"/>
                <w:noProof/>
                <w:szCs w:val="24"/>
              </w:rPr>
              <w:t>Display Service Order</w:t>
            </w:r>
          </w:p>
        </w:tc>
        <w:tc>
          <w:tcPr>
            <w:tcW w:w="2214" w:type="dxa"/>
            <w:vAlign w:val="center"/>
          </w:tcPr>
          <w:p w14:paraId="3BFB77DA" w14:textId="284AD2B6" w:rsidR="009F450A" w:rsidRPr="00550BF7" w:rsidRDefault="00321D78" w:rsidP="009F450A">
            <w:pPr>
              <w:pStyle w:val="TableField-Left"/>
              <w:rPr>
                <w:rFonts w:ascii="Calibri Light" w:hAnsi="Calibri Light" w:cs="Arial"/>
                <w:sz w:val="18"/>
              </w:rPr>
            </w:pPr>
            <w:r>
              <w:rPr>
                <w:rFonts w:ascii="Calibri Light" w:hAnsi="Calibri Light"/>
                <w:noProof/>
                <w:szCs w:val="24"/>
              </w:rPr>
              <w:t>IW</w:t>
            </w:r>
            <w:r w:rsidRPr="00550BF7">
              <w:rPr>
                <w:rFonts w:ascii="Calibri Light" w:hAnsi="Calibri Light"/>
                <w:noProof/>
                <w:szCs w:val="24"/>
              </w:rPr>
              <w:t>33</w:t>
            </w:r>
          </w:p>
        </w:tc>
      </w:tr>
    </w:tbl>
    <w:p w14:paraId="08C00CFE" w14:textId="77777777" w:rsidR="00725269" w:rsidRPr="00550BF7" w:rsidRDefault="00725269" w:rsidP="00725269">
      <w:pPr>
        <w:rPr>
          <w:rFonts w:ascii="Calibri Light" w:hAnsi="Calibri Light"/>
        </w:rPr>
      </w:pPr>
    </w:p>
    <w:p w14:paraId="2199FB79" w14:textId="4AB67232" w:rsidR="00E0118B" w:rsidRPr="00550BF7" w:rsidRDefault="003E24F2" w:rsidP="003C6C8A">
      <w:pPr>
        <w:pStyle w:val="Heading2"/>
      </w:pPr>
      <w:bookmarkStart w:id="50" w:name="_Toc511293175"/>
      <w:r w:rsidRPr="00550BF7">
        <w:t xml:space="preserve">2.6 </w:t>
      </w:r>
      <w:r w:rsidR="00E0118B" w:rsidRPr="00550BF7">
        <w:t>Process Flows</w:t>
      </w:r>
      <w:bookmarkEnd w:id="46"/>
      <w:bookmarkEnd w:id="47"/>
      <w:bookmarkEnd w:id="50"/>
      <w:r w:rsidR="00E0118B" w:rsidRPr="00550BF7">
        <w:t xml:space="preserve"> </w:t>
      </w:r>
    </w:p>
    <w:p w14:paraId="025C55CB" w14:textId="720A3431" w:rsidR="006D123A" w:rsidRDefault="006D123A" w:rsidP="006D123A">
      <w:pPr>
        <w:pStyle w:val="Heading2Text"/>
        <w:rPr>
          <w:rFonts w:ascii="Calibri Light" w:hAnsi="Calibri Light" w:cs="Arial"/>
          <w:sz w:val="18"/>
          <w:szCs w:val="18"/>
        </w:rPr>
      </w:pPr>
      <w:r w:rsidRPr="00550BF7">
        <w:rPr>
          <w:rFonts w:ascii="Calibri Light" w:hAnsi="Calibri Light" w:cs="Arial"/>
          <w:sz w:val="18"/>
          <w:szCs w:val="18"/>
        </w:rPr>
        <w:t xml:space="preserve">This BPD will cover </w:t>
      </w:r>
      <w:r w:rsidR="009F450A" w:rsidRPr="00550BF7">
        <w:rPr>
          <w:rFonts w:ascii="Calibri Light" w:hAnsi="Calibri Light" w:cs="Arial"/>
          <w:sz w:val="18"/>
          <w:szCs w:val="18"/>
        </w:rPr>
        <w:t>1 process</w:t>
      </w:r>
      <w:r w:rsidRPr="00550BF7">
        <w:rPr>
          <w:rFonts w:ascii="Calibri Light" w:hAnsi="Calibri Light" w:cs="Arial"/>
          <w:sz w:val="18"/>
          <w:szCs w:val="18"/>
        </w:rPr>
        <w:t xml:space="preserve">, including </w:t>
      </w:r>
      <w:r w:rsidR="00E61FE4" w:rsidRPr="00550BF7">
        <w:rPr>
          <w:rFonts w:ascii="Calibri Light" w:hAnsi="Calibri Light" w:cs="Arial"/>
          <w:sz w:val="18"/>
          <w:szCs w:val="18"/>
        </w:rPr>
        <w:t>Wor</w:t>
      </w:r>
      <w:r w:rsidR="00E61FE4">
        <w:rPr>
          <w:rFonts w:ascii="Calibri Light" w:hAnsi="Calibri Light" w:cs="Arial"/>
          <w:sz w:val="18"/>
          <w:szCs w:val="18"/>
        </w:rPr>
        <w:t>k</w:t>
      </w:r>
      <w:r w:rsidR="00E61FE4" w:rsidRPr="00550BF7">
        <w:rPr>
          <w:rFonts w:ascii="Calibri Light" w:hAnsi="Calibri Light" w:cs="Arial"/>
          <w:sz w:val="18"/>
          <w:szCs w:val="18"/>
        </w:rPr>
        <w:t xml:space="preserve"> </w:t>
      </w:r>
      <w:r w:rsidR="009F450A" w:rsidRPr="00550BF7">
        <w:rPr>
          <w:rFonts w:ascii="Calibri Light" w:hAnsi="Calibri Light" w:cs="Arial"/>
          <w:sz w:val="18"/>
          <w:szCs w:val="18"/>
        </w:rPr>
        <w:t>Order Processing</w:t>
      </w:r>
      <w:r w:rsidRPr="00550BF7">
        <w:rPr>
          <w:rFonts w:ascii="Calibri Light" w:hAnsi="Calibri Light" w:cs="Arial"/>
          <w:sz w:val="18"/>
          <w:szCs w:val="18"/>
        </w:rPr>
        <w:t>.  Each subsection where the process is detailed will have a process flow diagram for that process and a table detailing the steps that are taken within that process including processes handled outside of SAP.</w:t>
      </w:r>
    </w:p>
    <w:p w14:paraId="6F31DE18" w14:textId="77777777" w:rsidR="00A7276B" w:rsidRDefault="00A7276B" w:rsidP="006D123A">
      <w:pPr>
        <w:pStyle w:val="Heading2Text"/>
        <w:rPr>
          <w:rFonts w:ascii="Calibri Light" w:hAnsi="Calibri Light" w:cs="Arial"/>
          <w:sz w:val="18"/>
          <w:szCs w:val="18"/>
        </w:rPr>
      </w:pPr>
    </w:p>
    <w:p w14:paraId="281F721F" w14:textId="77777777" w:rsidR="00A7276B" w:rsidRDefault="00A7276B">
      <w:pPr>
        <w:rPr>
          <w:rFonts w:ascii="Calibri Light" w:eastAsia="MS Mincho" w:hAnsi="Calibri Light" w:cs="Arial"/>
          <w:sz w:val="18"/>
          <w:szCs w:val="18"/>
          <w:lang w:eastAsia="ja-JP"/>
        </w:rPr>
      </w:pPr>
      <w:r>
        <w:rPr>
          <w:rFonts w:ascii="Calibri Light" w:hAnsi="Calibri Light" w:cs="Arial"/>
          <w:sz w:val="18"/>
          <w:szCs w:val="18"/>
        </w:rPr>
        <w:br w:type="page"/>
      </w:r>
    </w:p>
    <w:p w14:paraId="5B82857B" w14:textId="54C0CF4F" w:rsidR="00E0118B" w:rsidRPr="00550BF7" w:rsidRDefault="003E24F2" w:rsidP="003E24F2">
      <w:pPr>
        <w:pStyle w:val="Heading3"/>
        <w:numPr>
          <w:ilvl w:val="0"/>
          <w:numId w:val="0"/>
        </w:numPr>
        <w:rPr>
          <w:rFonts w:ascii="Calibri Light" w:hAnsi="Calibri Light"/>
          <w:sz w:val="32"/>
          <w:szCs w:val="32"/>
        </w:rPr>
      </w:pPr>
      <w:r w:rsidRPr="00550BF7">
        <w:rPr>
          <w:rFonts w:ascii="Calibri Light" w:hAnsi="Calibri Light"/>
        </w:rPr>
        <w:lastRenderedPageBreak/>
        <w:tab/>
      </w:r>
      <w:bookmarkStart w:id="51" w:name="_Toc511293176"/>
      <w:r w:rsidRPr="00550BF7">
        <w:rPr>
          <w:rFonts w:ascii="Calibri Light" w:hAnsi="Calibri Light"/>
          <w:sz w:val="32"/>
          <w:szCs w:val="32"/>
        </w:rPr>
        <w:t xml:space="preserve">2.6.1 </w:t>
      </w:r>
      <w:r w:rsidR="009F450A" w:rsidRPr="00550BF7">
        <w:rPr>
          <w:rFonts w:ascii="Calibri Light" w:hAnsi="Calibri Light"/>
        </w:rPr>
        <w:t>Work Order Processing</w:t>
      </w:r>
      <w:bookmarkEnd w:id="51"/>
    </w:p>
    <w:p w14:paraId="0CFBA2C8" w14:textId="77777777" w:rsidR="00E0118B" w:rsidRPr="00550BF7" w:rsidRDefault="00E0118B" w:rsidP="00E0118B">
      <w:pPr>
        <w:pStyle w:val="Heading4"/>
        <w:rPr>
          <w:rFonts w:ascii="Calibri Light" w:hAnsi="Calibri Light" w:cs="Arial"/>
          <w:sz w:val="18"/>
          <w:szCs w:val="18"/>
        </w:rPr>
      </w:pPr>
      <w:bookmarkStart w:id="52" w:name="_Toc491613815"/>
      <w:r w:rsidRPr="00550BF7">
        <w:rPr>
          <w:rFonts w:ascii="Calibri Light" w:hAnsi="Calibri Light" w:cs="Arial"/>
          <w:sz w:val="18"/>
          <w:szCs w:val="18"/>
        </w:rPr>
        <w:t>Process Flow Diagram</w:t>
      </w:r>
      <w:bookmarkEnd w:id="52"/>
      <w:r w:rsidRPr="00550BF7">
        <w:rPr>
          <w:rFonts w:ascii="Calibri Light" w:hAnsi="Calibri Light" w:cs="Arial"/>
          <w:sz w:val="18"/>
          <w:szCs w:val="18"/>
        </w:rPr>
        <w:t xml:space="preserve"> </w:t>
      </w:r>
    </w:p>
    <w:p w14:paraId="2CA09C50" w14:textId="77777777" w:rsidR="00251918" w:rsidRPr="00550BF7" w:rsidRDefault="00251918" w:rsidP="00251918">
      <w:pPr>
        <w:rPr>
          <w:rFonts w:ascii="Calibri Light" w:hAnsi="Calibri Light"/>
          <w:sz w:val="18"/>
          <w:szCs w:val="18"/>
        </w:rPr>
      </w:pPr>
    </w:p>
    <w:bookmarkStart w:id="53" w:name="_GoBack"/>
    <w:bookmarkStart w:id="54" w:name="_MON_1586343407"/>
    <w:bookmarkEnd w:id="54"/>
    <w:p w14:paraId="289971BF" w14:textId="240D67F7" w:rsidR="00E0118B" w:rsidRPr="00550BF7" w:rsidRDefault="006308CC" w:rsidP="00E0118B">
      <w:pPr>
        <w:rPr>
          <w:rFonts w:ascii="Calibri Light" w:hAnsi="Calibri Light" w:cs="Arial"/>
          <w:sz w:val="18"/>
          <w:szCs w:val="18"/>
        </w:rPr>
      </w:pPr>
      <w:r w:rsidRPr="00550BF7">
        <w:rPr>
          <w:rFonts w:ascii="Calibri Light" w:hAnsi="Calibri Light"/>
          <w:noProof/>
        </w:rPr>
        <w:object w:dxaOrig="17616" w:dyaOrig="11376" w14:anchorId="46DE6182">
          <v:shape id="_x0000_i1028" type="#_x0000_t75" alt="" style="width:468pt;height:300.6pt" o:ole="">
            <v:imagedata r:id="rId31" o:title=""/>
          </v:shape>
          <o:OLEObject Type="Embed" ProgID="Visio.Drawing.15" ShapeID="_x0000_i1028" DrawAspect="Content" ObjectID="_1586775188" r:id="rId32"/>
        </w:object>
      </w:r>
      <w:bookmarkEnd w:id="53"/>
    </w:p>
    <w:p w14:paraId="21AD6735" w14:textId="77777777" w:rsidR="00E0118B" w:rsidRPr="00550BF7" w:rsidRDefault="00E0118B" w:rsidP="00E0118B">
      <w:pPr>
        <w:pStyle w:val="Heading4"/>
        <w:rPr>
          <w:rFonts w:ascii="Calibri Light" w:hAnsi="Calibri Light" w:cs="Arial"/>
          <w:sz w:val="18"/>
        </w:rPr>
      </w:pPr>
      <w:bookmarkStart w:id="55" w:name="_Toc491613816"/>
      <w:r w:rsidRPr="00550BF7">
        <w:rPr>
          <w:rFonts w:ascii="Calibri Light" w:hAnsi="Calibri Light" w:cs="Arial"/>
          <w:sz w:val="18"/>
        </w:rPr>
        <w:t>Process Flow Steps</w:t>
      </w:r>
      <w:bookmarkEnd w:id="55"/>
    </w:p>
    <w:p w14:paraId="145D2649" w14:textId="77777777" w:rsidR="0023101C" w:rsidRPr="00550BF7" w:rsidRDefault="0023101C" w:rsidP="0023101C">
      <w:pPr>
        <w:rPr>
          <w:rFonts w:ascii="Calibri Light" w:hAnsi="Calibri Light"/>
        </w:rPr>
      </w:pPr>
    </w:p>
    <w:tbl>
      <w:tblPr>
        <w:tblW w:w="960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28"/>
        <w:gridCol w:w="2209"/>
        <w:gridCol w:w="2700"/>
        <w:gridCol w:w="1800"/>
        <w:gridCol w:w="2070"/>
      </w:tblGrid>
      <w:tr w:rsidR="006A14C7" w:rsidRPr="00550BF7" w14:paraId="5B6783F7" w14:textId="65735AD3" w:rsidTr="006A14C7">
        <w:trPr>
          <w:cantSplit/>
          <w:trHeight w:val="432"/>
          <w:tblHeader/>
        </w:trPr>
        <w:tc>
          <w:tcPr>
            <w:tcW w:w="828" w:type="dxa"/>
            <w:tcBorders>
              <w:top w:val="threeDEmboss" w:sz="6" w:space="0" w:color="auto"/>
              <w:bottom w:val="threeDEmboss" w:sz="6" w:space="0" w:color="auto"/>
            </w:tcBorders>
            <w:shd w:val="clear" w:color="auto" w:fill="F9FBAF"/>
            <w:vAlign w:val="center"/>
          </w:tcPr>
          <w:p w14:paraId="549283AD" w14:textId="77777777" w:rsidR="006A14C7" w:rsidRPr="00550BF7" w:rsidRDefault="006A14C7" w:rsidP="0035091A">
            <w:pPr>
              <w:pStyle w:val="TableHeader-Center"/>
              <w:rPr>
                <w:rFonts w:ascii="Calibri Light" w:hAnsi="Calibri Light" w:cs="Arial"/>
                <w:sz w:val="18"/>
              </w:rPr>
            </w:pPr>
            <w:r w:rsidRPr="00550BF7">
              <w:rPr>
                <w:rFonts w:ascii="Calibri Light" w:hAnsi="Calibri Light" w:cs="Arial"/>
                <w:sz w:val="18"/>
              </w:rPr>
              <w:t>Step</w:t>
            </w:r>
          </w:p>
        </w:tc>
        <w:tc>
          <w:tcPr>
            <w:tcW w:w="2209" w:type="dxa"/>
            <w:tcBorders>
              <w:top w:val="threeDEmboss" w:sz="6" w:space="0" w:color="auto"/>
              <w:bottom w:val="threeDEmboss" w:sz="6" w:space="0" w:color="auto"/>
            </w:tcBorders>
            <w:shd w:val="clear" w:color="auto" w:fill="F9FBAF"/>
            <w:vAlign w:val="center"/>
          </w:tcPr>
          <w:p w14:paraId="13D276CA" w14:textId="77777777" w:rsidR="006A14C7" w:rsidRPr="00550BF7" w:rsidRDefault="006A14C7" w:rsidP="0035091A">
            <w:pPr>
              <w:pStyle w:val="TableHeader-Left"/>
              <w:rPr>
                <w:rFonts w:ascii="Calibri Light" w:hAnsi="Calibri Light" w:cs="Arial"/>
                <w:sz w:val="18"/>
              </w:rPr>
            </w:pPr>
            <w:r w:rsidRPr="00550BF7">
              <w:rPr>
                <w:rFonts w:ascii="Calibri Light" w:hAnsi="Calibri Light" w:cs="Arial"/>
                <w:sz w:val="18"/>
              </w:rPr>
              <w:t>Description of Step</w:t>
            </w:r>
          </w:p>
        </w:tc>
        <w:tc>
          <w:tcPr>
            <w:tcW w:w="2700" w:type="dxa"/>
            <w:tcBorders>
              <w:top w:val="threeDEmboss" w:sz="6" w:space="0" w:color="auto"/>
              <w:bottom w:val="threeDEmboss" w:sz="6" w:space="0" w:color="auto"/>
            </w:tcBorders>
            <w:shd w:val="clear" w:color="auto" w:fill="F9FBAF"/>
            <w:vAlign w:val="center"/>
          </w:tcPr>
          <w:p w14:paraId="0C23EF4A" w14:textId="1FF75DBC" w:rsidR="006A14C7" w:rsidRPr="00550BF7" w:rsidRDefault="006A14C7" w:rsidP="0035091A">
            <w:pPr>
              <w:pStyle w:val="TableHeader-Left"/>
              <w:rPr>
                <w:rFonts w:ascii="Calibri Light" w:hAnsi="Calibri Light" w:cs="Arial"/>
                <w:sz w:val="18"/>
              </w:rPr>
            </w:pPr>
            <w:r w:rsidRPr="00550BF7">
              <w:rPr>
                <w:rFonts w:ascii="Calibri Light" w:hAnsi="Calibri Light" w:cs="Arial"/>
                <w:sz w:val="18"/>
              </w:rPr>
              <w:t>T-Code</w:t>
            </w:r>
          </w:p>
        </w:tc>
        <w:tc>
          <w:tcPr>
            <w:tcW w:w="1800" w:type="dxa"/>
            <w:tcBorders>
              <w:top w:val="threeDEmboss" w:sz="6" w:space="0" w:color="auto"/>
              <w:bottom w:val="threeDEmboss" w:sz="6" w:space="0" w:color="auto"/>
            </w:tcBorders>
            <w:shd w:val="clear" w:color="auto" w:fill="F9FBAF"/>
            <w:vAlign w:val="center"/>
          </w:tcPr>
          <w:p w14:paraId="599F9D6F" w14:textId="77777777" w:rsidR="006A14C7" w:rsidRPr="00550BF7" w:rsidRDefault="006A14C7" w:rsidP="0035091A">
            <w:pPr>
              <w:pStyle w:val="TableHeader-Left"/>
              <w:rPr>
                <w:rFonts w:ascii="Calibri Light" w:hAnsi="Calibri Light" w:cs="Arial"/>
                <w:sz w:val="18"/>
              </w:rPr>
            </w:pPr>
            <w:r w:rsidRPr="00550BF7">
              <w:rPr>
                <w:rFonts w:ascii="Calibri Light" w:hAnsi="Calibri Light" w:cs="Arial"/>
                <w:sz w:val="18"/>
              </w:rPr>
              <w:t>Role(s)</w:t>
            </w:r>
          </w:p>
        </w:tc>
        <w:tc>
          <w:tcPr>
            <w:tcW w:w="2070" w:type="dxa"/>
            <w:tcBorders>
              <w:top w:val="threeDEmboss" w:sz="6" w:space="0" w:color="auto"/>
              <w:bottom w:val="threeDEmboss" w:sz="6" w:space="0" w:color="auto"/>
            </w:tcBorders>
            <w:shd w:val="clear" w:color="auto" w:fill="F9FBAF"/>
          </w:tcPr>
          <w:p w14:paraId="24D841E0" w14:textId="77777777" w:rsidR="00387370" w:rsidRPr="00550BF7" w:rsidRDefault="00387370" w:rsidP="00387370">
            <w:pPr>
              <w:pStyle w:val="TableHeader-Left"/>
              <w:rPr>
                <w:rFonts w:ascii="Calibri Light" w:hAnsi="Calibri Light" w:cs="Arial"/>
                <w:sz w:val="18"/>
                <w:szCs w:val="18"/>
              </w:rPr>
            </w:pPr>
            <w:r w:rsidRPr="00550BF7">
              <w:rPr>
                <w:rFonts w:ascii="Calibri Light" w:hAnsi="Calibri Light" w:cs="Arial"/>
                <w:sz w:val="18"/>
                <w:szCs w:val="18"/>
              </w:rPr>
              <w:t>If step is relevant for a Control, add Requirement</w:t>
            </w:r>
          </w:p>
          <w:p w14:paraId="15704638" w14:textId="1763FF86" w:rsidR="006A14C7" w:rsidRPr="00550BF7" w:rsidRDefault="00387370" w:rsidP="00387370">
            <w:pPr>
              <w:pStyle w:val="TableHeader-Left"/>
              <w:rPr>
                <w:rFonts w:ascii="Calibri Light" w:hAnsi="Calibri Light" w:cs="Arial"/>
                <w:sz w:val="18"/>
                <w:szCs w:val="18"/>
              </w:rPr>
            </w:pPr>
            <w:r w:rsidRPr="00550BF7">
              <w:rPr>
                <w:rFonts w:ascii="Calibri Light" w:hAnsi="Calibri Light" w:cs="Arial"/>
                <w:sz w:val="18"/>
                <w:szCs w:val="18"/>
              </w:rPr>
              <w:t>ID</w:t>
            </w:r>
          </w:p>
        </w:tc>
      </w:tr>
      <w:tr w:rsidR="009F450A" w:rsidRPr="00550BF7" w14:paraId="2824E663" w14:textId="0F428599" w:rsidTr="006A14C7">
        <w:trPr>
          <w:cantSplit/>
          <w:trHeight w:val="432"/>
        </w:trPr>
        <w:tc>
          <w:tcPr>
            <w:tcW w:w="828" w:type="dxa"/>
            <w:tcBorders>
              <w:top w:val="threeDEmboss" w:sz="6" w:space="0" w:color="auto"/>
            </w:tcBorders>
            <w:vAlign w:val="center"/>
          </w:tcPr>
          <w:p w14:paraId="2D3E7000" w14:textId="1911B7C9" w:rsidR="009F450A" w:rsidRPr="00550BF7" w:rsidRDefault="009F450A" w:rsidP="009F450A">
            <w:pPr>
              <w:pStyle w:val="TableField-Center"/>
              <w:rPr>
                <w:rFonts w:ascii="Calibri Light" w:hAnsi="Calibri Light" w:cs="Arial"/>
                <w:sz w:val="18"/>
              </w:rPr>
            </w:pPr>
            <w:r w:rsidRPr="00550BF7">
              <w:rPr>
                <w:rFonts w:ascii="Calibri Light" w:hAnsi="Calibri Light"/>
                <w:szCs w:val="20"/>
              </w:rPr>
              <w:t>10</w:t>
            </w:r>
          </w:p>
        </w:tc>
        <w:tc>
          <w:tcPr>
            <w:tcW w:w="2209" w:type="dxa"/>
            <w:tcBorders>
              <w:top w:val="threeDEmboss" w:sz="6" w:space="0" w:color="auto"/>
            </w:tcBorders>
            <w:vAlign w:val="center"/>
          </w:tcPr>
          <w:p w14:paraId="57C45E5A" w14:textId="77777777" w:rsidR="009F450A" w:rsidRPr="00550BF7" w:rsidRDefault="009F450A" w:rsidP="009F450A">
            <w:pPr>
              <w:pStyle w:val="TableField-Bold"/>
              <w:rPr>
                <w:rFonts w:ascii="Calibri Light" w:hAnsi="Calibri Light"/>
              </w:rPr>
            </w:pPr>
            <w:r w:rsidRPr="00550BF7">
              <w:rPr>
                <w:rFonts w:ascii="Calibri Light" w:hAnsi="Calibri Light"/>
              </w:rPr>
              <w:t>Start</w:t>
            </w:r>
          </w:p>
          <w:p w14:paraId="236495B6" w14:textId="77777777" w:rsidR="009F450A" w:rsidRPr="00550BF7" w:rsidRDefault="009F450A" w:rsidP="009F450A">
            <w:pPr>
              <w:pStyle w:val="TableField-Bold"/>
              <w:rPr>
                <w:rFonts w:ascii="Calibri Light" w:hAnsi="Calibri Light"/>
              </w:rPr>
            </w:pPr>
          </w:p>
          <w:p w14:paraId="4F5B7E99" w14:textId="33CA481B" w:rsidR="009F450A" w:rsidRPr="00550BF7" w:rsidRDefault="009F450A" w:rsidP="009F450A">
            <w:pPr>
              <w:pStyle w:val="TableField-Left"/>
              <w:rPr>
                <w:rFonts w:ascii="Calibri Light" w:hAnsi="Calibri Light" w:cs="Arial"/>
                <w:sz w:val="18"/>
              </w:rPr>
            </w:pPr>
            <w:r w:rsidRPr="00550BF7">
              <w:rPr>
                <w:rFonts w:ascii="Calibri Light" w:hAnsi="Calibri Light"/>
              </w:rPr>
              <w:t xml:space="preserve">Customer starts Work Order request at </w:t>
            </w:r>
            <w:r w:rsidR="008F204B">
              <w:rPr>
                <w:rFonts w:ascii="Calibri Light" w:hAnsi="Calibri Light"/>
              </w:rPr>
              <w:t>IVR/</w:t>
            </w:r>
            <w:r w:rsidRPr="00550BF7">
              <w:rPr>
                <w:rFonts w:ascii="Calibri Light" w:hAnsi="Calibri Light"/>
              </w:rPr>
              <w:t>SCE.com. Proceed to Step 30.</w:t>
            </w:r>
          </w:p>
        </w:tc>
        <w:tc>
          <w:tcPr>
            <w:tcW w:w="2700" w:type="dxa"/>
            <w:tcBorders>
              <w:top w:val="threeDEmboss" w:sz="6" w:space="0" w:color="auto"/>
            </w:tcBorders>
            <w:vAlign w:val="center"/>
          </w:tcPr>
          <w:p w14:paraId="0414A22E" w14:textId="234D74B5" w:rsidR="009F450A" w:rsidRPr="00550BF7" w:rsidRDefault="009F450A" w:rsidP="009F450A">
            <w:pPr>
              <w:pStyle w:val="TableField-Left"/>
              <w:rPr>
                <w:rFonts w:ascii="Calibri Light" w:hAnsi="Calibri Light" w:cs="Arial"/>
                <w:sz w:val="18"/>
              </w:rPr>
            </w:pPr>
            <w:r w:rsidRPr="00550BF7">
              <w:rPr>
                <w:rFonts w:ascii="Calibri Light" w:hAnsi="Calibri Light"/>
              </w:rPr>
              <w:t>N/A</w:t>
            </w:r>
          </w:p>
        </w:tc>
        <w:tc>
          <w:tcPr>
            <w:tcW w:w="1800" w:type="dxa"/>
            <w:tcBorders>
              <w:top w:val="threeDEmboss" w:sz="6" w:space="0" w:color="auto"/>
            </w:tcBorders>
            <w:vAlign w:val="center"/>
          </w:tcPr>
          <w:p w14:paraId="269E7616" w14:textId="648A2246" w:rsidR="009F450A" w:rsidRPr="00550BF7" w:rsidRDefault="008F204B" w:rsidP="009F450A">
            <w:pPr>
              <w:pStyle w:val="TableField-Left"/>
              <w:rPr>
                <w:rFonts w:ascii="Calibri Light" w:hAnsi="Calibri Light" w:cs="Arial"/>
                <w:sz w:val="18"/>
              </w:rPr>
            </w:pPr>
            <w:r>
              <w:rPr>
                <w:rFonts w:ascii="Calibri Light" w:hAnsi="Calibri Light"/>
              </w:rPr>
              <w:t>IVR/</w:t>
            </w:r>
            <w:r w:rsidR="009F450A" w:rsidRPr="00550BF7">
              <w:rPr>
                <w:rFonts w:ascii="Calibri Light" w:hAnsi="Calibri Light"/>
              </w:rPr>
              <w:t>SCE.com</w:t>
            </w:r>
          </w:p>
        </w:tc>
        <w:tc>
          <w:tcPr>
            <w:tcW w:w="2070" w:type="dxa"/>
            <w:tcBorders>
              <w:top w:val="threeDEmboss" w:sz="6" w:space="0" w:color="auto"/>
            </w:tcBorders>
          </w:tcPr>
          <w:p w14:paraId="060BFB5A" w14:textId="729813DF" w:rsidR="009F450A" w:rsidRPr="00550BF7" w:rsidRDefault="009F450A" w:rsidP="009F450A">
            <w:pPr>
              <w:pStyle w:val="TableField-Left"/>
              <w:rPr>
                <w:rFonts w:ascii="Calibri Light" w:hAnsi="Calibri Light" w:cs="Arial"/>
                <w:sz w:val="18"/>
                <w:szCs w:val="18"/>
              </w:rPr>
            </w:pPr>
          </w:p>
        </w:tc>
      </w:tr>
      <w:tr w:rsidR="009F450A" w:rsidRPr="00550BF7" w14:paraId="413A36F7" w14:textId="14B66B16" w:rsidTr="006A14C7">
        <w:trPr>
          <w:cantSplit/>
          <w:trHeight w:val="432"/>
        </w:trPr>
        <w:tc>
          <w:tcPr>
            <w:tcW w:w="828" w:type="dxa"/>
            <w:vAlign w:val="center"/>
          </w:tcPr>
          <w:p w14:paraId="2AA726E1" w14:textId="5433C587" w:rsidR="009F450A" w:rsidRPr="00550BF7" w:rsidRDefault="009F450A" w:rsidP="009F450A">
            <w:pPr>
              <w:pStyle w:val="TableField-Center"/>
              <w:rPr>
                <w:rFonts w:ascii="Calibri Light" w:hAnsi="Calibri Light" w:cs="Arial"/>
                <w:sz w:val="18"/>
              </w:rPr>
            </w:pPr>
            <w:r w:rsidRPr="00550BF7">
              <w:rPr>
                <w:rFonts w:ascii="Calibri Light" w:hAnsi="Calibri Light"/>
                <w:szCs w:val="20"/>
              </w:rPr>
              <w:t>20</w:t>
            </w:r>
          </w:p>
        </w:tc>
        <w:tc>
          <w:tcPr>
            <w:tcW w:w="2209" w:type="dxa"/>
            <w:vAlign w:val="center"/>
          </w:tcPr>
          <w:p w14:paraId="612DAC79" w14:textId="77777777" w:rsidR="009F450A" w:rsidRPr="00550BF7" w:rsidRDefault="009F450A" w:rsidP="009F450A">
            <w:pPr>
              <w:pStyle w:val="TableField-Left"/>
              <w:rPr>
                <w:rFonts w:ascii="Calibri Light" w:hAnsi="Calibri Light" w:cs="Tahoma"/>
                <w:b/>
              </w:rPr>
            </w:pPr>
            <w:r w:rsidRPr="00550BF7">
              <w:rPr>
                <w:rFonts w:ascii="Calibri Light" w:hAnsi="Calibri Light"/>
                <w:b/>
              </w:rPr>
              <w:t>Start</w:t>
            </w:r>
            <w:r w:rsidRPr="00550BF7" w:rsidDel="00A16C25">
              <w:rPr>
                <w:rFonts w:ascii="Calibri Light" w:hAnsi="Calibri Light" w:cs="Tahoma"/>
                <w:b/>
              </w:rPr>
              <w:t xml:space="preserve"> </w:t>
            </w:r>
          </w:p>
          <w:p w14:paraId="303E9565" w14:textId="77777777" w:rsidR="009F450A" w:rsidRPr="00550BF7" w:rsidRDefault="009F450A" w:rsidP="009F450A">
            <w:pPr>
              <w:pStyle w:val="TableField-Left"/>
              <w:rPr>
                <w:rFonts w:ascii="Calibri Light" w:hAnsi="Calibri Light" w:cs="Tahoma"/>
                <w:b/>
              </w:rPr>
            </w:pPr>
          </w:p>
          <w:p w14:paraId="698B4114" w14:textId="19A8CA94" w:rsidR="009F450A" w:rsidRPr="00550BF7" w:rsidRDefault="008F204B" w:rsidP="009F450A">
            <w:pPr>
              <w:pStyle w:val="TableField-Left"/>
              <w:rPr>
                <w:rFonts w:ascii="Calibri Light" w:hAnsi="Calibri Light" w:cs="Arial"/>
                <w:sz w:val="18"/>
              </w:rPr>
            </w:pPr>
            <w:r w:rsidRPr="00B123D1">
              <w:rPr>
                <w:rFonts w:ascii="Calibri Light" w:hAnsi="Calibri Light"/>
              </w:rPr>
              <w:t>Front Office Agent</w:t>
            </w:r>
            <w:r>
              <w:rPr>
                <w:rFonts w:ascii="Calibri Light" w:hAnsi="Calibri Light"/>
              </w:rPr>
              <w:t xml:space="preserve"> receives request from the customer. Proceed to Step 80</w:t>
            </w:r>
          </w:p>
        </w:tc>
        <w:tc>
          <w:tcPr>
            <w:tcW w:w="2700" w:type="dxa"/>
            <w:vAlign w:val="center"/>
          </w:tcPr>
          <w:p w14:paraId="1E4C9713" w14:textId="592B9ADB" w:rsidR="009F450A" w:rsidRPr="00550BF7" w:rsidRDefault="009F450A" w:rsidP="009F450A">
            <w:pPr>
              <w:pStyle w:val="TableField-Left"/>
              <w:rPr>
                <w:rFonts w:ascii="Calibri Light" w:hAnsi="Calibri Light" w:cs="Arial"/>
                <w:sz w:val="18"/>
              </w:rPr>
            </w:pPr>
            <w:r w:rsidRPr="00550BF7">
              <w:rPr>
                <w:rFonts w:ascii="Calibri Light" w:hAnsi="Calibri Light"/>
              </w:rPr>
              <w:t>N/A</w:t>
            </w:r>
          </w:p>
        </w:tc>
        <w:tc>
          <w:tcPr>
            <w:tcW w:w="1800" w:type="dxa"/>
            <w:vAlign w:val="center"/>
          </w:tcPr>
          <w:p w14:paraId="7B4C8293" w14:textId="7577DC37" w:rsidR="009F450A" w:rsidRPr="00550BF7" w:rsidRDefault="008F204B" w:rsidP="009F450A">
            <w:pPr>
              <w:pStyle w:val="TableField-Left"/>
              <w:rPr>
                <w:rFonts w:ascii="Calibri Light" w:hAnsi="Calibri Light" w:cs="Arial"/>
                <w:sz w:val="18"/>
              </w:rPr>
            </w:pPr>
            <w:r w:rsidRPr="00321D78">
              <w:rPr>
                <w:rFonts w:ascii="Calibri Light" w:hAnsi="Calibri Light"/>
              </w:rPr>
              <w:t>Field Work Order Processing – CCC/BCD</w:t>
            </w:r>
          </w:p>
        </w:tc>
        <w:tc>
          <w:tcPr>
            <w:tcW w:w="2070" w:type="dxa"/>
          </w:tcPr>
          <w:p w14:paraId="3536F818" w14:textId="4F3F5164" w:rsidR="009F450A" w:rsidRPr="00550BF7" w:rsidRDefault="009F450A" w:rsidP="009F450A">
            <w:pPr>
              <w:pStyle w:val="TableField-Left"/>
              <w:rPr>
                <w:rFonts w:ascii="Calibri Light" w:hAnsi="Calibri Light" w:cs="Arial"/>
                <w:sz w:val="18"/>
                <w:szCs w:val="18"/>
              </w:rPr>
            </w:pPr>
          </w:p>
        </w:tc>
      </w:tr>
      <w:tr w:rsidR="006308CC" w:rsidRPr="00550BF7" w14:paraId="45427B61" w14:textId="77777777" w:rsidTr="006A14C7">
        <w:trPr>
          <w:cantSplit/>
          <w:trHeight w:val="432"/>
        </w:trPr>
        <w:tc>
          <w:tcPr>
            <w:tcW w:w="828" w:type="dxa"/>
            <w:vAlign w:val="center"/>
          </w:tcPr>
          <w:p w14:paraId="3EF6C622" w14:textId="21767353" w:rsidR="006308CC" w:rsidRPr="00550BF7" w:rsidRDefault="006308CC" w:rsidP="006308CC">
            <w:pPr>
              <w:pStyle w:val="TableField-Center"/>
              <w:rPr>
                <w:rFonts w:ascii="Calibri Light" w:hAnsi="Calibri Light"/>
                <w:szCs w:val="20"/>
              </w:rPr>
            </w:pPr>
            <w:r w:rsidRPr="00550BF7">
              <w:rPr>
                <w:rFonts w:ascii="Calibri Light" w:hAnsi="Calibri Light"/>
                <w:szCs w:val="20"/>
              </w:rPr>
              <w:lastRenderedPageBreak/>
              <w:t>2</w:t>
            </w:r>
            <w:r>
              <w:rPr>
                <w:rFonts w:ascii="Calibri Light" w:hAnsi="Calibri Light"/>
                <w:szCs w:val="20"/>
              </w:rPr>
              <w:t>5</w:t>
            </w:r>
          </w:p>
        </w:tc>
        <w:tc>
          <w:tcPr>
            <w:tcW w:w="2209" w:type="dxa"/>
            <w:vAlign w:val="center"/>
          </w:tcPr>
          <w:p w14:paraId="144EBA7B" w14:textId="77777777" w:rsidR="006308CC" w:rsidRPr="00550BF7" w:rsidRDefault="006308CC" w:rsidP="006308CC">
            <w:pPr>
              <w:pStyle w:val="TableField-Left"/>
              <w:rPr>
                <w:rFonts w:ascii="Calibri Light" w:hAnsi="Calibri Light" w:cs="Tahoma"/>
                <w:b/>
              </w:rPr>
            </w:pPr>
            <w:r w:rsidRPr="00550BF7">
              <w:rPr>
                <w:rFonts w:ascii="Calibri Light" w:hAnsi="Calibri Light"/>
                <w:b/>
              </w:rPr>
              <w:t>Start</w:t>
            </w:r>
            <w:r w:rsidRPr="00550BF7" w:rsidDel="00A16C25">
              <w:rPr>
                <w:rFonts w:ascii="Calibri Light" w:hAnsi="Calibri Light" w:cs="Tahoma"/>
                <w:b/>
              </w:rPr>
              <w:t xml:space="preserve"> </w:t>
            </w:r>
          </w:p>
          <w:p w14:paraId="2B54C70B" w14:textId="77777777" w:rsidR="006308CC" w:rsidRPr="00550BF7" w:rsidRDefault="006308CC" w:rsidP="006308CC">
            <w:pPr>
              <w:pStyle w:val="TableField-Left"/>
              <w:rPr>
                <w:rFonts w:ascii="Calibri Light" w:hAnsi="Calibri Light" w:cs="Tahoma"/>
                <w:b/>
              </w:rPr>
            </w:pPr>
          </w:p>
          <w:p w14:paraId="1C1BDF85" w14:textId="2FE27E9C" w:rsidR="006308CC" w:rsidRPr="00550BF7" w:rsidRDefault="006308CC" w:rsidP="006308CC">
            <w:pPr>
              <w:pStyle w:val="TableField-Left"/>
              <w:rPr>
                <w:rFonts w:ascii="Calibri Light" w:hAnsi="Calibri Light"/>
                <w:b/>
              </w:rPr>
            </w:pPr>
            <w:r>
              <w:rPr>
                <w:rFonts w:ascii="Calibri Light" w:hAnsi="Calibri Light"/>
              </w:rPr>
              <w:t>Customer request via IVR receives request from the customer. Proceed to Step 70</w:t>
            </w:r>
          </w:p>
        </w:tc>
        <w:tc>
          <w:tcPr>
            <w:tcW w:w="2700" w:type="dxa"/>
            <w:vAlign w:val="center"/>
          </w:tcPr>
          <w:p w14:paraId="745AAAA2" w14:textId="293F8284" w:rsidR="006308CC" w:rsidRPr="00550BF7" w:rsidRDefault="006308CC" w:rsidP="006308CC">
            <w:pPr>
              <w:pStyle w:val="TableField-Left"/>
              <w:rPr>
                <w:rFonts w:ascii="Calibri Light" w:hAnsi="Calibri Light"/>
              </w:rPr>
            </w:pPr>
            <w:r w:rsidRPr="00550BF7">
              <w:rPr>
                <w:rFonts w:ascii="Calibri Light" w:hAnsi="Calibri Light"/>
              </w:rPr>
              <w:t>N/A</w:t>
            </w:r>
          </w:p>
        </w:tc>
        <w:tc>
          <w:tcPr>
            <w:tcW w:w="1800" w:type="dxa"/>
            <w:vAlign w:val="center"/>
          </w:tcPr>
          <w:p w14:paraId="55510754" w14:textId="047EBB94" w:rsidR="006308CC" w:rsidRPr="00321D78" w:rsidRDefault="006308CC" w:rsidP="006308CC">
            <w:pPr>
              <w:pStyle w:val="TableField-Left"/>
              <w:rPr>
                <w:rFonts w:ascii="Calibri Light" w:hAnsi="Calibri Light"/>
              </w:rPr>
            </w:pPr>
            <w:r w:rsidRPr="00321D78">
              <w:rPr>
                <w:rFonts w:ascii="Calibri Light" w:hAnsi="Calibri Light"/>
              </w:rPr>
              <w:t>Field Work Order Processing – CCC/BCD</w:t>
            </w:r>
          </w:p>
        </w:tc>
        <w:tc>
          <w:tcPr>
            <w:tcW w:w="2070" w:type="dxa"/>
          </w:tcPr>
          <w:p w14:paraId="209312BC" w14:textId="03FA3B69" w:rsidR="006308CC" w:rsidRPr="00550BF7" w:rsidRDefault="006308CC" w:rsidP="006308CC">
            <w:pPr>
              <w:pStyle w:val="TableField-Left"/>
              <w:rPr>
                <w:rFonts w:ascii="Calibri Light" w:hAnsi="Calibri Light" w:cs="Arial"/>
                <w:sz w:val="18"/>
                <w:szCs w:val="18"/>
              </w:rPr>
            </w:pPr>
          </w:p>
        </w:tc>
      </w:tr>
      <w:tr w:rsidR="006308CC" w:rsidRPr="00550BF7" w14:paraId="58BA4027" w14:textId="18D8870A" w:rsidTr="006A14C7">
        <w:trPr>
          <w:cantSplit/>
          <w:trHeight w:val="432"/>
        </w:trPr>
        <w:tc>
          <w:tcPr>
            <w:tcW w:w="828" w:type="dxa"/>
            <w:vAlign w:val="center"/>
          </w:tcPr>
          <w:p w14:paraId="715B7B6B" w14:textId="5F337EFF" w:rsidR="006308CC" w:rsidRPr="00550BF7" w:rsidRDefault="006308CC" w:rsidP="006308CC">
            <w:pPr>
              <w:pStyle w:val="TableField-Center"/>
              <w:rPr>
                <w:rFonts w:ascii="Calibri Light" w:hAnsi="Calibri Light" w:cs="Arial"/>
                <w:sz w:val="18"/>
              </w:rPr>
            </w:pPr>
            <w:r w:rsidRPr="00550BF7">
              <w:rPr>
                <w:rFonts w:ascii="Calibri Light" w:hAnsi="Calibri Light"/>
                <w:szCs w:val="20"/>
              </w:rPr>
              <w:t>30</w:t>
            </w:r>
          </w:p>
        </w:tc>
        <w:tc>
          <w:tcPr>
            <w:tcW w:w="2209" w:type="dxa"/>
            <w:vAlign w:val="center"/>
          </w:tcPr>
          <w:p w14:paraId="5D9AA1F8" w14:textId="559BE90F" w:rsidR="006308CC" w:rsidRPr="00550BF7" w:rsidRDefault="006308CC" w:rsidP="006308CC">
            <w:pPr>
              <w:pStyle w:val="TableField-Left"/>
              <w:rPr>
                <w:rFonts w:ascii="Calibri Light" w:hAnsi="Calibri Light" w:cs="Arial"/>
                <w:sz w:val="18"/>
              </w:rPr>
            </w:pPr>
            <w:r w:rsidRPr="00550BF7">
              <w:rPr>
                <w:rFonts w:ascii="Calibri Light" w:hAnsi="Calibri Light"/>
                <w:b/>
              </w:rPr>
              <w:t>Create Work Order</w:t>
            </w:r>
          </w:p>
        </w:tc>
        <w:tc>
          <w:tcPr>
            <w:tcW w:w="2700" w:type="dxa"/>
            <w:vAlign w:val="center"/>
          </w:tcPr>
          <w:p w14:paraId="218A3986" w14:textId="77777777" w:rsidR="006308CC" w:rsidRDefault="006308CC" w:rsidP="006308CC">
            <w:pPr>
              <w:pStyle w:val="TableField-Left"/>
              <w:rPr>
                <w:rFonts w:ascii="Calibri Light" w:hAnsi="Calibri Light"/>
              </w:rPr>
            </w:pPr>
            <w:r w:rsidRPr="00550BF7">
              <w:rPr>
                <w:rFonts w:ascii="Calibri Light" w:hAnsi="Calibri Light"/>
              </w:rPr>
              <w:t>S/4HANA</w:t>
            </w:r>
          </w:p>
          <w:p w14:paraId="104488BB" w14:textId="6B6CD8B4" w:rsidR="006308CC" w:rsidRPr="00550BF7" w:rsidRDefault="006308CC" w:rsidP="006308CC">
            <w:pPr>
              <w:pStyle w:val="TableField-Left"/>
              <w:rPr>
                <w:rFonts w:ascii="Calibri Light" w:hAnsi="Calibri Light" w:cs="Arial"/>
                <w:sz w:val="18"/>
              </w:rPr>
            </w:pPr>
            <w:r>
              <w:rPr>
                <w:rFonts w:ascii="Calibri Light" w:hAnsi="Calibri Light"/>
              </w:rPr>
              <w:t>IW31</w:t>
            </w:r>
          </w:p>
        </w:tc>
        <w:tc>
          <w:tcPr>
            <w:tcW w:w="1800" w:type="dxa"/>
            <w:vAlign w:val="center"/>
          </w:tcPr>
          <w:p w14:paraId="303E150C" w14:textId="55C4998C" w:rsidR="006308CC" w:rsidRPr="00550BF7" w:rsidRDefault="006308CC" w:rsidP="006308CC">
            <w:pPr>
              <w:pStyle w:val="TableField-Left"/>
              <w:rPr>
                <w:rFonts w:ascii="Calibri Light" w:hAnsi="Calibri Light" w:cs="Arial"/>
                <w:sz w:val="18"/>
              </w:rPr>
            </w:pPr>
            <w:r w:rsidRPr="00550BF7">
              <w:rPr>
                <w:rFonts w:ascii="Calibri Light" w:hAnsi="Calibri Light"/>
              </w:rPr>
              <w:t>S/4HANA</w:t>
            </w:r>
          </w:p>
        </w:tc>
        <w:tc>
          <w:tcPr>
            <w:tcW w:w="2070" w:type="dxa"/>
          </w:tcPr>
          <w:p w14:paraId="45C147B3" w14:textId="4B223B13" w:rsidR="006308CC" w:rsidRPr="00550BF7" w:rsidRDefault="006308CC" w:rsidP="006308CC">
            <w:pPr>
              <w:pStyle w:val="TableField-Left"/>
              <w:rPr>
                <w:rFonts w:ascii="Calibri Light" w:hAnsi="Calibri Light" w:cs="Arial"/>
                <w:sz w:val="18"/>
                <w:szCs w:val="18"/>
              </w:rPr>
            </w:pPr>
          </w:p>
        </w:tc>
      </w:tr>
      <w:tr w:rsidR="006308CC" w:rsidRPr="00550BF7" w14:paraId="31C50DF5" w14:textId="77777777" w:rsidTr="006A14C7">
        <w:trPr>
          <w:cantSplit/>
          <w:trHeight w:val="432"/>
        </w:trPr>
        <w:tc>
          <w:tcPr>
            <w:tcW w:w="828" w:type="dxa"/>
            <w:vAlign w:val="center"/>
          </w:tcPr>
          <w:p w14:paraId="21EA369C" w14:textId="72436E44" w:rsidR="006308CC" w:rsidRPr="00550BF7" w:rsidRDefault="006308CC" w:rsidP="006308CC">
            <w:pPr>
              <w:pStyle w:val="TableField-Center"/>
              <w:rPr>
                <w:rFonts w:ascii="Calibri Light" w:hAnsi="Calibri Light" w:cs="Arial"/>
                <w:sz w:val="18"/>
              </w:rPr>
            </w:pPr>
            <w:r w:rsidRPr="00550BF7">
              <w:rPr>
                <w:rFonts w:ascii="Calibri Light" w:hAnsi="Calibri Light"/>
                <w:szCs w:val="20"/>
              </w:rPr>
              <w:t>40</w:t>
            </w:r>
          </w:p>
        </w:tc>
        <w:tc>
          <w:tcPr>
            <w:tcW w:w="2209" w:type="dxa"/>
            <w:vAlign w:val="center"/>
          </w:tcPr>
          <w:p w14:paraId="1FEA21D0" w14:textId="77777777" w:rsidR="006308CC" w:rsidRPr="00550BF7" w:rsidRDefault="006308CC" w:rsidP="006308CC">
            <w:pPr>
              <w:pStyle w:val="TableField-Left"/>
              <w:rPr>
                <w:rFonts w:ascii="Calibri Light" w:hAnsi="Calibri Light"/>
                <w:b/>
              </w:rPr>
            </w:pPr>
            <w:r w:rsidRPr="00550BF7">
              <w:rPr>
                <w:rFonts w:ascii="Calibri Light" w:hAnsi="Calibri Light"/>
                <w:b/>
              </w:rPr>
              <w:t>Successful?</w:t>
            </w:r>
          </w:p>
          <w:p w14:paraId="741FECD2" w14:textId="77777777" w:rsidR="006308CC" w:rsidRPr="00550BF7" w:rsidRDefault="006308CC" w:rsidP="006308CC">
            <w:pPr>
              <w:pStyle w:val="TableField-Left"/>
              <w:rPr>
                <w:rFonts w:ascii="Calibri Light" w:hAnsi="Calibri Light"/>
              </w:rPr>
            </w:pPr>
          </w:p>
          <w:p w14:paraId="313DB572" w14:textId="07CD2057" w:rsidR="006308CC" w:rsidRPr="00550BF7" w:rsidRDefault="006308CC" w:rsidP="006308CC">
            <w:pPr>
              <w:pStyle w:val="TableField-Left"/>
              <w:rPr>
                <w:rFonts w:ascii="Calibri Light" w:hAnsi="Calibri Light" w:cs="Arial"/>
                <w:sz w:val="18"/>
              </w:rPr>
            </w:pPr>
            <w:r w:rsidRPr="00550BF7">
              <w:rPr>
                <w:rFonts w:ascii="Calibri Light" w:hAnsi="Calibri Light"/>
              </w:rPr>
              <w:t>Decision point – Was the Work Order created successfully?  If yes, go to Step 50. If no, go to Step 60.</w:t>
            </w:r>
          </w:p>
        </w:tc>
        <w:tc>
          <w:tcPr>
            <w:tcW w:w="2700" w:type="dxa"/>
            <w:vAlign w:val="center"/>
          </w:tcPr>
          <w:p w14:paraId="2766A7CA" w14:textId="635E5A62" w:rsidR="006308CC" w:rsidRPr="00550BF7" w:rsidRDefault="006308CC" w:rsidP="006308CC">
            <w:pPr>
              <w:pStyle w:val="TableField-Left"/>
              <w:rPr>
                <w:rFonts w:ascii="Calibri Light" w:hAnsi="Calibri Light" w:cs="Arial"/>
                <w:sz w:val="18"/>
              </w:rPr>
            </w:pPr>
            <w:r w:rsidRPr="00550BF7">
              <w:rPr>
                <w:rFonts w:ascii="Calibri Light" w:hAnsi="Calibri Light"/>
              </w:rPr>
              <w:t>S/4HANA</w:t>
            </w:r>
          </w:p>
        </w:tc>
        <w:tc>
          <w:tcPr>
            <w:tcW w:w="1800" w:type="dxa"/>
            <w:vAlign w:val="center"/>
          </w:tcPr>
          <w:p w14:paraId="283FADE7" w14:textId="35BE44F5" w:rsidR="006308CC" w:rsidRPr="00550BF7" w:rsidRDefault="006308CC" w:rsidP="006308CC">
            <w:pPr>
              <w:pStyle w:val="TableField-Left"/>
              <w:rPr>
                <w:rFonts w:ascii="Calibri Light" w:hAnsi="Calibri Light" w:cs="Arial"/>
                <w:sz w:val="18"/>
              </w:rPr>
            </w:pPr>
            <w:r w:rsidRPr="00550BF7">
              <w:rPr>
                <w:rFonts w:ascii="Calibri Light" w:hAnsi="Calibri Light"/>
              </w:rPr>
              <w:t>S/4HANA</w:t>
            </w:r>
          </w:p>
        </w:tc>
        <w:tc>
          <w:tcPr>
            <w:tcW w:w="2070" w:type="dxa"/>
          </w:tcPr>
          <w:p w14:paraId="2DFF2F44" w14:textId="7B412842" w:rsidR="006308CC" w:rsidRPr="00550BF7" w:rsidRDefault="006308CC" w:rsidP="006308CC">
            <w:pPr>
              <w:pStyle w:val="TableField-Left"/>
              <w:rPr>
                <w:rFonts w:ascii="Calibri Light" w:hAnsi="Calibri Light" w:cs="Arial"/>
                <w:sz w:val="18"/>
                <w:szCs w:val="18"/>
              </w:rPr>
            </w:pPr>
          </w:p>
        </w:tc>
      </w:tr>
      <w:tr w:rsidR="006308CC" w:rsidRPr="00550BF7" w14:paraId="6136933D" w14:textId="77777777" w:rsidTr="006A14C7">
        <w:trPr>
          <w:cantSplit/>
          <w:trHeight w:val="432"/>
        </w:trPr>
        <w:tc>
          <w:tcPr>
            <w:tcW w:w="828" w:type="dxa"/>
            <w:vAlign w:val="center"/>
          </w:tcPr>
          <w:p w14:paraId="010BB6E2" w14:textId="4F7E0AA6" w:rsidR="006308CC" w:rsidRPr="00550BF7" w:rsidRDefault="006308CC" w:rsidP="006308CC">
            <w:pPr>
              <w:pStyle w:val="TableField-Center"/>
              <w:rPr>
                <w:rFonts w:ascii="Calibri Light" w:hAnsi="Calibri Light" w:cs="Arial"/>
                <w:sz w:val="18"/>
              </w:rPr>
            </w:pPr>
            <w:r w:rsidRPr="00550BF7">
              <w:rPr>
                <w:rFonts w:ascii="Calibri Light" w:hAnsi="Calibri Light"/>
                <w:szCs w:val="20"/>
              </w:rPr>
              <w:t>50</w:t>
            </w:r>
          </w:p>
        </w:tc>
        <w:tc>
          <w:tcPr>
            <w:tcW w:w="2209" w:type="dxa"/>
            <w:vAlign w:val="center"/>
          </w:tcPr>
          <w:p w14:paraId="316B753F" w14:textId="77777777" w:rsidR="006308CC" w:rsidRPr="00550BF7" w:rsidRDefault="006308CC" w:rsidP="006308CC">
            <w:pPr>
              <w:pStyle w:val="TableField-Left"/>
              <w:rPr>
                <w:rFonts w:ascii="Calibri Light" w:hAnsi="Calibri Light"/>
                <w:b/>
              </w:rPr>
            </w:pPr>
            <w:r w:rsidRPr="00550BF7">
              <w:rPr>
                <w:rFonts w:ascii="Calibri Light" w:hAnsi="Calibri Light"/>
                <w:b/>
              </w:rPr>
              <w:t>Create Customer Contact</w:t>
            </w:r>
          </w:p>
          <w:p w14:paraId="027DBDCB" w14:textId="77777777" w:rsidR="006308CC" w:rsidRPr="00550BF7" w:rsidRDefault="006308CC" w:rsidP="006308CC">
            <w:pPr>
              <w:pStyle w:val="TableField-Left"/>
              <w:rPr>
                <w:rFonts w:ascii="Calibri Light" w:hAnsi="Calibri Light"/>
              </w:rPr>
            </w:pPr>
          </w:p>
          <w:p w14:paraId="39739D98" w14:textId="11D2A25F" w:rsidR="006308CC" w:rsidRPr="00550BF7" w:rsidRDefault="006308CC" w:rsidP="006308CC">
            <w:pPr>
              <w:pStyle w:val="TableField-Left"/>
              <w:rPr>
                <w:rFonts w:ascii="Calibri Light" w:hAnsi="Calibri Light" w:cs="Arial"/>
                <w:sz w:val="18"/>
              </w:rPr>
            </w:pPr>
            <w:r w:rsidRPr="00550BF7">
              <w:rPr>
                <w:rFonts w:ascii="Calibri Light" w:hAnsi="Calibri Light"/>
              </w:rPr>
              <w:t>A Customer Contact is automatically created to log the successful creation of the Work Order for the customer. Once complete, go to Step 1</w:t>
            </w:r>
            <w:r>
              <w:rPr>
                <w:rFonts w:ascii="Calibri Light" w:hAnsi="Calibri Light"/>
              </w:rPr>
              <w:t>2</w:t>
            </w:r>
            <w:r w:rsidRPr="00550BF7">
              <w:rPr>
                <w:rFonts w:ascii="Calibri Light" w:hAnsi="Calibri Light"/>
              </w:rPr>
              <w:t>0.</w:t>
            </w:r>
          </w:p>
        </w:tc>
        <w:tc>
          <w:tcPr>
            <w:tcW w:w="2700" w:type="dxa"/>
            <w:vAlign w:val="center"/>
          </w:tcPr>
          <w:p w14:paraId="49C268AD" w14:textId="77777777" w:rsidR="006308CC" w:rsidRDefault="006308CC" w:rsidP="006308CC">
            <w:pPr>
              <w:pStyle w:val="TableField-Left"/>
              <w:rPr>
                <w:rFonts w:ascii="Calibri Light" w:hAnsi="Calibri Light"/>
              </w:rPr>
            </w:pPr>
            <w:r w:rsidRPr="00550BF7">
              <w:rPr>
                <w:rFonts w:ascii="Calibri Light" w:hAnsi="Calibri Light"/>
              </w:rPr>
              <w:t>S/4HANA</w:t>
            </w:r>
          </w:p>
          <w:p w14:paraId="2371B17B" w14:textId="3E0316E2" w:rsidR="006308CC" w:rsidRPr="00550BF7" w:rsidRDefault="006308CC" w:rsidP="006308CC">
            <w:pPr>
              <w:pStyle w:val="TableField-Left"/>
              <w:rPr>
                <w:rFonts w:ascii="Calibri Light" w:hAnsi="Calibri Light" w:cs="Arial"/>
                <w:sz w:val="18"/>
              </w:rPr>
            </w:pPr>
            <w:r>
              <w:rPr>
                <w:rFonts w:ascii="Calibri Light" w:hAnsi="Calibri Light"/>
              </w:rPr>
              <w:t>BCT0</w:t>
            </w:r>
          </w:p>
        </w:tc>
        <w:tc>
          <w:tcPr>
            <w:tcW w:w="1800" w:type="dxa"/>
            <w:vAlign w:val="center"/>
          </w:tcPr>
          <w:p w14:paraId="5BB271C8" w14:textId="66A75785" w:rsidR="006308CC" w:rsidRPr="00550BF7" w:rsidRDefault="006308CC" w:rsidP="006308CC">
            <w:pPr>
              <w:pStyle w:val="TableField-Left"/>
              <w:rPr>
                <w:rFonts w:ascii="Calibri Light" w:hAnsi="Calibri Light" w:cs="Arial"/>
                <w:sz w:val="18"/>
              </w:rPr>
            </w:pPr>
            <w:r w:rsidRPr="00550BF7">
              <w:rPr>
                <w:rFonts w:ascii="Calibri Light" w:hAnsi="Calibri Light"/>
              </w:rPr>
              <w:t>S/4HANA</w:t>
            </w:r>
          </w:p>
        </w:tc>
        <w:tc>
          <w:tcPr>
            <w:tcW w:w="2070" w:type="dxa"/>
          </w:tcPr>
          <w:p w14:paraId="67C3E50A" w14:textId="18A0C70B" w:rsidR="006308CC" w:rsidRPr="00550BF7" w:rsidRDefault="006308CC" w:rsidP="006308CC">
            <w:pPr>
              <w:pStyle w:val="TableField-Left"/>
              <w:rPr>
                <w:rFonts w:ascii="Calibri Light" w:hAnsi="Calibri Light" w:cs="Arial"/>
                <w:sz w:val="18"/>
                <w:szCs w:val="18"/>
              </w:rPr>
            </w:pPr>
          </w:p>
        </w:tc>
      </w:tr>
      <w:tr w:rsidR="006308CC" w:rsidRPr="00550BF7" w14:paraId="0114BD1D" w14:textId="77777777" w:rsidTr="006A14C7">
        <w:trPr>
          <w:cantSplit/>
          <w:trHeight w:val="432"/>
        </w:trPr>
        <w:tc>
          <w:tcPr>
            <w:tcW w:w="828" w:type="dxa"/>
            <w:vAlign w:val="center"/>
          </w:tcPr>
          <w:p w14:paraId="6EEF2D3E" w14:textId="3CD57537" w:rsidR="006308CC" w:rsidRPr="00550BF7" w:rsidRDefault="006308CC" w:rsidP="006308CC">
            <w:pPr>
              <w:pStyle w:val="TableField-Center"/>
              <w:rPr>
                <w:rFonts w:ascii="Calibri Light" w:hAnsi="Calibri Light" w:cs="Arial"/>
                <w:sz w:val="18"/>
              </w:rPr>
            </w:pPr>
            <w:r w:rsidRPr="00550BF7">
              <w:rPr>
                <w:rFonts w:ascii="Calibri Light" w:hAnsi="Calibri Light"/>
                <w:szCs w:val="20"/>
              </w:rPr>
              <w:t>60</w:t>
            </w:r>
          </w:p>
        </w:tc>
        <w:tc>
          <w:tcPr>
            <w:tcW w:w="2209" w:type="dxa"/>
            <w:vAlign w:val="center"/>
          </w:tcPr>
          <w:p w14:paraId="63FE8809" w14:textId="77777777" w:rsidR="006308CC" w:rsidRPr="00550BF7" w:rsidRDefault="006308CC" w:rsidP="006308CC">
            <w:pPr>
              <w:pStyle w:val="TableField-Left"/>
              <w:rPr>
                <w:rFonts w:ascii="Calibri Light" w:hAnsi="Calibri Light"/>
                <w:b/>
              </w:rPr>
            </w:pPr>
            <w:r w:rsidRPr="00550BF7">
              <w:rPr>
                <w:rFonts w:ascii="Calibri Light" w:hAnsi="Calibri Light"/>
                <w:b/>
              </w:rPr>
              <w:t>Create Case</w:t>
            </w:r>
          </w:p>
          <w:p w14:paraId="36B59EEE" w14:textId="77777777" w:rsidR="006308CC" w:rsidRPr="00550BF7" w:rsidRDefault="006308CC" w:rsidP="006308CC">
            <w:pPr>
              <w:pStyle w:val="TableField-Left"/>
              <w:rPr>
                <w:rFonts w:ascii="Calibri Light" w:hAnsi="Calibri Light"/>
              </w:rPr>
            </w:pPr>
          </w:p>
          <w:p w14:paraId="68A7A8AB" w14:textId="58ABC232" w:rsidR="006308CC" w:rsidRPr="00550BF7" w:rsidRDefault="006308CC" w:rsidP="006308CC">
            <w:pPr>
              <w:pStyle w:val="TableField-Left"/>
              <w:rPr>
                <w:rFonts w:ascii="Calibri Light" w:hAnsi="Calibri Light" w:cs="Arial"/>
                <w:sz w:val="18"/>
              </w:rPr>
            </w:pPr>
            <w:r w:rsidRPr="00550BF7">
              <w:rPr>
                <w:rFonts w:ascii="Calibri Light" w:hAnsi="Calibri Light"/>
              </w:rPr>
              <w:t>If the creation of the Work Order fails, an automatic BPEM case is created. Once complete, go to Step 1</w:t>
            </w:r>
            <w:r>
              <w:rPr>
                <w:rFonts w:ascii="Calibri Light" w:hAnsi="Calibri Light"/>
              </w:rPr>
              <w:t>2</w:t>
            </w:r>
            <w:r w:rsidRPr="00550BF7">
              <w:rPr>
                <w:rFonts w:ascii="Calibri Light" w:hAnsi="Calibri Light"/>
              </w:rPr>
              <w:t>0.</w:t>
            </w:r>
          </w:p>
        </w:tc>
        <w:tc>
          <w:tcPr>
            <w:tcW w:w="2700" w:type="dxa"/>
            <w:vAlign w:val="center"/>
          </w:tcPr>
          <w:p w14:paraId="1791A4DC" w14:textId="77777777" w:rsidR="006308CC" w:rsidRDefault="006308CC" w:rsidP="006308CC">
            <w:pPr>
              <w:pStyle w:val="TableField-Left"/>
              <w:rPr>
                <w:rFonts w:ascii="Calibri Light" w:hAnsi="Calibri Light"/>
              </w:rPr>
            </w:pPr>
            <w:r w:rsidRPr="00550BF7">
              <w:rPr>
                <w:rFonts w:ascii="Calibri Light" w:hAnsi="Calibri Light"/>
              </w:rPr>
              <w:t>S/4HANA</w:t>
            </w:r>
          </w:p>
          <w:p w14:paraId="02FE9FC9" w14:textId="65DDFF52" w:rsidR="006308CC" w:rsidRPr="00550BF7" w:rsidRDefault="006308CC" w:rsidP="006308CC">
            <w:pPr>
              <w:pStyle w:val="TableField-Left"/>
              <w:rPr>
                <w:rFonts w:ascii="Calibri Light" w:hAnsi="Calibri Light" w:cs="Arial"/>
                <w:sz w:val="18"/>
              </w:rPr>
            </w:pPr>
            <w:r>
              <w:rPr>
                <w:rFonts w:ascii="Calibri Light" w:hAnsi="Calibri Light"/>
              </w:rPr>
              <w:t>EMMAC1</w:t>
            </w:r>
          </w:p>
        </w:tc>
        <w:tc>
          <w:tcPr>
            <w:tcW w:w="1800" w:type="dxa"/>
            <w:vAlign w:val="center"/>
          </w:tcPr>
          <w:p w14:paraId="7D449890" w14:textId="192F1D7E" w:rsidR="006308CC" w:rsidRPr="00550BF7" w:rsidRDefault="006308CC" w:rsidP="006308CC">
            <w:pPr>
              <w:pStyle w:val="TableField-Left"/>
              <w:rPr>
                <w:rFonts w:ascii="Calibri Light" w:hAnsi="Calibri Light" w:cs="Arial"/>
                <w:sz w:val="18"/>
              </w:rPr>
            </w:pPr>
            <w:r w:rsidRPr="00550BF7">
              <w:rPr>
                <w:rFonts w:ascii="Calibri Light" w:hAnsi="Calibri Light"/>
              </w:rPr>
              <w:t>S/4HANA</w:t>
            </w:r>
          </w:p>
        </w:tc>
        <w:tc>
          <w:tcPr>
            <w:tcW w:w="2070" w:type="dxa"/>
          </w:tcPr>
          <w:p w14:paraId="4B9DD582" w14:textId="77777777" w:rsidR="006308CC" w:rsidRPr="00550BF7" w:rsidRDefault="006308CC" w:rsidP="006308CC">
            <w:pPr>
              <w:pStyle w:val="TableField-Left"/>
              <w:rPr>
                <w:rFonts w:ascii="Calibri Light" w:hAnsi="Calibri Light" w:cs="Arial"/>
                <w:sz w:val="18"/>
                <w:szCs w:val="18"/>
              </w:rPr>
            </w:pPr>
          </w:p>
        </w:tc>
      </w:tr>
      <w:tr w:rsidR="006308CC" w:rsidRPr="00550BF7" w14:paraId="297C458D" w14:textId="77777777" w:rsidTr="006A14C7">
        <w:trPr>
          <w:cantSplit/>
          <w:trHeight w:val="432"/>
        </w:trPr>
        <w:tc>
          <w:tcPr>
            <w:tcW w:w="828" w:type="dxa"/>
            <w:vAlign w:val="center"/>
          </w:tcPr>
          <w:p w14:paraId="13A7AFB2" w14:textId="3F8B1C60" w:rsidR="006308CC" w:rsidRPr="00550BF7" w:rsidRDefault="006308CC" w:rsidP="006308CC">
            <w:pPr>
              <w:pStyle w:val="TableField-Center"/>
              <w:rPr>
                <w:rFonts w:ascii="Calibri Light" w:hAnsi="Calibri Light" w:cs="Arial"/>
                <w:sz w:val="18"/>
              </w:rPr>
            </w:pPr>
            <w:r w:rsidRPr="00550BF7">
              <w:rPr>
                <w:rFonts w:ascii="Calibri Light" w:hAnsi="Calibri Light"/>
                <w:szCs w:val="20"/>
              </w:rPr>
              <w:t>70</w:t>
            </w:r>
          </w:p>
        </w:tc>
        <w:tc>
          <w:tcPr>
            <w:tcW w:w="2209" w:type="dxa"/>
            <w:vAlign w:val="center"/>
          </w:tcPr>
          <w:p w14:paraId="230BEEF2" w14:textId="56CC7227" w:rsidR="006308CC" w:rsidRPr="00550BF7" w:rsidRDefault="006308CC" w:rsidP="006308CC">
            <w:pPr>
              <w:pStyle w:val="TableField-Left"/>
              <w:rPr>
                <w:rFonts w:ascii="Calibri Light" w:hAnsi="Calibri Light" w:cs="Arial"/>
                <w:sz w:val="18"/>
              </w:rPr>
            </w:pPr>
            <w:r w:rsidRPr="00550BF7">
              <w:rPr>
                <w:rFonts w:ascii="Calibri Light" w:hAnsi="Calibri Light"/>
              </w:rPr>
              <w:t>Call Routed to Agent</w:t>
            </w:r>
          </w:p>
        </w:tc>
        <w:tc>
          <w:tcPr>
            <w:tcW w:w="2700" w:type="dxa"/>
            <w:vAlign w:val="center"/>
          </w:tcPr>
          <w:p w14:paraId="1BDA907F" w14:textId="7C4435DB" w:rsidR="006308CC" w:rsidRPr="00550BF7" w:rsidRDefault="006308CC" w:rsidP="006308CC">
            <w:pPr>
              <w:pStyle w:val="TableField-Left"/>
              <w:rPr>
                <w:rFonts w:ascii="Calibri Light" w:hAnsi="Calibri Light" w:cs="Arial"/>
                <w:sz w:val="18"/>
              </w:rPr>
            </w:pPr>
            <w:r w:rsidRPr="00550BF7">
              <w:rPr>
                <w:rFonts w:ascii="Calibri Light" w:hAnsi="Calibri Light"/>
              </w:rPr>
              <w:t>N/A</w:t>
            </w:r>
          </w:p>
        </w:tc>
        <w:tc>
          <w:tcPr>
            <w:tcW w:w="1800" w:type="dxa"/>
            <w:vAlign w:val="center"/>
          </w:tcPr>
          <w:p w14:paraId="2AE61A6A" w14:textId="5045CE08" w:rsidR="006308CC" w:rsidRPr="00550BF7" w:rsidRDefault="006308CC" w:rsidP="006308CC">
            <w:pPr>
              <w:pStyle w:val="TableField-Left"/>
              <w:rPr>
                <w:rFonts w:ascii="Calibri Light" w:hAnsi="Calibri Light" w:cs="Arial"/>
                <w:sz w:val="18"/>
              </w:rPr>
            </w:pPr>
            <w:r w:rsidRPr="00321D78">
              <w:rPr>
                <w:rFonts w:ascii="Calibri Light" w:hAnsi="Calibri Light"/>
              </w:rPr>
              <w:t>Field Work Order Processing – CCC/BCD</w:t>
            </w:r>
          </w:p>
        </w:tc>
        <w:tc>
          <w:tcPr>
            <w:tcW w:w="2070" w:type="dxa"/>
          </w:tcPr>
          <w:p w14:paraId="58900E2A" w14:textId="77777777" w:rsidR="006308CC" w:rsidRPr="00550BF7" w:rsidRDefault="006308CC" w:rsidP="006308CC">
            <w:pPr>
              <w:pStyle w:val="TableField-Left"/>
              <w:rPr>
                <w:rFonts w:ascii="Calibri Light" w:hAnsi="Calibri Light" w:cs="Arial"/>
                <w:sz w:val="18"/>
                <w:szCs w:val="18"/>
              </w:rPr>
            </w:pPr>
          </w:p>
        </w:tc>
      </w:tr>
      <w:tr w:rsidR="006308CC" w:rsidRPr="00550BF7" w14:paraId="7EF7F4AF" w14:textId="77777777" w:rsidTr="006A14C7">
        <w:trPr>
          <w:cantSplit/>
          <w:trHeight w:val="432"/>
        </w:trPr>
        <w:tc>
          <w:tcPr>
            <w:tcW w:w="828" w:type="dxa"/>
            <w:vAlign w:val="center"/>
          </w:tcPr>
          <w:p w14:paraId="1F84FDC1" w14:textId="3C5EB8CC" w:rsidR="006308CC" w:rsidRPr="00550BF7" w:rsidRDefault="006308CC" w:rsidP="006308CC">
            <w:pPr>
              <w:pStyle w:val="TableField-Center"/>
              <w:rPr>
                <w:rFonts w:ascii="Calibri Light" w:hAnsi="Calibri Light" w:cs="Arial"/>
                <w:sz w:val="18"/>
              </w:rPr>
            </w:pPr>
            <w:r w:rsidRPr="00550BF7">
              <w:rPr>
                <w:rFonts w:ascii="Calibri Light" w:hAnsi="Calibri Light"/>
                <w:szCs w:val="20"/>
              </w:rPr>
              <w:t>80</w:t>
            </w:r>
          </w:p>
        </w:tc>
        <w:tc>
          <w:tcPr>
            <w:tcW w:w="2209" w:type="dxa"/>
            <w:vAlign w:val="center"/>
          </w:tcPr>
          <w:p w14:paraId="4C078C2F" w14:textId="18E44D78" w:rsidR="006308CC" w:rsidRPr="00550BF7" w:rsidRDefault="006308CC" w:rsidP="006308CC">
            <w:pPr>
              <w:pStyle w:val="TableField-Left"/>
              <w:rPr>
                <w:rFonts w:ascii="Calibri Light" w:hAnsi="Calibri Light" w:cs="Arial"/>
                <w:sz w:val="18"/>
              </w:rPr>
            </w:pPr>
            <w:r w:rsidRPr="00550BF7">
              <w:rPr>
                <w:rFonts w:ascii="Calibri Light" w:hAnsi="Calibri Light"/>
              </w:rPr>
              <w:t>Manage Business Partner</w:t>
            </w:r>
          </w:p>
        </w:tc>
        <w:tc>
          <w:tcPr>
            <w:tcW w:w="2700" w:type="dxa"/>
            <w:vAlign w:val="center"/>
          </w:tcPr>
          <w:p w14:paraId="1098CA87" w14:textId="77777777" w:rsidR="006308CC" w:rsidRDefault="006308CC" w:rsidP="006308CC">
            <w:pPr>
              <w:pStyle w:val="TableField-Left"/>
              <w:rPr>
                <w:rFonts w:ascii="Calibri Light" w:hAnsi="Calibri Light"/>
              </w:rPr>
            </w:pPr>
            <w:r w:rsidRPr="00550BF7">
              <w:rPr>
                <w:rFonts w:ascii="Calibri Light" w:hAnsi="Calibri Light"/>
              </w:rPr>
              <w:t>Hybris C4C</w:t>
            </w:r>
          </w:p>
          <w:p w14:paraId="5899D452" w14:textId="3A44FE54" w:rsidR="006308CC" w:rsidRPr="00550BF7" w:rsidRDefault="006308CC" w:rsidP="006308CC">
            <w:pPr>
              <w:pStyle w:val="TableField-Left"/>
              <w:rPr>
                <w:rFonts w:ascii="Calibri Light" w:hAnsi="Calibri Light" w:cs="Arial"/>
                <w:sz w:val="18"/>
              </w:rPr>
            </w:pPr>
            <w:r>
              <w:rPr>
                <w:rFonts w:ascii="Calibri Light" w:hAnsi="Calibri Light"/>
              </w:rPr>
              <w:t>BP</w:t>
            </w:r>
          </w:p>
        </w:tc>
        <w:tc>
          <w:tcPr>
            <w:tcW w:w="1800" w:type="dxa"/>
            <w:vAlign w:val="center"/>
          </w:tcPr>
          <w:p w14:paraId="20732130" w14:textId="20FDE8E4" w:rsidR="006308CC" w:rsidRPr="00550BF7" w:rsidRDefault="006308CC" w:rsidP="006308CC">
            <w:pPr>
              <w:pStyle w:val="TableField-Left"/>
              <w:rPr>
                <w:rFonts w:ascii="Calibri Light" w:hAnsi="Calibri Light" w:cs="Arial"/>
                <w:sz w:val="18"/>
              </w:rPr>
            </w:pPr>
            <w:r w:rsidRPr="00321D78">
              <w:rPr>
                <w:rFonts w:ascii="Calibri Light" w:hAnsi="Calibri Light"/>
              </w:rPr>
              <w:t>Field Work Order Processing – CCC/BCD</w:t>
            </w:r>
          </w:p>
        </w:tc>
        <w:tc>
          <w:tcPr>
            <w:tcW w:w="2070" w:type="dxa"/>
          </w:tcPr>
          <w:p w14:paraId="7BCCE847" w14:textId="77777777" w:rsidR="006308CC" w:rsidRPr="00550BF7" w:rsidRDefault="006308CC" w:rsidP="006308CC">
            <w:pPr>
              <w:pStyle w:val="TableField-Left"/>
              <w:rPr>
                <w:rFonts w:ascii="Calibri Light" w:hAnsi="Calibri Light" w:cs="Arial"/>
                <w:sz w:val="18"/>
                <w:szCs w:val="18"/>
              </w:rPr>
            </w:pPr>
          </w:p>
        </w:tc>
      </w:tr>
      <w:tr w:rsidR="006308CC" w:rsidRPr="00550BF7" w14:paraId="65B17057" w14:textId="77777777" w:rsidTr="006A14C7">
        <w:trPr>
          <w:cantSplit/>
          <w:trHeight w:val="432"/>
        </w:trPr>
        <w:tc>
          <w:tcPr>
            <w:tcW w:w="828" w:type="dxa"/>
            <w:vAlign w:val="center"/>
          </w:tcPr>
          <w:p w14:paraId="0972D863" w14:textId="2FDD3119" w:rsidR="006308CC" w:rsidRPr="00550BF7" w:rsidRDefault="006308CC" w:rsidP="006308CC">
            <w:pPr>
              <w:pStyle w:val="TableField-Center"/>
              <w:rPr>
                <w:rFonts w:ascii="Calibri Light" w:hAnsi="Calibri Light" w:cs="Arial"/>
                <w:sz w:val="18"/>
              </w:rPr>
            </w:pPr>
            <w:r w:rsidRPr="00550BF7">
              <w:rPr>
                <w:rFonts w:ascii="Calibri Light" w:hAnsi="Calibri Light"/>
                <w:szCs w:val="20"/>
              </w:rPr>
              <w:t>90</w:t>
            </w:r>
          </w:p>
        </w:tc>
        <w:tc>
          <w:tcPr>
            <w:tcW w:w="2209" w:type="dxa"/>
            <w:vAlign w:val="center"/>
          </w:tcPr>
          <w:p w14:paraId="53B164F2" w14:textId="77777777" w:rsidR="006308CC" w:rsidRPr="00550BF7" w:rsidRDefault="006308CC" w:rsidP="006308CC">
            <w:pPr>
              <w:pStyle w:val="TableField-Bold"/>
              <w:rPr>
                <w:rFonts w:ascii="Calibri Light" w:hAnsi="Calibri Light"/>
              </w:rPr>
            </w:pPr>
            <w:r w:rsidRPr="00550BF7">
              <w:rPr>
                <w:rFonts w:ascii="Calibri Light" w:hAnsi="Calibri Light"/>
              </w:rPr>
              <w:t>Premise Required?</w:t>
            </w:r>
          </w:p>
          <w:p w14:paraId="577A8216" w14:textId="77777777" w:rsidR="006308CC" w:rsidRPr="00550BF7" w:rsidRDefault="006308CC" w:rsidP="006308CC">
            <w:pPr>
              <w:pStyle w:val="TableField-Bold"/>
              <w:rPr>
                <w:rFonts w:ascii="Calibri Light" w:hAnsi="Calibri Light"/>
                <w:b w:val="0"/>
              </w:rPr>
            </w:pPr>
          </w:p>
          <w:p w14:paraId="15E3F65B" w14:textId="47DC4074" w:rsidR="006308CC" w:rsidRPr="00550BF7" w:rsidRDefault="006308CC" w:rsidP="006308CC">
            <w:pPr>
              <w:pStyle w:val="TableField-Left"/>
              <w:rPr>
                <w:rFonts w:ascii="Calibri Light" w:hAnsi="Calibri Light" w:cs="Arial"/>
                <w:sz w:val="18"/>
              </w:rPr>
            </w:pPr>
            <w:r w:rsidRPr="00550BF7">
              <w:rPr>
                <w:rFonts w:ascii="Calibri Light" w:hAnsi="Calibri Light"/>
              </w:rPr>
              <w:t xml:space="preserve">Decision point – Is the creation premise required to create the Work Order? </w:t>
            </w:r>
          </w:p>
        </w:tc>
        <w:tc>
          <w:tcPr>
            <w:tcW w:w="2700" w:type="dxa"/>
            <w:vAlign w:val="center"/>
          </w:tcPr>
          <w:p w14:paraId="656EB0DC" w14:textId="76E88692" w:rsidR="006308CC" w:rsidRPr="00550BF7" w:rsidRDefault="006308CC" w:rsidP="006308CC">
            <w:pPr>
              <w:pStyle w:val="TableField-Left"/>
              <w:rPr>
                <w:rFonts w:ascii="Calibri Light" w:hAnsi="Calibri Light" w:cs="Arial"/>
                <w:sz w:val="18"/>
              </w:rPr>
            </w:pPr>
            <w:r w:rsidRPr="00550BF7">
              <w:rPr>
                <w:rFonts w:ascii="Calibri Light" w:hAnsi="Calibri Light"/>
              </w:rPr>
              <w:t>Hybris C4C</w:t>
            </w:r>
          </w:p>
        </w:tc>
        <w:tc>
          <w:tcPr>
            <w:tcW w:w="1800" w:type="dxa"/>
            <w:vAlign w:val="center"/>
          </w:tcPr>
          <w:p w14:paraId="6283E3C7" w14:textId="67A182DF" w:rsidR="006308CC" w:rsidRPr="00550BF7" w:rsidRDefault="006308CC" w:rsidP="006308CC">
            <w:pPr>
              <w:pStyle w:val="TableField-Left"/>
              <w:rPr>
                <w:rFonts w:ascii="Calibri Light" w:hAnsi="Calibri Light" w:cs="Arial"/>
                <w:sz w:val="18"/>
              </w:rPr>
            </w:pPr>
            <w:r w:rsidRPr="00321D78">
              <w:rPr>
                <w:rFonts w:ascii="Calibri Light" w:hAnsi="Calibri Light"/>
              </w:rPr>
              <w:t>Field Work Order Processing – CCC/BCD</w:t>
            </w:r>
          </w:p>
        </w:tc>
        <w:tc>
          <w:tcPr>
            <w:tcW w:w="2070" w:type="dxa"/>
          </w:tcPr>
          <w:p w14:paraId="78C62CCB" w14:textId="77777777" w:rsidR="006308CC" w:rsidRPr="00550BF7" w:rsidRDefault="006308CC" w:rsidP="006308CC">
            <w:pPr>
              <w:pStyle w:val="TableField-Left"/>
              <w:rPr>
                <w:rFonts w:ascii="Calibri Light" w:hAnsi="Calibri Light" w:cs="Arial"/>
                <w:sz w:val="18"/>
                <w:szCs w:val="18"/>
              </w:rPr>
            </w:pPr>
          </w:p>
        </w:tc>
      </w:tr>
      <w:tr w:rsidR="006308CC" w:rsidRPr="00550BF7" w14:paraId="651B29A9" w14:textId="77777777" w:rsidTr="006A14C7">
        <w:trPr>
          <w:cantSplit/>
          <w:trHeight w:val="432"/>
        </w:trPr>
        <w:tc>
          <w:tcPr>
            <w:tcW w:w="828" w:type="dxa"/>
            <w:vAlign w:val="center"/>
          </w:tcPr>
          <w:p w14:paraId="4B1E99A2" w14:textId="658DAD49" w:rsidR="006308CC" w:rsidRPr="00550BF7" w:rsidRDefault="006308CC" w:rsidP="006308CC">
            <w:pPr>
              <w:pStyle w:val="TableField-Center"/>
              <w:rPr>
                <w:rFonts w:ascii="Calibri Light" w:hAnsi="Calibri Light" w:cs="Arial"/>
                <w:sz w:val="18"/>
              </w:rPr>
            </w:pPr>
            <w:r w:rsidRPr="00550BF7">
              <w:rPr>
                <w:rFonts w:ascii="Calibri Light" w:hAnsi="Calibri Light"/>
                <w:szCs w:val="20"/>
              </w:rPr>
              <w:t>1</w:t>
            </w:r>
            <w:r>
              <w:rPr>
                <w:rFonts w:ascii="Calibri Light" w:hAnsi="Calibri Light"/>
                <w:szCs w:val="20"/>
              </w:rPr>
              <w:t>0</w:t>
            </w:r>
            <w:r w:rsidRPr="00550BF7">
              <w:rPr>
                <w:rFonts w:ascii="Calibri Light" w:hAnsi="Calibri Light"/>
                <w:szCs w:val="20"/>
              </w:rPr>
              <w:t>0</w:t>
            </w:r>
          </w:p>
        </w:tc>
        <w:tc>
          <w:tcPr>
            <w:tcW w:w="2209" w:type="dxa"/>
            <w:vAlign w:val="center"/>
          </w:tcPr>
          <w:p w14:paraId="6FF8C918" w14:textId="3C875FFF" w:rsidR="006308CC" w:rsidRPr="00550BF7" w:rsidRDefault="006308CC" w:rsidP="006308CC">
            <w:pPr>
              <w:pStyle w:val="TableField-Left"/>
              <w:rPr>
                <w:rFonts w:ascii="Calibri Light" w:hAnsi="Calibri Light" w:cs="Arial"/>
                <w:sz w:val="18"/>
              </w:rPr>
            </w:pPr>
            <w:r w:rsidRPr="00550BF7">
              <w:rPr>
                <w:rFonts w:ascii="Calibri Light" w:hAnsi="Calibri Light"/>
              </w:rPr>
              <w:t>Create Work Order</w:t>
            </w:r>
          </w:p>
        </w:tc>
        <w:tc>
          <w:tcPr>
            <w:tcW w:w="2700" w:type="dxa"/>
            <w:vAlign w:val="center"/>
          </w:tcPr>
          <w:p w14:paraId="03DDAB45" w14:textId="77777777" w:rsidR="006308CC" w:rsidRDefault="006308CC" w:rsidP="006308CC">
            <w:pPr>
              <w:pStyle w:val="TableField-Left"/>
              <w:rPr>
                <w:rFonts w:ascii="Calibri Light" w:hAnsi="Calibri Light"/>
              </w:rPr>
            </w:pPr>
            <w:r w:rsidRPr="00550BF7">
              <w:rPr>
                <w:rFonts w:ascii="Calibri Light" w:hAnsi="Calibri Light"/>
              </w:rPr>
              <w:t>Hybris C4C</w:t>
            </w:r>
          </w:p>
          <w:p w14:paraId="3647977A" w14:textId="28984962" w:rsidR="006308CC" w:rsidRPr="00550BF7" w:rsidRDefault="006308CC" w:rsidP="006308CC">
            <w:pPr>
              <w:pStyle w:val="TableField-Left"/>
              <w:rPr>
                <w:rFonts w:ascii="Calibri Light" w:hAnsi="Calibri Light" w:cs="Arial"/>
                <w:sz w:val="18"/>
              </w:rPr>
            </w:pPr>
            <w:r>
              <w:rPr>
                <w:rFonts w:ascii="Calibri Light" w:hAnsi="Calibri Light"/>
              </w:rPr>
              <w:t>IW31</w:t>
            </w:r>
          </w:p>
        </w:tc>
        <w:tc>
          <w:tcPr>
            <w:tcW w:w="1800" w:type="dxa"/>
            <w:vAlign w:val="center"/>
          </w:tcPr>
          <w:p w14:paraId="738B039A" w14:textId="073DB6D8" w:rsidR="006308CC" w:rsidRPr="00550BF7" w:rsidRDefault="006308CC" w:rsidP="006308CC">
            <w:pPr>
              <w:pStyle w:val="TableField-Left"/>
              <w:rPr>
                <w:rFonts w:ascii="Calibri Light" w:hAnsi="Calibri Light" w:cs="Arial"/>
                <w:sz w:val="18"/>
              </w:rPr>
            </w:pPr>
            <w:r w:rsidRPr="00321D78">
              <w:rPr>
                <w:rFonts w:ascii="Calibri Light" w:hAnsi="Calibri Light"/>
              </w:rPr>
              <w:t>Field Work Order Processing – CCC/BCD</w:t>
            </w:r>
          </w:p>
        </w:tc>
        <w:tc>
          <w:tcPr>
            <w:tcW w:w="2070" w:type="dxa"/>
          </w:tcPr>
          <w:p w14:paraId="37161472" w14:textId="77777777" w:rsidR="006308CC" w:rsidRPr="00550BF7" w:rsidRDefault="006308CC" w:rsidP="006308CC">
            <w:pPr>
              <w:pStyle w:val="TableField-Left"/>
              <w:rPr>
                <w:rFonts w:ascii="Calibri Light" w:hAnsi="Calibri Light" w:cs="Arial"/>
                <w:sz w:val="18"/>
                <w:szCs w:val="18"/>
              </w:rPr>
            </w:pPr>
          </w:p>
        </w:tc>
      </w:tr>
      <w:tr w:rsidR="006308CC" w:rsidRPr="00550BF7" w14:paraId="778C38B8" w14:textId="77777777" w:rsidTr="006A14C7">
        <w:trPr>
          <w:cantSplit/>
          <w:trHeight w:val="432"/>
        </w:trPr>
        <w:tc>
          <w:tcPr>
            <w:tcW w:w="828" w:type="dxa"/>
            <w:vAlign w:val="center"/>
          </w:tcPr>
          <w:p w14:paraId="763A1066" w14:textId="586C0A63" w:rsidR="006308CC" w:rsidRPr="00550BF7" w:rsidRDefault="006308CC" w:rsidP="006308CC">
            <w:pPr>
              <w:pStyle w:val="TableField-Center"/>
              <w:rPr>
                <w:rFonts w:ascii="Calibri Light" w:hAnsi="Calibri Light" w:cs="Arial"/>
                <w:sz w:val="18"/>
              </w:rPr>
            </w:pPr>
            <w:r w:rsidRPr="00550BF7">
              <w:rPr>
                <w:rFonts w:ascii="Calibri Light" w:hAnsi="Calibri Light"/>
                <w:szCs w:val="20"/>
              </w:rPr>
              <w:lastRenderedPageBreak/>
              <w:t>1</w:t>
            </w:r>
            <w:r>
              <w:rPr>
                <w:rFonts w:ascii="Calibri Light" w:hAnsi="Calibri Light"/>
                <w:szCs w:val="20"/>
              </w:rPr>
              <w:t>1</w:t>
            </w:r>
            <w:r w:rsidRPr="00550BF7">
              <w:rPr>
                <w:rFonts w:ascii="Calibri Light" w:hAnsi="Calibri Light"/>
                <w:szCs w:val="20"/>
              </w:rPr>
              <w:t>0</w:t>
            </w:r>
          </w:p>
        </w:tc>
        <w:tc>
          <w:tcPr>
            <w:tcW w:w="2209" w:type="dxa"/>
            <w:vAlign w:val="center"/>
          </w:tcPr>
          <w:p w14:paraId="0D66E2A5" w14:textId="77777777" w:rsidR="006308CC" w:rsidRPr="00550BF7" w:rsidRDefault="006308CC" w:rsidP="006308CC">
            <w:pPr>
              <w:pStyle w:val="TableField-Left"/>
              <w:rPr>
                <w:rFonts w:ascii="Calibri Light" w:hAnsi="Calibri Light"/>
                <w:b/>
              </w:rPr>
            </w:pPr>
            <w:r w:rsidRPr="00550BF7">
              <w:rPr>
                <w:rFonts w:ascii="Calibri Light" w:hAnsi="Calibri Light"/>
                <w:b/>
              </w:rPr>
              <w:t>Create Activity</w:t>
            </w:r>
          </w:p>
          <w:p w14:paraId="3F1187A4" w14:textId="77777777" w:rsidR="006308CC" w:rsidRPr="00550BF7" w:rsidRDefault="006308CC" w:rsidP="006308CC">
            <w:pPr>
              <w:pStyle w:val="TableField-Left"/>
              <w:rPr>
                <w:rFonts w:ascii="Calibri Light" w:hAnsi="Calibri Light"/>
                <w:b/>
              </w:rPr>
            </w:pPr>
          </w:p>
          <w:p w14:paraId="2C940A6C" w14:textId="37E86C4F" w:rsidR="006308CC" w:rsidRPr="00550BF7" w:rsidRDefault="006308CC" w:rsidP="006308CC">
            <w:pPr>
              <w:pStyle w:val="TableField-Left"/>
              <w:rPr>
                <w:rFonts w:ascii="Calibri Light" w:hAnsi="Calibri Light" w:cs="Arial"/>
                <w:sz w:val="18"/>
              </w:rPr>
            </w:pPr>
            <w:r w:rsidRPr="00550BF7">
              <w:rPr>
                <w:rFonts w:ascii="Calibri Light" w:hAnsi="Calibri Light"/>
              </w:rPr>
              <w:t xml:space="preserve">An activity will be </w:t>
            </w:r>
            <w:r>
              <w:rPr>
                <w:rFonts w:ascii="Calibri Light" w:hAnsi="Calibri Light"/>
              </w:rPr>
              <w:t>manually</w:t>
            </w:r>
            <w:r w:rsidRPr="00550BF7">
              <w:rPr>
                <w:rFonts w:ascii="Calibri Light" w:hAnsi="Calibri Light"/>
              </w:rPr>
              <w:t xml:space="preserve"> created to log the successful creation of the Work Order for the customer. Once complete, go to Step 1</w:t>
            </w:r>
            <w:r>
              <w:rPr>
                <w:rFonts w:ascii="Calibri Light" w:hAnsi="Calibri Light"/>
              </w:rPr>
              <w:t>2</w:t>
            </w:r>
            <w:r w:rsidRPr="00550BF7">
              <w:rPr>
                <w:rFonts w:ascii="Calibri Light" w:hAnsi="Calibri Light"/>
              </w:rPr>
              <w:t>0.</w:t>
            </w:r>
          </w:p>
        </w:tc>
        <w:tc>
          <w:tcPr>
            <w:tcW w:w="2700" w:type="dxa"/>
            <w:vAlign w:val="center"/>
          </w:tcPr>
          <w:p w14:paraId="4660A454" w14:textId="363A1C8F" w:rsidR="006308CC" w:rsidRPr="00550BF7" w:rsidRDefault="006308CC" w:rsidP="006308CC">
            <w:pPr>
              <w:pStyle w:val="TableField-Left"/>
              <w:rPr>
                <w:rFonts w:ascii="Calibri Light" w:hAnsi="Calibri Light" w:cs="Arial"/>
                <w:sz w:val="18"/>
              </w:rPr>
            </w:pPr>
            <w:r w:rsidRPr="00550BF7">
              <w:rPr>
                <w:rFonts w:ascii="Calibri Light" w:hAnsi="Calibri Light"/>
              </w:rPr>
              <w:t>Hybris C4C</w:t>
            </w:r>
          </w:p>
        </w:tc>
        <w:tc>
          <w:tcPr>
            <w:tcW w:w="1800" w:type="dxa"/>
            <w:vAlign w:val="center"/>
          </w:tcPr>
          <w:p w14:paraId="048D1538" w14:textId="6A8FE112" w:rsidR="006308CC" w:rsidRPr="00550BF7" w:rsidRDefault="006308CC" w:rsidP="006308CC">
            <w:pPr>
              <w:pStyle w:val="TableField-Left"/>
              <w:rPr>
                <w:rFonts w:ascii="Calibri Light" w:hAnsi="Calibri Light" w:cs="Arial"/>
                <w:sz w:val="18"/>
              </w:rPr>
            </w:pPr>
            <w:r w:rsidRPr="00321D78">
              <w:rPr>
                <w:rFonts w:ascii="Calibri Light" w:hAnsi="Calibri Light"/>
              </w:rPr>
              <w:t>Field Work Order Processing – CCC/BCD</w:t>
            </w:r>
          </w:p>
        </w:tc>
        <w:tc>
          <w:tcPr>
            <w:tcW w:w="2070" w:type="dxa"/>
          </w:tcPr>
          <w:p w14:paraId="3373ABA2" w14:textId="77777777" w:rsidR="006308CC" w:rsidRPr="00550BF7" w:rsidRDefault="006308CC" w:rsidP="006308CC">
            <w:pPr>
              <w:pStyle w:val="TableField-Left"/>
              <w:rPr>
                <w:rFonts w:ascii="Calibri Light" w:hAnsi="Calibri Light" w:cs="Arial"/>
                <w:sz w:val="18"/>
                <w:szCs w:val="18"/>
              </w:rPr>
            </w:pPr>
          </w:p>
        </w:tc>
      </w:tr>
      <w:tr w:rsidR="006308CC" w:rsidRPr="00550BF7" w14:paraId="568C63D2" w14:textId="77777777" w:rsidTr="006A14C7">
        <w:trPr>
          <w:cantSplit/>
          <w:trHeight w:val="432"/>
        </w:trPr>
        <w:tc>
          <w:tcPr>
            <w:tcW w:w="828" w:type="dxa"/>
            <w:vAlign w:val="center"/>
          </w:tcPr>
          <w:p w14:paraId="613E22EF" w14:textId="76131399" w:rsidR="006308CC" w:rsidRPr="00550BF7" w:rsidRDefault="006308CC" w:rsidP="006308CC">
            <w:pPr>
              <w:pStyle w:val="TableField-Center"/>
              <w:rPr>
                <w:rFonts w:ascii="Calibri Light" w:hAnsi="Calibri Light"/>
                <w:szCs w:val="20"/>
              </w:rPr>
            </w:pPr>
            <w:r>
              <w:rPr>
                <w:rFonts w:ascii="Calibri Light" w:hAnsi="Calibri Light"/>
                <w:szCs w:val="20"/>
              </w:rPr>
              <w:t>120</w:t>
            </w:r>
          </w:p>
        </w:tc>
        <w:tc>
          <w:tcPr>
            <w:tcW w:w="2209" w:type="dxa"/>
            <w:vAlign w:val="center"/>
          </w:tcPr>
          <w:p w14:paraId="62BD4E4A" w14:textId="77777777" w:rsidR="006308CC" w:rsidRDefault="006308CC" w:rsidP="006308CC">
            <w:pPr>
              <w:pStyle w:val="TableField-Left"/>
              <w:rPr>
                <w:rFonts w:ascii="Calibri Light" w:hAnsi="Calibri Light"/>
                <w:b/>
              </w:rPr>
            </w:pPr>
            <w:r>
              <w:rPr>
                <w:rFonts w:ascii="Calibri Light" w:hAnsi="Calibri Light"/>
                <w:b/>
              </w:rPr>
              <w:t>Manage Field Orders</w:t>
            </w:r>
          </w:p>
          <w:p w14:paraId="13714C0B" w14:textId="77777777" w:rsidR="006308CC" w:rsidRDefault="006308CC" w:rsidP="006308CC">
            <w:pPr>
              <w:pStyle w:val="TableField-Left"/>
              <w:rPr>
                <w:rFonts w:ascii="Calibri Light" w:hAnsi="Calibri Light"/>
                <w:b/>
              </w:rPr>
            </w:pPr>
          </w:p>
          <w:p w14:paraId="27CF14C6" w14:textId="35E9E6FE" w:rsidR="006308CC" w:rsidRPr="00E367B8" w:rsidRDefault="006308CC" w:rsidP="006308CC">
            <w:pPr>
              <w:pStyle w:val="TableField-Left"/>
              <w:rPr>
                <w:rFonts w:ascii="Calibri Light" w:hAnsi="Calibri Light"/>
              </w:rPr>
            </w:pPr>
            <w:r w:rsidRPr="00E367B8">
              <w:rPr>
                <w:rFonts w:ascii="Calibri Light" w:hAnsi="Calibri Light"/>
              </w:rPr>
              <w:t xml:space="preserve">Orders will be fulfilled by DF-WM-02 </w:t>
            </w:r>
            <w:r>
              <w:rPr>
                <w:rFonts w:ascii="Calibri Light" w:hAnsi="Calibri Light"/>
              </w:rPr>
              <w:t>.</w:t>
            </w:r>
          </w:p>
        </w:tc>
        <w:tc>
          <w:tcPr>
            <w:tcW w:w="2700" w:type="dxa"/>
            <w:vAlign w:val="center"/>
          </w:tcPr>
          <w:p w14:paraId="4E5CC3A0" w14:textId="78A4239C" w:rsidR="006308CC" w:rsidRPr="00550BF7" w:rsidRDefault="006308CC" w:rsidP="006308CC">
            <w:pPr>
              <w:pStyle w:val="TableField-Left"/>
              <w:rPr>
                <w:rFonts w:ascii="Calibri Light" w:hAnsi="Calibri Light"/>
              </w:rPr>
            </w:pPr>
            <w:r>
              <w:rPr>
                <w:rFonts w:ascii="Calibri Light" w:hAnsi="Calibri Light"/>
              </w:rPr>
              <w:t>S/4HANA</w:t>
            </w:r>
          </w:p>
        </w:tc>
        <w:tc>
          <w:tcPr>
            <w:tcW w:w="1800" w:type="dxa"/>
            <w:vAlign w:val="center"/>
          </w:tcPr>
          <w:p w14:paraId="57C9A6D8" w14:textId="4BF72117" w:rsidR="006308CC" w:rsidRPr="00321D78" w:rsidRDefault="006308CC" w:rsidP="006308CC">
            <w:pPr>
              <w:pStyle w:val="TableField-Left"/>
              <w:rPr>
                <w:rFonts w:ascii="Calibri Light" w:hAnsi="Calibri Light"/>
              </w:rPr>
            </w:pPr>
            <w:r>
              <w:rPr>
                <w:rFonts w:ascii="Calibri Light" w:hAnsi="Calibri Light"/>
              </w:rPr>
              <w:t>Field Work Order Processing</w:t>
            </w:r>
          </w:p>
        </w:tc>
        <w:tc>
          <w:tcPr>
            <w:tcW w:w="2070" w:type="dxa"/>
          </w:tcPr>
          <w:p w14:paraId="6E127E83" w14:textId="77777777" w:rsidR="006308CC" w:rsidRPr="00550BF7" w:rsidRDefault="006308CC" w:rsidP="006308CC">
            <w:pPr>
              <w:pStyle w:val="TableField-Left"/>
              <w:rPr>
                <w:rFonts w:ascii="Calibri Light" w:hAnsi="Calibri Light" w:cs="Arial"/>
                <w:sz w:val="18"/>
                <w:szCs w:val="18"/>
              </w:rPr>
            </w:pPr>
          </w:p>
        </w:tc>
      </w:tr>
      <w:tr w:rsidR="006308CC" w:rsidRPr="00550BF7" w14:paraId="3F511989" w14:textId="77777777" w:rsidTr="006A14C7">
        <w:trPr>
          <w:cantSplit/>
          <w:trHeight w:val="432"/>
        </w:trPr>
        <w:tc>
          <w:tcPr>
            <w:tcW w:w="828" w:type="dxa"/>
            <w:vAlign w:val="center"/>
          </w:tcPr>
          <w:p w14:paraId="5968E700" w14:textId="55C1DD90" w:rsidR="006308CC" w:rsidRPr="00550BF7" w:rsidRDefault="006308CC" w:rsidP="006308CC">
            <w:pPr>
              <w:pStyle w:val="TableField-Center"/>
              <w:rPr>
                <w:rFonts w:ascii="Calibri Light" w:hAnsi="Calibri Light" w:cs="Arial"/>
                <w:sz w:val="18"/>
              </w:rPr>
            </w:pPr>
            <w:r w:rsidRPr="00550BF7">
              <w:rPr>
                <w:rFonts w:ascii="Calibri Light" w:hAnsi="Calibri Light"/>
                <w:szCs w:val="20"/>
              </w:rPr>
              <w:t>1</w:t>
            </w:r>
            <w:r>
              <w:rPr>
                <w:rFonts w:ascii="Calibri Light" w:hAnsi="Calibri Light"/>
                <w:szCs w:val="20"/>
              </w:rPr>
              <w:t>3</w:t>
            </w:r>
            <w:r w:rsidRPr="00550BF7">
              <w:rPr>
                <w:rFonts w:ascii="Calibri Light" w:hAnsi="Calibri Light"/>
                <w:szCs w:val="20"/>
              </w:rPr>
              <w:t>0</w:t>
            </w:r>
          </w:p>
        </w:tc>
        <w:tc>
          <w:tcPr>
            <w:tcW w:w="2209" w:type="dxa"/>
            <w:vAlign w:val="center"/>
          </w:tcPr>
          <w:p w14:paraId="2EF5AFEF" w14:textId="77777777" w:rsidR="006308CC" w:rsidRPr="00550BF7" w:rsidRDefault="006308CC" w:rsidP="006308CC">
            <w:pPr>
              <w:pStyle w:val="TableField-Left"/>
              <w:rPr>
                <w:rFonts w:ascii="Calibri Light" w:hAnsi="Calibri Light"/>
                <w:b/>
              </w:rPr>
            </w:pPr>
            <w:r w:rsidRPr="00550BF7">
              <w:rPr>
                <w:rFonts w:ascii="Calibri Light" w:hAnsi="Calibri Light"/>
                <w:b/>
              </w:rPr>
              <w:t>End</w:t>
            </w:r>
          </w:p>
          <w:p w14:paraId="226B31E7" w14:textId="77777777" w:rsidR="006308CC" w:rsidRPr="00550BF7" w:rsidRDefault="006308CC" w:rsidP="006308CC">
            <w:pPr>
              <w:pStyle w:val="TableField-Left"/>
              <w:rPr>
                <w:rFonts w:ascii="Calibri Light" w:hAnsi="Calibri Light"/>
              </w:rPr>
            </w:pPr>
          </w:p>
          <w:p w14:paraId="2872C417" w14:textId="056628BD" w:rsidR="006308CC" w:rsidRPr="00550BF7" w:rsidRDefault="006308CC" w:rsidP="006308CC">
            <w:pPr>
              <w:pStyle w:val="TableField-Left"/>
              <w:rPr>
                <w:rFonts w:ascii="Calibri Light" w:hAnsi="Calibri Light" w:cs="Arial"/>
                <w:sz w:val="18"/>
              </w:rPr>
            </w:pPr>
            <w:r w:rsidRPr="00550BF7">
              <w:rPr>
                <w:rFonts w:ascii="Calibri Light" w:hAnsi="Calibri Light"/>
              </w:rPr>
              <w:t>The process ends.</w:t>
            </w:r>
          </w:p>
        </w:tc>
        <w:tc>
          <w:tcPr>
            <w:tcW w:w="2700" w:type="dxa"/>
            <w:vAlign w:val="center"/>
          </w:tcPr>
          <w:p w14:paraId="55D97F12" w14:textId="3B358884" w:rsidR="006308CC" w:rsidRPr="00550BF7" w:rsidRDefault="006308CC" w:rsidP="006308CC">
            <w:pPr>
              <w:pStyle w:val="TableField-Left"/>
              <w:rPr>
                <w:rFonts w:ascii="Calibri Light" w:hAnsi="Calibri Light" w:cs="Arial"/>
                <w:sz w:val="18"/>
              </w:rPr>
            </w:pPr>
            <w:r w:rsidRPr="00550BF7">
              <w:rPr>
                <w:rFonts w:ascii="Calibri Light" w:hAnsi="Calibri Light"/>
              </w:rPr>
              <w:t>N/A</w:t>
            </w:r>
          </w:p>
        </w:tc>
        <w:tc>
          <w:tcPr>
            <w:tcW w:w="1800" w:type="dxa"/>
            <w:vAlign w:val="center"/>
          </w:tcPr>
          <w:p w14:paraId="13ECB1C7" w14:textId="0FC31017" w:rsidR="006308CC" w:rsidRPr="00550BF7" w:rsidRDefault="006308CC" w:rsidP="006308CC">
            <w:pPr>
              <w:pStyle w:val="TableField-Left"/>
              <w:rPr>
                <w:rFonts w:ascii="Calibri Light" w:hAnsi="Calibri Light" w:cs="Arial"/>
                <w:sz w:val="18"/>
              </w:rPr>
            </w:pPr>
            <w:r w:rsidRPr="00550BF7">
              <w:rPr>
                <w:rFonts w:ascii="Calibri Light" w:hAnsi="Calibri Light"/>
              </w:rPr>
              <w:t>N/A</w:t>
            </w:r>
          </w:p>
        </w:tc>
        <w:tc>
          <w:tcPr>
            <w:tcW w:w="2070" w:type="dxa"/>
          </w:tcPr>
          <w:p w14:paraId="7A6CE9C5" w14:textId="77777777" w:rsidR="006308CC" w:rsidRPr="00550BF7" w:rsidRDefault="006308CC" w:rsidP="006308CC">
            <w:pPr>
              <w:pStyle w:val="TableField-Left"/>
              <w:rPr>
                <w:rFonts w:ascii="Calibri Light" w:hAnsi="Calibri Light" w:cs="Arial"/>
                <w:sz w:val="18"/>
                <w:szCs w:val="18"/>
              </w:rPr>
            </w:pPr>
          </w:p>
        </w:tc>
      </w:tr>
    </w:tbl>
    <w:p w14:paraId="3A3C50C6" w14:textId="350C5E13" w:rsidR="00626952" w:rsidRPr="00550BF7" w:rsidRDefault="003E24F2" w:rsidP="003C6C8A">
      <w:pPr>
        <w:pStyle w:val="Heading2"/>
      </w:pPr>
      <w:bookmarkStart w:id="56" w:name="_Toc511293177"/>
      <w:bookmarkStart w:id="57" w:name="_Toc406588309"/>
      <w:bookmarkStart w:id="58" w:name="_Toc491613817"/>
      <w:r w:rsidRPr="00550BF7">
        <w:t xml:space="preserve">2.7 </w:t>
      </w:r>
      <w:r w:rsidR="00626952" w:rsidRPr="00550BF7">
        <w:t>3</w:t>
      </w:r>
      <w:r w:rsidR="00626952" w:rsidRPr="00550BF7">
        <w:rPr>
          <w:vertAlign w:val="superscript"/>
        </w:rPr>
        <w:t>rd</w:t>
      </w:r>
      <w:r w:rsidR="00626952" w:rsidRPr="00550BF7">
        <w:t xml:space="preserve"> Party and </w:t>
      </w:r>
      <w:r w:rsidR="003950F7" w:rsidRPr="00550BF7">
        <w:t xml:space="preserve">SCE </w:t>
      </w:r>
      <w:r w:rsidR="00626952" w:rsidRPr="00550BF7">
        <w:t>Legacy</w:t>
      </w:r>
      <w:r w:rsidR="003950F7" w:rsidRPr="00550BF7">
        <w:t xml:space="preserve"> System</w:t>
      </w:r>
      <w:r w:rsidR="00626952" w:rsidRPr="00550BF7">
        <w:t xml:space="preserve"> Integrations</w:t>
      </w:r>
      <w:bookmarkEnd w:id="56"/>
    </w:p>
    <w:tbl>
      <w:tblPr>
        <w:tblW w:w="960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397"/>
        <w:gridCol w:w="3173"/>
        <w:gridCol w:w="3037"/>
      </w:tblGrid>
      <w:tr w:rsidR="002F54D6" w:rsidRPr="00550BF7" w14:paraId="65FEB292" w14:textId="77777777" w:rsidTr="00801424">
        <w:trPr>
          <w:cantSplit/>
          <w:trHeight w:val="432"/>
          <w:tblHeader/>
        </w:trPr>
        <w:tc>
          <w:tcPr>
            <w:tcW w:w="3397" w:type="dxa"/>
            <w:tcBorders>
              <w:top w:val="threeDEmboss" w:sz="6" w:space="0" w:color="auto"/>
              <w:bottom w:val="threeDEmboss" w:sz="6" w:space="0" w:color="auto"/>
            </w:tcBorders>
            <w:shd w:val="clear" w:color="auto" w:fill="F9FBAF"/>
            <w:vAlign w:val="center"/>
          </w:tcPr>
          <w:p w14:paraId="4934FA09" w14:textId="5F4AAF3E" w:rsidR="002F54D6" w:rsidRPr="00550BF7" w:rsidRDefault="00AF1CB5" w:rsidP="000B71C5">
            <w:pPr>
              <w:pStyle w:val="TableHeader-Left"/>
              <w:rPr>
                <w:rFonts w:ascii="Calibri Light" w:hAnsi="Calibri Light" w:cs="Arial"/>
                <w:sz w:val="18"/>
              </w:rPr>
            </w:pPr>
            <w:r w:rsidRPr="00550BF7">
              <w:rPr>
                <w:rFonts w:ascii="Calibri Light" w:hAnsi="Calibri Light" w:cs="Arial"/>
                <w:sz w:val="18"/>
              </w:rPr>
              <w:t>3</w:t>
            </w:r>
            <w:r w:rsidRPr="00550BF7">
              <w:rPr>
                <w:rFonts w:ascii="Calibri Light" w:hAnsi="Calibri Light" w:cs="Arial"/>
                <w:sz w:val="18"/>
                <w:vertAlign w:val="superscript"/>
              </w:rPr>
              <w:t>rd</w:t>
            </w:r>
            <w:r w:rsidRPr="00550BF7">
              <w:rPr>
                <w:rFonts w:ascii="Calibri Light" w:hAnsi="Calibri Light" w:cs="Arial"/>
                <w:sz w:val="18"/>
              </w:rPr>
              <w:t xml:space="preserve"> Party or SCE Legacy System Integration</w:t>
            </w:r>
          </w:p>
        </w:tc>
        <w:tc>
          <w:tcPr>
            <w:tcW w:w="3173" w:type="dxa"/>
            <w:tcBorders>
              <w:top w:val="threeDEmboss" w:sz="6" w:space="0" w:color="auto"/>
              <w:bottom w:val="threeDEmboss" w:sz="6" w:space="0" w:color="auto"/>
            </w:tcBorders>
            <w:shd w:val="clear" w:color="auto" w:fill="F9FBAF"/>
            <w:vAlign w:val="center"/>
          </w:tcPr>
          <w:p w14:paraId="1068FDC5" w14:textId="47BDCBCB" w:rsidR="002F54D6" w:rsidRPr="00550BF7" w:rsidRDefault="00AF1CB5" w:rsidP="000B71C5">
            <w:pPr>
              <w:pStyle w:val="TableHeader-Left"/>
              <w:rPr>
                <w:rFonts w:ascii="Calibri Light" w:hAnsi="Calibri Light" w:cs="Arial"/>
                <w:sz w:val="18"/>
              </w:rPr>
            </w:pPr>
            <w:r w:rsidRPr="00550BF7">
              <w:rPr>
                <w:rFonts w:ascii="Calibri Light" w:hAnsi="Calibri Light" w:cs="Arial"/>
                <w:sz w:val="18"/>
              </w:rPr>
              <w:t xml:space="preserve">Description of </w:t>
            </w:r>
            <w:r w:rsidR="00694D05" w:rsidRPr="00550BF7">
              <w:rPr>
                <w:rFonts w:ascii="Calibri Light" w:hAnsi="Calibri Light" w:cs="Arial"/>
                <w:sz w:val="18"/>
              </w:rPr>
              <w:t xml:space="preserve">Integration and </w:t>
            </w:r>
            <w:r w:rsidRPr="00550BF7">
              <w:rPr>
                <w:rFonts w:ascii="Calibri Light" w:hAnsi="Calibri Light" w:cs="Arial"/>
                <w:sz w:val="18"/>
              </w:rPr>
              <w:t>Required Change to 3</w:t>
            </w:r>
            <w:r w:rsidRPr="00550BF7">
              <w:rPr>
                <w:rFonts w:ascii="Calibri Light" w:hAnsi="Calibri Light" w:cs="Arial"/>
                <w:sz w:val="18"/>
                <w:vertAlign w:val="superscript"/>
              </w:rPr>
              <w:t>rd</w:t>
            </w:r>
            <w:r w:rsidRPr="00550BF7">
              <w:rPr>
                <w:rFonts w:ascii="Calibri Light" w:hAnsi="Calibri Light" w:cs="Arial"/>
                <w:sz w:val="18"/>
              </w:rPr>
              <w:t xml:space="preserve"> Party or SCE Legacy System</w:t>
            </w:r>
          </w:p>
        </w:tc>
        <w:tc>
          <w:tcPr>
            <w:tcW w:w="3037" w:type="dxa"/>
            <w:tcBorders>
              <w:top w:val="threeDEmboss" w:sz="6" w:space="0" w:color="auto"/>
              <w:bottom w:val="threeDEmboss" w:sz="6" w:space="0" w:color="auto"/>
            </w:tcBorders>
            <w:shd w:val="clear" w:color="auto" w:fill="F9FBAF"/>
            <w:vAlign w:val="center"/>
          </w:tcPr>
          <w:p w14:paraId="26DC2185" w14:textId="5CF933F2" w:rsidR="002F54D6" w:rsidRPr="00550BF7" w:rsidRDefault="00AF1CB5" w:rsidP="000B71C5">
            <w:pPr>
              <w:pStyle w:val="TableHeader-Left"/>
              <w:rPr>
                <w:rFonts w:ascii="Calibri Light" w:hAnsi="Calibri Light" w:cs="Arial"/>
                <w:sz w:val="18"/>
              </w:rPr>
            </w:pPr>
            <w:r w:rsidRPr="00550BF7">
              <w:rPr>
                <w:rFonts w:ascii="Calibri Light" w:hAnsi="Calibri Light" w:cs="Arial"/>
                <w:sz w:val="18"/>
              </w:rPr>
              <w:t>Estimated Complexity of 3</w:t>
            </w:r>
            <w:r w:rsidRPr="00550BF7">
              <w:rPr>
                <w:rFonts w:ascii="Calibri Light" w:hAnsi="Calibri Light" w:cs="Arial"/>
                <w:sz w:val="18"/>
                <w:vertAlign w:val="superscript"/>
              </w:rPr>
              <w:t>rd</w:t>
            </w:r>
            <w:r w:rsidRPr="00550BF7">
              <w:rPr>
                <w:rFonts w:ascii="Calibri Light" w:hAnsi="Calibri Light" w:cs="Arial"/>
                <w:sz w:val="18"/>
              </w:rPr>
              <w:t xml:space="preserve"> Party or SCE Legacy system change</w:t>
            </w:r>
          </w:p>
        </w:tc>
      </w:tr>
      <w:tr w:rsidR="00094777" w:rsidRPr="00550BF7" w14:paraId="6F468FF4" w14:textId="77777777" w:rsidTr="005D7C85">
        <w:trPr>
          <w:cantSplit/>
          <w:trHeight w:val="432"/>
        </w:trPr>
        <w:tc>
          <w:tcPr>
            <w:tcW w:w="3397" w:type="dxa"/>
            <w:tcBorders>
              <w:top w:val="threeDEmboss" w:sz="6" w:space="0" w:color="auto"/>
              <w:bottom w:val="threeDEmboss" w:sz="6" w:space="0" w:color="auto"/>
            </w:tcBorders>
            <w:vAlign w:val="center"/>
          </w:tcPr>
          <w:p w14:paraId="619B04DA" w14:textId="52187A69" w:rsidR="00094777" w:rsidRPr="004834BD" w:rsidRDefault="00094777" w:rsidP="000B71C5">
            <w:pPr>
              <w:pStyle w:val="TableField-Left"/>
              <w:rPr>
                <w:rFonts w:ascii="Calibri Light" w:hAnsi="Calibri Light" w:cs="Arial"/>
              </w:rPr>
            </w:pPr>
            <w:r>
              <w:rPr>
                <w:rFonts w:ascii="Calibri Light" w:hAnsi="Calibri Light" w:cs="Arial"/>
              </w:rPr>
              <w:t>Click</w:t>
            </w:r>
          </w:p>
        </w:tc>
        <w:tc>
          <w:tcPr>
            <w:tcW w:w="3173" w:type="dxa"/>
            <w:tcBorders>
              <w:top w:val="threeDEmboss" w:sz="6" w:space="0" w:color="auto"/>
              <w:bottom w:val="threeDEmboss" w:sz="6" w:space="0" w:color="auto"/>
            </w:tcBorders>
            <w:vAlign w:val="center"/>
          </w:tcPr>
          <w:p w14:paraId="131615CF" w14:textId="77777777" w:rsidR="00094777" w:rsidRPr="004834BD" w:rsidRDefault="00094777" w:rsidP="000B71C5">
            <w:pPr>
              <w:pStyle w:val="TableField-Left"/>
              <w:rPr>
                <w:rFonts w:ascii="Calibri Light" w:hAnsi="Calibri Light" w:cs="Arial"/>
              </w:rPr>
            </w:pPr>
          </w:p>
        </w:tc>
        <w:tc>
          <w:tcPr>
            <w:tcW w:w="3037" w:type="dxa"/>
            <w:tcBorders>
              <w:top w:val="threeDEmboss" w:sz="6" w:space="0" w:color="auto"/>
              <w:bottom w:val="threeDEmboss" w:sz="6" w:space="0" w:color="auto"/>
            </w:tcBorders>
            <w:vAlign w:val="center"/>
          </w:tcPr>
          <w:p w14:paraId="514F6E48" w14:textId="77777777" w:rsidR="00094777" w:rsidRPr="004834BD" w:rsidRDefault="00094777" w:rsidP="000B71C5">
            <w:pPr>
              <w:pStyle w:val="TableField-Left"/>
              <w:rPr>
                <w:rFonts w:ascii="Calibri Light" w:hAnsi="Calibri Light" w:cs="Arial"/>
              </w:rPr>
            </w:pPr>
          </w:p>
        </w:tc>
      </w:tr>
      <w:tr w:rsidR="005D7C85" w:rsidRPr="00550BF7" w14:paraId="451E510D" w14:textId="77777777" w:rsidTr="00801424">
        <w:trPr>
          <w:cantSplit/>
          <w:trHeight w:val="432"/>
        </w:trPr>
        <w:tc>
          <w:tcPr>
            <w:tcW w:w="3397" w:type="dxa"/>
            <w:tcBorders>
              <w:top w:val="threeDEmboss" w:sz="6" w:space="0" w:color="auto"/>
            </w:tcBorders>
            <w:vAlign w:val="center"/>
          </w:tcPr>
          <w:p w14:paraId="46B3F96A" w14:textId="68836AF2" w:rsidR="005D7C85" w:rsidRDefault="005D7C85" w:rsidP="000B71C5">
            <w:pPr>
              <w:pStyle w:val="TableField-Left"/>
              <w:rPr>
                <w:rFonts w:ascii="Calibri Light" w:hAnsi="Calibri Light" w:cs="Arial"/>
              </w:rPr>
            </w:pPr>
            <w:r>
              <w:rPr>
                <w:rFonts w:ascii="Calibri Light" w:hAnsi="Calibri Light" w:cs="Arial"/>
              </w:rPr>
              <w:t>OMS</w:t>
            </w:r>
          </w:p>
        </w:tc>
        <w:tc>
          <w:tcPr>
            <w:tcW w:w="3173" w:type="dxa"/>
            <w:tcBorders>
              <w:top w:val="threeDEmboss" w:sz="6" w:space="0" w:color="auto"/>
            </w:tcBorders>
            <w:vAlign w:val="center"/>
          </w:tcPr>
          <w:p w14:paraId="01742FC7" w14:textId="77777777" w:rsidR="005D7C85" w:rsidRPr="004834BD" w:rsidRDefault="005D7C85" w:rsidP="000B71C5">
            <w:pPr>
              <w:pStyle w:val="TableField-Left"/>
              <w:rPr>
                <w:rFonts w:ascii="Calibri Light" w:hAnsi="Calibri Light" w:cs="Arial"/>
              </w:rPr>
            </w:pPr>
          </w:p>
        </w:tc>
        <w:tc>
          <w:tcPr>
            <w:tcW w:w="3037" w:type="dxa"/>
            <w:tcBorders>
              <w:top w:val="threeDEmboss" w:sz="6" w:space="0" w:color="auto"/>
            </w:tcBorders>
            <w:vAlign w:val="center"/>
          </w:tcPr>
          <w:p w14:paraId="615997B8" w14:textId="77777777" w:rsidR="005D7C85" w:rsidRPr="004834BD" w:rsidRDefault="005D7C85" w:rsidP="000B71C5">
            <w:pPr>
              <w:pStyle w:val="TableField-Left"/>
              <w:rPr>
                <w:rFonts w:ascii="Calibri Light" w:hAnsi="Calibri Light" w:cs="Arial"/>
              </w:rPr>
            </w:pPr>
          </w:p>
        </w:tc>
      </w:tr>
    </w:tbl>
    <w:p w14:paraId="7C3C0D5A" w14:textId="3681CA48" w:rsidR="00D66A8A" w:rsidRPr="00550BF7" w:rsidRDefault="003E24F2" w:rsidP="003C6C8A">
      <w:pPr>
        <w:pStyle w:val="Heading2"/>
      </w:pPr>
      <w:bookmarkStart w:id="59" w:name="_Toc511293178"/>
      <w:r w:rsidRPr="00550BF7">
        <w:t xml:space="preserve">2.8 </w:t>
      </w:r>
      <w:r w:rsidR="00D66A8A" w:rsidRPr="00550BF7">
        <w:t>Data Elements</w:t>
      </w:r>
      <w:bookmarkEnd w:id="59"/>
    </w:p>
    <w:p w14:paraId="5D974CEE" w14:textId="3A2C70A3" w:rsidR="000E3D05" w:rsidRPr="003E24F2" w:rsidRDefault="000E3D05" w:rsidP="005F525C">
      <w:pPr>
        <w:pStyle w:val="Heading3"/>
        <w:numPr>
          <w:ilvl w:val="0"/>
          <w:numId w:val="0"/>
        </w:numPr>
        <w:ind w:left="720"/>
        <w:rPr>
          <w:rFonts w:ascii="Calibri Light" w:hAnsi="Calibri Light"/>
          <w:sz w:val="32"/>
          <w:szCs w:val="32"/>
        </w:rPr>
      </w:pPr>
      <w:bookmarkStart w:id="60" w:name="_Toc506287845"/>
      <w:bookmarkStart w:id="61" w:name="_Toc511293179"/>
      <w:r w:rsidRPr="003E24F2">
        <w:rPr>
          <w:rFonts w:ascii="Calibri Light" w:hAnsi="Calibri Light"/>
          <w:sz w:val="32"/>
          <w:szCs w:val="32"/>
        </w:rPr>
        <w:t>2.8.1</w:t>
      </w:r>
      <w:r>
        <w:rPr>
          <w:rFonts w:ascii="Calibri Light" w:hAnsi="Calibri Light"/>
          <w:sz w:val="32"/>
          <w:szCs w:val="32"/>
        </w:rPr>
        <w:t xml:space="preserve"> </w:t>
      </w:r>
      <w:bookmarkEnd w:id="60"/>
      <w:r>
        <w:rPr>
          <w:rFonts w:ascii="Calibri Light" w:hAnsi="Calibri Light"/>
          <w:sz w:val="32"/>
          <w:szCs w:val="32"/>
        </w:rPr>
        <w:t>Service Order Data Elements</w:t>
      </w:r>
      <w:bookmarkEnd w:id="61"/>
    </w:p>
    <w:p w14:paraId="6CAF212F" w14:textId="6A19CF0A" w:rsidR="005F525C" w:rsidRPr="004834BD" w:rsidRDefault="005F525C" w:rsidP="005F525C">
      <w:pPr>
        <w:pStyle w:val="Heading3"/>
        <w:numPr>
          <w:ilvl w:val="0"/>
          <w:numId w:val="0"/>
        </w:numPr>
        <w:spacing w:before="0"/>
        <w:ind w:left="720"/>
        <w:rPr>
          <w:rFonts w:ascii="Calibri Light" w:eastAsia="MS Mincho" w:hAnsi="Calibri Light"/>
          <w:b w:val="0"/>
          <w:noProof/>
          <w:sz w:val="20"/>
          <w:szCs w:val="20"/>
          <w:lang w:eastAsia="ja-JP"/>
        </w:rPr>
      </w:pPr>
      <w:bookmarkStart w:id="62" w:name="_Toc507769230"/>
      <w:bookmarkStart w:id="63" w:name="_Toc511293180"/>
      <w:r w:rsidRPr="004834BD">
        <w:rPr>
          <w:rFonts w:ascii="Calibri Light" w:eastAsia="MS Mincho" w:hAnsi="Calibri Light"/>
          <w:b w:val="0"/>
          <w:noProof/>
          <w:sz w:val="20"/>
          <w:szCs w:val="20"/>
          <w:lang w:eastAsia="ja-JP"/>
        </w:rPr>
        <w:t>Please refer to the BPD DF-WM-02 - Handle Field Orders - Manage Field Orders for detail data elements.</w:t>
      </w:r>
      <w:bookmarkEnd w:id="62"/>
      <w:bookmarkEnd w:id="63"/>
    </w:p>
    <w:p w14:paraId="26281C78" w14:textId="15990BCD" w:rsidR="0076532F" w:rsidRPr="00550BF7" w:rsidRDefault="0076532F" w:rsidP="004E39FE">
      <w:pPr>
        <w:pStyle w:val="Heading3"/>
        <w:numPr>
          <w:ilvl w:val="0"/>
          <w:numId w:val="0"/>
        </w:numPr>
        <w:ind w:left="720"/>
        <w:rPr>
          <w:rFonts w:ascii="Calibri Light" w:hAnsi="Calibri Light"/>
          <w:sz w:val="32"/>
          <w:szCs w:val="32"/>
        </w:rPr>
      </w:pPr>
      <w:bookmarkStart w:id="64" w:name="_Toc511293181"/>
      <w:r w:rsidRPr="00550BF7">
        <w:rPr>
          <w:rFonts w:ascii="Calibri Light" w:hAnsi="Calibri Light"/>
          <w:sz w:val="32"/>
          <w:szCs w:val="32"/>
        </w:rPr>
        <w:t>2.8.</w:t>
      </w:r>
      <w:r w:rsidR="000E3D05">
        <w:rPr>
          <w:rFonts w:ascii="Calibri Light" w:hAnsi="Calibri Light"/>
          <w:sz w:val="32"/>
          <w:szCs w:val="32"/>
        </w:rPr>
        <w:t>2</w:t>
      </w:r>
      <w:r w:rsidR="000E3D05">
        <w:rPr>
          <w:rFonts w:ascii="Calibri Light" w:hAnsi="Calibri Light"/>
          <w:sz w:val="32"/>
          <w:szCs w:val="32"/>
        </w:rPr>
        <w:tab/>
      </w:r>
      <w:r w:rsidRPr="00550BF7">
        <w:rPr>
          <w:rFonts w:ascii="Calibri Light" w:hAnsi="Calibri Light"/>
          <w:sz w:val="32"/>
          <w:szCs w:val="32"/>
        </w:rPr>
        <w:t>Source Systems and Data Volumes</w:t>
      </w:r>
      <w:bookmarkEnd w:id="64"/>
    </w:p>
    <w:p w14:paraId="63A26923" w14:textId="3291111A" w:rsidR="00EF216D" w:rsidRPr="004834BD" w:rsidRDefault="00D75403" w:rsidP="005F525C">
      <w:pPr>
        <w:pStyle w:val="Heading3Text"/>
        <w:ind w:left="720"/>
        <w:rPr>
          <w:rFonts w:ascii="Calibri Light" w:hAnsi="Calibri Light"/>
        </w:rPr>
      </w:pPr>
      <w:bookmarkStart w:id="65" w:name="_Toc406588310"/>
      <w:bookmarkStart w:id="66" w:name="_Toc491613818"/>
      <w:bookmarkEnd w:id="57"/>
      <w:bookmarkEnd w:id="58"/>
      <w:r>
        <w:rPr>
          <w:rFonts w:ascii="Calibri Light" w:hAnsi="Calibri Light"/>
        </w:rPr>
        <w:t>Currently it is estimated around almost 50,000 created in the last 6 months.</w:t>
      </w:r>
    </w:p>
    <w:p w14:paraId="711F973D" w14:textId="374CCE6F" w:rsidR="0076532F" w:rsidRPr="00550BF7" w:rsidRDefault="0076532F" w:rsidP="003C6C8A">
      <w:pPr>
        <w:pStyle w:val="Heading2"/>
      </w:pPr>
      <w:bookmarkStart w:id="67" w:name="_Toc511293182"/>
      <w:r w:rsidRPr="00550BF7">
        <w:t>2.9 Cloud for Customer (C4C) Integration</w:t>
      </w:r>
      <w:bookmarkEnd w:id="67"/>
    </w:p>
    <w:p w14:paraId="19B2692E" w14:textId="662AF137" w:rsidR="00E0118B" w:rsidRPr="00550BF7" w:rsidRDefault="003E24F2" w:rsidP="0066027F">
      <w:pPr>
        <w:pStyle w:val="Heading3"/>
        <w:numPr>
          <w:ilvl w:val="0"/>
          <w:numId w:val="0"/>
        </w:numPr>
        <w:ind w:left="720"/>
        <w:rPr>
          <w:rFonts w:ascii="Calibri Light" w:hAnsi="Calibri Light"/>
        </w:rPr>
      </w:pPr>
      <w:bookmarkStart w:id="68" w:name="_Toc511293183"/>
      <w:r w:rsidRPr="00550BF7">
        <w:rPr>
          <w:rFonts w:ascii="Calibri Light" w:hAnsi="Calibri Light"/>
          <w:sz w:val="32"/>
          <w:szCs w:val="32"/>
        </w:rPr>
        <w:t xml:space="preserve">2.9.1 </w:t>
      </w:r>
      <w:r w:rsidR="00E0118B" w:rsidRPr="00550BF7">
        <w:rPr>
          <w:rFonts w:ascii="Calibri Light" w:hAnsi="Calibri Light"/>
          <w:sz w:val="32"/>
          <w:szCs w:val="32"/>
        </w:rPr>
        <w:t>Processes</w:t>
      </w:r>
      <w:bookmarkEnd w:id="65"/>
      <w:bookmarkEnd w:id="66"/>
      <w:bookmarkEnd w:id="68"/>
    </w:p>
    <w:p w14:paraId="66599861" w14:textId="6F4D3B1C" w:rsidR="0066027F" w:rsidRPr="00550BF7" w:rsidRDefault="0066027F" w:rsidP="0066027F">
      <w:pPr>
        <w:ind w:left="1440"/>
        <w:rPr>
          <w:rFonts w:ascii="Calibri Light" w:eastAsia="MS Mincho" w:hAnsi="Calibri Light"/>
          <w:noProof/>
          <w:sz w:val="20"/>
          <w:szCs w:val="24"/>
          <w:lang w:eastAsia="ja-JP"/>
        </w:rPr>
      </w:pPr>
      <w:bookmarkStart w:id="69" w:name="_Toc406588311"/>
      <w:bookmarkStart w:id="70" w:name="_Toc491613819"/>
      <w:r w:rsidRPr="00550BF7">
        <w:rPr>
          <w:rFonts w:ascii="Calibri Light" w:eastAsia="MS Mincho" w:hAnsi="Calibri Light"/>
          <w:noProof/>
          <w:sz w:val="20"/>
          <w:szCs w:val="24"/>
          <w:lang w:eastAsia="ja-JP"/>
        </w:rPr>
        <w:t>Work Orders will be viewable from C4C Front end system, Orders that are linked to a premise and/or customer are viewable with historical dates, status (open vs. completed, etc.).  New Work Order can be created, changed or cancelled via C4C system.</w:t>
      </w:r>
    </w:p>
    <w:p w14:paraId="1797B260" w14:textId="64BF9FCF" w:rsidR="00E0118B" w:rsidRPr="00550BF7" w:rsidRDefault="003E24F2" w:rsidP="0066027F">
      <w:pPr>
        <w:pStyle w:val="Heading3"/>
        <w:keepNext/>
        <w:numPr>
          <w:ilvl w:val="0"/>
          <w:numId w:val="0"/>
        </w:numPr>
        <w:tabs>
          <w:tab w:val="left" w:pos="1440"/>
        </w:tabs>
        <w:spacing w:before="120" w:after="120"/>
        <w:ind w:left="720"/>
        <w:rPr>
          <w:rFonts w:ascii="Calibri Light" w:hAnsi="Calibri Light"/>
          <w:sz w:val="32"/>
          <w:szCs w:val="32"/>
        </w:rPr>
      </w:pPr>
      <w:bookmarkStart w:id="71" w:name="_Toc511293184"/>
      <w:r w:rsidRPr="00550BF7">
        <w:rPr>
          <w:rFonts w:ascii="Calibri Light" w:hAnsi="Calibri Light"/>
          <w:sz w:val="32"/>
          <w:szCs w:val="32"/>
        </w:rPr>
        <w:lastRenderedPageBreak/>
        <w:t xml:space="preserve">2.9.2 </w:t>
      </w:r>
      <w:r w:rsidR="00337129" w:rsidRPr="00550BF7">
        <w:rPr>
          <w:rFonts w:ascii="Calibri Light" w:hAnsi="Calibri Light"/>
          <w:sz w:val="32"/>
          <w:szCs w:val="32"/>
        </w:rPr>
        <w:t xml:space="preserve">C4C </w:t>
      </w:r>
      <w:r w:rsidR="00E0118B" w:rsidRPr="00550BF7">
        <w:rPr>
          <w:rFonts w:ascii="Calibri Light" w:hAnsi="Calibri Light"/>
          <w:sz w:val="32"/>
          <w:szCs w:val="32"/>
        </w:rPr>
        <w:t>Views</w:t>
      </w:r>
      <w:bookmarkEnd w:id="69"/>
      <w:bookmarkEnd w:id="70"/>
      <w:bookmarkEnd w:id="71"/>
    </w:p>
    <w:p w14:paraId="66C881EF" w14:textId="77777777" w:rsidR="0066027F" w:rsidRPr="00550BF7" w:rsidRDefault="0066027F" w:rsidP="0066027F">
      <w:pPr>
        <w:ind w:left="1440"/>
        <w:rPr>
          <w:rFonts w:ascii="Calibri Light" w:eastAsia="MS Mincho" w:hAnsi="Calibri Light"/>
          <w:noProof/>
          <w:sz w:val="20"/>
          <w:szCs w:val="24"/>
          <w:lang w:eastAsia="ja-JP"/>
        </w:rPr>
      </w:pPr>
      <w:bookmarkStart w:id="72" w:name="_Toc406588312"/>
      <w:bookmarkStart w:id="73" w:name="_Toc491613820"/>
      <w:r w:rsidRPr="00550BF7">
        <w:rPr>
          <w:rFonts w:ascii="Calibri Light" w:eastAsia="MS Mincho" w:hAnsi="Calibri Light"/>
          <w:noProof/>
          <w:sz w:val="20"/>
          <w:szCs w:val="24"/>
          <w:lang w:eastAsia="ja-JP"/>
        </w:rPr>
        <w:t>Screen will be available in C4C system where agent can view Work orders. Also option will be available for front office agent to create, change and cancel work order.</w:t>
      </w:r>
    </w:p>
    <w:p w14:paraId="4F40A5C2" w14:textId="058C9AF1" w:rsidR="00E0118B" w:rsidRPr="00550BF7" w:rsidRDefault="005A7108" w:rsidP="0066027F">
      <w:pPr>
        <w:pStyle w:val="Heading3"/>
        <w:keepNext/>
        <w:numPr>
          <w:ilvl w:val="0"/>
          <w:numId w:val="0"/>
        </w:numPr>
        <w:tabs>
          <w:tab w:val="left" w:pos="1440"/>
        </w:tabs>
        <w:spacing w:before="120" w:after="120"/>
        <w:ind w:left="720"/>
        <w:rPr>
          <w:rFonts w:ascii="Calibri Light" w:hAnsi="Calibri Light"/>
          <w:sz w:val="32"/>
        </w:rPr>
      </w:pPr>
      <w:bookmarkStart w:id="74" w:name="_Toc511293185"/>
      <w:r w:rsidRPr="00550BF7">
        <w:rPr>
          <w:rFonts w:ascii="Calibri Light" w:hAnsi="Calibri Light"/>
          <w:sz w:val="32"/>
        </w:rPr>
        <w:t xml:space="preserve">2.9.3 </w:t>
      </w:r>
      <w:bookmarkEnd w:id="72"/>
      <w:bookmarkEnd w:id="73"/>
      <w:r w:rsidR="0066027F" w:rsidRPr="00550BF7">
        <w:rPr>
          <w:rFonts w:ascii="Calibri Light" w:hAnsi="Calibri Light"/>
          <w:sz w:val="32"/>
        </w:rPr>
        <w:t>Activity</w:t>
      </w:r>
      <w:bookmarkEnd w:id="74"/>
    </w:p>
    <w:p w14:paraId="7E23E734" w14:textId="22F02667" w:rsidR="00173B47" w:rsidRPr="00550BF7" w:rsidRDefault="0066027F" w:rsidP="00B155CF">
      <w:pPr>
        <w:pStyle w:val="Heading3TextBulleted"/>
        <w:numPr>
          <w:ilvl w:val="0"/>
          <w:numId w:val="0"/>
        </w:numPr>
        <w:ind w:left="1440"/>
        <w:rPr>
          <w:rFonts w:ascii="Calibri Light" w:hAnsi="Calibri Light"/>
        </w:rPr>
      </w:pPr>
      <w:r w:rsidRPr="00550BF7">
        <w:rPr>
          <w:rFonts w:ascii="Calibri Light" w:hAnsi="Calibri Light"/>
          <w:bCs/>
          <w:noProof/>
          <w:szCs w:val="24"/>
        </w:rPr>
        <w:t>A new activity can be created when a new work order created or changed in the system.</w:t>
      </w:r>
    </w:p>
    <w:p w14:paraId="4269AD07" w14:textId="175CE5AB" w:rsidR="00E0118B" w:rsidRPr="00550BF7" w:rsidRDefault="005A7108" w:rsidP="003C6C8A">
      <w:pPr>
        <w:pStyle w:val="Heading2"/>
      </w:pPr>
      <w:bookmarkStart w:id="75" w:name="_Toc406588313"/>
      <w:bookmarkStart w:id="76" w:name="_Toc491613821"/>
      <w:bookmarkStart w:id="77" w:name="_Toc511293186"/>
      <w:r w:rsidRPr="00550BF7">
        <w:t xml:space="preserve">2.10 </w:t>
      </w:r>
      <w:r w:rsidR="00E0118B" w:rsidRPr="00550BF7">
        <w:t>Exception Management Requirement</w:t>
      </w:r>
      <w:bookmarkEnd w:id="75"/>
      <w:bookmarkEnd w:id="76"/>
      <w:r w:rsidR="001D4212" w:rsidRPr="00550BF7">
        <w:t>s</w:t>
      </w:r>
      <w:bookmarkEnd w:id="77"/>
    </w:p>
    <w:p w14:paraId="15ADA9B0" w14:textId="77777777" w:rsidR="00FD04BB" w:rsidRPr="00550BF7" w:rsidRDefault="00FD04BB" w:rsidP="00FD04BB">
      <w:pPr>
        <w:pStyle w:val="Heading2TextBulleted"/>
        <w:numPr>
          <w:ilvl w:val="0"/>
          <w:numId w:val="0"/>
        </w:numPr>
        <w:ind w:left="720"/>
        <w:rPr>
          <w:rFonts w:ascii="Calibri Light" w:hAnsi="Calibri Light" w:cs="Arial"/>
          <w:sz w:val="18"/>
        </w:rPr>
      </w:pPr>
      <w:bookmarkStart w:id="78" w:name="_Toc406588314"/>
      <w:bookmarkStart w:id="79" w:name="_Toc491613822"/>
      <w:r w:rsidRPr="00550BF7">
        <w:rPr>
          <w:rFonts w:ascii="Calibri Light" w:hAnsi="Calibri Light" w:cs="Arial"/>
          <w:sz w:val="18"/>
        </w:rPr>
        <w:t xml:space="preserve">This section outlines a high level description of each BPEM Case or other user workflow items (such as “Tickets” used by Front Office) used to route work requests between business areas.   The companion document for this section which outlines the detail of each case is documented in APSE on the </w:t>
      </w:r>
      <w:hyperlink r:id="rId33" w:history="1">
        <w:r w:rsidRPr="00550BF7">
          <w:rPr>
            <w:rStyle w:val="Hyperlink"/>
            <w:rFonts w:ascii="Calibri Light" w:hAnsi="Calibri Light" w:cs="Arial"/>
            <w:sz w:val="18"/>
          </w:rPr>
          <w:t>Exception Case Template General Document #8</w:t>
        </w:r>
      </w:hyperlink>
      <w:r w:rsidRPr="00550BF7">
        <w:rPr>
          <w:rFonts w:ascii="Calibri Light" w:hAnsi="Calibri Light" w:cs="Arial"/>
          <w:sz w:val="18"/>
        </w:rPr>
        <w:t xml:space="preserve">.  </w:t>
      </w:r>
    </w:p>
    <w:tbl>
      <w:tblPr>
        <w:tblW w:w="969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477"/>
        <w:gridCol w:w="1530"/>
        <w:gridCol w:w="1620"/>
        <w:gridCol w:w="2070"/>
      </w:tblGrid>
      <w:tr w:rsidR="00FD04BB" w:rsidRPr="00550BF7" w14:paraId="3D73BDB3" w14:textId="77777777" w:rsidTr="000B71C5">
        <w:trPr>
          <w:cantSplit/>
          <w:trHeight w:val="432"/>
          <w:tblHeader/>
        </w:trPr>
        <w:tc>
          <w:tcPr>
            <w:tcW w:w="4477" w:type="dxa"/>
            <w:tcBorders>
              <w:top w:val="threeDEmboss" w:sz="6" w:space="0" w:color="auto"/>
              <w:bottom w:val="threeDEmboss" w:sz="6" w:space="0" w:color="auto"/>
            </w:tcBorders>
            <w:shd w:val="clear" w:color="auto" w:fill="F9FBAF"/>
            <w:vAlign w:val="center"/>
          </w:tcPr>
          <w:p w14:paraId="425381A1" w14:textId="77777777" w:rsidR="00FD04BB" w:rsidRPr="00550BF7" w:rsidRDefault="00FD04BB" w:rsidP="000B71C5">
            <w:pPr>
              <w:pStyle w:val="TableHeader-Left"/>
              <w:rPr>
                <w:rFonts w:ascii="Calibri Light" w:hAnsi="Calibri Light" w:cs="Arial"/>
                <w:sz w:val="18"/>
              </w:rPr>
            </w:pPr>
            <w:r w:rsidRPr="00550BF7">
              <w:rPr>
                <w:rFonts w:ascii="Calibri Light" w:hAnsi="Calibri Light" w:cs="Arial"/>
                <w:sz w:val="18"/>
              </w:rPr>
              <w:t>User Exception Scenario / Description</w:t>
            </w:r>
          </w:p>
        </w:tc>
        <w:tc>
          <w:tcPr>
            <w:tcW w:w="1530" w:type="dxa"/>
            <w:tcBorders>
              <w:top w:val="threeDEmboss" w:sz="6" w:space="0" w:color="auto"/>
              <w:bottom w:val="threeDEmboss" w:sz="6" w:space="0" w:color="auto"/>
            </w:tcBorders>
            <w:shd w:val="clear" w:color="auto" w:fill="F9FBAF"/>
            <w:vAlign w:val="center"/>
          </w:tcPr>
          <w:p w14:paraId="18A0DC46" w14:textId="77777777" w:rsidR="00FD04BB" w:rsidRPr="00550BF7" w:rsidRDefault="00FD04BB" w:rsidP="000B71C5">
            <w:pPr>
              <w:pStyle w:val="TableHeader-Left"/>
              <w:rPr>
                <w:rFonts w:ascii="Calibri Light" w:hAnsi="Calibri Light" w:cs="Arial"/>
                <w:sz w:val="18"/>
              </w:rPr>
            </w:pPr>
            <w:r w:rsidRPr="00550BF7">
              <w:rPr>
                <w:rFonts w:ascii="Calibri Light" w:hAnsi="Calibri Light" w:cs="Arial"/>
                <w:sz w:val="18"/>
              </w:rPr>
              <w:t>User Group</w:t>
            </w:r>
          </w:p>
        </w:tc>
        <w:tc>
          <w:tcPr>
            <w:tcW w:w="1620" w:type="dxa"/>
            <w:tcBorders>
              <w:top w:val="threeDEmboss" w:sz="6" w:space="0" w:color="auto"/>
              <w:bottom w:val="threeDEmboss" w:sz="6" w:space="0" w:color="auto"/>
            </w:tcBorders>
            <w:shd w:val="clear" w:color="auto" w:fill="F9FBAF"/>
            <w:vAlign w:val="center"/>
          </w:tcPr>
          <w:p w14:paraId="6E2F3AA6" w14:textId="77777777" w:rsidR="00FD04BB" w:rsidRPr="00550BF7" w:rsidRDefault="00FD04BB" w:rsidP="000B71C5">
            <w:pPr>
              <w:pStyle w:val="TableHeader-Left"/>
              <w:jc w:val="center"/>
              <w:rPr>
                <w:rFonts w:ascii="Calibri Light" w:hAnsi="Calibri Light" w:cs="Arial"/>
                <w:sz w:val="18"/>
              </w:rPr>
            </w:pPr>
            <w:r w:rsidRPr="00550BF7">
              <w:rPr>
                <w:rFonts w:ascii="Calibri Light" w:hAnsi="Calibri Light" w:cs="Arial"/>
                <w:sz w:val="18"/>
              </w:rPr>
              <w:t>Initiated by</w:t>
            </w:r>
          </w:p>
        </w:tc>
        <w:tc>
          <w:tcPr>
            <w:tcW w:w="2070" w:type="dxa"/>
            <w:tcBorders>
              <w:top w:val="threeDEmboss" w:sz="6" w:space="0" w:color="auto"/>
              <w:bottom w:val="threeDEmboss" w:sz="6" w:space="0" w:color="auto"/>
            </w:tcBorders>
            <w:shd w:val="clear" w:color="auto" w:fill="F9FBAF"/>
            <w:vAlign w:val="center"/>
          </w:tcPr>
          <w:p w14:paraId="24E9EE9D" w14:textId="77777777" w:rsidR="00FD04BB" w:rsidRPr="00550BF7" w:rsidRDefault="00FD04BB" w:rsidP="000B71C5">
            <w:pPr>
              <w:pStyle w:val="TableHeader-Left"/>
              <w:rPr>
                <w:rFonts w:ascii="Calibri Light" w:hAnsi="Calibri Light" w:cs="Arial"/>
                <w:sz w:val="18"/>
              </w:rPr>
            </w:pPr>
            <w:r w:rsidRPr="00550BF7">
              <w:rPr>
                <w:rFonts w:ascii="Calibri Light" w:hAnsi="Calibri Light" w:cs="Arial"/>
                <w:sz w:val="18"/>
              </w:rPr>
              <w:t>Work Distribution</w:t>
            </w:r>
          </w:p>
        </w:tc>
      </w:tr>
      <w:tr w:rsidR="00CE6F27" w:rsidRPr="00550BF7" w14:paraId="396E91D1" w14:textId="77777777" w:rsidTr="00CE6F27">
        <w:trPr>
          <w:cantSplit/>
          <w:trHeight w:val="432"/>
        </w:trPr>
        <w:tc>
          <w:tcPr>
            <w:tcW w:w="4477" w:type="dxa"/>
            <w:tcBorders>
              <w:top w:val="threeDEmboss" w:sz="6" w:space="0" w:color="auto"/>
              <w:bottom w:val="threeDEmboss" w:sz="6" w:space="0" w:color="auto"/>
            </w:tcBorders>
            <w:shd w:val="clear" w:color="auto" w:fill="auto"/>
            <w:vAlign w:val="center"/>
          </w:tcPr>
          <w:p w14:paraId="1C414C81" w14:textId="732A9B9B" w:rsidR="00CE6F27" w:rsidRPr="00550BF7" w:rsidRDefault="009B4231" w:rsidP="00CE6F27">
            <w:pPr>
              <w:pStyle w:val="TableField-Left"/>
              <w:rPr>
                <w:rFonts w:ascii="Calibri Light" w:hAnsi="Calibri Light" w:cs="Arial"/>
              </w:rPr>
            </w:pPr>
            <w:r>
              <w:rPr>
                <w:rFonts w:ascii="Calibri Light" w:hAnsi="Calibri Light" w:cs="Arial"/>
              </w:rPr>
              <w:t>N/A</w:t>
            </w:r>
          </w:p>
        </w:tc>
        <w:tc>
          <w:tcPr>
            <w:tcW w:w="1530" w:type="dxa"/>
            <w:tcBorders>
              <w:top w:val="threeDEmboss" w:sz="6" w:space="0" w:color="auto"/>
              <w:bottom w:val="threeDEmboss" w:sz="6" w:space="0" w:color="auto"/>
            </w:tcBorders>
            <w:shd w:val="clear" w:color="auto" w:fill="auto"/>
            <w:vAlign w:val="center"/>
          </w:tcPr>
          <w:p w14:paraId="1020A77D" w14:textId="447A0A0E" w:rsidR="00CE6F27" w:rsidRPr="00550BF7" w:rsidRDefault="00CE6F27" w:rsidP="00826B4B">
            <w:pPr>
              <w:pStyle w:val="TableField-Left"/>
              <w:rPr>
                <w:rFonts w:ascii="Calibri Light" w:hAnsi="Calibri Light" w:cs="Arial"/>
              </w:rPr>
            </w:pPr>
          </w:p>
        </w:tc>
        <w:tc>
          <w:tcPr>
            <w:tcW w:w="1620" w:type="dxa"/>
            <w:tcBorders>
              <w:top w:val="threeDEmboss" w:sz="6" w:space="0" w:color="auto"/>
              <w:bottom w:val="threeDEmboss" w:sz="6" w:space="0" w:color="auto"/>
            </w:tcBorders>
            <w:shd w:val="clear" w:color="auto" w:fill="auto"/>
            <w:vAlign w:val="center"/>
          </w:tcPr>
          <w:p w14:paraId="4FC629D8" w14:textId="18E089D7" w:rsidR="00CE6F27" w:rsidRPr="00550BF7" w:rsidRDefault="00CE6F27" w:rsidP="00CE6F27">
            <w:pPr>
              <w:pStyle w:val="TableField-Left"/>
              <w:rPr>
                <w:rFonts w:ascii="Calibri Light" w:hAnsi="Calibri Light" w:cs="Arial"/>
              </w:rPr>
            </w:pPr>
          </w:p>
        </w:tc>
        <w:tc>
          <w:tcPr>
            <w:tcW w:w="2070" w:type="dxa"/>
            <w:tcBorders>
              <w:top w:val="threeDEmboss" w:sz="6" w:space="0" w:color="auto"/>
              <w:bottom w:val="threeDEmboss" w:sz="6" w:space="0" w:color="auto"/>
            </w:tcBorders>
            <w:shd w:val="clear" w:color="auto" w:fill="auto"/>
            <w:vAlign w:val="center"/>
          </w:tcPr>
          <w:p w14:paraId="00402F98" w14:textId="7914ACE8" w:rsidR="00CE6F27" w:rsidRPr="00550BF7" w:rsidRDefault="00CE6F27" w:rsidP="00CE6F27">
            <w:pPr>
              <w:pStyle w:val="TableField-Left"/>
              <w:rPr>
                <w:rFonts w:ascii="Calibri Light" w:hAnsi="Calibri Light" w:cs="Arial"/>
              </w:rPr>
            </w:pPr>
          </w:p>
        </w:tc>
      </w:tr>
    </w:tbl>
    <w:p w14:paraId="1BAC0E9F" w14:textId="293A3C24" w:rsidR="00FD04BB" w:rsidRDefault="00FD04BB" w:rsidP="00FD04BB">
      <w:pPr>
        <w:rPr>
          <w:rFonts w:ascii="Calibri Light" w:hAnsi="Calibri Light" w:cs="Arial"/>
        </w:rPr>
      </w:pPr>
    </w:p>
    <w:p w14:paraId="667E7762" w14:textId="77777777" w:rsidR="00826B4B" w:rsidRPr="00550BF7" w:rsidRDefault="00826B4B" w:rsidP="00FD04BB">
      <w:pPr>
        <w:rPr>
          <w:rFonts w:ascii="Calibri Light" w:hAnsi="Calibri Light" w:cs="Arial"/>
        </w:rPr>
      </w:pPr>
    </w:p>
    <w:p w14:paraId="3AE9F0B0" w14:textId="61E3A09E" w:rsidR="00E0118B" w:rsidRPr="00550BF7" w:rsidRDefault="005A7108" w:rsidP="003C6C8A">
      <w:pPr>
        <w:pStyle w:val="Heading2"/>
      </w:pPr>
      <w:bookmarkStart w:id="80" w:name="_Toc511293187"/>
      <w:r w:rsidRPr="00550BF7">
        <w:t xml:space="preserve">2.11 </w:t>
      </w:r>
      <w:r w:rsidR="00E0118B" w:rsidRPr="00550BF7">
        <w:t>Process Risks and Mitigation</w:t>
      </w:r>
      <w:bookmarkEnd w:id="78"/>
      <w:bookmarkEnd w:id="79"/>
      <w:bookmarkEnd w:id="80"/>
    </w:p>
    <w:tbl>
      <w:tblPr>
        <w:tblW w:w="9566"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575"/>
        <w:gridCol w:w="4991"/>
      </w:tblGrid>
      <w:tr w:rsidR="006D123A" w:rsidRPr="00550BF7" w14:paraId="18E75FA3" w14:textId="77777777" w:rsidTr="004834BD">
        <w:trPr>
          <w:cantSplit/>
          <w:trHeight w:val="432"/>
          <w:tblHeader/>
          <w:jc w:val="center"/>
        </w:trPr>
        <w:tc>
          <w:tcPr>
            <w:tcW w:w="4575" w:type="dxa"/>
            <w:tcBorders>
              <w:top w:val="threeDEmboss" w:sz="6" w:space="0" w:color="auto"/>
              <w:bottom w:val="threeDEmboss" w:sz="6" w:space="0" w:color="auto"/>
            </w:tcBorders>
            <w:shd w:val="clear" w:color="auto" w:fill="F9FBAF"/>
            <w:vAlign w:val="center"/>
          </w:tcPr>
          <w:p w14:paraId="7CE3A865" w14:textId="77777777" w:rsidR="006D123A" w:rsidRPr="00550BF7" w:rsidRDefault="006D123A" w:rsidP="0076532F">
            <w:pPr>
              <w:pStyle w:val="TableHeader-Left"/>
              <w:rPr>
                <w:rFonts w:ascii="Calibri Light" w:hAnsi="Calibri Light" w:cs="Arial"/>
                <w:sz w:val="18"/>
              </w:rPr>
            </w:pPr>
            <w:bookmarkStart w:id="81" w:name="_Toc406588315"/>
            <w:bookmarkStart w:id="82" w:name="_Toc491613823"/>
            <w:r w:rsidRPr="00550BF7">
              <w:rPr>
                <w:rFonts w:ascii="Calibri Light" w:hAnsi="Calibri Light" w:cs="Arial"/>
                <w:sz w:val="18"/>
              </w:rPr>
              <w:t>Risk Statement</w:t>
            </w:r>
          </w:p>
        </w:tc>
        <w:tc>
          <w:tcPr>
            <w:tcW w:w="4991" w:type="dxa"/>
            <w:tcBorders>
              <w:top w:val="threeDEmboss" w:sz="6" w:space="0" w:color="auto"/>
              <w:bottom w:val="threeDEmboss" w:sz="6" w:space="0" w:color="auto"/>
            </w:tcBorders>
            <w:shd w:val="clear" w:color="auto" w:fill="F9FBAF"/>
          </w:tcPr>
          <w:p w14:paraId="44C01B62" w14:textId="77777777" w:rsidR="006D123A" w:rsidRPr="00550BF7" w:rsidRDefault="006D123A" w:rsidP="0076532F">
            <w:pPr>
              <w:pStyle w:val="TableHeader-Left"/>
              <w:rPr>
                <w:rFonts w:ascii="Calibri Light" w:hAnsi="Calibri Light" w:cs="Arial"/>
                <w:sz w:val="18"/>
              </w:rPr>
            </w:pPr>
            <w:r w:rsidRPr="00550BF7">
              <w:rPr>
                <w:rFonts w:ascii="Calibri Light" w:hAnsi="Calibri Light" w:cs="Arial"/>
                <w:sz w:val="18"/>
              </w:rPr>
              <w:t>Mitigation</w:t>
            </w:r>
          </w:p>
        </w:tc>
      </w:tr>
      <w:tr w:rsidR="00CE6368" w:rsidRPr="00550BF7" w14:paraId="23AE2AFE" w14:textId="77777777" w:rsidTr="004834BD">
        <w:trPr>
          <w:cantSplit/>
          <w:trHeight w:val="432"/>
          <w:jc w:val="center"/>
        </w:trPr>
        <w:tc>
          <w:tcPr>
            <w:tcW w:w="4575" w:type="dxa"/>
            <w:tcBorders>
              <w:top w:val="threeDEmboss" w:sz="6" w:space="0" w:color="auto"/>
            </w:tcBorders>
            <w:vAlign w:val="center"/>
          </w:tcPr>
          <w:p w14:paraId="64BC9D3E" w14:textId="478EBEDC" w:rsidR="006D123A" w:rsidRPr="00550BF7" w:rsidRDefault="005C2673" w:rsidP="004834BD">
            <w:pPr>
              <w:pStyle w:val="TableField-Left"/>
              <w:rPr>
                <w:rFonts w:ascii="Calibri Light" w:hAnsi="Calibri Light" w:cs="Arial"/>
                <w:sz w:val="18"/>
              </w:rPr>
            </w:pPr>
            <w:r>
              <w:rPr>
                <w:rFonts w:ascii="Calibri Light" w:hAnsi="Calibri Light" w:cs="Arial"/>
                <w:sz w:val="18"/>
              </w:rPr>
              <w:t>N/A</w:t>
            </w:r>
          </w:p>
        </w:tc>
        <w:tc>
          <w:tcPr>
            <w:tcW w:w="4991" w:type="dxa"/>
            <w:tcBorders>
              <w:top w:val="threeDEmboss" w:sz="6" w:space="0" w:color="auto"/>
            </w:tcBorders>
            <w:vAlign w:val="center"/>
          </w:tcPr>
          <w:p w14:paraId="4736FDAA" w14:textId="4A3CD91C" w:rsidR="006D123A" w:rsidRPr="00550BF7" w:rsidRDefault="005C2673" w:rsidP="004834BD">
            <w:pPr>
              <w:pStyle w:val="TableField-Left"/>
              <w:rPr>
                <w:rFonts w:ascii="Calibri Light" w:hAnsi="Calibri Light" w:cs="Arial"/>
                <w:sz w:val="18"/>
              </w:rPr>
            </w:pPr>
            <w:r>
              <w:rPr>
                <w:rFonts w:ascii="Calibri Light" w:hAnsi="Calibri Light" w:cs="Arial"/>
                <w:sz w:val="18"/>
              </w:rPr>
              <w:t>N/A</w:t>
            </w:r>
          </w:p>
        </w:tc>
      </w:tr>
    </w:tbl>
    <w:p w14:paraId="547E34CA" w14:textId="7495C2E2" w:rsidR="00E0118B" w:rsidRPr="00550BF7" w:rsidRDefault="005A7108" w:rsidP="003C6C8A">
      <w:pPr>
        <w:pStyle w:val="Heading2"/>
      </w:pPr>
      <w:bookmarkStart w:id="83" w:name="_Toc511293188"/>
      <w:r w:rsidRPr="00550BF7">
        <w:t xml:space="preserve">2.12 </w:t>
      </w:r>
      <w:r w:rsidR="00E0118B" w:rsidRPr="00550BF7">
        <w:t>Key Performance Indicators</w:t>
      </w:r>
      <w:bookmarkEnd w:id="81"/>
      <w:bookmarkEnd w:id="82"/>
      <w:bookmarkEnd w:id="83"/>
    </w:p>
    <w:p w14:paraId="08BC0C11" w14:textId="77777777" w:rsidR="00E0118B" w:rsidRPr="00550BF7" w:rsidRDefault="00E0118B" w:rsidP="00240520">
      <w:pPr>
        <w:pStyle w:val="Heading2Text"/>
        <w:rPr>
          <w:rFonts w:ascii="Calibri Light" w:hAnsi="Calibri Light" w:cs="Arial"/>
          <w:sz w:val="18"/>
        </w:rPr>
      </w:pPr>
      <w:r w:rsidRPr="00550BF7">
        <w:rPr>
          <w:rFonts w:ascii="Calibri Light" w:hAnsi="Calibri Light" w:cs="Arial"/>
          <w:sz w:val="18"/>
        </w:rPr>
        <w:t xml:space="preserve">The following have been identified as KPI’s at </w:t>
      </w:r>
      <w:r w:rsidR="004B7224" w:rsidRPr="00550BF7">
        <w:rPr>
          <w:rFonts w:ascii="Calibri Light" w:hAnsi="Calibri Light" w:cs="Arial"/>
          <w:sz w:val="18"/>
        </w:rPr>
        <w:t>Southern California Edison</w:t>
      </w:r>
      <w:r w:rsidRPr="00550BF7">
        <w:rPr>
          <w:rFonts w:ascii="Calibri Light" w:hAnsi="Calibri Light" w:cs="Arial"/>
          <w:sz w:val="18"/>
        </w:rPr>
        <w:t>, along with the means of measuring each KPI and the current measurement statistic for each KPI:</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094"/>
        <w:gridCol w:w="3126"/>
        <w:gridCol w:w="2456"/>
        <w:gridCol w:w="1900"/>
      </w:tblGrid>
      <w:tr w:rsidR="00D75481" w:rsidRPr="00550BF7" w14:paraId="0EA9A3BD" w14:textId="77777777" w:rsidTr="009D4AAB">
        <w:trPr>
          <w:cantSplit/>
          <w:trHeight w:val="432"/>
          <w:tblHeader/>
        </w:trPr>
        <w:tc>
          <w:tcPr>
            <w:tcW w:w="2094" w:type="dxa"/>
            <w:tcBorders>
              <w:top w:val="threeDEmboss" w:sz="6" w:space="0" w:color="auto"/>
              <w:bottom w:val="threeDEmboss" w:sz="6" w:space="0" w:color="auto"/>
            </w:tcBorders>
            <w:shd w:val="clear" w:color="auto" w:fill="F9FBAF"/>
            <w:vAlign w:val="center"/>
          </w:tcPr>
          <w:p w14:paraId="3127A41F" w14:textId="77777777" w:rsidR="00D75481" w:rsidRPr="00550BF7" w:rsidRDefault="00D75481" w:rsidP="0035091A">
            <w:pPr>
              <w:pStyle w:val="TableHeader-Left"/>
              <w:rPr>
                <w:rFonts w:ascii="Calibri Light" w:hAnsi="Calibri Light" w:cs="Arial"/>
                <w:sz w:val="18"/>
              </w:rPr>
            </w:pPr>
            <w:r w:rsidRPr="00550BF7">
              <w:rPr>
                <w:rFonts w:ascii="Calibri Light" w:hAnsi="Calibri Light" w:cs="Arial"/>
                <w:sz w:val="18"/>
              </w:rPr>
              <w:t>Measured KPI</w:t>
            </w:r>
          </w:p>
        </w:tc>
        <w:tc>
          <w:tcPr>
            <w:tcW w:w="3126" w:type="dxa"/>
            <w:tcBorders>
              <w:top w:val="threeDEmboss" w:sz="6" w:space="0" w:color="auto"/>
              <w:bottom w:val="threeDEmboss" w:sz="6" w:space="0" w:color="auto"/>
            </w:tcBorders>
            <w:shd w:val="clear" w:color="auto" w:fill="F9FBAF"/>
            <w:vAlign w:val="center"/>
          </w:tcPr>
          <w:p w14:paraId="58CFF8BA" w14:textId="77777777" w:rsidR="00D75481" w:rsidRPr="00550BF7" w:rsidRDefault="00D75481" w:rsidP="0035091A">
            <w:pPr>
              <w:pStyle w:val="TableHeader-Left"/>
              <w:rPr>
                <w:rFonts w:ascii="Calibri Light" w:hAnsi="Calibri Light" w:cs="Arial"/>
                <w:sz w:val="18"/>
              </w:rPr>
            </w:pPr>
            <w:r w:rsidRPr="00550BF7">
              <w:rPr>
                <w:rFonts w:ascii="Calibri Light" w:hAnsi="Calibri Light" w:cs="Arial"/>
                <w:sz w:val="18"/>
              </w:rPr>
              <w:t>Description</w:t>
            </w:r>
          </w:p>
        </w:tc>
        <w:tc>
          <w:tcPr>
            <w:tcW w:w="2456" w:type="dxa"/>
            <w:tcBorders>
              <w:top w:val="threeDEmboss" w:sz="6" w:space="0" w:color="auto"/>
              <w:bottom w:val="threeDEmboss" w:sz="6" w:space="0" w:color="auto"/>
            </w:tcBorders>
            <w:shd w:val="clear" w:color="auto" w:fill="F9FBAF"/>
            <w:vAlign w:val="center"/>
          </w:tcPr>
          <w:p w14:paraId="3D85CBA4" w14:textId="77777777" w:rsidR="00D75481" w:rsidRPr="00550BF7" w:rsidRDefault="00D75481" w:rsidP="0035091A">
            <w:pPr>
              <w:pStyle w:val="TableHeader-Left"/>
              <w:rPr>
                <w:rFonts w:ascii="Calibri Light" w:hAnsi="Calibri Light" w:cs="Arial"/>
                <w:sz w:val="18"/>
              </w:rPr>
            </w:pPr>
            <w:r w:rsidRPr="00550BF7">
              <w:rPr>
                <w:rFonts w:ascii="Calibri Light" w:hAnsi="Calibri Light" w:cs="Arial"/>
                <w:sz w:val="18"/>
              </w:rPr>
              <w:t>Measurement Method</w:t>
            </w:r>
          </w:p>
        </w:tc>
        <w:tc>
          <w:tcPr>
            <w:tcW w:w="1900" w:type="dxa"/>
            <w:tcBorders>
              <w:top w:val="threeDEmboss" w:sz="6" w:space="0" w:color="auto"/>
              <w:bottom w:val="threeDEmboss" w:sz="6" w:space="0" w:color="auto"/>
            </w:tcBorders>
            <w:shd w:val="clear" w:color="auto" w:fill="F9FBAF"/>
            <w:vAlign w:val="center"/>
          </w:tcPr>
          <w:p w14:paraId="50E224C6" w14:textId="77777777" w:rsidR="00D75481" w:rsidRPr="00550BF7" w:rsidRDefault="00D75481" w:rsidP="0035091A">
            <w:pPr>
              <w:pStyle w:val="TableHeader-Left"/>
              <w:rPr>
                <w:rFonts w:ascii="Calibri Light" w:hAnsi="Calibri Light" w:cs="Arial"/>
                <w:sz w:val="18"/>
              </w:rPr>
            </w:pPr>
            <w:r w:rsidRPr="00550BF7">
              <w:rPr>
                <w:rFonts w:ascii="Calibri Light" w:hAnsi="Calibri Light" w:cs="Arial"/>
                <w:sz w:val="18"/>
              </w:rPr>
              <w:t>Current Statistic</w:t>
            </w:r>
          </w:p>
        </w:tc>
      </w:tr>
      <w:tr w:rsidR="009D4AAB" w:rsidRPr="00550BF7" w14:paraId="23559ED0" w14:textId="77777777" w:rsidTr="009D4AAB">
        <w:trPr>
          <w:cantSplit/>
          <w:trHeight w:val="432"/>
        </w:trPr>
        <w:tc>
          <w:tcPr>
            <w:tcW w:w="2094" w:type="dxa"/>
            <w:tcBorders>
              <w:top w:val="threeDEmboss" w:sz="6" w:space="0" w:color="auto"/>
            </w:tcBorders>
            <w:vAlign w:val="center"/>
          </w:tcPr>
          <w:p w14:paraId="1CFB3B0A" w14:textId="15555E04" w:rsidR="009D4AAB" w:rsidRPr="00550BF7" w:rsidRDefault="00D24EBC" w:rsidP="009D4AAB">
            <w:pPr>
              <w:pStyle w:val="TableField-Left"/>
              <w:rPr>
                <w:rFonts w:ascii="Calibri Light" w:hAnsi="Calibri Light" w:cs="Arial"/>
                <w:sz w:val="18"/>
              </w:rPr>
            </w:pPr>
            <w:r>
              <w:rPr>
                <w:rFonts w:ascii="Calibri Light" w:hAnsi="Calibri Light"/>
                <w:szCs w:val="24"/>
              </w:rPr>
              <w:t>N/A</w:t>
            </w:r>
          </w:p>
        </w:tc>
        <w:tc>
          <w:tcPr>
            <w:tcW w:w="3126" w:type="dxa"/>
            <w:tcBorders>
              <w:top w:val="threeDEmboss" w:sz="6" w:space="0" w:color="auto"/>
            </w:tcBorders>
            <w:vAlign w:val="center"/>
          </w:tcPr>
          <w:p w14:paraId="6D14BD01" w14:textId="49411096" w:rsidR="009D4AAB" w:rsidRPr="00550BF7" w:rsidRDefault="009D4AAB" w:rsidP="009D4AAB">
            <w:pPr>
              <w:pStyle w:val="TableField-Left"/>
              <w:rPr>
                <w:rFonts w:ascii="Calibri Light" w:hAnsi="Calibri Light" w:cs="Arial"/>
                <w:sz w:val="18"/>
              </w:rPr>
            </w:pPr>
          </w:p>
        </w:tc>
        <w:tc>
          <w:tcPr>
            <w:tcW w:w="2456" w:type="dxa"/>
            <w:tcBorders>
              <w:top w:val="threeDEmboss" w:sz="6" w:space="0" w:color="auto"/>
            </w:tcBorders>
            <w:vAlign w:val="center"/>
          </w:tcPr>
          <w:p w14:paraId="4FA3CF6A" w14:textId="6CB3D00A" w:rsidR="009D4AAB" w:rsidRPr="00550BF7" w:rsidRDefault="009D4AAB" w:rsidP="009D4AAB">
            <w:pPr>
              <w:pStyle w:val="TableField-Left"/>
              <w:rPr>
                <w:rFonts w:ascii="Calibri Light" w:hAnsi="Calibri Light" w:cs="Arial"/>
                <w:sz w:val="18"/>
              </w:rPr>
            </w:pPr>
          </w:p>
        </w:tc>
        <w:tc>
          <w:tcPr>
            <w:tcW w:w="1900" w:type="dxa"/>
            <w:tcBorders>
              <w:top w:val="threeDEmboss" w:sz="6" w:space="0" w:color="auto"/>
            </w:tcBorders>
            <w:vAlign w:val="center"/>
          </w:tcPr>
          <w:p w14:paraId="5A58FFAE" w14:textId="5F8782DA" w:rsidR="009D4AAB" w:rsidRPr="00550BF7" w:rsidRDefault="009D4AAB" w:rsidP="009D4AAB">
            <w:pPr>
              <w:pStyle w:val="TableField-Left"/>
              <w:rPr>
                <w:rFonts w:ascii="Calibri Light" w:hAnsi="Calibri Light" w:cs="Arial"/>
                <w:sz w:val="18"/>
              </w:rPr>
            </w:pPr>
          </w:p>
        </w:tc>
      </w:tr>
    </w:tbl>
    <w:p w14:paraId="69139FE1" w14:textId="77777777" w:rsidR="00E0118B" w:rsidRDefault="00E0118B" w:rsidP="00E0118B">
      <w:pPr>
        <w:rPr>
          <w:rFonts w:ascii="Calibri Light" w:hAnsi="Calibri Light" w:cs="Arial"/>
        </w:rPr>
      </w:pPr>
    </w:p>
    <w:p w14:paraId="24415A6C" w14:textId="78088F66" w:rsidR="004834BD" w:rsidRPr="00550BF7" w:rsidRDefault="004834BD" w:rsidP="00E0118B">
      <w:pPr>
        <w:rPr>
          <w:rFonts w:ascii="Calibri Light" w:hAnsi="Calibri Light" w:cs="Arial"/>
        </w:rPr>
      </w:pPr>
    </w:p>
    <w:p w14:paraId="30E96C2E" w14:textId="7C0AA27B" w:rsidR="00D75481" w:rsidRPr="00550BF7" w:rsidRDefault="005A7108" w:rsidP="005A7108">
      <w:pPr>
        <w:pStyle w:val="Heading3"/>
        <w:keepNext/>
        <w:numPr>
          <w:ilvl w:val="0"/>
          <w:numId w:val="0"/>
        </w:numPr>
        <w:tabs>
          <w:tab w:val="left" w:pos="1440"/>
        </w:tabs>
        <w:spacing w:before="120" w:after="120"/>
        <w:rPr>
          <w:rFonts w:ascii="Calibri Light" w:hAnsi="Calibri Light"/>
          <w:sz w:val="32"/>
        </w:rPr>
      </w:pPr>
      <w:bookmarkStart w:id="84" w:name="_Toc491613824"/>
      <w:bookmarkStart w:id="85" w:name="_Toc511293189"/>
      <w:r w:rsidRPr="00550BF7">
        <w:rPr>
          <w:rFonts w:ascii="Calibri Light" w:hAnsi="Calibri Light"/>
          <w:sz w:val="32"/>
        </w:rPr>
        <w:t xml:space="preserve">2.12.1 </w:t>
      </w:r>
      <w:r w:rsidR="00CA70BF" w:rsidRPr="00550BF7">
        <w:rPr>
          <w:rFonts w:ascii="Calibri Light" w:hAnsi="Calibri Light"/>
          <w:sz w:val="32"/>
        </w:rPr>
        <w:t>Key Metric Definition</w:t>
      </w:r>
      <w:bookmarkEnd w:id="84"/>
      <w:bookmarkEnd w:id="85"/>
    </w:p>
    <w:p w14:paraId="05E7FAB4" w14:textId="77777777" w:rsidR="00D75481" w:rsidRPr="00550BF7" w:rsidRDefault="00D75481" w:rsidP="00D75481">
      <w:pPr>
        <w:pStyle w:val="Heading2Text"/>
        <w:rPr>
          <w:rFonts w:ascii="Calibri Light" w:hAnsi="Calibri Light" w:cs="Arial"/>
          <w:sz w:val="18"/>
        </w:rPr>
      </w:pPr>
      <w:r w:rsidRPr="00550BF7">
        <w:rPr>
          <w:rFonts w:ascii="Calibri Light" w:hAnsi="Calibri Light" w:cs="Arial"/>
          <w:sz w:val="18"/>
        </w:rPr>
        <w:t>The following have been identified as key metrics at Southern California Edison that require business rule for calculation:</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18"/>
        <w:gridCol w:w="3211"/>
        <w:gridCol w:w="2556"/>
        <w:gridCol w:w="1991"/>
      </w:tblGrid>
      <w:tr w:rsidR="00D75481" w:rsidRPr="00550BF7" w14:paraId="5AC0FB5A" w14:textId="77777777" w:rsidTr="00613D1D">
        <w:trPr>
          <w:cantSplit/>
          <w:trHeight w:val="432"/>
          <w:tblHeader/>
        </w:trPr>
        <w:tc>
          <w:tcPr>
            <w:tcW w:w="1818" w:type="dxa"/>
            <w:tcBorders>
              <w:top w:val="threeDEmboss" w:sz="6" w:space="0" w:color="auto"/>
              <w:bottom w:val="threeDEmboss" w:sz="6" w:space="0" w:color="auto"/>
            </w:tcBorders>
            <w:shd w:val="clear" w:color="auto" w:fill="F9FBAF"/>
            <w:vAlign w:val="center"/>
          </w:tcPr>
          <w:p w14:paraId="2F8984A3" w14:textId="77777777" w:rsidR="00D75481" w:rsidRPr="00550BF7" w:rsidRDefault="00D75481" w:rsidP="00613D1D">
            <w:pPr>
              <w:pStyle w:val="TableHeader-Left"/>
              <w:rPr>
                <w:rFonts w:ascii="Calibri Light" w:hAnsi="Calibri Light" w:cs="Arial"/>
                <w:sz w:val="18"/>
              </w:rPr>
            </w:pPr>
            <w:r w:rsidRPr="00550BF7">
              <w:rPr>
                <w:rFonts w:ascii="Calibri Light" w:hAnsi="Calibri Light" w:cs="Arial"/>
                <w:sz w:val="18"/>
              </w:rPr>
              <w:t>Key Metric</w:t>
            </w:r>
          </w:p>
        </w:tc>
        <w:tc>
          <w:tcPr>
            <w:tcW w:w="3211" w:type="dxa"/>
            <w:tcBorders>
              <w:top w:val="threeDEmboss" w:sz="6" w:space="0" w:color="auto"/>
              <w:bottom w:val="threeDEmboss" w:sz="6" w:space="0" w:color="auto"/>
            </w:tcBorders>
            <w:shd w:val="clear" w:color="auto" w:fill="F9FBAF"/>
            <w:vAlign w:val="center"/>
          </w:tcPr>
          <w:p w14:paraId="49B2325D" w14:textId="77777777" w:rsidR="00D75481" w:rsidRPr="00550BF7" w:rsidRDefault="00D75481" w:rsidP="00613D1D">
            <w:pPr>
              <w:pStyle w:val="TableHeader-Left"/>
              <w:rPr>
                <w:rFonts w:ascii="Calibri Light" w:hAnsi="Calibri Light" w:cs="Arial"/>
                <w:sz w:val="18"/>
              </w:rPr>
            </w:pPr>
            <w:r w:rsidRPr="00550BF7">
              <w:rPr>
                <w:rFonts w:ascii="Calibri Light" w:hAnsi="Calibri Light" w:cs="Arial"/>
                <w:sz w:val="18"/>
              </w:rPr>
              <w:t>Description</w:t>
            </w:r>
          </w:p>
        </w:tc>
        <w:tc>
          <w:tcPr>
            <w:tcW w:w="2556" w:type="dxa"/>
            <w:tcBorders>
              <w:top w:val="threeDEmboss" w:sz="6" w:space="0" w:color="auto"/>
              <w:bottom w:val="threeDEmboss" w:sz="6" w:space="0" w:color="auto"/>
            </w:tcBorders>
            <w:shd w:val="clear" w:color="auto" w:fill="F9FBAF"/>
            <w:vAlign w:val="center"/>
          </w:tcPr>
          <w:p w14:paraId="5442E8C2" w14:textId="77777777" w:rsidR="00D75481" w:rsidRPr="00550BF7" w:rsidRDefault="00D75481" w:rsidP="00613D1D">
            <w:pPr>
              <w:pStyle w:val="TableHeader-Left"/>
              <w:rPr>
                <w:rFonts w:ascii="Calibri Light" w:hAnsi="Calibri Light" w:cs="Arial"/>
                <w:sz w:val="18"/>
              </w:rPr>
            </w:pPr>
            <w:r w:rsidRPr="00550BF7">
              <w:rPr>
                <w:rFonts w:ascii="Calibri Light" w:hAnsi="Calibri Light" w:cs="Arial"/>
                <w:sz w:val="18"/>
              </w:rPr>
              <w:t>Business Rule</w:t>
            </w:r>
          </w:p>
        </w:tc>
        <w:tc>
          <w:tcPr>
            <w:tcW w:w="1991" w:type="dxa"/>
            <w:tcBorders>
              <w:top w:val="threeDEmboss" w:sz="6" w:space="0" w:color="auto"/>
              <w:bottom w:val="threeDEmboss" w:sz="6" w:space="0" w:color="auto"/>
            </w:tcBorders>
            <w:shd w:val="clear" w:color="auto" w:fill="F9FBAF"/>
            <w:vAlign w:val="center"/>
          </w:tcPr>
          <w:p w14:paraId="25E8458D" w14:textId="77777777" w:rsidR="00D75481" w:rsidRPr="00550BF7" w:rsidRDefault="00D75481" w:rsidP="00613D1D">
            <w:pPr>
              <w:pStyle w:val="TableHeader-Left"/>
              <w:rPr>
                <w:rFonts w:ascii="Calibri Light" w:hAnsi="Calibri Light" w:cs="Arial"/>
                <w:sz w:val="18"/>
              </w:rPr>
            </w:pPr>
            <w:r w:rsidRPr="00550BF7">
              <w:rPr>
                <w:rFonts w:ascii="Calibri Light" w:hAnsi="Calibri Light" w:cs="Arial"/>
                <w:sz w:val="18"/>
              </w:rPr>
              <w:t>Reference</w:t>
            </w:r>
          </w:p>
        </w:tc>
      </w:tr>
      <w:tr w:rsidR="00D75481" w:rsidRPr="00550BF7" w14:paraId="4809E507" w14:textId="77777777" w:rsidTr="00494519">
        <w:trPr>
          <w:cantSplit/>
          <w:trHeight w:val="432"/>
        </w:trPr>
        <w:tc>
          <w:tcPr>
            <w:tcW w:w="1818" w:type="dxa"/>
            <w:vAlign w:val="center"/>
          </w:tcPr>
          <w:p w14:paraId="2FB6D35E" w14:textId="1A91AE1D" w:rsidR="00D75481" w:rsidRPr="00550BF7" w:rsidRDefault="00494519" w:rsidP="00613D1D">
            <w:pPr>
              <w:pStyle w:val="TableField-Left"/>
              <w:rPr>
                <w:rFonts w:ascii="Calibri Light" w:hAnsi="Calibri Light" w:cs="Arial"/>
                <w:sz w:val="18"/>
              </w:rPr>
            </w:pPr>
            <w:r w:rsidRPr="00550BF7">
              <w:rPr>
                <w:rFonts w:ascii="Calibri Light" w:hAnsi="Calibri Light" w:cs="Arial"/>
                <w:sz w:val="18"/>
              </w:rPr>
              <w:t>N/A</w:t>
            </w:r>
          </w:p>
        </w:tc>
        <w:tc>
          <w:tcPr>
            <w:tcW w:w="3211" w:type="dxa"/>
            <w:vAlign w:val="center"/>
          </w:tcPr>
          <w:p w14:paraId="13D778DF" w14:textId="61D14D8C" w:rsidR="00D75481" w:rsidRPr="00550BF7" w:rsidRDefault="00494519" w:rsidP="00613D1D">
            <w:pPr>
              <w:pStyle w:val="TableField-Left"/>
              <w:rPr>
                <w:rFonts w:ascii="Calibri Light" w:hAnsi="Calibri Light" w:cs="Arial"/>
                <w:sz w:val="18"/>
              </w:rPr>
            </w:pPr>
            <w:r w:rsidRPr="00550BF7">
              <w:rPr>
                <w:rFonts w:ascii="Calibri Light" w:hAnsi="Calibri Light" w:cs="Arial"/>
                <w:sz w:val="18"/>
              </w:rPr>
              <w:t>N/A</w:t>
            </w:r>
          </w:p>
        </w:tc>
        <w:tc>
          <w:tcPr>
            <w:tcW w:w="2556" w:type="dxa"/>
            <w:vAlign w:val="center"/>
          </w:tcPr>
          <w:p w14:paraId="4C44AD92" w14:textId="3598EAD9" w:rsidR="00D75481" w:rsidRPr="00550BF7" w:rsidRDefault="00494519" w:rsidP="00613D1D">
            <w:pPr>
              <w:pStyle w:val="TableField-Left"/>
              <w:rPr>
                <w:rFonts w:ascii="Calibri Light" w:hAnsi="Calibri Light" w:cs="Arial"/>
                <w:sz w:val="18"/>
              </w:rPr>
            </w:pPr>
            <w:r w:rsidRPr="00550BF7">
              <w:rPr>
                <w:rFonts w:ascii="Calibri Light" w:hAnsi="Calibri Light" w:cs="Arial"/>
                <w:sz w:val="18"/>
              </w:rPr>
              <w:t>N/A</w:t>
            </w:r>
          </w:p>
        </w:tc>
        <w:tc>
          <w:tcPr>
            <w:tcW w:w="1991" w:type="dxa"/>
            <w:vAlign w:val="center"/>
          </w:tcPr>
          <w:p w14:paraId="01C39A7A" w14:textId="46764B64" w:rsidR="00D75481" w:rsidRPr="00550BF7" w:rsidRDefault="00494519" w:rsidP="00613D1D">
            <w:pPr>
              <w:pStyle w:val="TableField-Left"/>
              <w:rPr>
                <w:rFonts w:ascii="Calibri Light" w:hAnsi="Calibri Light" w:cs="Arial"/>
                <w:sz w:val="18"/>
              </w:rPr>
            </w:pPr>
            <w:r w:rsidRPr="00550BF7">
              <w:rPr>
                <w:rFonts w:ascii="Calibri Light" w:hAnsi="Calibri Light" w:cs="Arial"/>
                <w:sz w:val="18"/>
              </w:rPr>
              <w:t>N/A</w:t>
            </w:r>
          </w:p>
        </w:tc>
      </w:tr>
    </w:tbl>
    <w:p w14:paraId="1CA39192" w14:textId="42F51300" w:rsidR="000C1703" w:rsidRPr="00550BF7" w:rsidRDefault="000C1703" w:rsidP="000C1703">
      <w:pPr>
        <w:pStyle w:val="Heading1"/>
        <w:numPr>
          <w:ilvl w:val="0"/>
          <w:numId w:val="0"/>
        </w:numPr>
        <w:rPr>
          <w:rFonts w:ascii="Calibri Light" w:hAnsi="Calibri Light"/>
        </w:rPr>
      </w:pPr>
      <w:bookmarkStart w:id="86" w:name="_Toc511293190"/>
      <w:bookmarkStart w:id="87" w:name="_Toc491613825"/>
      <w:r w:rsidRPr="00550BF7">
        <w:rPr>
          <w:rFonts w:ascii="Calibri Light" w:hAnsi="Calibri Light"/>
        </w:rPr>
        <w:lastRenderedPageBreak/>
        <w:t>3 Controls, Regulatory Rules, and Security</w:t>
      </w:r>
      <w:bookmarkEnd w:id="86"/>
    </w:p>
    <w:bookmarkEnd w:id="87"/>
    <w:p w14:paraId="60EE0ADD" w14:textId="1A50BF65" w:rsidR="005A7108" w:rsidRPr="00550BF7" w:rsidRDefault="005A7108" w:rsidP="005A7108">
      <w:pPr>
        <w:rPr>
          <w:rFonts w:ascii="Calibri Light" w:hAnsi="Calibri Light" w:cs="Arial"/>
          <w:i/>
          <w:sz w:val="18"/>
          <w:szCs w:val="18"/>
        </w:rPr>
      </w:pPr>
    </w:p>
    <w:tbl>
      <w:tblPr>
        <w:tblStyle w:val="TableGrid"/>
        <w:tblW w:w="10080" w:type="dxa"/>
        <w:tblInd w:w="-23" w:type="dxa"/>
        <w:tblBorders>
          <w:top w:val="threeDEmboss" w:sz="6" w:space="0" w:color="auto"/>
          <w:left w:val="threeDEmboss" w:sz="6" w:space="0" w:color="auto"/>
          <w:bottom w:val="threeDEmboss" w:sz="6" w:space="0" w:color="auto"/>
          <w:right w:val="threeDEmboss" w:sz="6" w:space="0" w:color="auto"/>
          <w:insideH w:val="none" w:sz="0" w:space="0" w:color="auto"/>
          <w:insideV w:val="none" w:sz="0" w:space="0" w:color="auto"/>
        </w:tblBorders>
        <w:tblLayout w:type="fixed"/>
        <w:tblLook w:val="04A0" w:firstRow="1" w:lastRow="0" w:firstColumn="1" w:lastColumn="0" w:noHBand="0" w:noVBand="1"/>
      </w:tblPr>
      <w:tblGrid>
        <w:gridCol w:w="1374"/>
        <w:gridCol w:w="1557"/>
        <w:gridCol w:w="1100"/>
        <w:gridCol w:w="1833"/>
        <w:gridCol w:w="1833"/>
        <w:gridCol w:w="2383"/>
      </w:tblGrid>
      <w:tr w:rsidR="005A7108" w:rsidRPr="00550BF7" w14:paraId="1F9825C6" w14:textId="77777777" w:rsidTr="00DF002A">
        <w:trPr>
          <w:tblHeader/>
        </w:trPr>
        <w:tc>
          <w:tcPr>
            <w:tcW w:w="1374" w:type="dxa"/>
            <w:tcBorders>
              <w:top w:val="threeDEmboss" w:sz="6" w:space="0" w:color="auto"/>
              <w:bottom w:val="threeDEmboss" w:sz="6" w:space="0" w:color="auto"/>
              <w:right w:val="single" w:sz="4" w:space="0" w:color="auto"/>
            </w:tcBorders>
            <w:shd w:val="clear" w:color="auto" w:fill="FFFF99"/>
          </w:tcPr>
          <w:p w14:paraId="2723A01F" w14:textId="77777777" w:rsidR="005A7108" w:rsidRPr="00550BF7" w:rsidRDefault="005A7108" w:rsidP="0076532F">
            <w:pPr>
              <w:rPr>
                <w:rFonts w:ascii="Calibri Light" w:hAnsi="Calibri Light" w:cs="Arial"/>
                <w:b/>
                <w:sz w:val="18"/>
                <w:szCs w:val="20"/>
              </w:rPr>
            </w:pPr>
            <w:r w:rsidRPr="00550BF7">
              <w:rPr>
                <w:rFonts w:ascii="Calibri Light" w:hAnsi="Calibri Light" w:cs="Arial"/>
                <w:b/>
                <w:sz w:val="18"/>
                <w:szCs w:val="20"/>
              </w:rPr>
              <w:t xml:space="preserve">Requirement </w:t>
            </w:r>
          </w:p>
          <w:p w14:paraId="1CC284F4" w14:textId="77777777" w:rsidR="005A7108" w:rsidRPr="00550BF7" w:rsidRDefault="005A7108" w:rsidP="0076532F">
            <w:pPr>
              <w:rPr>
                <w:rFonts w:ascii="Calibri Light" w:hAnsi="Calibri Light" w:cs="Arial"/>
                <w:i/>
                <w:sz w:val="18"/>
                <w:szCs w:val="20"/>
              </w:rPr>
            </w:pPr>
            <w:r w:rsidRPr="00550BF7">
              <w:rPr>
                <w:rFonts w:ascii="Calibri Light" w:hAnsi="Calibri Light" w:cs="Arial"/>
                <w:b/>
                <w:sz w:val="18"/>
                <w:szCs w:val="20"/>
              </w:rPr>
              <w:t>ID (from RTM)</w:t>
            </w:r>
          </w:p>
        </w:tc>
        <w:tc>
          <w:tcPr>
            <w:tcW w:w="1557" w:type="dxa"/>
            <w:tcBorders>
              <w:top w:val="threeDEmboss" w:sz="6" w:space="0" w:color="auto"/>
              <w:bottom w:val="threeDEmboss" w:sz="6" w:space="0" w:color="auto"/>
              <w:right w:val="single" w:sz="4" w:space="0" w:color="auto"/>
            </w:tcBorders>
            <w:shd w:val="clear" w:color="auto" w:fill="FFFF99"/>
          </w:tcPr>
          <w:p w14:paraId="6D734740" w14:textId="77777777" w:rsidR="005A7108" w:rsidRPr="00550BF7" w:rsidRDefault="005A7108" w:rsidP="0076532F">
            <w:pPr>
              <w:rPr>
                <w:rFonts w:ascii="Calibri Light" w:hAnsi="Calibri Light" w:cs="Arial"/>
                <w:b/>
                <w:sz w:val="18"/>
                <w:szCs w:val="20"/>
              </w:rPr>
            </w:pPr>
            <w:r w:rsidRPr="00550BF7">
              <w:rPr>
                <w:rFonts w:ascii="Calibri Light" w:hAnsi="Calibri Light" w:cs="Arial"/>
                <w:b/>
                <w:sz w:val="18"/>
                <w:szCs w:val="20"/>
              </w:rPr>
              <w:t>“As-Is” Control Requirement</w:t>
            </w:r>
          </w:p>
        </w:tc>
        <w:tc>
          <w:tcPr>
            <w:tcW w:w="1100" w:type="dxa"/>
            <w:tcBorders>
              <w:top w:val="threeDEmboss" w:sz="6" w:space="0" w:color="auto"/>
              <w:left w:val="single" w:sz="4" w:space="0" w:color="auto"/>
              <w:bottom w:val="threeDEmboss" w:sz="6" w:space="0" w:color="auto"/>
              <w:right w:val="single" w:sz="4" w:space="0" w:color="auto"/>
            </w:tcBorders>
            <w:shd w:val="clear" w:color="auto" w:fill="FFFF99"/>
          </w:tcPr>
          <w:p w14:paraId="7A814E71" w14:textId="77777777" w:rsidR="005A7108" w:rsidRPr="00550BF7" w:rsidRDefault="005A7108" w:rsidP="0076532F">
            <w:pPr>
              <w:rPr>
                <w:rFonts w:ascii="Calibri Light" w:hAnsi="Calibri Light" w:cs="Arial"/>
                <w:b/>
                <w:sz w:val="18"/>
                <w:szCs w:val="20"/>
              </w:rPr>
            </w:pPr>
            <w:r w:rsidRPr="00550BF7">
              <w:rPr>
                <w:rFonts w:ascii="Calibri Light" w:hAnsi="Calibri Light" w:cs="Arial"/>
                <w:b/>
                <w:sz w:val="18"/>
                <w:szCs w:val="20"/>
              </w:rPr>
              <w:t>“To Be” Risk Statement</w:t>
            </w:r>
          </w:p>
        </w:tc>
        <w:tc>
          <w:tcPr>
            <w:tcW w:w="1833" w:type="dxa"/>
            <w:tcBorders>
              <w:top w:val="threeDEmboss" w:sz="6" w:space="0" w:color="auto"/>
              <w:left w:val="single" w:sz="4" w:space="0" w:color="auto"/>
              <w:bottom w:val="threeDEmboss" w:sz="6" w:space="0" w:color="auto"/>
              <w:right w:val="single" w:sz="4" w:space="0" w:color="auto"/>
            </w:tcBorders>
            <w:shd w:val="clear" w:color="auto" w:fill="FFFF99"/>
          </w:tcPr>
          <w:p w14:paraId="4DAB5058" w14:textId="77777777" w:rsidR="005A7108" w:rsidRPr="00550BF7" w:rsidRDefault="005A7108" w:rsidP="0076532F">
            <w:pPr>
              <w:rPr>
                <w:rFonts w:ascii="Calibri Light" w:hAnsi="Calibri Light" w:cs="Arial"/>
                <w:b/>
                <w:sz w:val="18"/>
                <w:szCs w:val="20"/>
              </w:rPr>
            </w:pPr>
            <w:r w:rsidRPr="00550BF7">
              <w:rPr>
                <w:rFonts w:ascii="Calibri Light" w:hAnsi="Calibri Light" w:cs="Arial"/>
                <w:b/>
                <w:sz w:val="18"/>
                <w:szCs w:val="20"/>
              </w:rPr>
              <w:t>“To-Be” Control Activity”</w:t>
            </w:r>
          </w:p>
        </w:tc>
        <w:tc>
          <w:tcPr>
            <w:tcW w:w="1833" w:type="dxa"/>
            <w:tcBorders>
              <w:top w:val="threeDEmboss" w:sz="6" w:space="0" w:color="auto"/>
              <w:left w:val="single" w:sz="4" w:space="0" w:color="auto"/>
              <w:bottom w:val="threeDEmboss" w:sz="6" w:space="0" w:color="auto"/>
              <w:right w:val="single" w:sz="4" w:space="0" w:color="auto"/>
            </w:tcBorders>
            <w:shd w:val="clear" w:color="auto" w:fill="FFFF99"/>
          </w:tcPr>
          <w:p w14:paraId="40360D38" w14:textId="4B01F721" w:rsidR="005A7108" w:rsidRPr="00550BF7" w:rsidRDefault="005A7108" w:rsidP="0076532F">
            <w:pPr>
              <w:rPr>
                <w:rFonts w:ascii="Calibri Light" w:hAnsi="Calibri Light" w:cs="Arial"/>
                <w:b/>
                <w:sz w:val="18"/>
                <w:szCs w:val="20"/>
              </w:rPr>
            </w:pPr>
            <w:r w:rsidRPr="00550BF7">
              <w:rPr>
                <w:rFonts w:ascii="Calibri Light" w:hAnsi="Calibri Light" w:cs="Arial"/>
                <w:b/>
                <w:sz w:val="18"/>
                <w:szCs w:val="20"/>
              </w:rPr>
              <w:t>Control Automation (manual, I</w:t>
            </w:r>
            <w:r w:rsidR="00DF002A" w:rsidRPr="00550BF7">
              <w:rPr>
                <w:rFonts w:ascii="Calibri Light" w:hAnsi="Calibri Light" w:cs="Arial"/>
                <w:b/>
                <w:sz w:val="18"/>
                <w:szCs w:val="20"/>
              </w:rPr>
              <w:t>T dependent- manual, automated</w:t>
            </w:r>
          </w:p>
        </w:tc>
        <w:tc>
          <w:tcPr>
            <w:tcW w:w="2383" w:type="dxa"/>
            <w:tcBorders>
              <w:top w:val="threeDEmboss" w:sz="6" w:space="0" w:color="auto"/>
              <w:left w:val="single" w:sz="4" w:space="0" w:color="auto"/>
              <w:bottom w:val="threeDEmboss" w:sz="6" w:space="0" w:color="auto"/>
            </w:tcBorders>
            <w:shd w:val="clear" w:color="auto" w:fill="FFFF99"/>
          </w:tcPr>
          <w:p w14:paraId="74A60198" w14:textId="77777777" w:rsidR="005A7108" w:rsidRPr="00550BF7" w:rsidRDefault="005A7108" w:rsidP="0076532F">
            <w:pPr>
              <w:rPr>
                <w:rFonts w:ascii="Calibri Light" w:hAnsi="Calibri Light" w:cs="Arial"/>
                <w:b/>
                <w:sz w:val="18"/>
                <w:szCs w:val="20"/>
              </w:rPr>
            </w:pPr>
            <w:r w:rsidRPr="00550BF7">
              <w:rPr>
                <w:rFonts w:ascii="Calibri Light" w:hAnsi="Calibri Light" w:cs="Arial"/>
                <w:b/>
                <w:sz w:val="18"/>
                <w:szCs w:val="20"/>
              </w:rPr>
              <w:t>Relevant technical identifier or RICEFW reference</w:t>
            </w:r>
          </w:p>
        </w:tc>
      </w:tr>
      <w:tr w:rsidR="005A7108" w:rsidRPr="00550BF7" w14:paraId="2F9E972D" w14:textId="77777777" w:rsidTr="00DF002A">
        <w:trPr>
          <w:tblHeader/>
        </w:trPr>
        <w:tc>
          <w:tcPr>
            <w:tcW w:w="1374" w:type="dxa"/>
            <w:tcBorders>
              <w:top w:val="single" w:sz="4" w:space="0" w:color="auto"/>
              <w:bottom w:val="single" w:sz="4" w:space="0" w:color="auto"/>
              <w:right w:val="single" w:sz="4" w:space="0" w:color="auto"/>
            </w:tcBorders>
          </w:tcPr>
          <w:p w14:paraId="2ABF81DA" w14:textId="64DA80B3" w:rsidR="005A7108" w:rsidRPr="00550BF7" w:rsidRDefault="007E6359" w:rsidP="0076532F">
            <w:pPr>
              <w:rPr>
                <w:rFonts w:ascii="Calibri Light" w:hAnsi="Calibri Light" w:cs="Arial"/>
                <w:i/>
                <w:sz w:val="18"/>
                <w:szCs w:val="20"/>
              </w:rPr>
            </w:pPr>
            <w:r w:rsidRPr="00550BF7">
              <w:rPr>
                <w:rFonts w:ascii="Calibri Light" w:hAnsi="Calibri Light" w:cs="Arial"/>
                <w:i/>
                <w:sz w:val="18"/>
                <w:szCs w:val="20"/>
              </w:rPr>
              <w:t>N/A</w:t>
            </w:r>
          </w:p>
        </w:tc>
        <w:tc>
          <w:tcPr>
            <w:tcW w:w="1557" w:type="dxa"/>
            <w:tcBorders>
              <w:top w:val="single" w:sz="4" w:space="0" w:color="auto"/>
              <w:bottom w:val="single" w:sz="4" w:space="0" w:color="auto"/>
              <w:right w:val="single" w:sz="4" w:space="0" w:color="auto"/>
            </w:tcBorders>
          </w:tcPr>
          <w:p w14:paraId="0FE547BD" w14:textId="2D8836AF" w:rsidR="005A7108" w:rsidRPr="00550BF7" w:rsidRDefault="007E6359" w:rsidP="0076532F">
            <w:pPr>
              <w:rPr>
                <w:rFonts w:ascii="Calibri Light" w:hAnsi="Calibri Light" w:cs="Arial"/>
                <w:i/>
                <w:sz w:val="18"/>
                <w:szCs w:val="20"/>
              </w:rPr>
            </w:pPr>
            <w:r w:rsidRPr="00550BF7">
              <w:rPr>
                <w:rFonts w:ascii="Calibri Light" w:hAnsi="Calibri Light" w:cs="Arial"/>
                <w:i/>
                <w:sz w:val="18"/>
                <w:szCs w:val="20"/>
              </w:rPr>
              <w:t>N/A</w:t>
            </w:r>
          </w:p>
        </w:tc>
        <w:tc>
          <w:tcPr>
            <w:tcW w:w="1100" w:type="dxa"/>
            <w:tcBorders>
              <w:top w:val="single" w:sz="4" w:space="0" w:color="auto"/>
              <w:left w:val="single" w:sz="4" w:space="0" w:color="auto"/>
              <w:bottom w:val="single" w:sz="4" w:space="0" w:color="auto"/>
              <w:right w:val="single" w:sz="4" w:space="0" w:color="auto"/>
            </w:tcBorders>
          </w:tcPr>
          <w:p w14:paraId="69FDD255" w14:textId="5DA6A161" w:rsidR="005A7108" w:rsidRPr="00550BF7" w:rsidRDefault="007E6359" w:rsidP="0076532F">
            <w:pPr>
              <w:rPr>
                <w:rFonts w:ascii="Calibri Light" w:hAnsi="Calibri Light" w:cs="Arial"/>
                <w:i/>
                <w:sz w:val="18"/>
                <w:szCs w:val="20"/>
              </w:rPr>
            </w:pPr>
            <w:r w:rsidRPr="00550BF7">
              <w:rPr>
                <w:rFonts w:ascii="Calibri Light" w:hAnsi="Calibri Light" w:cs="Arial"/>
                <w:i/>
                <w:sz w:val="18"/>
                <w:szCs w:val="20"/>
              </w:rPr>
              <w:t>N/A</w:t>
            </w:r>
          </w:p>
        </w:tc>
        <w:tc>
          <w:tcPr>
            <w:tcW w:w="1833" w:type="dxa"/>
            <w:tcBorders>
              <w:top w:val="single" w:sz="4" w:space="0" w:color="auto"/>
              <w:left w:val="single" w:sz="4" w:space="0" w:color="auto"/>
              <w:bottom w:val="single" w:sz="4" w:space="0" w:color="auto"/>
              <w:right w:val="single" w:sz="4" w:space="0" w:color="auto"/>
            </w:tcBorders>
          </w:tcPr>
          <w:p w14:paraId="497AFB51" w14:textId="559C7747" w:rsidR="005A7108" w:rsidRPr="00550BF7" w:rsidRDefault="007E6359" w:rsidP="0076532F">
            <w:pPr>
              <w:rPr>
                <w:rFonts w:ascii="Calibri Light" w:hAnsi="Calibri Light" w:cs="Arial"/>
                <w:i/>
                <w:sz w:val="18"/>
                <w:szCs w:val="20"/>
              </w:rPr>
            </w:pPr>
            <w:r w:rsidRPr="00550BF7">
              <w:rPr>
                <w:rFonts w:ascii="Calibri Light" w:hAnsi="Calibri Light" w:cs="Arial"/>
                <w:i/>
                <w:sz w:val="18"/>
                <w:szCs w:val="20"/>
              </w:rPr>
              <w:t>N/A</w:t>
            </w:r>
          </w:p>
        </w:tc>
        <w:tc>
          <w:tcPr>
            <w:tcW w:w="1833" w:type="dxa"/>
            <w:tcBorders>
              <w:top w:val="single" w:sz="4" w:space="0" w:color="auto"/>
              <w:left w:val="single" w:sz="4" w:space="0" w:color="auto"/>
              <w:bottom w:val="single" w:sz="4" w:space="0" w:color="auto"/>
              <w:right w:val="single" w:sz="4" w:space="0" w:color="auto"/>
            </w:tcBorders>
          </w:tcPr>
          <w:p w14:paraId="0E08369C" w14:textId="01F9DA8C" w:rsidR="005A7108" w:rsidRPr="00550BF7" w:rsidRDefault="007E6359" w:rsidP="0076532F">
            <w:pPr>
              <w:rPr>
                <w:rFonts w:ascii="Calibri Light" w:hAnsi="Calibri Light" w:cs="Arial"/>
                <w:i/>
                <w:sz w:val="18"/>
                <w:szCs w:val="20"/>
              </w:rPr>
            </w:pPr>
            <w:r w:rsidRPr="00550BF7">
              <w:rPr>
                <w:rFonts w:ascii="Calibri Light" w:hAnsi="Calibri Light" w:cs="Arial"/>
                <w:i/>
                <w:sz w:val="18"/>
                <w:szCs w:val="20"/>
              </w:rPr>
              <w:t>N/A</w:t>
            </w:r>
          </w:p>
        </w:tc>
        <w:tc>
          <w:tcPr>
            <w:tcW w:w="2383" w:type="dxa"/>
            <w:tcBorders>
              <w:top w:val="single" w:sz="4" w:space="0" w:color="auto"/>
              <w:left w:val="single" w:sz="4" w:space="0" w:color="auto"/>
              <w:bottom w:val="single" w:sz="4" w:space="0" w:color="auto"/>
            </w:tcBorders>
          </w:tcPr>
          <w:p w14:paraId="6C23AC87" w14:textId="1F717897" w:rsidR="005A7108" w:rsidRPr="00550BF7" w:rsidRDefault="007E6359" w:rsidP="0076532F">
            <w:pPr>
              <w:rPr>
                <w:rFonts w:ascii="Calibri Light" w:hAnsi="Calibri Light" w:cs="Arial"/>
                <w:i/>
                <w:sz w:val="18"/>
                <w:szCs w:val="20"/>
              </w:rPr>
            </w:pPr>
            <w:r w:rsidRPr="00550BF7">
              <w:rPr>
                <w:rFonts w:ascii="Calibri Light" w:hAnsi="Calibri Light" w:cs="Arial"/>
                <w:i/>
                <w:sz w:val="18"/>
                <w:szCs w:val="20"/>
              </w:rPr>
              <w:t>N/A</w:t>
            </w:r>
          </w:p>
        </w:tc>
      </w:tr>
    </w:tbl>
    <w:p w14:paraId="1085D6FC" w14:textId="77777777" w:rsidR="001375DC" w:rsidRPr="00550BF7" w:rsidRDefault="001375DC" w:rsidP="001375DC">
      <w:pPr>
        <w:pStyle w:val="Heading2TextBulleted"/>
        <w:numPr>
          <w:ilvl w:val="0"/>
          <w:numId w:val="0"/>
        </w:numPr>
        <w:ind w:left="720" w:hanging="360"/>
        <w:rPr>
          <w:rFonts w:ascii="Calibri Light" w:hAnsi="Calibri Light" w:cs="Arial"/>
        </w:rPr>
      </w:pPr>
    </w:p>
    <w:p w14:paraId="79954E6C" w14:textId="4112F647" w:rsidR="00D96A12" w:rsidRPr="00550BF7" w:rsidRDefault="001A6236" w:rsidP="003C6C8A">
      <w:pPr>
        <w:pStyle w:val="Heading2"/>
      </w:pPr>
      <w:bookmarkStart w:id="88" w:name="_Toc511293191"/>
      <w:r w:rsidRPr="00550BF7">
        <w:lastRenderedPageBreak/>
        <w:t xml:space="preserve">3.1 </w:t>
      </w:r>
      <w:r w:rsidR="00D96A12" w:rsidRPr="00550BF7">
        <w:t>Security Considerations</w:t>
      </w:r>
      <w:bookmarkEnd w:id="88"/>
    </w:p>
    <w:tbl>
      <w:tblPr>
        <w:tblW w:w="7650" w:type="dxa"/>
        <w:tblInd w:w="-23"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1260"/>
        <w:gridCol w:w="1710"/>
        <w:gridCol w:w="1260"/>
        <w:gridCol w:w="1980"/>
        <w:gridCol w:w="1440"/>
      </w:tblGrid>
      <w:tr w:rsidR="00DF002A" w:rsidRPr="00550BF7" w14:paraId="7A4AEE84" w14:textId="77777777" w:rsidTr="00DF002A">
        <w:trPr>
          <w:cantSplit/>
          <w:trHeight w:val="432"/>
          <w:tblHeader/>
        </w:trPr>
        <w:tc>
          <w:tcPr>
            <w:tcW w:w="1260" w:type="dxa"/>
            <w:tcBorders>
              <w:top w:val="threeDEmboss" w:sz="6" w:space="0" w:color="auto"/>
              <w:bottom w:val="threeDEmboss" w:sz="6" w:space="0" w:color="auto"/>
            </w:tcBorders>
            <w:shd w:val="clear" w:color="auto" w:fill="F9FBAF"/>
            <w:vAlign w:val="center"/>
          </w:tcPr>
          <w:p w14:paraId="148DECAC" w14:textId="77777777" w:rsidR="00DF002A" w:rsidRPr="00550BF7" w:rsidRDefault="00DF002A" w:rsidP="0076532F">
            <w:pPr>
              <w:pStyle w:val="TableHeader-Left"/>
              <w:rPr>
                <w:rFonts w:ascii="Calibri Light" w:hAnsi="Calibri Light" w:cs="Arial"/>
                <w:sz w:val="18"/>
              </w:rPr>
            </w:pPr>
            <w:r w:rsidRPr="00550BF7">
              <w:rPr>
                <w:rFonts w:ascii="Calibri Light" w:hAnsi="Calibri Light" w:cs="Arial"/>
                <w:sz w:val="18"/>
              </w:rPr>
              <w:t xml:space="preserve">Role </w:t>
            </w:r>
          </w:p>
        </w:tc>
        <w:tc>
          <w:tcPr>
            <w:tcW w:w="1710" w:type="dxa"/>
            <w:tcBorders>
              <w:top w:val="threeDEmboss" w:sz="6" w:space="0" w:color="auto"/>
              <w:bottom w:val="threeDEmboss" w:sz="6" w:space="0" w:color="auto"/>
            </w:tcBorders>
            <w:shd w:val="clear" w:color="auto" w:fill="F9FBAF"/>
            <w:vAlign w:val="center"/>
          </w:tcPr>
          <w:p w14:paraId="23BD3EF4" w14:textId="77777777" w:rsidR="00DF002A" w:rsidRPr="00550BF7" w:rsidRDefault="00DF002A" w:rsidP="0076532F">
            <w:pPr>
              <w:pStyle w:val="TableHeader-Left"/>
              <w:rPr>
                <w:rFonts w:ascii="Calibri Light" w:hAnsi="Calibri Light" w:cs="Arial"/>
                <w:sz w:val="18"/>
              </w:rPr>
            </w:pPr>
            <w:r w:rsidRPr="00550BF7">
              <w:rPr>
                <w:rFonts w:ascii="Calibri Light" w:hAnsi="Calibri Light" w:cs="Arial"/>
                <w:sz w:val="18"/>
              </w:rPr>
              <w:t xml:space="preserve">Transaction Code (T-Code) </w:t>
            </w:r>
          </w:p>
        </w:tc>
        <w:tc>
          <w:tcPr>
            <w:tcW w:w="1260" w:type="dxa"/>
            <w:tcBorders>
              <w:top w:val="threeDEmboss" w:sz="6" w:space="0" w:color="auto"/>
              <w:bottom w:val="threeDEmboss" w:sz="6" w:space="0" w:color="auto"/>
            </w:tcBorders>
            <w:shd w:val="clear" w:color="auto" w:fill="F9FBAF"/>
            <w:vAlign w:val="center"/>
          </w:tcPr>
          <w:p w14:paraId="2E24E085" w14:textId="77777777" w:rsidR="00DF002A" w:rsidRPr="00550BF7" w:rsidRDefault="00DF002A" w:rsidP="0076532F">
            <w:pPr>
              <w:pStyle w:val="TableHeader-Left"/>
              <w:rPr>
                <w:rFonts w:ascii="Calibri Light" w:hAnsi="Calibri Light" w:cs="Arial"/>
                <w:sz w:val="18"/>
              </w:rPr>
            </w:pPr>
            <w:r w:rsidRPr="00550BF7">
              <w:rPr>
                <w:rFonts w:ascii="Calibri Light" w:hAnsi="Calibri Light" w:cs="Arial"/>
                <w:sz w:val="18"/>
              </w:rPr>
              <w:t>T-Code Description</w:t>
            </w:r>
          </w:p>
        </w:tc>
        <w:tc>
          <w:tcPr>
            <w:tcW w:w="1980" w:type="dxa"/>
            <w:tcBorders>
              <w:top w:val="threeDEmboss" w:sz="6" w:space="0" w:color="auto"/>
              <w:bottom w:val="threeDEmboss" w:sz="6" w:space="0" w:color="auto"/>
            </w:tcBorders>
            <w:shd w:val="clear" w:color="auto" w:fill="F9FBAF"/>
            <w:vAlign w:val="center"/>
          </w:tcPr>
          <w:p w14:paraId="57C62BE7" w14:textId="77777777" w:rsidR="00DF002A" w:rsidRPr="00550BF7" w:rsidRDefault="00DF002A" w:rsidP="0076532F">
            <w:pPr>
              <w:pStyle w:val="TableHeader-Left"/>
              <w:rPr>
                <w:rFonts w:ascii="Calibri Light" w:hAnsi="Calibri Light" w:cs="Arial"/>
                <w:sz w:val="18"/>
              </w:rPr>
            </w:pPr>
            <w:r w:rsidRPr="00550BF7">
              <w:rPr>
                <w:rFonts w:ascii="Calibri Light" w:hAnsi="Calibri Light" w:cs="Arial"/>
                <w:sz w:val="18"/>
              </w:rPr>
              <w:t>Functional Restriction</w:t>
            </w:r>
          </w:p>
        </w:tc>
        <w:tc>
          <w:tcPr>
            <w:tcW w:w="1440" w:type="dxa"/>
            <w:tcBorders>
              <w:top w:val="threeDEmboss" w:sz="6" w:space="0" w:color="auto"/>
              <w:bottom w:val="threeDEmboss" w:sz="6" w:space="0" w:color="auto"/>
            </w:tcBorders>
            <w:shd w:val="clear" w:color="auto" w:fill="F9FBAF"/>
          </w:tcPr>
          <w:p w14:paraId="688F11BC" w14:textId="77777777" w:rsidR="00DF002A" w:rsidRPr="00550BF7" w:rsidDel="00036EF2" w:rsidRDefault="00DF002A" w:rsidP="0076532F">
            <w:pPr>
              <w:pStyle w:val="TableHeader-Left"/>
              <w:rPr>
                <w:rFonts w:ascii="Calibri Light" w:hAnsi="Calibri Light" w:cs="Arial"/>
                <w:sz w:val="18"/>
              </w:rPr>
            </w:pPr>
            <w:r w:rsidRPr="00550BF7">
              <w:rPr>
                <w:rFonts w:ascii="Calibri Light" w:hAnsi="Calibri Light" w:cs="Arial"/>
                <w:sz w:val="18"/>
              </w:rPr>
              <w:t>Organizational Restriction</w:t>
            </w:r>
          </w:p>
        </w:tc>
      </w:tr>
      <w:tr w:rsidR="00715D8A" w:rsidRPr="00550BF7" w14:paraId="55356075" w14:textId="77777777" w:rsidTr="005E7650">
        <w:trPr>
          <w:cantSplit/>
          <w:trHeight w:val="108"/>
          <w:tblHeader/>
        </w:trPr>
        <w:tc>
          <w:tcPr>
            <w:tcW w:w="1260" w:type="dxa"/>
            <w:tcBorders>
              <w:top w:val="threeDEmboss" w:sz="6" w:space="0" w:color="auto"/>
              <w:bottom w:val="single" w:sz="6" w:space="0" w:color="auto"/>
            </w:tcBorders>
            <w:vAlign w:val="center"/>
          </w:tcPr>
          <w:p w14:paraId="27AD3FCE" w14:textId="0442A111" w:rsidR="00715D8A" w:rsidRPr="00550BF7" w:rsidRDefault="00715D8A" w:rsidP="005D7C85">
            <w:pPr>
              <w:pStyle w:val="TableField-Left"/>
              <w:rPr>
                <w:rFonts w:ascii="Calibri Light" w:hAnsi="Calibri Light" w:cs="Arial"/>
                <w:sz w:val="18"/>
              </w:rPr>
            </w:pPr>
            <w:r w:rsidRPr="00550BF7">
              <w:rPr>
                <w:rFonts w:ascii="Calibri Light" w:hAnsi="Calibri Light" w:cs="Tahoma"/>
              </w:rPr>
              <w:t xml:space="preserve">Field Work Order Processing – </w:t>
            </w:r>
            <w:r w:rsidR="005D7C85">
              <w:rPr>
                <w:rFonts w:ascii="Calibri Light" w:hAnsi="Calibri Light" w:cs="Tahoma"/>
              </w:rPr>
              <w:t>All Users</w:t>
            </w:r>
          </w:p>
        </w:tc>
        <w:tc>
          <w:tcPr>
            <w:tcW w:w="1710" w:type="dxa"/>
            <w:tcBorders>
              <w:top w:val="threeDEmboss" w:sz="6" w:space="0" w:color="auto"/>
              <w:bottom w:val="single" w:sz="6" w:space="0" w:color="auto"/>
            </w:tcBorders>
            <w:vAlign w:val="center"/>
          </w:tcPr>
          <w:p w14:paraId="3C75936F" w14:textId="08DFEE36" w:rsidR="00715D8A" w:rsidRPr="00550BF7" w:rsidRDefault="00715D8A" w:rsidP="00715D8A">
            <w:pPr>
              <w:pStyle w:val="TableField-Left"/>
              <w:rPr>
                <w:rFonts w:ascii="Calibri Light" w:hAnsi="Calibri Light" w:cs="Arial"/>
                <w:sz w:val="18"/>
              </w:rPr>
            </w:pPr>
            <w:r w:rsidRPr="00550BF7">
              <w:rPr>
                <w:rFonts w:ascii="Calibri Light" w:hAnsi="Calibri Light" w:cs="Tahoma"/>
              </w:rPr>
              <w:t>C4C (Workcenter: Call Center)</w:t>
            </w:r>
          </w:p>
        </w:tc>
        <w:tc>
          <w:tcPr>
            <w:tcW w:w="1260" w:type="dxa"/>
            <w:tcBorders>
              <w:top w:val="threeDEmboss" w:sz="6" w:space="0" w:color="auto"/>
              <w:bottom w:val="single" w:sz="6" w:space="0" w:color="auto"/>
            </w:tcBorders>
            <w:vAlign w:val="center"/>
          </w:tcPr>
          <w:p w14:paraId="05A5DBC0" w14:textId="11C25062" w:rsidR="00715D8A" w:rsidRPr="00550BF7" w:rsidRDefault="00715D8A" w:rsidP="00715D8A">
            <w:pPr>
              <w:pStyle w:val="TableField-Left"/>
              <w:rPr>
                <w:rFonts w:ascii="Calibri Light" w:hAnsi="Calibri Light" w:cs="Arial"/>
                <w:sz w:val="18"/>
              </w:rPr>
            </w:pPr>
            <w:r w:rsidRPr="00550BF7">
              <w:rPr>
                <w:rFonts w:ascii="Calibri Light" w:hAnsi="Calibri Light" w:cs="Tahoma"/>
              </w:rPr>
              <w:t xml:space="preserve">Display Work Order </w:t>
            </w:r>
          </w:p>
        </w:tc>
        <w:tc>
          <w:tcPr>
            <w:tcW w:w="1980" w:type="dxa"/>
            <w:tcBorders>
              <w:top w:val="threeDEmboss" w:sz="6" w:space="0" w:color="auto"/>
              <w:bottom w:val="single" w:sz="6" w:space="0" w:color="auto"/>
            </w:tcBorders>
            <w:vAlign w:val="center"/>
          </w:tcPr>
          <w:p w14:paraId="46EC00BC" w14:textId="66926D02" w:rsidR="00715D8A" w:rsidRPr="00550BF7" w:rsidRDefault="00715D8A" w:rsidP="00715D8A">
            <w:pPr>
              <w:pStyle w:val="TableField-Left"/>
              <w:rPr>
                <w:rFonts w:ascii="Calibri Light" w:hAnsi="Calibri Light" w:cs="Arial"/>
                <w:sz w:val="18"/>
              </w:rPr>
            </w:pPr>
            <w:r w:rsidRPr="00550BF7">
              <w:rPr>
                <w:rFonts w:ascii="Calibri Light" w:hAnsi="Calibri Light"/>
                <w:lang w:val="de-CH"/>
              </w:rPr>
              <w:t xml:space="preserve">Display </w:t>
            </w:r>
          </w:p>
        </w:tc>
        <w:tc>
          <w:tcPr>
            <w:tcW w:w="1440" w:type="dxa"/>
            <w:tcBorders>
              <w:top w:val="threeDEmboss" w:sz="6" w:space="0" w:color="auto"/>
              <w:bottom w:val="single" w:sz="6" w:space="0" w:color="auto"/>
            </w:tcBorders>
            <w:vAlign w:val="center"/>
          </w:tcPr>
          <w:p w14:paraId="66E4F7AC" w14:textId="53E87BEC" w:rsidR="00715D8A" w:rsidRPr="00550BF7" w:rsidRDefault="00715D8A" w:rsidP="00715D8A">
            <w:pPr>
              <w:pStyle w:val="TableField-Left"/>
              <w:rPr>
                <w:rFonts w:ascii="Calibri Light" w:hAnsi="Calibri Light" w:cs="Arial"/>
                <w:sz w:val="18"/>
              </w:rPr>
            </w:pPr>
          </w:p>
        </w:tc>
      </w:tr>
      <w:tr w:rsidR="00715D8A" w:rsidRPr="00550BF7" w14:paraId="14E4A2C1" w14:textId="77777777" w:rsidTr="005E7650">
        <w:trPr>
          <w:cantSplit/>
          <w:trHeight w:val="111"/>
          <w:tblHeader/>
        </w:trPr>
        <w:tc>
          <w:tcPr>
            <w:tcW w:w="1260" w:type="dxa"/>
            <w:tcBorders>
              <w:top w:val="single" w:sz="6" w:space="0" w:color="auto"/>
              <w:bottom w:val="single" w:sz="6" w:space="0" w:color="auto"/>
            </w:tcBorders>
            <w:vAlign w:val="center"/>
          </w:tcPr>
          <w:p w14:paraId="7BC23B26" w14:textId="6399DAE9" w:rsidR="00715D8A" w:rsidRPr="00550BF7" w:rsidRDefault="00715D8A" w:rsidP="00715D8A">
            <w:pPr>
              <w:pStyle w:val="TableField-Left"/>
              <w:rPr>
                <w:rFonts w:ascii="Calibri Light" w:hAnsi="Calibri Light" w:cs="Arial"/>
                <w:sz w:val="18"/>
              </w:rPr>
            </w:pPr>
            <w:r w:rsidRPr="00550BF7">
              <w:rPr>
                <w:rFonts w:ascii="Calibri Light" w:hAnsi="Calibri Light" w:cs="Tahoma"/>
              </w:rPr>
              <w:t>Field Work Order Processing – CCC/BCD</w:t>
            </w:r>
            <w:r w:rsidR="00147B62">
              <w:rPr>
                <w:rFonts w:ascii="Calibri Light" w:hAnsi="Calibri Light" w:cs="Tahoma"/>
              </w:rPr>
              <w:t>/RSO</w:t>
            </w:r>
          </w:p>
        </w:tc>
        <w:tc>
          <w:tcPr>
            <w:tcW w:w="1710" w:type="dxa"/>
            <w:tcBorders>
              <w:top w:val="single" w:sz="6" w:space="0" w:color="auto"/>
              <w:bottom w:val="single" w:sz="6" w:space="0" w:color="auto"/>
            </w:tcBorders>
            <w:vAlign w:val="center"/>
          </w:tcPr>
          <w:p w14:paraId="6564080E" w14:textId="596B2A6F" w:rsidR="00715D8A" w:rsidRPr="00550BF7" w:rsidRDefault="00715D8A" w:rsidP="00715D8A">
            <w:pPr>
              <w:pStyle w:val="TableField-Left"/>
              <w:rPr>
                <w:rFonts w:ascii="Calibri Light" w:hAnsi="Calibri Light" w:cs="Arial"/>
                <w:sz w:val="18"/>
              </w:rPr>
            </w:pPr>
            <w:r w:rsidRPr="00550BF7">
              <w:rPr>
                <w:rFonts w:ascii="Calibri Light" w:hAnsi="Calibri Light" w:cs="Tahoma"/>
              </w:rPr>
              <w:t>IW31</w:t>
            </w:r>
          </w:p>
        </w:tc>
        <w:tc>
          <w:tcPr>
            <w:tcW w:w="1260" w:type="dxa"/>
            <w:tcBorders>
              <w:top w:val="single" w:sz="6" w:space="0" w:color="auto"/>
              <w:bottom w:val="single" w:sz="6" w:space="0" w:color="auto"/>
            </w:tcBorders>
            <w:vAlign w:val="center"/>
          </w:tcPr>
          <w:p w14:paraId="4995E69D" w14:textId="7F47BA90" w:rsidR="00715D8A" w:rsidRPr="00550BF7" w:rsidRDefault="00715D8A" w:rsidP="00715D8A">
            <w:pPr>
              <w:pStyle w:val="TableField-Left"/>
              <w:rPr>
                <w:rFonts w:ascii="Calibri Light" w:hAnsi="Calibri Light" w:cs="Arial"/>
                <w:sz w:val="18"/>
              </w:rPr>
            </w:pPr>
            <w:r w:rsidRPr="00550BF7">
              <w:rPr>
                <w:rFonts w:ascii="Calibri Light" w:hAnsi="Calibri Light"/>
                <w:lang w:val="de-CH"/>
              </w:rPr>
              <w:t xml:space="preserve">Create Work Order </w:t>
            </w:r>
          </w:p>
        </w:tc>
        <w:tc>
          <w:tcPr>
            <w:tcW w:w="1980" w:type="dxa"/>
            <w:tcBorders>
              <w:top w:val="single" w:sz="6" w:space="0" w:color="auto"/>
              <w:bottom w:val="single" w:sz="6" w:space="0" w:color="auto"/>
            </w:tcBorders>
            <w:vAlign w:val="center"/>
          </w:tcPr>
          <w:p w14:paraId="16BCF399" w14:textId="7DCD2922" w:rsidR="00715D8A" w:rsidRPr="00550BF7" w:rsidRDefault="00715D8A" w:rsidP="00715D8A">
            <w:pPr>
              <w:pStyle w:val="TableField-Left"/>
              <w:rPr>
                <w:rFonts w:ascii="Calibri Light" w:hAnsi="Calibri Light" w:cs="Arial"/>
                <w:sz w:val="18"/>
              </w:rPr>
            </w:pPr>
            <w:r w:rsidRPr="00550BF7">
              <w:rPr>
                <w:rFonts w:ascii="Calibri Light" w:hAnsi="Calibri Light"/>
                <w:lang w:val="de-CH"/>
              </w:rPr>
              <w:t>Create</w:t>
            </w:r>
          </w:p>
        </w:tc>
        <w:tc>
          <w:tcPr>
            <w:tcW w:w="1440" w:type="dxa"/>
            <w:tcBorders>
              <w:top w:val="single" w:sz="6" w:space="0" w:color="auto"/>
              <w:bottom w:val="single" w:sz="6" w:space="0" w:color="auto"/>
            </w:tcBorders>
            <w:vAlign w:val="center"/>
          </w:tcPr>
          <w:p w14:paraId="69D9F0E6" w14:textId="64A58852" w:rsidR="00715D8A" w:rsidRPr="00550BF7" w:rsidRDefault="00715D8A" w:rsidP="00715D8A">
            <w:pPr>
              <w:pStyle w:val="TableField-Left"/>
              <w:rPr>
                <w:rFonts w:ascii="Calibri Light" w:hAnsi="Calibri Light" w:cs="Arial"/>
                <w:sz w:val="18"/>
              </w:rPr>
            </w:pPr>
          </w:p>
        </w:tc>
      </w:tr>
      <w:tr w:rsidR="00715D8A" w:rsidRPr="00550BF7" w14:paraId="2182CC1A" w14:textId="77777777" w:rsidTr="005E7650">
        <w:trPr>
          <w:cantSplit/>
          <w:trHeight w:val="111"/>
          <w:tblHeader/>
        </w:trPr>
        <w:tc>
          <w:tcPr>
            <w:tcW w:w="1260" w:type="dxa"/>
            <w:tcBorders>
              <w:top w:val="single" w:sz="6" w:space="0" w:color="auto"/>
              <w:bottom w:val="single" w:sz="6" w:space="0" w:color="auto"/>
            </w:tcBorders>
            <w:vAlign w:val="center"/>
          </w:tcPr>
          <w:p w14:paraId="224473D2" w14:textId="0E5061F7" w:rsidR="00715D8A" w:rsidRPr="00550BF7" w:rsidRDefault="00715D8A" w:rsidP="00715D8A">
            <w:pPr>
              <w:pStyle w:val="TableField-Left"/>
              <w:rPr>
                <w:rFonts w:ascii="Calibri Light" w:hAnsi="Calibri Light" w:cs="Arial"/>
                <w:sz w:val="18"/>
              </w:rPr>
            </w:pPr>
            <w:r w:rsidRPr="00550BF7">
              <w:rPr>
                <w:rFonts w:ascii="Calibri Light" w:hAnsi="Calibri Light" w:cs="Tahoma"/>
              </w:rPr>
              <w:t>Field Work Order Processing – CCC/BCD</w:t>
            </w:r>
            <w:r w:rsidR="005D7C85">
              <w:rPr>
                <w:rFonts w:ascii="Calibri Light" w:hAnsi="Calibri Light" w:cs="Tahoma"/>
              </w:rPr>
              <w:t>/RSO</w:t>
            </w:r>
          </w:p>
        </w:tc>
        <w:tc>
          <w:tcPr>
            <w:tcW w:w="1710" w:type="dxa"/>
            <w:tcBorders>
              <w:top w:val="single" w:sz="6" w:space="0" w:color="auto"/>
              <w:bottom w:val="single" w:sz="6" w:space="0" w:color="auto"/>
            </w:tcBorders>
            <w:vAlign w:val="center"/>
          </w:tcPr>
          <w:p w14:paraId="371C117C" w14:textId="75797880" w:rsidR="00715D8A" w:rsidRPr="00550BF7" w:rsidRDefault="00715D8A" w:rsidP="00715D8A">
            <w:pPr>
              <w:pStyle w:val="TableField-Left"/>
              <w:rPr>
                <w:rFonts w:ascii="Calibri Light" w:hAnsi="Calibri Light" w:cs="Arial"/>
                <w:sz w:val="18"/>
              </w:rPr>
            </w:pPr>
            <w:r w:rsidRPr="00550BF7">
              <w:rPr>
                <w:rFonts w:ascii="Calibri Light" w:hAnsi="Calibri Light" w:cs="Tahoma"/>
              </w:rPr>
              <w:t>C4C (Workcenter: Call Center)</w:t>
            </w:r>
          </w:p>
        </w:tc>
        <w:tc>
          <w:tcPr>
            <w:tcW w:w="1260" w:type="dxa"/>
            <w:tcBorders>
              <w:top w:val="single" w:sz="6" w:space="0" w:color="auto"/>
              <w:bottom w:val="single" w:sz="6" w:space="0" w:color="auto"/>
            </w:tcBorders>
            <w:vAlign w:val="center"/>
          </w:tcPr>
          <w:p w14:paraId="4AD7A5DA" w14:textId="5010C6ED" w:rsidR="00715D8A" w:rsidRPr="00550BF7" w:rsidRDefault="00715D8A" w:rsidP="00715D8A">
            <w:pPr>
              <w:pStyle w:val="TableField-Left"/>
              <w:rPr>
                <w:rFonts w:ascii="Calibri Light" w:hAnsi="Calibri Light" w:cs="Arial"/>
                <w:sz w:val="18"/>
              </w:rPr>
            </w:pPr>
            <w:r w:rsidRPr="00550BF7">
              <w:rPr>
                <w:rFonts w:ascii="Calibri Light" w:hAnsi="Calibri Light"/>
                <w:lang w:val="de-CH"/>
              </w:rPr>
              <w:t xml:space="preserve">Create Work Order </w:t>
            </w:r>
          </w:p>
        </w:tc>
        <w:tc>
          <w:tcPr>
            <w:tcW w:w="1980" w:type="dxa"/>
            <w:tcBorders>
              <w:top w:val="single" w:sz="6" w:space="0" w:color="auto"/>
              <w:bottom w:val="single" w:sz="6" w:space="0" w:color="auto"/>
            </w:tcBorders>
            <w:vAlign w:val="center"/>
          </w:tcPr>
          <w:p w14:paraId="4E0273F0" w14:textId="2EAC58D3" w:rsidR="00715D8A" w:rsidRPr="00550BF7" w:rsidRDefault="00715D8A" w:rsidP="00715D8A">
            <w:pPr>
              <w:pStyle w:val="TableField-Left"/>
              <w:rPr>
                <w:rFonts w:ascii="Calibri Light" w:hAnsi="Calibri Light" w:cs="Arial"/>
                <w:sz w:val="18"/>
              </w:rPr>
            </w:pPr>
            <w:r w:rsidRPr="00550BF7">
              <w:rPr>
                <w:rFonts w:ascii="Calibri Light" w:hAnsi="Calibri Light"/>
                <w:lang w:val="de-CH"/>
              </w:rPr>
              <w:t>Create</w:t>
            </w:r>
          </w:p>
        </w:tc>
        <w:tc>
          <w:tcPr>
            <w:tcW w:w="1440" w:type="dxa"/>
            <w:tcBorders>
              <w:top w:val="single" w:sz="6" w:space="0" w:color="auto"/>
              <w:bottom w:val="single" w:sz="6" w:space="0" w:color="auto"/>
            </w:tcBorders>
            <w:vAlign w:val="center"/>
          </w:tcPr>
          <w:p w14:paraId="4F268C90" w14:textId="0FFE9A36" w:rsidR="00715D8A" w:rsidRPr="00550BF7" w:rsidRDefault="00715D8A" w:rsidP="00715D8A">
            <w:pPr>
              <w:pStyle w:val="TableField-Left"/>
              <w:rPr>
                <w:rFonts w:ascii="Calibri Light" w:hAnsi="Calibri Light" w:cs="Arial"/>
                <w:sz w:val="18"/>
              </w:rPr>
            </w:pPr>
          </w:p>
        </w:tc>
      </w:tr>
      <w:tr w:rsidR="00715D8A" w:rsidRPr="00550BF7" w14:paraId="6FB6D38E" w14:textId="77777777" w:rsidTr="005E7650">
        <w:trPr>
          <w:cantSplit/>
          <w:trHeight w:val="111"/>
          <w:tblHeader/>
        </w:trPr>
        <w:tc>
          <w:tcPr>
            <w:tcW w:w="1260" w:type="dxa"/>
            <w:tcBorders>
              <w:top w:val="single" w:sz="6" w:space="0" w:color="auto"/>
              <w:bottom w:val="single" w:sz="6" w:space="0" w:color="auto"/>
            </w:tcBorders>
            <w:vAlign w:val="center"/>
          </w:tcPr>
          <w:p w14:paraId="31DCBCB7" w14:textId="19270437" w:rsidR="00715D8A" w:rsidRPr="00550BF7" w:rsidRDefault="00715D8A" w:rsidP="00715D8A">
            <w:pPr>
              <w:pStyle w:val="TableField-Left"/>
              <w:rPr>
                <w:rFonts w:ascii="Calibri Light" w:hAnsi="Calibri Light" w:cs="Arial"/>
                <w:sz w:val="18"/>
              </w:rPr>
            </w:pPr>
            <w:r w:rsidRPr="00550BF7">
              <w:rPr>
                <w:rFonts w:ascii="Calibri Light" w:hAnsi="Calibri Light" w:cs="Tahoma"/>
              </w:rPr>
              <w:t>Field Work Order Processing – CCC/BCD</w:t>
            </w:r>
            <w:r w:rsidR="005D7C85">
              <w:rPr>
                <w:rFonts w:ascii="Calibri Light" w:hAnsi="Calibri Light" w:cs="Tahoma"/>
              </w:rPr>
              <w:t>/RSO</w:t>
            </w:r>
          </w:p>
        </w:tc>
        <w:tc>
          <w:tcPr>
            <w:tcW w:w="1710" w:type="dxa"/>
            <w:tcBorders>
              <w:top w:val="single" w:sz="6" w:space="0" w:color="auto"/>
              <w:bottom w:val="single" w:sz="6" w:space="0" w:color="auto"/>
            </w:tcBorders>
            <w:vAlign w:val="center"/>
          </w:tcPr>
          <w:p w14:paraId="7C4085F4" w14:textId="1E8B8182" w:rsidR="00715D8A" w:rsidRPr="00550BF7" w:rsidRDefault="00715D8A" w:rsidP="00715D8A">
            <w:pPr>
              <w:pStyle w:val="TableField-Left"/>
              <w:rPr>
                <w:rFonts w:ascii="Calibri Light" w:hAnsi="Calibri Light" w:cs="Arial"/>
                <w:sz w:val="18"/>
              </w:rPr>
            </w:pPr>
            <w:r w:rsidRPr="00550BF7">
              <w:rPr>
                <w:rFonts w:ascii="Calibri Light" w:hAnsi="Calibri Light" w:cs="Tahoma"/>
              </w:rPr>
              <w:t>C4C (Workcenter: Call Center)</w:t>
            </w:r>
          </w:p>
        </w:tc>
        <w:tc>
          <w:tcPr>
            <w:tcW w:w="1260" w:type="dxa"/>
            <w:tcBorders>
              <w:top w:val="single" w:sz="6" w:space="0" w:color="auto"/>
              <w:bottom w:val="single" w:sz="6" w:space="0" w:color="auto"/>
            </w:tcBorders>
            <w:vAlign w:val="center"/>
          </w:tcPr>
          <w:p w14:paraId="525FDACD" w14:textId="68F41A29" w:rsidR="00715D8A" w:rsidRPr="00550BF7" w:rsidRDefault="00715D8A" w:rsidP="00715D8A">
            <w:pPr>
              <w:pStyle w:val="TableField-Left"/>
              <w:rPr>
                <w:rFonts w:ascii="Calibri Light" w:hAnsi="Calibri Light" w:cs="Arial"/>
                <w:sz w:val="18"/>
              </w:rPr>
            </w:pPr>
            <w:r w:rsidRPr="00550BF7">
              <w:rPr>
                <w:rFonts w:ascii="Calibri Light" w:hAnsi="Calibri Light"/>
                <w:lang w:val="de-CH"/>
              </w:rPr>
              <w:t xml:space="preserve">Change Work Order </w:t>
            </w:r>
          </w:p>
        </w:tc>
        <w:tc>
          <w:tcPr>
            <w:tcW w:w="1980" w:type="dxa"/>
            <w:tcBorders>
              <w:top w:val="single" w:sz="6" w:space="0" w:color="auto"/>
              <w:bottom w:val="single" w:sz="6" w:space="0" w:color="auto"/>
            </w:tcBorders>
            <w:vAlign w:val="center"/>
          </w:tcPr>
          <w:p w14:paraId="4259B95F" w14:textId="779C9119" w:rsidR="00715D8A" w:rsidRPr="00550BF7" w:rsidRDefault="00715D8A" w:rsidP="00715D8A">
            <w:pPr>
              <w:pStyle w:val="TableField-Left"/>
              <w:rPr>
                <w:rFonts w:ascii="Calibri Light" w:hAnsi="Calibri Light" w:cs="Arial"/>
                <w:sz w:val="18"/>
              </w:rPr>
            </w:pPr>
            <w:r w:rsidRPr="00550BF7">
              <w:rPr>
                <w:rFonts w:ascii="Calibri Light" w:hAnsi="Calibri Light"/>
                <w:lang w:val="de-CH"/>
              </w:rPr>
              <w:t>Change/Cancel</w:t>
            </w:r>
          </w:p>
        </w:tc>
        <w:tc>
          <w:tcPr>
            <w:tcW w:w="1440" w:type="dxa"/>
            <w:tcBorders>
              <w:top w:val="single" w:sz="6" w:space="0" w:color="auto"/>
              <w:bottom w:val="single" w:sz="6" w:space="0" w:color="auto"/>
            </w:tcBorders>
            <w:vAlign w:val="center"/>
          </w:tcPr>
          <w:p w14:paraId="0729559F" w14:textId="6145559F" w:rsidR="00715D8A" w:rsidRPr="00550BF7" w:rsidRDefault="00715D8A" w:rsidP="00715D8A">
            <w:pPr>
              <w:pStyle w:val="TableField-Left"/>
              <w:rPr>
                <w:rFonts w:ascii="Calibri Light" w:hAnsi="Calibri Light" w:cs="Arial"/>
                <w:sz w:val="18"/>
              </w:rPr>
            </w:pPr>
          </w:p>
        </w:tc>
      </w:tr>
      <w:tr w:rsidR="00715D8A" w:rsidRPr="00550BF7" w14:paraId="619E2CE8" w14:textId="77777777" w:rsidTr="005E7650">
        <w:trPr>
          <w:cantSplit/>
          <w:trHeight w:val="111"/>
          <w:tblHeader/>
        </w:trPr>
        <w:tc>
          <w:tcPr>
            <w:tcW w:w="1260" w:type="dxa"/>
            <w:tcBorders>
              <w:top w:val="single" w:sz="6" w:space="0" w:color="auto"/>
              <w:bottom w:val="single" w:sz="6" w:space="0" w:color="auto"/>
            </w:tcBorders>
            <w:vAlign w:val="center"/>
          </w:tcPr>
          <w:p w14:paraId="1813F8BC" w14:textId="6FC66E4B" w:rsidR="00715D8A" w:rsidRPr="00550BF7" w:rsidRDefault="00715D8A" w:rsidP="00715D8A">
            <w:pPr>
              <w:pStyle w:val="TableField-Left"/>
              <w:rPr>
                <w:rFonts w:ascii="Calibri Light" w:hAnsi="Calibri Light" w:cs="Arial"/>
                <w:sz w:val="18"/>
              </w:rPr>
            </w:pPr>
            <w:r w:rsidRPr="00550BF7">
              <w:rPr>
                <w:rFonts w:ascii="Calibri Light" w:hAnsi="Calibri Light" w:cs="Tahoma"/>
              </w:rPr>
              <w:t>Field Work Order Processing – CCC/BCD</w:t>
            </w:r>
            <w:r w:rsidR="005D7C85">
              <w:rPr>
                <w:rFonts w:ascii="Calibri Light" w:hAnsi="Calibri Light" w:cs="Tahoma"/>
              </w:rPr>
              <w:t>/RSO</w:t>
            </w:r>
          </w:p>
        </w:tc>
        <w:tc>
          <w:tcPr>
            <w:tcW w:w="1710" w:type="dxa"/>
            <w:tcBorders>
              <w:top w:val="single" w:sz="6" w:space="0" w:color="auto"/>
              <w:bottom w:val="single" w:sz="6" w:space="0" w:color="auto"/>
            </w:tcBorders>
            <w:vAlign w:val="center"/>
          </w:tcPr>
          <w:p w14:paraId="5139F573" w14:textId="1DFA8D67" w:rsidR="00715D8A" w:rsidRPr="00550BF7" w:rsidRDefault="00715D8A" w:rsidP="00715D8A">
            <w:pPr>
              <w:pStyle w:val="TableField-Left"/>
              <w:rPr>
                <w:rFonts w:ascii="Calibri Light" w:hAnsi="Calibri Light" w:cs="Arial"/>
                <w:sz w:val="18"/>
              </w:rPr>
            </w:pPr>
            <w:r w:rsidRPr="00550BF7">
              <w:rPr>
                <w:rFonts w:ascii="Calibri Light" w:hAnsi="Calibri Light" w:cs="Tahoma"/>
              </w:rPr>
              <w:t>C4C (Workcenter: Call Center)</w:t>
            </w:r>
          </w:p>
        </w:tc>
        <w:tc>
          <w:tcPr>
            <w:tcW w:w="1260" w:type="dxa"/>
            <w:tcBorders>
              <w:top w:val="single" w:sz="6" w:space="0" w:color="auto"/>
              <w:bottom w:val="single" w:sz="6" w:space="0" w:color="auto"/>
            </w:tcBorders>
            <w:vAlign w:val="center"/>
          </w:tcPr>
          <w:p w14:paraId="378A1C9D" w14:textId="300F669C" w:rsidR="00715D8A" w:rsidRPr="00550BF7" w:rsidRDefault="00715D8A" w:rsidP="00715D8A">
            <w:pPr>
              <w:pStyle w:val="TableField-Left"/>
              <w:rPr>
                <w:rFonts w:ascii="Calibri Light" w:hAnsi="Calibri Light" w:cs="Arial"/>
                <w:sz w:val="18"/>
              </w:rPr>
            </w:pPr>
            <w:r w:rsidRPr="00550BF7">
              <w:rPr>
                <w:rFonts w:ascii="Calibri Light" w:hAnsi="Calibri Light"/>
                <w:lang w:val="de-CH"/>
              </w:rPr>
              <w:t>Display Work Order</w:t>
            </w:r>
          </w:p>
        </w:tc>
        <w:tc>
          <w:tcPr>
            <w:tcW w:w="1980" w:type="dxa"/>
            <w:tcBorders>
              <w:top w:val="single" w:sz="6" w:space="0" w:color="auto"/>
              <w:bottom w:val="single" w:sz="6" w:space="0" w:color="auto"/>
            </w:tcBorders>
            <w:vAlign w:val="center"/>
          </w:tcPr>
          <w:p w14:paraId="487872B9" w14:textId="59E03F5E" w:rsidR="00715D8A" w:rsidRPr="00550BF7" w:rsidRDefault="00715D8A" w:rsidP="00715D8A">
            <w:pPr>
              <w:pStyle w:val="TableField-Left"/>
              <w:rPr>
                <w:rFonts w:ascii="Calibri Light" w:hAnsi="Calibri Light" w:cs="Arial"/>
                <w:sz w:val="18"/>
              </w:rPr>
            </w:pPr>
            <w:r w:rsidRPr="00550BF7">
              <w:rPr>
                <w:rFonts w:ascii="Calibri Light" w:hAnsi="Calibri Light"/>
                <w:lang w:val="de-CH"/>
              </w:rPr>
              <w:t>Display</w:t>
            </w:r>
          </w:p>
        </w:tc>
        <w:tc>
          <w:tcPr>
            <w:tcW w:w="1440" w:type="dxa"/>
            <w:tcBorders>
              <w:top w:val="single" w:sz="6" w:space="0" w:color="auto"/>
              <w:bottom w:val="single" w:sz="6" w:space="0" w:color="auto"/>
            </w:tcBorders>
            <w:vAlign w:val="center"/>
          </w:tcPr>
          <w:p w14:paraId="4FD60C2E" w14:textId="77777777" w:rsidR="00715D8A" w:rsidRPr="00550BF7" w:rsidRDefault="00715D8A" w:rsidP="00715D8A">
            <w:pPr>
              <w:pStyle w:val="TableField-Left"/>
              <w:rPr>
                <w:rFonts w:ascii="Calibri Light" w:hAnsi="Calibri Light" w:cs="Arial"/>
                <w:sz w:val="18"/>
              </w:rPr>
            </w:pPr>
          </w:p>
        </w:tc>
      </w:tr>
      <w:tr w:rsidR="00715D8A" w:rsidRPr="00550BF7" w14:paraId="1BF315DC" w14:textId="77777777" w:rsidTr="005E7650">
        <w:trPr>
          <w:cantSplit/>
          <w:trHeight w:val="111"/>
          <w:tblHeader/>
        </w:trPr>
        <w:tc>
          <w:tcPr>
            <w:tcW w:w="1260" w:type="dxa"/>
            <w:tcBorders>
              <w:top w:val="single" w:sz="6" w:space="0" w:color="auto"/>
              <w:bottom w:val="single" w:sz="6" w:space="0" w:color="auto"/>
            </w:tcBorders>
            <w:vAlign w:val="center"/>
          </w:tcPr>
          <w:p w14:paraId="0C2DA537" w14:textId="038152EC" w:rsidR="00715D8A" w:rsidRPr="00550BF7" w:rsidRDefault="00715D8A" w:rsidP="00715D8A">
            <w:pPr>
              <w:pStyle w:val="TableField-Left"/>
              <w:rPr>
                <w:rFonts w:ascii="Calibri Light" w:hAnsi="Calibri Light" w:cs="Arial"/>
                <w:sz w:val="18"/>
              </w:rPr>
            </w:pPr>
            <w:r w:rsidRPr="00550BF7">
              <w:rPr>
                <w:rFonts w:ascii="Calibri Light" w:hAnsi="Calibri Light" w:cs="Tahoma"/>
                <w:szCs w:val="24"/>
              </w:rPr>
              <w:t>Field Work Order Processing – CCC/BCD</w:t>
            </w:r>
            <w:r w:rsidR="00147B62">
              <w:rPr>
                <w:rFonts w:ascii="Calibri Light" w:hAnsi="Calibri Light" w:cs="Tahoma"/>
                <w:szCs w:val="24"/>
              </w:rPr>
              <w:t>/RSO</w:t>
            </w:r>
          </w:p>
        </w:tc>
        <w:tc>
          <w:tcPr>
            <w:tcW w:w="1710" w:type="dxa"/>
            <w:tcBorders>
              <w:top w:val="single" w:sz="6" w:space="0" w:color="auto"/>
              <w:bottom w:val="single" w:sz="6" w:space="0" w:color="auto"/>
            </w:tcBorders>
            <w:vAlign w:val="center"/>
          </w:tcPr>
          <w:p w14:paraId="4E27D5CB" w14:textId="3C554998" w:rsidR="00715D8A" w:rsidRPr="00550BF7" w:rsidRDefault="00715D8A" w:rsidP="00715D8A">
            <w:pPr>
              <w:pStyle w:val="TableField-Left"/>
              <w:rPr>
                <w:rFonts w:ascii="Calibri Light" w:hAnsi="Calibri Light" w:cs="Arial"/>
                <w:sz w:val="18"/>
              </w:rPr>
            </w:pPr>
            <w:r w:rsidRPr="00550BF7">
              <w:rPr>
                <w:rFonts w:ascii="Calibri Light" w:hAnsi="Calibri Light" w:cs="Tahoma"/>
              </w:rPr>
              <w:t>IW31</w:t>
            </w:r>
          </w:p>
        </w:tc>
        <w:tc>
          <w:tcPr>
            <w:tcW w:w="1260" w:type="dxa"/>
            <w:tcBorders>
              <w:top w:val="single" w:sz="6" w:space="0" w:color="auto"/>
              <w:bottom w:val="single" w:sz="6" w:space="0" w:color="auto"/>
            </w:tcBorders>
            <w:vAlign w:val="center"/>
          </w:tcPr>
          <w:p w14:paraId="6941AA08" w14:textId="2EF524DC" w:rsidR="00715D8A" w:rsidRPr="00550BF7" w:rsidRDefault="00715D8A" w:rsidP="00715D8A">
            <w:pPr>
              <w:pStyle w:val="TableField-Left"/>
              <w:rPr>
                <w:rFonts w:ascii="Calibri Light" w:hAnsi="Calibri Light" w:cs="Arial"/>
                <w:sz w:val="18"/>
              </w:rPr>
            </w:pPr>
            <w:r w:rsidRPr="00550BF7">
              <w:rPr>
                <w:rFonts w:ascii="Calibri Light" w:hAnsi="Calibri Light"/>
                <w:lang w:val="de-CH"/>
              </w:rPr>
              <w:t xml:space="preserve">Create Work Order </w:t>
            </w:r>
          </w:p>
        </w:tc>
        <w:tc>
          <w:tcPr>
            <w:tcW w:w="1980" w:type="dxa"/>
            <w:tcBorders>
              <w:top w:val="single" w:sz="6" w:space="0" w:color="auto"/>
              <w:bottom w:val="single" w:sz="6" w:space="0" w:color="auto"/>
            </w:tcBorders>
            <w:vAlign w:val="center"/>
          </w:tcPr>
          <w:p w14:paraId="1724D438" w14:textId="0D93E132" w:rsidR="00715D8A" w:rsidRPr="00550BF7" w:rsidRDefault="00715D8A" w:rsidP="00715D8A">
            <w:pPr>
              <w:pStyle w:val="TableField-Left"/>
              <w:rPr>
                <w:rFonts w:ascii="Calibri Light" w:hAnsi="Calibri Light" w:cs="Arial"/>
                <w:sz w:val="18"/>
              </w:rPr>
            </w:pPr>
            <w:r w:rsidRPr="00550BF7">
              <w:rPr>
                <w:rFonts w:ascii="Calibri Light" w:hAnsi="Calibri Light"/>
                <w:lang w:val="de-CH"/>
              </w:rPr>
              <w:t>Create</w:t>
            </w:r>
          </w:p>
        </w:tc>
        <w:tc>
          <w:tcPr>
            <w:tcW w:w="1440" w:type="dxa"/>
            <w:tcBorders>
              <w:top w:val="single" w:sz="6" w:space="0" w:color="auto"/>
              <w:bottom w:val="single" w:sz="6" w:space="0" w:color="auto"/>
            </w:tcBorders>
            <w:vAlign w:val="center"/>
          </w:tcPr>
          <w:p w14:paraId="7AEE1D9D" w14:textId="77777777" w:rsidR="00715D8A" w:rsidRPr="00550BF7" w:rsidRDefault="00715D8A" w:rsidP="00715D8A">
            <w:pPr>
              <w:pStyle w:val="TableField-Left"/>
              <w:rPr>
                <w:rFonts w:ascii="Calibri Light" w:hAnsi="Calibri Light" w:cs="Arial"/>
                <w:sz w:val="18"/>
              </w:rPr>
            </w:pPr>
          </w:p>
        </w:tc>
      </w:tr>
      <w:tr w:rsidR="00715D8A" w:rsidRPr="00550BF7" w14:paraId="0F52FF9A" w14:textId="77777777" w:rsidTr="005E7650">
        <w:trPr>
          <w:cantSplit/>
          <w:trHeight w:val="111"/>
          <w:tblHeader/>
        </w:trPr>
        <w:tc>
          <w:tcPr>
            <w:tcW w:w="1260" w:type="dxa"/>
            <w:tcBorders>
              <w:top w:val="single" w:sz="6" w:space="0" w:color="auto"/>
              <w:bottom w:val="single" w:sz="6" w:space="0" w:color="auto"/>
            </w:tcBorders>
            <w:vAlign w:val="center"/>
          </w:tcPr>
          <w:p w14:paraId="579A5C48" w14:textId="1AB7C0A2" w:rsidR="00715D8A" w:rsidRPr="00550BF7" w:rsidRDefault="00715D8A" w:rsidP="005D7C85">
            <w:pPr>
              <w:pStyle w:val="TableField-Left"/>
              <w:rPr>
                <w:rFonts w:ascii="Calibri Light" w:hAnsi="Calibri Light" w:cs="Arial"/>
                <w:sz w:val="18"/>
              </w:rPr>
            </w:pPr>
            <w:r w:rsidRPr="00550BF7">
              <w:rPr>
                <w:rFonts w:ascii="Calibri Light" w:hAnsi="Calibri Light" w:cs="Tahoma"/>
                <w:szCs w:val="24"/>
              </w:rPr>
              <w:t>Field Work Order Processing – CCC/BCD</w:t>
            </w:r>
            <w:r w:rsidR="00147B62">
              <w:rPr>
                <w:rFonts w:ascii="Calibri Light" w:hAnsi="Calibri Light" w:cs="Tahoma"/>
                <w:szCs w:val="24"/>
              </w:rPr>
              <w:t>/RSO</w:t>
            </w:r>
          </w:p>
        </w:tc>
        <w:tc>
          <w:tcPr>
            <w:tcW w:w="1710" w:type="dxa"/>
            <w:tcBorders>
              <w:top w:val="single" w:sz="6" w:space="0" w:color="auto"/>
              <w:bottom w:val="single" w:sz="6" w:space="0" w:color="auto"/>
            </w:tcBorders>
            <w:vAlign w:val="center"/>
          </w:tcPr>
          <w:p w14:paraId="244AAEA7" w14:textId="77777777" w:rsidR="00715D8A" w:rsidRPr="00550BF7" w:rsidRDefault="00715D8A" w:rsidP="00715D8A">
            <w:pPr>
              <w:pStyle w:val="TableHeader-Left"/>
              <w:rPr>
                <w:rFonts w:ascii="Calibri Light" w:hAnsi="Calibri Light" w:cs="Tahoma"/>
                <w:b w:val="0"/>
              </w:rPr>
            </w:pPr>
            <w:r w:rsidRPr="00550BF7">
              <w:rPr>
                <w:rFonts w:ascii="Calibri Light" w:hAnsi="Calibri Light" w:cs="Tahoma"/>
                <w:b w:val="0"/>
              </w:rPr>
              <w:t>IW32</w:t>
            </w:r>
          </w:p>
          <w:p w14:paraId="57D31B4F" w14:textId="77777777" w:rsidR="00715D8A" w:rsidRPr="00550BF7" w:rsidRDefault="00715D8A" w:rsidP="00715D8A">
            <w:pPr>
              <w:pStyle w:val="TableField-Left"/>
              <w:rPr>
                <w:rFonts w:ascii="Calibri Light" w:hAnsi="Calibri Light" w:cs="Arial"/>
                <w:sz w:val="18"/>
              </w:rPr>
            </w:pPr>
          </w:p>
        </w:tc>
        <w:tc>
          <w:tcPr>
            <w:tcW w:w="1260" w:type="dxa"/>
            <w:tcBorders>
              <w:top w:val="single" w:sz="6" w:space="0" w:color="auto"/>
              <w:bottom w:val="single" w:sz="6" w:space="0" w:color="auto"/>
            </w:tcBorders>
            <w:vAlign w:val="center"/>
          </w:tcPr>
          <w:p w14:paraId="58CB87C7" w14:textId="601AF40A" w:rsidR="00715D8A" w:rsidRPr="00550BF7" w:rsidRDefault="00715D8A" w:rsidP="00715D8A">
            <w:pPr>
              <w:pStyle w:val="TableField-Left"/>
              <w:rPr>
                <w:rFonts w:ascii="Calibri Light" w:hAnsi="Calibri Light" w:cs="Arial"/>
                <w:sz w:val="18"/>
              </w:rPr>
            </w:pPr>
            <w:r w:rsidRPr="00550BF7">
              <w:rPr>
                <w:rFonts w:ascii="Calibri Light" w:hAnsi="Calibri Light"/>
                <w:lang w:val="de-CH"/>
              </w:rPr>
              <w:t xml:space="preserve">Change Work Order </w:t>
            </w:r>
          </w:p>
        </w:tc>
        <w:tc>
          <w:tcPr>
            <w:tcW w:w="1980" w:type="dxa"/>
            <w:tcBorders>
              <w:top w:val="single" w:sz="6" w:space="0" w:color="auto"/>
              <w:bottom w:val="single" w:sz="6" w:space="0" w:color="auto"/>
            </w:tcBorders>
            <w:vAlign w:val="center"/>
          </w:tcPr>
          <w:p w14:paraId="1324D495" w14:textId="05110664" w:rsidR="00715D8A" w:rsidRPr="00550BF7" w:rsidRDefault="00715D8A" w:rsidP="00715D8A">
            <w:pPr>
              <w:pStyle w:val="TableField-Left"/>
              <w:rPr>
                <w:rFonts w:ascii="Calibri Light" w:hAnsi="Calibri Light" w:cs="Arial"/>
                <w:sz w:val="18"/>
              </w:rPr>
            </w:pPr>
            <w:r w:rsidRPr="00550BF7">
              <w:rPr>
                <w:rFonts w:ascii="Calibri Light" w:hAnsi="Calibri Light"/>
                <w:lang w:val="de-CH"/>
              </w:rPr>
              <w:t>Change/Cancel</w:t>
            </w:r>
          </w:p>
        </w:tc>
        <w:tc>
          <w:tcPr>
            <w:tcW w:w="1440" w:type="dxa"/>
            <w:tcBorders>
              <w:top w:val="single" w:sz="6" w:space="0" w:color="auto"/>
              <w:bottom w:val="single" w:sz="6" w:space="0" w:color="auto"/>
            </w:tcBorders>
            <w:vAlign w:val="center"/>
          </w:tcPr>
          <w:p w14:paraId="06FC1234" w14:textId="77777777" w:rsidR="00715D8A" w:rsidRPr="00550BF7" w:rsidRDefault="00715D8A" w:rsidP="00715D8A">
            <w:pPr>
              <w:pStyle w:val="TableField-Left"/>
              <w:rPr>
                <w:rFonts w:ascii="Calibri Light" w:hAnsi="Calibri Light" w:cs="Arial"/>
                <w:sz w:val="18"/>
              </w:rPr>
            </w:pPr>
          </w:p>
        </w:tc>
      </w:tr>
      <w:tr w:rsidR="00715D8A" w:rsidRPr="00550BF7" w14:paraId="2215675B" w14:textId="77777777" w:rsidTr="005E7650">
        <w:trPr>
          <w:cantSplit/>
          <w:trHeight w:val="111"/>
          <w:tblHeader/>
        </w:trPr>
        <w:tc>
          <w:tcPr>
            <w:tcW w:w="1260" w:type="dxa"/>
            <w:tcBorders>
              <w:top w:val="single" w:sz="6" w:space="0" w:color="auto"/>
              <w:bottom w:val="single" w:sz="6" w:space="0" w:color="auto"/>
            </w:tcBorders>
            <w:vAlign w:val="center"/>
          </w:tcPr>
          <w:p w14:paraId="7E247EF3" w14:textId="51A85A67" w:rsidR="00715D8A" w:rsidRPr="00550BF7" w:rsidRDefault="00715D8A" w:rsidP="00715D8A">
            <w:pPr>
              <w:pStyle w:val="TableField-Left"/>
              <w:rPr>
                <w:rFonts w:ascii="Calibri Light" w:hAnsi="Calibri Light" w:cs="Arial"/>
                <w:sz w:val="18"/>
              </w:rPr>
            </w:pPr>
            <w:r w:rsidRPr="00550BF7">
              <w:rPr>
                <w:rFonts w:ascii="Calibri Light" w:hAnsi="Calibri Light" w:cs="Tahoma"/>
                <w:szCs w:val="24"/>
              </w:rPr>
              <w:t>Field Work Order Processing – CCC/BCD</w:t>
            </w:r>
            <w:r w:rsidR="00147B62">
              <w:rPr>
                <w:rFonts w:ascii="Calibri Light" w:hAnsi="Calibri Light" w:cs="Tahoma"/>
                <w:szCs w:val="24"/>
              </w:rPr>
              <w:t>/RSO</w:t>
            </w:r>
          </w:p>
        </w:tc>
        <w:tc>
          <w:tcPr>
            <w:tcW w:w="1710" w:type="dxa"/>
            <w:tcBorders>
              <w:top w:val="single" w:sz="6" w:space="0" w:color="auto"/>
              <w:bottom w:val="single" w:sz="6" w:space="0" w:color="auto"/>
            </w:tcBorders>
            <w:vAlign w:val="center"/>
          </w:tcPr>
          <w:p w14:paraId="59271F78" w14:textId="18501EDF" w:rsidR="00715D8A" w:rsidRPr="00550BF7" w:rsidRDefault="00715D8A" w:rsidP="00715D8A">
            <w:pPr>
              <w:pStyle w:val="TableField-Left"/>
              <w:rPr>
                <w:rFonts w:ascii="Calibri Light" w:hAnsi="Calibri Light" w:cs="Arial"/>
                <w:sz w:val="18"/>
              </w:rPr>
            </w:pPr>
            <w:r w:rsidRPr="00550BF7">
              <w:rPr>
                <w:rFonts w:ascii="Calibri Light" w:hAnsi="Calibri Light" w:cs="Tahoma"/>
              </w:rPr>
              <w:t>IW33</w:t>
            </w:r>
          </w:p>
        </w:tc>
        <w:tc>
          <w:tcPr>
            <w:tcW w:w="1260" w:type="dxa"/>
            <w:tcBorders>
              <w:top w:val="single" w:sz="6" w:space="0" w:color="auto"/>
              <w:bottom w:val="single" w:sz="6" w:space="0" w:color="auto"/>
            </w:tcBorders>
            <w:vAlign w:val="center"/>
          </w:tcPr>
          <w:p w14:paraId="4CEF2DB6" w14:textId="54BCFF17" w:rsidR="00715D8A" w:rsidRPr="00550BF7" w:rsidRDefault="00715D8A" w:rsidP="00715D8A">
            <w:pPr>
              <w:pStyle w:val="TableField-Left"/>
              <w:rPr>
                <w:rFonts w:ascii="Calibri Light" w:hAnsi="Calibri Light" w:cs="Arial"/>
                <w:sz w:val="18"/>
              </w:rPr>
            </w:pPr>
            <w:r w:rsidRPr="00550BF7">
              <w:rPr>
                <w:rFonts w:ascii="Calibri Light" w:hAnsi="Calibri Light"/>
                <w:lang w:val="de-CH"/>
              </w:rPr>
              <w:t xml:space="preserve">Display Work Order </w:t>
            </w:r>
          </w:p>
        </w:tc>
        <w:tc>
          <w:tcPr>
            <w:tcW w:w="1980" w:type="dxa"/>
            <w:tcBorders>
              <w:top w:val="single" w:sz="6" w:space="0" w:color="auto"/>
              <w:bottom w:val="single" w:sz="6" w:space="0" w:color="auto"/>
            </w:tcBorders>
            <w:vAlign w:val="center"/>
          </w:tcPr>
          <w:p w14:paraId="0EB98745" w14:textId="71930A64" w:rsidR="00715D8A" w:rsidRPr="00550BF7" w:rsidRDefault="00715D8A" w:rsidP="00715D8A">
            <w:pPr>
              <w:pStyle w:val="TableField-Left"/>
              <w:rPr>
                <w:rFonts w:ascii="Calibri Light" w:hAnsi="Calibri Light" w:cs="Arial"/>
                <w:sz w:val="18"/>
              </w:rPr>
            </w:pPr>
            <w:r w:rsidRPr="00550BF7">
              <w:rPr>
                <w:rFonts w:ascii="Calibri Light" w:hAnsi="Calibri Light"/>
                <w:lang w:val="de-CH"/>
              </w:rPr>
              <w:t>Display</w:t>
            </w:r>
          </w:p>
        </w:tc>
        <w:tc>
          <w:tcPr>
            <w:tcW w:w="1440" w:type="dxa"/>
            <w:tcBorders>
              <w:top w:val="single" w:sz="6" w:space="0" w:color="auto"/>
              <w:bottom w:val="single" w:sz="6" w:space="0" w:color="auto"/>
            </w:tcBorders>
            <w:vAlign w:val="center"/>
          </w:tcPr>
          <w:p w14:paraId="7E8727F9" w14:textId="77777777" w:rsidR="00715D8A" w:rsidRPr="00550BF7" w:rsidRDefault="00715D8A" w:rsidP="00715D8A">
            <w:pPr>
              <w:pStyle w:val="TableField-Left"/>
              <w:rPr>
                <w:rFonts w:ascii="Calibri Light" w:hAnsi="Calibri Light" w:cs="Arial"/>
                <w:sz w:val="18"/>
              </w:rPr>
            </w:pPr>
          </w:p>
        </w:tc>
      </w:tr>
      <w:tr w:rsidR="00715D8A" w:rsidRPr="00550BF7" w14:paraId="0315EE2C" w14:textId="77777777" w:rsidTr="005E7650">
        <w:trPr>
          <w:cantSplit/>
          <w:trHeight w:val="111"/>
          <w:tblHeader/>
        </w:trPr>
        <w:tc>
          <w:tcPr>
            <w:tcW w:w="1260" w:type="dxa"/>
            <w:tcBorders>
              <w:top w:val="single" w:sz="6" w:space="0" w:color="auto"/>
              <w:bottom w:val="single" w:sz="6" w:space="0" w:color="auto"/>
            </w:tcBorders>
            <w:vAlign w:val="center"/>
          </w:tcPr>
          <w:p w14:paraId="4AC67FC3" w14:textId="5F802498" w:rsidR="00715D8A" w:rsidRPr="00550BF7" w:rsidRDefault="00715D8A" w:rsidP="00715D8A">
            <w:pPr>
              <w:pStyle w:val="TableField-Left"/>
              <w:rPr>
                <w:rFonts w:ascii="Calibri Light" w:hAnsi="Calibri Light" w:cs="Arial"/>
                <w:sz w:val="18"/>
              </w:rPr>
            </w:pPr>
            <w:r w:rsidRPr="00550BF7">
              <w:rPr>
                <w:rFonts w:ascii="Calibri Light" w:hAnsi="Calibri Light" w:cs="Tahoma"/>
                <w:szCs w:val="24"/>
              </w:rPr>
              <w:t>Field Work Order Processing –</w:t>
            </w:r>
            <w:r w:rsidRPr="00550BF7">
              <w:rPr>
                <w:rFonts w:ascii="Calibri Light" w:hAnsi="Calibri Light"/>
                <w:lang w:val="de-CH"/>
              </w:rPr>
              <w:t xml:space="preserve"> Credit/Collections/Billing</w:t>
            </w:r>
            <w:r w:rsidR="005D7C85">
              <w:rPr>
                <w:rFonts w:ascii="Calibri Light" w:hAnsi="Calibri Light"/>
                <w:lang w:val="de-CH"/>
              </w:rPr>
              <w:t>/CCC/BCD</w:t>
            </w:r>
          </w:p>
        </w:tc>
        <w:tc>
          <w:tcPr>
            <w:tcW w:w="1710" w:type="dxa"/>
            <w:tcBorders>
              <w:top w:val="single" w:sz="6" w:space="0" w:color="auto"/>
              <w:bottom w:val="single" w:sz="6" w:space="0" w:color="auto"/>
            </w:tcBorders>
          </w:tcPr>
          <w:p w14:paraId="3C202725" w14:textId="4F8C53B7" w:rsidR="00715D8A" w:rsidRPr="00550BF7" w:rsidRDefault="00715D8A" w:rsidP="00715D8A">
            <w:pPr>
              <w:pStyle w:val="TableField-Left"/>
              <w:rPr>
                <w:rFonts w:ascii="Calibri Light" w:hAnsi="Calibri Light" w:cs="Arial"/>
                <w:sz w:val="18"/>
              </w:rPr>
            </w:pPr>
            <w:r w:rsidRPr="00550BF7">
              <w:rPr>
                <w:rFonts w:ascii="Calibri Light" w:hAnsi="Calibri Light" w:cs="Tahoma"/>
                <w:szCs w:val="24"/>
              </w:rPr>
              <w:t>IW33</w:t>
            </w:r>
          </w:p>
        </w:tc>
        <w:tc>
          <w:tcPr>
            <w:tcW w:w="1260" w:type="dxa"/>
            <w:tcBorders>
              <w:top w:val="single" w:sz="6" w:space="0" w:color="auto"/>
              <w:bottom w:val="single" w:sz="6" w:space="0" w:color="auto"/>
            </w:tcBorders>
            <w:vAlign w:val="center"/>
          </w:tcPr>
          <w:p w14:paraId="388A7EF9" w14:textId="5574703E" w:rsidR="00715D8A" w:rsidRPr="00550BF7" w:rsidRDefault="00715D8A" w:rsidP="00715D8A">
            <w:pPr>
              <w:pStyle w:val="TableField-Left"/>
              <w:rPr>
                <w:rFonts w:ascii="Calibri Light" w:hAnsi="Calibri Light" w:cs="Arial"/>
                <w:sz w:val="18"/>
              </w:rPr>
            </w:pPr>
            <w:r w:rsidRPr="00550BF7">
              <w:rPr>
                <w:rFonts w:ascii="Calibri Light" w:hAnsi="Calibri Light"/>
                <w:szCs w:val="24"/>
              </w:rPr>
              <w:t xml:space="preserve">Display Work Order </w:t>
            </w:r>
          </w:p>
        </w:tc>
        <w:tc>
          <w:tcPr>
            <w:tcW w:w="1980" w:type="dxa"/>
            <w:tcBorders>
              <w:top w:val="single" w:sz="6" w:space="0" w:color="auto"/>
              <w:bottom w:val="single" w:sz="6" w:space="0" w:color="auto"/>
            </w:tcBorders>
            <w:vAlign w:val="center"/>
          </w:tcPr>
          <w:p w14:paraId="3435E9B4" w14:textId="6F02CF6A" w:rsidR="00715D8A" w:rsidRPr="00550BF7" w:rsidRDefault="00715D8A" w:rsidP="00715D8A">
            <w:pPr>
              <w:pStyle w:val="TableField-Left"/>
              <w:rPr>
                <w:rFonts w:ascii="Calibri Light" w:hAnsi="Calibri Light" w:cs="Arial"/>
                <w:sz w:val="18"/>
              </w:rPr>
            </w:pPr>
            <w:r w:rsidRPr="00550BF7">
              <w:rPr>
                <w:rFonts w:ascii="Calibri Light" w:hAnsi="Calibri Light"/>
                <w:szCs w:val="24"/>
              </w:rPr>
              <w:t>Display</w:t>
            </w:r>
          </w:p>
        </w:tc>
        <w:tc>
          <w:tcPr>
            <w:tcW w:w="1440" w:type="dxa"/>
            <w:tcBorders>
              <w:top w:val="single" w:sz="6" w:space="0" w:color="auto"/>
              <w:bottom w:val="single" w:sz="6" w:space="0" w:color="auto"/>
            </w:tcBorders>
            <w:vAlign w:val="center"/>
          </w:tcPr>
          <w:p w14:paraId="135370AA" w14:textId="77777777" w:rsidR="00715D8A" w:rsidRPr="00550BF7" w:rsidRDefault="00715D8A" w:rsidP="00715D8A">
            <w:pPr>
              <w:pStyle w:val="TableField-Left"/>
              <w:rPr>
                <w:rFonts w:ascii="Calibri Light" w:hAnsi="Calibri Light" w:cs="Arial"/>
                <w:sz w:val="18"/>
              </w:rPr>
            </w:pPr>
          </w:p>
        </w:tc>
      </w:tr>
    </w:tbl>
    <w:p w14:paraId="5FE8564B" w14:textId="77777777" w:rsidR="00DF002A" w:rsidRPr="00550BF7" w:rsidRDefault="00DF002A" w:rsidP="00715D8A">
      <w:pPr>
        <w:pStyle w:val="Heading2TextBulleted"/>
        <w:numPr>
          <w:ilvl w:val="0"/>
          <w:numId w:val="0"/>
        </w:numPr>
        <w:rPr>
          <w:rFonts w:ascii="Calibri Light" w:hAnsi="Calibri Light" w:cs="Arial"/>
        </w:rPr>
      </w:pPr>
    </w:p>
    <w:p w14:paraId="53AED5FA" w14:textId="054F0BC6" w:rsidR="00676625" w:rsidRPr="00550BF7" w:rsidRDefault="001A6236" w:rsidP="003C6C8A">
      <w:pPr>
        <w:pStyle w:val="Heading2"/>
      </w:pPr>
      <w:bookmarkStart w:id="89" w:name="_Toc511293192"/>
      <w:r w:rsidRPr="00550BF7">
        <w:lastRenderedPageBreak/>
        <w:t xml:space="preserve">3.2 </w:t>
      </w:r>
      <w:r w:rsidR="00676625" w:rsidRPr="00550BF7">
        <w:t>Custom Program/Transaction Codes</w:t>
      </w:r>
      <w:bookmarkEnd w:id="89"/>
    </w:p>
    <w:p w14:paraId="0449079A" w14:textId="7813AEE9" w:rsidR="00676625" w:rsidRPr="00550BF7" w:rsidRDefault="00676625" w:rsidP="00164534">
      <w:pPr>
        <w:pStyle w:val="Heading2TextBulleted"/>
        <w:numPr>
          <w:ilvl w:val="0"/>
          <w:numId w:val="0"/>
        </w:numPr>
        <w:spacing w:before="60" w:after="60"/>
        <w:ind w:left="360"/>
        <w:rPr>
          <w:rFonts w:ascii="Calibri Light" w:hAnsi="Calibri Light"/>
          <w:sz w:val="18"/>
          <w:szCs w:val="18"/>
        </w:rPr>
      </w:pPr>
    </w:p>
    <w:tbl>
      <w:tblPr>
        <w:tblW w:w="10239" w:type="dxa"/>
        <w:tblInd w:w="-131"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630"/>
        <w:gridCol w:w="1949"/>
        <w:gridCol w:w="2220"/>
        <w:gridCol w:w="2220"/>
        <w:gridCol w:w="2220"/>
      </w:tblGrid>
      <w:tr w:rsidR="00AE5F37" w:rsidRPr="00550BF7" w14:paraId="24A60C18" w14:textId="77777777" w:rsidTr="0060599B">
        <w:trPr>
          <w:cantSplit/>
          <w:trHeight w:val="520"/>
          <w:tblHeader/>
        </w:trPr>
        <w:tc>
          <w:tcPr>
            <w:tcW w:w="1630" w:type="dxa"/>
            <w:tcBorders>
              <w:bottom w:val="threeDEmboss" w:sz="6" w:space="0" w:color="auto"/>
            </w:tcBorders>
            <w:shd w:val="clear" w:color="auto" w:fill="F9FBAF"/>
            <w:vAlign w:val="center"/>
          </w:tcPr>
          <w:p w14:paraId="3C0069F0" w14:textId="77777777" w:rsidR="00AE5F37" w:rsidRPr="00550BF7" w:rsidRDefault="00AE5F37" w:rsidP="00583E33">
            <w:pPr>
              <w:pStyle w:val="TableHeader-Left"/>
              <w:rPr>
                <w:rFonts w:ascii="Calibri Light" w:hAnsi="Calibri Light" w:cs="Arial"/>
                <w:sz w:val="18"/>
                <w:szCs w:val="18"/>
              </w:rPr>
            </w:pPr>
            <w:r w:rsidRPr="00550BF7">
              <w:rPr>
                <w:rFonts w:ascii="Calibri Light" w:hAnsi="Calibri Light" w:cs="Arial"/>
                <w:sz w:val="18"/>
                <w:szCs w:val="18"/>
              </w:rPr>
              <w:t>Custom Table</w:t>
            </w:r>
          </w:p>
        </w:tc>
        <w:tc>
          <w:tcPr>
            <w:tcW w:w="1949" w:type="dxa"/>
            <w:tcBorders>
              <w:bottom w:val="threeDEmboss" w:sz="6" w:space="0" w:color="auto"/>
            </w:tcBorders>
            <w:shd w:val="clear" w:color="auto" w:fill="F9FBAF"/>
            <w:vAlign w:val="center"/>
          </w:tcPr>
          <w:p w14:paraId="76ECF25A" w14:textId="77777777" w:rsidR="00AE5F37" w:rsidRPr="00550BF7" w:rsidRDefault="00AE5F37" w:rsidP="00583E33">
            <w:pPr>
              <w:pStyle w:val="TableHeader-Left"/>
              <w:rPr>
                <w:rFonts w:ascii="Calibri Light" w:hAnsi="Calibri Light" w:cs="Arial"/>
                <w:sz w:val="18"/>
                <w:szCs w:val="18"/>
              </w:rPr>
            </w:pPr>
            <w:r w:rsidRPr="00550BF7">
              <w:rPr>
                <w:rFonts w:ascii="Calibri Light" w:hAnsi="Calibri Light" w:cs="Arial"/>
                <w:sz w:val="18"/>
                <w:szCs w:val="18"/>
              </w:rPr>
              <w:t>Authorization Grp Assigned</w:t>
            </w:r>
          </w:p>
        </w:tc>
        <w:tc>
          <w:tcPr>
            <w:tcW w:w="2220" w:type="dxa"/>
            <w:tcBorders>
              <w:bottom w:val="threeDEmboss" w:sz="6" w:space="0" w:color="auto"/>
            </w:tcBorders>
            <w:shd w:val="clear" w:color="auto" w:fill="F9FBAF"/>
            <w:vAlign w:val="center"/>
          </w:tcPr>
          <w:p w14:paraId="7B1A628C" w14:textId="77777777" w:rsidR="00AE5F37" w:rsidRPr="00550BF7" w:rsidRDefault="00AE5F37" w:rsidP="00583E33">
            <w:pPr>
              <w:pStyle w:val="TableHeader-Left"/>
              <w:rPr>
                <w:rFonts w:ascii="Calibri Light" w:hAnsi="Calibri Light" w:cs="Arial"/>
                <w:sz w:val="18"/>
                <w:szCs w:val="18"/>
              </w:rPr>
            </w:pPr>
            <w:r w:rsidRPr="00550BF7">
              <w:rPr>
                <w:rFonts w:ascii="Calibri Light" w:hAnsi="Calibri Light" w:cs="Arial"/>
                <w:sz w:val="18"/>
                <w:szCs w:val="18"/>
              </w:rPr>
              <w:t>Custom T-code for the Table</w:t>
            </w:r>
          </w:p>
        </w:tc>
        <w:tc>
          <w:tcPr>
            <w:tcW w:w="2220" w:type="dxa"/>
            <w:tcBorders>
              <w:bottom w:val="threeDEmboss" w:sz="6" w:space="0" w:color="auto"/>
            </w:tcBorders>
            <w:shd w:val="clear" w:color="auto" w:fill="F9FBAF"/>
            <w:vAlign w:val="center"/>
          </w:tcPr>
          <w:p w14:paraId="3E439ECE" w14:textId="77777777" w:rsidR="00AE5F37" w:rsidRPr="00550BF7" w:rsidRDefault="00AE5F37" w:rsidP="00583E33">
            <w:pPr>
              <w:pStyle w:val="TableHeader-Left"/>
              <w:rPr>
                <w:rFonts w:ascii="Calibri Light" w:hAnsi="Calibri Light" w:cs="Arial"/>
                <w:sz w:val="18"/>
                <w:szCs w:val="18"/>
              </w:rPr>
            </w:pPr>
            <w:r w:rsidRPr="00550BF7">
              <w:rPr>
                <w:rFonts w:ascii="Calibri Light" w:hAnsi="Calibri Light" w:cs="Arial"/>
                <w:sz w:val="18"/>
                <w:szCs w:val="18"/>
              </w:rPr>
              <w:t>Table Access (display/update)</w:t>
            </w:r>
          </w:p>
        </w:tc>
        <w:tc>
          <w:tcPr>
            <w:tcW w:w="2220" w:type="dxa"/>
            <w:tcBorders>
              <w:bottom w:val="threeDEmboss" w:sz="6" w:space="0" w:color="auto"/>
            </w:tcBorders>
            <w:shd w:val="clear" w:color="auto" w:fill="F9FBAF"/>
          </w:tcPr>
          <w:p w14:paraId="433007BF" w14:textId="77777777" w:rsidR="00AE5F37" w:rsidRPr="00550BF7" w:rsidRDefault="00AE5F37" w:rsidP="00583E33">
            <w:pPr>
              <w:pStyle w:val="TableHeader-Left"/>
              <w:rPr>
                <w:rFonts w:ascii="Calibri Light" w:hAnsi="Calibri Light" w:cs="Arial"/>
                <w:sz w:val="18"/>
                <w:szCs w:val="18"/>
              </w:rPr>
            </w:pPr>
            <w:r w:rsidRPr="00550BF7">
              <w:rPr>
                <w:rFonts w:ascii="Calibri Light" w:hAnsi="Calibri Light" w:cs="Arial"/>
                <w:sz w:val="18"/>
                <w:szCs w:val="18"/>
              </w:rPr>
              <w:t>RICEFW Reference ID</w:t>
            </w:r>
          </w:p>
        </w:tc>
      </w:tr>
      <w:tr w:rsidR="00AE5F37" w:rsidRPr="00550BF7" w14:paraId="091D6222" w14:textId="77777777" w:rsidTr="0060599B">
        <w:trPr>
          <w:cantSplit/>
          <w:trHeight w:val="130"/>
        </w:trPr>
        <w:tc>
          <w:tcPr>
            <w:tcW w:w="1630" w:type="dxa"/>
            <w:tcBorders>
              <w:bottom w:val="single" w:sz="4" w:space="0" w:color="auto"/>
            </w:tcBorders>
            <w:vAlign w:val="center"/>
          </w:tcPr>
          <w:p w14:paraId="112AC92B" w14:textId="3E7D34AC" w:rsidR="00AE5F37" w:rsidRPr="00550BF7" w:rsidRDefault="00BB5F7E" w:rsidP="00583E33">
            <w:pPr>
              <w:pStyle w:val="TableField-Left"/>
              <w:rPr>
                <w:rFonts w:ascii="Calibri Light" w:hAnsi="Calibri Light" w:cs="Arial"/>
                <w:sz w:val="18"/>
                <w:szCs w:val="18"/>
              </w:rPr>
            </w:pPr>
            <w:r w:rsidRPr="00550BF7">
              <w:rPr>
                <w:rFonts w:ascii="Calibri Light" w:hAnsi="Calibri Light" w:cs="Arial"/>
                <w:sz w:val="18"/>
                <w:szCs w:val="18"/>
              </w:rPr>
              <w:t>N/A</w:t>
            </w:r>
          </w:p>
        </w:tc>
        <w:tc>
          <w:tcPr>
            <w:tcW w:w="1949" w:type="dxa"/>
            <w:tcBorders>
              <w:bottom w:val="single" w:sz="4" w:space="0" w:color="auto"/>
            </w:tcBorders>
            <w:vAlign w:val="center"/>
          </w:tcPr>
          <w:p w14:paraId="31741EEF" w14:textId="7D9F0C53" w:rsidR="00AE5F37" w:rsidRPr="00550BF7" w:rsidRDefault="00BB5F7E" w:rsidP="00583E33">
            <w:pPr>
              <w:pStyle w:val="TableField-Left"/>
              <w:rPr>
                <w:rFonts w:ascii="Calibri Light" w:hAnsi="Calibri Light" w:cs="Arial"/>
                <w:sz w:val="18"/>
                <w:szCs w:val="18"/>
              </w:rPr>
            </w:pPr>
            <w:r w:rsidRPr="00550BF7">
              <w:rPr>
                <w:rFonts w:ascii="Calibri Light" w:hAnsi="Calibri Light" w:cs="Arial"/>
                <w:sz w:val="18"/>
                <w:szCs w:val="18"/>
              </w:rPr>
              <w:t>N/A</w:t>
            </w:r>
          </w:p>
        </w:tc>
        <w:tc>
          <w:tcPr>
            <w:tcW w:w="2220" w:type="dxa"/>
            <w:tcBorders>
              <w:bottom w:val="single" w:sz="4" w:space="0" w:color="auto"/>
            </w:tcBorders>
            <w:vAlign w:val="center"/>
          </w:tcPr>
          <w:p w14:paraId="4ED38606" w14:textId="59A8C011" w:rsidR="00AE5F37" w:rsidRPr="00550BF7" w:rsidRDefault="00BB5F7E" w:rsidP="00583E33">
            <w:pPr>
              <w:pStyle w:val="TableField-Left"/>
              <w:rPr>
                <w:rFonts w:ascii="Calibri Light" w:hAnsi="Calibri Light" w:cs="Arial"/>
                <w:sz w:val="18"/>
                <w:szCs w:val="18"/>
              </w:rPr>
            </w:pPr>
            <w:r w:rsidRPr="00550BF7">
              <w:rPr>
                <w:rFonts w:ascii="Calibri Light" w:hAnsi="Calibri Light" w:cs="Arial"/>
                <w:sz w:val="18"/>
                <w:szCs w:val="18"/>
              </w:rPr>
              <w:t>N/A</w:t>
            </w:r>
          </w:p>
        </w:tc>
        <w:tc>
          <w:tcPr>
            <w:tcW w:w="2220" w:type="dxa"/>
            <w:tcBorders>
              <w:bottom w:val="single" w:sz="4" w:space="0" w:color="auto"/>
            </w:tcBorders>
            <w:vAlign w:val="center"/>
          </w:tcPr>
          <w:p w14:paraId="23C96DCC" w14:textId="39DD2604" w:rsidR="00AE5F37" w:rsidRPr="00550BF7" w:rsidRDefault="00BB5F7E" w:rsidP="00583E33">
            <w:pPr>
              <w:pStyle w:val="TableField-Left"/>
              <w:rPr>
                <w:rFonts w:ascii="Calibri Light" w:hAnsi="Calibri Light" w:cs="Arial"/>
                <w:sz w:val="18"/>
                <w:szCs w:val="18"/>
              </w:rPr>
            </w:pPr>
            <w:r w:rsidRPr="00550BF7">
              <w:rPr>
                <w:rFonts w:ascii="Calibri Light" w:hAnsi="Calibri Light" w:cs="Arial"/>
                <w:sz w:val="18"/>
                <w:szCs w:val="18"/>
              </w:rPr>
              <w:t>N/A</w:t>
            </w:r>
          </w:p>
        </w:tc>
        <w:tc>
          <w:tcPr>
            <w:tcW w:w="2220" w:type="dxa"/>
            <w:tcBorders>
              <w:bottom w:val="single" w:sz="4" w:space="0" w:color="auto"/>
            </w:tcBorders>
          </w:tcPr>
          <w:p w14:paraId="0185E7E1" w14:textId="7408391F" w:rsidR="00AE5F37" w:rsidRPr="00550BF7" w:rsidRDefault="00BB5F7E" w:rsidP="00583E33">
            <w:pPr>
              <w:pStyle w:val="TableField-Left"/>
              <w:rPr>
                <w:rFonts w:ascii="Calibri Light" w:hAnsi="Calibri Light" w:cs="Arial"/>
                <w:sz w:val="18"/>
                <w:szCs w:val="18"/>
              </w:rPr>
            </w:pPr>
            <w:r w:rsidRPr="00550BF7">
              <w:rPr>
                <w:rFonts w:ascii="Calibri Light" w:hAnsi="Calibri Light" w:cs="Arial"/>
                <w:sz w:val="18"/>
                <w:szCs w:val="18"/>
              </w:rPr>
              <w:t>N/A</w:t>
            </w:r>
          </w:p>
        </w:tc>
      </w:tr>
    </w:tbl>
    <w:p w14:paraId="227E002B" w14:textId="77777777" w:rsidR="00676625" w:rsidRPr="00550BF7" w:rsidRDefault="00676625" w:rsidP="00676625">
      <w:pPr>
        <w:pStyle w:val="Heading2TextBulleted"/>
        <w:numPr>
          <w:ilvl w:val="0"/>
          <w:numId w:val="0"/>
        </w:numPr>
        <w:ind w:left="3067" w:hanging="360"/>
        <w:rPr>
          <w:rFonts w:ascii="Calibri Light" w:hAnsi="Calibri Light" w:cs="Arial"/>
        </w:rPr>
      </w:pPr>
    </w:p>
    <w:p w14:paraId="56D93F2C" w14:textId="4483606E" w:rsidR="00676625" w:rsidRPr="00550BF7" w:rsidRDefault="001A6236" w:rsidP="003C6C8A">
      <w:pPr>
        <w:pStyle w:val="Heading2"/>
      </w:pPr>
      <w:bookmarkStart w:id="90" w:name="_Toc511293193"/>
      <w:r w:rsidRPr="00550BF7">
        <w:t xml:space="preserve">3.3 </w:t>
      </w:r>
      <w:r w:rsidR="00676625" w:rsidRPr="00550BF7">
        <w:t>Custom Table/Transaction Codes</w:t>
      </w:r>
      <w:bookmarkEnd w:id="90"/>
    </w:p>
    <w:p w14:paraId="175E2D97" w14:textId="77777777" w:rsidR="00280C7F" w:rsidRPr="00550BF7" w:rsidRDefault="00280C7F" w:rsidP="00280C7F">
      <w:pPr>
        <w:rPr>
          <w:rFonts w:ascii="Calibri Light" w:hAnsi="Calibri Light" w:cs="Arial"/>
        </w:rPr>
      </w:pPr>
    </w:p>
    <w:tbl>
      <w:tblPr>
        <w:tblW w:w="10239" w:type="dxa"/>
        <w:tblInd w:w="-131"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630"/>
        <w:gridCol w:w="1949"/>
        <w:gridCol w:w="2220"/>
        <w:gridCol w:w="2220"/>
        <w:gridCol w:w="2220"/>
      </w:tblGrid>
      <w:tr w:rsidR="00AE5F37" w:rsidRPr="00550BF7" w14:paraId="6EDAA698" w14:textId="77777777" w:rsidTr="00426993">
        <w:trPr>
          <w:cantSplit/>
          <w:trHeight w:val="520"/>
          <w:tblHeader/>
        </w:trPr>
        <w:tc>
          <w:tcPr>
            <w:tcW w:w="1630" w:type="dxa"/>
            <w:tcBorders>
              <w:bottom w:val="threeDEmboss" w:sz="6" w:space="0" w:color="auto"/>
            </w:tcBorders>
            <w:shd w:val="clear" w:color="auto" w:fill="F9FBAF"/>
            <w:vAlign w:val="center"/>
          </w:tcPr>
          <w:p w14:paraId="34742929" w14:textId="77777777" w:rsidR="00AE5F37" w:rsidRPr="00550BF7" w:rsidRDefault="00AE5F37" w:rsidP="00583E33">
            <w:pPr>
              <w:pStyle w:val="TableHeader-Left"/>
              <w:rPr>
                <w:rFonts w:ascii="Calibri Light" w:hAnsi="Calibri Light" w:cs="Arial"/>
                <w:sz w:val="18"/>
                <w:szCs w:val="18"/>
              </w:rPr>
            </w:pPr>
            <w:r w:rsidRPr="00550BF7">
              <w:rPr>
                <w:rFonts w:ascii="Calibri Light" w:hAnsi="Calibri Light" w:cs="Arial"/>
                <w:sz w:val="18"/>
                <w:szCs w:val="18"/>
              </w:rPr>
              <w:t>Custom Table</w:t>
            </w:r>
          </w:p>
        </w:tc>
        <w:tc>
          <w:tcPr>
            <w:tcW w:w="1949" w:type="dxa"/>
            <w:tcBorders>
              <w:bottom w:val="threeDEmboss" w:sz="6" w:space="0" w:color="auto"/>
            </w:tcBorders>
            <w:shd w:val="clear" w:color="auto" w:fill="F9FBAF"/>
            <w:vAlign w:val="center"/>
          </w:tcPr>
          <w:p w14:paraId="675BE980" w14:textId="77777777" w:rsidR="00AE5F37" w:rsidRPr="00550BF7" w:rsidRDefault="00AE5F37" w:rsidP="00583E33">
            <w:pPr>
              <w:pStyle w:val="TableHeader-Left"/>
              <w:rPr>
                <w:rFonts w:ascii="Calibri Light" w:hAnsi="Calibri Light" w:cs="Arial"/>
                <w:sz w:val="18"/>
                <w:szCs w:val="18"/>
              </w:rPr>
            </w:pPr>
            <w:r w:rsidRPr="00550BF7">
              <w:rPr>
                <w:rFonts w:ascii="Calibri Light" w:hAnsi="Calibri Light" w:cs="Arial"/>
                <w:sz w:val="18"/>
                <w:szCs w:val="18"/>
              </w:rPr>
              <w:t>Authorization Grp Assigned</w:t>
            </w:r>
          </w:p>
        </w:tc>
        <w:tc>
          <w:tcPr>
            <w:tcW w:w="2220" w:type="dxa"/>
            <w:tcBorders>
              <w:bottom w:val="threeDEmboss" w:sz="6" w:space="0" w:color="auto"/>
            </w:tcBorders>
            <w:shd w:val="clear" w:color="auto" w:fill="F9FBAF"/>
            <w:vAlign w:val="center"/>
          </w:tcPr>
          <w:p w14:paraId="4C19CB03" w14:textId="77777777" w:rsidR="00AE5F37" w:rsidRPr="00550BF7" w:rsidRDefault="00AE5F37" w:rsidP="00583E33">
            <w:pPr>
              <w:pStyle w:val="TableHeader-Left"/>
              <w:rPr>
                <w:rFonts w:ascii="Calibri Light" w:hAnsi="Calibri Light" w:cs="Arial"/>
                <w:sz w:val="18"/>
                <w:szCs w:val="18"/>
              </w:rPr>
            </w:pPr>
            <w:r w:rsidRPr="00550BF7">
              <w:rPr>
                <w:rFonts w:ascii="Calibri Light" w:hAnsi="Calibri Light" w:cs="Arial"/>
                <w:sz w:val="18"/>
                <w:szCs w:val="18"/>
              </w:rPr>
              <w:t>Custom T-code for the Table</w:t>
            </w:r>
          </w:p>
        </w:tc>
        <w:tc>
          <w:tcPr>
            <w:tcW w:w="2220" w:type="dxa"/>
            <w:tcBorders>
              <w:bottom w:val="threeDEmboss" w:sz="6" w:space="0" w:color="auto"/>
            </w:tcBorders>
            <w:shd w:val="clear" w:color="auto" w:fill="F9FBAF"/>
            <w:vAlign w:val="center"/>
          </w:tcPr>
          <w:p w14:paraId="148E0111" w14:textId="77777777" w:rsidR="00AE5F37" w:rsidRPr="00550BF7" w:rsidRDefault="00AE5F37" w:rsidP="00583E33">
            <w:pPr>
              <w:pStyle w:val="TableHeader-Left"/>
              <w:rPr>
                <w:rFonts w:ascii="Calibri Light" w:hAnsi="Calibri Light" w:cs="Arial"/>
                <w:sz w:val="18"/>
                <w:szCs w:val="18"/>
              </w:rPr>
            </w:pPr>
            <w:r w:rsidRPr="00550BF7">
              <w:rPr>
                <w:rFonts w:ascii="Calibri Light" w:hAnsi="Calibri Light" w:cs="Arial"/>
                <w:sz w:val="18"/>
                <w:szCs w:val="18"/>
              </w:rPr>
              <w:t>Table Access (display/update)</w:t>
            </w:r>
          </w:p>
        </w:tc>
        <w:tc>
          <w:tcPr>
            <w:tcW w:w="2220" w:type="dxa"/>
            <w:tcBorders>
              <w:bottom w:val="threeDEmboss" w:sz="6" w:space="0" w:color="auto"/>
            </w:tcBorders>
            <w:shd w:val="clear" w:color="auto" w:fill="F9FBAF"/>
          </w:tcPr>
          <w:p w14:paraId="26CBADE3" w14:textId="77777777" w:rsidR="00AE5F37" w:rsidRPr="00550BF7" w:rsidRDefault="00AE5F37" w:rsidP="00583E33">
            <w:pPr>
              <w:pStyle w:val="TableHeader-Left"/>
              <w:rPr>
                <w:rFonts w:ascii="Calibri Light" w:hAnsi="Calibri Light" w:cs="Arial"/>
                <w:sz w:val="18"/>
                <w:szCs w:val="18"/>
              </w:rPr>
            </w:pPr>
            <w:r w:rsidRPr="00550BF7">
              <w:rPr>
                <w:rFonts w:ascii="Calibri Light" w:hAnsi="Calibri Light" w:cs="Arial"/>
                <w:sz w:val="18"/>
                <w:szCs w:val="18"/>
              </w:rPr>
              <w:t>RICEFW Reference ID</w:t>
            </w:r>
          </w:p>
        </w:tc>
      </w:tr>
      <w:tr w:rsidR="00AE5F37" w:rsidRPr="00550BF7" w14:paraId="6731C3C9" w14:textId="77777777" w:rsidTr="00426993">
        <w:trPr>
          <w:cantSplit/>
          <w:trHeight w:val="130"/>
        </w:trPr>
        <w:tc>
          <w:tcPr>
            <w:tcW w:w="1630" w:type="dxa"/>
            <w:tcBorders>
              <w:bottom w:val="single" w:sz="4" w:space="0" w:color="auto"/>
            </w:tcBorders>
            <w:vAlign w:val="center"/>
          </w:tcPr>
          <w:p w14:paraId="5535F9D9" w14:textId="7A845A03" w:rsidR="00AE5F37" w:rsidRPr="00550BF7" w:rsidRDefault="00BB5F7E" w:rsidP="00583E33">
            <w:pPr>
              <w:pStyle w:val="TableField-Left"/>
              <w:rPr>
                <w:rFonts w:ascii="Calibri Light" w:hAnsi="Calibri Light" w:cs="Arial"/>
                <w:sz w:val="18"/>
                <w:szCs w:val="18"/>
              </w:rPr>
            </w:pPr>
            <w:r w:rsidRPr="00550BF7">
              <w:rPr>
                <w:rFonts w:ascii="Calibri Light" w:hAnsi="Calibri Light" w:cs="Arial"/>
                <w:sz w:val="18"/>
                <w:szCs w:val="18"/>
              </w:rPr>
              <w:t>N/A</w:t>
            </w:r>
          </w:p>
        </w:tc>
        <w:tc>
          <w:tcPr>
            <w:tcW w:w="1949" w:type="dxa"/>
            <w:tcBorders>
              <w:bottom w:val="single" w:sz="4" w:space="0" w:color="auto"/>
            </w:tcBorders>
            <w:vAlign w:val="center"/>
          </w:tcPr>
          <w:p w14:paraId="12BED193" w14:textId="427E19C1" w:rsidR="00AE5F37" w:rsidRPr="00550BF7" w:rsidRDefault="00BB5F7E" w:rsidP="00583E33">
            <w:pPr>
              <w:pStyle w:val="TableField-Left"/>
              <w:rPr>
                <w:rFonts w:ascii="Calibri Light" w:hAnsi="Calibri Light" w:cs="Arial"/>
                <w:sz w:val="18"/>
                <w:szCs w:val="18"/>
              </w:rPr>
            </w:pPr>
            <w:r w:rsidRPr="00550BF7">
              <w:rPr>
                <w:rFonts w:ascii="Calibri Light" w:hAnsi="Calibri Light" w:cs="Arial"/>
                <w:sz w:val="18"/>
                <w:szCs w:val="18"/>
              </w:rPr>
              <w:t>N/A</w:t>
            </w:r>
          </w:p>
        </w:tc>
        <w:tc>
          <w:tcPr>
            <w:tcW w:w="2220" w:type="dxa"/>
            <w:tcBorders>
              <w:bottom w:val="single" w:sz="4" w:space="0" w:color="auto"/>
            </w:tcBorders>
            <w:vAlign w:val="center"/>
          </w:tcPr>
          <w:p w14:paraId="3D7AC2C7" w14:textId="7AAED3E8" w:rsidR="00AE5F37" w:rsidRPr="00550BF7" w:rsidRDefault="00BB5F7E" w:rsidP="00583E33">
            <w:pPr>
              <w:pStyle w:val="TableField-Left"/>
              <w:rPr>
                <w:rFonts w:ascii="Calibri Light" w:hAnsi="Calibri Light" w:cs="Arial"/>
                <w:sz w:val="18"/>
                <w:szCs w:val="18"/>
              </w:rPr>
            </w:pPr>
            <w:r w:rsidRPr="00550BF7">
              <w:rPr>
                <w:rFonts w:ascii="Calibri Light" w:hAnsi="Calibri Light" w:cs="Arial"/>
                <w:sz w:val="18"/>
                <w:szCs w:val="18"/>
              </w:rPr>
              <w:t>N/A</w:t>
            </w:r>
          </w:p>
        </w:tc>
        <w:tc>
          <w:tcPr>
            <w:tcW w:w="2220" w:type="dxa"/>
            <w:tcBorders>
              <w:bottom w:val="single" w:sz="4" w:space="0" w:color="auto"/>
            </w:tcBorders>
            <w:vAlign w:val="center"/>
          </w:tcPr>
          <w:p w14:paraId="298F25FC" w14:textId="20046079" w:rsidR="00AE5F37" w:rsidRPr="00550BF7" w:rsidRDefault="00BB5F7E" w:rsidP="00583E33">
            <w:pPr>
              <w:pStyle w:val="TableField-Left"/>
              <w:rPr>
                <w:rFonts w:ascii="Calibri Light" w:hAnsi="Calibri Light" w:cs="Arial"/>
                <w:sz w:val="18"/>
                <w:szCs w:val="18"/>
              </w:rPr>
            </w:pPr>
            <w:r w:rsidRPr="00550BF7">
              <w:rPr>
                <w:rFonts w:ascii="Calibri Light" w:hAnsi="Calibri Light" w:cs="Arial"/>
                <w:sz w:val="18"/>
                <w:szCs w:val="18"/>
              </w:rPr>
              <w:t>N/A</w:t>
            </w:r>
          </w:p>
        </w:tc>
        <w:tc>
          <w:tcPr>
            <w:tcW w:w="2220" w:type="dxa"/>
            <w:tcBorders>
              <w:bottom w:val="single" w:sz="4" w:space="0" w:color="auto"/>
            </w:tcBorders>
          </w:tcPr>
          <w:p w14:paraId="73B0F847" w14:textId="62F5B8BA" w:rsidR="00AE5F37" w:rsidRPr="00550BF7" w:rsidRDefault="00BB5F7E" w:rsidP="00583E33">
            <w:pPr>
              <w:pStyle w:val="TableField-Left"/>
              <w:rPr>
                <w:rFonts w:ascii="Calibri Light" w:hAnsi="Calibri Light" w:cs="Arial"/>
                <w:sz w:val="18"/>
                <w:szCs w:val="18"/>
              </w:rPr>
            </w:pPr>
            <w:r w:rsidRPr="00550BF7">
              <w:rPr>
                <w:rFonts w:ascii="Calibri Light" w:hAnsi="Calibri Light" w:cs="Arial"/>
                <w:sz w:val="18"/>
                <w:szCs w:val="18"/>
              </w:rPr>
              <w:t>N/A</w:t>
            </w:r>
          </w:p>
        </w:tc>
      </w:tr>
    </w:tbl>
    <w:p w14:paraId="2DEEBA44" w14:textId="77777777" w:rsidR="00676625" w:rsidRPr="00550BF7" w:rsidRDefault="00676625" w:rsidP="001375DC">
      <w:pPr>
        <w:pStyle w:val="Heading2TextBulleted"/>
        <w:numPr>
          <w:ilvl w:val="0"/>
          <w:numId w:val="0"/>
        </w:numPr>
        <w:ind w:left="720" w:hanging="360"/>
        <w:rPr>
          <w:rFonts w:ascii="Calibri Light" w:hAnsi="Calibri Light" w:cs="Arial"/>
        </w:rPr>
      </w:pPr>
    </w:p>
    <w:p w14:paraId="608D59CC" w14:textId="7F1729F5" w:rsidR="001A6236" w:rsidRPr="00550BF7" w:rsidRDefault="001A6236" w:rsidP="003C6C8A">
      <w:pPr>
        <w:pStyle w:val="Heading2"/>
      </w:pPr>
      <w:bookmarkStart w:id="91" w:name="_Toc511293194"/>
      <w:bookmarkStart w:id="92" w:name="_Toc491613826"/>
      <w:r w:rsidRPr="00550BF7">
        <w:t>3.4 Data Criticality and Cybersecurity Baseline Risks</w:t>
      </w:r>
      <w:bookmarkEnd w:id="91"/>
    </w:p>
    <w:tbl>
      <w:tblPr>
        <w:tblStyle w:val="TableGridLight"/>
        <w:tblW w:w="10345" w:type="dxa"/>
        <w:shd w:val="clear" w:color="auto" w:fill="FFFFFF" w:themeFill="background1"/>
        <w:tblLayout w:type="fixed"/>
        <w:tblLook w:val="04A0" w:firstRow="1" w:lastRow="0" w:firstColumn="1" w:lastColumn="0" w:noHBand="0" w:noVBand="1"/>
      </w:tblPr>
      <w:tblGrid>
        <w:gridCol w:w="3775"/>
        <w:gridCol w:w="6570"/>
      </w:tblGrid>
      <w:tr w:rsidR="00BF28A8" w14:paraId="6A5BE0BF" w14:textId="77777777" w:rsidTr="00877197">
        <w:tc>
          <w:tcPr>
            <w:tcW w:w="3775" w:type="dxa"/>
            <w:shd w:val="clear" w:color="auto" w:fill="FFFFFF" w:themeFill="background1"/>
          </w:tcPr>
          <w:p w14:paraId="32E754E1" w14:textId="77777777" w:rsidR="00BF28A8" w:rsidRPr="00031112" w:rsidRDefault="00BF28A8" w:rsidP="00877197">
            <w:pPr>
              <w:pStyle w:val="Heading2TextBulleted"/>
              <w:numPr>
                <w:ilvl w:val="0"/>
                <w:numId w:val="0"/>
              </w:numPr>
              <w:rPr>
                <w:rFonts w:ascii="Calibri Light" w:hAnsi="Calibri Light" w:cs="Arial"/>
                <w:b/>
                <w:szCs w:val="20"/>
              </w:rPr>
            </w:pPr>
            <w:r w:rsidRPr="00031112">
              <w:rPr>
                <w:rFonts w:ascii="Calibri Light" w:hAnsi="Calibri Light" w:cs="Arial"/>
                <w:b/>
                <w:szCs w:val="20"/>
              </w:rPr>
              <w:t>Specify Data Classification /Special Handling or Regulatory Requirement</w:t>
            </w:r>
          </w:p>
          <w:p w14:paraId="6FB0180C" w14:textId="77777777" w:rsidR="00BF28A8" w:rsidRPr="00031112" w:rsidRDefault="00BF28A8" w:rsidP="00877197">
            <w:pPr>
              <w:pStyle w:val="Heading2TextBulleted"/>
              <w:numPr>
                <w:ilvl w:val="0"/>
                <w:numId w:val="0"/>
              </w:numPr>
              <w:rPr>
                <w:rFonts w:ascii="Calibri Light" w:hAnsi="Calibri Light" w:cs="Arial"/>
                <w:i/>
                <w:szCs w:val="20"/>
              </w:rPr>
            </w:pPr>
            <w:r w:rsidRPr="00031112">
              <w:rPr>
                <w:rFonts w:ascii="Calibri Light" w:hAnsi="Calibri Light" w:cs="Arial"/>
                <w:i/>
                <w:szCs w:val="20"/>
              </w:rPr>
              <w:t>What is the classification of Data? Does it trigger any special regulations?</w:t>
            </w:r>
          </w:p>
          <w:p w14:paraId="51977C2B" w14:textId="77777777" w:rsidR="00BF28A8" w:rsidRPr="00031112" w:rsidRDefault="00BF28A8" w:rsidP="00877197">
            <w:pPr>
              <w:pStyle w:val="Heading2TextBulleted"/>
              <w:numPr>
                <w:ilvl w:val="0"/>
                <w:numId w:val="0"/>
              </w:numPr>
              <w:rPr>
                <w:rFonts w:ascii="Calibri Light" w:hAnsi="Calibri Light" w:cs="Arial"/>
                <w:b/>
                <w:szCs w:val="20"/>
              </w:rPr>
            </w:pPr>
            <w:r w:rsidRPr="00031112">
              <w:rPr>
                <w:rFonts w:ascii="Calibri Light" w:hAnsi="Calibri Light" w:cs="Arial"/>
                <w:i/>
                <w:szCs w:val="20"/>
              </w:rPr>
              <w:t>Please select the classification / Sensitivity of the Data. This will help us Assess the Risk associated and remediation measures if any.</w:t>
            </w:r>
          </w:p>
        </w:tc>
        <w:tc>
          <w:tcPr>
            <w:tcW w:w="6570" w:type="dxa"/>
            <w:shd w:val="clear" w:color="auto" w:fill="FFFFFF" w:themeFill="background1"/>
          </w:tcPr>
          <w:p w14:paraId="3B83688B" w14:textId="77777777" w:rsidR="00BF28A8" w:rsidRPr="00031112" w:rsidRDefault="00BF28A8" w:rsidP="00877197">
            <w:pPr>
              <w:rPr>
                <w:rFonts w:ascii="Calibri Light" w:hAnsi="Calibri Light"/>
                <w:b/>
                <w:i/>
                <w:sz w:val="20"/>
                <w:szCs w:val="20"/>
              </w:rPr>
            </w:pPr>
            <w:r w:rsidRPr="00031112">
              <w:rPr>
                <w:rFonts w:ascii="Calibri Light" w:hAnsi="Calibri Light"/>
                <w:b/>
                <w:i/>
                <w:sz w:val="20"/>
                <w:szCs w:val="20"/>
              </w:rPr>
              <w:t>&lt;Select all that apply&gt;</w:t>
            </w:r>
          </w:p>
          <w:p w14:paraId="3B4E7E0E" w14:textId="77777777" w:rsidR="00BF28A8" w:rsidRPr="00031112" w:rsidRDefault="00283981" w:rsidP="00877197">
            <w:pPr>
              <w:rPr>
                <w:rFonts w:ascii="Calibri Light" w:hAnsi="Calibri Light"/>
                <w:sz w:val="20"/>
                <w:szCs w:val="20"/>
              </w:rPr>
            </w:pPr>
            <w:sdt>
              <w:sdtPr>
                <w:rPr>
                  <w:rFonts w:ascii="Calibri Light" w:hAnsi="Calibri Light"/>
                  <w:b/>
                  <w:sz w:val="20"/>
                  <w:szCs w:val="20"/>
                </w:rPr>
                <w:id w:val="1920680875"/>
                <w14:checkbox>
                  <w14:checked w14:val="0"/>
                  <w14:checkedState w14:val="2612" w14:font="MS Gothic"/>
                  <w14:uncheckedState w14:val="2610" w14:font="MS Gothic"/>
                </w14:checkbox>
              </w:sdtPr>
              <w:sdtEndPr/>
              <w:sdtContent>
                <w:r w:rsidR="00BF28A8" w:rsidRPr="00031112">
                  <w:rPr>
                    <w:rFonts w:ascii="Segoe UI Symbol" w:eastAsia="MS Gothic" w:hAnsi="Segoe UI Symbol" w:cs="Segoe UI Symbol"/>
                    <w:b/>
                    <w:sz w:val="20"/>
                    <w:szCs w:val="20"/>
                  </w:rPr>
                  <w:t>☐</w:t>
                </w:r>
              </w:sdtContent>
            </w:sdt>
            <w:r w:rsidR="00BF28A8" w:rsidRPr="00031112">
              <w:rPr>
                <w:rFonts w:ascii="Calibri Light" w:hAnsi="Calibri Light"/>
                <w:sz w:val="20"/>
                <w:szCs w:val="20"/>
              </w:rPr>
              <w:t xml:space="preserve"> PII - Personal Identifiable Information / Privacy Law</w:t>
            </w:r>
          </w:p>
          <w:p w14:paraId="4D46A598" w14:textId="77777777" w:rsidR="00BF28A8" w:rsidRPr="00031112" w:rsidRDefault="00283981" w:rsidP="00877197">
            <w:pPr>
              <w:rPr>
                <w:rStyle w:val="pageheading"/>
                <w:rFonts w:ascii="Calibri Light" w:hAnsi="Calibri Light"/>
                <w:sz w:val="20"/>
                <w:szCs w:val="20"/>
              </w:rPr>
            </w:pPr>
            <w:sdt>
              <w:sdtPr>
                <w:rPr>
                  <w:rFonts w:ascii="Calibri Light" w:hAnsi="Calibri Light"/>
                  <w:sz w:val="20"/>
                  <w:szCs w:val="20"/>
                </w:rPr>
                <w:id w:val="1505782686"/>
                <w14:checkbox>
                  <w14:checked w14:val="0"/>
                  <w14:checkedState w14:val="2612" w14:font="MS Gothic"/>
                  <w14:uncheckedState w14:val="2610" w14:font="MS Gothic"/>
                </w14:checkbox>
              </w:sdtPr>
              <w:sdtEndPr/>
              <w:sdtContent>
                <w:r w:rsidR="00BF28A8" w:rsidRPr="00031112">
                  <w:rPr>
                    <w:rFonts w:ascii="Segoe UI Symbol" w:eastAsia="MS Gothic" w:hAnsi="Segoe UI Symbol" w:cs="Segoe UI Symbol"/>
                    <w:sz w:val="20"/>
                    <w:szCs w:val="20"/>
                  </w:rPr>
                  <w:t>☐</w:t>
                </w:r>
              </w:sdtContent>
            </w:sdt>
            <w:r w:rsidR="00BF28A8" w:rsidRPr="00031112">
              <w:rPr>
                <w:rFonts w:ascii="Calibri Light" w:hAnsi="Calibri Light"/>
                <w:sz w:val="20"/>
                <w:szCs w:val="20"/>
              </w:rPr>
              <w:t xml:space="preserve"> CEII - </w:t>
            </w:r>
            <w:r w:rsidR="00BF28A8" w:rsidRPr="00031112">
              <w:rPr>
                <w:rStyle w:val="pageheading"/>
                <w:rFonts w:ascii="Calibri Light" w:hAnsi="Calibri Light"/>
                <w:sz w:val="20"/>
                <w:szCs w:val="20"/>
              </w:rPr>
              <w:t>Critical Energy Infrastructure Information</w:t>
            </w:r>
          </w:p>
          <w:p w14:paraId="2A4B8F23" w14:textId="77777777" w:rsidR="00BF28A8" w:rsidRPr="00031112" w:rsidRDefault="00283981" w:rsidP="00877197">
            <w:pPr>
              <w:rPr>
                <w:rFonts w:ascii="Calibri Light" w:hAnsi="Calibri Light"/>
                <w:sz w:val="20"/>
                <w:szCs w:val="20"/>
              </w:rPr>
            </w:pPr>
            <w:sdt>
              <w:sdtPr>
                <w:rPr>
                  <w:rFonts w:ascii="Calibri Light" w:hAnsi="Calibri Light"/>
                  <w:sz w:val="20"/>
                  <w:szCs w:val="20"/>
                </w:rPr>
                <w:id w:val="-612908069"/>
                <w14:checkbox>
                  <w14:checked w14:val="0"/>
                  <w14:checkedState w14:val="2612" w14:font="MS Gothic"/>
                  <w14:uncheckedState w14:val="2610" w14:font="MS Gothic"/>
                </w14:checkbox>
              </w:sdtPr>
              <w:sdtEndPr/>
              <w:sdtContent>
                <w:r w:rsidR="00BF28A8" w:rsidRPr="00031112">
                  <w:rPr>
                    <w:rFonts w:ascii="Segoe UI Symbol" w:eastAsia="MS Gothic" w:hAnsi="Segoe UI Symbol" w:cs="Segoe UI Symbol"/>
                    <w:sz w:val="20"/>
                    <w:szCs w:val="20"/>
                  </w:rPr>
                  <w:t>☐</w:t>
                </w:r>
              </w:sdtContent>
            </w:sdt>
            <w:r w:rsidR="00BF28A8" w:rsidRPr="00031112">
              <w:rPr>
                <w:rFonts w:ascii="Calibri Light" w:hAnsi="Calibri Light"/>
                <w:sz w:val="20"/>
                <w:szCs w:val="20"/>
              </w:rPr>
              <w:t xml:space="preserve"> FERC SOC (Standards of Conduct)</w:t>
            </w:r>
          </w:p>
          <w:p w14:paraId="2FBF002B" w14:textId="77777777" w:rsidR="00BF28A8" w:rsidRPr="00031112" w:rsidRDefault="00283981" w:rsidP="00877197">
            <w:pPr>
              <w:rPr>
                <w:rFonts w:ascii="Calibri Light" w:hAnsi="Calibri Light"/>
                <w:sz w:val="20"/>
                <w:szCs w:val="20"/>
              </w:rPr>
            </w:pPr>
            <w:sdt>
              <w:sdtPr>
                <w:rPr>
                  <w:rFonts w:ascii="Calibri Light" w:hAnsi="Calibri Light"/>
                  <w:sz w:val="20"/>
                  <w:szCs w:val="20"/>
                </w:rPr>
                <w:id w:val="72101584"/>
                <w14:checkbox>
                  <w14:checked w14:val="0"/>
                  <w14:checkedState w14:val="2612" w14:font="MS Gothic"/>
                  <w14:uncheckedState w14:val="2610" w14:font="MS Gothic"/>
                </w14:checkbox>
              </w:sdtPr>
              <w:sdtEndPr/>
              <w:sdtContent>
                <w:r w:rsidR="00BF28A8" w:rsidRPr="00031112">
                  <w:rPr>
                    <w:rFonts w:ascii="Segoe UI Symbol" w:eastAsia="MS Gothic" w:hAnsi="Segoe UI Symbol" w:cs="Segoe UI Symbol"/>
                    <w:sz w:val="20"/>
                    <w:szCs w:val="20"/>
                  </w:rPr>
                  <w:t>☐</w:t>
                </w:r>
              </w:sdtContent>
            </w:sdt>
            <w:r w:rsidR="00BF28A8" w:rsidRPr="00031112">
              <w:rPr>
                <w:rFonts w:ascii="Calibri Light" w:hAnsi="Calibri Light"/>
                <w:sz w:val="20"/>
                <w:szCs w:val="20"/>
              </w:rPr>
              <w:t xml:space="preserve"> NERC CIP Confidential</w:t>
            </w:r>
          </w:p>
          <w:p w14:paraId="4D762BEA" w14:textId="77777777" w:rsidR="00BF28A8" w:rsidRPr="00031112" w:rsidRDefault="00283981" w:rsidP="00877197">
            <w:pPr>
              <w:rPr>
                <w:rFonts w:ascii="Calibri Light" w:hAnsi="Calibri Light"/>
                <w:sz w:val="20"/>
                <w:szCs w:val="20"/>
              </w:rPr>
            </w:pPr>
            <w:sdt>
              <w:sdtPr>
                <w:rPr>
                  <w:rFonts w:ascii="Calibri Light" w:hAnsi="Calibri Light"/>
                  <w:sz w:val="20"/>
                  <w:szCs w:val="20"/>
                </w:rPr>
                <w:id w:val="258883580"/>
                <w14:checkbox>
                  <w14:checked w14:val="0"/>
                  <w14:checkedState w14:val="2612" w14:font="MS Gothic"/>
                  <w14:uncheckedState w14:val="2610" w14:font="MS Gothic"/>
                </w14:checkbox>
              </w:sdtPr>
              <w:sdtEndPr/>
              <w:sdtContent>
                <w:r w:rsidR="00BF28A8" w:rsidRPr="00031112">
                  <w:rPr>
                    <w:rFonts w:ascii="Segoe UI Symbol" w:eastAsia="MS Gothic" w:hAnsi="Segoe UI Symbol" w:cs="Segoe UI Symbol"/>
                    <w:sz w:val="20"/>
                    <w:szCs w:val="20"/>
                  </w:rPr>
                  <w:t>☐</w:t>
                </w:r>
              </w:sdtContent>
            </w:sdt>
            <w:r w:rsidR="00BF28A8" w:rsidRPr="00031112">
              <w:rPr>
                <w:rFonts w:ascii="Calibri Light" w:hAnsi="Calibri Light"/>
                <w:sz w:val="20"/>
                <w:szCs w:val="20"/>
              </w:rPr>
              <w:t xml:space="preserve"> Sarbanes-Oxley (SOX) financial reporting data</w:t>
            </w:r>
          </w:p>
          <w:p w14:paraId="497F95FC" w14:textId="77777777" w:rsidR="00BF28A8" w:rsidRPr="00031112" w:rsidRDefault="00283981" w:rsidP="00877197">
            <w:pPr>
              <w:rPr>
                <w:rFonts w:ascii="Calibri Light" w:hAnsi="Calibri Light"/>
                <w:sz w:val="20"/>
                <w:szCs w:val="20"/>
              </w:rPr>
            </w:pPr>
            <w:sdt>
              <w:sdtPr>
                <w:rPr>
                  <w:rFonts w:ascii="Calibri Light" w:hAnsi="Calibri Light"/>
                  <w:sz w:val="20"/>
                  <w:szCs w:val="20"/>
                </w:rPr>
                <w:id w:val="26613592"/>
                <w14:checkbox>
                  <w14:checked w14:val="0"/>
                  <w14:checkedState w14:val="2612" w14:font="MS Gothic"/>
                  <w14:uncheckedState w14:val="2610" w14:font="MS Gothic"/>
                </w14:checkbox>
              </w:sdtPr>
              <w:sdtEndPr/>
              <w:sdtContent>
                <w:r w:rsidR="00BF28A8" w:rsidRPr="00031112">
                  <w:rPr>
                    <w:rFonts w:ascii="Segoe UI Symbol" w:eastAsia="MS Gothic" w:hAnsi="Segoe UI Symbol" w:cs="Segoe UI Symbol"/>
                    <w:sz w:val="20"/>
                    <w:szCs w:val="20"/>
                  </w:rPr>
                  <w:t>☐</w:t>
                </w:r>
              </w:sdtContent>
            </w:sdt>
            <w:r w:rsidR="00BF28A8" w:rsidRPr="00031112">
              <w:rPr>
                <w:rFonts w:ascii="Calibri Light" w:hAnsi="Calibri Light"/>
                <w:sz w:val="20"/>
                <w:szCs w:val="20"/>
              </w:rPr>
              <w:t xml:space="preserve"> SCE utility data accessible by affiliate companies (CPUC)</w:t>
            </w:r>
          </w:p>
          <w:p w14:paraId="3EA9C68E" w14:textId="77777777" w:rsidR="00BF28A8" w:rsidRPr="00031112" w:rsidRDefault="00283981" w:rsidP="00877197">
            <w:pPr>
              <w:rPr>
                <w:rFonts w:ascii="Calibri Light" w:hAnsi="Calibri Light"/>
                <w:sz w:val="20"/>
                <w:szCs w:val="20"/>
              </w:rPr>
            </w:pPr>
            <w:sdt>
              <w:sdtPr>
                <w:rPr>
                  <w:rFonts w:ascii="Calibri Light" w:hAnsi="Calibri Light"/>
                  <w:sz w:val="20"/>
                  <w:szCs w:val="20"/>
                </w:rPr>
                <w:id w:val="-878621717"/>
                <w14:checkbox>
                  <w14:checked w14:val="0"/>
                  <w14:checkedState w14:val="2612" w14:font="MS Gothic"/>
                  <w14:uncheckedState w14:val="2610" w14:font="MS Gothic"/>
                </w14:checkbox>
              </w:sdtPr>
              <w:sdtEndPr/>
              <w:sdtContent>
                <w:r w:rsidR="00BF28A8" w:rsidRPr="00031112">
                  <w:rPr>
                    <w:rFonts w:ascii="Segoe UI Symbol" w:eastAsia="MS Gothic" w:hAnsi="Segoe UI Symbol" w:cs="Segoe UI Symbol"/>
                    <w:sz w:val="20"/>
                    <w:szCs w:val="20"/>
                  </w:rPr>
                  <w:t>☐</w:t>
                </w:r>
              </w:sdtContent>
            </w:sdt>
            <w:r w:rsidR="00BF28A8" w:rsidRPr="00031112">
              <w:rPr>
                <w:rFonts w:ascii="Calibri Light" w:hAnsi="Calibri Light"/>
                <w:sz w:val="20"/>
                <w:szCs w:val="20"/>
              </w:rPr>
              <w:t xml:space="preserve"> PCI - Payment Card Industry Compliance</w:t>
            </w:r>
          </w:p>
          <w:p w14:paraId="1232FF8B" w14:textId="77777777" w:rsidR="00BF28A8" w:rsidRPr="00031112" w:rsidRDefault="00283981" w:rsidP="00877197">
            <w:pPr>
              <w:rPr>
                <w:rFonts w:ascii="Calibri Light" w:hAnsi="Calibri Light"/>
                <w:sz w:val="20"/>
                <w:szCs w:val="20"/>
              </w:rPr>
            </w:pPr>
            <w:sdt>
              <w:sdtPr>
                <w:rPr>
                  <w:rFonts w:ascii="Calibri Light" w:hAnsi="Calibri Light"/>
                  <w:sz w:val="20"/>
                  <w:szCs w:val="20"/>
                </w:rPr>
                <w:id w:val="-1075742097"/>
                <w14:checkbox>
                  <w14:checked w14:val="0"/>
                  <w14:checkedState w14:val="2612" w14:font="MS Gothic"/>
                  <w14:uncheckedState w14:val="2610" w14:font="MS Gothic"/>
                </w14:checkbox>
              </w:sdtPr>
              <w:sdtEndPr/>
              <w:sdtContent>
                <w:r w:rsidR="00BF28A8" w:rsidRPr="00031112">
                  <w:rPr>
                    <w:rFonts w:ascii="Segoe UI Symbol" w:eastAsia="MS Gothic" w:hAnsi="Segoe UI Symbol" w:cs="Segoe UI Symbol"/>
                    <w:sz w:val="20"/>
                    <w:szCs w:val="20"/>
                  </w:rPr>
                  <w:t>☐</w:t>
                </w:r>
              </w:sdtContent>
            </w:sdt>
            <w:r w:rsidR="00BF28A8" w:rsidRPr="00031112">
              <w:rPr>
                <w:rFonts w:ascii="Calibri Light" w:hAnsi="Calibri Light"/>
                <w:sz w:val="20"/>
                <w:szCs w:val="20"/>
              </w:rPr>
              <w:t xml:space="preserve"> Customer Information Service Request (CISR, CISR-DRP)</w:t>
            </w:r>
          </w:p>
          <w:p w14:paraId="498235B0" w14:textId="77777777" w:rsidR="00BF28A8" w:rsidRPr="00031112" w:rsidRDefault="00283981" w:rsidP="00877197">
            <w:pPr>
              <w:spacing w:after="60"/>
              <w:rPr>
                <w:rFonts w:ascii="Calibri Light" w:hAnsi="Calibri Light"/>
                <w:sz w:val="20"/>
                <w:szCs w:val="20"/>
              </w:rPr>
            </w:pPr>
            <w:sdt>
              <w:sdtPr>
                <w:rPr>
                  <w:rFonts w:ascii="Calibri Light" w:hAnsi="Calibri Light"/>
                  <w:sz w:val="20"/>
                  <w:szCs w:val="20"/>
                </w:rPr>
                <w:id w:val="1586797651"/>
                <w14:checkbox>
                  <w14:checked w14:val="0"/>
                  <w14:checkedState w14:val="2612" w14:font="MS Gothic"/>
                  <w14:uncheckedState w14:val="2610" w14:font="MS Gothic"/>
                </w14:checkbox>
              </w:sdtPr>
              <w:sdtEndPr/>
              <w:sdtContent>
                <w:r w:rsidR="00BF28A8" w:rsidRPr="00031112">
                  <w:rPr>
                    <w:rFonts w:ascii="Segoe UI Symbol" w:eastAsia="MS Gothic" w:hAnsi="Segoe UI Symbol" w:cs="Segoe UI Symbol"/>
                    <w:sz w:val="20"/>
                    <w:szCs w:val="20"/>
                  </w:rPr>
                  <w:t>☐</w:t>
                </w:r>
              </w:sdtContent>
            </w:sdt>
            <w:r w:rsidR="00BF28A8" w:rsidRPr="00031112">
              <w:rPr>
                <w:rFonts w:ascii="Calibri Light" w:hAnsi="Calibri Light"/>
                <w:sz w:val="20"/>
                <w:szCs w:val="20"/>
              </w:rPr>
              <w:t xml:space="preserve"> Other </w:t>
            </w:r>
            <w:r w:rsidR="00BF28A8" w:rsidRPr="00031112">
              <w:rPr>
                <w:rFonts w:ascii="Calibri Light" w:hAnsi="Calibri Light"/>
                <w:b/>
                <w:i/>
                <w:sz w:val="20"/>
                <w:szCs w:val="20"/>
                <w:u w:val="single"/>
              </w:rPr>
              <w:t>_&lt;Please Specify&gt;_</w:t>
            </w:r>
          </w:p>
          <w:p w14:paraId="235271A3" w14:textId="1B7738DC" w:rsidR="00BF28A8" w:rsidRPr="00031112" w:rsidRDefault="00283981" w:rsidP="00877197">
            <w:pPr>
              <w:rPr>
                <w:rFonts w:ascii="Calibri Light" w:hAnsi="Calibri Light"/>
                <w:sz w:val="20"/>
                <w:szCs w:val="20"/>
              </w:rPr>
            </w:pPr>
            <w:sdt>
              <w:sdtPr>
                <w:rPr>
                  <w:rFonts w:ascii="Calibri Light" w:hAnsi="Calibri Light"/>
                  <w:sz w:val="20"/>
                  <w:szCs w:val="20"/>
                </w:rPr>
                <w:id w:val="1063602117"/>
                <w14:checkbox>
                  <w14:checked w14:val="1"/>
                  <w14:checkedState w14:val="2612" w14:font="MS Gothic"/>
                  <w14:uncheckedState w14:val="2610" w14:font="MS Gothic"/>
                </w14:checkbox>
              </w:sdtPr>
              <w:sdtEndPr/>
              <w:sdtContent>
                <w:r w:rsidR="00BF28A8">
                  <w:rPr>
                    <w:rFonts w:ascii="MS Gothic" w:eastAsia="MS Gothic" w:hAnsi="MS Gothic" w:cs="Segoe UI Symbol" w:hint="eastAsia"/>
                    <w:sz w:val="20"/>
                    <w:szCs w:val="20"/>
                  </w:rPr>
                  <w:t>☒</w:t>
                </w:r>
              </w:sdtContent>
            </w:sdt>
            <w:r w:rsidR="00BF28A8" w:rsidRPr="00031112">
              <w:rPr>
                <w:rFonts w:ascii="Calibri Light" w:hAnsi="Calibri Light"/>
                <w:sz w:val="20"/>
                <w:szCs w:val="20"/>
              </w:rPr>
              <w:t xml:space="preserve"> Internal</w:t>
            </w:r>
          </w:p>
          <w:p w14:paraId="2CDE45BE" w14:textId="77777777" w:rsidR="00BF28A8" w:rsidRPr="00031112" w:rsidRDefault="00283981" w:rsidP="00877197">
            <w:pPr>
              <w:rPr>
                <w:rFonts w:ascii="Calibri Light" w:hAnsi="Calibri Light"/>
                <w:sz w:val="20"/>
                <w:szCs w:val="20"/>
              </w:rPr>
            </w:pPr>
            <w:sdt>
              <w:sdtPr>
                <w:rPr>
                  <w:rFonts w:ascii="Calibri Light" w:hAnsi="Calibri Light"/>
                  <w:sz w:val="20"/>
                  <w:szCs w:val="20"/>
                </w:rPr>
                <w:id w:val="1328482075"/>
                <w14:checkbox>
                  <w14:checked w14:val="0"/>
                  <w14:checkedState w14:val="2612" w14:font="MS Gothic"/>
                  <w14:uncheckedState w14:val="2610" w14:font="MS Gothic"/>
                </w14:checkbox>
              </w:sdtPr>
              <w:sdtEndPr/>
              <w:sdtContent>
                <w:r w:rsidR="00BF28A8" w:rsidRPr="00031112">
                  <w:rPr>
                    <w:rFonts w:ascii="Segoe UI Symbol" w:eastAsia="MS Gothic" w:hAnsi="Segoe UI Symbol" w:cs="Segoe UI Symbol"/>
                    <w:sz w:val="20"/>
                    <w:szCs w:val="20"/>
                  </w:rPr>
                  <w:t>☐</w:t>
                </w:r>
              </w:sdtContent>
            </w:sdt>
            <w:r w:rsidR="00BF28A8" w:rsidRPr="00031112">
              <w:rPr>
                <w:rFonts w:ascii="Calibri Light" w:hAnsi="Calibri Light"/>
                <w:sz w:val="20"/>
                <w:szCs w:val="20"/>
              </w:rPr>
              <w:t xml:space="preserve"> Public</w:t>
            </w:r>
          </w:p>
          <w:p w14:paraId="66266775" w14:textId="141F1BE8" w:rsidR="00BF28A8" w:rsidRPr="009208B1" w:rsidRDefault="00283981" w:rsidP="00877197">
            <w:pPr>
              <w:rPr>
                <w:rFonts w:ascii="Calibri Light" w:hAnsi="Calibri Light"/>
                <w:sz w:val="20"/>
                <w:szCs w:val="20"/>
              </w:rPr>
            </w:pPr>
            <w:sdt>
              <w:sdtPr>
                <w:rPr>
                  <w:rFonts w:ascii="Calibri Light" w:hAnsi="Calibri Light"/>
                  <w:sz w:val="20"/>
                  <w:szCs w:val="20"/>
                </w:rPr>
                <w:id w:val="129455014"/>
                <w14:checkbox>
                  <w14:checked w14:val="1"/>
                  <w14:checkedState w14:val="2612" w14:font="MS Gothic"/>
                  <w14:uncheckedState w14:val="2610" w14:font="MS Gothic"/>
                </w14:checkbox>
              </w:sdtPr>
              <w:sdtEndPr/>
              <w:sdtContent>
                <w:r w:rsidR="001D4F45">
                  <w:rPr>
                    <w:rFonts w:ascii="MS Gothic" w:eastAsia="MS Gothic" w:hAnsi="MS Gothic" w:cs="Segoe UI Symbol" w:hint="eastAsia"/>
                    <w:sz w:val="20"/>
                    <w:szCs w:val="20"/>
                  </w:rPr>
                  <w:t>☒</w:t>
                </w:r>
              </w:sdtContent>
            </w:sdt>
            <w:r w:rsidR="00BF28A8" w:rsidRPr="00031112">
              <w:rPr>
                <w:rFonts w:ascii="Calibri Light" w:hAnsi="Calibri Light"/>
                <w:sz w:val="20"/>
                <w:szCs w:val="20"/>
              </w:rPr>
              <w:t xml:space="preserve"> Confidential</w:t>
            </w:r>
          </w:p>
        </w:tc>
      </w:tr>
      <w:tr w:rsidR="00BF28A8" w14:paraId="652F626C" w14:textId="77777777" w:rsidTr="00877197">
        <w:tc>
          <w:tcPr>
            <w:tcW w:w="3775" w:type="dxa"/>
            <w:shd w:val="clear" w:color="auto" w:fill="FFFFFF" w:themeFill="background1"/>
          </w:tcPr>
          <w:p w14:paraId="61C9F925" w14:textId="77777777" w:rsidR="00BF28A8" w:rsidRPr="00031112" w:rsidRDefault="00BF28A8" w:rsidP="00877197">
            <w:pPr>
              <w:pStyle w:val="Heading2TextBulleted"/>
              <w:numPr>
                <w:ilvl w:val="0"/>
                <w:numId w:val="0"/>
              </w:numPr>
              <w:rPr>
                <w:rFonts w:ascii="Calibri Light" w:hAnsi="Calibri Light" w:cs="Arial"/>
                <w:b/>
                <w:szCs w:val="20"/>
              </w:rPr>
            </w:pPr>
            <w:r w:rsidRPr="00031112">
              <w:rPr>
                <w:rFonts w:ascii="Calibri Light" w:hAnsi="Calibri Light" w:cs="Arial"/>
                <w:b/>
                <w:szCs w:val="20"/>
              </w:rPr>
              <w:t>Please identify which business Group/Role will require access to the data and/or solution:</w:t>
            </w:r>
          </w:p>
          <w:p w14:paraId="1C67E0A7" w14:textId="77777777" w:rsidR="00BF28A8" w:rsidRPr="00031112" w:rsidRDefault="00BF28A8" w:rsidP="00877197">
            <w:pPr>
              <w:pStyle w:val="Heading2TextBulleted"/>
              <w:numPr>
                <w:ilvl w:val="0"/>
                <w:numId w:val="0"/>
              </w:numPr>
              <w:rPr>
                <w:rFonts w:ascii="Calibri Light" w:hAnsi="Calibri Light" w:cs="Arial"/>
                <w:i/>
                <w:szCs w:val="20"/>
              </w:rPr>
            </w:pPr>
          </w:p>
          <w:p w14:paraId="582222D6" w14:textId="77777777" w:rsidR="00BF28A8" w:rsidRPr="00031112" w:rsidRDefault="00BF28A8" w:rsidP="00877197">
            <w:pPr>
              <w:pStyle w:val="Heading2TextBulleted"/>
              <w:numPr>
                <w:ilvl w:val="0"/>
                <w:numId w:val="0"/>
              </w:numPr>
              <w:rPr>
                <w:rFonts w:ascii="Calibri Light" w:hAnsi="Calibri Light" w:cs="Arial"/>
                <w:b/>
                <w:szCs w:val="20"/>
              </w:rPr>
            </w:pPr>
            <w:r w:rsidRPr="00031112">
              <w:rPr>
                <w:rFonts w:ascii="Calibri Light" w:hAnsi="Calibri Light" w:cs="Arial"/>
                <w:i/>
                <w:szCs w:val="20"/>
              </w:rPr>
              <w:t>Please select the list of Busines Groups will have access to this Data / Process. This will help us Determine the Impact and Risk Spread. Will ensure efficient Risk mitigation measures.</w:t>
            </w:r>
          </w:p>
        </w:tc>
        <w:tc>
          <w:tcPr>
            <w:tcW w:w="6570" w:type="dxa"/>
            <w:shd w:val="clear" w:color="auto" w:fill="FFFFFF" w:themeFill="background1"/>
          </w:tcPr>
          <w:p w14:paraId="309F401D" w14:textId="77777777" w:rsidR="00BF28A8" w:rsidRPr="00031112" w:rsidRDefault="00BF28A8" w:rsidP="00877197">
            <w:pPr>
              <w:rPr>
                <w:rFonts w:ascii="Calibri Light" w:hAnsi="Calibri Light"/>
                <w:b/>
                <w:i/>
                <w:sz w:val="20"/>
                <w:szCs w:val="20"/>
              </w:rPr>
            </w:pPr>
            <w:r w:rsidRPr="00031112">
              <w:rPr>
                <w:rFonts w:ascii="Calibri Light" w:hAnsi="Calibri Light"/>
                <w:b/>
                <w:i/>
                <w:sz w:val="20"/>
                <w:szCs w:val="20"/>
              </w:rPr>
              <w:t>&lt;Select all that apply&gt;</w:t>
            </w:r>
          </w:p>
          <w:p w14:paraId="686B603D" w14:textId="77777777" w:rsidR="00BF28A8" w:rsidRPr="00031112" w:rsidRDefault="00283981" w:rsidP="00877197">
            <w:pPr>
              <w:tabs>
                <w:tab w:val="center" w:pos="2817"/>
              </w:tabs>
              <w:rPr>
                <w:rFonts w:ascii="Calibri Light" w:hAnsi="Calibri Light"/>
                <w:sz w:val="20"/>
                <w:szCs w:val="20"/>
              </w:rPr>
            </w:pPr>
            <w:sdt>
              <w:sdtPr>
                <w:rPr>
                  <w:rFonts w:ascii="Calibri Light" w:hAnsi="Calibri Light"/>
                  <w:sz w:val="20"/>
                  <w:szCs w:val="20"/>
                </w:rPr>
                <w:id w:val="816464431"/>
                <w14:checkbox>
                  <w14:checked w14:val="0"/>
                  <w14:checkedState w14:val="2612" w14:font="MS Gothic"/>
                  <w14:uncheckedState w14:val="2610" w14:font="MS Gothic"/>
                </w14:checkbox>
              </w:sdtPr>
              <w:sdtEndPr/>
              <w:sdtContent>
                <w:r w:rsidR="00BF28A8" w:rsidRPr="00031112">
                  <w:rPr>
                    <w:rFonts w:ascii="Segoe UI Symbol" w:eastAsia="MS Gothic" w:hAnsi="Segoe UI Symbol" w:cs="Segoe UI Symbol"/>
                    <w:sz w:val="20"/>
                    <w:szCs w:val="20"/>
                  </w:rPr>
                  <w:t>☐</w:t>
                </w:r>
              </w:sdtContent>
            </w:sdt>
            <w:r w:rsidR="00BF28A8" w:rsidRPr="00031112">
              <w:rPr>
                <w:rFonts w:ascii="Calibri Light" w:hAnsi="Calibri Light"/>
                <w:sz w:val="20"/>
                <w:szCs w:val="20"/>
              </w:rPr>
              <w:t xml:space="preserve"> SCE Customer, Res./Comm. Customer;</w:t>
            </w:r>
          </w:p>
          <w:p w14:paraId="7A57FDD7" w14:textId="01A7FA5B" w:rsidR="00BF28A8" w:rsidRPr="00031112" w:rsidRDefault="00283981" w:rsidP="00877197">
            <w:pPr>
              <w:tabs>
                <w:tab w:val="center" w:pos="2817"/>
              </w:tabs>
              <w:rPr>
                <w:rFonts w:ascii="Calibri Light" w:hAnsi="Calibri Light"/>
                <w:sz w:val="20"/>
                <w:szCs w:val="20"/>
              </w:rPr>
            </w:pPr>
            <w:sdt>
              <w:sdtPr>
                <w:rPr>
                  <w:rFonts w:ascii="Calibri Light" w:hAnsi="Calibri Light"/>
                  <w:sz w:val="20"/>
                  <w:szCs w:val="20"/>
                </w:rPr>
                <w:id w:val="-1706086834"/>
                <w14:checkbox>
                  <w14:checked w14:val="1"/>
                  <w14:checkedState w14:val="2612" w14:font="MS Gothic"/>
                  <w14:uncheckedState w14:val="2610" w14:font="MS Gothic"/>
                </w14:checkbox>
              </w:sdtPr>
              <w:sdtEndPr/>
              <w:sdtContent>
                <w:r w:rsidR="001D4F45">
                  <w:rPr>
                    <w:rFonts w:ascii="MS Gothic" w:eastAsia="MS Gothic" w:hAnsi="MS Gothic" w:cs="Segoe UI Symbol" w:hint="eastAsia"/>
                    <w:sz w:val="20"/>
                    <w:szCs w:val="20"/>
                  </w:rPr>
                  <w:t>☒</w:t>
                </w:r>
              </w:sdtContent>
            </w:sdt>
            <w:r w:rsidR="00BF28A8" w:rsidRPr="00031112">
              <w:rPr>
                <w:rFonts w:ascii="Calibri Light" w:hAnsi="Calibri Light"/>
                <w:sz w:val="20"/>
                <w:szCs w:val="20"/>
              </w:rPr>
              <w:t xml:space="preserve"> SCE OU, Business Function Organization Name:</w:t>
            </w:r>
            <w:r w:rsidR="006344D8">
              <w:rPr>
                <w:rFonts w:ascii="Calibri Light" w:hAnsi="Calibri Light"/>
                <w:sz w:val="20"/>
                <w:szCs w:val="20"/>
              </w:rPr>
              <w:t xml:space="preserve">  CS, T&amp;D</w:t>
            </w:r>
            <w:r w:rsidR="00BF28A8" w:rsidRPr="00031112">
              <w:rPr>
                <w:rFonts w:ascii="Calibri Light" w:hAnsi="Calibri Light"/>
                <w:sz w:val="20"/>
                <w:szCs w:val="20"/>
              </w:rPr>
              <w:tab/>
            </w:r>
          </w:p>
          <w:p w14:paraId="1CB220B6" w14:textId="5C90C6D6" w:rsidR="00BF28A8" w:rsidRPr="00031112" w:rsidRDefault="00283981" w:rsidP="00877197">
            <w:pPr>
              <w:tabs>
                <w:tab w:val="center" w:pos="2817"/>
              </w:tabs>
              <w:rPr>
                <w:rFonts w:ascii="Calibri Light" w:hAnsi="Calibri Light"/>
                <w:sz w:val="20"/>
                <w:szCs w:val="20"/>
              </w:rPr>
            </w:pPr>
            <w:sdt>
              <w:sdtPr>
                <w:rPr>
                  <w:rFonts w:ascii="Calibri Light" w:hAnsi="Calibri Light"/>
                  <w:sz w:val="20"/>
                  <w:szCs w:val="20"/>
                </w:rPr>
                <w:id w:val="307594161"/>
                <w14:checkbox>
                  <w14:checked w14:val="1"/>
                  <w14:checkedState w14:val="2612" w14:font="MS Gothic"/>
                  <w14:uncheckedState w14:val="2610" w14:font="MS Gothic"/>
                </w14:checkbox>
              </w:sdtPr>
              <w:sdtEndPr/>
              <w:sdtContent>
                <w:r w:rsidR="001D4F45">
                  <w:rPr>
                    <w:rFonts w:ascii="MS Gothic" w:eastAsia="MS Gothic" w:hAnsi="MS Gothic" w:cs="Segoe UI Symbol" w:hint="eastAsia"/>
                    <w:sz w:val="20"/>
                    <w:szCs w:val="20"/>
                  </w:rPr>
                  <w:t>☒</w:t>
                </w:r>
              </w:sdtContent>
            </w:sdt>
            <w:r w:rsidR="00BF28A8" w:rsidRPr="00031112">
              <w:rPr>
                <w:rFonts w:ascii="Calibri Light" w:hAnsi="Calibri Light"/>
                <w:sz w:val="20"/>
                <w:szCs w:val="20"/>
              </w:rPr>
              <w:t xml:space="preserve"> Vendor</w:t>
            </w:r>
            <w:r w:rsidR="001D4F45">
              <w:rPr>
                <w:rFonts w:ascii="Calibri Light" w:hAnsi="Calibri Light"/>
                <w:sz w:val="20"/>
                <w:szCs w:val="20"/>
              </w:rPr>
              <w:t>: ELMS</w:t>
            </w:r>
          </w:p>
          <w:p w14:paraId="789DA67A" w14:textId="77777777" w:rsidR="00BF28A8" w:rsidRPr="00031112" w:rsidRDefault="00283981" w:rsidP="00877197">
            <w:pPr>
              <w:rPr>
                <w:rFonts w:ascii="Calibri Light" w:hAnsi="Calibri Light"/>
                <w:sz w:val="20"/>
                <w:szCs w:val="20"/>
              </w:rPr>
            </w:pPr>
            <w:sdt>
              <w:sdtPr>
                <w:rPr>
                  <w:rFonts w:ascii="Calibri Light" w:hAnsi="Calibri Light"/>
                  <w:sz w:val="20"/>
                  <w:szCs w:val="20"/>
                </w:rPr>
                <w:id w:val="630755079"/>
                <w14:checkbox>
                  <w14:checked w14:val="0"/>
                  <w14:checkedState w14:val="2612" w14:font="MS Gothic"/>
                  <w14:uncheckedState w14:val="2610" w14:font="MS Gothic"/>
                </w14:checkbox>
              </w:sdtPr>
              <w:sdtEndPr/>
              <w:sdtContent>
                <w:r w:rsidR="00BF28A8" w:rsidRPr="00031112">
                  <w:rPr>
                    <w:rFonts w:ascii="Segoe UI Symbol" w:eastAsia="MS Gothic" w:hAnsi="Segoe UI Symbol" w:cs="Segoe UI Symbol"/>
                    <w:sz w:val="20"/>
                    <w:szCs w:val="20"/>
                  </w:rPr>
                  <w:t>☐</w:t>
                </w:r>
              </w:sdtContent>
            </w:sdt>
            <w:r w:rsidR="00BF28A8" w:rsidRPr="00031112">
              <w:rPr>
                <w:rFonts w:ascii="Calibri Light" w:hAnsi="Calibri Light"/>
                <w:sz w:val="20"/>
                <w:szCs w:val="20"/>
              </w:rPr>
              <w:t xml:space="preserve"> External business partner(s) &amp; SaaS providers</w:t>
            </w:r>
          </w:p>
          <w:p w14:paraId="530897A5" w14:textId="1441290C" w:rsidR="00BF28A8" w:rsidRPr="00031112" w:rsidRDefault="00283981" w:rsidP="00877197">
            <w:pPr>
              <w:rPr>
                <w:rFonts w:ascii="Calibri Light" w:hAnsi="Calibri Light"/>
                <w:sz w:val="20"/>
                <w:szCs w:val="20"/>
              </w:rPr>
            </w:pPr>
            <w:sdt>
              <w:sdtPr>
                <w:rPr>
                  <w:rFonts w:ascii="Calibri Light" w:hAnsi="Calibri Light"/>
                  <w:sz w:val="20"/>
                  <w:szCs w:val="20"/>
                </w:rPr>
                <w:id w:val="1550029781"/>
                <w14:checkbox>
                  <w14:checked w14:val="1"/>
                  <w14:checkedState w14:val="2612" w14:font="MS Gothic"/>
                  <w14:uncheckedState w14:val="2610" w14:font="MS Gothic"/>
                </w14:checkbox>
              </w:sdtPr>
              <w:sdtEndPr/>
              <w:sdtContent>
                <w:r w:rsidR="001D4F45">
                  <w:rPr>
                    <w:rFonts w:ascii="MS Gothic" w:eastAsia="MS Gothic" w:hAnsi="MS Gothic" w:cs="Segoe UI Symbol" w:hint="eastAsia"/>
                    <w:sz w:val="20"/>
                    <w:szCs w:val="20"/>
                  </w:rPr>
                  <w:t>☒</w:t>
                </w:r>
              </w:sdtContent>
            </w:sdt>
            <w:r w:rsidR="00BF28A8" w:rsidRPr="00031112">
              <w:rPr>
                <w:rFonts w:ascii="Calibri Light" w:hAnsi="Calibri Light"/>
                <w:sz w:val="20"/>
                <w:szCs w:val="20"/>
              </w:rPr>
              <w:t xml:space="preserve">  External on-shore contractors</w:t>
            </w:r>
          </w:p>
          <w:p w14:paraId="0BAE8291" w14:textId="4BA01640" w:rsidR="00BF28A8" w:rsidRPr="00031112" w:rsidRDefault="00283981" w:rsidP="00877197">
            <w:pPr>
              <w:rPr>
                <w:rFonts w:ascii="Calibri Light" w:hAnsi="Calibri Light"/>
                <w:sz w:val="20"/>
                <w:szCs w:val="20"/>
              </w:rPr>
            </w:pPr>
            <w:sdt>
              <w:sdtPr>
                <w:rPr>
                  <w:rFonts w:ascii="Calibri Light" w:hAnsi="Calibri Light"/>
                  <w:sz w:val="20"/>
                  <w:szCs w:val="20"/>
                </w:rPr>
                <w:id w:val="-1487165170"/>
                <w14:checkbox>
                  <w14:checked w14:val="1"/>
                  <w14:checkedState w14:val="2612" w14:font="MS Gothic"/>
                  <w14:uncheckedState w14:val="2610" w14:font="MS Gothic"/>
                </w14:checkbox>
              </w:sdtPr>
              <w:sdtEndPr/>
              <w:sdtContent>
                <w:r w:rsidR="001D4F45">
                  <w:rPr>
                    <w:rFonts w:ascii="MS Gothic" w:eastAsia="MS Gothic" w:hAnsi="MS Gothic" w:cs="Segoe UI Symbol" w:hint="eastAsia"/>
                    <w:sz w:val="20"/>
                    <w:szCs w:val="20"/>
                  </w:rPr>
                  <w:t>☒</w:t>
                </w:r>
              </w:sdtContent>
            </w:sdt>
            <w:r w:rsidR="00BF28A8" w:rsidRPr="00031112">
              <w:rPr>
                <w:rFonts w:ascii="Calibri Light" w:hAnsi="Calibri Light"/>
                <w:sz w:val="20"/>
                <w:szCs w:val="20"/>
              </w:rPr>
              <w:t xml:space="preserve">  External off-shore contractors</w:t>
            </w:r>
          </w:p>
          <w:p w14:paraId="40D39E30" w14:textId="77777777" w:rsidR="00BF28A8" w:rsidRPr="00031112" w:rsidRDefault="00283981" w:rsidP="00877197">
            <w:pPr>
              <w:rPr>
                <w:rFonts w:ascii="Calibri Light" w:hAnsi="Calibri Light"/>
                <w:sz w:val="20"/>
                <w:szCs w:val="20"/>
              </w:rPr>
            </w:pPr>
            <w:sdt>
              <w:sdtPr>
                <w:rPr>
                  <w:rFonts w:ascii="Calibri Light" w:hAnsi="Calibri Light"/>
                  <w:sz w:val="20"/>
                  <w:szCs w:val="20"/>
                </w:rPr>
                <w:id w:val="-597018130"/>
                <w14:checkbox>
                  <w14:checked w14:val="0"/>
                  <w14:checkedState w14:val="2612" w14:font="MS Gothic"/>
                  <w14:uncheckedState w14:val="2610" w14:font="MS Gothic"/>
                </w14:checkbox>
              </w:sdtPr>
              <w:sdtEndPr/>
              <w:sdtContent>
                <w:r w:rsidR="00BF28A8" w:rsidRPr="00031112">
                  <w:rPr>
                    <w:rFonts w:ascii="Segoe UI Symbol" w:eastAsia="MS Gothic" w:hAnsi="Segoe UI Symbol" w:cs="Segoe UI Symbol"/>
                    <w:sz w:val="20"/>
                    <w:szCs w:val="20"/>
                  </w:rPr>
                  <w:t>☐</w:t>
                </w:r>
              </w:sdtContent>
            </w:sdt>
            <w:r w:rsidR="00BF28A8" w:rsidRPr="00031112">
              <w:rPr>
                <w:rFonts w:ascii="Calibri Light" w:hAnsi="Calibri Light"/>
                <w:sz w:val="20"/>
                <w:szCs w:val="20"/>
              </w:rPr>
              <w:t xml:space="preserve">  SCE Affiliate Company Employees </w:t>
            </w:r>
          </w:p>
          <w:p w14:paraId="1168630B" w14:textId="47CD1083" w:rsidR="00BF28A8" w:rsidRPr="00031112" w:rsidRDefault="00283981" w:rsidP="00877197">
            <w:pPr>
              <w:rPr>
                <w:rFonts w:ascii="Calibri Light" w:hAnsi="Calibri Light"/>
                <w:sz w:val="20"/>
                <w:szCs w:val="20"/>
              </w:rPr>
            </w:pPr>
            <w:sdt>
              <w:sdtPr>
                <w:rPr>
                  <w:rFonts w:ascii="Calibri Light" w:hAnsi="Calibri Light"/>
                  <w:sz w:val="20"/>
                  <w:szCs w:val="20"/>
                </w:rPr>
                <w:id w:val="-1285724078"/>
                <w14:checkbox>
                  <w14:checked w14:val="1"/>
                  <w14:checkedState w14:val="2612" w14:font="MS Gothic"/>
                  <w14:uncheckedState w14:val="2610" w14:font="MS Gothic"/>
                </w14:checkbox>
              </w:sdtPr>
              <w:sdtEndPr/>
              <w:sdtContent>
                <w:r w:rsidR="00BF28A8">
                  <w:rPr>
                    <w:rFonts w:ascii="MS Gothic" w:eastAsia="MS Gothic" w:hAnsi="MS Gothic" w:cs="Segoe UI Symbol" w:hint="eastAsia"/>
                    <w:sz w:val="20"/>
                    <w:szCs w:val="20"/>
                  </w:rPr>
                  <w:t>☒</w:t>
                </w:r>
              </w:sdtContent>
            </w:sdt>
            <w:r w:rsidR="00BF28A8" w:rsidRPr="00031112">
              <w:rPr>
                <w:rFonts w:ascii="Calibri Light" w:hAnsi="Calibri Light"/>
                <w:sz w:val="20"/>
                <w:szCs w:val="20"/>
              </w:rPr>
              <w:t xml:space="preserve">  SCE Employees, specify if they have Marketing Function responsibilities (e.g., ES&amp;M) </w:t>
            </w:r>
            <w:r w:rsidR="00BF28A8">
              <w:rPr>
                <w:rFonts w:ascii="Calibri Light" w:hAnsi="Calibri Light"/>
                <w:sz w:val="20"/>
                <w:szCs w:val="20"/>
              </w:rPr>
              <w:t>CCC, BCD</w:t>
            </w:r>
          </w:p>
          <w:p w14:paraId="6CAC5B09" w14:textId="6A7ADD55" w:rsidR="00BF28A8" w:rsidRPr="00031112" w:rsidRDefault="00283981" w:rsidP="00877197">
            <w:pPr>
              <w:rPr>
                <w:rFonts w:ascii="Calibri Light" w:hAnsi="Calibri Light"/>
                <w:sz w:val="20"/>
                <w:szCs w:val="20"/>
              </w:rPr>
            </w:pPr>
            <w:sdt>
              <w:sdtPr>
                <w:rPr>
                  <w:rFonts w:ascii="Calibri Light" w:hAnsi="Calibri Light"/>
                  <w:sz w:val="20"/>
                  <w:szCs w:val="20"/>
                </w:rPr>
                <w:id w:val="1485055086"/>
                <w14:checkbox>
                  <w14:checked w14:val="1"/>
                  <w14:checkedState w14:val="2612" w14:font="MS Gothic"/>
                  <w14:uncheckedState w14:val="2610" w14:font="MS Gothic"/>
                </w14:checkbox>
              </w:sdtPr>
              <w:sdtEndPr/>
              <w:sdtContent>
                <w:r w:rsidR="001D4F45">
                  <w:rPr>
                    <w:rFonts w:ascii="MS Gothic" w:eastAsia="MS Gothic" w:hAnsi="MS Gothic" w:cs="Segoe UI Symbol" w:hint="eastAsia"/>
                    <w:sz w:val="20"/>
                    <w:szCs w:val="20"/>
                  </w:rPr>
                  <w:t>☒</w:t>
                </w:r>
              </w:sdtContent>
            </w:sdt>
            <w:r w:rsidR="00BF28A8" w:rsidRPr="00031112">
              <w:rPr>
                <w:rFonts w:ascii="Calibri Light" w:hAnsi="Calibri Light"/>
                <w:sz w:val="20"/>
                <w:szCs w:val="20"/>
              </w:rPr>
              <w:t xml:space="preserve">  SCE contract workers</w:t>
            </w:r>
            <w:r w:rsidR="001D4F45">
              <w:rPr>
                <w:rFonts w:ascii="Calibri Light" w:hAnsi="Calibri Light"/>
                <w:sz w:val="20"/>
                <w:szCs w:val="20"/>
              </w:rPr>
              <w:t xml:space="preserve"> - ELMS</w:t>
            </w:r>
          </w:p>
          <w:p w14:paraId="2B2D5165" w14:textId="77777777" w:rsidR="00BF28A8" w:rsidRPr="00031112" w:rsidRDefault="00283981" w:rsidP="00877197">
            <w:pPr>
              <w:rPr>
                <w:rFonts w:ascii="Calibri Light" w:hAnsi="Calibri Light"/>
                <w:sz w:val="20"/>
                <w:szCs w:val="20"/>
              </w:rPr>
            </w:pPr>
            <w:sdt>
              <w:sdtPr>
                <w:rPr>
                  <w:rFonts w:ascii="Calibri Light" w:hAnsi="Calibri Light"/>
                  <w:sz w:val="20"/>
                  <w:szCs w:val="20"/>
                </w:rPr>
                <w:id w:val="-776876721"/>
                <w14:checkbox>
                  <w14:checked w14:val="0"/>
                  <w14:checkedState w14:val="2612" w14:font="MS Gothic"/>
                  <w14:uncheckedState w14:val="2610" w14:font="MS Gothic"/>
                </w14:checkbox>
              </w:sdtPr>
              <w:sdtEndPr/>
              <w:sdtContent>
                <w:r w:rsidR="00BF28A8" w:rsidRPr="00031112">
                  <w:rPr>
                    <w:rFonts w:ascii="Segoe UI Symbol" w:hAnsi="Segoe UI Symbol" w:cs="Segoe UI Symbol"/>
                    <w:sz w:val="20"/>
                    <w:szCs w:val="20"/>
                  </w:rPr>
                  <w:t>☐</w:t>
                </w:r>
              </w:sdtContent>
            </w:sdt>
            <w:r w:rsidR="00BF28A8" w:rsidRPr="00031112">
              <w:rPr>
                <w:rFonts w:ascii="Calibri Light" w:hAnsi="Calibri Light"/>
                <w:sz w:val="20"/>
                <w:szCs w:val="20"/>
              </w:rPr>
              <w:t xml:space="preserve">  Regulatory Agencies </w:t>
            </w:r>
          </w:p>
          <w:p w14:paraId="0498638A" w14:textId="77777777" w:rsidR="00BF28A8" w:rsidRPr="009208B1" w:rsidRDefault="00283981" w:rsidP="00877197">
            <w:pPr>
              <w:rPr>
                <w:rFonts w:ascii="Calibri Light" w:hAnsi="Calibri Light"/>
                <w:b/>
                <w:i/>
                <w:sz w:val="20"/>
                <w:szCs w:val="20"/>
                <w:u w:val="single"/>
              </w:rPr>
            </w:pPr>
            <w:sdt>
              <w:sdtPr>
                <w:rPr>
                  <w:rFonts w:ascii="Calibri Light" w:hAnsi="Calibri Light"/>
                  <w:sz w:val="20"/>
                  <w:szCs w:val="20"/>
                </w:rPr>
                <w:id w:val="-326907644"/>
                <w14:checkbox>
                  <w14:checked w14:val="0"/>
                  <w14:checkedState w14:val="2612" w14:font="MS Gothic"/>
                  <w14:uncheckedState w14:val="2610" w14:font="MS Gothic"/>
                </w14:checkbox>
              </w:sdtPr>
              <w:sdtEndPr/>
              <w:sdtContent>
                <w:r w:rsidR="00BF28A8" w:rsidRPr="00031112">
                  <w:rPr>
                    <w:rFonts w:ascii="Segoe UI Symbol" w:eastAsia="MS Gothic" w:hAnsi="Segoe UI Symbol" w:cs="Segoe UI Symbol"/>
                    <w:sz w:val="20"/>
                    <w:szCs w:val="20"/>
                  </w:rPr>
                  <w:t>☐</w:t>
                </w:r>
              </w:sdtContent>
            </w:sdt>
            <w:r w:rsidR="00BF28A8" w:rsidRPr="00031112">
              <w:rPr>
                <w:rFonts w:ascii="Calibri Light" w:hAnsi="Calibri Light"/>
                <w:sz w:val="20"/>
                <w:szCs w:val="20"/>
              </w:rPr>
              <w:t xml:space="preserve">  Others </w:t>
            </w:r>
            <w:r w:rsidR="00BF28A8" w:rsidRPr="00031112">
              <w:rPr>
                <w:rFonts w:ascii="Calibri Light" w:hAnsi="Calibri Light"/>
                <w:b/>
                <w:i/>
                <w:sz w:val="20"/>
                <w:szCs w:val="20"/>
                <w:u w:val="single"/>
              </w:rPr>
              <w:t>_&lt;Please Specify&gt;_</w:t>
            </w:r>
          </w:p>
        </w:tc>
      </w:tr>
      <w:tr w:rsidR="00BF28A8" w14:paraId="76301320" w14:textId="77777777" w:rsidTr="00877197">
        <w:tc>
          <w:tcPr>
            <w:tcW w:w="3775" w:type="dxa"/>
            <w:shd w:val="clear" w:color="auto" w:fill="FFFFFF" w:themeFill="background1"/>
          </w:tcPr>
          <w:p w14:paraId="65DFB966" w14:textId="77777777" w:rsidR="00BF28A8" w:rsidRPr="00031112" w:rsidRDefault="00BF28A8" w:rsidP="00877197">
            <w:pPr>
              <w:pStyle w:val="Heading2TextBulleted"/>
              <w:numPr>
                <w:ilvl w:val="0"/>
                <w:numId w:val="0"/>
              </w:numPr>
              <w:rPr>
                <w:rFonts w:ascii="Calibri Light" w:hAnsi="Calibri Light" w:cs="Arial"/>
                <w:szCs w:val="20"/>
              </w:rPr>
            </w:pPr>
            <w:r w:rsidRPr="00031112">
              <w:rPr>
                <w:rFonts w:ascii="Calibri Light" w:hAnsi="Calibri Light" w:cs="Arial"/>
                <w:szCs w:val="20"/>
              </w:rPr>
              <w:t>How many of the SCE Customer, Employee, Vendors will use or affected by the Business Process?</w:t>
            </w:r>
          </w:p>
          <w:p w14:paraId="52D87B09" w14:textId="77777777" w:rsidR="00BF28A8" w:rsidRPr="00031112" w:rsidRDefault="00BF28A8" w:rsidP="00877197">
            <w:pPr>
              <w:pStyle w:val="Heading2TextBulleted"/>
              <w:numPr>
                <w:ilvl w:val="0"/>
                <w:numId w:val="0"/>
              </w:numPr>
              <w:rPr>
                <w:rFonts w:ascii="Calibri Light" w:hAnsi="Calibri Light" w:cs="Arial"/>
                <w:szCs w:val="20"/>
              </w:rPr>
            </w:pPr>
            <w:r w:rsidRPr="00031112">
              <w:rPr>
                <w:rFonts w:ascii="Calibri Light" w:hAnsi="Calibri Light" w:cs="Arial"/>
                <w:i/>
                <w:szCs w:val="20"/>
              </w:rPr>
              <w:lastRenderedPageBreak/>
              <w:t>To identify the Impact if services are adversely affected.</w:t>
            </w:r>
          </w:p>
        </w:tc>
        <w:tc>
          <w:tcPr>
            <w:tcW w:w="6570" w:type="dxa"/>
            <w:shd w:val="clear" w:color="auto" w:fill="FFFFFF" w:themeFill="background1"/>
          </w:tcPr>
          <w:p w14:paraId="5A1BC3B6" w14:textId="0717D63C" w:rsidR="00BF28A8" w:rsidRPr="00031112" w:rsidRDefault="001D4F45" w:rsidP="009C59D5">
            <w:pPr>
              <w:pStyle w:val="Heading2TextBulleted"/>
              <w:numPr>
                <w:ilvl w:val="0"/>
                <w:numId w:val="0"/>
              </w:numPr>
              <w:rPr>
                <w:rFonts w:ascii="Calibri Light" w:hAnsi="Calibri Light" w:cs="Arial"/>
                <w:szCs w:val="20"/>
              </w:rPr>
            </w:pPr>
            <w:r>
              <w:rPr>
                <w:rFonts w:ascii="Calibri Light" w:hAnsi="Calibri Light" w:cs="Arial"/>
                <w:szCs w:val="20"/>
              </w:rPr>
              <w:lastRenderedPageBreak/>
              <w:t>1000+</w:t>
            </w:r>
          </w:p>
        </w:tc>
      </w:tr>
      <w:tr w:rsidR="00BF28A8" w14:paraId="4EADF54B" w14:textId="77777777" w:rsidTr="00877197">
        <w:tc>
          <w:tcPr>
            <w:tcW w:w="3775" w:type="dxa"/>
            <w:shd w:val="clear" w:color="auto" w:fill="FFFFFF" w:themeFill="background1"/>
          </w:tcPr>
          <w:p w14:paraId="2D5AB60D" w14:textId="77777777" w:rsidR="00BF28A8" w:rsidRPr="00031112" w:rsidRDefault="00BF28A8" w:rsidP="00877197">
            <w:pPr>
              <w:pStyle w:val="Heading2TextBulleted"/>
              <w:numPr>
                <w:ilvl w:val="0"/>
                <w:numId w:val="0"/>
              </w:numPr>
              <w:rPr>
                <w:rFonts w:ascii="Calibri Light" w:hAnsi="Calibri Light" w:cs="Arial"/>
                <w:szCs w:val="20"/>
              </w:rPr>
            </w:pPr>
            <w:r w:rsidRPr="00031112">
              <w:rPr>
                <w:rFonts w:ascii="Calibri Light" w:hAnsi="Calibri Light" w:cs="Arial"/>
                <w:szCs w:val="20"/>
              </w:rPr>
              <w:t>How much Information/data would be processed, received or tramitted by the Business Process?</w:t>
            </w:r>
          </w:p>
          <w:p w14:paraId="0C06DB48" w14:textId="77777777" w:rsidR="00BF28A8" w:rsidRPr="00031112" w:rsidRDefault="00BF28A8" w:rsidP="00877197">
            <w:pPr>
              <w:pStyle w:val="Heading2TextBulleted"/>
              <w:numPr>
                <w:ilvl w:val="0"/>
                <w:numId w:val="0"/>
              </w:numPr>
              <w:rPr>
                <w:rFonts w:ascii="Calibri Light" w:hAnsi="Calibri Light" w:cs="Arial"/>
                <w:szCs w:val="20"/>
              </w:rPr>
            </w:pPr>
            <w:r w:rsidRPr="00031112">
              <w:rPr>
                <w:rFonts w:ascii="Calibri Light" w:hAnsi="Calibri Light" w:cs="Arial"/>
                <w:i/>
                <w:szCs w:val="20"/>
              </w:rPr>
              <w:t>The data volume that will be utilized by this process. Helps us in determining the Impact and criticality</w:t>
            </w:r>
            <w:r w:rsidRPr="00031112">
              <w:rPr>
                <w:rFonts w:ascii="Calibri Light" w:hAnsi="Calibri Light" w:cs="Arial"/>
                <w:szCs w:val="20"/>
              </w:rPr>
              <w:t xml:space="preserve"> </w:t>
            </w:r>
          </w:p>
        </w:tc>
        <w:tc>
          <w:tcPr>
            <w:tcW w:w="6570" w:type="dxa"/>
            <w:shd w:val="clear" w:color="auto" w:fill="FFFFFF" w:themeFill="background1"/>
          </w:tcPr>
          <w:p w14:paraId="0C30FEDC" w14:textId="40700F79" w:rsidR="00BF28A8" w:rsidRPr="00031112" w:rsidRDefault="00BF28A8" w:rsidP="00877197">
            <w:pPr>
              <w:pStyle w:val="Heading2TextBulleted"/>
              <w:numPr>
                <w:ilvl w:val="0"/>
                <w:numId w:val="0"/>
              </w:numPr>
              <w:rPr>
                <w:rFonts w:ascii="Calibri Light" w:hAnsi="Calibri Light" w:cs="Arial"/>
                <w:szCs w:val="20"/>
              </w:rPr>
            </w:pPr>
          </w:p>
        </w:tc>
      </w:tr>
      <w:tr w:rsidR="00BF28A8" w14:paraId="20E24328" w14:textId="77777777" w:rsidTr="00877197">
        <w:tc>
          <w:tcPr>
            <w:tcW w:w="3775" w:type="dxa"/>
            <w:shd w:val="clear" w:color="auto" w:fill="FFFFFF" w:themeFill="background1"/>
          </w:tcPr>
          <w:p w14:paraId="02A82101" w14:textId="77777777" w:rsidR="00BF28A8" w:rsidRPr="00031112" w:rsidRDefault="00BF28A8" w:rsidP="00877197">
            <w:pPr>
              <w:pStyle w:val="Heading2TextBulleted"/>
              <w:numPr>
                <w:ilvl w:val="0"/>
                <w:numId w:val="0"/>
              </w:numPr>
              <w:rPr>
                <w:rFonts w:ascii="Calibri Light" w:hAnsi="Calibri Light" w:cs="Arial"/>
                <w:szCs w:val="20"/>
              </w:rPr>
            </w:pPr>
            <w:r w:rsidRPr="00031112">
              <w:rPr>
                <w:rFonts w:ascii="Calibri Light" w:hAnsi="Calibri Light" w:cs="Arial"/>
                <w:szCs w:val="20"/>
              </w:rPr>
              <w:t>Number of business transactions in average?</w:t>
            </w:r>
          </w:p>
          <w:p w14:paraId="0706E647" w14:textId="77777777" w:rsidR="00BF28A8" w:rsidRPr="00031112" w:rsidRDefault="00BF28A8" w:rsidP="00877197">
            <w:pPr>
              <w:pStyle w:val="Heading2TextBulleted"/>
              <w:numPr>
                <w:ilvl w:val="0"/>
                <w:numId w:val="0"/>
              </w:numPr>
              <w:rPr>
                <w:rFonts w:ascii="Calibri Light" w:hAnsi="Calibri Light" w:cs="Arial"/>
                <w:szCs w:val="20"/>
              </w:rPr>
            </w:pPr>
            <w:r w:rsidRPr="00031112">
              <w:rPr>
                <w:rFonts w:ascii="Calibri Light" w:hAnsi="Calibri Light" w:cs="Arial"/>
                <w:i/>
                <w:szCs w:val="20"/>
              </w:rPr>
              <w:t>These are the number of transactions process by the application on average. The number of transactions help in understanding criticality and Impact.</w:t>
            </w:r>
          </w:p>
        </w:tc>
        <w:tc>
          <w:tcPr>
            <w:tcW w:w="6570" w:type="dxa"/>
            <w:shd w:val="clear" w:color="auto" w:fill="FFFFFF" w:themeFill="background1"/>
          </w:tcPr>
          <w:p w14:paraId="111400F3" w14:textId="77777777" w:rsidR="001D4F45" w:rsidRDefault="001D4F45" w:rsidP="001D4F45">
            <w:pPr>
              <w:pStyle w:val="Heading2TextBulleted"/>
              <w:numPr>
                <w:ilvl w:val="0"/>
                <w:numId w:val="0"/>
              </w:numPr>
              <w:tabs>
                <w:tab w:val="left" w:pos="720"/>
              </w:tabs>
              <w:rPr>
                <w:rFonts w:ascii="Calibri Light" w:hAnsi="Calibri Light"/>
                <w:szCs w:val="20"/>
                <w:lang w:val="de-CH"/>
              </w:rPr>
            </w:pPr>
            <w:r>
              <w:rPr>
                <w:rFonts w:ascii="Calibri Light" w:hAnsi="Calibri Light"/>
                <w:lang w:val="de-CH"/>
              </w:rPr>
              <w:t xml:space="preserve">Today’s </w:t>
            </w:r>
            <w:r>
              <w:rPr>
                <w:rFonts w:ascii="Calibri Light" w:hAnsi="Calibri Light"/>
                <w:b/>
                <w:bCs/>
                <w:lang w:val="de-CH"/>
              </w:rPr>
              <w:t>Basic Work Request</w:t>
            </w:r>
            <w:r>
              <w:rPr>
                <w:rFonts w:ascii="Calibri Light" w:hAnsi="Calibri Light"/>
                <w:lang w:val="de-CH"/>
              </w:rPr>
              <w:t xml:space="preserve"> that are sent to field (does not include Trouble Orders)</w:t>
            </w:r>
          </w:p>
          <w:p w14:paraId="47751AD5" w14:textId="77777777" w:rsidR="001D4F45" w:rsidRDefault="001D4F45" w:rsidP="001D4F45">
            <w:pPr>
              <w:pStyle w:val="Heading2TextBulleted"/>
              <w:numPr>
                <w:ilvl w:val="0"/>
                <w:numId w:val="0"/>
              </w:numPr>
              <w:tabs>
                <w:tab w:val="left" w:pos="720"/>
              </w:tabs>
              <w:rPr>
                <w:rFonts w:ascii="Calibri Light" w:hAnsi="Calibri Light"/>
                <w:lang w:val="de-CH"/>
              </w:rPr>
            </w:pPr>
            <w:r>
              <w:rPr>
                <w:rFonts w:ascii="Calibri Light" w:hAnsi="Calibri Light"/>
                <w:lang w:val="de-CH"/>
              </w:rPr>
              <w:t>2017 - to Field - 180,889</w:t>
            </w:r>
          </w:p>
          <w:p w14:paraId="72932BD3" w14:textId="77777777" w:rsidR="001D4F45" w:rsidRDefault="001D4F45" w:rsidP="001D4F45">
            <w:pPr>
              <w:pStyle w:val="Heading2TextBulleted"/>
              <w:numPr>
                <w:ilvl w:val="0"/>
                <w:numId w:val="0"/>
              </w:numPr>
              <w:tabs>
                <w:tab w:val="left" w:pos="720"/>
              </w:tabs>
              <w:rPr>
                <w:rFonts w:ascii="Calibri Light" w:hAnsi="Calibri Light"/>
                <w:lang w:val="de-CH"/>
              </w:rPr>
            </w:pPr>
            <w:r>
              <w:rPr>
                <w:rFonts w:ascii="Calibri Light" w:hAnsi="Calibri Light"/>
                <w:lang w:val="de-CH"/>
              </w:rPr>
              <w:t>2016 - to Field - 168,718</w:t>
            </w:r>
          </w:p>
          <w:p w14:paraId="130544AD" w14:textId="77777777" w:rsidR="001D4F45" w:rsidRDefault="001D4F45" w:rsidP="001D4F45">
            <w:pPr>
              <w:pStyle w:val="Heading2TextBulleted"/>
              <w:numPr>
                <w:ilvl w:val="0"/>
                <w:numId w:val="0"/>
              </w:numPr>
              <w:tabs>
                <w:tab w:val="left" w:pos="720"/>
              </w:tabs>
              <w:rPr>
                <w:rFonts w:ascii="Calibri Light" w:hAnsi="Calibri Light"/>
                <w:lang w:val="de-CH"/>
              </w:rPr>
            </w:pPr>
            <w:r>
              <w:rPr>
                <w:rFonts w:ascii="Calibri Light" w:hAnsi="Calibri Light"/>
                <w:lang w:val="de-CH"/>
              </w:rPr>
              <w:t>2015 - to Field - 204,991</w:t>
            </w:r>
          </w:p>
          <w:p w14:paraId="2EBCED24" w14:textId="53EC0B77" w:rsidR="00BF28A8" w:rsidRPr="00031112" w:rsidRDefault="001D4F45" w:rsidP="001D4F45">
            <w:pPr>
              <w:pStyle w:val="Heading2TextBulleted"/>
              <w:numPr>
                <w:ilvl w:val="0"/>
                <w:numId w:val="0"/>
              </w:numPr>
              <w:tabs>
                <w:tab w:val="left" w:pos="720"/>
              </w:tabs>
              <w:rPr>
                <w:rFonts w:ascii="Calibri Light" w:hAnsi="Calibri Light" w:cs="Arial"/>
                <w:szCs w:val="20"/>
              </w:rPr>
            </w:pPr>
            <w:r>
              <w:rPr>
                <w:rFonts w:ascii="Calibri Light" w:hAnsi="Calibri Light"/>
                <w:b/>
                <w:bCs/>
                <w:lang w:val="de-CH"/>
              </w:rPr>
              <w:t>ELMS Work Orders</w:t>
            </w:r>
            <w:r>
              <w:rPr>
                <w:rFonts w:ascii="Calibri Light" w:hAnsi="Calibri Light"/>
                <w:lang w:val="de-CH"/>
              </w:rPr>
              <w:t>- 683,889 for years 2004-2018, approx 48,849 per year set by field</w:t>
            </w:r>
          </w:p>
        </w:tc>
      </w:tr>
      <w:tr w:rsidR="00BF28A8" w14:paraId="66AE238F" w14:textId="77777777" w:rsidTr="00877197">
        <w:tc>
          <w:tcPr>
            <w:tcW w:w="3775" w:type="dxa"/>
            <w:shd w:val="clear" w:color="auto" w:fill="FFFFFF" w:themeFill="background1"/>
          </w:tcPr>
          <w:p w14:paraId="23370BE5" w14:textId="77777777" w:rsidR="00BF28A8" w:rsidRPr="00031112" w:rsidRDefault="00BF28A8" w:rsidP="00877197">
            <w:pPr>
              <w:rPr>
                <w:rFonts w:ascii="Calibri Light" w:hAnsi="Calibri Light"/>
                <w:b/>
                <w:sz w:val="20"/>
                <w:szCs w:val="20"/>
              </w:rPr>
            </w:pPr>
            <w:r w:rsidRPr="00031112">
              <w:rPr>
                <w:rFonts w:ascii="Calibri Light" w:hAnsi="Calibri Light"/>
                <w:b/>
                <w:sz w:val="20"/>
                <w:szCs w:val="20"/>
              </w:rPr>
              <w:t>Additional Security Consideration:</w:t>
            </w:r>
          </w:p>
        </w:tc>
        <w:tc>
          <w:tcPr>
            <w:tcW w:w="6570" w:type="dxa"/>
            <w:shd w:val="clear" w:color="auto" w:fill="FFFFFF" w:themeFill="background1"/>
          </w:tcPr>
          <w:p w14:paraId="11D00E6C" w14:textId="77777777" w:rsidR="00BF28A8" w:rsidRPr="00031112" w:rsidRDefault="00BF28A8" w:rsidP="00877197">
            <w:pPr>
              <w:pStyle w:val="Heading2TextBulleted"/>
              <w:numPr>
                <w:ilvl w:val="0"/>
                <w:numId w:val="0"/>
              </w:numPr>
              <w:rPr>
                <w:rFonts w:ascii="Calibri Light" w:hAnsi="Calibri Light" w:cs="Arial"/>
                <w:szCs w:val="20"/>
              </w:rPr>
            </w:pPr>
            <w:r w:rsidRPr="00031112">
              <w:rPr>
                <w:rFonts w:ascii="Calibri Light" w:hAnsi="Calibri Light" w:cs="Arial"/>
                <w:szCs w:val="20"/>
              </w:rPr>
              <w:t>Any Cybersecurity impact in addition to SAP system security:</w:t>
            </w:r>
          </w:p>
          <w:p w14:paraId="75C6063B" w14:textId="5F223030" w:rsidR="00BF28A8" w:rsidRPr="00031112" w:rsidRDefault="00BF28A8" w:rsidP="00BF28A8">
            <w:pPr>
              <w:pStyle w:val="Heading2TextBulleted"/>
              <w:numPr>
                <w:ilvl w:val="0"/>
                <w:numId w:val="14"/>
              </w:numPr>
              <w:rPr>
                <w:rFonts w:ascii="Calibri Light" w:hAnsi="Calibri Light" w:cs="Arial"/>
                <w:szCs w:val="20"/>
              </w:rPr>
            </w:pPr>
            <w:r w:rsidRPr="00031112">
              <w:rPr>
                <w:rFonts w:ascii="Calibri Light" w:hAnsi="Calibri Light" w:cs="Arial"/>
                <w:szCs w:val="20"/>
              </w:rPr>
              <w:t xml:space="preserve">Internet Facing Web Application? </w:t>
            </w:r>
            <w:r>
              <w:rPr>
                <w:rFonts w:ascii="Calibri Light" w:hAnsi="Calibri Light" w:cs="Arial"/>
                <w:szCs w:val="20"/>
              </w:rPr>
              <w:t>No</w:t>
            </w:r>
          </w:p>
          <w:p w14:paraId="48EA0872" w14:textId="42A39320" w:rsidR="00BF28A8" w:rsidRPr="00031112" w:rsidRDefault="00BF28A8" w:rsidP="00BF28A8">
            <w:pPr>
              <w:pStyle w:val="Heading2TextBulleted"/>
              <w:numPr>
                <w:ilvl w:val="0"/>
                <w:numId w:val="14"/>
              </w:numPr>
              <w:rPr>
                <w:rFonts w:ascii="Calibri Light" w:hAnsi="Calibri Light" w:cs="Arial"/>
                <w:szCs w:val="20"/>
              </w:rPr>
            </w:pPr>
            <w:r w:rsidRPr="00031112">
              <w:rPr>
                <w:rFonts w:ascii="Calibri Light" w:hAnsi="Calibri Light" w:cs="Arial"/>
                <w:szCs w:val="20"/>
              </w:rPr>
              <w:t>Internet Facing Application Programming Interface?</w:t>
            </w:r>
            <w:r>
              <w:rPr>
                <w:rFonts w:ascii="Calibri Light" w:hAnsi="Calibri Light" w:cs="Arial"/>
                <w:szCs w:val="20"/>
              </w:rPr>
              <w:t xml:space="preserve"> No</w:t>
            </w:r>
          </w:p>
          <w:p w14:paraId="5552DB26" w14:textId="184FFE28" w:rsidR="00BF28A8" w:rsidRPr="00031112" w:rsidRDefault="00BF28A8" w:rsidP="00BF28A8">
            <w:pPr>
              <w:pStyle w:val="Heading2TextBulleted"/>
              <w:numPr>
                <w:ilvl w:val="0"/>
                <w:numId w:val="14"/>
              </w:numPr>
              <w:rPr>
                <w:rFonts w:ascii="Calibri Light" w:hAnsi="Calibri Light" w:cs="Arial"/>
                <w:szCs w:val="20"/>
              </w:rPr>
            </w:pPr>
            <w:r w:rsidRPr="00031112">
              <w:rPr>
                <w:rFonts w:ascii="Calibri Light" w:hAnsi="Calibri Light" w:cs="Arial"/>
                <w:szCs w:val="20"/>
              </w:rPr>
              <w:t>3</w:t>
            </w:r>
            <w:r w:rsidRPr="00031112">
              <w:rPr>
                <w:rFonts w:ascii="Calibri Light" w:hAnsi="Calibri Light" w:cs="Arial"/>
                <w:szCs w:val="20"/>
                <w:vertAlign w:val="superscript"/>
              </w:rPr>
              <w:t>rd</w:t>
            </w:r>
            <w:r w:rsidRPr="00031112">
              <w:rPr>
                <w:rFonts w:ascii="Calibri Light" w:hAnsi="Calibri Light" w:cs="Arial"/>
                <w:szCs w:val="20"/>
              </w:rPr>
              <w:t xml:space="preserve"> party Fedrated Authentication &amp; Authorization, Single Sign On?</w:t>
            </w:r>
            <w:r>
              <w:rPr>
                <w:rFonts w:ascii="Calibri Light" w:hAnsi="Calibri Light" w:cs="Arial"/>
                <w:szCs w:val="20"/>
              </w:rPr>
              <w:t xml:space="preserve"> No</w:t>
            </w:r>
          </w:p>
        </w:tc>
      </w:tr>
    </w:tbl>
    <w:p w14:paraId="5CE35FCE" w14:textId="77777777" w:rsidR="00131612" w:rsidRDefault="00131612" w:rsidP="00131612">
      <w:pPr>
        <w:rPr>
          <w:rFonts w:ascii="Calibri Light" w:hAnsi="Calibri Light"/>
        </w:rPr>
      </w:pPr>
    </w:p>
    <w:p w14:paraId="75F92863" w14:textId="77777777" w:rsidR="00BF28A8" w:rsidRPr="00550BF7" w:rsidRDefault="00BF28A8" w:rsidP="00131612">
      <w:pPr>
        <w:rPr>
          <w:rFonts w:ascii="Calibri Light" w:hAnsi="Calibri Light"/>
        </w:rPr>
      </w:pPr>
    </w:p>
    <w:p w14:paraId="3A6C9F8A" w14:textId="4C26B5AA" w:rsidR="000E6897" w:rsidRPr="00550BF7" w:rsidRDefault="000E6897" w:rsidP="00C1202C">
      <w:pPr>
        <w:pStyle w:val="Heading1"/>
        <w:numPr>
          <w:ilvl w:val="0"/>
          <w:numId w:val="15"/>
        </w:numPr>
        <w:rPr>
          <w:rFonts w:ascii="Calibri Light" w:hAnsi="Calibri Light"/>
        </w:rPr>
      </w:pPr>
      <w:bookmarkStart w:id="93" w:name="_Toc511293195"/>
      <w:r w:rsidRPr="00550BF7">
        <w:rPr>
          <w:rFonts w:ascii="Calibri Light" w:hAnsi="Calibri Light"/>
        </w:rPr>
        <w:lastRenderedPageBreak/>
        <w:t>Technical Considerations</w:t>
      </w:r>
      <w:bookmarkEnd w:id="92"/>
      <w:bookmarkEnd w:id="93"/>
    </w:p>
    <w:p w14:paraId="60110FBC" w14:textId="377108F8" w:rsidR="00E0118B" w:rsidRPr="00550BF7" w:rsidRDefault="007E572B" w:rsidP="003C6C8A">
      <w:pPr>
        <w:pStyle w:val="Heading2"/>
      </w:pPr>
      <w:bookmarkStart w:id="94" w:name="_Toc491613827"/>
      <w:bookmarkStart w:id="95" w:name="_Toc491695023"/>
      <w:bookmarkStart w:id="96" w:name="_Toc496099276"/>
      <w:bookmarkStart w:id="97" w:name="_Toc496176499"/>
      <w:bookmarkStart w:id="98" w:name="_Toc496176548"/>
      <w:bookmarkStart w:id="99" w:name="_Toc496176694"/>
      <w:bookmarkStart w:id="100" w:name="_Toc496177057"/>
      <w:bookmarkStart w:id="101" w:name="_Toc496177453"/>
      <w:bookmarkStart w:id="102" w:name="_Toc496177540"/>
      <w:bookmarkStart w:id="103" w:name="_Toc496213959"/>
      <w:bookmarkStart w:id="104" w:name="_Toc496214163"/>
      <w:bookmarkStart w:id="105" w:name="_Toc496795821"/>
      <w:bookmarkStart w:id="106" w:name="_Toc497714004"/>
      <w:bookmarkStart w:id="107" w:name="_Toc497726379"/>
      <w:bookmarkStart w:id="108" w:name="_Toc500268299"/>
      <w:bookmarkStart w:id="109" w:name="_Toc501705770"/>
      <w:bookmarkStart w:id="110" w:name="_Toc501707145"/>
      <w:bookmarkStart w:id="111" w:name="_Toc501707342"/>
      <w:bookmarkStart w:id="112" w:name="_Toc505788767"/>
      <w:bookmarkStart w:id="113" w:name="_Toc506190334"/>
      <w:bookmarkStart w:id="114" w:name="_Toc506285697"/>
      <w:bookmarkStart w:id="115" w:name="_Toc506285848"/>
      <w:bookmarkStart w:id="116" w:name="_Toc506286711"/>
      <w:bookmarkStart w:id="117" w:name="_Toc506286992"/>
      <w:bookmarkStart w:id="118" w:name="_Toc506287861"/>
      <w:bookmarkStart w:id="119" w:name="_Toc507156474"/>
      <w:bookmarkStart w:id="120" w:name="_Toc507156525"/>
      <w:bookmarkStart w:id="121" w:name="_Toc507157754"/>
      <w:bookmarkStart w:id="122" w:name="_Toc491613828"/>
      <w:bookmarkStart w:id="123" w:name="_Toc491695024"/>
      <w:bookmarkStart w:id="124" w:name="_Toc496099277"/>
      <w:bookmarkStart w:id="125" w:name="_Toc496176500"/>
      <w:bookmarkStart w:id="126" w:name="_Toc496176549"/>
      <w:bookmarkStart w:id="127" w:name="_Toc496176695"/>
      <w:bookmarkStart w:id="128" w:name="_Toc496177058"/>
      <w:bookmarkStart w:id="129" w:name="_Toc496177454"/>
      <w:bookmarkStart w:id="130" w:name="_Toc496177541"/>
      <w:bookmarkStart w:id="131" w:name="_Toc496213960"/>
      <w:bookmarkStart w:id="132" w:name="_Toc496214164"/>
      <w:bookmarkStart w:id="133" w:name="_Toc496795822"/>
      <w:bookmarkStart w:id="134" w:name="_Toc497714005"/>
      <w:bookmarkStart w:id="135" w:name="_Toc497726380"/>
      <w:bookmarkStart w:id="136" w:name="_Toc500268300"/>
      <w:bookmarkStart w:id="137" w:name="_Toc501705771"/>
      <w:bookmarkStart w:id="138" w:name="_Toc501707146"/>
      <w:bookmarkStart w:id="139" w:name="_Toc501707343"/>
      <w:bookmarkStart w:id="140" w:name="_Toc505788768"/>
      <w:bookmarkStart w:id="141" w:name="_Toc506190335"/>
      <w:bookmarkStart w:id="142" w:name="_Toc506285698"/>
      <w:bookmarkStart w:id="143" w:name="_Toc506285849"/>
      <w:bookmarkStart w:id="144" w:name="_Toc506286712"/>
      <w:bookmarkStart w:id="145" w:name="_Toc506286993"/>
      <w:bookmarkStart w:id="146" w:name="_Toc506287862"/>
      <w:bookmarkStart w:id="147" w:name="_Toc507156475"/>
      <w:bookmarkStart w:id="148" w:name="_Toc507156526"/>
      <w:bookmarkStart w:id="149" w:name="_Toc507157755"/>
      <w:bookmarkStart w:id="150" w:name="_Toc491613829"/>
      <w:bookmarkStart w:id="151" w:name="_Toc491695025"/>
      <w:bookmarkStart w:id="152" w:name="_Toc496099278"/>
      <w:bookmarkStart w:id="153" w:name="_Toc496176501"/>
      <w:bookmarkStart w:id="154" w:name="_Toc496176550"/>
      <w:bookmarkStart w:id="155" w:name="_Toc496176696"/>
      <w:bookmarkStart w:id="156" w:name="_Toc496177059"/>
      <w:bookmarkStart w:id="157" w:name="_Toc496177455"/>
      <w:bookmarkStart w:id="158" w:name="_Toc496177542"/>
      <w:bookmarkStart w:id="159" w:name="_Toc496213961"/>
      <w:bookmarkStart w:id="160" w:name="_Toc496214165"/>
      <w:bookmarkStart w:id="161" w:name="_Toc496795823"/>
      <w:bookmarkStart w:id="162" w:name="_Toc497714006"/>
      <w:bookmarkStart w:id="163" w:name="_Toc497726381"/>
      <w:bookmarkStart w:id="164" w:name="_Toc500268301"/>
      <w:bookmarkStart w:id="165" w:name="_Toc501705772"/>
      <w:bookmarkStart w:id="166" w:name="_Toc501707147"/>
      <w:bookmarkStart w:id="167" w:name="_Toc501707344"/>
      <w:bookmarkStart w:id="168" w:name="_Toc505788769"/>
      <w:bookmarkStart w:id="169" w:name="_Toc506190336"/>
      <w:bookmarkStart w:id="170" w:name="_Toc506285699"/>
      <w:bookmarkStart w:id="171" w:name="_Toc506285850"/>
      <w:bookmarkStart w:id="172" w:name="_Toc506286713"/>
      <w:bookmarkStart w:id="173" w:name="_Toc506286994"/>
      <w:bookmarkStart w:id="174" w:name="_Toc506287863"/>
      <w:bookmarkStart w:id="175" w:name="_Toc507156476"/>
      <w:bookmarkStart w:id="176" w:name="_Toc507156527"/>
      <w:bookmarkStart w:id="177" w:name="_Toc507157756"/>
      <w:bookmarkStart w:id="178" w:name="_Toc491613830"/>
      <w:bookmarkStart w:id="179" w:name="_Toc491695026"/>
      <w:bookmarkStart w:id="180" w:name="_Toc496099279"/>
      <w:bookmarkStart w:id="181" w:name="_Toc496176502"/>
      <w:bookmarkStart w:id="182" w:name="_Toc496176551"/>
      <w:bookmarkStart w:id="183" w:name="_Toc496176697"/>
      <w:bookmarkStart w:id="184" w:name="_Toc496177060"/>
      <w:bookmarkStart w:id="185" w:name="_Toc496177456"/>
      <w:bookmarkStart w:id="186" w:name="_Toc496177543"/>
      <w:bookmarkStart w:id="187" w:name="_Toc496213962"/>
      <w:bookmarkStart w:id="188" w:name="_Toc496214166"/>
      <w:bookmarkStart w:id="189" w:name="_Toc496795824"/>
      <w:bookmarkStart w:id="190" w:name="_Toc497714007"/>
      <w:bookmarkStart w:id="191" w:name="_Toc497726382"/>
      <w:bookmarkStart w:id="192" w:name="_Toc500268302"/>
      <w:bookmarkStart w:id="193" w:name="_Toc501705773"/>
      <w:bookmarkStart w:id="194" w:name="_Toc501707148"/>
      <w:bookmarkStart w:id="195" w:name="_Toc501707345"/>
      <w:bookmarkStart w:id="196" w:name="_Toc505788770"/>
      <w:bookmarkStart w:id="197" w:name="_Toc506190337"/>
      <w:bookmarkStart w:id="198" w:name="_Toc506285700"/>
      <w:bookmarkStart w:id="199" w:name="_Toc506285851"/>
      <w:bookmarkStart w:id="200" w:name="_Toc506286714"/>
      <w:bookmarkStart w:id="201" w:name="_Toc506286995"/>
      <w:bookmarkStart w:id="202" w:name="_Toc506287864"/>
      <w:bookmarkStart w:id="203" w:name="_Toc507156477"/>
      <w:bookmarkStart w:id="204" w:name="_Toc507156528"/>
      <w:bookmarkStart w:id="205" w:name="_Toc507157757"/>
      <w:bookmarkStart w:id="206" w:name="_Toc491613831"/>
      <w:bookmarkStart w:id="207" w:name="_Toc491695027"/>
      <w:bookmarkStart w:id="208" w:name="_Toc496099280"/>
      <w:bookmarkStart w:id="209" w:name="_Toc496176503"/>
      <w:bookmarkStart w:id="210" w:name="_Toc496176552"/>
      <w:bookmarkStart w:id="211" w:name="_Toc496176698"/>
      <w:bookmarkStart w:id="212" w:name="_Toc496177061"/>
      <w:bookmarkStart w:id="213" w:name="_Toc496177457"/>
      <w:bookmarkStart w:id="214" w:name="_Toc496177544"/>
      <w:bookmarkStart w:id="215" w:name="_Toc496213963"/>
      <w:bookmarkStart w:id="216" w:name="_Toc496214167"/>
      <w:bookmarkStart w:id="217" w:name="_Toc496795825"/>
      <w:bookmarkStart w:id="218" w:name="_Toc497714008"/>
      <w:bookmarkStart w:id="219" w:name="_Toc497726383"/>
      <w:bookmarkStart w:id="220" w:name="_Toc500268303"/>
      <w:bookmarkStart w:id="221" w:name="_Toc501705774"/>
      <w:bookmarkStart w:id="222" w:name="_Toc501707149"/>
      <w:bookmarkStart w:id="223" w:name="_Toc501707346"/>
      <w:bookmarkStart w:id="224" w:name="_Toc505788771"/>
      <w:bookmarkStart w:id="225" w:name="_Toc506190338"/>
      <w:bookmarkStart w:id="226" w:name="_Toc506285701"/>
      <w:bookmarkStart w:id="227" w:name="_Toc506285852"/>
      <w:bookmarkStart w:id="228" w:name="_Toc506286715"/>
      <w:bookmarkStart w:id="229" w:name="_Toc506286996"/>
      <w:bookmarkStart w:id="230" w:name="_Toc506287865"/>
      <w:bookmarkStart w:id="231" w:name="_Toc507156478"/>
      <w:bookmarkStart w:id="232" w:name="_Toc507156529"/>
      <w:bookmarkStart w:id="233" w:name="_Toc507157758"/>
      <w:bookmarkStart w:id="234" w:name="_Toc491613832"/>
      <w:bookmarkStart w:id="235" w:name="_Toc491695028"/>
      <w:bookmarkStart w:id="236" w:name="_Toc496099281"/>
      <w:bookmarkStart w:id="237" w:name="_Toc496176504"/>
      <w:bookmarkStart w:id="238" w:name="_Toc496176553"/>
      <w:bookmarkStart w:id="239" w:name="_Toc496176699"/>
      <w:bookmarkStart w:id="240" w:name="_Toc496177062"/>
      <w:bookmarkStart w:id="241" w:name="_Toc496177458"/>
      <w:bookmarkStart w:id="242" w:name="_Toc496177545"/>
      <w:bookmarkStart w:id="243" w:name="_Toc496213964"/>
      <w:bookmarkStart w:id="244" w:name="_Toc496214168"/>
      <w:bookmarkStart w:id="245" w:name="_Toc496795826"/>
      <w:bookmarkStart w:id="246" w:name="_Toc497714009"/>
      <w:bookmarkStart w:id="247" w:name="_Toc497726384"/>
      <w:bookmarkStart w:id="248" w:name="_Toc500268304"/>
      <w:bookmarkStart w:id="249" w:name="_Toc501705775"/>
      <w:bookmarkStart w:id="250" w:name="_Toc501707150"/>
      <w:bookmarkStart w:id="251" w:name="_Toc501707347"/>
      <w:bookmarkStart w:id="252" w:name="_Toc505788772"/>
      <w:bookmarkStart w:id="253" w:name="_Toc506190339"/>
      <w:bookmarkStart w:id="254" w:name="_Toc506285702"/>
      <w:bookmarkStart w:id="255" w:name="_Toc506285853"/>
      <w:bookmarkStart w:id="256" w:name="_Toc506286716"/>
      <w:bookmarkStart w:id="257" w:name="_Toc506286997"/>
      <w:bookmarkStart w:id="258" w:name="_Toc506287866"/>
      <w:bookmarkStart w:id="259" w:name="_Toc507156479"/>
      <w:bookmarkStart w:id="260" w:name="_Toc507156530"/>
      <w:bookmarkStart w:id="261" w:name="_Toc507157759"/>
      <w:bookmarkStart w:id="262" w:name="_Toc491613833"/>
      <w:bookmarkStart w:id="263" w:name="_Toc491695029"/>
      <w:bookmarkStart w:id="264" w:name="_Toc496099282"/>
      <w:bookmarkStart w:id="265" w:name="_Toc496176505"/>
      <w:bookmarkStart w:id="266" w:name="_Toc496176554"/>
      <w:bookmarkStart w:id="267" w:name="_Toc496176700"/>
      <w:bookmarkStart w:id="268" w:name="_Toc496177063"/>
      <w:bookmarkStart w:id="269" w:name="_Toc496177459"/>
      <w:bookmarkStart w:id="270" w:name="_Toc496177546"/>
      <w:bookmarkStart w:id="271" w:name="_Toc496213965"/>
      <w:bookmarkStart w:id="272" w:name="_Toc496214169"/>
      <w:bookmarkStart w:id="273" w:name="_Toc496795827"/>
      <w:bookmarkStart w:id="274" w:name="_Toc497714010"/>
      <w:bookmarkStart w:id="275" w:name="_Toc497726385"/>
      <w:bookmarkStart w:id="276" w:name="_Toc500268305"/>
      <w:bookmarkStart w:id="277" w:name="_Toc501705776"/>
      <w:bookmarkStart w:id="278" w:name="_Toc501707151"/>
      <w:bookmarkStart w:id="279" w:name="_Toc501707348"/>
      <w:bookmarkStart w:id="280" w:name="_Toc505788773"/>
      <w:bookmarkStart w:id="281" w:name="_Toc506190340"/>
      <w:bookmarkStart w:id="282" w:name="_Toc506285703"/>
      <w:bookmarkStart w:id="283" w:name="_Toc506285854"/>
      <w:bookmarkStart w:id="284" w:name="_Toc506286717"/>
      <w:bookmarkStart w:id="285" w:name="_Toc506286998"/>
      <w:bookmarkStart w:id="286" w:name="_Toc506287867"/>
      <w:bookmarkStart w:id="287" w:name="_Toc507156480"/>
      <w:bookmarkStart w:id="288" w:name="_Toc507156531"/>
      <w:bookmarkStart w:id="289" w:name="_Toc507157760"/>
      <w:bookmarkStart w:id="290" w:name="_Toc491613834"/>
      <w:bookmarkStart w:id="291" w:name="_Toc491695030"/>
      <w:bookmarkStart w:id="292" w:name="_Toc496099283"/>
      <w:bookmarkStart w:id="293" w:name="_Toc496176506"/>
      <w:bookmarkStart w:id="294" w:name="_Toc496176555"/>
      <w:bookmarkStart w:id="295" w:name="_Toc496176701"/>
      <w:bookmarkStart w:id="296" w:name="_Toc496177064"/>
      <w:bookmarkStart w:id="297" w:name="_Toc496177460"/>
      <w:bookmarkStart w:id="298" w:name="_Toc496177547"/>
      <w:bookmarkStart w:id="299" w:name="_Toc496213966"/>
      <w:bookmarkStart w:id="300" w:name="_Toc496214170"/>
      <w:bookmarkStart w:id="301" w:name="_Toc496795828"/>
      <w:bookmarkStart w:id="302" w:name="_Toc497714011"/>
      <w:bookmarkStart w:id="303" w:name="_Toc497726386"/>
      <w:bookmarkStart w:id="304" w:name="_Toc500268306"/>
      <w:bookmarkStart w:id="305" w:name="_Toc501705777"/>
      <w:bookmarkStart w:id="306" w:name="_Toc501707152"/>
      <w:bookmarkStart w:id="307" w:name="_Toc501707349"/>
      <w:bookmarkStart w:id="308" w:name="_Toc505788774"/>
      <w:bookmarkStart w:id="309" w:name="_Toc506190341"/>
      <w:bookmarkStart w:id="310" w:name="_Toc506285704"/>
      <w:bookmarkStart w:id="311" w:name="_Toc506285855"/>
      <w:bookmarkStart w:id="312" w:name="_Toc506286718"/>
      <w:bookmarkStart w:id="313" w:name="_Toc506286999"/>
      <w:bookmarkStart w:id="314" w:name="_Toc506287868"/>
      <w:bookmarkStart w:id="315" w:name="_Toc507156481"/>
      <w:bookmarkStart w:id="316" w:name="_Toc507156532"/>
      <w:bookmarkStart w:id="317" w:name="_Toc507157761"/>
      <w:bookmarkStart w:id="318" w:name="_Toc406588321"/>
      <w:bookmarkStart w:id="319" w:name="_Toc491613835"/>
      <w:bookmarkStart w:id="320" w:name="_Toc511293196"/>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r w:rsidRPr="00550BF7">
        <w:t>4.</w:t>
      </w:r>
      <w:r w:rsidR="00426993" w:rsidRPr="00550BF7">
        <w:t>1</w:t>
      </w:r>
      <w:r w:rsidRPr="00550BF7">
        <w:t xml:space="preserve"> </w:t>
      </w:r>
      <w:r w:rsidR="000F1011" w:rsidRPr="00550BF7">
        <w:t xml:space="preserve">RICEF-W </w:t>
      </w:r>
      <w:r w:rsidR="00E0118B" w:rsidRPr="00550BF7">
        <w:t>Assessment</w:t>
      </w:r>
      <w:bookmarkEnd w:id="318"/>
      <w:bookmarkEnd w:id="319"/>
      <w:bookmarkEnd w:id="320"/>
    </w:p>
    <w:p w14:paraId="49E9FC22" w14:textId="31A7CC77" w:rsidR="00E0118B" w:rsidRPr="00550BF7" w:rsidRDefault="00E0118B" w:rsidP="009B4231">
      <w:pPr>
        <w:pStyle w:val="Heading3"/>
        <w:keepNext/>
        <w:numPr>
          <w:ilvl w:val="2"/>
          <w:numId w:val="15"/>
        </w:numPr>
        <w:tabs>
          <w:tab w:val="left" w:pos="540"/>
          <w:tab w:val="left" w:pos="1440"/>
        </w:tabs>
        <w:spacing w:before="120" w:after="120"/>
        <w:rPr>
          <w:rFonts w:ascii="Calibri Light" w:hAnsi="Calibri Light"/>
          <w:sz w:val="32"/>
        </w:rPr>
      </w:pPr>
      <w:bookmarkStart w:id="321" w:name="_Toc505788778"/>
      <w:bookmarkStart w:id="322" w:name="_Toc506190345"/>
      <w:bookmarkStart w:id="323" w:name="_Toc506285708"/>
      <w:bookmarkStart w:id="324" w:name="_Toc506285859"/>
      <w:bookmarkStart w:id="325" w:name="_Toc406588323"/>
      <w:bookmarkStart w:id="326" w:name="_Toc491613836"/>
      <w:bookmarkStart w:id="327" w:name="_Toc511293197"/>
      <w:bookmarkEnd w:id="321"/>
      <w:bookmarkEnd w:id="322"/>
      <w:bookmarkEnd w:id="323"/>
      <w:bookmarkEnd w:id="324"/>
      <w:r w:rsidRPr="00550BF7">
        <w:rPr>
          <w:rFonts w:ascii="Calibri Light" w:hAnsi="Calibri Light"/>
          <w:sz w:val="32"/>
        </w:rPr>
        <w:t>Reports</w:t>
      </w:r>
      <w:bookmarkEnd w:id="325"/>
      <w:bookmarkEnd w:id="326"/>
      <w:bookmarkEnd w:id="327"/>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550BF7" w14:paraId="3FE2BDF0"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307A737A" w14:textId="1AB716B8" w:rsidR="00E0118B" w:rsidRPr="00550BF7" w:rsidRDefault="00C7517F" w:rsidP="0035091A">
            <w:pPr>
              <w:pStyle w:val="TableHeader-Left"/>
              <w:rPr>
                <w:rFonts w:ascii="Calibri Light" w:hAnsi="Calibri Light" w:cs="Arial"/>
                <w:sz w:val="18"/>
              </w:rPr>
            </w:pPr>
            <w:r w:rsidRPr="00550BF7">
              <w:rPr>
                <w:rFonts w:ascii="Calibri Light" w:hAnsi="Calibri Light" w:cs="Arial"/>
                <w:sz w:val="18"/>
              </w:rPr>
              <w:t>Report Name</w:t>
            </w:r>
            <w:r w:rsidR="001F664D" w:rsidRPr="00550BF7">
              <w:rPr>
                <w:rFonts w:ascii="Calibri Light" w:hAnsi="Calibri Light" w:cs="Arial"/>
                <w:sz w:val="18"/>
              </w:rPr>
              <w:t xml:space="preserve"> &amp; </w:t>
            </w:r>
            <w:r w:rsidR="00E0118B" w:rsidRPr="00550BF7">
              <w:rPr>
                <w:rFonts w:ascii="Calibri Light" w:hAnsi="Calibri Light" w:cs="Arial"/>
                <w:sz w:val="18"/>
              </w:rPr>
              <w:t>Descripti</w:t>
            </w:r>
            <w:r w:rsidRPr="00550BF7">
              <w:rPr>
                <w:rFonts w:ascii="Calibri Light" w:hAnsi="Calibri Light" w:cs="Arial"/>
                <w:sz w:val="18"/>
              </w:rPr>
              <w:t xml:space="preserve">on (List </w:t>
            </w:r>
            <w:r w:rsidR="001F664D" w:rsidRPr="00550BF7">
              <w:rPr>
                <w:rFonts w:ascii="Calibri Light" w:hAnsi="Calibri Light" w:cs="Arial"/>
                <w:sz w:val="18"/>
              </w:rPr>
              <w:t>Requirements</w:t>
            </w:r>
            <w:r w:rsidRPr="00550BF7">
              <w:rPr>
                <w:rFonts w:ascii="Calibri Light" w:hAnsi="Calibri Light" w:cs="Arial"/>
                <w:sz w:val="18"/>
              </w:rPr>
              <w:t xml:space="preserve"> met by this Report</w:t>
            </w:r>
            <w:r w:rsidR="00E0118B" w:rsidRPr="00550BF7">
              <w:rPr>
                <w:rFonts w:ascii="Calibri Light" w:hAnsi="Calibri Light" w:cs="Arial"/>
                <w:sz w:val="18"/>
              </w:rPr>
              <w:t>)</w:t>
            </w:r>
          </w:p>
        </w:tc>
        <w:tc>
          <w:tcPr>
            <w:tcW w:w="1710" w:type="dxa"/>
            <w:tcBorders>
              <w:top w:val="threeDEmboss" w:sz="6" w:space="0" w:color="auto"/>
              <w:bottom w:val="threeDEmboss" w:sz="6" w:space="0" w:color="auto"/>
            </w:tcBorders>
            <w:shd w:val="clear" w:color="auto" w:fill="F9FBAF"/>
            <w:vAlign w:val="center"/>
          </w:tcPr>
          <w:p w14:paraId="5765A7FB" w14:textId="3C23CD11" w:rsidR="00E0118B" w:rsidRPr="00550BF7" w:rsidRDefault="00E0118B" w:rsidP="0035091A">
            <w:pPr>
              <w:pStyle w:val="TableHeader-Left"/>
              <w:rPr>
                <w:rFonts w:ascii="Calibri Light" w:hAnsi="Calibri Light" w:cs="Arial"/>
                <w:sz w:val="18"/>
              </w:rPr>
            </w:pPr>
            <w:r w:rsidRPr="00550BF7">
              <w:rPr>
                <w:rFonts w:ascii="Calibri Light" w:hAnsi="Calibri Light" w:cs="Arial"/>
                <w:sz w:val="18"/>
              </w:rPr>
              <w:t xml:space="preserve">Complexity </w:t>
            </w:r>
          </w:p>
        </w:tc>
        <w:tc>
          <w:tcPr>
            <w:tcW w:w="1890" w:type="dxa"/>
            <w:tcBorders>
              <w:top w:val="threeDEmboss" w:sz="6" w:space="0" w:color="auto"/>
              <w:bottom w:val="threeDEmboss" w:sz="6" w:space="0" w:color="auto"/>
            </w:tcBorders>
            <w:shd w:val="clear" w:color="auto" w:fill="F9FBAF"/>
            <w:vAlign w:val="center"/>
          </w:tcPr>
          <w:p w14:paraId="71EA2D8F" w14:textId="77777777" w:rsidR="00E0118B" w:rsidRPr="00550BF7" w:rsidRDefault="00E0118B" w:rsidP="0035091A">
            <w:pPr>
              <w:pStyle w:val="TableHeader-Left"/>
              <w:rPr>
                <w:rFonts w:ascii="Calibri Light" w:hAnsi="Calibri Light" w:cs="Arial"/>
                <w:sz w:val="18"/>
              </w:rPr>
            </w:pPr>
            <w:r w:rsidRPr="00550BF7">
              <w:rPr>
                <w:rFonts w:ascii="Calibri Light" w:hAnsi="Calibri Light" w:cs="Arial"/>
                <w:sz w:val="18"/>
              </w:rPr>
              <w:t>Reference ID</w:t>
            </w:r>
          </w:p>
        </w:tc>
      </w:tr>
      <w:tr w:rsidR="00E0118B" w:rsidRPr="00550BF7" w14:paraId="77B7DBE4" w14:textId="77777777" w:rsidTr="0035091A">
        <w:trPr>
          <w:cantSplit/>
          <w:trHeight w:val="432"/>
        </w:trPr>
        <w:tc>
          <w:tcPr>
            <w:tcW w:w="5868" w:type="dxa"/>
            <w:tcBorders>
              <w:top w:val="threeDEmboss" w:sz="6" w:space="0" w:color="auto"/>
              <w:bottom w:val="single" w:sz="6" w:space="0" w:color="auto"/>
            </w:tcBorders>
            <w:vAlign w:val="center"/>
          </w:tcPr>
          <w:p w14:paraId="789D64BE" w14:textId="2162B3CC" w:rsidR="00E0118B" w:rsidRPr="00550BF7" w:rsidRDefault="0007092E" w:rsidP="0035091A">
            <w:pPr>
              <w:pStyle w:val="TableField-Left"/>
              <w:rPr>
                <w:rFonts w:ascii="Calibri Light" w:hAnsi="Calibri Light" w:cs="Arial"/>
                <w:sz w:val="18"/>
              </w:rPr>
            </w:pPr>
            <w:r w:rsidRPr="00550BF7">
              <w:rPr>
                <w:rFonts w:ascii="Calibri Light" w:hAnsi="Calibri Light" w:cs="Arial"/>
                <w:sz w:val="18"/>
              </w:rPr>
              <w:t>N/A</w:t>
            </w:r>
          </w:p>
        </w:tc>
        <w:tc>
          <w:tcPr>
            <w:tcW w:w="1710" w:type="dxa"/>
            <w:tcBorders>
              <w:top w:val="threeDEmboss" w:sz="6" w:space="0" w:color="auto"/>
              <w:bottom w:val="single" w:sz="6" w:space="0" w:color="auto"/>
            </w:tcBorders>
            <w:vAlign w:val="center"/>
          </w:tcPr>
          <w:p w14:paraId="492ED4F1" w14:textId="74689C44" w:rsidR="00E0118B" w:rsidRPr="00550BF7" w:rsidRDefault="0007092E" w:rsidP="0035091A">
            <w:pPr>
              <w:pStyle w:val="TableField-Left"/>
              <w:rPr>
                <w:rFonts w:ascii="Calibri Light" w:hAnsi="Calibri Light" w:cs="Arial"/>
                <w:sz w:val="18"/>
              </w:rPr>
            </w:pPr>
            <w:r w:rsidRPr="00550BF7">
              <w:rPr>
                <w:rFonts w:ascii="Calibri Light" w:hAnsi="Calibri Light" w:cs="Arial"/>
                <w:sz w:val="18"/>
              </w:rPr>
              <w:t>N/A</w:t>
            </w:r>
          </w:p>
        </w:tc>
        <w:tc>
          <w:tcPr>
            <w:tcW w:w="1890" w:type="dxa"/>
            <w:tcBorders>
              <w:top w:val="threeDEmboss" w:sz="6" w:space="0" w:color="auto"/>
              <w:bottom w:val="single" w:sz="6" w:space="0" w:color="auto"/>
            </w:tcBorders>
            <w:vAlign w:val="center"/>
          </w:tcPr>
          <w:p w14:paraId="24AC0E93" w14:textId="64C59FFA" w:rsidR="00E0118B" w:rsidRPr="00550BF7" w:rsidRDefault="0007092E" w:rsidP="0035091A">
            <w:pPr>
              <w:pStyle w:val="TableField-Left"/>
              <w:rPr>
                <w:rFonts w:ascii="Calibri Light" w:hAnsi="Calibri Light" w:cs="Arial"/>
                <w:sz w:val="18"/>
              </w:rPr>
            </w:pPr>
            <w:r w:rsidRPr="00550BF7">
              <w:rPr>
                <w:rFonts w:ascii="Calibri Light" w:hAnsi="Calibri Light" w:cs="Arial"/>
                <w:sz w:val="18"/>
              </w:rPr>
              <w:t>N/A</w:t>
            </w:r>
          </w:p>
        </w:tc>
      </w:tr>
    </w:tbl>
    <w:p w14:paraId="5FE04CC1" w14:textId="77777777" w:rsidR="00E0118B" w:rsidRPr="00550BF7" w:rsidRDefault="00E0118B" w:rsidP="009B4231">
      <w:pPr>
        <w:pStyle w:val="Heading3"/>
        <w:keepNext/>
        <w:numPr>
          <w:ilvl w:val="2"/>
          <w:numId w:val="15"/>
        </w:numPr>
        <w:tabs>
          <w:tab w:val="left" w:pos="1440"/>
        </w:tabs>
        <w:spacing w:before="120" w:after="120"/>
        <w:ind w:left="1440" w:hanging="900"/>
        <w:rPr>
          <w:rFonts w:ascii="Calibri Light" w:hAnsi="Calibri Light"/>
          <w:sz w:val="32"/>
        </w:rPr>
      </w:pPr>
      <w:bookmarkStart w:id="328" w:name="_Toc406588324"/>
      <w:bookmarkStart w:id="329" w:name="_Toc491613837"/>
      <w:bookmarkStart w:id="330" w:name="_Toc511293198"/>
      <w:r w:rsidRPr="00550BF7">
        <w:rPr>
          <w:rFonts w:ascii="Calibri Light" w:hAnsi="Calibri Light"/>
          <w:sz w:val="32"/>
        </w:rPr>
        <w:t>Interfaces</w:t>
      </w:r>
      <w:bookmarkEnd w:id="328"/>
      <w:bookmarkEnd w:id="329"/>
      <w:bookmarkEnd w:id="330"/>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550BF7" w14:paraId="69BE8BD2"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3AED6C4B" w14:textId="347D8D3C" w:rsidR="00E0118B" w:rsidRPr="00550BF7" w:rsidRDefault="00C7517F" w:rsidP="0035091A">
            <w:pPr>
              <w:pStyle w:val="TableHeader-Left"/>
              <w:rPr>
                <w:rFonts w:ascii="Calibri Light" w:hAnsi="Calibri Light" w:cs="Arial"/>
                <w:sz w:val="18"/>
              </w:rPr>
            </w:pPr>
            <w:r w:rsidRPr="00550BF7">
              <w:rPr>
                <w:rFonts w:ascii="Calibri Light" w:hAnsi="Calibri Light" w:cs="Arial"/>
                <w:sz w:val="18"/>
              </w:rPr>
              <w:t>Interface Name &amp; Description (List Requirements</w:t>
            </w:r>
            <w:r w:rsidR="001F03C3" w:rsidRPr="00550BF7">
              <w:rPr>
                <w:rFonts w:ascii="Calibri Light" w:hAnsi="Calibri Light" w:cs="Arial"/>
                <w:sz w:val="18"/>
              </w:rPr>
              <w:t xml:space="preserve"> met by this Interface</w:t>
            </w:r>
            <w:r w:rsidRPr="00550BF7">
              <w:rPr>
                <w:rFonts w:ascii="Calibri Light" w:hAnsi="Calibri Light" w:cs="Arial"/>
                <w:sz w:val="18"/>
              </w:rPr>
              <w:t>)</w:t>
            </w:r>
          </w:p>
        </w:tc>
        <w:tc>
          <w:tcPr>
            <w:tcW w:w="1710" w:type="dxa"/>
            <w:tcBorders>
              <w:top w:val="threeDEmboss" w:sz="6" w:space="0" w:color="auto"/>
              <w:bottom w:val="threeDEmboss" w:sz="6" w:space="0" w:color="auto"/>
            </w:tcBorders>
            <w:shd w:val="clear" w:color="auto" w:fill="F9FBAF"/>
            <w:vAlign w:val="center"/>
          </w:tcPr>
          <w:p w14:paraId="2688AE5E" w14:textId="7677C417" w:rsidR="00E0118B" w:rsidRPr="00550BF7" w:rsidRDefault="00E0118B" w:rsidP="0035091A">
            <w:pPr>
              <w:pStyle w:val="TableHeader-Left"/>
              <w:rPr>
                <w:rFonts w:ascii="Calibri Light" w:hAnsi="Calibri Light" w:cs="Arial"/>
                <w:sz w:val="18"/>
              </w:rPr>
            </w:pPr>
            <w:r w:rsidRPr="00550BF7">
              <w:rPr>
                <w:rFonts w:ascii="Calibri Light" w:hAnsi="Calibri Light" w:cs="Arial"/>
                <w:sz w:val="18"/>
              </w:rPr>
              <w:t xml:space="preserve">Complexity </w:t>
            </w:r>
          </w:p>
        </w:tc>
        <w:tc>
          <w:tcPr>
            <w:tcW w:w="1890" w:type="dxa"/>
            <w:tcBorders>
              <w:top w:val="threeDEmboss" w:sz="6" w:space="0" w:color="auto"/>
              <w:bottom w:val="threeDEmboss" w:sz="6" w:space="0" w:color="auto"/>
            </w:tcBorders>
            <w:shd w:val="clear" w:color="auto" w:fill="F9FBAF"/>
            <w:vAlign w:val="center"/>
          </w:tcPr>
          <w:p w14:paraId="64960158" w14:textId="77777777" w:rsidR="00E0118B" w:rsidRPr="00550BF7" w:rsidRDefault="00E0118B" w:rsidP="0035091A">
            <w:pPr>
              <w:pStyle w:val="TableHeader-Left"/>
              <w:rPr>
                <w:rFonts w:ascii="Calibri Light" w:hAnsi="Calibri Light" w:cs="Arial"/>
                <w:sz w:val="18"/>
              </w:rPr>
            </w:pPr>
            <w:r w:rsidRPr="00550BF7">
              <w:rPr>
                <w:rFonts w:ascii="Calibri Light" w:hAnsi="Calibri Light" w:cs="Arial"/>
                <w:sz w:val="18"/>
              </w:rPr>
              <w:t>Reference ID</w:t>
            </w:r>
          </w:p>
        </w:tc>
      </w:tr>
      <w:tr w:rsidR="0007092E" w:rsidRPr="00550BF7" w14:paraId="03E31F22" w14:textId="77777777" w:rsidTr="0035091A">
        <w:trPr>
          <w:cantSplit/>
          <w:trHeight w:val="432"/>
        </w:trPr>
        <w:tc>
          <w:tcPr>
            <w:tcW w:w="5868" w:type="dxa"/>
            <w:tcBorders>
              <w:top w:val="threeDEmboss" w:sz="6" w:space="0" w:color="auto"/>
              <w:bottom w:val="single" w:sz="6" w:space="0" w:color="auto"/>
            </w:tcBorders>
            <w:vAlign w:val="center"/>
          </w:tcPr>
          <w:p w14:paraId="4E06E4FC" w14:textId="65F5E237" w:rsidR="0007092E" w:rsidRPr="00550BF7" w:rsidRDefault="000E3D05" w:rsidP="0007092E">
            <w:pPr>
              <w:pStyle w:val="TableField-Left"/>
              <w:rPr>
                <w:rFonts w:ascii="Calibri Light" w:hAnsi="Calibri Light" w:cs="Arial"/>
                <w:sz w:val="18"/>
              </w:rPr>
            </w:pPr>
            <w:r>
              <w:rPr>
                <w:rFonts w:ascii="Calibri Light" w:hAnsi="Calibri Light"/>
                <w:szCs w:val="24"/>
              </w:rPr>
              <w:t>N/A</w:t>
            </w:r>
          </w:p>
        </w:tc>
        <w:tc>
          <w:tcPr>
            <w:tcW w:w="1710" w:type="dxa"/>
            <w:tcBorders>
              <w:top w:val="threeDEmboss" w:sz="6" w:space="0" w:color="auto"/>
              <w:bottom w:val="single" w:sz="6" w:space="0" w:color="auto"/>
            </w:tcBorders>
            <w:vAlign w:val="center"/>
          </w:tcPr>
          <w:p w14:paraId="798B6E63" w14:textId="4B5B2698" w:rsidR="0007092E" w:rsidRPr="00550BF7" w:rsidRDefault="000E3D05" w:rsidP="0007092E">
            <w:pPr>
              <w:pStyle w:val="TableField-Left"/>
              <w:rPr>
                <w:rFonts w:ascii="Calibri Light" w:hAnsi="Calibri Light" w:cs="Arial"/>
                <w:sz w:val="18"/>
              </w:rPr>
            </w:pPr>
            <w:r>
              <w:rPr>
                <w:rFonts w:ascii="Calibri Light" w:hAnsi="Calibri Light"/>
                <w:szCs w:val="24"/>
              </w:rPr>
              <w:t>N/A</w:t>
            </w:r>
          </w:p>
        </w:tc>
        <w:tc>
          <w:tcPr>
            <w:tcW w:w="1890" w:type="dxa"/>
            <w:tcBorders>
              <w:top w:val="threeDEmboss" w:sz="6" w:space="0" w:color="auto"/>
              <w:bottom w:val="single" w:sz="6" w:space="0" w:color="auto"/>
            </w:tcBorders>
            <w:vAlign w:val="center"/>
          </w:tcPr>
          <w:p w14:paraId="7516B9CF" w14:textId="02E467DE" w:rsidR="0007092E" w:rsidRPr="00550BF7" w:rsidRDefault="000E3D05" w:rsidP="00A23387">
            <w:pPr>
              <w:pStyle w:val="TableField-Left"/>
              <w:rPr>
                <w:rFonts w:ascii="Calibri Light" w:hAnsi="Calibri Light" w:cs="Arial"/>
                <w:sz w:val="18"/>
              </w:rPr>
            </w:pPr>
            <w:r>
              <w:rPr>
                <w:rFonts w:ascii="Calibri Light" w:hAnsi="Calibri Light"/>
                <w:szCs w:val="24"/>
              </w:rPr>
              <w:t>N/A</w:t>
            </w:r>
          </w:p>
        </w:tc>
      </w:tr>
    </w:tbl>
    <w:p w14:paraId="43DB3FA8" w14:textId="77777777" w:rsidR="00E0118B" w:rsidRPr="00550BF7" w:rsidRDefault="00E0118B" w:rsidP="009B4231">
      <w:pPr>
        <w:pStyle w:val="Heading3"/>
        <w:keepNext/>
        <w:numPr>
          <w:ilvl w:val="2"/>
          <w:numId w:val="15"/>
        </w:numPr>
        <w:tabs>
          <w:tab w:val="left" w:pos="1440"/>
        </w:tabs>
        <w:spacing w:before="120" w:after="120"/>
        <w:ind w:left="1440" w:hanging="900"/>
        <w:rPr>
          <w:rFonts w:ascii="Calibri Light" w:hAnsi="Calibri Light"/>
          <w:sz w:val="32"/>
        </w:rPr>
      </w:pPr>
      <w:bookmarkStart w:id="331" w:name="_Toc406588325"/>
      <w:bookmarkStart w:id="332" w:name="_Toc491613838"/>
      <w:bookmarkStart w:id="333" w:name="_Toc511293199"/>
      <w:r w:rsidRPr="00550BF7">
        <w:rPr>
          <w:rFonts w:ascii="Calibri Light" w:hAnsi="Calibri Light"/>
          <w:sz w:val="32"/>
        </w:rPr>
        <w:t>Conversion</w:t>
      </w:r>
      <w:bookmarkEnd w:id="331"/>
      <w:bookmarkEnd w:id="332"/>
      <w:bookmarkEnd w:id="333"/>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550BF7" w14:paraId="555C027A"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4D25E0E1" w14:textId="2F9C538C" w:rsidR="00E0118B" w:rsidRPr="00550BF7" w:rsidRDefault="00C7517F" w:rsidP="0035091A">
            <w:pPr>
              <w:pStyle w:val="TableHeader-Left"/>
              <w:rPr>
                <w:rFonts w:ascii="Calibri Light" w:hAnsi="Calibri Light" w:cs="Arial"/>
                <w:sz w:val="18"/>
              </w:rPr>
            </w:pPr>
            <w:r w:rsidRPr="00550BF7">
              <w:rPr>
                <w:rFonts w:ascii="Calibri Light" w:hAnsi="Calibri Light" w:cs="Arial"/>
                <w:sz w:val="18"/>
              </w:rPr>
              <w:t>Conversion Name &amp; Description (List Requirements</w:t>
            </w:r>
            <w:r w:rsidR="001F03C3" w:rsidRPr="00550BF7">
              <w:rPr>
                <w:rFonts w:ascii="Calibri Light" w:hAnsi="Calibri Light" w:cs="Arial"/>
                <w:sz w:val="18"/>
              </w:rPr>
              <w:t xml:space="preserve"> met by this Conversion</w:t>
            </w:r>
            <w:r w:rsidRPr="00550BF7">
              <w:rPr>
                <w:rFonts w:ascii="Calibri Light" w:hAnsi="Calibri Light" w:cs="Arial"/>
                <w:sz w:val="18"/>
              </w:rPr>
              <w:t>)</w:t>
            </w:r>
          </w:p>
        </w:tc>
        <w:tc>
          <w:tcPr>
            <w:tcW w:w="1710" w:type="dxa"/>
            <w:tcBorders>
              <w:top w:val="threeDEmboss" w:sz="6" w:space="0" w:color="auto"/>
              <w:bottom w:val="threeDEmboss" w:sz="6" w:space="0" w:color="auto"/>
            </w:tcBorders>
            <w:shd w:val="clear" w:color="auto" w:fill="F9FBAF"/>
            <w:vAlign w:val="center"/>
          </w:tcPr>
          <w:p w14:paraId="0DA22D16" w14:textId="392DCF5B" w:rsidR="00E0118B" w:rsidRPr="00550BF7" w:rsidRDefault="00E0118B" w:rsidP="0035091A">
            <w:pPr>
              <w:pStyle w:val="TableHeader-Left"/>
              <w:rPr>
                <w:rFonts w:ascii="Calibri Light" w:hAnsi="Calibri Light" w:cs="Arial"/>
                <w:sz w:val="18"/>
              </w:rPr>
            </w:pPr>
            <w:r w:rsidRPr="00550BF7">
              <w:rPr>
                <w:rFonts w:ascii="Calibri Light" w:hAnsi="Calibri Light" w:cs="Arial"/>
                <w:sz w:val="18"/>
              </w:rPr>
              <w:t xml:space="preserve">Complexity </w:t>
            </w:r>
          </w:p>
        </w:tc>
        <w:tc>
          <w:tcPr>
            <w:tcW w:w="1890" w:type="dxa"/>
            <w:tcBorders>
              <w:top w:val="threeDEmboss" w:sz="6" w:space="0" w:color="auto"/>
              <w:bottom w:val="threeDEmboss" w:sz="6" w:space="0" w:color="auto"/>
            </w:tcBorders>
            <w:shd w:val="clear" w:color="auto" w:fill="F9FBAF"/>
            <w:vAlign w:val="center"/>
          </w:tcPr>
          <w:p w14:paraId="21A86CA0" w14:textId="77777777" w:rsidR="00E0118B" w:rsidRPr="00550BF7" w:rsidRDefault="00E0118B" w:rsidP="0035091A">
            <w:pPr>
              <w:pStyle w:val="TableHeader-Left"/>
              <w:rPr>
                <w:rFonts w:ascii="Calibri Light" w:hAnsi="Calibri Light" w:cs="Arial"/>
                <w:sz w:val="18"/>
              </w:rPr>
            </w:pPr>
            <w:r w:rsidRPr="00550BF7">
              <w:rPr>
                <w:rFonts w:ascii="Calibri Light" w:hAnsi="Calibri Light" w:cs="Arial"/>
                <w:sz w:val="18"/>
              </w:rPr>
              <w:t>Reference ID</w:t>
            </w:r>
          </w:p>
        </w:tc>
      </w:tr>
      <w:tr w:rsidR="0007092E" w:rsidRPr="00550BF7" w14:paraId="543249EE" w14:textId="77777777" w:rsidTr="00615E6D">
        <w:trPr>
          <w:cantSplit/>
          <w:trHeight w:val="432"/>
        </w:trPr>
        <w:tc>
          <w:tcPr>
            <w:tcW w:w="5868" w:type="dxa"/>
            <w:tcBorders>
              <w:top w:val="threeDEmboss" w:sz="6" w:space="0" w:color="auto"/>
              <w:bottom w:val="threeDEmboss" w:sz="6" w:space="0" w:color="auto"/>
            </w:tcBorders>
            <w:vAlign w:val="center"/>
          </w:tcPr>
          <w:p w14:paraId="45D7DFAE" w14:textId="017DEEE1" w:rsidR="0007092E" w:rsidRPr="00DC73DE" w:rsidRDefault="00227055" w:rsidP="0007092E">
            <w:pPr>
              <w:pStyle w:val="TableField-Left"/>
              <w:rPr>
                <w:rFonts w:ascii="Calibri Light" w:hAnsi="Calibri Light" w:cs="Arial"/>
                <w:sz w:val="18"/>
              </w:rPr>
            </w:pPr>
            <w:r>
              <w:rPr>
                <w:rFonts w:ascii="Calibri Light" w:hAnsi="Calibri Light"/>
              </w:rPr>
              <w:t>N/A</w:t>
            </w:r>
          </w:p>
        </w:tc>
        <w:tc>
          <w:tcPr>
            <w:tcW w:w="1710" w:type="dxa"/>
            <w:tcBorders>
              <w:top w:val="threeDEmboss" w:sz="6" w:space="0" w:color="auto"/>
              <w:bottom w:val="threeDEmboss" w:sz="6" w:space="0" w:color="auto"/>
            </w:tcBorders>
            <w:vAlign w:val="center"/>
          </w:tcPr>
          <w:p w14:paraId="05ACFC7E" w14:textId="5741E93B" w:rsidR="0007092E" w:rsidRPr="00550BF7" w:rsidRDefault="0007092E" w:rsidP="0007092E">
            <w:pPr>
              <w:pStyle w:val="TableField-Left"/>
              <w:rPr>
                <w:rFonts w:ascii="Calibri Light" w:hAnsi="Calibri Light" w:cs="Arial"/>
                <w:sz w:val="18"/>
              </w:rPr>
            </w:pPr>
          </w:p>
        </w:tc>
        <w:tc>
          <w:tcPr>
            <w:tcW w:w="1890" w:type="dxa"/>
            <w:tcBorders>
              <w:top w:val="threeDEmboss" w:sz="6" w:space="0" w:color="auto"/>
              <w:bottom w:val="threeDEmboss" w:sz="6" w:space="0" w:color="auto"/>
            </w:tcBorders>
            <w:vAlign w:val="center"/>
          </w:tcPr>
          <w:p w14:paraId="585F1EED" w14:textId="169D5ED2" w:rsidR="0007092E" w:rsidRPr="00550BF7" w:rsidRDefault="0007092E" w:rsidP="0007092E">
            <w:pPr>
              <w:pStyle w:val="TableField-Left"/>
              <w:rPr>
                <w:rFonts w:ascii="Calibri Light" w:hAnsi="Calibri Light" w:cs="Arial"/>
                <w:sz w:val="18"/>
              </w:rPr>
            </w:pPr>
          </w:p>
        </w:tc>
      </w:tr>
    </w:tbl>
    <w:p w14:paraId="76DE02B4" w14:textId="6A51DC30" w:rsidR="00E0118B" w:rsidRPr="00550BF7" w:rsidRDefault="002F1623" w:rsidP="009B4231">
      <w:pPr>
        <w:pStyle w:val="Heading3"/>
        <w:keepNext/>
        <w:numPr>
          <w:ilvl w:val="2"/>
          <w:numId w:val="15"/>
        </w:numPr>
        <w:tabs>
          <w:tab w:val="left" w:pos="1440"/>
        </w:tabs>
        <w:spacing w:before="120" w:after="120"/>
        <w:ind w:left="1440" w:hanging="900"/>
        <w:rPr>
          <w:rFonts w:ascii="Calibri Light" w:hAnsi="Calibri Light"/>
          <w:sz w:val="32"/>
        </w:rPr>
      </w:pPr>
      <w:bookmarkStart w:id="334" w:name="_Toc406588326"/>
      <w:bookmarkStart w:id="335" w:name="_Toc491613839"/>
      <w:bookmarkStart w:id="336" w:name="_Toc511293204"/>
      <w:r w:rsidRPr="00550BF7">
        <w:rPr>
          <w:rFonts w:ascii="Calibri Light" w:hAnsi="Calibri Light"/>
          <w:sz w:val="32"/>
        </w:rPr>
        <w:t>Extension/</w:t>
      </w:r>
      <w:r w:rsidR="00E0118B" w:rsidRPr="00550BF7">
        <w:rPr>
          <w:rFonts w:ascii="Calibri Light" w:hAnsi="Calibri Light"/>
          <w:sz w:val="32"/>
        </w:rPr>
        <w:t>Enhancements</w:t>
      </w:r>
      <w:bookmarkEnd w:id="334"/>
      <w:bookmarkEnd w:id="335"/>
      <w:bookmarkEnd w:id="336"/>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550BF7" w14:paraId="459618F8"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3E1AB70A" w14:textId="3D29483C" w:rsidR="00E0118B" w:rsidRPr="00550BF7" w:rsidRDefault="001368B5" w:rsidP="0035091A">
            <w:pPr>
              <w:pStyle w:val="TableHeader-Left"/>
              <w:rPr>
                <w:rFonts w:ascii="Calibri Light" w:hAnsi="Calibri Light" w:cs="Arial"/>
                <w:sz w:val="18"/>
              </w:rPr>
            </w:pPr>
            <w:r w:rsidRPr="00550BF7">
              <w:rPr>
                <w:rFonts w:ascii="Calibri Light" w:hAnsi="Calibri Light" w:cs="Arial"/>
                <w:sz w:val="18"/>
              </w:rPr>
              <w:t>Extension Name &amp; Description (List Requirements</w:t>
            </w:r>
            <w:r w:rsidR="004B1A4F" w:rsidRPr="00550BF7">
              <w:rPr>
                <w:rFonts w:ascii="Calibri Light" w:hAnsi="Calibri Light" w:cs="Arial"/>
                <w:sz w:val="18"/>
              </w:rPr>
              <w:t xml:space="preserve"> met by this Extension</w:t>
            </w:r>
            <w:r w:rsidRPr="00550BF7">
              <w:rPr>
                <w:rFonts w:ascii="Calibri Light" w:hAnsi="Calibri Light" w:cs="Arial"/>
                <w:sz w:val="18"/>
              </w:rPr>
              <w:t>)</w:t>
            </w:r>
          </w:p>
        </w:tc>
        <w:tc>
          <w:tcPr>
            <w:tcW w:w="1710" w:type="dxa"/>
            <w:tcBorders>
              <w:top w:val="threeDEmboss" w:sz="6" w:space="0" w:color="auto"/>
              <w:bottom w:val="threeDEmboss" w:sz="6" w:space="0" w:color="auto"/>
            </w:tcBorders>
            <w:shd w:val="clear" w:color="auto" w:fill="F9FBAF"/>
            <w:vAlign w:val="center"/>
          </w:tcPr>
          <w:p w14:paraId="1674AE10" w14:textId="7F7AA181" w:rsidR="00E0118B" w:rsidRPr="00550BF7" w:rsidRDefault="00E0118B" w:rsidP="0035091A">
            <w:pPr>
              <w:pStyle w:val="TableHeader-Left"/>
              <w:rPr>
                <w:rFonts w:ascii="Calibri Light" w:hAnsi="Calibri Light" w:cs="Arial"/>
                <w:sz w:val="18"/>
              </w:rPr>
            </w:pPr>
            <w:r w:rsidRPr="00550BF7">
              <w:rPr>
                <w:rFonts w:ascii="Calibri Light" w:hAnsi="Calibri Light" w:cs="Arial"/>
                <w:sz w:val="18"/>
              </w:rPr>
              <w:t xml:space="preserve">Complexity </w:t>
            </w:r>
          </w:p>
        </w:tc>
        <w:tc>
          <w:tcPr>
            <w:tcW w:w="1890" w:type="dxa"/>
            <w:tcBorders>
              <w:top w:val="threeDEmboss" w:sz="6" w:space="0" w:color="auto"/>
              <w:bottom w:val="threeDEmboss" w:sz="6" w:space="0" w:color="auto"/>
            </w:tcBorders>
            <w:shd w:val="clear" w:color="auto" w:fill="F9FBAF"/>
            <w:vAlign w:val="center"/>
          </w:tcPr>
          <w:p w14:paraId="154650CA" w14:textId="77777777" w:rsidR="00E0118B" w:rsidRPr="00550BF7" w:rsidRDefault="00E0118B" w:rsidP="0035091A">
            <w:pPr>
              <w:pStyle w:val="TableHeader-Left"/>
              <w:rPr>
                <w:rFonts w:ascii="Calibri Light" w:hAnsi="Calibri Light" w:cs="Arial"/>
                <w:sz w:val="18"/>
              </w:rPr>
            </w:pPr>
            <w:r w:rsidRPr="00550BF7">
              <w:rPr>
                <w:rFonts w:ascii="Calibri Light" w:hAnsi="Calibri Light" w:cs="Arial"/>
                <w:sz w:val="18"/>
              </w:rPr>
              <w:t>Reference ID</w:t>
            </w:r>
          </w:p>
        </w:tc>
      </w:tr>
      <w:tr w:rsidR="0007092E" w:rsidRPr="00550BF7" w14:paraId="07F6EEA5" w14:textId="77777777" w:rsidTr="0035091A">
        <w:trPr>
          <w:cantSplit/>
          <w:trHeight w:val="432"/>
        </w:trPr>
        <w:tc>
          <w:tcPr>
            <w:tcW w:w="5868" w:type="dxa"/>
            <w:tcBorders>
              <w:top w:val="threeDEmboss" w:sz="6" w:space="0" w:color="auto"/>
              <w:bottom w:val="single" w:sz="6" w:space="0" w:color="auto"/>
            </w:tcBorders>
            <w:vAlign w:val="center"/>
          </w:tcPr>
          <w:p w14:paraId="2A48B5CA" w14:textId="096B7FB8" w:rsidR="0007092E" w:rsidRPr="00550BF7" w:rsidRDefault="0007092E" w:rsidP="0007092E">
            <w:pPr>
              <w:pStyle w:val="TableField-Left"/>
              <w:rPr>
                <w:rFonts w:ascii="Calibri Light" w:hAnsi="Calibri Light" w:cs="Arial"/>
                <w:sz w:val="18"/>
              </w:rPr>
            </w:pPr>
            <w:r w:rsidRPr="00550BF7">
              <w:rPr>
                <w:rFonts w:ascii="Calibri Light" w:hAnsi="Calibri Light"/>
                <w:strike/>
                <w:szCs w:val="24"/>
              </w:rPr>
              <w:t>Ability for user (creator or other system users) to subscribe to receive status alert for specific request</w:t>
            </w:r>
          </w:p>
        </w:tc>
        <w:tc>
          <w:tcPr>
            <w:tcW w:w="1710" w:type="dxa"/>
            <w:tcBorders>
              <w:top w:val="threeDEmboss" w:sz="6" w:space="0" w:color="auto"/>
              <w:bottom w:val="single" w:sz="6" w:space="0" w:color="auto"/>
            </w:tcBorders>
            <w:vAlign w:val="center"/>
          </w:tcPr>
          <w:p w14:paraId="4272DC1A" w14:textId="772E361D" w:rsidR="0007092E" w:rsidRPr="00550BF7" w:rsidRDefault="0007092E" w:rsidP="0007092E">
            <w:pPr>
              <w:pStyle w:val="TableField-Left"/>
              <w:rPr>
                <w:rFonts w:ascii="Calibri Light" w:hAnsi="Calibri Light" w:cs="Arial"/>
                <w:sz w:val="18"/>
              </w:rPr>
            </w:pPr>
            <w:r w:rsidRPr="00550BF7">
              <w:rPr>
                <w:rFonts w:ascii="Calibri Light" w:hAnsi="Calibri Light"/>
                <w:strike/>
                <w:szCs w:val="24"/>
              </w:rPr>
              <w:t>M</w:t>
            </w:r>
          </w:p>
        </w:tc>
        <w:tc>
          <w:tcPr>
            <w:tcW w:w="1890" w:type="dxa"/>
            <w:tcBorders>
              <w:top w:val="threeDEmboss" w:sz="6" w:space="0" w:color="auto"/>
              <w:bottom w:val="single" w:sz="6" w:space="0" w:color="auto"/>
            </w:tcBorders>
            <w:vAlign w:val="center"/>
          </w:tcPr>
          <w:p w14:paraId="0E5C49D1" w14:textId="7CC6D3C0" w:rsidR="0007092E" w:rsidRPr="00550BF7" w:rsidRDefault="00A23387" w:rsidP="0007092E">
            <w:pPr>
              <w:rPr>
                <w:rFonts w:ascii="Calibri Light" w:eastAsia="MS Mincho" w:hAnsi="Calibri Light"/>
                <w:strike/>
                <w:sz w:val="20"/>
                <w:szCs w:val="24"/>
                <w:lang w:eastAsia="ja-JP"/>
              </w:rPr>
            </w:pPr>
            <w:r w:rsidRPr="00550BF7">
              <w:rPr>
                <w:rFonts w:ascii="Calibri Light" w:eastAsia="MS Mincho" w:hAnsi="Calibri Light"/>
                <w:strike/>
                <w:sz w:val="20"/>
                <w:szCs w:val="24"/>
                <w:lang w:eastAsia="ja-JP"/>
              </w:rPr>
              <w:t>E</w:t>
            </w:r>
            <w:r w:rsidR="0007092E" w:rsidRPr="00550BF7">
              <w:rPr>
                <w:rFonts w:ascii="Calibri Light" w:eastAsia="MS Mincho" w:hAnsi="Calibri Light"/>
                <w:strike/>
                <w:sz w:val="20"/>
                <w:szCs w:val="24"/>
                <w:lang w:eastAsia="ja-JP"/>
              </w:rPr>
              <w:t>-CIM-CS-05</w:t>
            </w:r>
          </w:p>
          <w:p w14:paraId="4B72A37E" w14:textId="127F9F2E" w:rsidR="0007092E" w:rsidRPr="00550BF7" w:rsidRDefault="0007092E" w:rsidP="0007092E">
            <w:pPr>
              <w:rPr>
                <w:rFonts w:ascii="Calibri Light" w:hAnsi="Calibri Light" w:cs="Arial"/>
                <w:sz w:val="18"/>
              </w:rPr>
            </w:pPr>
            <w:r w:rsidRPr="00550BF7">
              <w:rPr>
                <w:rFonts w:ascii="Calibri Light" w:eastAsia="MS Mincho" w:hAnsi="Calibri Light"/>
                <w:strike/>
                <w:sz w:val="20"/>
                <w:szCs w:val="24"/>
                <w:lang w:eastAsia="ja-JP"/>
              </w:rPr>
              <w:t>Work Order Notification</w:t>
            </w:r>
          </w:p>
        </w:tc>
      </w:tr>
      <w:tr w:rsidR="0007092E" w:rsidRPr="00550BF7" w14:paraId="7760F550" w14:textId="77777777" w:rsidTr="0007092E">
        <w:trPr>
          <w:cantSplit/>
          <w:trHeight w:val="432"/>
        </w:trPr>
        <w:tc>
          <w:tcPr>
            <w:tcW w:w="5868" w:type="dxa"/>
            <w:tcBorders>
              <w:top w:val="single" w:sz="6" w:space="0" w:color="auto"/>
              <w:bottom w:val="single" w:sz="6" w:space="0" w:color="auto"/>
            </w:tcBorders>
            <w:vAlign w:val="center"/>
          </w:tcPr>
          <w:p w14:paraId="272DE990" w14:textId="624B6471" w:rsidR="0007092E" w:rsidRPr="00550BF7" w:rsidRDefault="0007092E" w:rsidP="0007092E">
            <w:pPr>
              <w:pStyle w:val="TableField-Left"/>
              <w:rPr>
                <w:rFonts w:ascii="Calibri Light" w:hAnsi="Calibri Light" w:cs="Arial"/>
                <w:sz w:val="18"/>
              </w:rPr>
            </w:pPr>
            <w:r w:rsidRPr="00550BF7">
              <w:rPr>
                <w:rFonts w:ascii="Calibri Light" w:hAnsi="Calibri Light"/>
                <w:szCs w:val="24"/>
              </w:rPr>
              <w:t>Work Order Creation with all required parameters.</w:t>
            </w:r>
          </w:p>
        </w:tc>
        <w:tc>
          <w:tcPr>
            <w:tcW w:w="1710" w:type="dxa"/>
            <w:tcBorders>
              <w:top w:val="single" w:sz="6" w:space="0" w:color="auto"/>
              <w:bottom w:val="single" w:sz="6" w:space="0" w:color="auto"/>
            </w:tcBorders>
            <w:vAlign w:val="center"/>
          </w:tcPr>
          <w:p w14:paraId="276606F1" w14:textId="5340224B" w:rsidR="0007092E" w:rsidRPr="00550BF7" w:rsidRDefault="0007092E" w:rsidP="0007092E">
            <w:pPr>
              <w:pStyle w:val="TableField-Left"/>
              <w:rPr>
                <w:rFonts w:ascii="Calibri Light" w:hAnsi="Calibri Light" w:cs="Arial"/>
                <w:sz w:val="18"/>
              </w:rPr>
            </w:pPr>
            <w:r w:rsidRPr="00550BF7">
              <w:rPr>
                <w:rFonts w:ascii="Calibri Light" w:hAnsi="Calibri Light"/>
                <w:szCs w:val="24"/>
              </w:rPr>
              <w:t>M</w:t>
            </w:r>
          </w:p>
        </w:tc>
        <w:tc>
          <w:tcPr>
            <w:tcW w:w="1890" w:type="dxa"/>
            <w:tcBorders>
              <w:top w:val="single" w:sz="6" w:space="0" w:color="auto"/>
              <w:bottom w:val="single" w:sz="6" w:space="0" w:color="auto"/>
            </w:tcBorders>
            <w:vAlign w:val="center"/>
          </w:tcPr>
          <w:p w14:paraId="19B80141" w14:textId="5B731EE7" w:rsidR="0007092E" w:rsidRPr="00550BF7" w:rsidRDefault="00A23387" w:rsidP="0007092E">
            <w:pPr>
              <w:rPr>
                <w:rFonts w:ascii="Calibri Light" w:eastAsia="MS Mincho" w:hAnsi="Calibri Light"/>
                <w:sz w:val="20"/>
                <w:szCs w:val="24"/>
                <w:lang w:eastAsia="ja-JP"/>
              </w:rPr>
            </w:pPr>
            <w:r w:rsidRPr="00550BF7">
              <w:rPr>
                <w:rFonts w:ascii="Calibri Light" w:eastAsia="MS Mincho" w:hAnsi="Calibri Light"/>
                <w:sz w:val="20"/>
                <w:szCs w:val="24"/>
                <w:lang w:eastAsia="ja-JP"/>
              </w:rPr>
              <w:t>E</w:t>
            </w:r>
            <w:r w:rsidR="0007092E" w:rsidRPr="00550BF7">
              <w:rPr>
                <w:rFonts w:ascii="Calibri Light" w:eastAsia="MS Mincho" w:hAnsi="Calibri Light"/>
                <w:sz w:val="20"/>
                <w:szCs w:val="24"/>
                <w:lang w:eastAsia="ja-JP"/>
              </w:rPr>
              <w:t>-CIM-CS-05</w:t>
            </w:r>
          </w:p>
          <w:p w14:paraId="102505EC" w14:textId="3A957393" w:rsidR="0007092E" w:rsidRPr="00550BF7" w:rsidRDefault="0007092E" w:rsidP="0007092E">
            <w:pPr>
              <w:rPr>
                <w:rFonts w:ascii="Calibri Light" w:hAnsi="Calibri Light" w:cs="Arial"/>
                <w:sz w:val="18"/>
              </w:rPr>
            </w:pPr>
            <w:r w:rsidRPr="00550BF7">
              <w:rPr>
                <w:rFonts w:ascii="Calibri Light" w:eastAsia="MS Mincho" w:hAnsi="Calibri Light"/>
                <w:sz w:val="20"/>
                <w:szCs w:val="24"/>
                <w:lang w:eastAsia="ja-JP"/>
              </w:rPr>
              <w:t>Order Creation</w:t>
            </w:r>
          </w:p>
        </w:tc>
      </w:tr>
      <w:tr w:rsidR="0007092E" w:rsidRPr="00550BF7" w14:paraId="44B5BD07" w14:textId="77777777" w:rsidTr="0007092E">
        <w:trPr>
          <w:cantSplit/>
          <w:trHeight w:val="432"/>
        </w:trPr>
        <w:tc>
          <w:tcPr>
            <w:tcW w:w="5868" w:type="dxa"/>
            <w:tcBorders>
              <w:top w:val="single" w:sz="6" w:space="0" w:color="auto"/>
              <w:bottom w:val="single" w:sz="6" w:space="0" w:color="auto"/>
            </w:tcBorders>
            <w:vAlign w:val="center"/>
          </w:tcPr>
          <w:p w14:paraId="2A1614E5" w14:textId="104CF8DE" w:rsidR="0007092E" w:rsidRPr="00550BF7" w:rsidRDefault="0007092E" w:rsidP="0007092E">
            <w:pPr>
              <w:pStyle w:val="TableField-Left"/>
              <w:rPr>
                <w:rFonts w:ascii="Calibri Light" w:hAnsi="Calibri Light" w:cs="Arial"/>
                <w:sz w:val="18"/>
              </w:rPr>
            </w:pPr>
            <w:r w:rsidRPr="00550BF7">
              <w:rPr>
                <w:rFonts w:ascii="Calibri Light" w:hAnsi="Calibri Light"/>
                <w:strike/>
                <w:szCs w:val="24"/>
              </w:rPr>
              <w:t>Ability for the user to issue a request using the following: BP master data, Technical Master data, Free Form Notes, Category / Action Required / Goal (for sales Task replacement) or Type and Sub-type</w:t>
            </w:r>
          </w:p>
        </w:tc>
        <w:tc>
          <w:tcPr>
            <w:tcW w:w="1710" w:type="dxa"/>
            <w:tcBorders>
              <w:top w:val="single" w:sz="6" w:space="0" w:color="auto"/>
              <w:bottom w:val="single" w:sz="6" w:space="0" w:color="auto"/>
            </w:tcBorders>
            <w:vAlign w:val="center"/>
          </w:tcPr>
          <w:p w14:paraId="2C2C4D8A" w14:textId="73F410F2" w:rsidR="0007092E" w:rsidRPr="00550BF7" w:rsidRDefault="0007092E" w:rsidP="0007092E">
            <w:pPr>
              <w:pStyle w:val="TableField-Left"/>
              <w:rPr>
                <w:rFonts w:ascii="Calibri Light" w:hAnsi="Calibri Light" w:cs="Arial"/>
                <w:sz w:val="18"/>
              </w:rPr>
            </w:pPr>
            <w:r w:rsidRPr="00550BF7">
              <w:rPr>
                <w:rFonts w:ascii="Calibri Light" w:hAnsi="Calibri Light"/>
                <w:strike/>
                <w:szCs w:val="24"/>
              </w:rPr>
              <w:t>M</w:t>
            </w:r>
          </w:p>
        </w:tc>
        <w:tc>
          <w:tcPr>
            <w:tcW w:w="1890" w:type="dxa"/>
            <w:tcBorders>
              <w:top w:val="single" w:sz="6" w:space="0" w:color="auto"/>
              <w:bottom w:val="single" w:sz="6" w:space="0" w:color="auto"/>
            </w:tcBorders>
            <w:vAlign w:val="center"/>
          </w:tcPr>
          <w:p w14:paraId="3AA77163" w14:textId="37100551" w:rsidR="0007092E" w:rsidRPr="00550BF7" w:rsidRDefault="00A23387" w:rsidP="0007092E">
            <w:pPr>
              <w:rPr>
                <w:rFonts w:ascii="Calibri Light" w:hAnsi="Calibri Light" w:cs="Arial"/>
                <w:sz w:val="18"/>
              </w:rPr>
            </w:pPr>
            <w:r w:rsidRPr="00550BF7">
              <w:rPr>
                <w:rFonts w:ascii="Calibri Light" w:eastAsia="MS Mincho" w:hAnsi="Calibri Light"/>
                <w:strike/>
                <w:sz w:val="20"/>
                <w:szCs w:val="24"/>
                <w:lang w:eastAsia="ja-JP"/>
              </w:rPr>
              <w:t>E</w:t>
            </w:r>
            <w:r w:rsidR="0007092E" w:rsidRPr="00550BF7">
              <w:rPr>
                <w:rFonts w:ascii="Calibri Light" w:eastAsia="MS Mincho" w:hAnsi="Calibri Light"/>
                <w:strike/>
                <w:sz w:val="20"/>
                <w:szCs w:val="24"/>
                <w:lang w:eastAsia="ja-JP"/>
              </w:rPr>
              <w:t>-CIM-CS-05 Request Creation</w:t>
            </w:r>
          </w:p>
        </w:tc>
      </w:tr>
      <w:tr w:rsidR="0007092E" w:rsidRPr="00550BF7" w14:paraId="5FBE7EDF" w14:textId="77777777" w:rsidTr="0035091A">
        <w:trPr>
          <w:cantSplit/>
          <w:trHeight w:val="432"/>
        </w:trPr>
        <w:tc>
          <w:tcPr>
            <w:tcW w:w="5868" w:type="dxa"/>
            <w:tcBorders>
              <w:top w:val="single" w:sz="6" w:space="0" w:color="auto"/>
              <w:bottom w:val="threeDEmboss" w:sz="6" w:space="0" w:color="auto"/>
            </w:tcBorders>
            <w:vAlign w:val="center"/>
          </w:tcPr>
          <w:p w14:paraId="6D626FBD" w14:textId="3534DE67" w:rsidR="0007092E" w:rsidRPr="00550BF7" w:rsidRDefault="0007092E" w:rsidP="0007092E">
            <w:pPr>
              <w:pStyle w:val="TableField-Left"/>
              <w:rPr>
                <w:rFonts w:ascii="Calibri Light" w:hAnsi="Calibri Light" w:cs="Arial"/>
                <w:sz w:val="18"/>
              </w:rPr>
            </w:pPr>
            <w:r w:rsidRPr="00550BF7">
              <w:rPr>
                <w:rFonts w:ascii="Calibri Light" w:hAnsi="Calibri Light"/>
                <w:strike/>
                <w:szCs w:val="24"/>
              </w:rPr>
              <w:t>The users shall be able to (global) search for transaction using multiple selection criteria which includes (removed) types and sub-types (Action Requested and Goal/Reason) and Based on parent work order, system will automatically create individual child work orders and route to appropriate group</w:t>
            </w:r>
          </w:p>
        </w:tc>
        <w:tc>
          <w:tcPr>
            <w:tcW w:w="1710" w:type="dxa"/>
            <w:tcBorders>
              <w:top w:val="single" w:sz="6" w:space="0" w:color="auto"/>
              <w:bottom w:val="threeDEmboss" w:sz="6" w:space="0" w:color="auto"/>
            </w:tcBorders>
            <w:vAlign w:val="center"/>
          </w:tcPr>
          <w:p w14:paraId="7465A99B" w14:textId="4844E3B8" w:rsidR="0007092E" w:rsidRPr="00550BF7" w:rsidRDefault="0007092E" w:rsidP="0007092E">
            <w:pPr>
              <w:pStyle w:val="TableField-Left"/>
              <w:rPr>
                <w:rFonts w:ascii="Calibri Light" w:hAnsi="Calibri Light" w:cs="Arial"/>
                <w:sz w:val="18"/>
              </w:rPr>
            </w:pPr>
            <w:r w:rsidRPr="00550BF7">
              <w:rPr>
                <w:rFonts w:ascii="Calibri Light" w:hAnsi="Calibri Light"/>
                <w:strike/>
                <w:szCs w:val="24"/>
              </w:rPr>
              <w:t>M</w:t>
            </w:r>
          </w:p>
        </w:tc>
        <w:tc>
          <w:tcPr>
            <w:tcW w:w="1890" w:type="dxa"/>
            <w:tcBorders>
              <w:top w:val="single" w:sz="6" w:space="0" w:color="auto"/>
              <w:bottom w:val="threeDEmboss" w:sz="6" w:space="0" w:color="auto"/>
            </w:tcBorders>
            <w:vAlign w:val="center"/>
          </w:tcPr>
          <w:p w14:paraId="7B289A90" w14:textId="05A205BC" w:rsidR="0007092E" w:rsidRPr="00550BF7" w:rsidRDefault="00A23387" w:rsidP="0007092E">
            <w:pPr>
              <w:rPr>
                <w:rFonts w:ascii="Calibri Light" w:hAnsi="Calibri Light" w:cs="Arial"/>
                <w:sz w:val="18"/>
              </w:rPr>
            </w:pPr>
            <w:r w:rsidRPr="00550BF7">
              <w:rPr>
                <w:rFonts w:ascii="Calibri Light" w:eastAsia="MS Mincho" w:hAnsi="Calibri Light"/>
                <w:strike/>
                <w:sz w:val="20"/>
                <w:szCs w:val="24"/>
                <w:lang w:eastAsia="ja-JP"/>
              </w:rPr>
              <w:t>E</w:t>
            </w:r>
            <w:r w:rsidR="0007092E" w:rsidRPr="00550BF7">
              <w:rPr>
                <w:rFonts w:ascii="Calibri Light" w:eastAsia="MS Mincho" w:hAnsi="Calibri Light"/>
                <w:strike/>
                <w:sz w:val="20"/>
                <w:szCs w:val="24"/>
                <w:lang w:eastAsia="ja-JP"/>
              </w:rPr>
              <w:t>-CIM-CS-05 Request Search</w:t>
            </w:r>
          </w:p>
        </w:tc>
      </w:tr>
    </w:tbl>
    <w:p w14:paraId="5DB0024F" w14:textId="77777777" w:rsidR="000F1011" w:rsidRPr="00550BF7" w:rsidRDefault="000F1011" w:rsidP="009B4231">
      <w:pPr>
        <w:pStyle w:val="Heading3"/>
        <w:keepNext/>
        <w:numPr>
          <w:ilvl w:val="2"/>
          <w:numId w:val="15"/>
        </w:numPr>
        <w:tabs>
          <w:tab w:val="left" w:pos="1440"/>
        </w:tabs>
        <w:spacing w:before="120" w:after="120"/>
        <w:ind w:left="1440" w:hanging="900"/>
        <w:rPr>
          <w:rFonts w:ascii="Calibri Light" w:hAnsi="Calibri Light"/>
          <w:sz w:val="32"/>
        </w:rPr>
      </w:pPr>
      <w:bookmarkStart w:id="337" w:name="_Toc406588322"/>
      <w:bookmarkStart w:id="338" w:name="_Toc491613840"/>
      <w:bookmarkStart w:id="339" w:name="_Toc511293205"/>
      <w:bookmarkStart w:id="340" w:name="_Toc406588327"/>
      <w:r w:rsidRPr="00550BF7">
        <w:rPr>
          <w:rFonts w:ascii="Calibri Light" w:hAnsi="Calibri Light"/>
          <w:sz w:val="32"/>
        </w:rPr>
        <w:t>Forms</w:t>
      </w:r>
      <w:bookmarkEnd w:id="337"/>
      <w:bookmarkEnd w:id="338"/>
      <w:bookmarkEnd w:id="339"/>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0F1011" w:rsidRPr="00550BF7" w14:paraId="3A6F3E46" w14:textId="77777777" w:rsidTr="00613D1D">
        <w:trPr>
          <w:cantSplit/>
          <w:trHeight w:val="432"/>
          <w:tblHeader/>
        </w:trPr>
        <w:tc>
          <w:tcPr>
            <w:tcW w:w="5868" w:type="dxa"/>
            <w:tcBorders>
              <w:top w:val="threeDEmboss" w:sz="6" w:space="0" w:color="auto"/>
              <w:bottom w:val="threeDEmboss" w:sz="6" w:space="0" w:color="auto"/>
            </w:tcBorders>
            <w:shd w:val="clear" w:color="auto" w:fill="F9FBAF"/>
            <w:vAlign w:val="center"/>
          </w:tcPr>
          <w:p w14:paraId="44558177" w14:textId="30644981" w:rsidR="000F1011" w:rsidRPr="00550BF7" w:rsidRDefault="00C22E99" w:rsidP="00613D1D">
            <w:pPr>
              <w:pStyle w:val="TableHeader-Left"/>
              <w:rPr>
                <w:rFonts w:ascii="Calibri Light" w:hAnsi="Calibri Light" w:cs="Arial"/>
                <w:sz w:val="18"/>
              </w:rPr>
            </w:pPr>
            <w:r w:rsidRPr="00550BF7">
              <w:rPr>
                <w:rFonts w:ascii="Calibri Light" w:hAnsi="Calibri Light" w:cs="Arial"/>
                <w:sz w:val="18"/>
              </w:rPr>
              <w:t>Form Name &amp; Description (List Requirements</w:t>
            </w:r>
            <w:r w:rsidR="004B1A4F" w:rsidRPr="00550BF7">
              <w:rPr>
                <w:rFonts w:ascii="Calibri Light" w:hAnsi="Calibri Light" w:cs="Arial"/>
                <w:sz w:val="18"/>
              </w:rPr>
              <w:t xml:space="preserve"> met by this Form</w:t>
            </w:r>
            <w:r w:rsidRPr="00550BF7">
              <w:rPr>
                <w:rFonts w:ascii="Calibri Light" w:hAnsi="Calibri Light" w:cs="Arial"/>
                <w:sz w:val="18"/>
              </w:rPr>
              <w:t>)</w:t>
            </w:r>
          </w:p>
        </w:tc>
        <w:tc>
          <w:tcPr>
            <w:tcW w:w="1710" w:type="dxa"/>
            <w:tcBorders>
              <w:top w:val="threeDEmboss" w:sz="6" w:space="0" w:color="auto"/>
              <w:bottom w:val="threeDEmboss" w:sz="6" w:space="0" w:color="auto"/>
            </w:tcBorders>
            <w:shd w:val="clear" w:color="auto" w:fill="F9FBAF"/>
            <w:vAlign w:val="center"/>
          </w:tcPr>
          <w:p w14:paraId="0BADA7C6" w14:textId="2E63A348" w:rsidR="000F1011" w:rsidRPr="00550BF7" w:rsidRDefault="000F1011" w:rsidP="00613D1D">
            <w:pPr>
              <w:pStyle w:val="TableHeader-Left"/>
              <w:rPr>
                <w:rFonts w:ascii="Calibri Light" w:hAnsi="Calibri Light" w:cs="Arial"/>
                <w:sz w:val="18"/>
              </w:rPr>
            </w:pPr>
            <w:r w:rsidRPr="00550BF7">
              <w:rPr>
                <w:rFonts w:ascii="Calibri Light" w:hAnsi="Calibri Light" w:cs="Arial"/>
                <w:sz w:val="18"/>
              </w:rPr>
              <w:t xml:space="preserve">Complexity </w:t>
            </w:r>
          </w:p>
        </w:tc>
        <w:tc>
          <w:tcPr>
            <w:tcW w:w="1890" w:type="dxa"/>
            <w:tcBorders>
              <w:top w:val="threeDEmboss" w:sz="6" w:space="0" w:color="auto"/>
              <w:bottom w:val="threeDEmboss" w:sz="6" w:space="0" w:color="auto"/>
            </w:tcBorders>
            <w:shd w:val="clear" w:color="auto" w:fill="F9FBAF"/>
            <w:vAlign w:val="center"/>
          </w:tcPr>
          <w:p w14:paraId="2009FE58" w14:textId="77777777" w:rsidR="000F1011" w:rsidRPr="00550BF7" w:rsidRDefault="000F1011" w:rsidP="00613D1D">
            <w:pPr>
              <w:pStyle w:val="TableHeader-Left"/>
              <w:rPr>
                <w:rFonts w:ascii="Calibri Light" w:hAnsi="Calibri Light" w:cs="Arial"/>
                <w:sz w:val="18"/>
              </w:rPr>
            </w:pPr>
            <w:r w:rsidRPr="00550BF7">
              <w:rPr>
                <w:rFonts w:ascii="Calibri Light" w:hAnsi="Calibri Light" w:cs="Arial"/>
                <w:sz w:val="18"/>
              </w:rPr>
              <w:t>Reference ID</w:t>
            </w:r>
          </w:p>
        </w:tc>
      </w:tr>
      <w:tr w:rsidR="0007092E" w:rsidRPr="00550BF7" w14:paraId="58ABE359" w14:textId="77777777" w:rsidTr="00613D1D">
        <w:trPr>
          <w:cantSplit/>
          <w:trHeight w:val="432"/>
        </w:trPr>
        <w:tc>
          <w:tcPr>
            <w:tcW w:w="5868" w:type="dxa"/>
            <w:tcBorders>
              <w:top w:val="threeDEmboss" w:sz="6" w:space="0" w:color="auto"/>
              <w:bottom w:val="single" w:sz="6" w:space="0" w:color="auto"/>
            </w:tcBorders>
            <w:vAlign w:val="center"/>
          </w:tcPr>
          <w:p w14:paraId="58B4E822" w14:textId="41D1D00A" w:rsidR="0007092E" w:rsidRPr="00550BF7" w:rsidRDefault="0007092E" w:rsidP="0007092E">
            <w:pPr>
              <w:pStyle w:val="TableField-Left"/>
              <w:rPr>
                <w:rFonts w:ascii="Calibri Light" w:hAnsi="Calibri Light" w:cs="Arial"/>
                <w:sz w:val="18"/>
              </w:rPr>
            </w:pPr>
            <w:r w:rsidRPr="00550BF7">
              <w:rPr>
                <w:rFonts w:ascii="Calibri Light" w:hAnsi="Calibri Light" w:cs="Arial"/>
                <w:sz w:val="18"/>
              </w:rPr>
              <w:t>N/A</w:t>
            </w:r>
          </w:p>
        </w:tc>
        <w:tc>
          <w:tcPr>
            <w:tcW w:w="1710" w:type="dxa"/>
            <w:tcBorders>
              <w:top w:val="threeDEmboss" w:sz="6" w:space="0" w:color="auto"/>
              <w:bottom w:val="single" w:sz="6" w:space="0" w:color="auto"/>
            </w:tcBorders>
            <w:vAlign w:val="center"/>
          </w:tcPr>
          <w:p w14:paraId="2F3A3EFD" w14:textId="575B7BA9" w:rsidR="0007092E" w:rsidRPr="00550BF7" w:rsidRDefault="0007092E" w:rsidP="0007092E">
            <w:pPr>
              <w:pStyle w:val="TableField-Left"/>
              <w:rPr>
                <w:rFonts w:ascii="Calibri Light" w:hAnsi="Calibri Light" w:cs="Arial"/>
                <w:sz w:val="18"/>
              </w:rPr>
            </w:pPr>
            <w:r w:rsidRPr="00550BF7">
              <w:rPr>
                <w:rFonts w:ascii="Calibri Light" w:hAnsi="Calibri Light" w:cs="Arial"/>
                <w:sz w:val="18"/>
              </w:rPr>
              <w:t>N/A</w:t>
            </w:r>
          </w:p>
        </w:tc>
        <w:tc>
          <w:tcPr>
            <w:tcW w:w="1890" w:type="dxa"/>
            <w:tcBorders>
              <w:top w:val="threeDEmboss" w:sz="6" w:space="0" w:color="auto"/>
              <w:bottom w:val="single" w:sz="6" w:space="0" w:color="auto"/>
            </w:tcBorders>
            <w:vAlign w:val="center"/>
          </w:tcPr>
          <w:p w14:paraId="688F3332" w14:textId="07D78063" w:rsidR="0007092E" w:rsidRPr="00550BF7" w:rsidRDefault="0007092E" w:rsidP="0007092E">
            <w:pPr>
              <w:pStyle w:val="TableField-Left"/>
              <w:rPr>
                <w:rFonts w:ascii="Calibri Light" w:hAnsi="Calibri Light" w:cs="Arial"/>
                <w:sz w:val="18"/>
              </w:rPr>
            </w:pPr>
            <w:r w:rsidRPr="00550BF7">
              <w:rPr>
                <w:rFonts w:ascii="Calibri Light" w:hAnsi="Calibri Light" w:cs="Arial"/>
                <w:sz w:val="18"/>
              </w:rPr>
              <w:t>N/A</w:t>
            </w:r>
          </w:p>
        </w:tc>
      </w:tr>
    </w:tbl>
    <w:p w14:paraId="67174D94" w14:textId="77777777" w:rsidR="00E0118B" w:rsidRPr="00550BF7" w:rsidRDefault="00E0118B" w:rsidP="009B4231">
      <w:pPr>
        <w:pStyle w:val="Heading3"/>
        <w:keepNext/>
        <w:numPr>
          <w:ilvl w:val="2"/>
          <w:numId w:val="15"/>
        </w:numPr>
        <w:tabs>
          <w:tab w:val="left" w:pos="1440"/>
        </w:tabs>
        <w:spacing w:before="120" w:after="120"/>
        <w:ind w:left="1440" w:hanging="900"/>
        <w:rPr>
          <w:rFonts w:ascii="Calibri Light" w:hAnsi="Calibri Light"/>
          <w:sz w:val="32"/>
        </w:rPr>
      </w:pPr>
      <w:bookmarkStart w:id="341" w:name="_Toc491613841"/>
      <w:bookmarkStart w:id="342" w:name="_Toc511293206"/>
      <w:r w:rsidRPr="00550BF7">
        <w:rPr>
          <w:rFonts w:ascii="Calibri Light" w:hAnsi="Calibri Light"/>
          <w:sz w:val="32"/>
        </w:rPr>
        <w:lastRenderedPageBreak/>
        <w:t>Workflows</w:t>
      </w:r>
      <w:bookmarkEnd w:id="340"/>
      <w:bookmarkEnd w:id="341"/>
      <w:bookmarkEnd w:id="342"/>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550BF7" w14:paraId="29702283"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0408082D" w14:textId="638116A7" w:rsidR="00E0118B" w:rsidRPr="00550BF7" w:rsidRDefault="004B1A4F" w:rsidP="0035091A">
            <w:pPr>
              <w:pStyle w:val="TableHeader-Left"/>
              <w:rPr>
                <w:rFonts w:ascii="Calibri Light" w:hAnsi="Calibri Light" w:cs="Arial"/>
                <w:sz w:val="18"/>
              </w:rPr>
            </w:pPr>
            <w:r w:rsidRPr="00550BF7">
              <w:rPr>
                <w:rFonts w:ascii="Calibri Light" w:hAnsi="Calibri Light" w:cs="Arial"/>
                <w:sz w:val="18"/>
              </w:rPr>
              <w:t>Workflow Name &amp; Description (List Requirements met by this Workflow)</w:t>
            </w:r>
          </w:p>
        </w:tc>
        <w:tc>
          <w:tcPr>
            <w:tcW w:w="1710" w:type="dxa"/>
            <w:tcBorders>
              <w:top w:val="threeDEmboss" w:sz="6" w:space="0" w:color="auto"/>
              <w:bottom w:val="threeDEmboss" w:sz="6" w:space="0" w:color="auto"/>
            </w:tcBorders>
            <w:shd w:val="clear" w:color="auto" w:fill="F9FBAF"/>
            <w:vAlign w:val="center"/>
          </w:tcPr>
          <w:p w14:paraId="64FC3C87" w14:textId="6D2858A8" w:rsidR="00E0118B" w:rsidRPr="00550BF7" w:rsidRDefault="00E0118B" w:rsidP="0035091A">
            <w:pPr>
              <w:pStyle w:val="TableHeader-Left"/>
              <w:rPr>
                <w:rFonts w:ascii="Calibri Light" w:hAnsi="Calibri Light" w:cs="Arial"/>
                <w:sz w:val="18"/>
              </w:rPr>
            </w:pPr>
            <w:r w:rsidRPr="00550BF7">
              <w:rPr>
                <w:rFonts w:ascii="Calibri Light" w:hAnsi="Calibri Light" w:cs="Arial"/>
                <w:sz w:val="18"/>
              </w:rPr>
              <w:t xml:space="preserve">Complexity </w:t>
            </w:r>
          </w:p>
        </w:tc>
        <w:tc>
          <w:tcPr>
            <w:tcW w:w="1890" w:type="dxa"/>
            <w:tcBorders>
              <w:top w:val="threeDEmboss" w:sz="6" w:space="0" w:color="auto"/>
              <w:bottom w:val="threeDEmboss" w:sz="6" w:space="0" w:color="auto"/>
            </w:tcBorders>
            <w:shd w:val="clear" w:color="auto" w:fill="F9FBAF"/>
            <w:vAlign w:val="center"/>
          </w:tcPr>
          <w:p w14:paraId="3BAAFB1C" w14:textId="77777777" w:rsidR="00E0118B" w:rsidRPr="00550BF7" w:rsidRDefault="00E0118B" w:rsidP="0035091A">
            <w:pPr>
              <w:pStyle w:val="TableHeader-Left"/>
              <w:rPr>
                <w:rFonts w:ascii="Calibri Light" w:hAnsi="Calibri Light" w:cs="Arial"/>
                <w:sz w:val="18"/>
              </w:rPr>
            </w:pPr>
            <w:r w:rsidRPr="00550BF7">
              <w:rPr>
                <w:rFonts w:ascii="Calibri Light" w:hAnsi="Calibri Light" w:cs="Arial"/>
                <w:sz w:val="18"/>
              </w:rPr>
              <w:t>Reference ID</w:t>
            </w:r>
          </w:p>
        </w:tc>
      </w:tr>
      <w:tr w:rsidR="0007092E" w:rsidRPr="00550BF7" w14:paraId="4F1F978F" w14:textId="77777777" w:rsidTr="0035091A">
        <w:trPr>
          <w:cantSplit/>
          <w:trHeight w:val="432"/>
        </w:trPr>
        <w:tc>
          <w:tcPr>
            <w:tcW w:w="5868" w:type="dxa"/>
            <w:tcBorders>
              <w:top w:val="threeDEmboss" w:sz="6" w:space="0" w:color="auto"/>
              <w:bottom w:val="single" w:sz="6" w:space="0" w:color="auto"/>
            </w:tcBorders>
            <w:vAlign w:val="center"/>
          </w:tcPr>
          <w:p w14:paraId="4DE8BE0D" w14:textId="590FDD85" w:rsidR="0007092E" w:rsidRPr="00550BF7" w:rsidRDefault="0007092E" w:rsidP="0007092E">
            <w:pPr>
              <w:pStyle w:val="TableField-Left"/>
              <w:rPr>
                <w:rFonts w:ascii="Calibri Light" w:hAnsi="Calibri Light" w:cs="Arial"/>
                <w:sz w:val="18"/>
              </w:rPr>
            </w:pPr>
            <w:r w:rsidRPr="00550BF7">
              <w:rPr>
                <w:rFonts w:ascii="Calibri Light" w:hAnsi="Calibri Light" w:cs="Arial"/>
                <w:sz w:val="18"/>
              </w:rPr>
              <w:t>N/A</w:t>
            </w:r>
          </w:p>
        </w:tc>
        <w:tc>
          <w:tcPr>
            <w:tcW w:w="1710" w:type="dxa"/>
            <w:tcBorders>
              <w:top w:val="threeDEmboss" w:sz="6" w:space="0" w:color="auto"/>
              <w:bottom w:val="single" w:sz="6" w:space="0" w:color="auto"/>
            </w:tcBorders>
            <w:vAlign w:val="center"/>
          </w:tcPr>
          <w:p w14:paraId="74CFD6FB" w14:textId="5D14BD00" w:rsidR="0007092E" w:rsidRPr="00550BF7" w:rsidRDefault="0007092E" w:rsidP="0007092E">
            <w:pPr>
              <w:pStyle w:val="TableField-Left"/>
              <w:rPr>
                <w:rFonts w:ascii="Calibri Light" w:hAnsi="Calibri Light" w:cs="Arial"/>
                <w:sz w:val="18"/>
              </w:rPr>
            </w:pPr>
            <w:r w:rsidRPr="00550BF7">
              <w:rPr>
                <w:rFonts w:ascii="Calibri Light" w:hAnsi="Calibri Light" w:cs="Arial"/>
                <w:sz w:val="18"/>
              </w:rPr>
              <w:t>N/A</w:t>
            </w:r>
          </w:p>
        </w:tc>
        <w:tc>
          <w:tcPr>
            <w:tcW w:w="1890" w:type="dxa"/>
            <w:tcBorders>
              <w:top w:val="threeDEmboss" w:sz="6" w:space="0" w:color="auto"/>
              <w:bottom w:val="single" w:sz="6" w:space="0" w:color="auto"/>
            </w:tcBorders>
            <w:vAlign w:val="center"/>
          </w:tcPr>
          <w:p w14:paraId="6477485A" w14:textId="4040D3DF" w:rsidR="0007092E" w:rsidRPr="00550BF7" w:rsidRDefault="0007092E" w:rsidP="0007092E">
            <w:pPr>
              <w:pStyle w:val="TableField-Left"/>
              <w:rPr>
                <w:rFonts w:ascii="Calibri Light" w:hAnsi="Calibri Light" w:cs="Arial"/>
                <w:sz w:val="18"/>
              </w:rPr>
            </w:pPr>
            <w:r w:rsidRPr="00550BF7">
              <w:rPr>
                <w:rFonts w:ascii="Calibri Light" w:hAnsi="Calibri Light" w:cs="Arial"/>
                <w:sz w:val="18"/>
              </w:rPr>
              <w:t>N/A</w:t>
            </w:r>
          </w:p>
        </w:tc>
      </w:tr>
    </w:tbl>
    <w:p w14:paraId="7DFA0096" w14:textId="77777777" w:rsidR="0035091A" w:rsidRPr="00550BF7" w:rsidRDefault="0035091A" w:rsidP="0035091A">
      <w:pPr>
        <w:pStyle w:val="Heading2TextBulleted"/>
        <w:numPr>
          <w:ilvl w:val="0"/>
          <w:numId w:val="0"/>
        </w:numPr>
        <w:ind w:left="360" w:hanging="360"/>
        <w:rPr>
          <w:rFonts w:ascii="Calibri Light" w:hAnsi="Calibri Light" w:cs="Arial"/>
        </w:rPr>
      </w:pPr>
    </w:p>
    <w:p w14:paraId="7AF572C0" w14:textId="77777777" w:rsidR="00E0118B" w:rsidRPr="00550BF7" w:rsidRDefault="00E0118B" w:rsidP="009B4231">
      <w:pPr>
        <w:pStyle w:val="Heading2"/>
        <w:numPr>
          <w:ilvl w:val="1"/>
          <w:numId w:val="15"/>
        </w:numPr>
      </w:pPr>
      <w:bookmarkStart w:id="343" w:name="_Toc406588329"/>
      <w:bookmarkStart w:id="344" w:name="_Toc491613843"/>
      <w:bookmarkStart w:id="345" w:name="_Toc511293207"/>
      <w:r w:rsidRPr="00550BF7">
        <w:t>IDEX Considerations</w:t>
      </w:r>
      <w:bookmarkEnd w:id="343"/>
      <w:bookmarkEnd w:id="344"/>
      <w:bookmarkEnd w:id="345"/>
    </w:p>
    <w:p w14:paraId="35401E1F" w14:textId="3D656DD9" w:rsidR="00E0118B" w:rsidRPr="00550BF7" w:rsidRDefault="00615D3C" w:rsidP="00AC0521">
      <w:pPr>
        <w:pStyle w:val="Heading2TextBulleted"/>
        <w:numPr>
          <w:ilvl w:val="0"/>
          <w:numId w:val="0"/>
        </w:numPr>
        <w:ind w:left="936" w:hanging="360"/>
        <w:rPr>
          <w:rFonts w:ascii="Calibri Light" w:hAnsi="Calibri Light" w:cs="Arial"/>
        </w:rPr>
      </w:pPr>
      <w:r w:rsidRPr="00550BF7">
        <w:rPr>
          <w:rFonts w:ascii="Calibri Light" w:hAnsi="Calibri Light" w:cs="Arial"/>
        </w:rPr>
        <w:t>N/A</w:t>
      </w:r>
    </w:p>
    <w:p w14:paraId="77D0542A" w14:textId="1EF0F67C" w:rsidR="00E0118B" w:rsidRPr="00550BF7" w:rsidRDefault="00502459" w:rsidP="009B4231">
      <w:pPr>
        <w:pStyle w:val="Heading2"/>
        <w:numPr>
          <w:ilvl w:val="1"/>
          <w:numId w:val="15"/>
        </w:numPr>
      </w:pPr>
      <w:bookmarkStart w:id="346" w:name="_Toc406588330"/>
      <w:bookmarkStart w:id="347" w:name="_Toc491613844"/>
      <w:bookmarkStart w:id="348" w:name="_Toc511293208"/>
      <w:r w:rsidRPr="00550BF7">
        <w:t xml:space="preserve">Production </w:t>
      </w:r>
      <w:r w:rsidR="00C61E31" w:rsidRPr="00550BF7">
        <w:t xml:space="preserve">System </w:t>
      </w:r>
      <w:r w:rsidR="00E0118B" w:rsidRPr="00550BF7">
        <w:t>Cut-over Considerations</w:t>
      </w:r>
      <w:bookmarkEnd w:id="346"/>
      <w:bookmarkEnd w:id="347"/>
      <w:bookmarkEnd w:id="348"/>
    </w:p>
    <w:p w14:paraId="05E9D184" w14:textId="554008A7" w:rsidR="00615D3C" w:rsidRPr="00550BF7" w:rsidRDefault="00615D3C" w:rsidP="00C1202C">
      <w:pPr>
        <w:pStyle w:val="Heading2TextBulleted"/>
        <w:numPr>
          <w:ilvl w:val="0"/>
          <w:numId w:val="23"/>
        </w:numPr>
        <w:ind w:left="990"/>
        <w:rPr>
          <w:rFonts w:ascii="Calibri Light" w:hAnsi="Calibri Light"/>
        </w:rPr>
      </w:pPr>
      <w:r w:rsidRPr="00550BF7">
        <w:rPr>
          <w:rFonts w:ascii="Calibri Light" w:hAnsi="Calibri Light"/>
        </w:rPr>
        <w:t>Active or future work order will be converted into the SAP system</w:t>
      </w:r>
    </w:p>
    <w:p w14:paraId="36CA59E7" w14:textId="4DD879FA" w:rsidR="00FB4C01" w:rsidRPr="008E5E4C" w:rsidRDefault="00FB4C01" w:rsidP="00C1202C">
      <w:pPr>
        <w:pStyle w:val="Heading2TextBulleted"/>
        <w:numPr>
          <w:ilvl w:val="0"/>
          <w:numId w:val="23"/>
        </w:numPr>
        <w:ind w:left="990"/>
        <w:rPr>
          <w:rFonts w:ascii="Calibri Light" w:hAnsi="Calibri Light"/>
        </w:rPr>
      </w:pPr>
      <w:r w:rsidRPr="008E5E4C">
        <w:rPr>
          <w:rFonts w:ascii="Calibri Light" w:hAnsi="Calibri Light"/>
        </w:rPr>
        <w:t>Employees will be able to view historical work orders via CSSWS/CWO for a minimum of 12 months and be able to query for a report after the system is disabled.</w:t>
      </w:r>
    </w:p>
    <w:p w14:paraId="5954A4FF" w14:textId="34AFE43B" w:rsidR="00E0118B" w:rsidRPr="00550BF7" w:rsidRDefault="001A6236" w:rsidP="003C6C8A">
      <w:pPr>
        <w:pStyle w:val="Heading2"/>
      </w:pPr>
      <w:bookmarkStart w:id="349" w:name="_Toc511293209"/>
      <w:r w:rsidRPr="00550BF7">
        <w:t>4.</w:t>
      </w:r>
      <w:r w:rsidR="00FB4A8F" w:rsidRPr="00550BF7">
        <w:t>4</w:t>
      </w:r>
      <w:r w:rsidR="00872604" w:rsidRPr="00550BF7">
        <w:t xml:space="preserve"> </w:t>
      </w:r>
      <w:bookmarkStart w:id="350" w:name="_Toc406588331"/>
      <w:bookmarkStart w:id="351" w:name="_Toc491613845"/>
      <w:r w:rsidR="00E0118B" w:rsidRPr="00550BF7">
        <w:t>Other Considerations</w:t>
      </w:r>
      <w:bookmarkEnd w:id="349"/>
      <w:bookmarkEnd w:id="350"/>
      <w:bookmarkEnd w:id="351"/>
    </w:p>
    <w:p w14:paraId="72F1D5F7" w14:textId="77777777" w:rsidR="00826E8C" w:rsidRPr="00550BF7" w:rsidRDefault="00826E8C" w:rsidP="00826E8C">
      <w:pPr>
        <w:pStyle w:val="Heading2TextBulleted"/>
        <w:numPr>
          <w:ilvl w:val="0"/>
          <w:numId w:val="0"/>
        </w:numPr>
        <w:ind w:left="936" w:hanging="360"/>
        <w:rPr>
          <w:rFonts w:ascii="Calibri Light" w:hAnsi="Calibri Light" w:cs="Arial"/>
        </w:rPr>
      </w:pPr>
      <w:r w:rsidRPr="00550BF7">
        <w:rPr>
          <w:rFonts w:ascii="Calibri Light" w:hAnsi="Calibri Light" w:cs="Arial"/>
        </w:rPr>
        <w:t>N/A</w:t>
      </w:r>
    </w:p>
    <w:p w14:paraId="23BDBA5A" w14:textId="7A859D56" w:rsidR="00131612" w:rsidRPr="00550BF7" w:rsidRDefault="00131612" w:rsidP="00826E8C">
      <w:pPr>
        <w:pStyle w:val="Heading2TextBulleted"/>
        <w:numPr>
          <w:ilvl w:val="0"/>
          <w:numId w:val="0"/>
        </w:numPr>
        <w:rPr>
          <w:rFonts w:ascii="Calibri Light" w:hAnsi="Calibri Light" w:cs="Arial"/>
          <w:sz w:val="18"/>
        </w:rPr>
      </w:pPr>
    </w:p>
    <w:p w14:paraId="0E924E85" w14:textId="77777777" w:rsidR="009F78F9" w:rsidRPr="00550BF7" w:rsidRDefault="009F78F9" w:rsidP="009F78F9">
      <w:pPr>
        <w:pStyle w:val="Heading2TextBulleted"/>
        <w:numPr>
          <w:ilvl w:val="0"/>
          <w:numId w:val="0"/>
        </w:numPr>
        <w:ind w:left="576"/>
        <w:rPr>
          <w:rFonts w:ascii="Calibri Light" w:hAnsi="Calibri Light" w:cs="Arial"/>
          <w:sz w:val="18"/>
        </w:rPr>
      </w:pPr>
    </w:p>
    <w:p w14:paraId="4EC28A84" w14:textId="77777777" w:rsidR="009F78F9" w:rsidRPr="00550BF7" w:rsidRDefault="009F78F9" w:rsidP="009F78F9">
      <w:pPr>
        <w:pStyle w:val="Heading2TextBulleted"/>
        <w:numPr>
          <w:ilvl w:val="0"/>
          <w:numId w:val="0"/>
        </w:numPr>
        <w:ind w:left="576"/>
        <w:rPr>
          <w:rFonts w:ascii="Calibri Light" w:hAnsi="Calibri Light" w:cs="Arial"/>
          <w:sz w:val="18"/>
        </w:rPr>
      </w:pPr>
    </w:p>
    <w:p w14:paraId="3AED9538" w14:textId="77777777" w:rsidR="00E0118B" w:rsidRPr="00550BF7" w:rsidRDefault="003A2B84" w:rsidP="009B4231">
      <w:pPr>
        <w:pStyle w:val="Heading1"/>
        <w:numPr>
          <w:ilvl w:val="0"/>
          <w:numId w:val="15"/>
        </w:numPr>
        <w:rPr>
          <w:rFonts w:ascii="Calibri Light" w:hAnsi="Calibri Light"/>
        </w:rPr>
      </w:pPr>
      <w:bookmarkStart w:id="352" w:name="_Toc406588332"/>
      <w:bookmarkStart w:id="353" w:name="_Toc491613846"/>
      <w:r w:rsidRPr="00550BF7">
        <w:rPr>
          <w:rFonts w:ascii="Calibri Light" w:hAnsi="Calibri Light"/>
        </w:rPr>
        <w:lastRenderedPageBreak/>
        <w:t xml:space="preserve">  </w:t>
      </w:r>
      <w:bookmarkStart w:id="354" w:name="_Toc511293210"/>
      <w:r w:rsidR="00E0118B" w:rsidRPr="00550BF7">
        <w:rPr>
          <w:rFonts w:ascii="Calibri Light" w:hAnsi="Calibri Light"/>
        </w:rPr>
        <w:t>Change Management</w:t>
      </w:r>
      <w:bookmarkEnd w:id="354"/>
      <w:r w:rsidR="00E0118B" w:rsidRPr="00550BF7">
        <w:rPr>
          <w:rFonts w:ascii="Calibri Light" w:hAnsi="Calibri Light"/>
        </w:rPr>
        <w:t xml:space="preserve"> </w:t>
      </w:r>
      <w:bookmarkEnd w:id="352"/>
      <w:bookmarkEnd w:id="353"/>
    </w:p>
    <w:p w14:paraId="543F20CC" w14:textId="752499F0" w:rsidR="00953472" w:rsidRPr="00550BF7" w:rsidRDefault="00DA26C3" w:rsidP="00A81A59">
      <w:pPr>
        <w:pStyle w:val="Heading2"/>
      </w:pPr>
      <w:bookmarkStart w:id="355" w:name="_Toc406588333"/>
      <w:bookmarkStart w:id="356" w:name="_Toc491613847"/>
      <w:bookmarkStart w:id="357" w:name="_Toc511293211"/>
      <w:r w:rsidRPr="00550BF7">
        <w:t xml:space="preserve">5.1 </w:t>
      </w:r>
      <w:r w:rsidR="00E0118B" w:rsidRPr="00550BF7">
        <w:t>Change Impacts</w:t>
      </w:r>
      <w:bookmarkEnd w:id="355"/>
      <w:bookmarkEnd w:id="356"/>
      <w:bookmarkEnd w:id="357"/>
    </w:p>
    <w:tbl>
      <w:tblPr>
        <w:tblW w:w="9183" w:type="dxa"/>
        <w:tblInd w:w="131"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2816"/>
        <w:gridCol w:w="1893"/>
        <w:gridCol w:w="1735"/>
        <w:gridCol w:w="1427"/>
        <w:gridCol w:w="1312"/>
      </w:tblGrid>
      <w:tr w:rsidR="005C6879" w:rsidRPr="00550BF7" w14:paraId="60C9AAC9" w14:textId="77777777" w:rsidTr="0084564B">
        <w:trPr>
          <w:cantSplit/>
          <w:trHeight w:val="432"/>
          <w:tblHeader/>
        </w:trPr>
        <w:tc>
          <w:tcPr>
            <w:tcW w:w="2816" w:type="dxa"/>
            <w:tcBorders>
              <w:top w:val="threeDEmboss" w:sz="6" w:space="0" w:color="auto"/>
              <w:bottom w:val="single" w:sz="6" w:space="0" w:color="auto"/>
            </w:tcBorders>
            <w:shd w:val="clear" w:color="auto" w:fill="F9FBAF"/>
            <w:vAlign w:val="center"/>
          </w:tcPr>
          <w:p w14:paraId="676F6B77" w14:textId="77777777" w:rsidR="005C6879" w:rsidRPr="00550BF7" w:rsidRDefault="00B33A9A" w:rsidP="005C6879">
            <w:pPr>
              <w:pStyle w:val="TableHeader-Left"/>
              <w:rPr>
                <w:rFonts w:ascii="Calibri Light" w:hAnsi="Calibri Light" w:cs="Arial"/>
                <w:sz w:val="18"/>
              </w:rPr>
            </w:pPr>
            <w:r w:rsidRPr="00550BF7">
              <w:rPr>
                <w:rFonts w:ascii="Calibri Light" w:hAnsi="Calibri Light" w:cs="Arial"/>
                <w:sz w:val="18"/>
              </w:rPr>
              <w:t>Change Element Short Description</w:t>
            </w:r>
          </w:p>
        </w:tc>
        <w:tc>
          <w:tcPr>
            <w:tcW w:w="1893" w:type="dxa"/>
            <w:tcBorders>
              <w:top w:val="threeDEmboss" w:sz="6" w:space="0" w:color="auto"/>
              <w:bottom w:val="single" w:sz="6" w:space="0" w:color="auto"/>
            </w:tcBorders>
            <w:shd w:val="clear" w:color="auto" w:fill="F9FBAF"/>
            <w:vAlign w:val="center"/>
          </w:tcPr>
          <w:p w14:paraId="387A9F01" w14:textId="77777777" w:rsidR="005C6879" w:rsidRPr="00550BF7" w:rsidRDefault="00B33A9A" w:rsidP="005C6879">
            <w:pPr>
              <w:pStyle w:val="TableHeader-Left"/>
              <w:rPr>
                <w:rFonts w:ascii="Calibri Light" w:hAnsi="Calibri Light" w:cs="Arial"/>
                <w:sz w:val="18"/>
              </w:rPr>
            </w:pPr>
            <w:r w:rsidRPr="00550BF7">
              <w:rPr>
                <w:rFonts w:ascii="Calibri Light" w:hAnsi="Calibri Light" w:cs="Arial"/>
                <w:sz w:val="18"/>
              </w:rPr>
              <w:t>Change Impact Category</w:t>
            </w:r>
          </w:p>
        </w:tc>
        <w:tc>
          <w:tcPr>
            <w:tcW w:w="1735" w:type="dxa"/>
            <w:tcBorders>
              <w:top w:val="threeDEmboss" w:sz="6" w:space="0" w:color="auto"/>
              <w:bottom w:val="single" w:sz="6" w:space="0" w:color="auto"/>
            </w:tcBorders>
            <w:shd w:val="clear" w:color="auto" w:fill="F9FBAF"/>
            <w:vAlign w:val="center"/>
          </w:tcPr>
          <w:p w14:paraId="5332BCFB" w14:textId="77777777" w:rsidR="005C6879" w:rsidRPr="00550BF7" w:rsidRDefault="00B33A9A" w:rsidP="005C6879">
            <w:pPr>
              <w:pStyle w:val="TableHeader-Left"/>
              <w:rPr>
                <w:rFonts w:ascii="Calibri Light" w:hAnsi="Calibri Light" w:cs="Arial"/>
                <w:sz w:val="18"/>
              </w:rPr>
            </w:pPr>
            <w:r w:rsidRPr="00550BF7">
              <w:rPr>
                <w:rFonts w:ascii="Calibri Light" w:hAnsi="Calibri Light" w:cs="Arial"/>
                <w:sz w:val="18"/>
              </w:rPr>
              <w:t>Audience</w:t>
            </w:r>
            <w:r w:rsidR="005C6879" w:rsidRPr="00550BF7">
              <w:rPr>
                <w:rFonts w:ascii="Calibri Light" w:hAnsi="Calibri Light" w:cs="Arial"/>
                <w:sz w:val="18"/>
              </w:rPr>
              <w:t xml:space="preserve"> Group(s)</w:t>
            </w:r>
          </w:p>
        </w:tc>
        <w:tc>
          <w:tcPr>
            <w:tcW w:w="1427" w:type="dxa"/>
            <w:tcBorders>
              <w:top w:val="threeDEmboss" w:sz="6" w:space="0" w:color="auto"/>
              <w:bottom w:val="single" w:sz="6" w:space="0" w:color="auto"/>
            </w:tcBorders>
            <w:shd w:val="clear" w:color="auto" w:fill="F9FBAF"/>
            <w:vAlign w:val="center"/>
          </w:tcPr>
          <w:p w14:paraId="5C88DE4C" w14:textId="77777777" w:rsidR="005C6879" w:rsidRPr="00550BF7" w:rsidRDefault="00B33A9A" w:rsidP="005C6879">
            <w:pPr>
              <w:pStyle w:val="TableHeader-Left"/>
              <w:rPr>
                <w:rFonts w:ascii="Calibri Light" w:hAnsi="Calibri Light" w:cs="Arial"/>
                <w:sz w:val="18"/>
              </w:rPr>
            </w:pPr>
            <w:r w:rsidRPr="00550BF7">
              <w:rPr>
                <w:rFonts w:ascii="Calibri Light" w:hAnsi="Calibri Light" w:cs="Arial"/>
                <w:sz w:val="18"/>
              </w:rPr>
              <w:t>Impact</w:t>
            </w:r>
          </w:p>
        </w:tc>
        <w:tc>
          <w:tcPr>
            <w:tcW w:w="1312" w:type="dxa"/>
            <w:tcBorders>
              <w:top w:val="threeDEmboss" w:sz="6" w:space="0" w:color="auto"/>
              <w:bottom w:val="single" w:sz="6" w:space="0" w:color="auto"/>
            </w:tcBorders>
            <w:shd w:val="clear" w:color="auto" w:fill="F9FBAF"/>
            <w:vAlign w:val="center"/>
          </w:tcPr>
          <w:p w14:paraId="09C4DFC8" w14:textId="77777777" w:rsidR="005C6879" w:rsidRPr="00550BF7" w:rsidRDefault="005C6879" w:rsidP="005C6879">
            <w:pPr>
              <w:pStyle w:val="TableHeader-Left"/>
              <w:rPr>
                <w:rFonts w:ascii="Calibri Light" w:hAnsi="Calibri Light" w:cs="Arial"/>
                <w:sz w:val="18"/>
              </w:rPr>
            </w:pPr>
            <w:r w:rsidRPr="00550BF7">
              <w:rPr>
                <w:rFonts w:ascii="Calibri Light" w:hAnsi="Calibri Light" w:cs="Arial"/>
                <w:sz w:val="18"/>
              </w:rPr>
              <w:t>Business Effort</w:t>
            </w:r>
          </w:p>
        </w:tc>
      </w:tr>
      <w:tr w:rsidR="00A81A59" w:rsidRPr="00550BF7" w14:paraId="2FCA198E" w14:textId="77777777" w:rsidTr="0084564B">
        <w:trPr>
          <w:cantSplit/>
          <w:trHeight w:val="432"/>
        </w:trPr>
        <w:tc>
          <w:tcPr>
            <w:tcW w:w="2816" w:type="dxa"/>
            <w:tcBorders>
              <w:top w:val="threeDEmboss" w:sz="6" w:space="0" w:color="auto"/>
              <w:bottom w:val="threeDEmboss" w:sz="6" w:space="0" w:color="auto"/>
            </w:tcBorders>
            <w:vAlign w:val="center"/>
          </w:tcPr>
          <w:p w14:paraId="33A9C486" w14:textId="6E443087" w:rsidR="00A81A59" w:rsidRPr="00550BF7" w:rsidRDefault="00A81A59" w:rsidP="00A81A59">
            <w:pPr>
              <w:pStyle w:val="TableField-Left"/>
              <w:rPr>
                <w:rFonts w:ascii="Calibri Light" w:hAnsi="Calibri Light" w:cs="Arial"/>
                <w:sz w:val="18"/>
              </w:rPr>
            </w:pPr>
            <w:r w:rsidRPr="00550BF7">
              <w:rPr>
                <w:rFonts w:ascii="Calibri Light" w:hAnsi="Calibri Light"/>
              </w:rPr>
              <w:t>Business Customer Division (BCD) will have the opportunity to issue the work order directly to the field instead of an email or front office task (ex voltage, power quality, cross meter, etc.). Currently BCD will send a tasks or emails to COE. The capability will require more training for process but will reduce handoffs.</w:t>
            </w:r>
          </w:p>
        </w:tc>
        <w:tc>
          <w:tcPr>
            <w:tcW w:w="1893" w:type="dxa"/>
            <w:tcBorders>
              <w:top w:val="threeDEmboss" w:sz="6" w:space="0" w:color="auto"/>
              <w:bottom w:val="threeDEmboss" w:sz="6" w:space="0" w:color="auto"/>
            </w:tcBorders>
            <w:vAlign w:val="center"/>
          </w:tcPr>
          <w:p w14:paraId="12E52AEA" w14:textId="4160D079" w:rsidR="00A81A59" w:rsidRPr="00550BF7" w:rsidRDefault="00A81A59" w:rsidP="00A81A59">
            <w:pPr>
              <w:pStyle w:val="TableField-Left"/>
              <w:rPr>
                <w:rFonts w:ascii="Calibri Light" w:hAnsi="Calibri Light" w:cs="Arial"/>
                <w:sz w:val="18"/>
              </w:rPr>
            </w:pPr>
            <w:r w:rsidRPr="00550BF7">
              <w:rPr>
                <w:rFonts w:ascii="Calibri Light" w:hAnsi="Calibri Light"/>
              </w:rPr>
              <w:t>Benefit/Improvement; Process</w:t>
            </w:r>
            <w:r w:rsidR="00871D37">
              <w:rPr>
                <w:rFonts w:ascii="Calibri Light" w:hAnsi="Calibri Light"/>
              </w:rPr>
              <w:t xml:space="preserve"> (457)</w:t>
            </w:r>
          </w:p>
        </w:tc>
        <w:tc>
          <w:tcPr>
            <w:tcW w:w="1735" w:type="dxa"/>
            <w:tcBorders>
              <w:top w:val="threeDEmboss" w:sz="6" w:space="0" w:color="auto"/>
              <w:bottom w:val="threeDEmboss" w:sz="6" w:space="0" w:color="auto"/>
            </w:tcBorders>
            <w:vAlign w:val="center"/>
          </w:tcPr>
          <w:p w14:paraId="7CAC0B80" w14:textId="200B6CFF" w:rsidR="00A81A59" w:rsidRPr="00550BF7" w:rsidRDefault="00A81A59" w:rsidP="00A81A59">
            <w:pPr>
              <w:pStyle w:val="TableField-Left"/>
              <w:rPr>
                <w:rFonts w:ascii="Calibri Light" w:hAnsi="Calibri Light" w:cs="Arial"/>
                <w:sz w:val="18"/>
              </w:rPr>
            </w:pPr>
            <w:r w:rsidRPr="00550BF7">
              <w:rPr>
                <w:rFonts w:ascii="Calibri Light" w:hAnsi="Calibri Light"/>
              </w:rPr>
              <w:t>CS-CSOD-CCC All. CS-BCD-All</w:t>
            </w:r>
          </w:p>
        </w:tc>
        <w:tc>
          <w:tcPr>
            <w:tcW w:w="1427" w:type="dxa"/>
            <w:tcBorders>
              <w:top w:val="threeDEmboss" w:sz="6" w:space="0" w:color="auto"/>
              <w:bottom w:val="threeDEmboss" w:sz="6" w:space="0" w:color="auto"/>
            </w:tcBorders>
            <w:vAlign w:val="center"/>
          </w:tcPr>
          <w:p w14:paraId="6F422C0D" w14:textId="3BABC268" w:rsidR="00A81A59" w:rsidRPr="00550BF7" w:rsidRDefault="00A81A59" w:rsidP="00A81A59">
            <w:pPr>
              <w:pStyle w:val="TableField-Left"/>
              <w:rPr>
                <w:rFonts w:ascii="Calibri Light" w:hAnsi="Calibri Light" w:cs="Arial"/>
                <w:sz w:val="18"/>
              </w:rPr>
            </w:pPr>
            <w:r w:rsidRPr="00550BF7">
              <w:rPr>
                <w:rFonts w:ascii="Calibri Light" w:hAnsi="Calibri Light" w:cs="Arial"/>
              </w:rPr>
              <w:t>Low</w:t>
            </w:r>
          </w:p>
        </w:tc>
        <w:tc>
          <w:tcPr>
            <w:tcW w:w="1312" w:type="dxa"/>
            <w:tcBorders>
              <w:top w:val="threeDEmboss" w:sz="6" w:space="0" w:color="auto"/>
              <w:bottom w:val="threeDEmboss" w:sz="6" w:space="0" w:color="auto"/>
            </w:tcBorders>
            <w:vAlign w:val="center"/>
          </w:tcPr>
          <w:p w14:paraId="58A0E6FB" w14:textId="14C8B643" w:rsidR="00A81A59" w:rsidRPr="00550BF7" w:rsidRDefault="00A81A59" w:rsidP="00A81A59">
            <w:pPr>
              <w:pStyle w:val="TableField-Left"/>
              <w:rPr>
                <w:rFonts w:ascii="Calibri Light" w:hAnsi="Calibri Light" w:cs="Arial"/>
                <w:sz w:val="18"/>
              </w:rPr>
            </w:pPr>
            <w:r w:rsidRPr="00550BF7">
              <w:rPr>
                <w:rFonts w:ascii="Calibri Light" w:hAnsi="Calibri Light" w:cs="Arial"/>
              </w:rPr>
              <w:t>Low</w:t>
            </w:r>
          </w:p>
        </w:tc>
      </w:tr>
      <w:tr w:rsidR="00E33073" w:rsidRPr="00550BF7" w14:paraId="14E338CC" w14:textId="77777777" w:rsidTr="0084564B">
        <w:trPr>
          <w:cantSplit/>
          <w:trHeight w:val="432"/>
        </w:trPr>
        <w:tc>
          <w:tcPr>
            <w:tcW w:w="2816" w:type="dxa"/>
            <w:tcBorders>
              <w:top w:val="threeDEmboss" w:sz="6" w:space="0" w:color="auto"/>
            </w:tcBorders>
            <w:vAlign w:val="center"/>
          </w:tcPr>
          <w:p w14:paraId="73EE700D" w14:textId="77777777" w:rsidR="00E33073" w:rsidRPr="008837FE" w:rsidRDefault="00E33073" w:rsidP="00E33073">
            <w:pPr>
              <w:pStyle w:val="NormalWeb"/>
              <w:spacing w:before="0" w:beforeAutospacing="0" w:after="0" w:afterAutospacing="0"/>
              <w:textAlignment w:val="center"/>
              <w:rPr>
                <w:rFonts w:ascii="Calibri Light" w:eastAsia="Times New Roman" w:hAnsi="Calibri Light" w:cs="Arial"/>
                <w:color w:val="222222"/>
                <w:sz w:val="20"/>
                <w:szCs w:val="20"/>
                <w:lang w:val="en" w:eastAsia="en-US"/>
              </w:rPr>
            </w:pPr>
            <w:r w:rsidRPr="008837FE">
              <w:rPr>
                <w:rFonts w:ascii="Calibri Light" w:eastAsia="Times New Roman" w:hAnsi="Calibri Light" w:cs="Arial"/>
                <w:color w:val="222222"/>
                <w:sz w:val="20"/>
                <w:szCs w:val="20"/>
                <w:lang w:val="en" w:eastAsia="en-US"/>
              </w:rPr>
              <w:t>Front office will have the ability to schedule specific appointment times for customers for service orders as well as field inspections which provides the customer flexibility and increases customer satisfaction</w:t>
            </w:r>
          </w:p>
          <w:p w14:paraId="1D4D9511" w14:textId="77777777" w:rsidR="00E33073" w:rsidRPr="008837FE" w:rsidRDefault="00E33073" w:rsidP="00E33073">
            <w:pPr>
              <w:textAlignment w:val="center"/>
              <w:rPr>
                <w:rFonts w:ascii="Calibri Light" w:hAnsi="Calibri Light" w:cs="Arial"/>
                <w:color w:val="222222"/>
                <w:sz w:val="20"/>
                <w:szCs w:val="20"/>
                <w:lang w:val="en"/>
              </w:rPr>
            </w:pPr>
          </w:p>
          <w:p w14:paraId="445C67D8" w14:textId="77777777" w:rsidR="00E33073" w:rsidRPr="008837FE" w:rsidRDefault="00E33073" w:rsidP="00E33073">
            <w:pPr>
              <w:textAlignment w:val="center"/>
              <w:rPr>
                <w:rFonts w:ascii="Calibri Light" w:hAnsi="Calibri Light" w:cs="Arial"/>
                <w:color w:val="222222"/>
                <w:sz w:val="20"/>
                <w:szCs w:val="20"/>
                <w:lang w:val="en"/>
              </w:rPr>
            </w:pPr>
            <w:r w:rsidRPr="008837FE">
              <w:rPr>
                <w:rFonts w:ascii="Calibri Light" w:hAnsi="Calibri Light" w:cs="Arial"/>
                <w:color w:val="222222"/>
                <w:sz w:val="20"/>
                <w:szCs w:val="20"/>
                <w:lang w:val="en"/>
              </w:rPr>
              <w:t>Customer Impact: Provides customers flexibility and customer satisfaction</w:t>
            </w:r>
          </w:p>
          <w:p w14:paraId="3A38ECDF" w14:textId="77777777" w:rsidR="00E33073" w:rsidRPr="008837FE" w:rsidRDefault="00E33073" w:rsidP="00A81A59">
            <w:pPr>
              <w:pStyle w:val="TableField-Left"/>
              <w:rPr>
                <w:rFonts w:ascii="Calibri Light" w:hAnsi="Calibri Light"/>
              </w:rPr>
            </w:pPr>
          </w:p>
        </w:tc>
        <w:tc>
          <w:tcPr>
            <w:tcW w:w="1893" w:type="dxa"/>
            <w:tcBorders>
              <w:top w:val="threeDEmboss" w:sz="6" w:space="0" w:color="auto"/>
            </w:tcBorders>
            <w:vAlign w:val="center"/>
          </w:tcPr>
          <w:p w14:paraId="34E40280" w14:textId="53D8269B" w:rsidR="00E33073" w:rsidRPr="008837FE" w:rsidRDefault="00E33073" w:rsidP="008837FE">
            <w:pPr>
              <w:pStyle w:val="TableField-Left"/>
              <w:rPr>
                <w:rFonts w:ascii="Calibri Light" w:eastAsia="Times New Roman" w:hAnsi="Calibri Light" w:cs="Arial"/>
                <w:color w:val="222222"/>
                <w:lang w:val="en" w:eastAsia="en-US"/>
              </w:rPr>
            </w:pPr>
            <w:r w:rsidRPr="008837FE">
              <w:rPr>
                <w:rFonts w:ascii="Calibri Light" w:eastAsia="Times New Roman" w:hAnsi="Calibri Light" w:cs="Arial"/>
                <w:noProof/>
                <w:color w:val="222222"/>
                <w:lang w:eastAsia="en-US"/>
              </w:rPr>
              <w:drawing>
                <wp:inline distT="0" distB="0" distL="0" distR="0" wp14:anchorId="03040F1D" wp14:editId="0FDCBC6C">
                  <wp:extent cx="7620" cy="7620"/>
                  <wp:effectExtent l="0" t="0" r="0" b="0"/>
                  <wp:docPr id="14" name="Picture 14"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us-apps2.hcl-axon.com/icons/ecblank.gif"/>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8837FE">
              <w:rPr>
                <w:rFonts w:ascii="Calibri Light" w:eastAsia="Times New Roman" w:hAnsi="Calibri Light" w:cs="Arial"/>
                <w:color w:val="222222"/>
                <w:lang w:val="en" w:eastAsia="en-US"/>
              </w:rPr>
              <w:t>Benefit/Improvement;Decision Making (460)</w:t>
            </w:r>
          </w:p>
        </w:tc>
        <w:tc>
          <w:tcPr>
            <w:tcW w:w="1735" w:type="dxa"/>
            <w:tcBorders>
              <w:top w:val="threeDEmboss" w:sz="6" w:space="0" w:color="auto"/>
            </w:tcBorders>
            <w:vAlign w:val="center"/>
          </w:tcPr>
          <w:p w14:paraId="2A40BA06" w14:textId="00A559F9" w:rsidR="00E33073" w:rsidRPr="008837FE" w:rsidRDefault="00E33073" w:rsidP="00A81A59">
            <w:pPr>
              <w:pStyle w:val="TableField-Left"/>
              <w:rPr>
                <w:rFonts w:ascii="Calibri Light" w:eastAsia="Times New Roman" w:hAnsi="Calibri Light" w:cs="Arial"/>
                <w:color w:val="222222"/>
                <w:lang w:val="en" w:eastAsia="en-US"/>
              </w:rPr>
            </w:pPr>
            <w:r w:rsidRPr="008837FE">
              <w:rPr>
                <w:rFonts w:ascii="Calibri Light" w:eastAsia="Times New Roman" w:hAnsi="Calibri Light" w:cs="Arial"/>
                <w:color w:val="222222"/>
                <w:lang w:val="en" w:eastAsia="en-US"/>
              </w:rPr>
              <w:t>CS-BCD-All;CS-CSOD-CCC All;Ext-Customers-All;T&amp;D-All</w:t>
            </w:r>
          </w:p>
        </w:tc>
        <w:tc>
          <w:tcPr>
            <w:tcW w:w="1427" w:type="dxa"/>
            <w:tcBorders>
              <w:top w:val="threeDEmboss" w:sz="6" w:space="0" w:color="auto"/>
            </w:tcBorders>
            <w:vAlign w:val="center"/>
          </w:tcPr>
          <w:p w14:paraId="102D43A3" w14:textId="270F4048" w:rsidR="00E33073" w:rsidRPr="008837FE" w:rsidRDefault="00E33073" w:rsidP="00A81A59">
            <w:pPr>
              <w:pStyle w:val="TableField-Left"/>
              <w:rPr>
                <w:rFonts w:ascii="Calibri Light" w:hAnsi="Calibri Light" w:cs="Arial"/>
              </w:rPr>
            </w:pPr>
            <w:r w:rsidRPr="008837FE">
              <w:rPr>
                <w:rFonts w:ascii="Calibri Light" w:hAnsi="Calibri Light" w:cs="Arial"/>
              </w:rPr>
              <w:t>Medium</w:t>
            </w:r>
          </w:p>
        </w:tc>
        <w:tc>
          <w:tcPr>
            <w:tcW w:w="1312" w:type="dxa"/>
            <w:tcBorders>
              <w:top w:val="threeDEmboss" w:sz="6" w:space="0" w:color="auto"/>
            </w:tcBorders>
            <w:vAlign w:val="center"/>
          </w:tcPr>
          <w:p w14:paraId="33887452" w14:textId="0E1EDF53" w:rsidR="00E33073" w:rsidRPr="008837FE" w:rsidRDefault="00E33073" w:rsidP="00A81A59">
            <w:pPr>
              <w:pStyle w:val="TableField-Left"/>
              <w:rPr>
                <w:rFonts w:ascii="Calibri Light" w:hAnsi="Calibri Light" w:cs="Arial"/>
              </w:rPr>
            </w:pPr>
            <w:r w:rsidRPr="008837FE">
              <w:rPr>
                <w:rFonts w:ascii="Calibri Light" w:hAnsi="Calibri Light" w:cs="Arial"/>
              </w:rPr>
              <w:t>Medium</w:t>
            </w:r>
          </w:p>
        </w:tc>
      </w:tr>
      <w:tr w:rsidR="00A81A59" w:rsidRPr="00550BF7" w14:paraId="171626E6" w14:textId="77777777" w:rsidTr="0084564B">
        <w:trPr>
          <w:cantSplit/>
          <w:trHeight w:val="432"/>
        </w:trPr>
        <w:tc>
          <w:tcPr>
            <w:tcW w:w="2816" w:type="dxa"/>
            <w:tcBorders>
              <w:top w:val="threeDEmboss" w:sz="6" w:space="0" w:color="auto"/>
              <w:bottom w:val="threeDEmboss" w:sz="6" w:space="0" w:color="auto"/>
            </w:tcBorders>
            <w:vAlign w:val="center"/>
          </w:tcPr>
          <w:p w14:paraId="57E19611" w14:textId="4279C874" w:rsidR="00A81A59" w:rsidRPr="00550BF7" w:rsidRDefault="00A81A59" w:rsidP="00A81A59">
            <w:pPr>
              <w:pStyle w:val="TableField-Left"/>
              <w:rPr>
                <w:rFonts w:ascii="Calibri Light" w:hAnsi="Calibri Light" w:cs="Arial"/>
                <w:sz w:val="18"/>
              </w:rPr>
            </w:pPr>
            <w:r w:rsidRPr="00550BF7">
              <w:rPr>
                <w:rFonts w:ascii="Calibri Light" w:hAnsi="Calibri Light"/>
              </w:rPr>
              <w:t>The system will be able to issue an automated "add lock ring" request after a certain amount of days once a lock ring removal request has been completed which will minimize the amount of call backs to the contact center.  Currently customers need to call back to request to add the lock ring once the electrical work has been completed or agents will need to tab on their calendars to add the lock ring back on the meter.</w:t>
            </w:r>
          </w:p>
        </w:tc>
        <w:tc>
          <w:tcPr>
            <w:tcW w:w="1893" w:type="dxa"/>
            <w:tcBorders>
              <w:top w:val="threeDEmboss" w:sz="6" w:space="0" w:color="auto"/>
              <w:bottom w:val="threeDEmboss" w:sz="6" w:space="0" w:color="auto"/>
            </w:tcBorders>
            <w:vAlign w:val="center"/>
          </w:tcPr>
          <w:p w14:paraId="0446EFC8" w14:textId="3EB6EC46" w:rsidR="00A81A59" w:rsidRPr="00550BF7" w:rsidRDefault="00A81A59" w:rsidP="00A81A59">
            <w:pPr>
              <w:pStyle w:val="TableField-Left"/>
              <w:rPr>
                <w:rFonts w:ascii="Calibri Light" w:hAnsi="Calibri Light" w:cs="Arial"/>
                <w:sz w:val="18"/>
              </w:rPr>
            </w:pPr>
            <w:r w:rsidRPr="00550BF7">
              <w:rPr>
                <w:rFonts w:ascii="Calibri Light" w:hAnsi="Calibri Light"/>
              </w:rPr>
              <w:t>Benefit/Improvement; Process</w:t>
            </w:r>
            <w:r w:rsidR="00871D37">
              <w:rPr>
                <w:rFonts w:ascii="Calibri Light" w:hAnsi="Calibri Light"/>
              </w:rPr>
              <w:t xml:space="preserve"> (461)</w:t>
            </w:r>
          </w:p>
        </w:tc>
        <w:tc>
          <w:tcPr>
            <w:tcW w:w="1735" w:type="dxa"/>
            <w:tcBorders>
              <w:top w:val="threeDEmboss" w:sz="6" w:space="0" w:color="auto"/>
              <w:bottom w:val="threeDEmboss" w:sz="6" w:space="0" w:color="auto"/>
            </w:tcBorders>
            <w:vAlign w:val="center"/>
          </w:tcPr>
          <w:p w14:paraId="30698AD2" w14:textId="43E5697A" w:rsidR="00A81A59" w:rsidRPr="00550BF7" w:rsidRDefault="00A81A59" w:rsidP="00A81A59">
            <w:pPr>
              <w:pStyle w:val="TableField-Left"/>
              <w:rPr>
                <w:rFonts w:ascii="Calibri Light" w:hAnsi="Calibri Light" w:cs="Arial"/>
                <w:sz w:val="18"/>
              </w:rPr>
            </w:pPr>
            <w:r w:rsidRPr="00550BF7">
              <w:rPr>
                <w:rFonts w:ascii="Calibri Light" w:hAnsi="Calibri Light"/>
              </w:rPr>
              <w:t>CS-CSOD-CCC All, CS-BCD-All</w:t>
            </w:r>
          </w:p>
        </w:tc>
        <w:tc>
          <w:tcPr>
            <w:tcW w:w="1427" w:type="dxa"/>
            <w:tcBorders>
              <w:top w:val="threeDEmboss" w:sz="6" w:space="0" w:color="auto"/>
              <w:bottom w:val="threeDEmboss" w:sz="6" w:space="0" w:color="auto"/>
            </w:tcBorders>
            <w:vAlign w:val="center"/>
          </w:tcPr>
          <w:p w14:paraId="5BFF78D9" w14:textId="530C4702" w:rsidR="00A81A59" w:rsidRPr="00550BF7" w:rsidRDefault="00A81A59" w:rsidP="00A81A59">
            <w:pPr>
              <w:pStyle w:val="TableField-Left"/>
              <w:rPr>
                <w:rFonts w:ascii="Calibri Light" w:hAnsi="Calibri Light" w:cs="Arial"/>
                <w:sz w:val="18"/>
              </w:rPr>
            </w:pPr>
            <w:r w:rsidRPr="00550BF7">
              <w:rPr>
                <w:rFonts w:ascii="Calibri Light" w:hAnsi="Calibri Light" w:cs="Arial"/>
              </w:rPr>
              <w:t>Low</w:t>
            </w:r>
          </w:p>
        </w:tc>
        <w:tc>
          <w:tcPr>
            <w:tcW w:w="1312" w:type="dxa"/>
            <w:tcBorders>
              <w:top w:val="threeDEmboss" w:sz="6" w:space="0" w:color="auto"/>
              <w:bottom w:val="threeDEmboss" w:sz="6" w:space="0" w:color="auto"/>
            </w:tcBorders>
            <w:vAlign w:val="center"/>
          </w:tcPr>
          <w:p w14:paraId="72CBFF83" w14:textId="190D01D4" w:rsidR="00A81A59" w:rsidRPr="00550BF7" w:rsidRDefault="00A81A59" w:rsidP="00A81A59">
            <w:pPr>
              <w:pStyle w:val="TableField-Left"/>
              <w:rPr>
                <w:rFonts w:ascii="Calibri Light" w:hAnsi="Calibri Light" w:cs="Arial"/>
                <w:sz w:val="18"/>
              </w:rPr>
            </w:pPr>
            <w:r w:rsidRPr="00550BF7">
              <w:rPr>
                <w:rFonts w:ascii="Calibri Light" w:hAnsi="Calibri Light" w:cs="Arial"/>
              </w:rPr>
              <w:t>Low</w:t>
            </w:r>
          </w:p>
        </w:tc>
      </w:tr>
      <w:tr w:rsidR="0084564B" w:rsidRPr="00550BF7" w14:paraId="78F6173F" w14:textId="77777777" w:rsidTr="0084564B">
        <w:trPr>
          <w:cantSplit/>
          <w:trHeight w:val="432"/>
        </w:trPr>
        <w:tc>
          <w:tcPr>
            <w:tcW w:w="2816" w:type="dxa"/>
            <w:tcBorders>
              <w:top w:val="threeDEmboss" w:sz="6" w:space="0" w:color="auto"/>
              <w:bottom w:val="threeDEmboss" w:sz="6" w:space="0" w:color="auto"/>
            </w:tcBorders>
            <w:vAlign w:val="center"/>
          </w:tcPr>
          <w:p w14:paraId="30CF5545" w14:textId="04371C60" w:rsidR="0084564B" w:rsidRPr="00550BF7" w:rsidRDefault="0084564B" w:rsidP="00A81A59">
            <w:pPr>
              <w:pStyle w:val="TableField-Left"/>
              <w:rPr>
                <w:rFonts w:ascii="Calibri Light" w:hAnsi="Calibri Light"/>
              </w:rPr>
            </w:pPr>
            <w:r w:rsidRPr="0084564B">
              <w:rPr>
                <w:rFonts w:ascii="Calibri Light" w:hAnsi="Calibri Light"/>
              </w:rPr>
              <w:lastRenderedPageBreak/>
              <w:t>Field service orders do not have a separate access arrangements field. Comments field within order is currently limited to 40 characters. The user would need to go into the back office if longer text is required. Agents will need to use the comments field to be concise on the request and will need to focus the access arrangements at the premise level. Currently there is an access field in the field basic work requests that download into the field tools to be viewed (eg locked gates, dogs etc). Users will need to be trained to how to update the access arrangements.</w:t>
            </w:r>
          </w:p>
        </w:tc>
        <w:tc>
          <w:tcPr>
            <w:tcW w:w="1893" w:type="dxa"/>
            <w:tcBorders>
              <w:top w:val="threeDEmboss" w:sz="6" w:space="0" w:color="auto"/>
              <w:bottom w:val="threeDEmboss" w:sz="6" w:space="0" w:color="auto"/>
            </w:tcBorders>
            <w:vAlign w:val="center"/>
          </w:tcPr>
          <w:p w14:paraId="1D06FBCE" w14:textId="6035166C" w:rsidR="0084564B" w:rsidRPr="0084564B" w:rsidRDefault="0084564B" w:rsidP="00A81A59">
            <w:pPr>
              <w:pStyle w:val="TableField-Left"/>
              <w:rPr>
                <w:rFonts w:ascii="Calibri Light" w:hAnsi="Calibri Light" w:cs="Arial"/>
              </w:rPr>
            </w:pPr>
            <w:r w:rsidRPr="0084564B">
              <w:rPr>
                <w:rFonts w:ascii="Calibri Light" w:hAnsi="Calibri Light" w:cs="Arial"/>
              </w:rPr>
              <w:t>Decision Making;Process (836)</w:t>
            </w:r>
          </w:p>
        </w:tc>
        <w:tc>
          <w:tcPr>
            <w:tcW w:w="1735" w:type="dxa"/>
            <w:tcBorders>
              <w:top w:val="threeDEmboss" w:sz="6" w:space="0" w:color="auto"/>
              <w:bottom w:val="threeDEmboss" w:sz="6" w:space="0" w:color="auto"/>
            </w:tcBorders>
            <w:vAlign w:val="center"/>
          </w:tcPr>
          <w:p w14:paraId="2FF6C91B" w14:textId="2789E12C" w:rsidR="0084564B" w:rsidRPr="0084564B" w:rsidRDefault="0084564B" w:rsidP="00A81A59">
            <w:pPr>
              <w:pStyle w:val="TableField-Left"/>
              <w:rPr>
                <w:rFonts w:ascii="Calibri Light" w:hAnsi="Calibri Light" w:cs="Arial"/>
              </w:rPr>
            </w:pPr>
            <w:r w:rsidRPr="0084564B">
              <w:rPr>
                <w:rFonts w:ascii="Calibri Light" w:hAnsi="Calibri Light" w:cs="Arial"/>
              </w:rPr>
              <w:t>CS-BCD-All;CS-CSOD-CCC All;CS-CSOD-Consumer Affairs</w:t>
            </w:r>
          </w:p>
        </w:tc>
        <w:tc>
          <w:tcPr>
            <w:tcW w:w="1427" w:type="dxa"/>
            <w:tcBorders>
              <w:top w:val="threeDEmboss" w:sz="6" w:space="0" w:color="auto"/>
              <w:bottom w:val="threeDEmboss" w:sz="6" w:space="0" w:color="auto"/>
            </w:tcBorders>
            <w:vAlign w:val="center"/>
          </w:tcPr>
          <w:p w14:paraId="298DDE49" w14:textId="6F9029BA" w:rsidR="0084564B" w:rsidRPr="00550BF7" w:rsidRDefault="0084564B" w:rsidP="00A81A59">
            <w:pPr>
              <w:pStyle w:val="TableField-Left"/>
              <w:rPr>
                <w:rFonts w:ascii="Calibri Light" w:hAnsi="Calibri Light" w:cs="Arial"/>
              </w:rPr>
            </w:pPr>
            <w:r>
              <w:rPr>
                <w:rFonts w:ascii="Calibri Light" w:hAnsi="Calibri Light" w:cs="Arial"/>
              </w:rPr>
              <w:t>Medium</w:t>
            </w:r>
          </w:p>
        </w:tc>
        <w:tc>
          <w:tcPr>
            <w:tcW w:w="1312" w:type="dxa"/>
            <w:tcBorders>
              <w:top w:val="threeDEmboss" w:sz="6" w:space="0" w:color="auto"/>
              <w:bottom w:val="threeDEmboss" w:sz="6" w:space="0" w:color="auto"/>
            </w:tcBorders>
            <w:vAlign w:val="center"/>
          </w:tcPr>
          <w:p w14:paraId="42956951" w14:textId="089DAF1F" w:rsidR="0084564B" w:rsidRPr="00550BF7" w:rsidRDefault="0084564B" w:rsidP="00A81A59">
            <w:pPr>
              <w:pStyle w:val="TableField-Left"/>
              <w:rPr>
                <w:rFonts w:ascii="Calibri Light" w:hAnsi="Calibri Light" w:cs="Arial"/>
              </w:rPr>
            </w:pPr>
            <w:r>
              <w:rPr>
                <w:rFonts w:ascii="Calibri Light" w:hAnsi="Calibri Light" w:cs="Arial"/>
              </w:rPr>
              <w:t>Medium</w:t>
            </w:r>
          </w:p>
        </w:tc>
      </w:tr>
      <w:tr w:rsidR="0084564B" w:rsidRPr="00550BF7" w14:paraId="580F8A92" w14:textId="77777777" w:rsidTr="0084564B">
        <w:trPr>
          <w:cantSplit/>
          <w:trHeight w:val="432"/>
        </w:trPr>
        <w:tc>
          <w:tcPr>
            <w:tcW w:w="2816" w:type="dxa"/>
            <w:tcBorders>
              <w:top w:val="threeDEmboss" w:sz="6" w:space="0" w:color="auto"/>
              <w:bottom w:val="threeDEmboss" w:sz="6" w:space="0" w:color="auto"/>
            </w:tcBorders>
            <w:vAlign w:val="center"/>
          </w:tcPr>
          <w:p w14:paraId="7EFCE419" w14:textId="302D76A1" w:rsidR="0084564B" w:rsidRDefault="0084564B" w:rsidP="00A81A59">
            <w:pPr>
              <w:pStyle w:val="TableField-Left"/>
              <w:rPr>
                <w:rFonts w:ascii="Calibri Light" w:hAnsi="Calibri Light"/>
              </w:rPr>
            </w:pPr>
            <w:r w:rsidRPr="0084564B">
              <w:rPr>
                <w:rFonts w:ascii="Calibri Light" w:hAnsi="Calibri Light"/>
              </w:rPr>
              <w:t>Front office users will have the ability to create a service order for a non-sce customer using the FOP launcher including non-standard addresses. Currently non-sce customers can call and request service orders which can be linked to the closest installed service. This is a change in process that will require users to access the back office UI.</w:t>
            </w:r>
          </w:p>
        </w:tc>
        <w:tc>
          <w:tcPr>
            <w:tcW w:w="1893" w:type="dxa"/>
            <w:tcBorders>
              <w:top w:val="threeDEmboss" w:sz="6" w:space="0" w:color="auto"/>
              <w:bottom w:val="threeDEmboss" w:sz="6" w:space="0" w:color="auto"/>
            </w:tcBorders>
            <w:vAlign w:val="center"/>
          </w:tcPr>
          <w:p w14:paraId="46C79562" w14:textId="589DAE3F" w:rsidR="0084564B" w:rsidRPr="0084564B" w:rsidRDefault="0084564B" w:rsidP="00A81A59">
            <w:pPr>
              <w:pStyle w:val="TableField-Left"/>
              <w:rPr>
                <w:rFonts w:ascii="Calibri Light" w:hAnsi="Calibri Light" w:cs="Arial"/>
              </w:rPr>
            </w:pPr>
            <w:r w:rsidRPr="0084564B">
              <w:rPr>
                <w:rFonts w:ascii="Calibri Light" w:hAnsi="Calibri Light" w:cs="Arial"/>
              </w:rPr>
              <w:t>Culture Shift;Process</w:t>
            </w:r>
            <w:r>
              <w:rPr>
                <w:rFonts w:ascii="Calibri Light" w:hAnsi="Calibri Light" w:cs="Arial"/>
              </w:rPr>
              <w:t xml:space="preserve"> (837)</w:t>
            </w:r>
          </w:p>
        </w:tc>
        <w:tc>
          <w:tcPr>
            <w:tcW w:w="1735" w:type="dxa"/>
            <w:tcBorders>
              <w:top w:val="threeDEmboss" w:sz="6" w:space="0" w:color="auto"/>
              <w:bottom w:val="threeDEmboss" w:sz="6" w:space="0" w:color="auto"/>
            </w:tcBorders>
            <w:vAlign w:val="center"/>
          </w:tcPr>
          <w:p w14:paraId="71BAA5A4" w14:textId="619532E6" w:rsidR="0084564B" w:rsidRPr="0084564B" w:rsidRDefault="0084564B" w:rsidP="00A81A59">
            <w:pPr>
              <w:pStyle w:val="TableField-Left"/>
              <w:rPr>
                <w:rFonts w:ascii="Calibri Light" w:hAnsi="Calibri Light" w:cs="Arial"/>
              </w:rPr>
            </w:pPr>
            <w:r w:rsidRPr="0084564B">
              <w:rPr>
                <w:rFonts w:ascii="Calibri Light" w:hAnsi="Calibri Light" w:cs="Arial"/>
              </w:rPr>
              <w:t>CS-BCD-All;CS-CSOD-CCC All;CS-CSOD-Consumer Affairs</w:t>
            </w:r>
          </w:p>
        </w:tc>
        <w:tc>
          <w:tcPr>
            <w:tcW w:w="1427" w:type="dxa"/>
            <w:tcBorders>
              <w:top w:val="threeDEmboss" w:sz="6" w:space="0" w:color="auto"/>
              <w:bottom w:val="threeDEmboss" w:sz="6" w:space="0" w:color="auto"/>
            </w:tcBorders>
            <w:vAlign w:val="center"/>
          </w:tcPr>
          <w:p w14:paraId="20718B00" w14:textId="33CE7CE5" w:rsidR="0084564B" w:rsidRPr="00550BF7" w:rsidRDefault="0084564B" w:rsidP="00A81A59">
            <w:pPr>
              <w:pStyle w:val="TableField-Left"/>
              <w:rPr>
                <w:rFonts w:ascii="Calibri Light" w:hAnsi="Calibri Light" w:cs="Arial"/>
              </w:rPr>
            </w:pPr>
            <w:r>
              <w:rPr>
                <w:rFonts w:ascii="Calibri Light" w:hAnsi="Calibri Light" w:cs="Arial"/>
              </w:rPr>
              <w:t>Low</w:t>
            </w:r>
          </w:p>
        </w:tc>
        <w:tc>
          <w:tcPr>
            <w:tcW w:w="1312" w:type="dxa"/>
            <w:tcBorders>
              <w:top w:val="threeDEmboss" w:sz="6" w:space="0" w:color="auto"/>
              <w:bottom w:val="threeDEmboss" w:sz="6" w:space="0" w:color="auto"/>
            </w:tcBorders>
            <w:vAlign w:val="center"/>
          </w:tcPr>
          <w:p w14:paraId="3EEE53BF" w14:textId="139A20C8" w:rsidR="0084564B" w:rsidRDefault="0084564B" w:rsidP="00A81A59">
            <w:pPr>
              <w:pStyle w:val="TableField-Left"/>
              <w:rPr>
                <w:rFonts w:ascii="Calibri Light" w:hAnsi="Calibri Light" w:cs="Arial"/>
              </w:rPr>
            </w:pPr>
            <w:r>
              <w:rPr>
                <w:rFonts w:ascii="Calibri Light" w:hAnsi="Calibri Light" w:cs="Arial"/>
              </w:rPr>
              <w:t>Low</w:t>
            </w:r>
          </w:p>
        </w:tc>
      </w:tr>
      <w:tr w:rsidR="0084564B" w:rsidRPr="00550BF7" w14:paraId="5D9D98DB" w14:textId="77777777" w:rsidTr="0084564B">
        <w:trPr>
          <w:cantSplit/>
          <w:trHeight w:val="432"/>
        </w:trPr>
        <w:tc>
          <w:tcPr>
            <w:tcW w:w="2816" w:type="dxa"/>
            <w:tcBorders>
              <w:top w:val="threeDEmboss" w:sz="6" w:space="0" w:color="auto"/>
            </w:tcBorders>
            <w:vAlign w:val="center"/>
          </w:tcPr>
          <w:p w14:paraId="385A0D67" w14:textId="1BC5FBFE" w:rsidR="0084564B" w:rsidRDefault="0084564B" w:rsidP="00A81A59">
            <w:pPr>
              <w:pStyle w:val="TableField-Left"/>
              <w:rPr>
                <w:rFonts w:ascii="Calibri Light" w:hAnsi="Calibri Light"/>
              </w:rPr>
            </w:pPr>
            <w:r w:rsidRPr="0084564B">
              <w:rPr>
                <w:rFonts w:ascii="Calibri Light" w:hAnsi="Calibri Light"/>
              </w:rPr>
              <w:t>Changes to technical master data will make changes to all appropriate levels automatically. Currently authorized users can manually change the Installed service and site levels but the service account is not updated. This causes the service address and the other levels to not match the premise level.</w:t>
            </w:r>
          </w:p>
        </w:tc>
        <w:tc>
          <w:tcPr>
            <w:tcW w:w="1893" w:type="dxa"/>
            <w:tcBorders>
              <w:top w:val="threeDEmboss" w:sz="6" w:space="0" w:color="auto"/>
            </w:tcBorders>
            <w:vAlign w:val="center"/>
          </w:tcPr>
          <w:p w14:paraId="71C10B78" w14:textId="3FFD85E6" w:rsidR="0084564B" w:rsidRPr="00550BF7" w:rsidRDefault="0084564B" w:rsidP="00A81A59">
            <w:pPr>
              <w:pStyle w:val="TableField-Left"/>
              <w:rPr>
                <w:rFonts w:ascii="Calibri Light" w:hAnsi="Calibri Light"/>
              </w:rPr>
            </w:pPr>
            <w:r w:rsidRPr="0084564B">
              <w:rPr>
                <w:rFonts w:ascii="Calibri Light" w:hAnsi="Calibri Light"/>
              </w:rPr>
              <w:br/>
              <w:t>Benefit/Improvement;Process</w:t>
            </w:r>
          </w:p>
        </w:tc>
        <w:tc>
          <w:tcPr>
            <w:tcW w:w="1735" w:type="dxa"/>
            <w:tcBorders>
              <w:top w:val="threeDEmboss" w:sz="6" w:space="0" w:color="auto"/>
            </w:tcBorders>
            <w:vAlign w:val="center"/>
          </w:tcPr>
          <w:p w14:paraId="15E1FFBF" w14:textId="20B3ABEC" w:rsidR="0084564B" w:rsidRPr="00550BF7" w:rsidRDefault="0084564B" w:rsidP="00A81A59">
            <w:pPr>
              <w:pStyle w:val="TableField-Left"/>
              <w:rPr>
                <w:rFonts w:ascii="Calibri Light" w:hAnsi="Calibri Light"/>
              </w:rPr>
            </w:pPr>
            <w:r w:rsidRPr="0084564B">
              <w:rPr>
                <w:rFonts w:ascii="Calibri Light" w:hAnsi="Calibri Light"/>
                <w:noProof/>
                <w:lang w:eastAsia="en-US"/>
              </w:rPr>
              <w:drawing>
                <wp:inline distT="0" distB="0" distL="0" distR="0" wp14:anchorId="34E14F6A" wp14:editId="652A3EAF">
                  <wp:extent cx="7620" cy="7620"/>
                  <wp:effectExtent l="0" t="0" r="0" b="0"/>
                  <wp:docPr id="9" name="Picture 9"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s-apps2.hcl-axon.com/icons/ecblank.gif"/>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84564B">
              <w:rPr>
                <w:rFonts w:ascii="Calibri Light" w:hAnsi="Calibri Light"/>
              </w:rPr>
              <w:br/>
              <w:t>CS-BCD-All;CS-CSOD-CCC All;CS-CSOD-Consumer Affairs;CS-CSOD-RSO All</w:t>
            </w:r>
          </w:p>
        </w:tc>
        <w:tc>
          <w:tcPr>
            <w:tcW w:w="1427" w:type="dxa"/>
            <w:tcBorders>
              <w:top w:val="threeDEmboss" w:sz="6" w:space="0" w:color="auto"/>
            </w:tcBorders>
            <w:vAlign w:val="center"/>
          </w:tcPr>
          <w:p w14:paraId="1A1CED53" w14:textId="27D7493D" w:rsidR="0084564B" w:rsidRPr="00550BF7" w:rsidRDefault="0084564B" w:rsidP="00A81A59">
            <w:pPr>
              <w:pStyle w:val="TableField-Left"/>
              <w:rPr>
                <w:rFonts w:ascii="Calibri Light" w:hAnsi="Calibri Light" w:cs="Arial"/>
              </w:rPr>
            </w:pPr>
            <w:r>
              <w:rPr>
                <w:rFonts w:ascii="Calibri Light" w:hAnsi="Calibri Light" w:cs="Arial"/>
              </w:rPr>
              <w:t>Low</w:t>
            </w:r>
          </w:p>
        </w:tc>
        <w:tc>
          <w:tcPr>
            <w:tcW w:w="1312" w:type="dxa"/>
            <w:tcBorders>
              <w:top w:val="threeDEmboss" w:sz="6" w:space="0" w:color="auto"/>
            </w:tcBorders>
            <w:vAlign w:val="center"/>
          </w:tcPr>
          <w:p w14:paraId="62C93FB3" w14:textId="09216E19" w:rsidR="0084564B" w:rsidRDefault="0084564B" w:rsidP="00A81A59">
            <w:pPr>
              <w:pStyle w:val="TableField-Left"/>
              <w:rPr>
                <w:rFonts w:ascii="Calibri Light" w:hAnsi="Calibri Light" w:cs="Arial"/>
              </w:rPr>
            </w:pPr>
            <w:r>
              <w:rPr>
                <w:rFonts w:ascii="Calibri Light" w:hAnsi="Calibri Light" w:cs="Arial"/>
              </w:rPr>
              <w:t>Low</w:t>
            </w:r>
          </w:p>
        </w:tc>
      </w:tr>
    </w:tbl>
    <w:p w14:paraId="7743256A" w14:textId="77777777" w:rsidR="005C6879" w:rsidRPr="00550BF7" w:rsidRDefault="005C6879" w:rsidP="004861E2">
      <w:pPr>
        <w:pStyle w:val="Heading2Text"/>
        <w:rPr>
          <w:rFonts w:ascii="Calibri Light" w:hAnsi="Calibri Light" w:cs="Arial"/>
        </w:rPr>
      </w:pPr>
    </w:p>
    <w:p w14:paraId="65FF42A0" w14:textId="77777777" w:rsidR="004861E2" w:rsidRPr="00550BF7" w:rsidRDefault="004861E2" w:rsidP="00435441">
      <w:pPr>
        <w:pStyle w:val="Heading2Text"/>
        <w:ind w:left="0"/>
        <w:rPr>
          <w:rFonts w:ascii="Calibri Light" w:hAnsi="Calibri Light" w:cs="Arial"/>
          <w:sz w:val="18"/>
        </w:rPr>
      </w:pPr>
      <w:r w:rsidRPr="00550BF7">
        <w:rPr>
          <w:rFonts w:ascii="Calibri Light" w:hAnsi="Calibri Light" w:cs="Arial"/>
        </w:rPr>
        <w:t xml:space="preserve"> </w:t>
      </w:r>
      <w:r w:rsidR="00B33A9A" w:rsidRPr="00550BF7">
        <w:rPr>
          <w:rFonts w:ascii="Calibri Light" w:hAnsi="Calibri Light" w:cs="Arial"/>
          <w:sz w:val="18"/>
        </w:rPr>
        <w:t>Below is a description of each</w:t>
      </w:r>
      <w:r w:rsidRPr="00550BF7">
        <w:rPr>
          <w:rFonts w:ascii="Calibri Light" w:hAnsi="Calibri Light" w:cs="Arial"/>
          <w:sz w:val="18"/>
        </w:rPr>
        <w:t>:</w:t>
      </w:r>
    </w:p>
    <w:p w14:paraId="0CABDC5B" w14:textId="424E07F0" w:rsidR="004861E2" w:rsidRPr="00550BF7" w:rsidRDefault="00B33A9A" w:rsidP="00435441">
      <w:pPr>
        <w:pStyle w:val="Heading2TextBulleted"/>
        <w:numPr>
          <w:ilvl w:val="0"/>
          <w:numId w:val="0"/>
        </w:numPr>
        <w:tabs>
          <w:tab w:val="num" w:pos="3150"/>
        </w:tabs>
        <w:ind w:left="900" w:hanging="360"/>
        <w:rPr>
          <w:rFonts w:ascii="Calibri Light" w:hAnsi="Calibri Light" w:cs="Arial"/>
          <w:sz w:val="18"/>
        </w:rPr>
      </w:pPr>
      <w:r w:rsidRPr="00550BF7">
        <w:rPr>
          <w:rFonts w:ascii="Calibri Light" w:hAnsi="Calibri Light" w:cs="Arial"/>
          <w:b/>
          <w:sz w:val="18"/>
        </w:rPr>
        <w:t>Change Element Short Description</w:t>
      </w:r>
      <w:r w:rsidR="004861E2" w:rsidRPr="00550BF7">
        <w:rPr>
          <w:rFonts w:ascii="Calibri Light" w:hAnsi="Calibri Light" w:cs="Arial"/>
          <w:b/>
          <w:sz w:val="18"/>
        </w:rPr>
        <w:t>:</w:t>
      </w:r>
      <w:r w:rsidR="00435441" w:rsidRPr="00550BF7">
        <w:rPr>
          <w:rFonts w:ascii="Calibri Light" w:hAnsi="Calibri Light" w:cs="Arial"/>
          <w:sz w:val="18"/>
        </w:rPr>
        <w:t xml:space="preserve"> </w:t>
      </w:r>
      <w:r w:rsidRPr="00550BF7">
        <w:rPr>
          <w:rFonts w:ascii="Calibri Light" w:hAnsi="Calibri Light" w:cs="Arial"/>
          <w:sz w:val="18"/>
        </w:rPr>
        <w:t xml:space="preserve">Describes </w:t>
      </w:r>
      <w:r w:rsidR="004861E2" w:rsidRPr="00550BF7">
        <w:rPr>
          <w:rFonts w:ascii="Calibri Light" w:hAnsi="Calibri Light" w:cs="Arial"/>
          <w:sz w:val="18"/>
        </w:rPr>
        <w:t>the ‘As-Is’ scenario and what is changing</w:t>
      </w:r>
      <w:r w:rsidRPr="00550BF7">
        <w:rPr>
          <w:rFonts w:ascii="Calibri Light" w:hAnsi="Calibri Light" w:cs="Arial"/>
          <w:sz w:val="18"/>
        </w:rPr>
        <w:t>.</w:t>
      </w:r>
    </w:p>
    <w:p w14:paraId="38313593" w14:textId="77777777" w:rsidR="004861E2" w:rsidRPr="00550BF7" w:rsidRDefault="004861E2" w:rsidP="00435441">
      <w:pPr>
        <w:pStyle w:val="Heading2TextBulleted"/>
        <w:numPr>
          <w:ilvl w:val="0"/>
          <w:numId w:val="0"/>
        </w:numPr>
        <w:tabs>
          <w:tab w:val="num" w:pos="3150"/>
        </w:tabs>
        <w:ind w:left="540"/>
        <w:rPr>
          <w:rFonts w:ascii="Calibri Light" w:hAnsi="Calibri Light" w:cs="Arial"/>
          <w:sz w:val="18"/>
        </w:rPr>
      </w:pPr>
      <w:r w:rsidRPr="00550BF7">
        <w:rPr>
          <w:rFonts w:ascii="Calibri Light" w:hAnsi="Calibri Light" w:cs="Arial"/>
          <w:b/>
          <w:sz w:val="18"/>
        </w:rPr>
        <w:t>Change Impact Category</w:t>
      </w:r>
      <w:r w:rsidR="00B33A9A" w:rsidRPr="00550BF7">
        <w:rPr>
          <w:rFonts w:ascii="Calibri Light" w:hAnsi="Calibri Light" w:cs="Arial"/>
          <w:b/>
          <w:sz w:val="18"/>
        </w:rPr>
        <w:t>:</w:t>
      </w:r>
      <w:r w:rsidR="00B33A9A" w:rsidRPr="00550BF7">
        <w:rPr>
          <w:rFonts w:ascii="Calibri Light" w:hAnsi="Calibri Light" w:cs="Arial"/>
          <w:sz w:val="18"/>
        </w:rPr>
        <w:t xml:space="preserve"> Determined by asking the questions below.</w:t>
      </w:r>
    </w:p>
    <w:p w14:paraId="52E109D0" w14:textId="3D52C73B" w:rsidR="004861E2" w:rsidRPr="00550BF7" w:rsidRDefault="004861E2" w:rsidP="00C1202C">
      <w:pPr>
        <w:pStyle w:val="Heading2TextSubsetNumbered"/>
        <w:numPr>
          <w:ilvl w:val="0"/>
          <w:numId w:val="6"/>
        </w:numPr>
        <w:tabs>
          <w:tab w:val="num" w:pos="1080"/>
        </w:tabs>
        <w:ind w:left="1440"/>
        <w:rPr>
          <w:rFonts w:ascii="Calibri Light" w:hAnsi="Calibri Light"/>
          <w:sz w:val="18"/>
        </w:rPr>
      </w:pPr>
      <w:r w:rsidRPr="00550BF7">
        <w:rPr>
          <w:rFonts w:ascii="Calibri Light" w:hAnsi="Calibri Light"/>
          <w:b/>
          <w:sz w:val="18"/>
        </w:rPr>
        <w:t>Staffing Levels</w:t>
      </w:r>
      <w:r w:rsidR="00435441" w:rsidRPr="00550BF7">
        <w:rPr>
          <w:rFonts w:ascii="Calibri Light" w:hAnsi="Calibri Light"/>
          <w:sz w:val="18"/>
        </w:rPr>
        <w:t xml:space="preserve"> -</w:t>
      </w:r>
      <w:r w:rsidRPr="00550BF7">
        <w:rPr>
          <w:rFonts w:ascii="Calibri Light" w:hAnsi="Calibri Light"/>
          <w:sz w:val="18"/>
        </w:rPr>
        <w:t xml:space="preserve"> Is the work effort increasing or decreasing (staffing levels), and how (e.g., task automation, new process/tasks)?</w:t>
      </w:r>
    </w:p>
    <w:p w14:paraId="1E42605C" w14:textId="580EB5D8" w:rsidR="004861E2" w:rsidRPr="00550BF7" w:rsidRDefault="004861E2" w:rsidP="00C1202C">
      <w:pPr>
        <w:pStyle w:val="Heading2TextSubsetNumbered"/>
        <w:numPr>
          <w:ilvl w:val="0"/>
          <w:numId w:val="6"/>
        </w:numPr>
        <w:tabs>
          <w:tab w:val="num" w:pos="1080"/>
        </w:tabs>
        <w:ind w:left="1440"/>
        <w:rPr>
          <w:rFonts w:ascii="Calibri Light" w:hAnsi="Calibri Light"/>
          <w:sz w:val="18"/>
        </w:rPr>
      </w:pPr>
      <w:r w:rsidRPr="00550BF7">
        <w:rPr>
          <w:rFonts w:ascii="Calibri Light" w:hAnsi="Calibri Light"/>
          <w:b/>
          <w:sz w:val="18"/>
        </w:rPr>
        <w:lastRenderedPageBreak/>
        <w:t>Job Roles</w:t>
      </w:r>
      <w:r w:rsidR="00435441" w:rsidRPr="00550BF7">
        <w:rPr>
          <w:rFonts w:ascii="Calibri Light" w:hAnsi="Calibri Light"/>
          <w:sz w:val="18"/>
        </w:rPr>
        <w:t xml:space="preserve"> -</w:t>
      </w:r>
      <w:r w:rsidRPr="00550BF7">
        <w:rPr>
          <w:rFonts w:ascii="Calibri Light" w:hAnsi="Calibri Light"/>
          <w:sz w:val="18"/>
        </w:rPr>
        <w:t xml:space="preserve"> Will the responsibilities, authority, or required skills for a job or job roles change? Will people be reporting to new leaders? Will </w:t>
      </w:r>
      <w:r w:rsidR="00742966" w:rsidRPr="00550BF7">
        <w:rPr>
          <w:rFonts w:ascii="Calibri Light" w:hAnsi="Calibri Light"/>
          <w:sz w:val="18"/>
        </w:rPr>
        <w:t>managers’</w:t>
      </w:r>
      <w:r w:rsidRPr="00550BF7">
        <w:rPr>
          <w:rFonts w:ascii="Calibri Light" w:hAnsi="Calibri Light"/>
          <w:sz w:val="18"/>
        </w:rPr>
        <w:t xml:space="preserve"> responsibilities change?</w:t>
      </w:r>
    </w:p>
    <w:p w14:paraId="73775D32" w14:textId="3A3426AF" w:rsidR="004861E2" w:rsidRPr="00550BF7" w:rsidRDefault="004861E2" w:rsidP="00C1202C">
      <w:pPr>
        <w:pStyle w:val="Heading2TextSubsetNumbered"/>
        <w:numPr>
          <w:ilvl w:val="0"/>
          <w:numId w:val="6"/>
        </w:numPr>
        <w:tabs>
          <w:tab w:val="num" w:pos="1080"/>
        </w:tabs>
        <w:ind w:left="1440"/>
        <w:rPr>
          <w:rFonts w:ascii="Calibri Light" w:hAnsi="Calibri Light"/>
          <w:sz w:val="18"/>
        </w:rPr>
      </w:pPr>
      <w:r w:rsidRPr="00550BF7">
        <w:rPr>
          <w:rFonts w:ascii="Calibri Light" w:hAnsi="Calibri Light"/>
          <w:b/>
          <w:sz w:val="18"/>
        </w:rPr>
        <w:t>Compensation / Performance</w:t>
      </w:r>
      <w:r w:rsidR="00435441" w:rsidRPr="00550BF7">
        <w:rPr>
          <w:rFonts w:ascii="Calibri Light" w:hAnsi="Calibri Light"/>
          <w:sz w:val="18"/>
        </w:rPr>
        <w:t xml:space="preserve"> -</w:t>
      </w:r>
      <w:r w:rsidRPr="00550BF7">
        <w:rPr>
          <w:rFonts w:ascii="Calibri Light" w:hAnsi="Calibri Light"/>
          <w:sz w:val="18"/>
        </w:rPr>
        <w:t xml:space="preserve"> Will the changes have such an impact on roles of an individual that merits a change in how they are compensated or how their performance will be evaluated? What behaviors are rewarded and recognized?</w:t>
      </w:r>
    </w:p>
    <w:p w14:paraId="453F34B6" w14:textId="7DBCD6C5" w:rsidR="004861E2" w:rsidRPr="00550BF7" w:rsidRDefault="004861E2" w:rsidP="00C1202C">
      <w:pPr>
        <w:pStyle w:val="Heading2TextSubsetNumbered"/>
        <w:numPr>
          <w:ilvl w:val="0"/>
          <w:numId w:val="6"/>
        </w:numPr>
        <w:tabs>
          <w:tab w:val="num" w:pos="1080"/>
        </w:tabs>
        <w:ind w:left="1440"/>
        <w:rPr>
          <w:rFonts w:ascii="Calibri Light" w:hAnsi="Calibri Light"/>
          <w:sz w:val="18"/>
        </w:rPr>
      </w:pPr>
      <w:r w:rsidRPr="00550BF7">
        <w:rPr>
          <w:rFonts w:ascii="Calibri Light" w:hAnsi="Calibri Light"/>
          <w:b/>
          <w:sz w:val="18"/>
        </w:rPr>
        <w:t>Organization</w:t>
      </w:r>
      <w:r w:rsidRPr="00550BF7">
        <w:rPr>
          <w:rFonts w:ascii="Calibri Light" w:hAnsi="Calibri Light"/>
          <w:sz w:val="18"/>
        </w:rPr>
        <w:t xml:space="preserve"> </w:t>
      </w:r>
      <w:r w:rsidRPr="00550BF7">
        <w:rPr>
          <w:rFonts w:ascii="Calibri Light" w:hAnsi="Calibri Light"/>
          <w:b/>
          <w:sz w:val="18"/>
        </w:rPr>
        <w:t>Structure</w:t>
      </w:r>
      <w:r w:rsidR="00435441" w:rsidRPr="00550BF7">
        <w:rPr>
          <w:rFonts w:ascii="Calibri Light" w:hAnsi="Calibri Light"/>
          <w:b/>
          <w:sz w:val="18"/>
        </w:rPr>
        <w:t xml:space="preserve"> </w:t>
      </w:r>
      <w:r w:rsidRPr="00550BF7">
        <w:rPr>
          <w:rFonts w:ascii="Calibri Light" w:hAnsi="Calibri Light"/>
          <w:sz w:val="18"/>
        </w:rPr>
        <w:t xml:space="preserve">- Is the ownership of the Process or Data changing (think departments, jobs, or roles, not individuals)?  </w:t>
      </w:r>
    </w:p>
    <w:p w14:paraId="24D5F32D" w14:textId="16940EA1" w:rsidR="004861E2" w:rsidRPr="00550BF7" w:rsidRDefault="004861E2" w:rsidP="00C1202C">
      <w:pPr>
        <w:pStyle w:val="Heading2TextSubsetNumbered"/>
        <w:numPr>
          <w:ilvl w:val="0"/>
          <w:numId w:val="6"/>
        </w:numPr>
        <w:tabs>
          <w:tab w:val="num" w:pos="1080"/>
        </w:tabs>
        <w:ind w:left="1440"/>
        <w:rPr>
          <w:rFonts w:ascii="Calibri Light" w:hAnsi="Calibri Light"/>
          <w:sz w:val="18"/>
        </w:rPr>
      </w:pPr>
      <w:r w:rsidRPr="00550BF7">
        <w:rPr>
          <w:rFonts w:ascii="Calibri Light" w:hAnsi="Calibri Light"/>
          <w:b/>
          <w:sz w:val="18"/>
        </w:rPr>
        <w:t>Decision Making</w:t>
      </w:r>
      <w:r w:rsidR="00435441" w:rsidRPr="00550BF7">
        <w:rPr>
          <w:rFonts w:ascii="Calibri Light" w:hAnsi="Calibri Light"/>
          <w:sz w:val="18"/>
        </w:rPr>
        <w:t xml:space="preserve"> -</w:t>
      </w:r>
      <w:r w:rsidRPr="00550BF7">
        <w:rPr>
          <w:rFonts w:ascii="Calibri Light" w:hAnsi="Calibri Light"/>
          <w:sz w:val="18"/>
        </w:rPr>
        <w:t xml:space="preserve"> Will any of the changes impact how decisions are made, by or between, business units / departments?  Who makes them, how they determine the criteria for making a change?</w:t>
      </w:r>
    </w:p>
    <w:p w14:paraId="3EDEBCA5" w14:textId="6B4285D6" w:rsidR="004861E2" w:rsidRPr="00550BF7" w:rsidRDefault="004861E2" w:rsidP="00C1202C">
      <w:pPr>
        <w:pStyle w:val="Heading2TextSubsetNumbered"/>
        <w:numPr>
          <w:ilvl w:val="0"/>
          <w:numId w:val="6"/>
        </w:numPr>
        <w:tabs>
          <w:tab w:val="num" w:pos="1080"/>
        </w:tabs>
        <w:ind w:left="1440"/>
        <w:rPr>
          <w:rFonts w:ascii="Calibri Light" w:hAnsi="Calibri Light"/>
          <w:sz w:val="18"/>
        </w:rPr>
      </w:pPr>
      <w:r w:rsidRPr="00550BF7">
        <w:rPr>
          <w:rFonts w:ascii="Calibri Light" w:hAnsi="Calibri Light"/>
          <w:b/>
          <w:sz w:val="18"/>
        </w:rPr>
        <w:t>Culture Shift</w:t>
      </w:r>
      <w:r w:rsidR="00435441" w:rsidRPr="00550BF7">
        <w:rPr>
          <w:rFonts w:ascii="Calibri Light" w:hAnsi="Calibri Light"/>
          <w:sz w:val="18"/>
        </w:rPr>
        <w:t xml:space="preserve"> -</w:t>
      </w:r>
      <w:r w:rsidRPr="00550BF7">
        <w:rPr>
          <w:rFonts w:ascii="Calibri Light" w:hAnsi="Calibri Light"/>
          <w:sz w:val="18"/>
        </w:rPr>
        <w:t xml:space="preserve"> Will organizational value systems impact the way change happens or be impacted by the change? What are the underlying values of the organization that will directly influence the way change will be accepted and how much work will ultimately be required to ensure successful outcomes for the business?</w:t>
      </w:r>
    </w:p>
    <w:p w14:paraId="01F7E1BC" w14:textId="38FA95AA" w:rsidR="004861E2" w:rsidRPr="00550BF7" w:rsidRDefault="004861E2" w:rsidP="00C1202C">
      <w:pPr>
        <w:pStyle w:val="Heading2TextSubsetNumbered"/>
        <w:numPr>
          <w:ilvl w:val="0"/>
          <w:numId w:val="6"/>
        </w:numPr>
        <w:tabs>
          <w:tab w:val="num" w:pos="1080"/>
        </w:tabs>
        <w:ind w:left="1440"/>
        <w:rPr>
          <w:rFonts w:ascii="Calibri Light" w:hAnsi="Calibri Light"/>
          <w:sz w:val="18"/>
        </w:rPr>
      </w:pPr>
      <w:r w:rsidRPr="00550BF7">
        <w:rPr>
          <w:rFonts w:ascii="Calibri Light" w:hAnsi="Calibri Light"/>
          <w:b/>
          <w:sz w:val="18"/>
        </w:rPr>
        <w:t>Location / Facilities</w:t>
      </w:r>
      <w:r w:rsidR="00435441" w:rsidRPr="00550BF7">
        <w:rPr>
          <w:rFonts w:ascii="Calibri Light" w:hAnsi="Calibri Light"/>
          <w:sz w:val="18"/>
        </w:rPr>
        <w:t xml:space="preserve"> -</w:t>
      </w:r>
      <w:r w:rsidRPr="00550BF7">
        <w:rPr>
          <w:rFonts w:ascii="Calibri Light" w:hAnsi="Calibri Light"/>
          <w:sz w:val="18"/>
        </w:rPr>
        <w:t xml:space="preserve"> Will the change impact the physical location where they process is being implemented or require changes to the facilities to enable the process to be effective?</w:t>
      </w:r>
    </w:p>
    <w:p w14:paraId="1D9B89F8" w14:textId="77777777" w:rsidR="004861E2" w:rsidRPr="00550BF7" w:rsidRDefault="004861E2" w:rsidP="00C1202C">
      <w:pPr>
        <w:pStyle w:val="Heading2TextSubsetNumbered"/>
        <w:numPr>
          <w:ilvl w:val="0"/>
          <w:numId w:val="6"/>
        </w:numPr>
        <w:tabs>
          <w:tab w:val="num" w:pos="1080"/>
        </w:tabs>
        <w:ind w:left="1440"/>
        <w:rPr>
          <w:rFonts w:ascii="Calibri Light" w:hAnsi="Calibri Light"/>
          <w:sz w:val="18"/>
        </w:rPr>
      </w:pPr>
      <w:r w:rsidRPr="00550BF7">
        <w:rPr>
          <w:rFonts w:ascii="Calibri Light" w:hAnsi="Calibri Light"/>
          <w:b/>
          <w:sz w:val="18"/>
        </w:rPr>
        <w:t>Process</w:t>
      </w:r>
      <w:r w:rsidRPr="00550BF7">
        <w:rPr>
          <w:rFonts w:ascii="Calibri Light" w:hAnsi="Calibri Light"/>
          <w:sz w:val="18"/>
        </w:rPr>
        <w:t xml:space="preserve"> - Any change to the current process (e.g. manual process becomes automatic, or vice versa)? Are there new processes being introduced or an old process being decommissioned? Is there a requirement to change an existing business rule or business policy? Will new business rule or policy needs to be introduced and enforced or complied to?</w:t>
      </w:r>
    </w:p>
    <w:p w14:paraId="7308AA10" w14:textId="77777777" w:rsidR="004861E2" w:rsidRPr="00550BF7" w:rsidRDefault="004861E2" w:rsidP="00C1202C">
      <w:pPr>
        <w:pStyle w:val="Heading2TextSubsetNumbered"/>
        <w:numPr>
          <w:ilvl w:val="0"/>
          <w:numId w:val="6"/>
        </w:numPr>
        <w:tabs>
          <w:tab w:val="num" w:pos="1080"/>
        </w:tabs>
        <w:ind w:left="1440"/>
        <w:rPr>
          <w:rFonts w:ascii="Calibri Light" w:hAnsi="Calibri Light"/>
          <w:sz w:val="18"/>
        </w:rPr>
      </w:pPr>
      <w:r w:rsidRPr="00550BF7">
        <w:rPr>
          <w:rFonts w:ascii="Calibri Light" w:hAnsi="Calibri Light"/>
          <w:b/>
          <w:sz w:val="18"/>
        </w:rPr>
        <w:t xml:space="preserve">Regulatory/ Legal </w:t>
      </w:r>
      <w:r w:rsidRPr="00550BF7">
        <w:rPr>
          <w:rFonts w:ascii="Calibri Light" w:hAnsi="Calibri Light"/>
          <w:sz w:val="18"/>
        </w:rPr>
        <w:t xml:space="preserve">- Are there any legal / regulatory requirements that might be impacted </w:t>
      </w:r>
    </w:p>
    <w:p w14:paraId="2E7116C8" w14:textId="77777777" w:rsidR="004861E2" w:rsidRPr="00550BF7" w:rsidRDefault="004861E2" w:rsidP="00C1202C">
      <w:pPr>
        <w:pStyle w:val="Heading2TextSubsetNumbered"/>
        <w:numPr>
          <w:ilvl w:val="0"/>
          <w:numId w:val="6"/>
        </w:numPr>
        <w:tabs>
          <w:tab w:val="num" w:pos="1080"/>
        </w:tabs>
        <w:ind w:left="1440"/>
        <w:rPr>
          <w:rFonts w:ascii="Calibri Light" w:hAnsi="Calibri Light"/>
          <w:sz w:val="18"/>
        </w:rPr>
      </w:pPr>
      <w:r w:rsidRPr="00550BF7">
        <w:rPr>
          <w:rFonts w:ascii="Calibri Light" w:hAnsi="Calibri Light"/>
          <w:b/>
          <w:sz w:val="18"/>
        </w:rPr>
        <w:t>Technology</w:t>
      </w:r>
      <w:r w:rsidRPr="00550BF7">
        <w:rPr>
          <w:rFonts w:ascii="Calibri Light" w:hAnsi="Calibri Light"/>
          <w:sz w:val="18"/>
        </w:rPr>
        <w:t xml:space="preserve"> - Are other applications impacted (e.g., going away, becoming read-only), or are there new requirements (e.g., new SW / HW, new version) </w:t>
      </w:r>
    </w:p>
    <w:p w14:paraId="4383D0F2" w14:textId="105B60AC" w:rsidR="004861E2" w:rsidRPr="00550BF7" w:rsidRDefault="004861E2" w:rsidP="00C1202C">
      <w:pPr>
        <w:pStyle w:val="Heading2TextSubsetNumbered"/>
        <w:numPr>
          <w:ilvl w:val="0"/>
          <w:numId w:val="6"/>
        </w:numPr>
        <w:tabs>
          <w:tab w:val="num" w:pos="1080"/>
        </w:tabs>
        <w:ind w:left="1440"/>
        <w:rPr>
          <w:rFonts w:ascii="Calibri Light" w:hAnsi="Calibri Light"/>
          <w:sz w:val="18"/>
        </w:rPr>
      </w:pPr>
      <w:r w:rsidRPr="00550BF7">
        <w:rPr>
          <w:rFonts w:ascii="Calibri Light" w:hAnsi="Calibri Light"/>
          <w:b/>
          <w:sz w:val="18"/>
        </w:rPr>
        <w:t xml:space="preserve">Benefit/Improvement </w:t>
      </w:r>
      <w:r w:rsidR="00435441" w:rsidRPr="00550BF7">
        <w:rPr>
          <w:rFonts w:ascii="Calibri Light" w:hAnsi="Calibri Light"/>
          <w:sz w:val="18"/>
        </w:rPr>
        <w:t>-</w:t>
      </w:r>
      <w:r w:rsidRPr="00550BF7">
        <w:rPr>
          <w:rFonts w:ascii="Calibri Light" w:hAnsi="Calibri Light"/>
          <w:sz w:val="18"/>
        </w:rPr>
        <w:t xml:space="preserve"> Will there be an improvement or benefit to any of the stakeholders because of this change. (Be sure to include any pain points that are being alleviated) </w:t>
      </w:r>
    </w:p>
    <w:p w14:paraId="32F3A909" w14:textId="77777777" w:rsidR="004861E2" w:rsidRPr="00550BF7" w:rsidRDefault="004861E2" w:rsidP="00C1202C">
      <w:pPr>
        <w:pStyle w:val="Heading2TextSubsetNumbered"/>
        <w:numPr>
          <w:ilvl w:val="0"/>
          <w:numId w:val="6"/>
        </w:numPr>
        <w:tabs>
          <w:tab w:val="num" w:pos="1080"/>
        </w:tabs>
        <w:ind w:left="1440"/>
        <w:rPr>
          <w:rFonts w:ascii="Calibri Light" w:hAnsi="Calibri Light"/>
          <w:sz w:val="18"/>
        </w:rPr>
      </w:pPr>
      <w:r w:rsidRPr="00550BF7">
        <w:rPr>
          <w:rFonts w:ascii="Calibri Light" w:hAnsi="Calibri Light"/>
          <w:b/>
          <w:sz w:val="18"/>
        </w:rPr>
        <w:t>Other</w:t>
      </w:r>
      <w:r w:rsidRPr="00550BF7">
        <w:rPr>
          <w:rFonts w:ascii="Calibri Light" w:hAnsi="Calibri Light"/>
          <w:sz w:val="18"/>
        </w:rPr>
        <w:t xml:space="preserve"> - Are there emotional implications stemming from any of these changes (think of buy-in issues or fears) </w:t>
      </w:r>
    </w:p>
    <w:p w14:paraId="48A87EEF" w14:textId="1BDA05C4" w:rsidR="004861E2" w:rsidRPr="00550BF7" w:rsidRDefault="00B33A9A" w:rsidP="00435441">
      <w:pPr>
        <w:pStyle w:val="Heading2TextBulleted"/>
        <w:numPr>
          <w:ilvl w:val="0"/>
          <w:numId w:val="0"/>
        </w:numPr>
        <w:ind w:left="540"/>
        <w:rPr>
          <w:rFonts w:ascii="Calibri Light" w:hAnsi="Calibri Light" w:cs="Arial"/>
          <w:sz w:val="18"/>
        </w:rPr>
      </w:pPr>
      <w:r w:rsidRPr="00550BF7">
        <w:rPr>
          <w:rFonts w:ascii="Calibri Light" w:hAnsi="Calibri Light" w:cs="Arial"/>
          <w:b/>
          <w:sz w:val="18"/>
        </w:rPr>
        <w:t>Audience Group</w:t>
      </w:r>
      <w:r w:rsidR="00435441" w:rsidRPr="00550BF7">
        <w:rPr>
          <w:rFonts w:ascii="Calibri Light" w:hAnsi="Calibri Light" w:cs="Arial"/>
          <w:b/>
          <w:sz w:val="18"/>
        </w:rPr>
        <w:t>(</w:t>
      </w:r>
      <w:r w:rsidRPr="00550BF7">
        <w:rPr>
          <w:rFonts w:ascii="Calibri Light" w:hAnsi="Calibri Light" w:cs="Arial"/>
          <w:b/>
          <w:sz w:val="18"/>
        </w:rPr>
        <w:t>s</w:t>
      </w:r>
      <w:r w:rsidR="00435441" w:rsidRPr="00550BF7">
        <w:rPr>
          <w:rFonts w:ascii="Calibri Light" w:hAnsi="Calibri Light" w:cs="Arial"/>
          <w:b/>
          <w:sz w:val="18"/>
        </w:rPr>
        <w:t>)</w:t>
      </w:r>
      <w:r w:rsidR="00435441" w:rsidRPr="00550BF7">
        <w:rPr>
          <w:rFonts w:ascii="Calibri Light" w:hAnsi="Calibri Light" w:cs="Arial"/>
          <w:sz w:val="18"/>
        </w:rPr>
        <w:t>: T</w:t>
      </w:r>
      <w:r w:rsidR="004861E2" w:rsidRPr="00550BF7">
        <w:rPr>
          <w:rFonts w:ascii="Calibri Light" w:hAnsi="Calibri Light" w:cs="Arial"/>
          <w:sz w:val="18"/>
        </w:rPr>
        <w:t>he</w:t>
      </w:r>
      <w:r w:rsidRPr="00550BF7">
        <w:rPr>
          <w:rFonts w:ascii="Calibri Light" w:hAnsi="Calibri Light" w:cs="Arial"/>
          <w:sz w:val="18"/>
        </w:rPr>
        <w:t>se are the</w:t>
      </w:r>
      <w:r w:rsidR="004861E2" w:rsidRPr="00550BF7">
        <w:rPr>
          <w:rFonts w:ascii="Calibri Light" w:hAnsi="Calibri Light" w:cs="Arial"/>
          <w:sz w:val="18"/>
        </w:rPr>
        <w:t xml:space="preserve"> </w:t>
      </w:r>
      <w:r w:rsidRPr="00550BF7">
        <w:rPr>
          <w:rFonts w:ascii="Calibri Light" w:hAnsi="Calibri Light" w:cs="Arial"/>
          <w:sz w:val="18"/>
        </w:rPr>
        <w:t xml:space="preserve">affected </w:t>
      </w:r>
      <w:r w:rsidR="004861E2" w:rsidRPr="00550BF7">
        <w:rPr>
          <w:rFonts w:ascii="Calibri Light" w:hAnsi="Calibri Light" w:cs="Arial"/>
          <w:sz w:val="18"/>
        </w:rPr>
        <w:t xml:space="preserve">departments, </w:t>
      </w:r>
      <w:r w:rsidRPr="00550BF7">
        <w:rPr>
          <w:rFonts w:ascii="Calibri Light" w:hAnsi="Calibri Light" w:cs="Arial"/>
          <w:sz w:val="18"/>
        </w:rPr>
        <w:t xml:space="preserve">divisions etc… </w:t>
      </w:r>
    </w:p>
    <w:p w14:paraId="031A674D" w14:textId="265C70CA" w:rsidR="002C4E01" w:rsidRPr="00550BF7" w:rsidRDefault="00B33A9A" w:rsidP="00435441">
      <w:pPr>
        <w:pStyle w:val="Heading2TextBulleted"/>
        <w:numPr>
          <w:ilvl w:val="0"/>
          <w:numId w:val="0"/>
        </w:numPr>
        <w:ind w:left="540"/>
        <w:rPr>
          <w:rFonts w:ascii="Calibri Light" w:hAnsi="Calibri Light" w:cs="Arial"/>
          <w:sz w:val="18"/>
        </w:rPr>
      </w:pPr>
      <w:r w:rsidRPr="00550BF7">
        <w:rPr>
          <w:rFonts w:ascii="Calibri Light" w:hAnsi="Calibri Light" w:cs="Arial"/>
          <w:b/>
          <w:sz w:val="18"/>
        </w:rPr>
        <w:t>Impact</w:t>
      </w:r>
      <w:r w:rsidR="00435441" w:rsidRPr="00550BF7">
        <w:rPr>
          <w:rFonts w:ascii="Calibri Light" w:hAnsi="Calibri Light" w:cs="Arial"/>
          <w:sz w:val="18"/>
        </w:rPr>
        <w:t>:</w:t>
      </w:r>
      <w:r w:rsidR="004861E2" w:rsidRPr="00550BF7">
        <w:rPr>
          <w:rFonts w:ascii="Calibri Light" w:hAnsi="Calibri Light" w:cs="Arial"/>
          <w:sz w:val="18"/>
        </w:rPr>
        <w:t xml:space="preserve"> </w:t>
      </w:r>
      <w:r w:rsidRPr="00550BF7">
        <w:rPr>
          <w:rFonts w:ascii="Calibri Light" w:hAnsi="Calibri Light" w:cs="Arial"/>
          <w:sz w:val="18"/>
        </w:rPr>
        <w:t>The following were used to determine the</w:t>
      </w:r>
      <w:r w:rsidR="004861E2" w:rsidRPr="00550BF7">
        <w:rPr>
          <w:rFonts w:ascii="Calibri Light" w:hAnsi="Calibri Light" w:cs="Arial"/>
          <w:sz w:val="18"/>
        </w:rPr>
        <w:t xml:space="preserve"> </w:t>
      </w:r>
      <w:r w:rsidRPr="00550BF7">
        <w:rPr>
          <w:rFonts w:ascii="Calibri Light" w:hAnsi="Calibri Light" w:cs="Arial"/>
          <w:sz w:val="18"/>
        </w:rPr>
        <w:t>impact</w:t>
      </w:r>
      <w:r w:rsidR="00B63789" w:rsidRPr="00550BF7">
        <w:rPr>
          <w:rFonts w:ascii="Calibri Light" w:hAnsi="Calibri Light" w:cs="Arial"/>
          <w:sz w:val="18"/>
        </w:rPr>
        <w:t>:</w:t>
      </w:r>
    </w:p>
    <w:p w14:paraId="26F9AB99" w14:textId="77777777" w:rsidR="002C4E01" w:rsidRPr="00550BF7" w:rsidRDefault="002C4E01" w:rsidP="00E0118B">
      <w:pPr>
        <w:rPr>
          <w:rFonts w:ascii="Calibri Light" w:hAnsi="Calibri Light" w:cs="Arial"/>
        </w:rPr>
      </w:pPr>
    </w:p>
    <w:p w14:paraId="5338D005" w14:textId="77777777" w:rsidR="002C4E01" w:rsidRPr="00550BF7" w:rsidRDefault="002C4E01" w:rsidP="001A04BA">
      <w:pPr>
        <w:jc w:val="center"/>
        <w:rPr>
          <w:rFonts w:ascii="Calibri Light" w:hAnsi="Calibri Light" w:cs="Arial"/>
        </w:rPr>
      </w:pPr>
      <w:r w:rsidRPr="00550BF7">
        <w:rPr>
          <w:rFonts w:ascii="Calibri Light" w:hAnsi="Calibri Light" w:cs="Arial"/>
          <w:noProof/>
        </w:rPr>
        <w:drawing>
          <wp:inline distT="0" distB="0" distL="0" distR="0" wp14:anchorId="19CFF1CD" wp14:editId="597C0430">
            <wp:extent cx="4389120" cy="2432304"/>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89120" cy="2432304"/>
                    </a:xfrm>
                    <a:prstGeom prst="rect">
                      <a:avLst/>
                    </a:prstGeom>
                    <a:noFill/>
                  </pic:spPr>
                </pic:pic>
              </a:graphicData>
            </a:graphic>
          </wp:inline>
        </w:drawing>
      </w:r>
    </w:p>
    <w:p w14:paraId="45912C94" w14:textId="77777777" w:rsidR="002C4E01" w:rsidRPr="00550BF7" w:rsidRDefault="002C4E01" w:rsidP="001A04BA">
      <w:pPr>
        <w:jc w:val="center"/>
        <w:rPr>
          <w:rFonts w:ascii="Calibri Light" w:hAnsi="Calibri Light" w:cs="Arial"/>
        </w:rPr>
      </w:pPr>
      <w:r w:rsidRPr="00550BF7">
        <w:rPr>
          <w:rFonts w:ascii="Calibri Light" w:hAnsi="Calibri Light" w:cs="Arial"/>
          <w:noProof/>
        </w:rPr>
        <w:lastRenderedPageBreak/>
        <w:drawing>
          <wp:inline distT="0" distB="0" distL="0" distR="0" wp14:anchorId="05B9808E" wp14:editId="38857644">
            <wp:extent cx="4389120" cy="2496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89120" cy="2496312"/>
                    </a:xfrm>
                    <a:prstGeom prst="rect">
                      <a:avLst/>
                    </a:prstGeom>
                    <a:noFill/>
                  </pic:spPr>
                </pic:pic>
              </a:graphicData>
            </a:graphic>
          </wp:inline>
        </w:drawing>
      </w:r>
    </w:p>
    <w:p w14:paraId="6D67FEA8" w14:textId="77777777" w:rsidR="00B33A9A" w:rsidRPr="00550BF7" w:rsidRDefault="002C4E01" w:rsidP="001A04BA">
      <w:pPr>
        <w:jc w:val="center"/>
        <w:rPr>
          <w:rFonts w:ascii="Calibri Light" w:hAnsi="Calibri Light" w:cs="Arial"/>
        </w:rPr>
      </w:pPr>
      <w:r w:rsidRPr="00550BF7">
        <w:rPr>
          <w:rFonts w:ascii="Calibri Light" w:hAnsi="Calibri Light" w:cs="Arial"/>
          <w:noProof/>
          <w:color w:val="000000"/>
          <w:szCs w:val="20"/>
        </w:rPr>
        <w:drawing>
          <wp:inline distT="0" distB="0" distL="0" distR="0" wp14:anchorId="7316EEC2" wp14:editId="51D2836F">
            <wp:extent cx="4389120" cy="256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89120" cy="2560320"/>
                    </a:xfrm>
                    <a:prstGeom prst="rect">
                      <a:avLst/>
                    </a:prstGeom>
                    <a:noFill/>
                  </pic:spPr>
                </pic:pic>
              </a:graphicData>
            </a:graphic>
          </wp:inline>
        </w:drawing>
      </w:r>
    </w:p>
    <w:p w14:paraId="49A16B84" w14:textId="77777777" w:rsidR="00B33A9A" w:rsidRPr="00550BF7" w:rsidRDefault="00B33A9A" w:rsidP="00E0118B">
      <w:pPr>
        <w:rPr>
          <w:rFonts w:ascii="Calibri Light" w:hAnsi="Calibri Light" w:cs="Arial"/>
        </w:rPr>
      </w:pPr>
    </w:p>
    <w:p w14:paraId="6C7648E0" w14:textId="77777777" w:rsidR="008837FE" w:rsidRDefault="00B33A9A" w:rsidP="000458DA">
      <w:pPr>
        <w:pStyle w:val="ListParagraph"/>
        <w:rPr>
          <w:rFonts w:ascii="Calibri Light" w:eastAsia="MS Mincho" w:hAnsi="Calibri Light" w:cs="Arial"/>
          <w:noProof/>
          <w:sz w:val="18"/>
          <w:szCs w:val="24"/>
          <w:lang w:eastAsia="ja-JP"/>
        </w:rPr>
      </w:pPr>
      <w:r w:rsidRPr="00550BF7">
        <w:rPr>
          <w:rFonts w:ascii="Calibri Light" w:eastAsia="MS Mincho" w:hAnsi="Calibri Light" w:cs="Arial"/>
          <w:b/>
          <w:noProof/>
          <w:sz w:val="18"/>
          <w:szCs w:val="24"/>
          <w:lang w:eastAsia="ja-JP"/>
        </w:rPr>
        <w:t>Business Effort</w:t>
      </w:r>
      <w:r w:rsidRPr="00550BF7">
        <w:rPr>
          <w:rFonts w:ascii="Calibri Light" w:eastAsia="MS Mincho" w:hAnsi="Calibri Light" w:cs="Arial"/>
          <w:noProof/>
          <w:sz w:val="18"/>
          <w:szCs w:val="24"/>
          <w:lang w:eastAsia="ja-JP"/>
        </w:rPr>
        <w:t>: Initial assessment of the impact to the business High, Medium, Low</w:t>
      </w:r>
    </w:p>
    <w:p w14:paraId="6E6A7647" w14:textId="77777777" w:rsidR="008837FE" w:rsidRDefault="008837FE" w:rsidP="000458DA">
      <w:pPr>
        <w:pStyle w:val="ListParagraph"/>
        <w:rPr>
          <w:rFonts w:ascii="Calibri Light" w:hAnsi="Calibri Light" w:cs="Arial"/>
        </w:rPr>
      </w:pPr>
    </w:p>
    <w:p w14:paraId="50A683CA" w14:textId="10D6BC81" w:rsidR="00E0118B" w:rsidRPr="00550BF7" w:rsidRDefault="00E0118B" w:rsidP="000458DA">
      <w:pPr>
        <w:pStyle w:val="ListParagraph"/>
        <w:rPr>
          <w:rFonts w:ascii="Calibri Light" w:hAnsi="Calibri Light" w:cs="Arial"/>
          <w:color w:val="000000"/>
          <w:szCs w:val="20"/>
        </w:rPr>
      </w:pPr>
      <w:r w:rsidRPr="00550BF7">
        <w:rPr>
          <w:rFonts w:ascii="Calibri Light" w:hAnsi="Calibri Light" w:cs="Arial"/>
        </w:rPr>
        <w:br w:type="page"/>
      </w:r>
    </w:p>
    <w:p w14:paraId="1F1AB83F" w14:textId="77777777" w:rsidR="00532AC3" w:rsidRPr="00550BF7" w:rsidRDefault="00693EDB" w:rsidP="00C1202C">
      <w:pPr>
        <w:pStyle w:val="Heading1"/>
        <w:numPr>
          <w:ilvl w:val="0"/>
          <w:numId w:val="9"/>
        </w:numPr>
        <w:rPr>
          <w:rFonts w:ascii="Calibri Light" w:hAnsi="Calibri Light"/>
        </w:rPr>
      </w:pPr>
      <w:bookmarkStart w:id="358" w:name="_Toc491613849"/>
      <w:r w:rsidRPr="00550BF7">
        <w:rPr>
          <w:rFonts w:ascii="Calibri Light" w:hAnsi="Calibri Light"/>
        </w:rPr>
        <w:lastRenderedPageBreak/>
        <w:t xml:space="preserve"> </w:t>
      </w:r>
      <w:bookmarkStart w:id="359" w:name="_Toc511293212"/>
      <w:r w:rsidR="00532AC3" w:rsidRPr="00550BF7">
        <w:rPr>
          <w:rFonts w:ascii="Calibri Light" w:hAnsi="Calibri Light"/>
        </w:rPr>
        <w:t>Requirements</w:t>
      </w:r>
      <w:bookmarkEnd w:id="358"/>
      <w:bookmarkEnd w:id="359"/>
    </w:p>
    <w:bookmarkEnd w:id="16"/>
    <w:p w14:paraId="758FB716" w14:textId="671112B5" w:rsidR="00475BB6" w:rsidRPr="00550BF7" w:rsidRDefault="00CE515A" w:rsidP="00E0118B">
      <w:pPr>
        <w:rPr>
          <w:rFonts w:ascii="Calibri Light" w:hAnsi="Calibri Light" w:cs="Arial"/>
        </w:rPr>
      </w:pPr>
      <w:r>
        <w:rPr>
          <w:rFonts w:ascii="Calibri Light" w:hAnsi="Calibri Light" w:cs="Arial"/>
          <w:noProof/>
        </w:rPr>
        <w:object w:dxaOrig="2520" w:dyaOrig="1640" w14:anchorId="122DC304">
          <v:shape id="_x0000_i1026" type="#_x0000_t75" alt="" style="width:78pt;height:54pt;mso-width-percent:0;mso-height-percent:0;mso-width-percent:0;mso-height-percent:0" o:ole="">
            <v:imagedata r:id="rId38" o:title=""/>
          </v:shape>
          <o:OLEObject Type="Embed" ProgID="Excel.Sheet.12" ShapeID="_x0000_i1026" DrawAspect="Icon" ObjectID="_1586775189" r:id="rId39"/>
        </w:object>
      </w:r>
    </w:p>
    <w:p w14:paraId="724A380A" w14:textId="77777777" w:rsidR="00E571B6" w:rsidRPr="00550BF7" w:rsidRDefault="00E571B6" w:rsidP="00E0118B">
      <w:pPr>
        <w:rPr>
          <w:rFonts w:ascii="Calibri Light" w:hAnsi="Calibri Light" w:cs="Arial"/>
        </w:rPr>
      </w:pPr>
    </w:p>
    <w:p w14:paraId="2454DA4F" w14:textId="77777777" w:rsidR="00E571B6" w:rsidRPr="00550BF7" w:rsidRDefault="00CE515A" w:rsidP="00E0118B">
      <w:pPr>
        <w:rPr>
          <w:rFonts w:ascii="Calibri Light" w:hAnsi="Calibri Light" w:cs="Arial"/>
        </w:rPr>
      </w:pPr>
      <w:r w:rsidRPr="00550BF7">
        <w:rPr>
          <w:rFonts w:ascii="Calibri Light" w:hAnsi="Calibri Light" w:cs="Arial"/>
          <w:noProof/>
        </w:rPr>
        <w:object w:dxaOrig="1513" w:dyaOrig="984" w14:anchorId="6647DA25">
          <v:shape id="_x0000_i1027" type="#_x0000_t75" alt="" style="width:78pt;height:48pt;mso-width-percent:0;mso-height-percent:0;mso-width-percent:0;mso-height-percent:0" o:ole="">
            <v:imagedata r:id="rId40" o:title=""/>
          </v:shape>
          <o:OLEObject Type="Embed" ProgID="AcroExch.Document.11" ShapeID="_x0000_i1027" DrawAspect="Icon" ObjectID="_1586775190" r:id="rId41"/>
        </w:object>
      </w:r>
    </w:p>
    <w:sectPr w:rsidR="00E571B6" w:rsidRPr="00550BF7" w:rsidSect="006F41F2">
      <w:headerReference w:type="default" r:id="rId42"/>
      <w:footerReference w:type="default" r:id="rId43"/>
      <w:headerReference w:type="first" r:id="rId44"/>
      <w:type w:val="continuous"/>
      <w:pgSz w:w="12240" w:h="15840"/>
      <w:pgMar w:top="1440" w:right="1440" w:bottom="1440" w:left="1440" w:header="720" w:footer="720" w:gutter="0"/>
      <w:cols w:space="720"/>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69FB4F" w16cid:durableId="1E89C03C"/>
  <w16cid:commentId w16cid:paraId="372B33B3" w16cid:durableId="1E89BFE4"/>
  <w16cid:commentId w16cid:paraId="64B50D11" w16cid:durableId="1E89BFE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B5AA8D" w14:textId="77777777" w:rsidR="00283981" w:rsidRDefault="00283981">
      <w:r>
        <w:separator/>
      </w:r>
    </w:p>
  </w:endnote>
  <w:endnote w:type="continuationSeparator" w:id="0">
    <w:p w14:paraId="1186DD46" w14:textId="77777777" w:rsidR="00283981" w:rsidRDefault="00283981">
      <w:r>
        <w:continuationSeparator/>
      </w:r>
    </w:p>
  </w:endnote>
  <w:endnote w:type="continuationNotice" w:id="1">
    <w:p w14:paraId="1B38A5E9" w14:textId="77777777" w:rsidR="00283981" w:rsidRDefault="002839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65DEA8" w14:textId="0ADB8A62" w:rsidR="00CA2288" w:rsidRPr="00E76680" w:rsidRDefault="00CA2288" w:rsidP="0033718C">
    <w:pPr>
      <w:pStyle w:val="Footer"/>
      <w:tabs>
        <w:tab w:val="clear" w:pos="8640"/>
        <w:tab w:val="right" w:pos="9214"/>
      </w:tabs>
      <w:jc w:val="right"/>
      <w:rPr>
        <w:rStyle w:val="PageNumber"/>
        <w:rFonts w:ascii="Calibri Light" w:hAnsi="Calibri Light"/>
      </w:rPr>
    </w:pPr>
    <w:r>
      <w:rPr>
        <w:noProof/>
      </w:rPr>
      <mc:AlternateContent>
        <mc:Choice Requires="wps">
          <w:drawing>
            <wp:anchor distT="0" distB="0" distL="114300" distR="114300" simplePos="0" relativeHeight="251658240" behindDoc="0" locked="0" layoutInCell="1" allowOverlap="1" wp14:anchorId="172AB880" wp14:editId="5CF4CEE1">
              <wp:simplePos x="0" y="0"/>
              <wp:positionH relativeFrom="column">
                <wp:posOffset>-6985</wp:posOffset>
              </wp:positionH>
              <wp:positionV relativeFrom="paragraph">
                <wp:posOffset>-116205</wp:posOffset>
              </wp:positionV>
              <wp:extent cx="5841365" cy="13335"/>
              <wp:effectExtent l="12065" t="7620" r="13970" b="762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41365" cy="13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3435AB2D" id="_x0000_t32" coordsize="21600,21600" o:spt="32" o:oned="t" path="m,l21600,21600e" filled="f">
              <v:path arrowok="t" fillok="f" o:connecttype="none"/>
              <o:lock v:ext="edit" shapetype="t"/>
            </v:shapetype>
            <v:shape id="AutoShape 2" o:spid="_x0000_s1026" type="#_x0000_t32" style="position:absolute;margin-left:-.55pt;margin-top:-9.15pt;width:459.95pt;height:1.0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"/>
          </w:pict>
        </mc:Fallback>
      </mc:AlternateContent>
    </w:r>
    <w:r w:rsidRPr="00E86253">
      <w:tab/>
    </w:r>
    <w:r w:rsidRPr="00E86253">
      <w:tab/>
    </w:r>
    <w:r w:rsidRPr="00E76680">
      <w:rPr>
        <w:rFonts w:ascii="Calibri Light" w:hAnsi="Calibri Light"/>
      </w:rPr>
      <w:t xml:space="preserve">                        Page </w:t>
    </w:r>
    <w:r w:rsidRPr="00E76680">
      <w:rPr>
        <w:rStyle w:val="PageNumber"/>
        <w:rFonts w:ascii="Calibri Light" w:hAnsi="Calibri Light"/>
      </w:rPr>
      <w:fldChar w:fldCharType="begin"/>
    </w:r>
    <w:r w:rsidRPr="00E76680">
      <w:rPr>
        <w:rStyle w:val="PageNumber"/>
        <w:rFonts w:ascii="Calibri Light" w:hAnsi="Calibri Light"/>
      </w:rPr>
      <w:instrText xml:space="preserve"> PAGE </w:instrText>
    </w:r>
    <w:r w:rsidRPr="00E76680">
      <w:rPr>
        <w:rStyle w:val="PageNumber"/>
        <w:rFonts w:ascii="Calibri Light" w:hAnsi="Calibri Light"/>
      </w:rPr>
      <w:fldChar w:fldCharType="separate"/>
    </w:r>
    <w:r w:rsidR="00065B4F">
      <w:rPr>
        <w:rStyle w:val="PageNumber"/>
        <w:rFonts w:ascii="Calibri Light" w:hAnsi="Calibri Light"/>
        <w:noProof/>
      </w:rPr>
      <w:t>14</w:t>
    </w:r>
    <w:r w:rsidRPr="00E76680">
      <w:rPr>
        <w:rStyle w:val="PageNumber"/>
        <w:rFonts w:ascii="Calibri Light" w:hAnsi="Calibri Light"/>
      </w:rPr>
      <w:fldChar w:fldCharType="end"/>
    </w:r>
    <w:r w:rsidRPr="00E76680">
      <w:rPr>
        <w:rStyle w:val="PageNumber"/>
        <w:rFonts w:ascii="Calibri Light" w:hAnsi="Calibri Light"/>
      </w:rPr>
      <w:t xml:space="preserve"> of </w:t>
    </w:r>
    <w:r w:rsidRPr="00E76680">
      <w:rPr>
        <w:rStyle w:val="PageNumber"/>
        <w:rFonts w:ascii="Calibri Light" w:hAnsi="Calibri Light"/>
      </w:rPr>
      <w:fldChar w:fldCharType="begin"/>
    </w:r>
    <w:r w:rsidRPr="00E76680">
      <w:rPr>
        <w:rStyle w:val="PageNumber"/>
        <w:rFonts w:ascii="Calibri Light" w:hAnsi="Calibri Light"/>
      </w:rPr>
      <w:instrText xml:space="preserve"> NUMPAGES </w:instrText>
    </w:r>
    <w:r w:rsidRPr="00E76680">
      <w:rPr>
        <w:rStyle w:val="PageNumber"/>
        <w:rFonts w:ascii="Calibri Light" w:hAnsi="Calibri Light"/>
      </w:rPr>
      <w:fldChar w:fldCharType="separate"/>
    </w:r>
    <w:r w:rsidR="00065B4F">
      <w:rPr>
        <w:rStyle w:val="PageNumber"/>
        <w:rFonts w:ascii="Calibri Light" w:hAnsi="Calibri Light"/>
        <w:noProof/>
      </w:rPr>
      <w:t>28</w:t>
    </w:r>
    <w:r w:rsidRPr="00E76680">
      <w:rPr>
        <w:rStyle w:val="PageNumber"/>
        <w:rFonts w:ascii="Calibri Light" w:hAnsi="Calibri Light"/>
      </w:rPr>
      <w:fldChar w:fldCharType="end"/>
    </w:r>
    <w:r w:rsidRPr="00E76680">
      <w:rPr>
        <w:rStyle w:val="PageNumber"/>
        <w:rFonts w:ascii="Calibri Light" w:hAnsi="Calibri Light"/>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EFCB44" w14:textId="77777777" w:rsidR="00283981" w:rsidRDefault="00283981">
      <w:r>
        <w:separator/>
      </w:r>
    </w:p>
  </w:footnote>
  <w:footnote w:type="continuationSeparator" w:id="0">
    <w:p w14:paraId="45303608" w14:textId="77777777" w:rsidR="00283981" w:rsidRDefault="00283981">
      <w:r>
        <w:continuationSeparator/>
      </w:r>
    </w:p>
  </w:footnote>
  <w:footnote w:type="continuationNotice" w:id="1">
    <w:p w14:paraId="39D57249" w14:textId="77777777" w:rsidR="00283981" w:rsidRDefault="0028398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6480"/>
      <w:gridCol w:w="1710"/>
    </w:tblGrid>
    <w:tr w:rsidR="00CA2288" w14:paraId="4AE2147F" w14:textId="77777777" w:rsidTr="00B92D02">
      <w:tc>
        <w:tcPr>
          <w:tcW w:w="1710" w:type="dxa"/>
        </w:tcPr>
        <w:p w14:paraId="26E6FF7B" w14:textId="77777777" w:rsidR="00CA2288" w:rsidRDefault="00CA2288" w:rsidP="0049033B">
          <w:pPr>
            <w:pStyle w:val="Footer"/>
            <w:ind w:right="-108"/>
          </w:pPr>
          <w:r w:rsidRPr="00560135">
            <w:rPr>
              <w:noProof/>
            </w:rPr>
            <w:drawing>
              <wp:inline distT="0" distB="0" distL="0" distR="0" wp14:anchorId="48D2CDA0" wp14:editId="5A275461">
                <wp:extent cx="878171" cy="241300"/>
                <wp:effectExtent l="0" t="0" r="0" b="635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909667" cy="249954"/>
                        </a:xfrm>
                        <a:prstGeom prst="rect">
                          <a:avLst/>
                        </a:prstGeom>
                      </pic:spPr>
                    </pic:pic>
                  </a:graphicData>
                </a:graphic>
              </wp:inline>
            </w:drawing>
          </w:r>
        </w:p>
      </w:tc>
      <w:tc>
        <w:tcPr>
          <w:tcW w:w="6480" w:type="dxa"/>
        </w:tcPr>
        <w:p w14:paraId="06E3C7C9" w14:textId="4F0BFC01" w:rsidR="00CA2288" w:rsidRPr="00777E49" w:rsidRDefault="00CA2288" w:rsidP="006F41F2">
          <w:pPr>
            <w:pStyle w:val="Footer"/>
            <w:ind w:right="-108"/>
            <w:jc w:val="center"/>
            <w:rPr>
              <w:rFonts w:ascii="Calibri Light" w:hAnsi="Calibri Light"/>
            </w:rPr>
          </w:pPr>
          <w:r>
            <w:rPr>
              <w:rFonts w:ascii="Calibri Light" w:hAnsi="Calibri Light"/>
            </w:rPr>
            <w:t>CIM-CS-05 – Handle Request-Process Field Work Request</w:t>
          </w:r>
        </w:p>
      </w:tc>
      <w:tc>
        <w:tcPr>
          <w:tcW w:w="1710" w:type="dxa"/>
        </w:tcPr>
        <w:p w14:paraId="6B74230A" w14:textId="77777777" w:rsidR="00CA2288" w:rsidRPr="00B92D02" w:rsidRDefault="00CA2288" w:rsidP="006F41F2">
          <w:pPr>
            <w:pStyle w:val="Footer"/>
            <w:ind w:right="-108"/>
            <w:jc w:val="right"/>
            <w:rPr>
              <w:sz w:val="8"/>
            </w:rPr>
          </w:pPr>
        </w:p>
        <w:p w14:paraId="6171193D" w14:textId="77777777" w:rsidR="00CA2288" w:rsidRDefault="00CA2288" w:rsidP="006F41F2">
          <w:pPr>
            <w:pStyle w:val="Footer"/>
            <w:ind w:right="-108"/>
            <w:jc w:val="right"/>
          </w:pPr>
          <w:r w:rsidRPr="00456384">
            <w:rPr>
              <w:noProof/>
            </w:rPr>
            <w:drawing>
              <wp:inline distT="0" distB="0" distL="0" distR="0" wp14:anchorId="31DD049A" wp14:editId="070648FD">
                <wp:extent cx="850392" cy="137160"/>
                <wp:effectExtent l="0" t="0" r="6985" b="0"/>
                <wp:docPr id="50185" name="Picture 7" descr="HCL Logo">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850392" cy="137160"/>
                        </a:xfrm>
                        <a:prstGeom prst="rect">
                          <a:avLst/>
                        </a:prstGeom>
                        <a:noFill/>
                        <a:ln>
                          <a:noFill/>
                        </a:ln>
                        <a:extLst/>
                      </pic:spPr>
                    </pic:pic>
                  </a:graphicData>
                </a:graphic>
              </wp:inline>
            </w:drawing>
          </w:r>
        </w:p>
      </w:tc>
    </w:tr>
  </w:tbl>
  <w:p w14:paraId="5E393615" w14:textId="77777777" w:rsidR="00CA2288" w:rsidRPr="00F20358" w:rsidRDefault="00CA2288" w:rsidP="00B92D02">
    <w:pPr>
      <w:pStyle w:val="Header"/>
      <w:tabs>
        <w:tab w:val="right" w:pos="954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98C622" w14:textId="77777777" w:rsidR="00CA2288" w:rsidRDefault="00CA2288" w:rsidP="00F20358">
    <w:pPr>
      <w:pStyle w:val="Footer"/>
      <w:ind w:right="-108"/>
    </w:pPr>
    <w:r w:rsidRPr="00006038">
      <w:t xml:space="preserve"> </w:t>
    </w:r>
  </w:p>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3640"/>
      <w:gridCol w:w="2894"/>
    </w:tblGrid>
    <w:tr w:rsidR="00CA2288" w14:paraId="6FAFECB2" w14:textId="77777777" w:rsidTr="00B92D02">
      <w:tc>
        <w:tcPr>
          <w:tcW w:w="2070" w:type="dxa"/>
        </w:tcPr>
        <w:p w14:paraId="27F5E656" w14:textId="77777777" w:rsidR="00CA2288" w:rsidRDefault="00CA2288" w:rsidP="00B92D02">
          <w:pPr>
            <w:pStyle w:val="Footer"/>
            <w:ind w:right="-108"/>
          </w:pPr>
          <w:r w:rsidRPr="00560135">
            <w:rPr>
              <w:noProof/>
            </w:rPr>
            <w:drawing>
              <wp:inline distT="0" distB="0" distL="0" distR="0" wp14:anchorId="36B17969" wp14:editId="518B8BA8">
                <wp:extent cx="1993392" cy="548640"/>
                <wp:effectExtent l="0" t="0" r="6985" b="3810"/>
                <wp:docPr id="501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1993392" cy="548640"/>
                        </a:xfrm>
                        <a:prstGeom prst="rect">
                          <a:avLst/>
                        </a:prstGeom>
                      </pic:spPr>
                    </pic:pic>
                  </a:graphicData>
                </a:graphic>
              </wp:inline>
            </w:drawing>
          </w:r>
        </w:p>
      </w:tc>
      <w:tc>
        <w:tcPr>
          <w:tcW w:w="5760" w:type="dxa"/>
        </w:tcPr>
        <w:p w14:paraId="1F923EDF" w14:textId="77777777" w:rsidR="00CA2288" w:rsidRDefault="00CA2288" w:rsidP="00B92D02">
          <w:pPr>
            <w:pStyle w:val="Footer"/>
            <w:ind w:right="-108"/>
            <w:jc w:val="center"/>
          </w:pPr>
        </w:p>
      </w:tc>
      <w:tc>
        <w:tcPr>
          <w:tcW w:w="2070" w:type="dxa"/>
        </w:tcPr>
        <w:p w14:paraId="4882AB61" w14:textId="77777777" w:rsidR="00CA2288" w:rsidRPr="00B92D02" w:rsidRDefault="00CA2288" w:rsidP="00B92D02">
          <w:pPr>
            <w:pStyle w:val="Footer"/>
            <w:ind w:right="-108"/>
            <w:jc w:val="right"/>
            <w:rPr>
              <w:sz w:val="8"/>
            </w:rPr>
          </w:pPr>
        </w:p>
        <w:p w14:paraId="57F5952F" w14:textId="77777777" w:rsidR="00CA2288" w:rsidRDefault="00CA2288" w:rsidP="00B92D02">
          <w:pPr>
            <w:pStyle w:val="Footer"/>
            <w:ind w:right="-108"/>
            <w:jc w:val="right"/>
            <w:rPr>
              <w:sz w:val="32"/>
            </w:rPr>
          </w:pPr>
          <w:r w:rsidRPr="00456384">
            <w:rPr>
              <w:noProof/>
            </w:rPr>
            <w:drawing>
              <wp:inline distT="0" distB="0" distL="0" distR="0" wp14:anchorId="7179960D" wp14:editId="607E71BF">
                <wp:extent cx="1700784" cy="274320"/>
                <wp:effectExtent l="0" t="0" r="0" b="0"/>
                <wp:docPr id="50187" name="Picture 7" descr="HCL Logo">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1700784" cy="274320"/>
                        </a:xfrm>
                        <a:prstGeom prst="rect">
                          <a:avLst/>
                        </a:prstGeom>
                        <a:noFill/>
                        <a:ln>
                          <a:noFill/>
                        </a:ln>
                        <a:extLst/>
                      </pic:spPr>
                    </pic:pic>
                  </a:graphicData>
                </a:graphic>
              </wp:inline>
            </w:drawing>
          </w:r>
        </w:p>
        <w:p w14:paraId="036909F7" w14:textId="77777777" w:rsidR="00CA2288" w:rsidRDefault="00CA2288" w:rsidP="00B92D02">
          <w:pPr>
            <w:pStyle w:val="Footer"/>
            <w:ind w:right="-108"/>
            <w:jc w:val="right"/>
          </w:pPr>
        </w:p>
      </w:tc>
    </w:tr>
  </w:tbl>
  <w:p w14:paraId="4B1849B2" w14:textId="77777777" w:rsidR="00CA2288" w:rsidRDefault="00CA2288" w:rsidP="00B92D02">
    <w:pPr>
      <w:pStyle w:val="Header"/>
      <w:tabs>
        <w:tab w:val="right" w:pos="954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E58A3"/>
    <w:multiLevelType w:val="multilevel"/>
    <w:tmpl w:val="38CA10B6"/>
    <w:lvl w:ilvl="0">
      <w:start w:val="1"/>
      <w:numFmt w:val="bullet"/>
      <w:pStyle w:val="Heading3TextBulleted"/>
      <w:lvlText w:val=""/>
      <w:lvlJc w:val="left"/>
      <w:pPr>
        <w:tabs>
          <w:tab w:val="num" w:pos="2347"/>
        </w:tabs>
        <w:ind w:left="2347" w:hanging="360"/>
      </w:pPr>
      <w:rPr>
        <w:rFonts w:ascii="Symbol" w:hAnsi="Symbol" w:hint="default"/>
      </w:rPr>
    </w:lvl>
    <w:lvl w:ilvl="1">
      <w:start w:val="1"/>
      <w:numFmt w:val="lowerLetter"/>
      <w:lvlText w:val="%2."/>
      <w:lvlJc w:val="left"/>
      <w:pPr>
        <w:tabs>
          <w:tab w:val="num" w:pos="3067"/>
        </w:tabs>
        <w:ind w:left="3067" w:hanging="360"/>
      </w:pPr>
    </w:lvl>
    <w:lvl w:ilvl="2">
      <w:start w:val="1"/>
      <w:numFmt w:val="lowerRoman"/>
      <w:lvlText w:val="%3."/>
      <w:lvlJc w:val="right"/>
      <w:pPr>
        <w:tabs>
          <w:tab w:val="num" w:pos="3787"/>
        </w:tabs>
        <w:ind w:left="3787" w:hanging="180"/>
      </w:pPr>
    </w:lvl>
    <w:lvl w:ilvl="3">
      <w:start w:val="1"/>
      <w:numFmt w:val="decimal"/>
      <w:lvlText w:val="%4."/>
      <w:lvlJc w:val="left"/>
      <w:pPr>
        <w:tabs>
          <w:tab w:val="num" w:pos="4507"/>
        </w:tabs>
        <w:ind w:left="4507"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1" w15:restartNumberingAfterBreak="0">
    <w:nsid w:val="0779641B"/>
    <w:multiLevelType w:val="hybridMultilevel"/>
    <w:tmpl w:val="51524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13622"/>
    <w:multiLevelType w:val="hybridMultilevel"/>
    <w:tmpl w:val="73305EE4"/>
    <w:lvl w:ilvl="0" w:tplc="AC2EEA6A">
      <w:start w:val="1"/>
      <w:numFmt w:val="bullet"/>
      <w:pStyle w:val="ListBullet2"/>
      <w:lvlText w:val=""/>
      <w:lvlJc w:val="left"/>
      <w:pPr>
        <w:ind w:left="360" w:hanging="360"/>
      </w:pPr>
      <w:rPr>
        <w:rFonts w:ascii="Symbol" w:hAnsi="Symbol" w:hint="default"/>
      </w:rPr>
    </w:lvl>
    <w:lvl w:ilvl="1" w:tplc="6922A098">
      <w:start w:val="1"/>
      <w:numFmt w:val="bullet"/>
      <w:lvlText w:val="o"/>
      <w:lvlJc w:val="left"/>
      <w:pPr>
        <w:ind w:left="1080" w:hanging="360"/>
      </w:pPr>
      <w:rPr>
        <w:rFonts w:ascii="Courier New" w:hAnsi="Courier New" w:cs="Courier New" w:hint="default"/>
      </w:rPr>
    </w:lvl>
    <w:lvl w:ilvl="2" w:tplc="08070005">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 w15:restartNumberingAfterBreak="0">
    <w:nsid w:val="11582310"/>
    <w:multiLevelType w:val="hybridMultilevel"/>
    <w:tmpl w:val="9DB83CF8"/>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13F83891"/>
    <w:multiLevelType w:val="hybridMultilevel"/>
    <w:tmpl w:val="6C8EE51A"/>
    <w:lvl w:ilvl="0" w:tplc="9896317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C0935B5"/>
    <w:multiLevelType w:val="hybridMultilevel"/>
    <w:tmpl w:val="FFAC18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4F17255"/>
    <w:multiLevelType w:val="hybridMultilevel"/>
    <w:tmpl w:val="F1C0FC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507445"/>
    <w:multiLevelType w:val="hybridMultilevel"/>
    <w:tmpl w:val="81A078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8AA410B"/>
    <w:multiLevelType w:val="multilevel"/>
    <w:tmpl w:val="05AE3462"/>
    <w:lvl w:ilvl="0">
      <w:start w:val="1"/>
      <w:numFmt w:val="decimal"/>
      <w:lvlText w:val="%1"/>
      <w:lvlJc w:val="left"/>
      <w:pPr>
        <w:ind w:left="360" w:hanging="360"/>
      </w:pPr>
      <w:rPr>
        <w:rFonts w:eastAsia="MS Mincho" w:cs="Times New Roman" w:hint="default"/>
        <w:b w:val="0"/>
        <w:sz w:val="20"/>
      </w:rPr>
    </w:lvl>
    <w:lvl w:ilvl="1">
      <w:start w:val="3"/>
      <w:numFmt w:val="decimal"/>
      <w:lvlText w:val="%1.%2"/>
      <w:lvlJc w:val="left"/>
      <w:pPr>
        <w:ind w:left="360" w:hanging="360"/>
      </w:pPr>
      <w:rPr>
        <w:rFonts w:eastAsia="MS Mincho" w:cs="Times New Roman" w:hint="default"/>
        <w:b w:val="0"/>
        <w:sz w:val="20"/>
      </w:rPr>
    </w:lvl>
    <w:lvl w:ilvl="2">
      <w:start w:val="1"/>
      <w:numFmt w:val="decimal"/>
      <w:lvlText w:val="%1.%2.%3"/>
      <w:lvlJc w:val="left"/>
      <w:pPr>
        <w:ind w:left="720" w:hanging="720"/>
      </w:pPr>
      <w:rPr>
        <w:rFonts w:eastAsia="MS Mincho" w:cs="Times New Roman" w:hint="default"/>
        <w:b w:val="0"/>
        <w:sz w:val="20"/>
      </w:rPr>
    </w:lvl>
    <w:lvl w:ilvl="3">
      <w:start w:val="1"/>
      <w:numFmt w:val="decimal"/>
      <w:lvlText w:val="%1.%2.%3.%4"/>
      <w:lvlJc w:val="left"/>
      <w:pPr>
        <w:ind w:left="720" w:hanging="720"/>
      </w:pPr>
      <w:rPr>
        <w:rFonts w:eastAsia="MS Mincho" w:cs="Times New Roman" w:hint="default"/>
        <w:b w:val="0"/>
        <w:sz w:val="20"/>
      </w:rPr>
    </w:lvl>
    <w:lvl w:ilvl="4">
      <w:start w:val="1"/>
      <w:numFmt w:val="decimal"/>
      <w:lvlText w:val="%1.%2.%3.%4.%5"/>
      <w:lvlJc w:val="left"/>
      <w:pPr>
        <w:ind w:left="720" w:hanging="720"/>
      </w:pPr>
      <w:rPr>
        <w:rFonts w:eastAsia="MS Mincho" w:cs="Times New Roman" w:hint="default"/>
        <w:b w:val="0"/>
        <w:sz w:val="20"/>
      </w:rPr>
    </w:lvl>
    <w:lvl w:ilvl="5">
      <w:start w:val="1"/>
      <w:numFmt w:val="decimal"/>
      <w:lvlText w:val="%1.%2.%3.%4.%5.%6"/>
      <w:lvlJc w:val="left"/>
      <w:pPr>
        <w:ind w:left="1080" w:hanging="1080"/>
      </w:pPr>
      <w:rPr>
        <w:rFonts w:eastAsia="MS Mincho" w:cs="Times New Roman" w:hint="default"/>
        <w:b w:val="0"/>
        <w:sz w:val="20"/>
      </w:rPr>
    </w:lvl>
    <w:lvl w:ilvl="6">
      <w:start w:val="1"/>
      <w:numFmt w:val="decimal"/>
      <w:lvlText w:val="%1.%2.%3.%4.%5.%6.%7"/>
      <w:lvlJc w:val="left"/>
      <w:pPr>
        <w:ind w:left="1080" w:hanging="1080"/>
      </w:pPr>
      <w:rPr>
        <w:rFonts w:eastAsia="MS Mincho" w:cs="Times New Roman" w:hint="default"/>
        <w:b w:val="0"/>
        <w:sz w:val="20"/>
      </w:rPr>
    </w:lvl>
    <w:lvl w:ilvl="7">
      <w:start w:val="1"/>
      <w:numFmt w:val="decimal"/>
      <w:lvlText w:val="%1.%2.%3.%4.%5.%6.%7.%8"/>
      <w:lvlJc w:val="left"/>
      <w:pPr>
        <w:ind w:left="1440" w:hanging="1440"/>
      </w:pPr>
      <w:rPr>
        <w:rFonts w:eastAsia="MS Mincho" w:cs="Times New Roman" w:hint="default"/>
        <w:b w:val="0"/>
        <w:sz w:val="20"/>
      </w:rPr>
    </w:lvl>
    <w:lvl w:ilvl="8">
      <w:start w:val="1"/>
      <w:numFmt w:val="decimal"/>
      <w:lvlText w:val="%1.%2.%3.%4.%5.%6.%7.%8.%9"/>
      <w:lvlJc w:val="left"/>
      <w:pPr>
        <w:ind w:left="1440" w:hanging="1440"/>
      </w:pPr>
      <w:rPr>
        <w:rFonts w:eastAsia="MS Mincho" w:cs="Times New Roman" w:hint="default"/>
        <w:b w:val="0"/>
        <w:sz w:val="20"/>
      </w:rPr>
    </w:lvl>
  </w:abstractNum>
  <w:abstractNum w:abstractNumId="9" w15:restartNumberingAfterBreak="0">
    <w:nsid w:val="2F3F3C97"/>
    <w:multiLevelType w:val="hybridMultilevel"/>
    <w:tmpl w:val="7DD4CC40"/>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CE1873"/>
    <w:multiLevelType w:val="hybridMultilevel"/>
    <w:tmpl w:val="40AA1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87603A"/>
    <w:multiLevelType w:val="multilevel"/>
    <w:tmpl w:val="C6E61690"/>
    <w:lvl w:ilvl="0">
      <w:start w:val="1"/>
      <w:numFmt w:val="decimal"/>
      <w:lvlText w:val="%1"/>
      <w:lvlJc w:val="left"/>
      <w:pPr>
        <w:ind w:left="432" w:hanging="432"/>
      </w:pPr>
    </w:lvl>
    <w:lvl w:ilvl="1">
      <w:start w:val="1"/>
      <w:numFmt w:val="decimal"/>
      <w:lvlText w:val="%1.%2"/>
      <w:lvlJc w:val="left"/>
      <w:pPr>
        <w:ind w:left="576" w:hanging="576"/>
      </w:pPr>
      <w:rPr>
        <w:color w:val="000000" w:themeColor="text1"/>
      </w:rPr>
    </w:lvl>
    <w:lvl w:ilvl="2">
      <w:start w:val="1"/>
      <w:numFmt w:val="decimal"/>
      <w:pStyle w:val="Heading3"/>
      <w:lvlText w:val="%1.%2.%3"/>
      <w:lvlJc w:val="left"/>
      <w:pPr>
        <w:ind w:left="3510" w:hanging="720"/>
      </w:pPr>
      <w:rPr>
        <w:color w:val="auto"/>
      </w:r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391E70CA"/>
    <w:multiLevelType w:val="hybridMultilevel"/>
    <w:tmpl w:val="643CEF56"/>
    <w:lvl w:ilvl="0" w:tplc="76728F66">
      <w:start w:val="1"/>
      <w:numFmt w:val="bullet"/>
      <w:pStyle w:val="Heading2TextBulleted"/>
      <w:lvlText w:val=""/>
      <w:lvlJc w:val="left"/>
      <w:pPr>
        <w:tabs>
          <w:tab w:val="num" w:pos="2520"/>
        </w:tabs>
        <w:ind w:left="2520" w:hanging="360"/>
      </w:pPr>
      <w:rPr>
        <w:rFonts w:ascii="Symbol" w:hAnsi="Symbol" w:hint="default"/>
      </w:rPr>
    </w:lvl>
    <w:lvl w:ilvl="1" w:tplc="25E29A30">
      <w:start w:val="1"/>
      <w:numFmt w:val="lowerLetter"/>
      <w:lvlText w:val="%2."/>
      <w:lvlJc w:val="left"/>
      <w:pPr>
        <w:tabs>
          <w:tab w:val="num" w:pos="3600"/>
        </w:tabs>
        <w:ind w:left="3600" w:hanging="360"/>
      </w:pPr>
    </w:lvl>
    <w:lvl w:ilvl="2" w:tplc="92AA0ABE" w:tentative="1">
      <w:start w:val="1"/>
      <w:numFmt w:val="lowerRoman"/>
      <w:lvlText w:val="%3."/>
      <w:lvlJc w:val="right"/>
      <w:pPr>
        <w:tabs>
          <w:tab w:val="num" w:pos="4320"/>
        </w:tabs>
        <w:ind w:left="4320" w:hanging="180"/>
      </w:pPr>
    </w:lvl>
    <w:lvl w:ilvl="3" w:tplc="861AFE98" w:tentative="1">
      <w:start w:val="1"/>
      <w:numFmt w:val="decimal"/>
      <w:lvlText w:val="%4."/>
      <w:lvlJc w:val="left"/>
      <w:pPr>
        <w:tabs>
          <w:tab w:val="num" w:pos="5040"/>
        </w:tabs>
        <w:ind w:left="5040" w:hanging="360"/>
      </w:pPr>
    </w:lvl>
    <w:lvl w:ilvl="4" w:tplc="BBC64F38" w:tentative="1">
      <w:start w:val="1"/>
      <w:numFmt w:val="lowerLetter"/>
      <w:lvlText w:val="%5."/>
      <w:lvlJc w:val="left"/>
      <w:pPr>
        <w:tabs>
          <w:tab w:val="num" w:pos="5760"/>
        </w:tabs>
        <w:ind w:left="5760" w:hanging="360"/>
      </w:pPr>
    </w:lvl>
    <w:lvl w:ilvl="5" w:tplc="AD98305A" w:tentative="1">
      <w:start w:val="1"/>
      <w:numFmt w:val="lowerRoman"/>
      <w:lvlText w:val="%6."/>
      <w:lvlJc w:val="right"/>
      <w:pPr>
        <w:tabs>
          <w:tab w:val="num" w:pos="6480"/>
        </w:tabs>
        <w:ind w:left="6480" w:hanging="180"/>
      </w:pPr>
    </w:lvl>
    <w:lvl w:ilvl="6" w:tplc="4094BCA2" w:tentative="1">
      <w:start w:val="1"/>
      <w:numFmt w:val="decimal"/>
      <w:lvlText w:val="%7."/>
      <w:lvlJc w:val="left"/>
      <w:pPr>
        <w:tabs>
          <w:tab w:val="num" w:pos="7200"/>
        </w:tabs>
        <w:ind w:left="7200" w:hanging="360"/>
      </w:pPr>
    </w:lvl>
    <w:lvl w:ilvl="7" w:tplc="10CEEBF0" w:tentative="1">
      <w:start w:val="1"/>
      <w:numFmt w:val="lowerLetter"/>
      <w:lvlText w:val="%8."/>
      <w:lvlJc w:val="left"/>
      <w:pPr>
        <w:tabs>
          <w:tab w:val="num" w:pos="7920"/>
        </w:tabs>
        <w:ind w:left="7920" w:hanging="360"/>
      </w:pPr>
    </w:lvl>
    <w:lvl w:ilvl="8" w:tplc="072454C6" w:tentative="1">
      <w:start w:val="1"/>
      <w:numFmt w:val="lowerRoman"/>
      <w:lvlText w:val="%9."/>
      <w:lvlJc w:val="right"/>
      <w:pPr>
        <w:tabs>
          <w:tab w:val="num" w:pos="8640"/>
        </w:tabs>
        <w:ind w:left="8640" w:hanging="180"/>
      </w:pPr>
    </w:lvl>
  </w:abstractNum>
  <w:abstractNum w:abstractNumId="13" w15:restartNumberingAfterBreak="0">
    <w:nsid w:val="48E83B8F"/>
    <w:multiLevelType w:val="hybridMultilevel"/>
    <w:tmpl w:val="6A56F7CC"/>
    <w:lvl w:ilvl="0" w:tplc="8AC6748E">
      <w:start w:val="1"/>
      <w:numFmt w:val="decimal"/>
      <w:lvlText w:val="%1."/>
      <w:lvlJc w:val="left"/>
      <w:pPr>
        <w:tabs>
          <w:tab w:val="num" w:pos="2160"/>
        </w:tabs>
        <w:ind w:left="2160" w:hanging="360"/>
      </w:pPr>
    </w:lvl>
    <w:lvl w:ilvl="1" w:tplc="04090019" w:tentative="1">
      <w:start w:val="1"/>
      <w:numFmt w:val="lowerLetter"/>
      <w:lvlText w:val="%2."/>
      <w:lvlJc w:val="left"/>
      <w:pPr>
        <w:tabs>
          <w:tab w:val="num" w:pos="5137"/>
        </w:tabs>
        <w:ind w:left="5137" w:hanging="360"/>
      </w:pPr>
    </w:lvl>
    <w:lvl w:ilvl="2" w:tplc="0409001B" w:tentative="1">
      <w:start w:val="1"/>
      <w:numFmt w:val="lowerRoman"/>
      <w:lvlText w:val="%3."/>
      <w:lvlJc w:val="right"/>
      <w:pPr>
        <w:tabs>
          <w:tab w:val="num" w:pos="5857"/>
        </w:tabs>
        <w:ind w:left="5857" w:hanging="180"/>
      </w:pPr>
    </w:lvl>
    <w:lvl w:ilvl="3" w:tplc="0409000F" w:tentative="1">
      <w:start w:val="1"/>
      <w:numFmt w:val="decimal"/>
      <w:lvlText w:val="%4."/>
      <w:lvlJc w:val="left"/>
      <w:pPr>
        <w:tabs>
          <w:tab w:val="num" w:pos="6577"/>
        </w:tabs>
        <w:ind w:left="6577" w:hanging="360"/>
      </w:pPr>
    </w:lvl>
    <w:lvl w:ilvl="4" w:tplc="04090019" w:tentative="1">
      <w:start w:val="1"/>
      <w:numFmt w:val="lowerLetter"/>
      <w:lvlText w:val="%5."/>
      <w:lvlJc w:val="left"/>
      <w:pPr>
        <w:tabs>
          <w:tab w:val="num" w:pos="7297"/>
        </w:tabs>
        <w:ind w:left="7297" w:hanging="360"/>
      </w:pPr>
    </w:lvl>
    <w:lvl w:ilvl="5" w:tplc="0409001B" w:tentative="1">
      <w:start w:val="1"/>
      <w:numFmt w:val="lowerRoman"/>
      <w:lvlText w:val="%6."/>
      <w:lvlJc w:val="right"/>
      <w:pPr>
        <w:tabs>
          <w:tab w:val="num" w:pos="8017"/>
        </w:tabs>
        <w:ind w:left="8017" w:hanging="180"/>
      </w:pPr>
    </w:lvl>
    <w:lvl w:ilvl="6" w:tplc="0409000F" w:tentative="1">
      <w:start w:val="1"/>
      <w:numFmt w:val="decimal"/>
      <w:lvlText w:val="%7."/>
      <w:lvlJc w:val="left"/>
      <w:pPr>
        <w:tabs>
          <w:tab w:val="num" w:pos="8737"/>
        </w:tabs>
        <w:ind w:left="8737" w:hanging="360"/>
      </w:pPr>
    </w:lvl>
    <w:lvl w:ilvl="7" w:tplc="04090019" w:tentative="1">
      <w:start w:val="1"/>
      <w:numFmt w:val="lowerLetter"/>
      <w:lvlText w:val="%8."/>
      <w:lvlJc w:val="left"/>
      <w:pPr>
        <w:tabs>
          <w:tab w:val="num" w:pos="9457"/>
        </w:tabs>
        <w:ind w:left="9457" w:hanging="360"/>
      </w:pPr>
    </w:lvl>
    <w:lvl w:ilvl="8" w:tplc="0409001B" w:tentative="1">
      <w:start w:val="1"/>
      <w:numFmt w:val="lowerRoman"/>
      <w:lvlText w:val="%9."/>
      <w:lvlJc w:val="right"/>
      <w:pPr>
        <w:tabs>
          <w:tab w:val="num" w:pos="10177"/>
        </w:tabs>
        <w:ind w:left="10177" w:hanging="180"/>
      </w:pPr>
    </w:lvl>
  </w:abstractNum>
  <w:abstractNum w:abstractNumId="14" w15:restartNumberingAfterBreak="0">
    <w:nsid w:val="52FC650D"/>
    <w:multiLevelType w:val="hybridMultilevel"/>
    <w:tmpl w:val="A10A99B2"/>
    <w:lvl w:ilvl="0" w:tplc="E3AE2EA8">
      <w:start w:val="1"/>
      <w:numFmt w:val="decimal"/>
      <w:pStyle w:val="Heading2TextNumbered"/>
      <w:lvlText w:val="%1."/>
      <w:lvlJc w:val="left"/>
      <w:pPr>
        <w:ind w:left="2016" w:hanging="360"/>
      </w:pPr>
    </w:lvl>
    <w:lvl w:ilvl="1" w:tplc="04090019">
      <w:start w:val="1"/>
      <w:numFmt w:val="lowerLetter"/>
      <w:lvlText w:val="%2."/>
      <w:lvlJc w:val="left"/>
      <w:pPr>
        <w:ind w:left="2736" w:hanging="360"/>
      </w:pPr>
    </w:lvl>
    <w:lvl w:ilvl="2" w:tplc="0409001B">
      <w:start w:val="1"/>
      <w:numFmt w:val="lowerRoman"/>
      <w:lvlText w:val="%3."/>
      <w:lvlJc w:val="right"/>
      <w:pPr>
        <w:ind w:left="3456" w:hanging="180"/>
      </w:pPr>
    </w:lvl>
    <w:lvl w:ilvl="3" w:tplc="0409000F">
      <w:start w:val="1"/>
      <w:numFmt w:val="decimal"/>
      <w:lvlText w:val="%4."/>
      <w:lvlJc w:val="left"/>
      <w:pPr>
        <w:ind w:left="4176" w:hanging="360"/>
      </w:pPr>
    </w:lvl>
    <w:lvl w:ilvl="4" w:tplc="A9FCC582">
      <w:numFmt w:val="bullet"/>
      <w:lvlText w:val=""/>
      <w:lvlJc w:val="left"/>
      <w:pPr>
        <w:ind w:left="4896" w:hanging="360"/>
      </w:pPr>
      <w:rPr>
        <w:rFonts w:ascii="Wingdings" w:eastAsia="MS Mincho" w:hAnsi="Wingdings" w:cs="Times New Roman" w:hint="default"/>
      </w:rPr>
    </w:lvl>
    <w:lvl w:ilvl="5" w:tplc="0409001B" w:tentative="1">
      <w:start w:val="1"/>
      <w:numFmt w:val="lowerRoman"/>
      <w:lvlText w:val="%6."/>
      <w:lvlJc w:val="right"/>
      <w:pPr>
        <w:ind w:left="5616" w:hanging="180"/>
      </w:pPr>
    </w:lvl>
    <w:lvl w:ilvl="6" w:tplc="0409000F" w:tentative="1">
      <w:start w:val="1"/>
      <w:numFmt w:val="decimal"/>
      <w:lvlText w:val="%7."/>
      <w:lvlJc w:val="left"/>
      <w:pPr>
        <w:ind w:left="6336" w:hanging="360"/>
      </w:pPr>
    </w:lvl>
    <w:lvl w:ilvl="7" w:tplc="04090019" w:tentative="1">
      <w:start w:val="1"/>
      <w:numFmt w:val="lowerLetter"/>
      <w:lvlText w:val="%8."/>
      <w:lvlJc w:val="left"/>
      <w:pPr>
        <w:ind w:left="7056" w:hanging="360"/>
      </w:pPr>
    </w:lvl>
    <w:lvl w:ilvl="8" w:tplc="0409001B" w:tentative="1">
      <w:start w:val="1"/>
      <w:numFmt w:val="lowerRoman"/>
      <w:lvlText w:val="%9."/>
      <w:lvlJc w:val="right"/>
      <w:pPr>
        <w:ind w:left="7776" w:hanging="180"/>
      </w:pPr>
    </w:lvl>
  </w:abstractNum>
  <w:abstractNum w:abstractNumId="15" w15:restartNumberingAfterBreak="0">
    <w:nsid w:val="5E3567F9"/>
    <w:multiLevelType w:val="hybridMultilevel"/>
    <w:tmpl w:val="1744F3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A35EA9"/>
    <w:multiLevelType w:val="multilevel"/>
    <w:tmpl w:val="0730332E"/>
    <w:lvl w:ilvl="0">
      <w:start w:val="1"/>
      <w:numFmt w:val="decimal"/>
      <w:pStyle w:val="Heading1"/>
      <w:lvlText w:val="%1"/>
      <w:lvlJc w:val="left"/>
      <w:pPr>
        <w:ind w:left="432" w:hanging="432"/>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666D432F"/>
    <w:multiLevelType w:val="hybridMultilevel"/>
    <w:tmpl w:val="3B220F3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8" w15:restartNumberingAfterBreak="0">
    <w:nsid w:val="6E186F0C"/>
    <w:multiLevelType w:val="hybridMultilevel"/>
    <w:tmpl w:val="EAEC037E"/>
    <w:lvl w:ilvl="0" w:tplc="ABCAE3E8">
      <w:start w:val="1"/>
      <w:numFmt w:val="decimal"/>
      <w:pStyle w:val="Heading2TextSubsetNumbered"/>
      <w:lvlText w:val="%1."/>
      <w:lvlJc w:val="left"/>
      <w:pPr>
        <w:tabs>
          <w:tab w:val="num" w:pos="1800"/>
        </w:tabs>
        <w:ind w:left="1800" w:hanging="360"/>
      </w:pPr>
      <w:rPr>
        <w:rFonts w:hint="default"/>
      </w:rPr>
    </w:lvl>
    <w:lvl w:ilvl="1" w:tplc="04090019" w:tentative="1">
      <w:start w:val="1"/>
      <w:numFmt w:val="lowerLetter"/>
      <w:lvlText w:val="%2."/>
      <w:lvlJc w:val="left"/>
      <w:pPr>
        <w:tabs>
          <w:tab w:val="num" w:pos="4777"/>
        </w:tabs>
        <w:ind w:left="4777" w:hanging="360"/>
      </w:pPr>
    </w:lvl>
    <w:lvl w:ilvl="2" w:tplc="0409001B" w:tentative="1">
      <w:start w:val="1"/>
      <w:numFmt w:val="lowerRoman"/>
      <w:lvlText w:val="%3."/>
      <w:lvlJc w:val="right"/>
      <w:pPr>
        <w:tabs>
          <w:tab w:val="num" w:pos="5497"/>
        </w:tabs>
        <w:ind w:left="5497" w:hanging="180"/>
      </w:pPr>
    </w:lvl>
    <w:lvl w:ilvl="3" w:tplc="0409000F" w:tentative="1">
      <w:start w:val="1"/>
      <w:numFmt w:val="decimal"/>
      <w:lvlText w:val="%4."/>
      <w:lvlJc w:val="left"/>
      <w:pPr>
        <w:tabs>
          <w:tab w:val="num" w:pos="6217"/>
        </w:tabs>
        <w:ind w:left="6217" w:hanging="360"/>
      </w:pPr>
    </w:lvl>
    <w:lvl w:ilvl="4" w:tplc="04090019" w:tentative="1">
      <w:start w:val="1"/>
      <w:numFmt w:val="lowerLetter"/>
      <w:lvlText w:val="%5."/>
      <w:lvlJc w:val="left"/>
      <w:pPr>
        <w:tabs>
          <w:tab w:val="num" w:pos="6937"/>
        </w:tabs>
        <w:ind w:left="6937" w:hanging="360"/>
      </w:pPr>
    </w:lvl>
    <w:lvl w:ilvl="5" w:tplc="0409001B" w:tentative="1">
      <w:start w:val="1"/>
      <w:numFmt w:val="lowerRoman"/>
      <w:lvlText w:val="%6."/>
      <w:lvlJc w:val="right"/>
      <w:pPr>
        <w:tabs>
          <w:tab w:val="num" w:pos="7657"/>
        </w:tabs>
        <w:ind w:left="7657" w:hanging="180"/>
      </w:pPr>
    </w:lvl>
    <w:lvl w:ilvl="6" w:tplc="0409000F" w:tentative="1">
      <w:start w:val="1"/>
      <w:numFmt w:val="decimal"/>
      <w:lvlText w:val="%7."/>
      <w:lvlJc w:val="left"/>
      <w:pPr>
        <w:tabs>
          <w:tab w:val="num" w:pos="8377"/>
        </w:tabs>
        <w:ind w:left="8377" w:hanging="360"/>
      </w:pPr>
    </w:lvl>
    <w:lvl w:ilvl="7" w:tplc="04090019" w:tentative="1">
      <w:start w:val="1"/>
      <w:numFmt w:val="lowerLetter"/>
      <w:lvlText w:val="%8."/>
      <w:lvlJc w:val="left"/>
      <w:pPr>
        <w:tabs>
          <w:tab w:val="num" w:pos="9097"/>
        </w:tabs>
        <w:ind w:left="9097" w:hanging="360"/>
      </w:pPr>
    </w:lvl>
    <w:lvl w:ilvl="8" w:tplc="0409001B" w:tentative="1">
      <w:start w:val="1"/>
      <w:numFmt w:val="lowerRoman"/>
      <w:lvlText w:val="%9."/>
      <w:lvlJc w:val="right"/>
      <w:pPr>
        <w:tabs>
          <w:tab w:val="num" w:pos="9817"/>
        </w:tabs>
        <w:ind w:left="9817" w:hanging="180"/>
      </w:pPr>
    </w:lvl>
  </w:abstractNum>
  <w:abstractNum w:abstractNumId="19" w15:restartNumberingAfterBreak="0">
    <w:nsid w:val="750F0436"/>
    <w:multiLevelType w:val="hybridMultilevel"/>
    <w:tmpl w:val="6E7E6C9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0" w15:restartNumberingAfterBreak="0">
    <w:nsid w:val="75AB600B"/>
    <w:multiLevelType w:val="multilevel"/>
    <w:tmpl w:val="B13A6FF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7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7C6F14E3"/>
    <w:multiLevelType w:val="hybridMultilevel"/>
    <w:tmpl w:val="6DEEA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F9266EF"/>
    <w:multiLevelType w:val="hybridMultilevel"/>
    <w:tmpl w:val="DF70634E"/>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1"/>
  </w:num>
  <w:num w:numId="3">
    <w:abstractNumId w:val="12"/>
  </w:num>
  <w:num w:numId="4">
    <w:abstractNumId w:val="0"/>
  </w:num>
  <w:num w:numId="5">
    <w:abstractNumId w:val="16"/>
  </w:num>
  <w:num w:numId="6">
    <w:abstractNumId w:val="13"/>
  </w:num>
  <w:num w:numId="7">
    <w:abstractNumId w:val="18"/>
  </w:num>
  <w:num w:numId="8">
    <w:abstractNumId w:val="20"/>
  </w:num>
  <w:num w:numId="9">
    <w:abstractNumId w:val="4"/>
  </w:num>
  <w:num w:numId="10">
    <w:abstractNumId w:val="1"/>
  </w:num>
  <w:num w:numId="11">
    <w:abstractNumId w:val="15"/>
  </w:num>
  <w:num w:numId="12">
    <w:abstractNumId w:val="6"/>
  </w:num>
  <w:num w:numId="13">
    <w:abstractNumId w:val="10"/>
  </w:num>
  <w:num w:numId="14">
    <w:abstractNumId w:val="7"/>
  </w:num>
  <w:num w:numId="15">
    <w:abstractNumId w:val="16"/>
    <w:lvlOverride w:ilvl="0">
      <w:startOverride w:val="4"/>
    </w:lvlOverride>
  </w:num>
  <w:num w:numId="16">
    <w:abstractNumId w:val="14"/>
  </w:num>
  <w:num w:numId="17">
    <w:abstractNumId w:val="19"/>
  </w:num>
  <w:num w:numId="18">
    <w:abstractNumId w:val="3"/>
  </w:num>
  <w:num w:numId="19">
    <w:abstractNumId w:val="22"/>
  </w:num>
  <w:num w:numId="20">
    <w:abstractNumId w:val="21"/>
  </w:num>
  <w:num w:numId="21">
    <w:abstractNumId w:val="5"/>
  </w:num>
  <w:num w:numId="22">
    <w:abstractNumId w:val="9"/>
  </w:num>
  <w:num w:numId="23">
    <w:abstractNumId w:val="17"/>
  </w:num>
  <w:num w:numId="24">
    <w:abstractNumId w:val="8"/>
  </w:num>
  <w:num w:numId="25">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essica Marsillo">
    <w15:presenceInfo w15:providerId="AD" w15:userId="S-1-5-21-2559334742-469970549-2024990295-286514"/>
  </w15:person>
  <w15:person w15:author="Deborah">
    <w15:presenceInfo w15:providerId="None" w15:userId="Debora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91A"/>
    <w:rsid w:val="000003D7"/>
    <w:rsid w:val="000003DB"/>
    <w:rsid w:val="000017B0"/>
    <w:rsid w:val="00003509"/>
    <w:rsid w:val="00003582"/>
    <w:rsid w:val="00004781"/>
    <w:rsid w:val="000057CD"/>
    <w:rsid w:val="00006038"/>
    <w:rsid w:val="000062BF"/>
    <w:rsid w:val="00010907"/>
    <w:rsid w:val="000109F6"/>
    <w:rsid w:val="000128BC"/>
    <w:rsid w:val="00014DAD"/>
    <w:rsid w:val="00015F07"/>
    <w:rsid w:val="00017173"/>
    <w:rsid w:val="00017711"/>
    <w:rsid w:val="00020A6C"/>
    <w:rsid w:val="000216D9"/>
    <w:rsid w:val="0002276C"/>
    <w:rsid w:val="00023544"/>
    <w:rsid w:val="000238F1"/>
    <w:rsid w:val="00023EA4"/>
    <w:rsid w:val="000251B7"/>
    <w:rsid w:val="00025613"/>
    <w:rsid w:val="00027616"/>
    <w:rsid w:val="00027A82"/>
    <w:rsid w:val="00027D8C"/>
    <w:rsid w:val="00027E2A"/>
    <w:rsid w:val="00030271"/>
    <w:rsid w:val="000303F0"/>
    <w:rsid w:val="0003060B"/>
    <w:rsid w:val="00030B29"/>
    <w:rsid w:val="000322D1"/>
    <w:rsid w:val="000323C3"/>
    <w:rsid w:val="00033D47"/>
    <w:rsid w:val="000346BD"/>
    <w:rsid w:val="00034A0E"/>
    <w:rsid w:val="00035CDE"/>
    <w:rsid w:val="00037AEF"/>
    <w:rsid w:val="00040B93"/>
    <w:rsid w:val="00041785"/>
    <w:rsid w:val="00041D42"/>
    <w:rsid w:val="0004351B"/>
    <w:rsid w:val="000441A4"/>
    <w:rsid w:val="00044D13"/>
    <w:rsid w:val="00044FE4"/>
    <w:rsid w:val="000458DA"/>
    <w:rsid w:val="00045F9B"/>
    <w:rsid w:val="000468C2"/>
    <w:rsid w:val="0005054A"/>
    <w:rsid w:val="000505B4"/>
    <w:rsid w:val="000530B2"/>
    <w:rsid w:val="000533AC"/>
    <w:rsid w:val="00054364"/>
    <w:rsid w:val="00054810"/>
    <w:rsid w:val="000552E4"/>
    <w:rsid w:val="00055DF3"/>
    <w:rsid w:val="000561E9"/>
    <w:rsid w:val="0005764E"/>
    <w:rsid w:val="000578D3"/>
    <w:rsid w:val="000605AD"/>
    <w:rsid w:val="00060FD8"/>
    <w:rsid w:val="00061117"/>
    <w:rsid w:val="00062465"/>
    <w:rsid w:val="00063B1F"/>
    <w:rsid w:val="00063C7C"/>
    <w:rsid w:val="00063F6E"/>
    <w:rsid w:val="00063FDB"/>
    <w:rsid w:val="00065B2E"/>
    <w:rsid w:val="00065B4F"/>
    <w:rsid w:val="00066862"/>
    <w:rsid w:val="0006698D"/>
    <w:rsid w:val="00067C26"/>
    <w:rsid w:val="0007092E"/>
    <w:rsid w:val="000715B1"/>
    <w:rsid w:val="00071A96"/>
    <w:rsid w:val="00071CB3"/>
    <w:rsid w:val="000729AB"/>
    <w:rsid w:val="00073B93"/>
    <w:rsid w:val="0007457C"/>
    <w:rsid w:val="000749AC"/>
    <w:rsid w:val="000763D2"/>
    <w:rsid w:val="00076D71"/>
    <w:rsid w:val="000773DA"/>
    <w:rsid w:val="000824EE"/>
    <w:rsid w:val="00082B7D"/>
    <w:rsid w:val="00083908"/>
    <w:rsid w:val="00083D6D"/>
    <w:rsid w:val="00083F4A"/>
    <w:rsid w:val="00084973"/>
    <w:rsid w:val="00084977"/>
    <w:rsid w:val="000854E3"/>
    <w:rsid w:val="00085C72"/>
    <w:rsid w:val="00085FBF"/>
    <w:rsid w:val="00086A87"/>
    <w:rsid w:val="0008787A"/>
    <w:rsid w:val="000878C2"/>
    <w:rsid w:val="00087E11"/>
    <w:rsid w:val="000900F0"/>
    <w:rsid w:val="00091BDB"/>
    <w:rsid w:val="00092572"/>
    <w:rsid w:val="00092C70"/>
    <w:rsid w:val="00093C2E"/>
    <w:rsid w:val="0009423A"/>
    <w:rsid w:val="00094469"/>
    <w:rsid w:val="00094490"/>
    <w:rsid w:val="00094777"/>
    <w:rsid w:val="00096CFE"/>
    <w:rsid w:val="00096E3C"/>
    <w:rsid w:val="000972A7"/>
    <w:rsid w:val="00097C8B"/>
    <w:rsid w:val="000A0841"/>
    <w:rsid w:val="000A0F46"/>
    <w:rsid w:val="000A2B3F"/>
    <w:rsid w:val="000A4286"/>
    <w:rsid w:val="000A460B"/>
    <w:rsid w:val="000A5A07"/>
    <w:rsid w:val="000A637B"/>
    <w:rsid w:val="000B10CA"/>
    <w:rsid w:val="000B1EA6"/>
    <w:rsid w:val="000B1F21"/>
    <w:rsid w:val="000B4A1B"/>
    <w:rsid w:val="000B549B"/>
    <w:rsid w:val="000B71C5"/>
    <w:rsid w:val="000B7F4C"/>
    <w:rsid w:val="000C00A7"/>
    <w:rsid w:val="000C1378"/>
    <w:rsid w:val="000C1703"/>
    <w:rsid w:val="000C3994"/>
    <w:rsid w:val="000C50DA"/>
    <w:rsid w:val="000C5EE5"/>
    <w:rsid w:val="000D0C1C"/>
    <w:rsid w:val="000D15DF"/>
    <w:rsid w:val="000D1FA7"/>
    <w:rsid w:val="000D2034"/>
    <w:rsid w:val="000D2703"/>
    <w:rsid w:val="000D3998"/>
    <w:rsid w:val="000D39C7"/>
    <w:rsid w:val="000D3DC8"/>
    <w:rsid w:val="000D3F66"/>
    <w:rsid w:val="000D6D2C"/>
    <w:rsid w:val="000D715A"/>
    <w:rsid w:val="000D78AA"/>
    <w:rsid w:val="000D7C2B"/>
    <w:rsid w:val="000E07F5"/>
    <w:rsid w:val="000E166C"/>
    <w:rsid w:val="000E1E6B"/>
    <w:rsid w:val="000E2749"/>
    <w:rsid w:val="000E3D05"/>
    <w:rsid w:val="000E3FF1"/>
    <w:rsid w:val="000E5E8A"/>
    <w:rsid w:val="000E6897"/>
    <w:rsid w:val="000F02B8"/>
    <w:rsid w:val="000F04FC"/>
    <w:rsid w:val="000F1011"/>
    <w:rsid w:val="000F2995"/>
    <w:rsid w:val="000F2A22"/>
    <w:rsid w:val="000F3401"/>
    <w:rsid w:val="000F3E1D"/>
    <w:rsid w:val="000F4356"/>
    <w:rsid w:val="000F45E7"/>
    <w:rsid w:val="000F48E4"/>
    <w:rsid w:val="000F5A94"/>
    <w:rsid w:val="000F64E4"/>
    <w:rsid w:val="000F68EF"/>
    <w:rsid w:val="000F740F"/>
    <w:rsid w:val="000F7473"/>
    <w:rsid w:val="0010123A"/>
    <w:rsid w:val="00102207"/>
    <w:rsid w:val="001031DB"/>
    <w:rsid w:val="001031DD"/>
    <w:rsid w:val="00103338"/>
    <w:rsid w:val="00103F01"/>
    <w:rsid w:val="00104626"/>
    <w:rsid w:val="00104B9A"/>
    <w:rsid w:val="00104C1D"/>
    <w:rsid w:val="00105818"/>
    <w:rsid w:val="00105E1F"/>
    <w:rsid w:val="00105F9E"/>
    <w:rsid w:val="00106070"/>
    <w:rsid w:val="001064F0"/>
    <w:rsid w:val="00106711"/>
    <w:rsid w:val="00106C59"/>
    <w:rsid w:val="00107A9A"/>
    <w:rsid w:val="00107C4F"/>
    <w:rsid w:val="001101C6"/>
    <w:rsid w:val="00110956"/>
    <w:rsid w:val="001109B6"/>
    <w:rsid w:val="00110BC1"/>
    <w:rsid w:val="0011136F"/>
    <w:rsid w:val="00113845"/>
    <w:rsid w:val="00113D93"/>
    <w:rsid w:val="00114C19"/>
    <w:rsid w:val="001174C7"/>
    <w:rsid w:val="0011797D"/>
    <w:rsid w:val="00117AE7"/>
    <w:rsid w:val="0012032A"/>
    <w:rsid w:val="00120EC7"/>
    <w:rsid w:val="00122F63"/>
    <w:rsid w:val="00123F4C"/>
    <w:rsid w:val="0012575C"/>
    <w:rsid w:val="00125A09"/>
    <w:rsid w:val="0012622A"/>
    <w:rsid w:val="0012697D"/>
    <w:rsid w:val="00127CE4"/>
    <w:rsid w:val="00130AB5"/>
    <w:rsid w:val="00130BB4"/>
    <w:rsid w:val="00131612"/>
    <w:rsid w:val="0013204A"/>
    <w:rsid w:val="00134902"/>
    <w:rsid w:val="001350D8"/>
    <w:rsid w:val="00135725"/>
    <w:rsid w:val="00135959"/>
    <w:rsid w:val="001368B5"/>
    <w:rsid w:val="00136991"/>
    <w:rsid w:val="001369CD"/>
    <w:rsid w:val="001370F9"/>
    <w:rsid w:val="001375DC"/>
    <w:rsid w:val="001376E2"/>
    <w:rsid w:val="001379E6"/>
    <w:rsid w:val="00137A0C"/>
    <w:rsid w:val="0014037C"/>
    <w:rsid w:val="00140A9F"/>
    <w:rsid w:val="001411CF"/>
    <w:rsid w:val="00141B9E"/>
    <w:rsid w:val="00141C97"/>
    <w:rsid w:val="001420EF"/>
    <w:rsid w:val="00142E9C"/>
    <w:rsid w:val="001447A8"/>
    <w:rsid w:val="00144E5F"/>
    <w:rsid w:val="00145844"/>
    <w:rsid w:val="0014587C"/>
    <w:rsid w:val="00146827"/>
    <w:rsid w:val="00146984"/>
    <w:rsid w:val="00147844"/>
    <w:rsid w:val="00147B62"/>
    <w:rsid w:val="0015096B"/>
    <w:rsid w:val="00150E14"/>
    <w:rsid w:val="00150F96"/>
    <w:rsid w:val="001525DD"/>
    <w:rsid w:val="00153D78"/>
    <w:rsid w:val="001552CF"/>
    <w:rsid w:val="0016054D"/>
    <w:rsid w:val="001607B9"/>
    <w:rsid w:val="00160CB0"/>
    <w:rsid w:val="00160E39"/>
    <w:rsid w:val="00160E9B"/>
    <w:rsid w:val="001617C5"/>
    <w:rsid w:val="001618A5"/>
    <w:rsid w:val="00163DEB"/>
    <w:rsid w:val="00164393"/>
    <w:rsid w:val="0016449E"/>
    <w:rsid w:val="00164534"/>
    <w:rsid w:val="00165220"/>
    <w:rsid w:val="00165D26"/>
    <w:rsid w:val="00166325"/>
    <w:rsid w:val="00167F8C"/>
    <w:rsid w:val="001713C9"/>
    <w:rsid w:val="00171820"/>
    <w:rsid w:val="00171F11"/>
    <w:rsid w:val="0017224C"/>
    <w:rsid w:val="00173046"/>
    <w:rsid w:val="00173B47"/>
    <w:rsid w:val="00175C7D"/>
    <w:rsid w:val="00175D12"/>
    <w:rsid w:val="0017775A"/>
    <w:rsid w:val="00177E3D"/>
    <w:rsid w:val="00177F0E"/>
    <w:rsid w:val="00181278"/>
    <w:rsid w:val="001830B7"/>
    <w:rsid w:val="00183A6A"/>
    <w:rsid w:val="00184319"/>
    <w:rsid w:val="001850F2"/>
    <w:rsid w:val="001860E0"/>
    <w:rsid w:val="0018699A"/>
    <w:rsid w:val="00186B58"/>
    <w:rsid w:val="00186D26"/>
    <w:rsid w:val="00187CB8"/>
    <w:rsid w:val="00190511"/>
    <w:rsid w:val="001911A1"/>
    <w:rsid w:val="001921A4"/>
    <w:rsid w:val="001945F3"/>
    <w:rsid w:val="00196220"/>
    <w:rsid w:val="0019698B"/>
    <w:rsid w:val="00196FA3"/>
    <w:rsid w:val="00197990"/>
    <w:rsid w:val="00197A0B"/>
    <w:rsid w:val="001A04BA"/>
    <w:rsid w:val="001A22A5"/>
    <w:rsid w:val="001A2ACB"/>
    <w:rsid w:val="001A3717"/>
    <w:rsid w:val="001A39E0"/>
    <w:rsid w:val="001A5455"/>
    <w:rsid w:val="001A6236"/>
    <w:rsid w:val="001B0DDE"/>
    <w:rsid w:val="001B0FC8"/>
    <w:rsid w:val="001B10EB"/>
    <w:rsid w:val="001B16B6"/>
    <w:rsid w:val="001B1BDE"/>
    <w:rsid w:val="001B23CD"/>
    <w:rsid w:val="001B2455"/>
    <w:rsid w:val="001B2BF4"/>
    <w:rsid w:val="001B35C8"/>
    <w:rsid w:val="001B387B"/>
    <w:rsid w:val="001B3A80"/>
    <w:rsid w:val="001B5522"/>
    <w:rsid w:val="001B767C"/>
    <w:rsid w:val="001B7823"/>
    <w:rsid w:val="001B7A22"/>
    <w:rsid w:val="001C011C"/>
    <w:rsid w:val="001C2C4B"/>
    <w:rsid w:val="001C34E5"/>
    <w:rsid w:val="001C3986"/>
    <w:rsid w:val="001C59EF"/>
    <w:rsid w:val="001C5A50"/>
    <w:rsid w:val="001C5F1E"/>
    <w:rsid w:val="001C6846"/>
    <w:rsid w:val="001D0411"/>
    <w:rsid w:val="001D164F"/>
    <w:rsid w:val="001D173C"/>
    <w:rsid w:val="001D3211"/>
    <w:rsid w:val="001D35A6"/>
    <w:rsid w:val="001D4212"/>
    <w:rsid w:val="001D4812"/>
    <w:rsid w:val="001D4A4F"/>
    <w:rsid w:val="001D4F45"/>
    <w:rsid w:val="001D5C03"/>
    <w:rsid w:val="001D6039"/>
    <w:rsid w:val="001D690C"/>
    <w:rsid w:val="001D690F"/>
    <w:rsid w:val="001D6C63"/>
    <w:rsid w:val="001E1582"/>
    <w:rsid w:val="001E2323"/>
    <w:rsid w:val="001E46D7"/>
    <w:rsid w:val="001E4E33"/>
    <w:rsid w:val="001E4E73"/>
    <w:rsid w:val="001F0308"/>
    <w:rsid w:val="001F03C3"/>
    <w:rsid w:val="001F107F"/>
    <w:rsid w:val="001F185C"/>
    <w:rsid w:val="001F3BCA"/>
    <w:rsid w:val="001F4C1C"/>
    <w:rsid w:val="001F5A89"/>
    <w:rsid w:val="001F5ECC"/>
    <w:rsid w:val="001F664D"/>
    <w:rsid w:val="001F670F"/>
    <w:rsid w:val="001F7274"/>
    <w:rsid w:val="001F7988"/>
    <w:rsid w:val="0020058C"/>
    <w:rsid w:val="00201D13"/>
    <w:rsid w:val="002021BF"/>
    <w:rsid w:val="00202A0F"/>
    <w:rsid w:val="00202FEA"/>
    <w:rsid w:val="00203F48"/>
    <w:rsid w:val="00203F61"/>
    <w:rsid w:val="00206DB6"/>
    <w:rsid w:val="00206E94"/>
    <w:rsid w:val="002075DD"/>
    <w:rsid w:val="002103EE"/>
    <w:rsid w:val="00211413"/>
    <w:rsid w:val="002119EC"/>
    <w:rsid w:val="00211F11"/>
    <w:rsid w:val="002121E9"/>
    <w:rsid w:val="00212B0E"/>
    <w:rsid w:val="00213316"/>
    <w:rsid w:val="002153C7"/>
    <w:rsid w:val="002154EA"/>
    <w:rsid w:val="002156A3"/>
    <w:rsid w:val="002156F9"/>
    <w:rsid w:val="002157AF"/>
    <w:rsid w:val="00216F4F"/>
    <w:rsid w:val="00217A67"/>
    <w:rsid w:val="00220DD6"/>
    <w:rsid w:val="0022206D"/>
    <w:rsid w:val="00222151"/>
    <w:rsid w:val="00222243"/>
    <w:rsid w:val="00223362"/>
    <w:rsid w:val="00223E6B"/>
    <w:rsid w:val="002264F7"/>
    <w:rsid w:val="00227055"/>
    <w:rsid w:val="0023101C"/>
    <w:rsid w:val="00231A8C"/>
    <w:rsid w:val="00231E6E"/>
    <w:rsid w:val="00233089"/>
    <w:rsid w:val="002339D2"/>
    <w:rsid w:val="00233ABC"/>
    <w:rsid w:val="00233D96"/>
    <w:rsid w:val="00236314"/>
    <w:rsid w:val="00236981"/>
    <w:rsid w:val="00236F83"/>
    <w:rsid w:val="00237377"/>
    <w:rsid w:val="00240520"/>
    <w:rsid w:val="00240F0E"/>
    <w:rsid w:val="00241C97"/>
    <w:rsid w:val="002433AA"/>
    <w:rsid w:val="00243F81"/>
    <w:rsid w:val="00244294"/>
    <w:rsid w:val="00246AAF"/>
    <w:rsid w:val="00247129"/>
    <w:rsid w:val="0025138E"/>
    <w:rsid w:val="002517C4"/>
    <w:rsid w:val="002518E6"/>
    <w:rsid w:val="00251918"/>
    <w:rsid w:val="0025242B"/>
    <w:rsid w:val="00252EC6"/>
    <w:rsid w:val="00253A05"/>
    <w:rsid w:val="00253FF9"/>
    <w:rsid w:val="00254AFB"/>
    <w:rsid w:val="00254EA9"/>
    <w:rsid w:val="002552E3"/>
    <w:rsid w:val="0025546C"/>
    <w:rsid w:val="0025641B"/>
    <w:rsid w:val="0025654A"/>
    <w:rsid w:val="00256E4B"/>
    <w:rsid w:val="00260549"/>
    <w:rsid w:val="0026127A"/>
    <w:rsid w:val="002617F2"/>
    <w:rsid w:val="00261B87"/>
    <w:rsid w:val="00262727"/>
    <w:rsid w:val="00262FDC"/>
    <w:rsid w:val="00263CB6"/>
    <w:rsid w:val="002640BD"/>
    <w:rsid w:val="002643C3"/>
    <w:rsid w:val="0026505E"/>
    <w:rsid w:val="00265EE9"/>
    <w:rsid w:val="002676B7"/>
    <w:rsid w:val="00267B04"/>
    <w:rsid w:val="00267E8D"/>
    <w:rsid w:val="0027022B"/>
    <w:rsid w:val="00270B0D"/>
    <w:rsid w:val="0027225B"/>
    <w:rsid w:val="00272D45"/>
    <w:rsid w:val="0027419C"/>
    <w:rsid w:val="00274205"/>
    <w:rsid w:val="00274EC6"/>
    <w:rsid w:val="00275319"/>
    <w:rsid w:val="00277302"/>
    <w:rsid w:val="002809CF"/>
    <w:rsid w:val="00280AC1"/>
    <w:rsid w:val="00280C7F"/>
    <w:rsid w:val="002823E5"/>
    <w:rsid w:val="00282DC9"/>
    <w:rsid w:val="0028307B"/>
    <w:rsid w:val="00283883"/>
    <w:rsid w:val="00283981"/>
    <w:rsid w:val="002843C5"/>
    <w:rsid w:val="0028476D"/>
    <w:rsid w:val="002859BD"/>
    <w:rsid w:val="00285C6B"/>
    <w:rsid w:val="002900F6"/>
    <w:rsid w:val="00290DDD"/>
    <w:rsid w:val="00291297"/>
    <w:rsid w:val="00291BBD"/>
    <w:rsid w:val="00292202"/>
    <w:rsid w:val="00292393"/>
    <w:rsid w:val="002923DC"/>
    <w:rsid w:val="00292BCA"/>
    <w:rsid w:val="0029504F"/>
    <w:rsid w:val="00295B93"/>
    <w:rsid w:val="00295F12"/>
    <w:rsid w:val="002A001D"/>
    <w:rsid w:val="002A12DD"/>
    <w:rsid w:val="002A19CF"/>
    <w:rsid w:val="002A1C6A"/>
    <w:rsid w:val="002A34D7"/>
    <w:rsid w:val="002A3B32"/>
    <w:rsid w:val="002A46C6"/>
    <w:rsid w:val="002A5927"/>
    <w:rsid w:val="002A7E1F"/>
    <w:rsid w:val="002B0C5E"/>
    <w:rsid w:val="002B0CCF"/>
    <w:rsid w:val="002B2382"/>
    <w:rsid w:val="002B2C72"/>
    <w:rsid w:val="002B2F44"/>
    <w:rsid w:val="002B3AD4"/>
    <w:rsid w:val="002B5B36"/>
    <w:rsid w:val="002B66BB"/>
    <w:rsid w:val="002C04B5"/>
    <w:rsid w:val="002C081F"/>
    <w:rsid w:val="002C0CCB"/>
    <w:rsid w:val="002C2147"/>
    <w:rsid w:val="002C2BF3"/>
    <w:rsid w:val="002C4852"/>
    <w:rsid w:val="002C4B99"/>
    <w:rsid w:val="002C4DCF"/>
    <w:rsid w:val="002C4E01"/>
    <w:rsid w:val="002C59E1"/>
    <w:rsid w:val="002C5D79"/>
    <w:rsid w:val="002C775A"/>
    <w:rsid w:val="002C7ECD"/>
    <w:rsid w:val="002D05BE"/>
    <w:rsid w:val="002D0904"/>
    <w:rsid w:val="002D0C45"/>
    <w:rsid w:val="002D1A2E"/>
    <w:rsid w:val="002D1E53"/>
    <w:rsid w:val="002D1F0C"/>
    <w:rsid w:val="002D281F"/>
    <w:rsid w:val="002D3759"/>
    <w:rsid w:val="002D419E"/>
    <w:rsid w:val="002D420D"/>
    <w:rsid w:val="002D47EF"/>
    <w:rsid w:val="002D53C8"/>
    <w:rsid w:val="002D5DD6"/>
    <w:rsid w:val="002D5E88"/>
    <w:rsid w:val="002D643D"/>
    <w:rsid w:val="002D7408"/>
    <w:rsid w:val="002E00F2"/>
    <w:rsid w:val="002E02E0"/>
    <w:rsid w:val="002E049B"/>
    <w:rsid w:val="002E0996"/>
    <w:rsid w:val="002E2748"/>
    <w:rsid w:val="002E3279"/>
    <w:rsid w:val="002E4AD3"/>
    <w:rsid w:val="002E6D83"/>
    <w:rsid w:val="002E7464"/>
    <w:rsid w:val="002E7FEA"/>
    <w:rsid w:val="002F0988"/>
    <w:rsid w:val="002F1623"/>
    <w:rsid w:val="002F28C2"/>
    <w:rsid w:val="002F54D6"/>
    <w:rsid w:val="002F58D0"/>
    <w:rsid w:val="002F729A"/>
    <w:rsid w:val="003014D7"/>
    <w:rsid w:val="00301E5D"/>
    <w:rsid w:val="00303113"/>
    <w:rsid w:val="00303924"/>
    <w:rsid w:val="00304829"/>
    <w:rsid w:val="00305021"/>
    <w:rsid w:val="00305BA4"/>
    <w:rsid w:val="00305FF6"/>
    <w:rsid w:val="0030634C"/>
    <w:rsid w:val="00306847"/>
    <w:rsid w:val="0030764C"/>
    <w:rsid w:val="003102D4"/>
    <w:rsid w:val="00311323"/>
    <w:rsid w:val="0031197F"/>
    <w:rsid w:val="00311B4A"/>
    <w:rsid w:val="0031205D"/>
    <w:rsid w:val="0031243E"/>
    <w:rsid w:val="0031271A"/>
    <w:rsid w:val="003153F7"/>
    <w:rsid w:val="003157D3"/>
    <w:rsid w:val="00316DC0"/>
    <w:rsid w:val="00316EE7"/>
    <w:rsid w:val="003170A1"/>
    <w:rsid w:val="00317F40"/>
    <w:rsid w:val="00321417"/>
    <w:rsid w:val="0032141D"/>
    <w:rsid w:val="003217F6"/>
    <w:rsid w:val="00321D78"/>
    <w:rsid w:val="00321E09"/>
    <w:rsid w:val="003220C8"/>
    <w:rsid w:val="00322EEB"/>
    <w:rsid w:val="00323727"/>
    <w:rsid w:val="00324FC2"/>
    <w:rsid w:val="003262E1"/>
    <w:rsid w:val="003273CB"/>
    <w:rsid w:val="00327564"/>
    <w:rsid w:val="003275D9"/>
    <w:rsid w:val="003312AF"/>
    <w:rsid w:val="00332D4C"/>
    <w:rsid w:val="00332D5B"/>
    <w:rsid w:val="003348E1"/>
    <w:rsid w:val="003355A8"/>
    <w:rsid w:val="003356FB"/>
    <w:rsid w:val="00336EF9"/>
    <w:rsid w:val="00337129"/>
    <w:rsid w:val="0033718C"/>
    <w:rsid w:val="003405A3"/>
    <w:rsid w:val="0034079B"/>
    <w:rsid w:val="00341C2B"/>
    <w:rsid w:val="0034372A"/>
    <w:rsid w:val="003443AA"/>
    <w:rsid w:val="003447F4"/>
    <w:rsid w:val="0034493E"/>
    <w:rsid w:val="003469C9"/>
    <w:rsid w:val="0034702A"/>
    <w:rsid w:val="003471A9"/>
    <w:rsid w:val="0034736B"/>
    <w:rsid w:val="0035091A"/>
    <w:rsid w:val="00350F6B"/>
    <w:rsid w:val="00351753"/>
    <w:rsid w:val="00351C72"/>
    <w:rsid w:val="003526CA"/>
    <w:rsid w:val="00353881"/>
    <w:rsid w:val="003539EF"/>
    <w:rsid w:val="00353E23"/>
    <w:rsid w:val="0035525A"/>
    <w:rsid w:val="00356262"/>
    <w:rsid w:val="003570E9"/>
    <w:rsid w:val="00357B44"/>
    <w:rsid w:val="00357D4F"/>
    <w:rsid w:val="00360169"/>
    <w:rsid w:val="003618E8"/>
    <w:rsid w:val="003629EE"/>
    <w:rsid w:val="00363215"/>
    <w:rsid w:val="003635CB"/>
    <w:rsid w:val="00363874"/>
    <w:rsid w:val="00364D7A"/>
    <w:rsid w:val="003658B9"/>
    <w:rsid w:val="0036648A"/>
    <w:rsid w:val="003668E9"/>
    <w:rsid w:val="00367FFA"/>
    <w:rsid w:val="003708CF"/>
    <w:rsid w:val="0037155D"/>
    <w:rsid w:val="00371561"/>
    <w:rsid w:val="0037272D"/>
    <w:rsid w:val="00373152"/>
    <w:rsid w:val="003739DC"/>
    <w:rsid w:val="00373FB7"/>
    <w:rsid w:val="00374C38"/>
    <w:rsid w:val="00375512"/>
    <w:rsid w:val="00375867"/>
    <w:rsid w:val="00375F04"/>
    <w:rsid w:val="00376A0D"/>
    <w:rsid w:val="00377277"/>
    <w:rsid w:val="0038047C"/>
    <w:rsid w:val="00380E93"/>
    <w:rsid w:val="0038118E"/>
    <w:rsid w:val="00381B7A"/>
    <w:rsid w:val="003823C4"/>
    <w:rsid w:val="00382A74"/>
    <w:rsid w:val="0038632C"/>
    <w:rsid w:val="00387370"/>
    <w:rsid w:val="00387D43"/>
    <w:rsid w:val="00387D74"/>
    <w:rsid w:val="00391EFA"/>
    <w:rsid w:val="003932FF"/>
    <w:rsid w:val="00393AE4"/>
    <w:rsid w:val="003947AB"/>
    <w:rsid w:val="003950F7"/>
    <w:rsid w:val="0039535E"/>
    <w:rsid w:val="00396334"/>
    <w:rsid w:val="0039664B"/>
    <w:rsid w:val="00397270"/>
    <w:rsid w:val="003A011A"/>
    <w:rsid w:val="003A0322"/>
    <w:rsid w:val="003A049D"/>
    <w:rsid w:val="003A2B84"/>
    <w:rsid w:val="003A2E82"/>
    <w:rsid w:val="003A2F48"/>
    <w:rsid w:val="003A2F79"/>
    <w:rsid w:val="003A42D4"/>
    <w:rsid w:val="003A436B"/>
    <w:rsid w:val="003A461D"/>
    <w:rsid w:val="003A4C5A"/>
    <w:rsid w:val="003A4FDA"/>
    <w:rsid w:val="003A580B"/>
    <w:rsid w:val="003A6943"/>
    <w:rsid w:val="003B003F"/>
    <w:rsid w:val="003B05BD"/>
    <w:rsid w:val="003B0F3B"/>
    <w:rsid w:val="003B10B1"/>
    <w:rsid w:val="003B3D0A"/>
    <w:rsid w:val="003B437E"/>
    <w:rsid w:val="003B48B4"/>
    <w:rsid w:val="003B4CBC"/>
    <w:rsid w:val="003B6CC4"/>
    <w:rsid w:val="003B71ED"/>
    <w:rsid w:val="003B7333"/>
    <w:rsid w:val="003B765D"/>
    <w:rsid w:val="003C0028"/>
    <w:rsid w:val="003C08EB"/>
    <w:rsid w:val="003C0AF8"/>
    <w:rsid w:val="003C1AF3"/>
    <w:rsid w:val="003C2842"/>
    <w:rsid w:val="003C2D06"/>
    <w:rsid w:val="003C3BC9"/>
    <w:rsid w:val="003C42C4"/>
    <w:rsid w:val="003C4535"/>
    <w:rsid w:val="003C5301"/>
    <w:rsid w:val="003C5A00"/>
    <w:rsid w:val="003C6C8A"/>
    <w:rsid w:val="003C6D94"/>
    <w:rsid w:val="003C6F09"/>
    <w:rsid w:val="003C7D9D"/>
    <w:rsid w:val="003D0C6A"/>
    <w:rsid w:val="003D1219"/>
    <w:rsid w:val="003D19B7"/>
    <w:rsid w:val="003D2B08"/>
    <w:rsid w:val="003D4CFD"/>
    <w:rsid w:val="003D5038"/>
    <w:rsid w:val="003D5391"/>
    <w:rsid w:val="003D59F6"/>
    <w:rsid w:val="003D6A74"/>
    <w:rsid w:val="003D6C6C"/>
    <w:rsid w:val="003D70BA"/>
    <w:rsid w:val="003D7A7B"/>
    <w:rsid w:val="003E0B5D"/>
    <w:rsid w:val="003E24C4"/>
    <w:rsid w:val="003E24F2"/>
    <w:rsid w:val="003E3468"/>
    <w:rsid w:val="003E4A07"/>
    <w:rsid w:val="003E4F14"/>
    <w:rsid w:val="003E5F77"/>
    <w:rsid w:val="003E65EE"/>
    <w:rsid w:val="003E6E28"/>
    <w:rsid w:val="003E6F2B"/>
    <w:rsid w:val="003F1E3A"/>
    <w:rsid w:val="003F23E5"/>
    <w:rsid w:val="003F256C"/>
    <w:rsid w:val="003F41AC"/>
    <w:rsid w:val="003F4AC6"/>
    <w:rsid w:val="003F531D"/>
    <w:rsid w:val="003F5844"/>
    <w:rsid w:val="00400B72"/>
    <w:rsid w:val="00400BA7"/>
    <w:rsid w:val="004030F9"/>
    <w:rsid w:val="00403692"/>
    <w:rsid w:val="00403777"/>
    <w:rsid w:val="00403B63"/>
    <w:rsid w:val="00403D66"/>
    <w:rsid w:val="004044BC"/>
    <w:rsid w:val="0040471B"/>
    <w:rsid w:val="004051F3"/>
    <w:rsid w:val="00406830"/>
    <w:rsid w:val="00406C80"/>
    <w:rsid w:val="00406F3A"/>
    <w:rsid w:val="004072DA"/>
    <w:rsid w:val="00407348"/>
    <w:rsid w:val="00412A7F"/>
    <w:rsid w:val="00413568"/>
    <w:rsid w:val="00413942"/>
    <w:rsid w:val="00414AB4"/>
    <w:rsid w:val="00414E2F"/>
    <w:rsid w:val="0041514D"/>
    <w:rsid w:val="00415AFB"/>
    <w:rsid w:val="00421094"/>
    <w:rsid w:val="00421506"/>
    <w:rsid w:val="00421D07"/>
    <w:rsid w:val="004224D6"/>
    <w:rsid w:val="00423E5F"/>
    <w:rsid w:val="0042438D"/>
    <w:rsid w:val="0042463A"/>
    <w:rsid w:val="004252C1"/>
    <w:rsid w:val="00426993"/>
    <w:rsid w:val="00426CB3"/>
    <w:rsid w:val="00427452"/>
    <w:rsid w:val="00427BE9"/>
    <w:rsid w:val="0043098A"/>
    <w:rsid w:val="004310AD"/>
    <w:rsid w:val="00431125"/>
    <w:rsid w:val="00431C4A"/>
    <w:rsid w:val="004320AB"/>
    <w:rsid w:val="0043383D"/>
    <w:rsid w:val="0043385F"/>
    <w:rsid w:val="00433907"/>
    <w:rsid w:val="00433920"/>
    <w:rsid w:val="00435441"/>
    <w:rsid w:val="004360F4"/>
    <w:rsid w:val="00436731"/>
    <w:rsid w:val="00437D61"/>
    <w:rsid w:val="00440260"/>
    <w:rsid w:val="00441651"/>
    <w:rsid w:val="00442593"/>
    <w:rsid w:val="004434F8"/>
    <w:rsid w:val="00443963"/>
    <w:rsid w:val="00444A2D"/>
    <w:rsid w:val="00444C14"/>
    <w:rsid w:val="00445FA6"/>
    <w:rsid w:val="00446B21"/>
    <w:rsid w:val="00447B02"/>
    <w:rsid w:val="004517FF"/>
    <w:rsid w:val="004526B7"/>
    <w:rsid w:val="00453725"/>
    <w:rsid w:val="004539ED"/>
    <w:rsid w:val="004544F9"/>
    <w:rsid w:val="00454738"/>
    <w:rsid w:val="00454AFA"/>
    <w:rsid w:val="00456384"/>
    <w:rsid w:val="00456CD0"/>
    <w:rsid w:val="00457EA4"/>
    <w:rsid w:val="00460440"/>
    <w:rsid w:val="00460EAD"/>
    <w:rsid w:val="00462BE4"/>
    <w:rsid w:val="00463346"/>
    <w:rsid w:val="0046662C"/>
    <w:rsid w:val="00466B22"/>
    <w:rsid w:val="00467597"/>
    <w:rsid w:val="00467D9E"/>
    <w:rsid w:val="00470C5B"/>
    <w:rsid w:val="00471008"/>
    <w:rsid w:val="00471A94"/>
    <w:rsid w:val="00472836"/>
    <w:rsid w:val="004737C8"/>
    <w:rsid w:val="0047448A"/>
    <w:rsid w:val="004744BA"/>
    <w:rsid w:val="00475112"/>
    <w:rsid w:val="004753B2"/>
    <w:rsid w:val="00475BB6"/>
    <w:rsid w:val="0047660F"/>
    <w:rsid w:val="00476CC5"/>
    <w:rsid w:val="00481D4D"/>
    <w:rsid w:val="004834BD"/>
    <w:rsid w:val="004850E2"/>
    <w:rsid w:val="0048547A"/>
    <w:rsid w:val="004861E2"/>
    <w:rsid w:val="00487833"/>
    <w:rsid w:val="0049033B"/>
    <w:rsid w:val="00490B17"/>
    <w:rsid w:val="0049114F"/>
    <w:rsid w:val="004925BB"/>
    <w:rsid w:val="00492918"/>
    <w:rsid w:val="004937CF"/>
    <w:rsid w:val="00493847"/>
    <w:rsid w:val="00493F32"/>
    <w:rsid w:val="00494519"/>
    <w:rsid w:val="004948A1"/>
    <w:rsid w:val="00494AE2"/>
    <w:rsid w:val="0049679E"/>
    <w:rsid w:val="00496CC5"/>
    <w:rsid w:val="004973DA"/>
    <w:rsid w:val="00497B31"/>
    <w:rsid w:val="004A0704"/>
    <w:rsid w:val="004A0BB7"/>
    <w:rsid w:val="004A233A"/>
    <w:rsid w:val="004A26D1"/>
    <w:rsid w:val="004A2C24"/>
    <w:rsid w:val="004A34D6"/>
    <w:rsid w:val="004A4259"/>
    <w:rsid w:val="004A47ED"/>
    <w:rsid w:val="004A6A9B"/>
    <w:rsid w:val="004A71FA"/>
    <w:rsid w:val="004B0CCE"/>
    <w:rsid w:val="004B100B"/>
    <w:rsid w:val="004B174D"/>
    <w:rsid w:val="004B1A4F"/>
    <w:rsid w:val="004B2F3A"/>
    <w:rsid w:val="004B5858"/>
    <w:rsid w:val="004B7224"/>
    <w:rsid w:val="004B7D02"/>
    <w:rsid w:val="004B7F3E"/>
    <w:rsid w:val="004C07DC"/>
    <w:rsid w:val="004C116C"/>
    <w:rsid w:val="004C1781"/>
    <w:rsid w:val="004C20DC"/>
    <w:rsid w:val="004C22C2"/>
    <w:rsid w:val="004C2323"/>
    <w:rsid w:val="004C3B90"/>
    <w:rsid w:val="004C45DB"/>
    <w:rsid w:val="004C4A60"/>
    <w:rsid w:val="004C4BAE"/>
    <w:rsid w:val="004C61C7"/>
    <w:rsid w:val="004C6A96"/>
    <w:rsid w:val="004C7457"/>
    <w:rsid w:val="004C758C"/>
    <w:rsid w:val="004C7A70"/>
    <w:rsid w:val="004D055D"/>
    <w:rsid w:val="004D1BF8"/>
    <w:rsid w:val="004D30E4"/>
    <w:rsid w:val="004D32B7"/>
    <w:rsid w:val="004D3E23"/>
    <w:rsid w:val="004D3F1B"/>
    <w:rsid w:val="004D43AC"/>
    <w:rsid w:val="004D48A7"/>
    <w:rsid w:val="004D53EA"/>
    <w:rsid w:val="004D6707"/>
    <w:rsid w:val="004D6F25"/>
    <w:rsid w:val="004D752D"/>
    <w:rsid w:val="004E048C"/>
    <w:rsid w:val="004E0ADC"/>
    <w:rsid w:val="004E0BEB"/>
    <w:rsid w:val="004E15BD"/>
    <w:rsid w:val="004E25C6"/>
    <w:rsid w:val="004E3524"/>
    <w:rsid w:val="004E39FE"/>
    <w:rsid w:val="004E3CD3"/>
    <w:rsid w:val="004E4B46"/>
    <w:rsid w:val="004E510C"/>
    <w:rsid w:val="004E5262"/>
    <w:rsid w:val="004E62C7"/>
    <w:rsid w:val="004E744D"/>
    <w:rsid w:val="004E766D"/>
    <w:rsid w:val="004E7976"/>
    <w:rsid w:val="004E7B82"/>
    <w:rsid w:val="004F0096"/>
    <w:rsid w:val="004F03CD"/>
    <w:rsid w:val="004F0AD0"/>
    <w:rsid w:val="004F0EE3"/>
    <w:rsid w:val="004F1406"/>
    <w:rsid w:val="004F141E"/>
    <w:rsid w:val="004F360F"/>
    <w:rsid w:val="004F367A"/>
    <w:rsid w:val="004F3AFD"/>
    <w:rsid w:val="004F48FE"/>
    <w:rsid w:val="004F4BD5"/>
    <w:rsid w:val="004F4ED9"/>
    <w:rsid w:val="004F4EF7"/>
    <w:rsid w:val="004F5DE9"/>
    <w:rsid w:val="004F6C92"/>
    <w:rsid w:val="004F708A"/>
    <w:rsid w:val="004F759D"/>
    <w:rsid w:val="004F7EB5"/>
    <w:rsid w:val="005003E7"/>
    <w:rsid w:val="005005A5"/>
    <w:rsid w:val="0050074A"/>
    <w:rsid w:val="00500832"/>
    <w:rsid w:val="00502459"/>
    <w:rsid w:val="00502533"/>
    <w:rsid w:val="00503A41"/>
    <w:rsid w:val="00503ABE"/>
    <w:rsid w:val="00503D3A"/>
    <w:rsid w:val="00503D4C"/>
    <w:rsid w:val="00504099"/>
    <w:rsid w:val="00505B5C"/>
    <w:rsid w:val="005060C2"/>
    <w:rsid w:val="0050642E"/>
    <w:rsid w:val="00506CAA"/>
    <w:rsid w:val="005071F7"/>
    <w:rsid w:val="00507B1C"/>
    <w:rsid w:val="0051055C"/>
    <w:rsid w:val="00510821"/>
    <w:rsid w:val="00510EFA"/>
    <w:rsid w:val="005114F8"/>
    <w:rsid w:val="00511F5C"/>
    <w:rsid w:val="005130C4"/>
    <w:rsid w:val="00513AA4"/>
    <w:rsid w:val="00513B80"/>
    <w:rsid w:val="005149CF"/>
    <w:rsid w:val="00515606"/>
    <w:rsid w:val="005159B5"/>
    <w:rsid w:val="00515C8D"/>
    <w:rsid w:val="00515F0E"/>
    <w:rsid w:val="00516EEE"/>
    <w:rsid w:val="00517FAF"/>
    <w:rsid w:val="0052202D"/>
    <w:rsid w:val="005233C8"/>
    <w:rsid w:val="00523F1D"/>
    <w:rsid w:val="00524C13"/>
    <w:rsid w:val="00524D89"/>
    <w:rsid w:val="00524F28"/>
    <w:rsid w:val="0052509F"/>
    <w:rsid w:val="00525724"/>
    <w:rsid w:val="0052601A"/>
    <w:rsid w:val="00526992"/>
    <w:rsid w:val="00526F63"/>
    <w:rsid w:val="00530100"/>
    <w:rsid w:val="005301B0"/>
    <w:rsid w:val="00530B94"/>
    <w:rsid w:val="005311B2"/>
    <w:rsid w:val="0053151B"/>
    <w:rsid w:val="0053236D"/>
    <w:rsid w:val="00532AC3"/>
    <w:rsid w:val="00533457"/>
    <w:rsid w:val="00534705"/>
    <w:rsid w:val="00535786"/>
    <w:rsid w:val="005359B7"/>
    <w:rsid w:val="005366DD"/>
    <w:rsid w:val="00536C41"/>
    <w:rsid w:val="00540775"/>
    <w:rsid w:val="00541046"/>
    <w:rsid w:val="0054293B"/>
    <w:rsid w:val="00542BE5"/>
    <w:rsid w:val="005434EF"/>
    <w:rsid w:val="0054385B"/>
    <w:rsid w:val="0054475A"/>
    <w:rsid w:val="0054518E"/>
    <w:rsid w:val="00545216"/>
    <w:rsid w:val="005452B9"/>
    <w:rsid w:val="0054579E"/>
    <w:rsid w:val="005465AF"/>
    <w:rsid w:val="005503FE"/>
    <w:rsid w:val="00550659"/>
    <w:rsid w:val="00550BF7"/>
    <w:rsid w:val="005526A2"/>
    <w:rsid w:val="00553525"/>
    <w:rsid w:val="005541ED"/>
    <w:rsid w:val="00554650"/>
    <w:rsid w:val="005547AF"/>
    <w:rsid w:val="00554974"/>
    <w:rsid w:val="0055497D"/>
    <w:rsid w:val="00555012"/>
    <w:rsid w:val="005551FA"/>
    <w:rsid w:val="0055665C"/>
    <w:rsid w:val="00557486"/>
    <w:rsid w:val="005578D8"/>
    <w:rsid w:val="00560135"/>
    <w:rsid w:val="005606FD"/>
    <w:rsid w:val="00560A9A"/>
    <w:rsid w:val="00561B49"/>
    <w:rsid w:val="0056232E"/>
    <w:rsid w:val="00563D82"/>
    <w:rsid w:val="005647AF"/>
    <w:rsid w:val="00564BED"/>
    <w:rsid w:val="00564C25"/>
    <w:rsid w:val="00564E2F"/>
    <w:rsid w:val="00565647"/>
    <w:rsid w:val="005657AE"/>
    <w:rsid w:val="00566D4E"/>
    <w:rsid w:val="00567C5D"/>
    <w:rsid w:val="00570FAB"/>
    <w:rsid w:val="00571FB4"/>
    <w:rsid w:val="00572D50"/>
    <w:rsid w:val="00572E8F"/>
    <w:rsid w:val="005748DF"/>
    <w:rsid w:val="00575618"/>
    <w:rsid w:val="00575853"/>
    <w:rsid w:val="00575D7D"/>
    <w:rsid w:val="00576671"/>
    <w:rsid w:val="005773F3"/>
    <w:rsid w:val="00580D47"/>
    <w:rsid w:val="00580F7B"/>
    <w:rsid w:val="00583C3A"/>
    <w:rsid w:val="00583E33"/>
    <w:rsid w:val="005840BE"/>
    <w:rsid w:val="00584563"/>
    <w:rsid w:val="00584607"/>
    <w:rsid w:val="00584616"/>
    <w:rsid w:val="00584A45"/>
    <w:rsid w:val="005851B2"/>
    <w:rsid w:val="00585A08"/>
    <w:rsid w:val="0058744F"/>
    <w:rsid w:val="00594746"/>
    <w:rsid w:val="00595700"/>
    <w:rsid w:val="00595A78"/>
    <w:rsid w:val="00595F2D"/>
    <w:rsid w:val="0059671E"/>
    <w:rsid w:val="00597831"/>
    <w:rsid w:val="005A0AD3"/>
    <w:rsid w:val="005A10C3"/>
    <w:rsid w:val="005A3A4B"/>
    <w:rsid w:val="005A4BB2"/>
    <w:rsid w:val="005A4EDC"/>
    <w:rsid w:val="005A5321"/>
    <w:rsid w:val="005A70D1"/>
    <w:rsid w:val="005A7108"/>
    <w:rsid w:val="005B1E29"/>
    <w:rsid w:val="005B2960"/>
    <w:rsid w:val="005B2A60"/>
    <w:rsid w:val="005B3D35"/>
    <w:rsid w:val="005B404F"/>
    <w:rsid w:val="005B4288"/>
    <w:rsid w:val="005B4EAC"/>
    <w:rsid w:val="005B7944"/>
    <w:rsid w:val="005B7C31"/>
    <w:rsid w:val="005C04B4"/>
    <w:rsid w:val="005C169A"/>
    <w:rsid w:val="005C23D8"/>
    <w:rsid w:val="005C2673"/>
    <w:rsid w:val="005C321E"/>
    <w:rsid w:val="005C37A1"/>
    <w:rsid w:val="005C4A70"/>
    <w:rsid w:val="005C4BCD"/>
    <w:rsid w:val="005C51BF"/>
    <w:rsid w:val="005C57AC"/>
    <w:rsid w:val="005C6718"/>
    <w:rsid w:val="005C6879"/>
    <w:rsid w:val="005C742C"/>
    <w:rsid w:val="005C7803"/>
    <w:rsid w:val="005D0BF1"/>
    <w:rsid w:val="005D0F03"/>
    <w:rsid w:val="005D1726"/>
    <w:rsid w:val="005D1B03"/>
    <w:rsid w:val="005D1FB2"/>
    <w:rsid w:val="005D2A5F"/>
    <w:rsid w:val="005D3043"/>
    <w:rsid w:val="005D3CA2"/>
    <w:rsid w:val="005D450B"/>
    <w:rsid w:val="005D5A2D"/>
    <w:rsid w:val="005D793D"/>
    <w:rsid w:val="005D7C85"/>
    <w:rsid w:val="005E0B34"/>
    <w:rsid w:val="005E1C56"/>
    <w:rsid w:val="005E266A"/>
    <w:rsid w:val="005E27A3"/>
    <w:rsid w:val="005E2B56"/>
    <w:rsid w:val="005E2CF3"/>
    <w:rsid w:val="005E339E"/>
    <w:rsid w:val="005E3AB0"/>
    <w:rsid w:val="005E4D22"/>
    <w:rsid w:val="005E6243"/>
    <w:rsid w:val="005E72FB"/>
    <w:rsid w:val="005E7650"/>
    <w:rsid w:val="005F0490"/>
    <w:rsid w:val="005F05C5"/>
    <w:rsid w:val="005F0959"/>
    <w:rsid w:val="005F239D"/>
    <w:rsid w:val="005F3439"/>
    <w:rsid w:val="005F4C8A"/>
    <w:rsid w:val="005F4D16"/>
    <w:rsid w:val="005F525C"/>
    <w:rsid w:val="005F635A"/>
    <w:rsid w:val="005F7A6D"/>
    <w:rsid w:val="005F7EAD"/>
    <w:rsid w:val="006008B4"/>
    <w:rsid w:val="00600CB0"/>
    <w:rsid w:val="00602A3D"/>
    <w:rsid w:val="0060368D"/>
    <w:rsid w:val="006056FC"/>
    <w:rsid w:val="0060599B"/>
    <w:rsid w:val="00606F48"/>
    <w:rsid w:val="00611425"/>
    <w:rsid w:val="0061155B"/>
    <w:rsid w:val="0061273F"/>
    <w:rsid w:val="006134AB"/>
    <w:rsid w:val="006134B2"/>
    <w:rsid w:val="006137A7"/>
    <w:rsid w:val="00613A59"/>
    <w:rsid w:val="00613D1D"/>
    <w:rsid w:val="006149DE"/>
    <w:rsid w:val="00615D3C"/>
    <w:rsid w:val="00615E6D"/>
    <w:rsid w:val="00617882"/>
    <w:rsid w:val="006215C5"/>
    <w:rsid w:val="00622D7B"/>
    <w:rsid w:val="00623172"/>
    <w:rsid w:val="0062333D"/>
    <w:rsid w:val="00623704"/>
    <w:rsid w:val="00623AD2"/>
    <w:rsid w:val="006256D8"/>
    <w:rsid w:val="00626709"/>
    <w:rsid w:val="00626952"/>
    <w:rsid w:val="00626BFD"/>
    <w:rsid w:val="00626C31"/>
    <w:rsid w:val="0062750D"/>
    <w:rsid w:val="006308CC"/>
    <w:rsid w:val="006308FC"/>
    <w:rsid w:val="0063128D"/>
    <w:rsid w:val="00631A3A"/>
    <w:rsid w:val="00632F16"/>
    <w:rsid w:val="006344D8"/>
    <w:rsid w:val="00634A03"/>
    <w:rsid w:val="00636C3A"/>
    <w:rsid w:val="00637E7C"/>
    <w:rsid w:val="00640924"/>
    <w:rsid w:val="00640998"/>
    <w:rsid w:val="00641581"/>
    <w:rsid w:val="00642637"/>
    <w:rsid w:val="00642A61"/>
    <w:rsid w:val="00642B30"/>
    <w:rsid w:val="00642F8A"/>
    <w:rsid w:val="00643955"/>
    <w:rsid w:val="00645768"/>
    <w:rsid w:val="00645BC1"/>
    <w:rsid w:val="00647011"/>
    <w:rsid w:val="00647BDA"/>
    <w:rsid w:val="00653F9C"/>
    <w:rsid w:val="00654097"/>
    <w:rsid w:val="006560B1"/>
    <w:rsid w:val="00656EDF"/>
    <w:rsid w:val="0066027F"/>
    <w:rsid w:val="00660A89"/>
    <w:rsid w:val="00661494"/>
    <w:rsid w:val="006619C5"/>
    <w:rsid w:val="00662511"/>
    <w:rsid w:val="00662A61"/>
    <w:rsid w:val="00662D6A"/>
    <w:rsid w:val="006635E0"/>
    <w:rsid w:val="006638E6"/>
    <w:rsid w:val="00663E06"/>
    <w:rsid w:val="006650C0"/>
    <w:rsid w:val="006678F7"/>
    <w:rsid w:val="00667D40"/>
    <w:rsid w:val="0067100F"/>
    <w:rsid w:val="0067196B"/>
    <w:rsid w:val="0067222C"/>
    <w:rsid w:val="00673A6C"/>
    <w:rsid w:val="00674F4E"/>
    <w:rsid w:val="00676588"/>
    <w:rsid w:val="00676625"/>
    <w:rsid w:val="00676920"/>
    <w:rsid w:val="00676ED7"/>
    <w:rsid w:val="006775B9"/>
    <w:rsid w:val="006778C9"/>
    <w:rsid w:val="00677B06"/>
    <w:rsid w:val="00680350"/>
    <w:rsid w:val="00680CBF"/>
    <w:rsid w:val="00681787"/>
    <w:rsid w:val="00681BF4"/>
    <w:rsid w:val="00681FF4"/>
    <w:rsid w:val="006824F2"/>
    <w:rsid w:val="006830E0"/>
    <w:rsid w:val="006839CC"/>
    <w:rsid w:val="00683AB5"/>
    <w:rsid w:val="0068477B"/>
    <w:rsid w:val="006854C6"/>
    <w:rsid w:val="00685E2C"/>
    <w:rsid w:val="0068719D"/>
    <w:rsid w:val="00687DCD"/>
    <w:rsid w:val="0069052A"/>
    <w:rsid w:val="00691C72"/>
    <w:rsid w:val="006929E4"/>
    <w:rsid w:val="00692FB3"/>
    <w:rsid w:val="00693A78"/>
    <w:rsid w:val="00693DA7"/>
    <w:rsid w:val="00693EDB"/>
    <w:rsid w:val="006940AB"/>
    <w:rsid w:val="00694C0B"/>
    <w:rsid w:val="00694D05"/>
    <w:rsid w:val="00696155"/>
    <w:rsid w:val="0069705C"/>
    <w:rsid w:val="0069741B"/>
    <w:rsid w:val="006A02C1"/>
    <w:rsid w:val="006A14C7"/>
    <w:rsid w:val="006A1558"/>
    <w:rsid w:val="006A182C"/>
    <w:rsid w:val="006A3153"/>
    <w:rsid w:val="006A4271"/>
    <w:rsid w:val="006A49D5"/>
    <w:rsid w:val="006A50C7"/>
    <w:rsid w:val="006A5189"/>
    <w:rsid w:val="006A6105"/>
    <w:rsid w:val="006A614B"/>
    <w:rsid w:val="006A66B5"/>
    <w:rsid w:val="006A6E9D"/>
    <w:rsid w:val="006A71FC"/>
    <w:rsid w:val="006A723D"/>
    <w:rsid w:val="006A7388"/>
    <w:rsid w:val="006B0EB9"/>
    <w:rsid w:val="006B11F9"/>
    <w:rsid w:val="006B24F0"/>
    <w:rsid w:val="006B47FB"/>
    <w:rsid w:val="006B4A67"/>
    <w:rsid w:val="006B69A9"/>
    <w:rsid w:val="006B6BCE"/>
    <w:rsid w:val="006B7ECE"/>
    <w:rsid w:val="006C14A1"/>
    <w:rsid w:val="006C1E2E"/>
    <w:rsid w:val="006C344A"/>
    <w:rsid w:val="006C4040"/>
    <w:rsid w:val="006C449A"/>
    <w:rsid w:val="006C4BB0"/>
    <w:rsid w:val="006C5135"/>
    <w:rsid w:val="006C5834"/>
    <w:rsid w:val="006C584A"/>
    <w:rsid w:val="006C618E"/>
    <w:rsid w:val="006C6DB9"/>
    <w:rsid w:val="006C7EA7"/>
    <w:rsid w:val="006D067F"/>
    <w:rsid w:val="006D0924"/>
    <w:rsid w:val="006D123A"/>
    <w:rsid w:val="006D3190"/>
    <w:rsid w:val="006D3907"/>
    <w:rsid w:val="006D529C"/>
    <w:rsid w:val="006D5EE8"/>
    <w:rsid w:val="006D6192"/>
    <w:rsid w:val="006D65B8"/>
    <w:rsid w:val="006D661F"/>
    <w:rsid w:val="006D6793"/>
    <w:rsid w:val="006D6ACF"/>
    <w:rsid w:val="006D7F44"/>
    <w:rsid w:val="006E0DC8"/>
    <w:rsid w:val="006E1C65"/>
    <w:rsid w:val="006E213B"/>
    <w:rsid w:val="006E49D9"/>
    <w:rsid w:val="006E53D8"/>
    <w:rsid w:val="006E546E"/>
    <w:rsid w:val="006E683D"/>
    <w:rsid w:val="006E6DF1"/>
    <w:rsid w:val="006F02CD"/>
    <w:rsid w:val="006F19D6"/>
    <w:rsid w:val="006F1B9D"/>
    <w:rsid w:val="006F1CF9"/>
    <w:rsid w:val="006F24DA"/>
    <w:rsid w:val="006F29C3"/>
    <w:rsid w:val="006F35BD"/>
    <w:rsid w:val="006F3973"/>
    <w:rsid w:val="006F3B48"/>
    <w:rsid w:val="006F41F2"/>
    <w:rsid w:val="006F47EC"/>
    <w:rsid w:val="006F491D"/>
    <w:rsid w:val="006F56CE"/>
    <w:rsid w:val="006F57A7"/>
    <w:rsid w:val="006F5B30"/>
    <w:rsid w:val="006F6424"/>
    <w:rsid w:val="006F6A4F"/>
    <w:rsid w:val="006F6B29"/>
    <w:rsid w:val="00700F1F"/>
    <w:rsid w:val="007010D4"/>
    <w:rsid w:val="00701627"/>
    <w:rsid w:val="0070199F"/>
    <w:rsid w:val="0070210F"/>
    <w:rsid w:val="007021CE"/>
    <w:rsid w:val="00702F51"/>
    <w:rsid w:val="007045AB"/>
    <w:rsid w:val="0070512D"/>
    <w:rsid w:val="007059A0"/>
    <w:rsid w:val="00706312"/>
    <w:rsid w:val="00706C86"/>
    <w:rsid w:val="00706E31"/>
    <w:rsid w:val="0071096E"/>
    <w:rsid w:val="007114DC"/>
    <w:rsid w:val="007119A8"/>
    <w:rsid w:val="00711F7D"/>
    <w:rsid w:val="0071213F"/>
    <w:rsid w:val="007123F5"/>
    <w:rsid w:val="0071369D"/>
    <w:rsid w:val="007144FA"/>
    <w:rsid w:val="00714624"/>
    <w:rsid w:val="007148C7"/>
    <w:rsid w:val="00714BB2"/>
    <w:rsid w:val="00715BE0"/>
    <w:rsid w:val="00715D8A"/>
    <w:rsid w:val="007168F5"/>
    <w:rsid w:val="007170CF"/>
    <w:rsid w:val="00717785"/>
    <w:rsid w:val="00717A23"/>
    <w:rsid w:val="00717C32"/>
    <w:rsid w:val="0072008E"/>
    <w:rsid w:val="00720788"/>
    <w:rsid w:val="00722C46"/>
    <w:rsid w:val="00724327"/>
    <w:rsid w:val="00725269"/>
    <w:rsid w:val="007252DF"/>
    <w:rsid w:val="00725D20"/>
    <w:rsid w:val="007276AE"/>
    <w:rsid w:val="00727A1B"/>
    <w:rsid w:val="00727AE6"/>
    <w:rsid w:val="0073066D"/>
    <w:rsid w:val="007306B8"/>
    <w:rsid w:val="00730802"/>
    <w:rsid w:val="0073086B"/>
    <w:rsid w:val="00730F7E"/>
    <w:rsid w:val="0073104C"/>
    <w:rsid w:val="0073122B"/>
    <w:rsid w:val="007314BF"/>
    <w:rsid w:val="0073335D"/>
    <w:rsid w:val="00734847"/>
    <w:rsid w:val="007348F0"/>
    <w:rsid w:val="00735574"/>
    <w:rsid w:val="00735A15"/>
    <w:rsid w:val="00735AB5"/>
    <w:rsid w:val="00736BEF"/>
    <w:rsid w:val="00737D4C"/>
    <w:rsid w:val="00737DF0"/>
    <w:rsid w:val="0074061E"/>
    <w:rsid w:val="007408B0"/>
    <w:rsid w:val="007408D0"/>
    <w:rsid w:val="007417E9"/>
    <w:rsid w:val="00741970"/>
    <w:rsid w:val="00742966"/>
    <w:rsid w:val="00742F77"/>
    <w:rsid w:val="007431E3"/>
    <w:rsid w:val="007440D7"/>
    <w:rsid w:val="00744246"/>
    <w:rsid w:val="007447D4"/>
    <w:rsid w:val="00744CC5"/>
    <w:rsid w:val="0074545A"/>
    <w:rsid w:val="0074585B"/>
    <w:rsid w:val="00745FEC"/>
    <w:rsid w:val="00746AEF"/>
    <w:rsid w:val="00746F62"/>
    <w:rsid w:val="0074702A"/>
    <w:rsid w:val="00747B2C"/>
    <w:rsid w:val="007500D1"/>
    <w:rsid w:val="00752254"/>
    <w:rsid w:val="00752591"/>
    <w:rsid w:val="00752EFA"/>
    <w:rsid w:val="007556A5"/>
    <w:rsid w:val="007562E0"/>
    <w:rsid w:val="00757322"/>
    <w:rsid w:val="00757753"/>
    <w:rsid w:val="00757BF2"/>
    <w:rsid w:val="0076056B"/>
    <w:rsid w:val="007605B4"/>
    <w:rsid w:val="007614B6"/>
    <w:rsid w:val="0076175A"/>
    <w:rsid w:val="007622B2"/>
    <w:rsid w:val="0076275F"/>
    <w:rsid w:val="0076469A"/>
    <w:rsid w:val="00764E8E"/>
    <w:rsid w:val="0076532F"/>
    <w:rsid w:val="00765820"/>
    <w:rsid w:val="0076666C"/>
    <w:rsid w:val="00766969"/>
    <w:rsid w:val="00766C31"/>
    <w:rsid w:val="00766E01"/>
    <w:rsid w:val="0077385D"/>
    <w:rsid w:val="007741C0"/>
    <w:rsid w:val="007744F7"/>
    <w:rsid w:val="00775C51"/>
    <w:rsid w:val="00775C70"/>
    <w:rsid w:val="00775F71"/>
    <w:rsid w:val="007762C6"/>
    <w:rsid w:val="007765F2"/>
    <w:rsid w:val="0077681D"/>
    <w:rsid w:val="00776CD1"/>
    <w:rsid w:val="007772E4"/>
    <w:rsid w:val="007775F2"/>
    <w:rsid w:val="007779CF"/>
    <w:rsid w:val="00777E49"/>
    <w:rsid w:val="00780F4C"/>
    <w:rsid w:val="007820D6"/>
    <w:rsid w:val="00782321"/>
    <w:rsid w:val="00782570"/>
    <w:rsid w:val="007826C8"/>
    <w:rsid w:val="00782922"/>
    <w:rsid w:val="007832A6"/>
    <w:rsid w:val="007834CD"/>
    <w:rsid w:val="007852C5"/>
    <w:rsid w:val="00785334"/>
    <w:rsid w:val="00785383"/>
    <w:rsid w:val="00785EED"/>
    <w:rsid w:val="007867D8"/>
    <w:rsid w:val="00787571"/>
    <w:rsid w:val="00790021"/>
    <w:rsid w:val="0079017B"/>
    <w:rsid w:val="00790512"/>
    <w:rsid w:val="00791578"/>
    <w:rsid w:val="00791D4C"/>
    <w:rsid w:val="00793D45"/>
    <w:rsid w:val="007941FA"/>
    <w:rsid w:val="00794943"/>
    <w:rsid w:val="00794B91"/>
    <w:rsid w:val="0079574E"/>
    <w:rsid w:val="007964E0"/>
    <w:rsid w:val="007975FA"/>
    <w:rsid w:val="007A2214"/>
    <w:rsid w:val="007A2453"/>
    <w:rsid w:val="007A28A2"/>
    <w:rsid w:val="007A28A3"/>
    <w:rsid w:val="007A29E3"/>
    <w:rsid w:val="007A2E83"/>
    <w:rsid w:val="007A44C0"/>
    <w:rsid w:val="007A569A"/>
    <w:rsid w:val="007A5F3D"/>
    <w:rsid w:val="007A6100"/>
    <w:rsid w:val="007A7DBE"/>
    <w:rsid w:val="007A7F69"/>
    <w:rsid w:val="007B0039"/>
    <w:rsid w:val="007B0CDA"/>
    <w:rsid w:val="007B0E40"/>
    <w:rsid w:val="007B1AFF"/>
    <w:rsid w:val="007B1DF9"/>
    <w:rsid w:val="007B2051"/>
    <w:rsid w:val="007B226C"/>
    <w:rsid w:val="007B32F3"/>
    <w:rsid w:val="007B33E1"/>
    <w:rsid w:val="007B3576"/>
    <w:rsid w:val="007B4317"/>
    <w:rsid w:val="007B5B26"/>
    <w:rsid w:val="007B5E9E"/>
    <w:rsid w:val="007B64B0"/>
    <w:rsid w:val="007B6D6F"/>
    <w:rsid w:val="007B7380"/>
    <w:rsid w:val="007C0194"/>
    <w:rsid w:val="007C0E07"/>
    <w:rsid w:val="007C24FD"/>
    <w:rsid w:val="007C2DF8"/>
    <w:rsid w:val="007C3551"/>
    <w:rsid w:val="007C37D3"/>
    <w:rsid w:val="007C4226"/>
    <w:rsid w:val="007C4933"/>
    <w:rsid w:val="007C4B04"/>
    <w:rsid w:val="007C605D"/>
    <w:rsid w:val="007C6130"/>
    <w:rsid w:val="007C6305"/>
    <w:rsid w:val="007C7AA0"/>
    <w:rsid w:val="007D04A2"/>
    <w:rsid w:val="007D0546"/>
    <w:rsid w:val="007D08BC"/>
    <w:rsid w:val="007D0C44"/>
    <w:rsid w:val="007D0ECB"/>
    <w:rsid w:val="007D13F0"/>
    <w:rsid w:val="007D25CD"/>
    <w:rsid w:val="007D2EBC"/>
    <w:rsid w:val="007D3CE6"/>
    <w:rsid w:val="007D45D1"/>
    <w:rsid w:val="007D68DE"/>
    <w:rsid w:val="007E066A"/>
    <w:rsid w:val="007E0EF6"/>
    <w:rsid w:val="007E17F4"/>
    <w:rsid w:val="007E1847"/>
    <w:rsid w:val="007E2FFB"/>
    <w:rsid w:val="007E4AB1"/>
    <w:rsid w:val="007E572B"/>
    <w:rsid w:val="007E59DB"/>
    <w:rsid w:val="007E6359"/>
    <w:rsid w:val="007E737A"/>
    <w:rsid w:val="007F0303"/>
    <w:rsid w:val="007F2648"/>
    <w:rsid w:val="007F28B0"/>
    <w:rsid w:val="007F2BE0"/>
    <w:rsid w:val="007F2E56"/>
    <w:rsid w:val="007F3509"/>
    <w:rsid w:val="007F3B20"/>
    <w:rsid w:val="007F5303"/>
    <w:rsid w:val="007F5C69"/>
    <w:rsid w:val="007F7ED3"/>
    <w:rsid w:val="00800DAD"/>
    <w:rsid w:val="00801424"/>
    <w:rsid w:val="008015B4"/>
    <w:rsid w:val="00801DFD"/>
    <w:rsid w:val="008020B8"/>
    <w:rsid w:val="00802405"/>
    <w:rsid w:val="0080429D"/>
    <w:rsid w:val="00805700"/>
    <w:rsid w:val="00805DC0"/>
    <w:rsid w:val="00806164"/>
    <w:rsid w:val="008079D5"/>
    <w:rsid w:val="00807FBE"/>
    <w:rsid w:val="00810196"/>
    <w:rsid w:val="0081026A"/>
    <w:rsid w:val="00815009"/>
    <w:rsid w:val="00815351"/>
    <w:rsid w:val="00817746"/>
    <w:rsid w:val="00817BC5"/>
    <w:rsid w:val="0082032F"/>
    <w:rsid w:val="008209A8"/>
    <w:rsid w:val="00821AE0"/>
    <w:rsid w:val="008224F1"/>
    <w:rsid w:val="0082284C"/>
    <w:rsid w:val="00822DBB"/>
    <w:rsid w:val="0082321C"/>
    <w:rsid w:val="0082353C"/>
    <w:rsid w:val="00823561"/>
    <w:rsid w:val="0082376F"/>
    <w:rsid w:val="00823B03"/>
    <w:rsid w:val="00823E1A"/>
    <w:rsid w:val="00824763"/>
    <w:rsid w:val="00824A86"/>
    <w:rsid w:val="00824C12"/>
    <w:rsid w:val="00826B4B"/>
    <w:rsid w:val="00826D66"/>
    <w:rsid w:val="00826E8C"/>
    <w:rsid w:val="00827652"/>
    <w:rsid w:val="008278E8"/>
    <w:rsid w:val="00827BC3"/>
    <w:rsid w:val="00827F66"/>
    <w:rsid w:val="00830830"/>
    <w:rsid w:val="008317EF"/>
    <w:rsid w:val="008331F0"/>
    <w:rsid w:val="00834661"/>
    <w:rsid w:val="0083687B"/>
    <w:rsid w:val="00836FBE"/>
    <w:rsid w:val="00837973"/>
    <w:rsid w:val="00837DD3"/>
    <w:rsid w:val="00837FC5"/>
    <w:rsid w:val="00840A6B"/>
    <w:rsid w:val="00842126"/>
    <w:rsid w:val="0084332C"/>
    <w:rsid w:val="008437CC"/>
    <w:rsid w:val="008438B1"/>
    <w:rsid w:val="0084564B"/>
    <w:rsid w:val="00845C6E"/>
    <w:rsid w:val="00846499"/>
    <w:rsid w:val="00846E55"/>
    <w:rsid w:val="00846E94"/>
    <w:rsid w:val="00847095"/>
    <w:rsid w:val="0085004A"/>
    <w:rsid w:val="00850D17"/>
    <w:rsid w:val="00851DCD"/>
    <w:rsid w:val="008529E7"/>
    <w:rsid w:val="0085534D"/>
    <w:rsid w:val="008554B9"/>
    <w:rsid w:val="0085676D"/>
    <w:rsid w:val="008570F5"/>
    <w:rsid w:val="00857D69"/>
    <w:rsid w:val="008601F5"/>
    <w:rsid w:val="00861ED9"/>
    <w:rsid w:val="00865B78"/>
    <w:rsid w:val="00866113"/>
    <w:rsid w:val="008663E8"/>
    <w:rsid w:val="00867408"/>
    <w:rsid w:val="00870892"/>
    <w:rsid w:val="00870E73"/>
    <w:rsid w:val="00871D37"/>
    <w:rsid w:val="00871DD6"/>
    <w:rsid w:val="0087254E"/>
    <w:rsid w:val="00872604"/>
    <w:rsid w:val="00872AA8"/>
    <w:rsid w:val="00873651"/>
    <w:rsid w:val="00874D15"/>
    <w:rsid w:val="00874FFC"/>
    <w:rsid w:val="00876BB6"/>
    <w:rsid w:val="00877197"/>
    <w:rsid w:val="00877782"/>
    <w:rsid w:val="008777F5"/>
    <w:rsid w:val="008812D1"/>
    <w:rsid w:val="008819AA"/>
    <w:rsid w:val="00882E0E"/>
    <w:rsid w:val="00883066"/>
    <w:rsid w:val="008837FE"/>
    <w:rsid w:val="00883AAE"/>
    <w:rsid w:val="00885148"/>
    <w:rsid w:val="0088534F"/>
    <w:rsid w:val="008864C4"/>
    <w:rsid w:val="008866E1"/>
    <w:rsid w:val="00886C19"/>
    <w:rsid w:val="00886FD7"/>
    <w:rsid w:val="008878BE"/>
    <w:rsid w:val="00887E4D"/>
    <w:rsid w:val="008902B1"/>
    <w:rsid w:val="00891DD8"/>
    <w:rsid w:val="0089204D"/>
    <w:rsid w:val="00892515"/>
    <w:rsid w:val="0089393D"/>
    <w:rsid w:val="008947A3"/>
    <w:rsid w:val="0089507A"/>
    <w:rsid w:val="008A10E5"/>
    <w:rsid w:val="008A3B35"/>
    <w:rsid w:val="008A3BF5"/>
    <w:rsid w:val="008A4F7B"/>
    <w:rsid w:val="008A57DF"/>
    <w:rsid w:val="008A6AED"/>
    <w:rsid w:val="008A7130"/>
    <w:rsid w:val="008A7507"/>
    <w:rsid w:val="008A7CBA"/>
    <w:rsid w:val="008B0522"/>
    <w:rsid w:val="008B0EBF"/>
    <w:rsid w:val="008B108E"/>
    <w:rsid w:val="008B3024"/>
    <w:rsid w:val="008B31AE"/>
    <w:rsid w:val="008B35B4"/>
    <w:rsid w:val="008B379A"/>
    <w:rsid w:val="008B5261"/>
    <w:rsid w:val="008B58B5"/>
    <w:rsid w:val="008B59E9"/>
    <w:rsid w:val="008B5C5C"/>
    <w:rsid w:val="008B711A"/>
    <w:rsid w:val="008C0BDB"/>
    <w:rsid w:val="008C11BE"/>
    <w:rsid w:val="008C1542"/>
    <w:rsid w:val="008C198C"/>
    <w:rsid w:val="008C2592"/>
    <w:rsid w:val="008C2C20"/>
    <w:rsid w:val="008C3396"/>
    <w:rsid w:val="008C3AF4"/>
    <w:rsid w:val="008C40D8"/>
    <w:rsid w:val="008C4DC7"/>
    <w:rsid w:val="008C5E54"/>
    <w:rsid w:val="008C7124"/>
    <w:rsid w:val="008C7E7D"/>
    <w:rsid w:val="008D01FC"/>
    <w:rsid w:val="008D1D57"/>
    <w:rsid w:val="008D1E38"/>
    <w:rsid w:val="008D23FE"/>
    <w:rsid w:val="008D2BC8"/>
    <w:rsid w:val="008D3E4D"/>
    <w:rsid w:val="008D60A4"/>
    <w:rsid w:val="008E067A"/>
    <w:rsid w:val="008E1CDD"/>
    <w:rsid w:val="008E1E7A"/>
    <w:rsid w:val="008E27BE"/>
    <w:rsid w:val="008E3186"/>
    <w:rsid w:val="008E5E4C"/>
    <w:rsid w:val="008E674B"/>
    <w:rsid w:val="008E6E72"/>
    <w:rsid w:val="008E73D5"/>
    <w:rsid w:val="008F0E89"/>
    <w:rsid w:val="008F153A"/>
    <w:rsid w:val="008F204B"/>
    <w:rsid w:val="008F3A58"/>
    <w:rsid w:val="008F4B44"/>
    <w:rsid w:val="008F52B3"/>
    <w:rsid w:val="008F645D"/>
    <w:rsid w:val="009003CF"/>
    <w:rsid w:val="009004A3"/>
    <w:rsid w:val="00900854"/>
    <w:rsid w:val="00900F6A"/>
    <w:rsid w:val="009017CD"/>
    <w:rsid w:val="00901A80"/>
    <w:rsid w:val="00902048"/>
    <w:rsid w:val="00902B1C"/>
    <w:rsid w:val="00903235"/>
    <w:rsid w:val="00904DAF"/>
    <w:rsid w:val="00905B85"/>
    <w:rsid w:val="00906511"/>
    <w:rsid w:val="0090750A"/>
    <w:rsid w:val="00907F9C"/>
    <w:rsid w:val="00911ED9"/>
    <w:rsid w:val="00912571"/>
    <w:rsid w:val="00912D12"/>
    <w:rsid w:val="00914BE5"/>
    <w:rsid w:val="00915130"/>
    <w:rsid w:val="00915F87"/>
    <w:rsid w:val="00917DBE"/>
    <w:rsid w:val="00922BB0"/>
    <w:rsid w:val="00923D6E"/>
    <w:rsid w:val="00924C64"/>
    <w:rsid w:val="00925549"/>
    <w:rsid w:val="009265CF"/>
    <w:rsid w:val="00927458"/>
    <w:rsid w:val="009279FC"/>
    <w:rsid w:val="0093128F"/>
    <w:rsid w:val="00931E1C"/>
    <w:rsid w:val="0093295D"/>
    <w:rsid w:val="009337BE"/>
    <w:rsid w:val="00933FE5"/>
    <w:rsid w:val="0093402B"/>
    <w:rsid w:val="00934DC4"/>
    <w:rsid w:val="009376D2"/>
    <w:rsid w:val="009414EF"/>
    <w:rsid w:val="00941FAD"/>
    <w:rsid w:val="00942192"/>
    <w:rsid w:val="0094256F"/>
    <w:rsid w:val="00942941"/>
    <w:rsid w:val="00943C0D"/>
    <w:rsid w:val="00943FF2"/>
    <w:rsid w:val="00944640"/>
    <w:rsid w:val="00945958"/>
    <w:rsid w:val="0094677B"/>
    <w:rsid w:val="00947073"/>
    <w:rsid w:val="00947133"/>
    <w:rsid w:val="00947165"/>
    <w:rsid w:val="00950901"/>
    <w:rsid w:val="0095247B"/>
    <w:rsid w:val="00952ACA"/>
    <w:rsid w:val="0095306D"/>
    <w:rsid w:val="009530EE"/>
    <w:rsid w:val="00953315"/>
    <w:rsid w:val="00953472"/>
    <w:rsid w:val="00954C81"/>
    <w:rsid w:val="009568B2"/>
    <w:rsid w:val="00956CD9"/>
    <w:rsid w:val="0095760B"/>
    <w:rsid w:val="00957ACE"/>
    <w:rsid w:val="00957F13"/>
    <w:rsid w:val="009622D1"/>
    <w:rsid w:val="009622FE"/>
    <w:rsid w:val="0096249C"/>
    <w:rsid w:val="00962595"/>
    <w:rsid w:val="0096444C"/>
    <w:rsid w:val="00964F93"/>
    <w:rsid w:val="00965B0D"/>
    <w:rsid w:val="00965BDA"/>
    <w:rsid w:val="009663CC"/>
    <w:rsid w:val="00966F18"/>
    <w:rsid w:val="00967209"/>
    <w:rsid w:val="00970313"/>
    <w:rsid w:val="00971959"/>
    <w:rsid w:val="00971F90"/>
    <w:rsid w:val="009732E9"/>
    <w:rsid w:val="00973CB0"/>
    <w:rsid w:val="00974DCF"/>
    <w:rsid w:val="00976732"/>
    <w:rsid w:val="00976734"/>
    <w:rsid w:val="00977139"/>
    <w:rsid w:val="009777D9"/>
    <w:rsid w:val="009801A9"/>
    <w:rsid w:val="009805F9"/>
    <w:rsid w:val="0098188F"/>
    <w:rsid w:val="00981C27"/>
    <w:rsid w:val="00981DDB"/>
    <w:rsid w:val="0098380C"/>
    <w:rsid w:val="00984E79"/>
    <w:rsid w:val="00985031"/>
    <w:rsid w:val="009854DF"/>
    <w:rsid w:val="0098576B"/>
    <w:rsid w:val="00985D99"/>
    <w:rsid w:val="009864FA"/>
    <w:rsid w:val="00987282"/>
    <w:rsid w:val="00991BD7"/>
    <w:rsid w:val="0099394D"/>
    <w:rsid w:val="00994213"/>
    <w:rsid w:val="0099445E"/>
    <w:rsid w:val="00994ED1"/>
    <w:rsid w:val="00995EEF"/>
    <w:rsid w:val="00996293"/>
    <w:rsid w:val="00996542"/>
    <w:rsid w:val="00997536"/>
    <w:rsid w:val="009977F1"/>
    <w:rsid w:val="009A094A"/>
    <w:rsid w:val="009A105E"/>
    <w:rsid w:val="009A1CA2"/>
    <w:rsid w:val="009A2689"/>
    <w:rsid w:val="009A28EE"/>
    <w:rsid w:val="009A2B25"/>
    <w:rsid w:val="009A2C03"/>
    <w:rsid w:val="009A3A5B"/>
    <w:rsid w:val="009A3B55"/>
    <w:rsid w:val="009A44B6"/>
    <w:rsid w:val="009A4509"/>
    <w:rsid w:val="009A5306"/>
    <w:rsid w:val="009A6176"/>
    <w:rsid w:val="009B07FC"/>
    <w:rsid w:val="009B2B21"/>
    <w:rsid w:val="009B2E1C"/>
    <w:rsid w:val="009B3197"/>
    <w:rsid w:val="009B4231"/>
    <w:rsid w:val="009B472B"/>
    <w:rsid w:val="009B494E"/>
    <w:rsid w:val="009B4992"/>
    <w:rsid w:val="009B5DE5"/>
    <w:rsid w:val="009B6311"/>
    <w:rsid w:val="009B7059"/>
    <w:rsid w:val="009B7263"/>
    <w:rsid w:val="009B7503"/>
    <w:rsid w:val="009C0982"/>
    <w:rsid w:val="009C0983"/>
    <w:rsid w:val="009C112B"/>
    <w:rsid w:val="009C12A6"/>
    <w:rsid w:val="009C1810"/>
    <w:rsid w:val="009C217E"/>
    <w:rsid w:val="009C334A"/>
    <w:rsid w:val="009C3BB4"/>
    <w:rsid w:val="009C420D"/>
    <w:rsid w:val="009C48F6"/>
    <w:rsid w:val="009C4C57"/>
    <w:rsid w:val="009C4DBD"/>
    <w:rsid w:val="009C516E"/>
    <w:rsid w:val="009C5546"/>
    <w:rsid w:val="009C59D5"/>
    <w:rsid w:val="009C6388"/>
    <w:rsid w:val="009C7D8E"/>
    <w:rsid w:val="009D03E6"/>
    <w:rsid w:val="009D0DFC"/>
    <w:rsid w:val="009D0E48"/>
    <w:rsid w:val="009D223B"/>
    <w:rsid w:val="009D2403"/>
    <w:rsid w:val="009D2FD3"/>
    <w:rsid w:val="009D480D"/>
    <w:rsid w:val="009D4AAB"/>
    <w:rsid w:val="009D55DB"/>
    <w:rsid w:val="009D622C"/>
    <w:rsid w:val="009D7413"/>
    <w:rsid w:val="009D750B"/>
    <w:rsid w:val="009D7600"/>
    <w:rsid w:val="009D78AA"/>
    <w:rsid w:val="009D7A85"/>
    <w:rsid w:val="009E0097"/>
    <w:rsid w:val="009E095E"/>
    <w:rsid w:val="009E1FAB"/>
    <w:rsid w:val="009E3477"/>
    <w:rsid w:val="009E476B"/>
    <w:rsid w:val="009E4BF5"/>
    <w:rsid w:val="009E63AC"/>
    <w:rsid w:val="009E6BB7"/>
    <w:rsid w:val="009E6D04"/>
    <w:rsid w:val="009E6FE3"/>
    <w:rsid w:val="009F251D"/>
    <w:rsid w:val="009F292A"/>
    <w:rsid w:val="009F379D"/>
    <w:rsid w:val="009F3AC6"/>
    <w:rsid w:val="009F3B60"/>
    <w:rsid w:val="009F3DCD"/>
    <w:rsid w:val="009F4229"/>
    <w:rsid w:val="009F450A"/>
    <w:rsid w:val="009F4539"/>
    <w:rsid w:val="009F5C39"/>
    <w:rsid w:val="009F5E08"/>
    <w:rsid w:val="009F65E0"/>
    <w:rsid w:val="009F67E8"/>
    <w:rsid w:val="009F78F9"/>
    <w:rsid w:val="009F7A57"/>
    <w:rsid w:val="00A003AE"/>
    <w:rsid w:val="00A00420"/>
    <w:rsid w:val="00A00C4F"/>
    <w:rsid w:val="00A00D36"/>
    <w:rsid w:val="00A00D7D"/>
    <w:rsid w:val="00A04113"/>
    <w:rsid w:val="00A04E08"/>
    <w:rsid w:val="00A06048"/>
    <w:rsid w:val="00A06A7A"/>
    <w:rsid w:val="00A11401"/>
    <w:rsid w:val="00A12580"/>
    <w:rsid w:val="00A14DC0"/>
    <w:rsid w:val="00A14F29"/>
    <w:rsid w:val="00A1541B"/>
    <w:rsid w:val="00A20B7C"/>
    <w:rsid w:val="00A20B87"/>
    <w:rsid w:val="00A22E78"/>
    <w:rsid w:val="00A23387"/>
    <w:rsid w:val="00A23A22"/>
    <w:rsid w:val="00A23CDA"/>
    <w:rsid w:val="00A2467F"/>
    <w:rsid w:val="00A2496A"/>
    <w:rsid w:val="00A259E2"/>
    <w:rsid w:val="00A26123"/>
    <w:rsid w:val="00A26555"/>
    <w:rsid w:val="00A3018C"/>
    <w:rsid w:val="00A30A62"/>
    <w:rsid w:val="00A3176C"/>
    <w:rsid w:val="00A317DC"/>
    <w:rsid w:val="00A33C3C"/>
    <w:rsid w:val="00A35C0B"/>
    <w:rsid w:val="00A378EF"/>
    <w:rsid w:val="00A4036A"/>
    <w:rsid w:val="00A40D0B"/>
    <w:rsid w:val="00A40F43"/>
    <w:rsid w:val="00A42341"/>
    <w:rsid w:val="00A4249A"/>
    <w:rsid w:val="00A42718"/>
    <w:rsid w:val="00A42AB2"/>
    <w:rsid w:val="00A46332"/>
    <w:rsid w:val="00A504C5"/>
    <w:rsid w:val="00A51B45"/>
    <w:rsid w:val="00A524A3"/>
    <w:rsid w:val="00A5304D"/>
    <w:rsid w:val="00A530E8"/>
    <w:rsid w:val="00A533A7"/>
    <w:rsid w:val="00A539DA"/>
    <w:rsid w:val="00A53EDE"/>
    <w:rsid w:val="00A551B0"/>
    <w:rsid w:val="00A55C3F"/>
    <w:rsid w:val="00A565B3"/>
    <w:rsid w:val="00A600D8"/>
    <w:rsid w:val="00A61527"/>
    <w:rsid w:val="00A615E3"/>
    <w:rsid w:val="00A64E77"/>
    <w:rsid w:val="00A64FB2"/>
    <w:rsid w:val="00A6674E"/>
    <w:rsid w:val="00A670CA"/>
    <w:rsid w:val="00A70158"/>
    <w:rsid w:val="00A70172"/>
    <w:rsid w:val="00A70C35"/>
    <w:rsid w:val="00A70D64"/>
    <w:rsid w:val="00A7144E"/>
    <w:rsid w:val="00A7276B"/>
    <w:rsid w:val="00A72892"/>
    <w:rsid w:val="00A730D3"/>
    <w:rsid w:val="00A77324"/>
    <w:rsid w:val="00A80039"/>
    <w:rsid w:val="00A8020D"/>
    <w:rsid w:val="00A81A59"/>
    <w:rsid w:val="00A8207A"/>
    <w:rsid w:val="00A82FAA"/>
    <w:rsid w:val="00A83F0E"/>
    <w:rsid w:val="00A8452F"/>
    <w:rsid w:val="00A84994"/>
    <w:rsid w:val="00A84E44"/>
    <w:rsid w:val="00A857AC"/>
    <w:rsid w:val="00A866E6"/>
    <w:rsid w:val="00A86828"/>
    <w:rsid w:val="00A86D9D"/>
    <w:rsid w:val="00A90501"/>
    <w:rsid w:val="00A90929"/>
    <w:rsid w:val="00A90B66"/>
    <w:rsid w:val="00A90BC7"/>
    <w:rsid w:val="00A90FC8"/>
    <w:rsid w:val="00A9201D"/>
    <w:rsid w:val="00A9238F"/>
    <w:rsid w:val="00A965E6"/>
    <w:rsid w:val="00A96D6A"/>
    <w:rsid w:val="00A96F48"/>
    <w:rsid w:val="00A9716F"/>
    <w:rsid w:val="00A97E0C"/>
    <w:rsid w:val="00AA0041"/>
    <w:rsid w:val="00AA01B8"/>
    <w:rsid w:val="00AA0437"/>
    <w:rsid w:val="00AA0A53"/>
    <w:rsid w:val="00AA158B"/>
    <w:rsid w:val="00AA271B"/>
    <w:rsid w:val="00AA27B8"/>
    <w:rsid w:val="00AA2985"/>
    <w:rsid w:val="00AA3554"/>
    <w:rsid w:val="00AA452D"/>
    <w:rsid w:val="00AA4D4C"/>
    <w:rsid w:val="00AA5559"/>
    <w:rsid w:val="00AA5E2A"/>
    <w:rsid w:val="00AA6332"/>
    <w:rsid w:val="00AA74EF"/>
    <w:rsid w:val="00AA7BBE"/>
    <w:rsid w:val="00AA7E29"/>
    <w:rsid w:val="00AB16EA"/>
    <w:rsid w:val="00AB2D2D"/>
    <w:rsid w:val="00AB2DFD"/>
    <w:rsid w:val="00AB3E60"/>
    <w:rsid w:val="00AB5144"/>
    <w:rsid w:val="00AB64EF"/>
    <w:rsid w:val="00AB7107"/>
    <w:rsid w:val="00AC0521"/>
    <w:rsid w:val="00AC13ED"/>
    <w:rsid w:val="00AC1A59"/>
    <w:rsid w:val="00AC216C"/>
    <w:rsid w:val="00AC2BFC"/>
    <w:rsid w:val="00AC3371"/>
    <w:rsid w:val="00AC4ABD"/>
    <w:rsid w:val="00AC645A"/>
    <w:rsid w:val="00AC6476"/>
    <w:rsid w:val="00AC6FF9"/>
    <w:rsid w:val="00AC7215"/>
    <w:rsid w:val="00AD02EA"/>
    <w:rsid w:val="00AD08D1"/>
    <w:rsid w:val="00AD363A"/>
    <w:rsid w:val="00AD3B03"/>
    <w:rsid w:val="00AD3B8D"/>
    <w:rsid w:val="00AD45C7"/>
    <w:rsid w:val="00AD4A20"/>
    <w:rsid w:val="00AD543E"/>
    <w:rsid w:val="00AD5AD6"/>
    <w:rsid w:val="00AD79D5"/>
    <w:rsid w:val="00AD7C3D"/>
    <w:rsid w:val="00AE017D"/>
    <w:rsid w:val="00AE03AC"/>
    <w:rsid w:val="00AE0EFE"/>
    <w:rsid w:val="00AE1682"/>
    <w:rsid w:val="00AE20DF"/>
    <w:rsid w:val="00AE2BA3"/>
    <w:rsid w:val="00AE4183"/>
    <w:rsid w:val="00AE4AC6"/>
    <w:rsid w:val="00AE4F3B"/>
    <w:rsid w:val="00AE5D14"/>
    <w:rsid w:val="00AE5F37"/>
    <w:rsid w:val="00AE5F86"/>
    <w:rsid w:val="00AE62F0"/>
    <w:rsid w:val="00AE6436"/>
    <w:rsid w:val="00AE65F6"/>
    <w:rsid w:val="00AE667C"/>
    <w:rsid w:val="00AE779D"/>
    <w:rsid w:val="00AE79ED"/>
    <w:rsid w:val="00AE7C98"/>
    <w:rsid w:val="00AF007D"/>
    <w:rsid w:val="00AF1CB5"/>
    <w:rsid w:val="00AF2779"/>
    <w:rsid w:val="00AF4495"/>
    <w:rsid w:val="00AF4AEA"/>
    <w:rsid w:val="00AF6564"/>
    <w:rsid w:val="00AF69BF"/>
    <w:rsid w:val="00AF75D6"/>
    <w:rsid w:val="00B00E23"/>
    <w:rsid w:val="00B0135D"/>
    <w:rsid w:val="00B01385"/>
    <w:rsid w:val="00B0172A"/>
    <w:rsid w:val="00B02E79"/>
    <w:rsid w:val="00B0439B"/>
    <w:rsid w:val="00B0519D"/>
    <w:rsid w:val="00B05DD0"/>
    <w:rsid w:val="00B076D7"/>
    <w:rsid w:val="00B07AB0"/>
    <w:rsid w:val="00B07C4F"/>
    <w:rsid w:val="00B108C9"/>
    <w:rsid w:val="00B116FE"/>
    <w:rsid w:val="00B123D1"/>
    <w:rsid w:val="00B13292"/>
    <w:rsid w:val="00B13A78"/>
    <w:rsid w:val="00B144C7"/>
    <w:rsid w:val="00B14680"/>
    <w:rsid w:val="00B148C6"/>
    <w:rsid w:val="00B15016"/>
    <w:rsid w:val="00B155CF"/>
    <w:rsid w:val="00B15D36"/>
    <w:rsid w:val="00B164B7"/>
    <w:rsid w:val="00B1697F"/>
    <w:rsid w:val="00B16C5D"/>
    <w:rsid w:val="00B17034"/>
    <w:rsid w:val="00B17689"/>
    <w:rsid w:val="00B17759"/>
    <w:rsid w:val="00B20712"/>
    <w:rsid w:val="00B22AA6"/>
    <w:rsid w:val="00B23674"/>
    <w:rsid w:val="00B251A8"/>
    <w:rsid w:val="00B25220"/>
    <w:rsid w:val="00B25D78"/>
    <w:rsid w:val="00B25E32"/>
    <w:rsid w:val="00B26131"/>
    <w:rsid w:val="00B261A1"/>
    <w:rsid w:val="00B261BC"/>
    <w:rsid w:val="00B2644A"/>
    <w:rsid w:val="00B2724F"/>
    <w:rsid w:val="00B27949"/>
    <w:rsid w:val="00B30622"/>
    <w:rsid w:val="00B30EE4"/>
    <w:rsid w:val="00B312EB"/>
    <w:rsid w:val="00B316C9"/>
    <w:rsid w:val="00B31B65"/>
    <w:rsid w:val="00B326EA"/>
    <w:rsid w:val="00B32F2A"/>
    <w:rsid w:val="00B333AA"/>
    <w:rsid w:val="00B3361D"/>
    <w:rsid w:val="00B33A9A"/>
    <w:rsid w:val="00B35564"/>
    <w:rsid w:val="00B3670E"/>
    <w:rsid w:val="00B41834"/>
    <w:rsid w:val="00B41A55"/>
    <w:rsid w:val="00B41AEB"/>
    <w:rsid w:val="00B4282D"/>
    <w:rsid w:val="00B4294A"/>
    <w:rsid w:val="00B432AD"/>
    <w:rsid w:val="00B43CED"/>
    <w:rsid w:val="00B4515D"/>
    <w:rsid w:val="00B45DC7"/>
    <w:rsid w:val="00B502D2"/>
    <w:rsid w:val="00B505F6"/>
    <w:rsid w:val="00B52BCE"/>
    <w:rsid w:val="00B52F62"/>
    <w:rsid w:val="00B538DC"/>
    <w:rsid w:val="00B55207"/>
    <w:rsid w:val="00B5783E"/>
    <w:rsid w:val="00B5788E"/>
    <w:rsid w:val="00B611B8"/>
    <w:rsid w:val="00B635DE"/>
    <w:rsid w:val="00B63789"/>
    <w:rsid w:val="00B63C16"/>
    <w:rsid w:val="00B674A7"/>
    <w:rsid w:val="00B67F1E"/>
    <w:rsid w:val="00B70792"/>
    <w:rsid w:val="00B7178D"/>
    <w:rsid w:val="00B729C2"/>
    <w:rsid w:val="00B73108"/>
    <w:rsid w:val="00B73437"/>
    <w:rsid w:val="00B736DD"/>
    <w:rsid w:val="00B7428A"/>
    <w:rsid w:val="00B751B0"/>
    <w:rsid w:val="00B765E2"/>
    <w:rsid w:val="00B76997"/>
    <w:rsid w:val="00B76C67"/>
    <w:rsid w:val="00B77C7A"/>
    <w:rsid w:val="00B80238"/>
    <w:rsid w:val="00B80677"/>
    <w:rsid w:val="00B812FB"/>
    <w:rsid w:val="00B81C01"/>
    <w:rsid w:val="00B8212F"/>
    <w:rsid w:val="00B83992"/>
    <w:rsid w:val="00B84458"/>
    <w:rsid w:val="00B853F9"/>
    <w:rsid w:val="00B85CD2"/>
    <w:rsid w:val="00B85E0B"/>
    <w:rsid w:val="00B85E16"/>
    <w:rsid w:val="00B87CD2"/>
    <w:rsid w:val="00B90D8C"/>
    <w:rsid w:val="00B92148"/>
    <w:rsid w:val="00B92716"/>
    <w:rsid w:val="00B92B44"/>
    <w:rsid w:val="00B92D02"/>
    <w:rsid w:val="00B94176"/>
    <w:rsid w:val="00B94926"/>
    <w:rsid w:val="00B94930"/>
    <w:rsid w:val="00B9495C"/>
    <w:rsid w:val="00B9571D"/>
    <w:rsid w:val="00B96C14"/>
    <w:rsid w:val="00B96DE7"/>
    <w:rsid w:val="00B9779A"/>
    <w:rsid w:val="00BA35F1"/>
    <w:rsid w:val="00BA4487"/>
    <w:rsid w:val="00BA50BE"/>
    <w:rsid w:val="00BA58B7"/>
    <w:rsid w:val="00BA59D1"/>
    <w:rsid w:val="00BA658F"/>
    <w:rsid w:val="00BA6D03"/>
    <w:rsid w:val="00BA72B5"/>
    <w:rsid w:val="00BA7359"/>
    <w:rsid w:val="00BA760E"/>
    <w:rsid w:val="00BB1BA5"/>
    <w:rsid w:val="00BB2B37"/>
    <w:rsid w:val="00BB36F1"/>
    <w:rsid w:val="00BB3E0B"/>
    <w:rsid w:val="00BB43F0"/>
    <w:rsid w:val="00BB48BB"/>
    <w:rsid w:val="00BB4C55"/>
    <w:rsid w:val="00BB547E"/>
    <w:rsid w:val="00BB5833"/>
    <w:rsid w:val="00BB5F7E"/>
    <w:rsid w:val="00BB793C"/>
    <w:rsid w:val="00BC0302"/>
    <w:rsid w:val="00BC205B"/>
    <w:rsid w:val="00BC30E3"/>
    <w:rsid w:val="00BC337A"/>
    <w:rsid w:val="00BC4A10"/>
    <w:rsid w:val="00BC4B3F"/>
    <w:rsid w:val="00BC4E84"/>
    <w:rsid w:val="00BC545E"/>
    <w:rsid w:val="00BC5836"/>
    <w:rsid w:val="00BC5EE9"/>
    <w:rsid w:val="00BC72A0"/>
    <w:rsid w:val="00BD0615"/>
    <w:rsid w:val="00BD23D5"/>
    <w:rsid w:val="00BD3B94"/>
    <w:rsid w:val="00BD3BBA"/>
    <w:rsid w:val="00BD4921"/>
    <w:rsid w:val="00BD66AB"/>
    <w:rsid w:val="00BD6756"/>
    <w:rsid w:val="00BD6D75"/>
    <w:rsid w:val="00BD72FF"/>
    <w:rsid w:val="00BD75C7"/>
    <w:rsid w:val="00BE0084"/>
    <w:rsid w:val="00BE1484"/>
    <w:rsid w:val="00BE17C2"/>
    <w:rsid w:val="00BE270D"/>
    <w:rsid w:val="00BE287F"/>
    <w:rsid w:val="00BE596B"/>
    <w:rsid w:val="00BE59B9"/>
    <w:rsid w:val="00BE6055"/>
    <w:rsid w:val="00BE7CA9"/>
    <w:rsid w:val="00BF03B0"/>
    <w:rsid w:val="00BF058C"/>
    <w:rsid w:val="00BF0669"/>
    <w:rsid w:val="00BF0AF2"/>
    <w:rsid w:val="00BF1025"/>
    <w:rsid w:val="00BF1B96"/>
    <w:rsid w:val="00BF260C"/>
    <w:rsid w:val="00BF28A8"/>
    <w:rsid w:val="00BF348C"/>
    <w:rsid w:val="00BF7525"/>
    <w:rsid w:val="00C019A1"/>
    <w:rsid w:val="00C01F7A"/>
    <w:rsid w:val="00C027E5"/>
    <w:rsid w:val="00C035AD"/>
    <w:rsid w:val="00C04306"/>
    <w:rsid w:val="00C04830"/>
    <w:rsid w:val="00C04A59"/>
    <w:rsid w:val="00C05016"/>
    <w:rsid w:val="00C07F2D"/>
    <w:rsid w:val="00C110BF"/>
    <w:rsid w:val="00C116EC"/>
    <w:rsid w:val="00C1202C"/>
    <w:rsid w:val="00C12AA8"/>
    <w:rsid w:val="00C12B15"/>
    <w:rsid w:val="00C13246"/>
    <w:rsid w:val="00C13277"/>
    <w:rsid w:val="00C14120"/>
    <w:rsid w:val="00C146B3"/>
    <w:rsid w:val="00C14E05"/>
    <w:rsid w:val="00C14FB7"/>
    <w:rsid w:val="00C150CD"/>
    <w:rsid w:val="00C16645"/>
    <w:rsid w:val="00C16E80"/>
    <w:rsid w:val="00C17A1A"/>
    <w:rsid w:val="00C21CEE"/>
    <w:rsid w:val="00C22E99"/>
    <w:rsid w:val="00C244E7"/>
    <w:rsid w:val="00C24B6E"/>
    <w:rsid w:val="00C251F3"/>
    <w:rsid w:val="00C26C2C"/>
    <w:rsid w:val="00C30177"/>
    <w:rsid w:val="00C309D3"/>
    <w:rsid w:val="00C316B9"/>
    <w:rsid w:val="00C318FF"/>
    <w:rsid w:val="00C321AD"/>
    <w:rsid w:val="00C32628"/>
    <w:rsid w:val="00C346E3"/>
    <w:rsid w:val="00C3473C"/>
    <w:rsid w:val="00C34CA0"/>
    <w:rsid w:val="00C36350"/>
    <w:rsid w:val="00C36557"/>
    <w:rsid w:val="00C3656F"/>
    <w:rsid w:val="00C36D73"/>
    <w:rsid w:val="00C40BD2"/>
    <w:rsid w:val="00C40CAD"/>
    <w:rsid w:val="00C41252"/>
    <w:rsid w:val="00C42A59"/>
    <w:rsid w:val="00C42E6F"/>
    <w:rsid w:val="00C434EB"/>
    <w:rsid w:val="00C4398A"/>
    <w:rsid w:val="00C4481B"/>
    <w:rsid w:val="00C4495B"/>
    <w:rsid w:val="00C44B9E"/>
    <w:rsid w:val="00C45402"/>
    <w:rsid w:val="00C47360"/>
    <w:rsid w:val="00C50489"/>
    <w:rsid w:val="00C50660"/>
    <w:rsid w:val="00C50B78"/>
    <w:rsid w:val="00C515C6"/>
    <w:rsid w:val="00C518DC"/>
    <w:rsid w:val="00C53D73"/>
    <w:rsid w:val="00C54ECF"/>
    <w:rsid w:val="00C55136"/>
    <w:rsid w:val="00C55328"/>
    <w:rsid w:val="00C555F3"/>
    <w:rsid w:val="00C557C6"/>
    <w:rsid w:val="00C55D6F"/>
    <w:rsid w:val="00C56B71"/>
    <w:rsid w:val="00C56BF3"/>
    <w:rsid w:val="00C56F09"/>
    <w:rsid w:val="00C60B25"/>
    <w:rsid w:val="00C60D28"/>
    <w:rsid w:val="00C60F5F"/>
    <w:rsid w:val="00C61024"/>
    <w:rsid w:val="00C61BDF"/>
    <w:rsid w:val="00C61E31"/>
    <w:rsid w:val="00C62065"/>
    <w:rsid w:val="00C63A24"/>
    <w:rsid w:val="00C64518"/>
    <w:rsid w:val="00C64735"/>
    <w:rsid w:val="00C6584E"/>
    <w:rsid w:val="00C66AD0"/>
    <w:rsid w:val="00C66CF8"/>
    <w:rsid w:val="00C670F1"/>
    <w:rsid w:val="00C703BB"/>
    <w:rsid w:val="00C711B3"/>
    <w:rsid w:val="00C71B5A"/>
    <w:rsid w:val="00C7223D"/>
    <w:rsid w:val="00C72A2B"/>
    <w:rsid w:val="00C72F03"/>
    <w:rsid w:val="00C73454"/>
    <w:rsid w:val="00C73A26"/>
    <w:rsid w:val="00C73F88"/>
    <w:rsid w:val="00C7517F"/>
    <w:rsid w:val="00C753E9"/>
    <w:rsid w:val="00C76300"/>
    <w:rsid w:val="00C76E4F"/>
    <w:rsid w:val="00C821BD"/>
    <w:rsid w:val="00C836C8"/>
    <w:rsid w:val="00C83937"/>
    <w:rsid w:val="00C84399"/>
    <w:rsid w:val="00C844D0"/>
    <w:rsid w:val="00C84FF6"/>
    <w:rsid w:val="00C86135"/>
    <w:rsid w:val="00C86B3C"/>
    <w:rsid w:val="00C87AC2"/>
    <w:rsid w:val="00C90E0A"/>
    <w:rsid w:val="00C91173"/>
    <w:rsid w:val="00C911BC"/>
    <w:rsid w:val="00C922EB"/>
    <w:rsid w:val="00C928BC"/>
    <w:rsid w:val="00C94E72"/>
    <w:rsid w:val="00C957D9"/>
    <w:rsid w:val="00C96654"/>
    <w:rsid w:val="00C96B44"/>
    <w:rsid w:val="00CA093C"/>
    <w:rsid w:val="00CA09CB"/>
    <w:rsid w:val="00CA1E40"/>
    <w:rsid w:val="00CA2288"/>
    <w:rsid w:val="00CA3387"/>
    <w:rsid w:val="00CA34EE"/>
    <w:rsid w:val="00CA3641"/>
    <w:rsid w:val="00CA50BB"/>
    <w:rsid w:val="00CA645E"/>
    <w:rsid w:val="00CA6D16"/>
    <w:rsid w:val="00CA70BF"/>
    <w:rsid w:val="00CA762D"/>
    <w:rsid w:val="00CB11F6"/>
    <w:rsid w:val="00CB1752"/>
    <w:rsid w:val="00CB1E7A"/>
    <w:rsid w:val="00CB2336"/>
    <w:rsid w:val="00CB299E"/>
    <w:rsid w:val="00CB2CB2"/>
    <w:rsid w:val="00CB381B"/>
    <w:rsid w:val="00CB3E7C"/>
    <w:rsid w:val="00CB5ADF"/>
    <w:rsid w:val="00CB7655"/>
    <w:rsid w:val="00CB79E9"/>
    <w:rsid w:val="00CB79EC"/>
    <w:rsid w:val="00CB7FFE"/>
    <w:rsid w:val="00CC0394"/>
    <w:rsid w:val="00CC0968"/>
    <w:rsid w:val="00CC0A3F"/>
    <w:rsid w:val="00CC0CA4"/>
    <w:rsid w:val="00CC1F63"/>
    <w:rsid w:val="00CC22F9"/>
    <w:rsid w:val="00CC2481"/>
    <w:rsid w:val="00CC2BC2"/>
    <w:rsid w:val="00CC328C"/>
    <w:rsid w:val="00CC353C"/>
    <w:rsid w:val="00CC50AB"/>
    <w:rsid w:val="00CC5E77"/>
    <w:rsid w:val="00CC6349"/>
    <w:rsid w:val="00CC670E"/>
    <w:rsid w:val="00CD03EF"/>
    <w:rsid w:val="00CD159B"/>
    <w:rsid w:val="00CD2DB3"/>
    <w:rsid w:val="00CD335D"/>
    <w:rsid w:val="00CD3FCF"/>
    <w:rsid w:val="00CD4CA2"/>
    <w:rsid w:val="00CD4E29"/>
    <w:rsid w:val="00CD5569"/>
    <w:rsid w:val="00CD5D92"/>
    <w:rsid w:val="00CD6EB5"/>
    <w:rsid w:val="00CD7E8A"/>
    <w:rsid w:val="00CE0149"/>
    <w:rsid w:val="00CE227D"/>
    <w:rsid w:val="00CE2E6D"/>
    <w:rsid w:val="00CE515A"/>
    <w:rsid w:val="00CE617E"/>
    <w:rsid w:val="00CE6368"/>
    <w:rsid w:val="00CE685E"/>
    <w:rsid w:val="00CE6F27"/>
    <w:rsid w:val="00CF1F32"/>
    <w:rsid w:val="00CF238F"/>
    <w:rsid w:val="00CF2585"/>
    <w:rsid w:val="00CF3049"/>
    <w:rsid w:val="00CF3A2E"/>
    <w:rsid w:val="00CF3C82"/>
    <w:rsid w:val="00CF439C"/>
    <w:rsid w:val="00CF4812"/>
    <w:rsid w:val="00CF55EA"/>
    <w:rsid w:val="00CF60D0"/>
    <w:rsid w:val="00CF60D9"/>
    <w:rsid w:val="00CF6ADC"/>
    <w:rsid w:val="00CF6F36"/>
    <w:rsid w:val="00CF73A4"/>
    <w:rsid w:val="00CF7985"/>
    <w:rsid w:val="00CF7EEC"/>
    <w:rsid w:val="00D01AE6"/>
    <w:rsid w:val="00D02968"/>
    <w:rsid w:val="00D02B60"/>
    <w:rsid w:val="00D02C12"/>
    <w:rsid w:val="00D02C53"/>
    <w:rsid w:val="00D0306E"/>
    <w:rsid w:val="00D03E21"/>
    <w:rsid w:val="00D05322"/>
    <w:rsid w:val="00D055DB"/>
    <w:rsid w:val="00D05AC5"/>
    <w:rsid w:val="00D05D39"/>
    <w:rsid w:val="00D0722F"/>
    <w:rsid w:val="00D07BF3"/>
    <w:rsid w:val="00D10152"/>
    <w:rsid w:val="00D12336"/>
    <w:rsid w:val="00D14211"/>
    <w:rsid w:val="00D142B5"/>
    <w:rsid w:val="00D144EF"/>
    <w:rsid w:val="00D14CB2"/>
    <w:rsid w:val="00D1555A"/>
    <w:rsid w:val="00D20610"/>
    <w:rsid w:val="00D20689"/>
    <w:rsid w:val="00D21A10"/>
    <w:rsid w:val="00D22376"/>
    <w:rsid w:val="00D22848"/>
    <w:rsid w:val="00D22B18"/>
    <w:rsid w:val="00D233E9"/>
    <w:rsid w:val="00D24DC2"/>
    <w:rsid w:val="00D24EBC"/>
    <w:rsid w:val="00D27619"/>
    <w:rsid w:val="00D30238"/>
    <w:rsid w:val="00D317A5"/>
    <w:rsid w:val="00D31A03"/>
    <w:rsid w:val="00D3295A"/>
    <w:rsid w:val="00D32F24"/>
    <w:rsid w:val="00D3437F"/>
    <w:rsid w:val="00D34D60"/>
    <w:rsid w:val="00D35229"/>
    <w:rsid w:val="00D37A85"/>
    <w:rsid w:val="00D37BCC"/>
    <w:rsid w:val="00D37D78"/>
    <w:rsid w:val="00D40DFD"/>
    <w:rsid w:val="00D41A64"/>
    <w:rsid w:val="00D41C5B"/>
    <w:rsid w:val="00D423B1"/>
    <w:rsid w:val="00D42C85"/>
    <w:rsid w:val="00D42DB5"/>
    <w:rsid w:val="00D44407"/>
    <w:rsid w:val="00D44710"/>
    <w:rsid w:val="00D45110"/>
    <w:rsid w:val="00D4676D"/>
    <w:rsid w:val="00D46F2E"/>
    <w:rsid w:val="00D46F7D"/>
    <w:rsid w:val="00D4724A"/>
    <w:rsid w:val="00D47604"/>
    <w:rsid w:val="00D47634"/>
    <w:rsid w:val="00D479D2"/>
    <w:rsid w:val="00D5026C"/>
    <w:rsid w:val="00D5064F"/>
    <w:rsid w:val="00D50F71"/>
    <w:rsid w:val="00D53D44"/>
    <w:rsid w:val="00D5464B"/>
    <w:rsid w:val="00D550C6"/>
    <w:rsid w:val="00D56580"/>
    <w:rsid w:val="00D57436"/>
    <w:rsid w:val="00D57EE3"/>
    <w:rsid w:val="00D60BBF"/>
    <w:rsid w:val="00D60ECB"/>
    <w:rsid w:val="00D61CD1"/>
    <w:rsid w:val="00D62728"/>
    <w:rsid w:val="00D634A2"/>
    <w:rsid w:val="00D6358E"/>
    <w:rsid w:val="00D63AA7"/>
    <w:rsid w:val="00D65C74"/>
    <w:rsid w:val="00D6680C"/>
    <w:rsid w:val="00D66A8A"/>
    <w:rsid w:val="00D670A1"/>
    <w:rsid w:val="00D70035"/>
    <w:rsid w:val="00D70BA2"/>
    <w:rsid w:val="00D70C91"/>
    <w:rsid w:val="00D72370"/>
    <w:rsid w:val="00D72B38"/>
    <w:rsid w:val="00D73BEB"/>
    <w:rsid w:val="00D74384"/>
    <w:rsid w:val="00D75403"/>
    <w:rsid w:val="00D75481"/>
    <w:rsid w:val="00D75A79"/>
    <w:rsid w:val="00D7617C"/>
    <w:rsid w:val="00D764BB"/>
    <w:rsid w:val="00D7692E"/>
    <w:rsid w:val="00D77CAC"/>
    <w:rsid w:val="00D80674"/>
    <w:rsid w:val="00D80BA7"/>
    <w:rsid w:val="00D810DB"/>
    <w:rsid w:val="00D81112"/>
    <w:rsid w:val="00D81AD7"/>
    <w:rsid w:val="00D823F1"/>
    <w:rsid w:val="00D82775"/>
    <w:rsid w:val="00D83E40"/>
    <w:rsid w:val="00D860B8"/>
    <w:rsid w:val="00D861F0"/>
    <w:rsid w:val="00D9007C"/>
    <w:rsid w:val="00D9062E"/>
    <w:rsid w:val="00D91054"/>
    <w:rsid w:val="00D9146B"/>
    <w:rsid w:val="00D91581"/>
    <w:rsid w:val="00D91987"/>
    <w:rsid w:val="00D921CA"/>
    <w:rsid w:val="00D92506"/>
    <w:rsid w:val="00D93C00"/>
    <w:rsid w:val="00D94961"/>
    <w:rsid w:val="00D94EDC"/>
    <w:rsid w:val="00D96696"/>
    <w:rsid w:val="00D966F2"/>
    <w:rsid w:val="00D96A12"/>
    <w:rsid w:val="00D976C1"/>
    <w:rsid w:val="00DA04DE"/>
    <w:rsid w:val="00DA1EC4"/>
    <w:rsid w:val="00DA26C3"/>
    <w:rsid w:val="00DA2E28"/>
    <w:rsid w:val="00DA2E36"/>
    <w:rsid w:val="00DA3228"/>
    <w:rsid w:val="00DA3632"/>
    <w:rsid w:val="00DA4892"/>
    <w:rsid w:val="00DA4FE6"/>
    <w:rsid w:val="00DA57DE"/>
    <w:rsid w:val="00DB036E"/>
    <w:rsid w:val="00DB06D7"/>
    <w:rsid w:val="00DB0D34"/>
    <w:rsid w:val="00DB1000"/>
    <w:rsid w:val="00DB161C"/>
    <w:rsid w:val="00DB1E68"/>
    <w:rsid w:val="00DB3700"/>
    <w:rsid w:val="00DB47B9"/>
    <w:rsid w:val="00DB4B0D"/>
    <w:rsid w:val="00DB5981"/>
    <w:rsid w:val="00DB6EA4"/>
    <w:rsid w:val="00DB7093"/>
    <w:rsid w:val="00DB786D"/>
    <w:rsid w:val="00DC023C"/>
    <w:rsid w:val="00DC12B4"/>
    <w:rsid w:val="00DC1741"/>
    <w:rsid w:val="00DC234E"/>
    <w:rsid w:val="00DC24C9"/>
    <w:rsid w:val="00DC2A7D"/>
    <w:rsid w:val="00DC4434"/>
    <w:rsid w:val="00DC6E6B"/>
    <w:rsid w:val="00DC71B3"/>
    <w:rsid w:val="00DC71F7"/>
    <w:rsid w:val="00DC73DE"/>
    <w:rsid w:val="00DC780E"/>
    <w:rsid w:val="00DD005E"/>
    <w:rsid w:val="00DD0579"/>
    <w:rsid w:val="00DD25B6"/>
    <w:rsid w:val="00DD2B18"/>
    <w:rsid w:val="00DD4A15"/>
    <w:rsid w:val="00DD77F3"/>
    <w:rsid w:val="00DD7ED6"/>
    <w:rsid w:val="00DE0107"/>
    <w:rsid w:val="00DE22F7"/>
    <w:rsid w:val="00DE23DC"/>
    <w:rsid w:val="00DE2646"/>
    <w:rsid w:val="00DE3667"/>
    <w:rsid w:val="00DE38AE"/>
    <w:rsid w:val="00DE5702"/>
    <w:rsid w:val="00DE6363"/>
    <w:rsid w:val="00DE6995"/>
    <w:rsid w:val="00DE6E0F"/>
    <w:rsid w:val="00DE78BA"/>
    <w:rsid w:val="00DF002A"/>
    <w:rsid w:val="00DF04CF"/>
    <w:rsid w:val="00DF09AC"/>
    <w:rsid w:val="00DF12CF"/>
    <w:rsid w:val="00DF12D4"/>
    <w:rsid w:val="00DF20F6"/>
    <w:rsid w:val="00DF26B7"/>
    <w:rsid w:val="00DF2A20"/>
    <w:rsid w:val="00DF4671"/>
    <w:rsid w:val="00DF62DD"/>
    <w:rsid w:val="00DF68AA"/>
    <w:rsid w:val="00DF7511"/>
    <w:rsid w:val="00E00168"/>
    <w:rsid w:val="00E0118B"/>
    <w:rsid w:val="00E02DBE"/>
    <w:rsid w:val="00E03677"/>
    <w:rsid w:val="00E04D95"/>
    <w:rsid w:val="00E06B8C"/>
    <w:rsid w:val="00E11956"/>
    <w:rsid w:val="00E12078"/>
    <w:rsid w:val="00E126FC"/>
    <w:rsid w:val="00E13811"/>
    <w:rsid w:val="00E13B43"/>
    <w:rsid w:val="00E1453F"/>
    <w:rsid w:val="00E14B55"/>
    <w:rsid w:val="00E14E0F"/>
    <w:rsid w:val="00E16810"/>
    <w:rsid w:val="00E16D36"/>
    <w:rsid w:val="00E17CDE"/>
    <w:rsid w:val="00E20FC6"/>
    <w:rsid w:val="00E215DC"/>
    <w:rsid w:val="00E22A6B"/>
    <w:rsid w:val="00E22B68"/>
    <w:rsid w:val="00E24144"/>
    <w:rsid w:val="00E24947"/>
    <w:rsid w:val="00E2639F"/>
    <w:rsid w:val="00E26F71"/>
    <w:rsid w:val="00E277CC"/>
    <w:rsid w:val="00E27B18"/>
    <w:rsid w:val="00E30897"/>
    <w:rsid w:val="00E32E59"/>
    <w:rsid w:val="00E33073"/>
    <w:rsid w:val="00E3349F"/>
    <w:rsid w:val="00E33A71"/>
    <w:rsid w:val="00E33F8B"/>
    <w:rsid w:val="00E356D5"/>
    <w:rsid w:val="00E35874"/>
    <w:rsid w:val="00E35AC1"/>
    <w:rsid w:val="00E367B8"/>
    <w:rsid w:val="00E36A23"/>
    <w:rsid w:val="00E37482"/>
    <w:rsid w:val="00E3761D"/>
    <w:rsid w:val="00E3772B"/>
    <w:rsid w:val="00E4211A"/>
    <w:rsid w:val="00E43179"/>
    <w:rsid w:val="00E43A9F"/>
    <w:rsid w:val="00E45571"/>
    <w:rsid w:val="00E45AFC"/>
    <w:rsid w:val="00E47A71"/>
    <w:rsid w:val="00E50DF5"/>
    <w:rsid w:val="00E51BD9"/>
    <w:rsid w:val="00E526FF"/>
    <w:rsid w:val="00E531A8"/>
    <w:rsid w:val="00E538EF"/>
    <w:rsid w:val="00E54571"/>
    <w:rsid w:val="00E550B6"/>
    <w:rsid w:val="00E56408"/>
    <w:rsid w:val="00E56C14"/>
    <w:rsid w:val="00E571B6"/>
    <w:rsid w:val="00E61FE4"/>
    <w:rsid w:val="00E62250"/>
    <w:rsid w:val="00E62399"/>
    <w:rsid w:val="00E623F6"/>
    <w:rsid w:val="00E62666"/>
    <w:rsid w:val="00E649EB"/>
    <w:rsid w:val="00E64C65"/>
    <w:rsid w:val="00E65415"/>
    <w:rsid w:val="00E66E01"/>
    <w:rsid w:val="00E72E99"/>
    <w:rsid w:val="00E75822"/>
    <w:rsid w:val="00E76680"/>
    <w:rsid w:val="00E77897"/>
    <w:rsid w:val="00E77C34"/>
    <w:rsid w:val="00E81CA9"/>
    <w:rsid w:val="00E823A4"/>
    <w:rsid w:val="00E8241D"/>
    <w:rsid w:val="00E82A06"/>
    <w:rsid w:val="00E82E97"/>
    <w:rsid w:val="00E8328D"/>
    <w:rsid w:val="00E8454C"/>
    <w:rsid w:val="00E84B63"/>
    <w:rsid w:val="00E84C6B"/>
    <w:rsid w:val="00E85552"/>
    <w:rsid w:val="00E857B2"/>
    <w:rsid w:val="00E86253"/>
    <w:rsid w:val="00E878F6"/>
    <w:rsid w:val="00E90081"/>
    <w:rsid w:val="00E91197"/>
    <w:rsid w:val="00E916E9"/>
    <w:rsid w:val="00E92BC6"/>
    <w:rsid w:val="00E93053"/>
    <w:rsid w:val="00E934DD"/>
    <w:rsid w:val="00E93CBB"/>
    <w:rsid w:val="00E94259"/>
    <w:rsid w:val="00E94295"/>
    <w:rsid w:val="00E95F8E"/>
    <w:rsid w:val="00E974B9"/>
    <w:rsid w:val="00E97D89"/>
    <w:rsid w:val="00EA01B0"/>
    <w:rsid w:val="00EA0928"/>
    <w:rsid w:val="00EA0E35"/>
    <w:rsid w:val="00EA1093"/>
    <w:rsid w:val="00EA18B8"/>
    <w:rsid w:val="00EA1A61"/>
    <w:rsid w:val="00EA2762"/>
    <w:rsid w:val="00EA2EDF"/>
    <w:rsid w:val="00EA4E64"/>
    <w:rsid w:val="00EA6CD5"/>
    <w:rsid w:val="00EA7645"/>
    <w:rsid w:val="00EB02CB"/>
    <w:rsid w:val="00EB0A00"/>
    <w:rsid w:val="00EB0BC7"/>
    <w:rsid w:val="00EB2D72"/>
    <w:rsid w:val="00EB31FE"/>
    <w:rsid w:val="00EB3750"/>
    <w:rsid w:val="00EB3973"/>
    <w:rsid w:val="00EB3B3F"/>
    <w:rsid w:val="00EB4044"/>
    <w:rsid w:val="00EB40A5"/>
    <w:rsid w:val="00EB415B"/>
    <w:rsid w:val="00EB46C6"/>
    <w:rsid w:val="00EB5705"/>
    <w:rsid w:val="00EB59EF"/>
    <w:rsid w:val="00EB5FF3"/>
    <w:rsid w:val="00EB66A9"/>
    <w:rsid w:val="00EB79A0"/>
    <w:rsid w:val="00EB7D6C"/>
    <w:rsid w:val="00EC03C6"/>
    <w:rsid w:val="00EC105F"/>
    <w:rsid w:val="00EC1E02"/>
    <w:rsid w:val="00EC2613"/>
    <w:rsid w:val="00EC310A"/>
    <w:rsid w:val="00EC337C"/>
    <w:rsid w:val="00EC66C8"/>
    <w:rsid w:val="00EC7FE8"/>
    <w:rsid w:val="00ED2DD5"/>
    <w:rsid w:val="00ED3949"/>
    <w:rsid w:val="00ED43BB"/>
    <w:rsid w:val="00ED43F9"/>
    <w:rsid w:val="00ED4C89"/>
    <w:rsid w:val="00ED6035"/>
    <w:rsid w:val="00ED7CD1"/>
    <w:rsid w:val="00EE15C5"/>
    <w:rsid w:val="00EE1FC5"/>
    <w:rsid w:val="00EE319C"/>
    <w:rsid w:val="00EE483C"/>
    <w:rsid w:val="00EE4F5E"/>
    <w:rsid w:val="00EE5503"/>
    <w:rsid w:val="00EE6449"/>
    <w:rsid w:val="00EE6AB0"/>
    <w:rsid w:val="00EE6F28"/>
    <w:rsid w:val="00EF089F"/>
    <w:rsid w:val="00EF09C7"/>
    <w:rsid w:val="00EF216D"/>
    <w:rsid w:val="00EF24B9"/>
    <w:rsid w:val="00EF4326"/>
    <w:rsid w:val="00EF5230"/>
    <w:rsid w:val="00EF548F"/>
    <w:rsid w:val="00EF5FAE"/>
    <w:rsid w:val="00EF66DF"/>
    <w:rsid w:val="00EF69F6"/>
    <w:rsid w:val="00EF711B"/>
    <w:rsid w:val="00EF7B83"/>
    <w:rsid w:val="00F001B1"/>
    <w:rsid w:val="00F00201"/>
    <w:rsid w:val="00F00773"/>
    <w:rsid w:val="00F00E2B"/>
    <w:rsid w:val="00F01108"/>
    <w:rsid w:val="00F02905"/>
    <w:rsid w:val="00F029C3"/>
    <w:rsid w:val="00F02BF4"/>
    <w:rsid w:val="00F02DF9"/>
    <w:rsid w:val="00F030F2"/>
    <w:rsid w:val="00F042AC"/>
    <w:rsid w:val="00F043CC"/>
    <w:rsid w:val="00F044C0"/>
    <w:rsid w:val="00F059F1"/>
    <w:rsid w:val="00F05B16"/>
    <w:rsid w:val="00F05CBF"/>
    <w:rsid w:val="00F06F1D"/>
    <w:rsid w:val="00F0763B"/>
    <w:rsid w:val="00F07FA7"/>
    <w:rsid w:val="00F11E1D"/>
    <w:rsid w:val="00F12A0B"/>
    <w:rsid w:val="00F13CBA"/>
    <w:rsid w:val="00F14E0A"/>
    <w:rsid w:val="00F163C6"/>
    <w:rsid w:val="00F16AA0"/>
    <w:rsid w:val="00F176C5"/>
    <w:rsid w:val="00F20358"/>
    <w:rsid w:val="00F20A69"/>
    <w:rsid w:val="00F2122D"/>
    <w:rsid w:val="00F21DB0"/>
    <w:rsid w:val="00F21FDB"/>
    <w:rsid w:val="00F251A2"/>
    <w:rsid w:val="00F26D48"/>
    <w:rsid w:val="00F27E79"/>
    <w:rsid w:val="00F30DD1"/>
    <w:rsid w:val="00F31224"/>
    <w:rsid w:val="00F31856"/>
    <w:rsid w:val="00F32872"/>
    <w:rsid w:val="00F33523"/>
    <w:rsid w:val="00F335E4"/>
    <w:rsid w:val="00F34B80"/>
    <w:rsid w:val="00F352CE"/>
    <w:rsid w:val="00F356D2"/>
    <w:rsid w:val="00F36561"/>
    <w:rsid w:val="00F378A4"/>
    <w:rsid w:val="00F41C0B"/>
    <w:rsid w:val="00F43041"/>
    <w:rsid w:val="00F430D6"/>
    <w:rsid w:val="00F43359"/>
    <w:rsid w:val="00F44704"/>
    <w:rsid w:val="00F46040"/>
    <w:rsid w:val="00F47996"/>
    <w:rsid w:val="00F50103"/>
    <w:rsid w:val="00F51265"/>
    <w:rsid w:val="00F52038"/>
    <w:rsid w:val="00F5234A"/>
    <w:rsid w:val="00F5283A"/>
    <w:rsid w:val="00F557DE"/>
    <w:rsid w:val="00F56C7C"/>
    <w:rsid w:val="00F5708B"/>
    <w:rsid w:val="00F57CC4"/>
    <w:rsid w:val="00F601A7"/>
    <w:rsid w:val="00F60F26"/>
    <w:rsid w:val="00F61702"/>
    <w:rsid w:val="00F61E09"/>
    <w:rsid w:val="00F61E25"/>
    <w:rsid w:val="00F62174"/>
    <w:rsid w:val="00F62B0B"/>
    <w:rsid w:val="00F62F27"/>
    <w:rsid w:val="00F63517"/>
    <w:rsid w:val="00F642AA"/>
    <w:rsid w:val="00F64C5C"/>
    <w:rsid w:val="00F6573E"/>
    <w:rsid w:val="00F65935"/>
    <w:rsid w:val="00F65C10"/>
    <w:rsid w:val="00F668F2"/>
    <w:rsid w:val="00F66E6C"/>
    <w:rsid w:val="00F70BD8"/>
    <w:rsid w:val="00F70EE2"/>
    <w:rsid w:val="00F7107A"/>
    <w:rsid w:val="00F71A78"/>
    <w:rsid w:val="00F71B84"/>
    <w:rsid w:val="00F7351B"/>
    <w:rsid w:val="00F73BEC"/>
    <w:rsid w:val="00F77ABF"/>
    <w:rsid w:val="00F80105"/>
    <w:rsid w:val="00F8084B"/>
    <w:rsid w:val="00F80A0D"/>
    <w:rsid w:val="00F81D1B"/>
    <w:rsid w:val="00F81D9D"/>
    <w:rsid w:val="00F83C88"/>
    <w:rsid w:val="00F85A02"/>
    <w:rsid w:val="00F8642D"/>
    <w:rsid w:val="00F86F77"/>
    <w:rsid w:val="00F87ED6"/>
    <w:rsid w:val="00F90CC2"/>
    <w:rsid w:val="00F91314"/>
    <w:rsid w:val="00F91DE8"/>
    <w:rsid w:val="00F925DC"/>
    <w:rsid w:val="00F925F7"/>
    <w:rsid w:val="00F93D11"/>
    <w:rsid w:val="00F93D31"/>
    <w:rsid w:val="00F94E8C"/>
    <w:rsid w:val="00F94EF7"/>
    <w:rsid w:val="00F96BD4"/>
    <w:rsid w:val="00F96BD9"/>
    <w:rsid w:val="00F97737"/>
    <w:rsid w:val="00F97E45"/>
    <w:rsid w:val="00FA06C8"/>
    <w:rsid w:val="00FA1AEE"/>
    <w:rsid w:val="00FA2311"/>
    <w:rsid w:val="00FA36F7"/>
    <w:rsid w:val="00FA3EB3"/>
    <w:rsid w:val="00FA7A84"/>
    <w:rsid w:val="00FA7CB0"/>
    <w:rsid w:val="00FA7E5F"/>
    <w:rsid w:val="00FB0647"/>
    <w:rsid w:val="00FB1281"/>
    <w:rsid w:val="00FB1812"/>
    <w:rsid w:val="00FB23D1"/>
    <w:rsid w:val="00FB2603"/>
    <w:rsid w:val="00FB26E8"/>
    <w:rsid w:val="00FB276F"/>
    <w:rsid w:val="00FB289A"/>
    <w:rsid w:val="00FB3572"/>
    <w:rsid w:val="00FB4556"/>
    <w:rsid w:val="00FB4A8F"/>
    <w:rsid w:val="00FB4C01"/>
    <w:rsid w:val="00FB4D24"/>
    <w:rsid w:val="00FB748B"/>
    <w:rsid w:val="00FB758F"/>
    <w:rsid w:val="00FB7B9F"/>
    <w:rsid w:val="00FC01EB"/>
    <w:rsid w:val="00FC0782"/>
    <w:rsid w:val="00FC32E5"/>
    <w:rsid w:val="00FC3DA6"/>
    <w:rsid w:val="00FC3E69"/>
    <w:rsid w:val="00FC575C"/>
    <w:rsid w:val="00FC75EE"/>
    <w:rsid w:val="00FD04BB"/>
    <w:rsid w:val="00FD0D90"/>
    <w:rsid w:val="00FD156E"/>
    <w:rsid w:val="00FD2A85"/>
    <w:rsid w:val="00FD4587"/>
    <w:rsid w:val="00FD4BC9"/>
    <w:rsid w:val="00FD4EAE"/>
    <w:rsid w:val="00FD559A"/>
    <w:rsid w:val="00FD63AC"/>
    <w:rsid w:val="00FD6B39"/>
    <w:rsid w:val="00FD732D"/>
    <w:rsid w:val="00FE13A4"/>
    <w:rsid w:val="00FE3093"/>
    <w:rsid w:val="00FE3142"/>
    <w:rsid w:val="00FE344C"/>
    <w:rsid w:val="00FE39DA"/>
    <w:rsid w:val="00FE47F9"/>
    <w:rsid w:val="00FE501A"/>
    <w:rsid w:val="00FE5337"/>
    <w:rsid w:val="00FE5568"/>
    <w:rsid w:val="00FE61D2"/>
    <w:rsid w:val="00FE67DE"/>
    <w:rsid w:val="00FE6E81"/>
    <w:rsid w:val="00FF0327"/>
    <w:rsid w:val="00FF0CC0"/>
    <w:rsid w:val="00FF12BC"/>
    <w:rsid w:val="00FF13F0"/>
    <w:rsid w:val="00FF1611"/>
    <w:rsid w:val="00FF1D28"/>
    <w:rsid w:val="00FF2CEE"/>
    <w:rsid w:val="00FF4474"/>
    <w:rsid w:val="00FF4721"/>
    <w:rsid w:val="00FF483A"/>
    <w:rsid w:val="00FF4FD9"/>
    <w:rsid w:val="00FF5172"/>
    <w:rsid w:val="00FF5496"/>
    <w:rsid w:val="00FF596A"/>
    <w:rsid w:val="00FF5B9B"/>
    <w:rsid w:val="00FF601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597C7F"/>
  <w15:docId w15:val="{37DDB33B-8409-43C1-B748-A56F4ECDB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2A2B"/>
    <w:rPr>
      <w:rFonts w:ascii="Arial" w:hAnsi="Arial"/>
      <w:sz w:val="22"/>
      <w:szCs w:val="22"/>
      <w:lang w:val="en-US" w:eastAsia="en-US"/>
    </w:rPr>
  </w:style>
  <w:style w:type="paragraph" w:styleId="Heading1">
    <w:name w:val="heading 1"/>
    <w:aliases w:val="h1,Part"/>
    <w:basedOn w:val="Normal"/>
    <w:next w:val="Normal"/>
    <w:link w:val="Heading1Char"/>
    <w:autoRedefine/>
    <w:qFormat/>
    <w:rsid w:val="002F58D0"/>
    <w:pPr>
      <w:keepNext/>
      <w:pageBreakBefore/>
      <w:numPr>
        <w:numId w:val="5"/>
      </w:numPr>
      <w:tabs>
        <w:tab w:val="left" w:pos="540"/>
      </w:tabs>
      <w:spacing w:before="240" w:after="240"/>
      <w:outlineLvl w:val="0"/>
    </w:pPr>
    <w:rPr>
      <w:rFonts w:cs="Arial"/>
      <w:b/>
      <w:bCs/>
      <w:kern w:val="32"/>
      <w:sz w:val="32"/>
      <w:szCs w:val="32"/>
    </w:rPr>
  </w:style>
  <w:style w:type="paragraph" w:styleId="Heading2">
    <w:name w:val="heading 2"/>
    <w:aliases w:val="H2,h2,Reset numbering,Chapter Title,Heading 2 Char"/>
    <w:basedOn w:val="Normal"/>
    <w:next w:val="Normal"/>
    <w:link w:val="Heading2Char1"/>
    <w:autoRedefine/>
    <w:qFormat/>
    <w:rsid w:val="003C6C8A"/>
    <w:pPr>
      <w:keepNext/>
      <w:tabs>
        <w:tab w:val="left" w:pos="1260"/>
      </w:tabs>
      <w:spacing w:before="240" w:after="240"/>
      <w:ind w:left="576" w:hanging="576"/>
      <w:outlineLvl w:val="1"/>
    </w:pPr>
    <w:rPr>
      <w:rFonts w:ascii="Calibri Light" w:hAnsi="Calibri Light" w:cs="Arial"/>
      <w:b/>
      <w:bCs/>
      <w:iCs/>
      <w:sz w:val="32"/>
      <w:szCs w:val="32"/>
    </w:rPr>
  </w:style>
  <w:style w:type="paragraph" w:styleId="Heading3">
    <w:name w:val="heading 3"/>
    <w:aliases w:val="Level 1 - 1,H3,h3,subhead,1.,Topic Heading"/>
    <w:basedOn w:val="Normal"/>
    <w:next w:val="Normal"/>
    <w:link w:val="Heading3Char"/>
    <w:qFormat/>
    <w:rsid w:val="00B87CD2"/>
    <w:pPr>
      <w:numPr>
        <w:ilvl w:val="2"/>
        <w:numId w:val="2"/>
      </w:numPr>
      <w:spacing w:before="240" w:after="60"/>
      <w:outlineLvl w:val="2"/>
    </w:pPr>
    <w:rPr>
      <w:rFonts w:cs="Arial"/>
      <w:b/>
      <w:bCs/>
      <w:sz w:val="24"/>
      <w:szCs w:val="26"/>
    </w:rPr>
  </w:style>
  <w:style w:type="paragraph" w:styleId="Heading4">
    <w:name w:val="heading 4"/>
    <w:basedOn w:val="Normal"/>
    <w:next w:val="Normal"/>
    <w:link w:val="Heading4Char"/>
    <w:qFormat/>
    <w:rsid w:val="0095247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qFormat/>
    <w:rsid w:val="00045F9B"/>
    <w:pPr>
      <w:numPr>
        <w:ilvl w:val="4"/>
        <w:numId w:val="2"/>
      </w:numPr>
      <w:spacing w:after="240"/>
      <w:jc w:val="both"/>
      <w:outlineLvl w:val="4"/>
    </w:pPr>
    <w:rPr>
      <w:rFonts w:ascii="Times New Roman" w:hAnsi="Times New Roman"/>
      <w:b/>
      <w:sz w:val="20"/>
      <w:szCs w:val="20"/>
    </w:rPr>
  </w:style>
  <w:style w:type="paragraph" w:styleId="Heading6">
    <w:name w:val="heading 6"/>
    <w:basedOn w:val="Normal"/>
    <w:next w:val="Normal"/>
    <w:qFormat/>
    <w:rsid w:val="00FF5496"/>
    <w:pPr>
      <w:keepNext/>
      <w:numPr>
        <w:ilvl w:val="5"/>
        <w:numId w:val="2"/>
      </w:numPr>
      <w:outlineLvl w:val="5"/>
    </w:pPr>
    <w:rPr>
      <w:rFonts w:cs="Arial"/>
      <w:b/>
      <w:bCs/>
      <w:sz w:val="20"/>
      <w:szCs w:val="20"/>
      <w:lang w:eastAsia="zh-CN"/>
    </w:rPr>
  </w:style>
  <w:style w:type="paragraph" w:styleId="Heading7">
    <w:name w:val="heading 7"/>
    <w:basedOn w:val="Normal"/>
    <w:next w:val="Normal"/>
    <w:qFormat/>
    <w:rsid w:val="00045F9B"/>
    <w:pPr>
      <w:numPr>
        <w:ilvl w:val="6"/>
        <w:numId w:val="2"/>
      </w:numPr>
      <w:spacing w:before="240" w:after="60"/>
      <w:jc w:val="both"/>
      <w:outlineLvl w:val="6"/>
    </w:pPr>
    <w:rPr>
      <w:sz w:val="20"/>
      <w:szCs w:val="20"/>
    </w:rPr>
  </w:style>
  <w:style w:type="paragraph" w:styleId="Heading8">
    <w:name w:val="heading 8"/>
    <w:aliases w:val="Legal Level 1.1.1."/>
    <w:basedOn w:val="Normal"/>
    <w:next w:val="Normal"/>
    <w:qFormat/>
    <w:rsid w:val="00045F9B"/>
    <w:pPr>
      <w:numPr>
        <w:ilvl w:val="7"/>
        <w:numId w:val="2"/>
      </w:numPr>
      <w:spacing w:before="240" w:after="60"/>
      <w:jc w:val="both"/>
      <w:outlineLvl w:val="7"/>
    </w:pPr>
    <w:rPr>
      <w:i/>
      <w:sz w:val="20"/>
      <w:szCs w:val="20"/>
    </w:rPr>
  </w:style>
  <w:style w:type="paragraph" w:styleId="Heading9">
    <w:name w:val="heading 9"/>
    <w:aliases w:val="App Heading"/>
    <w:basedOn w:val="Normal"/>
    <w:next w:val="Normal"/>
    <w:qFormat/>
    <w:rsid w:val="00045F9B"/>
    <w:pPr>
      <w:numPr>
        <w:ilvl w:val="8"/>
        <w:numId w:val="2"/>
      </w:numPr>
      <w:spacing w:before="240" w:after="60"/>
      <w:jc w:val="both"/>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Part Char"/>
    <w:basedOn w:val="DefaultParagraphFont"/>
    <w:link w:val="Heading1"/>
    <w:rsid w:val="002F58D0"/>
    <w:rPr>
      <w:rFonts w:ascii="Arial" w:hAnsi="Arial" w:cs="Arial"/>
      <w:b/>
      <w:bCs/>
      <w:kern w:val="32"/>
      <w:sz w:val="32"/>
      <w:szCs w:val="32"/>
      <w:lang w:val="en-US" w:eastAsia="en-US"/>
    </w:rPr>
  </w:style>
  <w:style w:type="paragraph" w:styleId="Header">
    <w:name w:val="header"/>
    <w:aliases w:val="*Header,page-header,ph,Header/Footer,header odd,header,Hyphen"/>
    <w:basedOn w:val="Normal"/>
    <w:link w:val="HeaderChar"/>
    <w:rsid w:val="009376D2"/>
    <w:pPr>
      <w:tabs>
        <w:tab w:val="center" w:pos="4320"/>
        <w:tab w:val="right" w:pos="8640"/>
      </w:tabs>
    </w:pPr>
  </w:style>
  <w:style w:type="character" w:customStyle="1" w:styleId="HeaderChar">
    <w:name w:val="Header Char"/>
    <w:aliases w:val="*Header Char,page-header Char,ph Char,Header/Footer Char,header odd Char,header Char,Hyphen Char"/>
    <w:basedOn w:val="DefaultParagraphFont"/>
    <w:link w:val="Header"/>
    <w:rsid w:val="002C4852"/>
    <w:rPr>
      <w:rFonts w:ascii="Arial" w:hAnsi="Arial"/>
      <w:sz w:val="22"/>
      <w:szCs w:val="22"/>
      <w:lang w:val="en-US" w:eastAsia="en-US" w:bidi="ar-SA"/>
    </w:rPr>
  </w:style>
  <w:style w:type="paragraph" w:styleId="Footer">
    <w:name w:val="footer"/>
    <w:basedOn w:val="Normal"/>
    <w:link w:val="FooterChar"/>
    <w:rsid w:val="009376D2"/>
    <w:pPr>
      <w:tabs>
        <w:tab w:val="center" w:pos="4320"/>
        <w:tab w:val="right" w:pos="8640"/>
      </w:tabs>
    </w:pPr>
  </w:style>
  <w:style w:type="character" w:customStyle="1" w:styleId="FooterChar">
    <w:name w:val="Footer Char"/>
    <w:basedOn w:val="DefaultParagraphFont"/>
    <w:link w:val="Footer"/>
    <w:rsid w:val="00E90081"/>
    <w:rPr>
      <w:rFonts w:ascii="Arial" w:hAnsi="Arial"/>
      <w:sz w:val="22"/>
      <w:szCs w:val="22"/>
      <w:lang w:val="en-US" w:eastAsia="en-US" w:bidi="ar-SA"/>
    </w:rPr>
  </w:style>
  <w:style w:type="paragraph" w:styleId="BodyText">
    <w:name w:val="Body Text"/>
    <w:basedOn w:val="Normal"/>
    <w:link w:val="BodyTextChar"/>
    <w:rsid w:val="009376D2"/>
    <w:pPr>
      <w:tabs>
        <w:tab w:val="left" w:pos="360"/>
        <w:tab w:val="left" w:pos="4320"/>
        <w:tab w:val="left" w:pos="5760"/>
      </w:tabs>
      <w:overflowPunct w:val="0"/>
      <w:autoSpaceDE w:val="0"/>
      <w:autoSpaceDN w:val="0"/>
      <w:adjustRightInd w:val="0"/>
      <w:textAlignment w:val="baseline"/>
    </w:pPr>
    <w:rPr>
      <w:b/>
      <w:i/>
      <w:sz w:val="20"/>
      <w:szCs w:val="20"/>
    </w:rPr>
  </w:style>
  <w:style w:type="character" w:customStyle="1" w:styleId="BodyTextChar">
    <w:name w:val="Body Text Char"/>
    <w:basedOn w:val="DefaultParagraphFont"/>
    <w:link w:val="BodyText"/>
    <w:rsid w:val="00904DAF"/>
    <w:rPr>
      <w:rFonts w:ascii="Arial" w:hAnsi="Arial"/>
      <w:b/>
      <w:i/>
      <w:lang w:val="en-US" w:eastAsia="en-US" w:bidi="ar-SA"/>
    </w:rPr>
  </w:style>
  <w:style w:type="character" w:styleId="PageNumber">
    <w:name w:val="page number"/>
    <w:basedOn w:val="DefaultParagraphFont"/>
    <w:rsid w:val="009376D2"/>
  </w:style>
  <w:style w:type="paragraph" w:styleId="TOC1">
    <w:name w:val="toc 1"/>
    <w:basedOn w:val="Normal"/>
    <w:next w:val="Normal"/>
    <w:autoRedefine/>
    <w:uiPriority w:val="39"/>
    <w:qFormat/>
    <w:rsid w:val="00BF058C"/>
    <w:rPr>
      <w:sz w:val="24"/>
    </w:rPr>
  </w:style>
  <w:style w:type="character" w:styleId="Hyperlink">
    <w:name w:val="Hyperlink"/>
    <w:basedOn w:val="DefaultParagraphFont"/>
    <w:uiPriority w:val="99"/>
    <w:rsid w:val="00827652"/>
    <w:rPr>
      <w:color w:val="0000FF"/>
      <w:u w:val="single"/>
    </w:rPr>
  </w:style>
  <w:style w:type="paragraph" w:styleId="TOC2">
    <w:name w:val="toc 2"/>
    <w:basedOn w:val="Normal"/>
    <w:next w:val="Normal"/>
    <w:autoRedefine/>
    <w:uiPriority w:val="39"/>
    <w:qFormat/>
    <w:rsid w:val="00BF058C"/>
    <w:pPr>
      <w:ind w:left="240"/>
    </w:pPr>
    <w:rPr>
      <w:sz w:val="24"/>
    </w:rPr>
  </w:style>
  <w:style w:type="paragraph" w:styleId="TOC3">
    <w:name w:val="toc 3"/>
    <w:basedOn w:val="Normal"/>
    <w:next w:val="Normal"/>
    <w:autoRedefine/>
    <w:uiPriority w:val="39"/>
    <w:qFormat/>
    <w:rsid w:val="00BF058C"/>
    <w:pPr>
      <w:ind w:left="480"/>
    </w:pPr>
    <w:rPr>
      <w:sz w:val="24"/>
    </w:rPr>
  </w:style>
  <w:style w:type="paragraph" w:styleId="ListBullet2">
    <w:name w:val="List Bullet 2"/>
    <w:basedOn w:val="Normal"/>
    <w:autoRedefine/>
    <w:rsid w:val="007779CF"/>
    <w:pPr>
      <w:numPr>
        <w:numId w:val="1"/>
      </w:numPr>
      <w:jc w:val="both"/>
    </w:pPr>
    <w:rPr>
      <w:sz w:val="20"/>
    </w:rPr>
  </w:style>
  <w:style w:type="paragraph" w:customStyle="1" w:styleId="BodyBullet">
    <w:name w:val="Body Bullet"/>
    <w:basedOn w:val="Normal"/>
    <w:rsid w:val="005D793D"/>
    <w:pPr>
      <w:tabs>
        <w:tab w:val="left" w:pos="720"/>
        <w:tab w:val="num" w:pos="1080"/>
      </w:tabs>
      <w:ind w:left="1080" w:hanging="360"/>
    </w:pPr>
    <w:rPr>
      <w:rFonts w:cs="Arial"/>
    </w:rPr>
  </w:style>
  <w:style w:type="paragraph" w:customStyle="1" w:styleId="HollowBodyBullet">
    <w:name w:val="Hollow Body Bullet"/>
    <w:basedOn w:val="BodyBullet"/>
    <w:rsid w:val="005D793D"/>
    <w:pPr>
      <w:numPr>
        <w:ilvl w:val="1"/>
      </w:numPr>
      <w:tabs>
        <w:tab w:val="num" w:pos="1080"/>
      </w:tabs>
      <w:ind w:left="1080" w:hanging="360"/>
    </w:pPr>
    <w:rPr>
      <w:snapToGrid w:val="0"/>
      <w:color w:val="000000"/>
      <w:kern w:val="2"/>
    </w:rPr>
  </w:style>
  <w:style w:type="paragraph" w:styleId="BalloonText">
    <w:name w:val="Balloon Text"/>
    <w:basedOn w:val="Normal"/>
    <w:semiHidden/>
    <w:rsid w:val="00B8212F"/>
    <w:rPr>
      <w:rFonts w:ascii="Tahoma" w:hAnsi="Tahoma" w:cs="Tahoma"/>
      <w:sz w:val="16"/>
      <w:szCs w:val="16"/>
    </w:rPr>
  </w:style>
  <w:style w:type="table" w:styleId="TableGrid">
    <w:name w:val="Table Grid"/>
    <w:basedOn w:val="TableNormal"/>
    <w:rsid w:val="000216D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A90929"/>
    <w:pPr>
      <w:spacing w:after="160" w:line="240" w:lineRule="exact"/>
    </w:pPr>
    <w:rPr>
      <w:rFonts w:ascii="Verdana" w:hAnsi="Verdana"/>
      <w:sz w:val="20"/>
      <w:szCs w:val="20"/>
    </w:rPr>
  </w:style>
  <w:style w:type="paragraph" w:styleId="BodyText2">
    <w:name w:val="Body Text 2"/>
    <w:basedOn w:val="Normal"/>
    <w:rsid w:val="00FF5496"/>
    <w:pPr>
      <w:spacing w:after="120" w:line="480" w:lineRule="auto"/>
    </w:pPr>
  </w:style>
  <w:style w:type="paragraph" w:styleId="NormalWeb">
    <w:name w:val="Normal (Web)"/>
    <w:basedOn w:val="Normal"/>
    <w:uiPriority w:val="99"/>
    <w:rsid w:val="00FF5496"/>
    <w:pPr>
      <w:spacing w:before="100" w:beforeAutospacing="1" w:after="100" w:afterAutospacing="1"/>
    </w:pPr>
    <w:rPr>
      <w:rFonts w:ascii="Times New Roman" w:eastAsia="SimSun" w:hAnsi="Times New Roman"/>
      <w:sz w:val="24"/>
      <w:szCs w:val="24"/>
      <w:lang w:eastAsia="zh-CN"/>
    </w:rPr>
  </w:style>
  <w:style w:type="character" w:styleId="FollowedHyperlink">
    <w:name w:val="FollowedHyperlink"/>
    <w:basedOn w:val="DefaultParagraphFont"/>
    <w:rsid w:val="00FF5496"/>
    <w:rPr>
      <w:color w:val="800080"/>
      <w:u w:val="single"/>
    </w:rPr>
  </w:style>
  <w:style w:type="paragraph" w:styleId="ListBullet">
    <w:name w:val="List Bullet"/>
    <w:basedOn w:val="Normal"/>
    <w:rsid w:val="00967209"/>
    <w:pPr>
      <w:tabs>
        <w:tab w:val="num" w:pos="360"/>
      </w:tabs>
      <w:ind w:left="360" w:hanging="360"/>
    </w:pPr>
  </w:style>
  <w:style w:type="paragraph" w:styleId="ListNumber">
    <w:name w:val="List Number"/>
    <w:basedOn w:val="Normal"/>
    <w:rsid w:val="00A33C3C"/>
    <w:pPr>
      <w:tabs>
        <w:tab w:val="num" w:pos="1656"/>
      </w:tabs>
      <w:ind w:left="1656" w:hanging="360"/>
    </w:pPr>
    <w:rPr>
      <w:sz w:val="20"/>
      <w:szCs w:val="24"/>
    </w:rPr>
  </w:style>
  <w:style w:type="paragraph" w:customStyle="1" w:styleId="tabletext">
    <w:name w:val="tabletext"/>
    <w:basedOn w:val="Normal"/>
    <w:rsid w:val="00A33C3C"/>
    <w:pPr>
      <w:tabs>
        <w:tab w:val="num" w:pos="360"/>
      </w:tabs>
      <w:ind w:left="360" w:hanging="360"/>
    </w:pPr>
    <w:rPr>
      <w:rFonts w:cs="Arial"/>
      <w:sz w:val="20"/>
      <w:szCs w:val="20"/>
    </w:rPr>
  </w:style>
  <w:style w:type="paragraph" w:customStyle="1" w:styleId="Char1">
    <w:name w:val="Char1"/>
    <w:basedOn w:val="BodyText"/>
    <w:link w:val="CharChar"/>
    <w:rsid w:val="0098576B"/>
    <w:rPr>
      <w:rFonts w:cs="Arial"/>
      <w:b w:val="0"/>
      <w:i w:val="0"/>
      <w:sz w:val="22"/>
      <w:szCs w:val="22"/>
    </w:rPr>
  </w:style>
  <w:style w:type="character" w:customStyle="1" w:styleId="CharChar">
    <w:name w:val="Char Char"/>
    <w:basedOn w:val="BodyTextChar"/>
    <w:link w:val="Char1"/>
    <w:rsid w:val="00904DAF"/>
    <w:rPr>
      <w:rFonts w:ascii="Arial" w:hAnsi="Arial" w:cs="Arial"/>
      <w:b/>
      <w:i/>
      <w:sz w:val="22"/>
      <w:szCs w:val="22"/>
      <w:lang w:val="en-US" w:eastAsia="en-US" w:bidi="ar-SA"/>
    </w:rPr>
  </w:style>
  <w:style w:type="character" w:styleId="CommentReference">
    <w:name w:val="annotation reference"/>
    <w:basedOn w:val="DefaultParagraphFont"/>
    <w:semiHidden/>
    <w:rsid w:val="002B5B36"/>
    <w:rPr>
      <w:sz w:val="16"/>
      <w:szCs w:val="16"/>
    </w:rPr>
  </w:style>
  <w:style w:type="paragraph" w:styleId="CommentText">
    <w:name w:val="annotation text"/>
    <w:basedOn w:val="Normal"/>
    <w:link w:val="CommentTextChar"/>
    <w:uiPriority w:val="99"/>
    <w:semiHidden/>
    <w:rsid w:val="002B5B36"/>
    <w:rPr>
      <w:sz w:val="20"/>
      <w:szCs w:val="20"/>
    </w:rPr>
  </w:style>
  <w:style w:type="paragraph" w:styleId="CommentSubject">
    <w:name w:val="annotation subject"/>
    <w:basedOn w:val="CommentText"/>
    <w:next w:val="CommentText"/>
    <w:semiHidden/>
    <w:rsid w:val="002B5B36"/>
    <w:rPr>
      <w:b/>
      <w:bCs/>
    </w:rPr>
  </w:style>
  <w:style w:type="paragraph" w:styleId="ListParagraph">
    <w:name w:val="List Paragraph"/>
    <w:basedOn w:val="Normal"/>
    <w:link w:val="ListParagraphChar"/>
    <w:uiPriority w:val="34"/>
    <w:qFormat/>
    <w:rsid w:val="0054579E"/>
    <w:pPr>
      <w:spacing w:after="200" w:line="276" w:lineRule="auto"/>
      <w:ind w:left="720"/>
      <w:contextualSpacing/>
    </w:pPr>
    <w:rPr>
      <w:rFonts w:ascii="Calibri" w:eastAsia="Calibri" w:hAnsi="Calibri"/>
    </w:rPr>
  </w:style>
  <w:style w:type="character" w:customStyle="1" w:styleId="ListParagraphChar">
    <w:name w:val="List Paragraph Char"/>
    <w:basedOn w:val="DefaultParagraphFont"/>
    <w:link w:val="ListParagraph"/>
    <w:uiPriority w:val="34"/>
    <w:rsid w:val="0054579E"/>
    <w:rPr>
      <w:rFonts w:ascii="Calibri" w:eastAsia="Calibri" w:hAnsi="Calibri"/>
      <w:sz w:val="22"/>
      <w:szCs w:val="22"/>
      <w:lang w:val="en-US" w:eastAsia="en-US" w:bidi="ar-SA"/>
    </w:rPr>
  </w:style>
  <w:style w:type="paragraph" w:styleId="BodyText3">
    <w:name w:val="Body Text 3"/>
    <w:basedOn w:val="Normal"/>
    <w:rsid w:val="002C4852"/>
    <w:pPr>
      <w:spacing w:after="120"/>
    </w:pPr>
    <w:rPr>
      <w:sz w:val="16"/>
      <w:szCs w:val="16"/>
    </w:rPr>
  </w:style>
  <w:style w:type="paragraph" w:styleId="Revision">
    <w:name w:val="Revision"/>
    <w:hidden/>
    <w:uiPriority w:val="99"/>
    <w:semiHidden/>
    <w:rsid w:val="0053236D"/>
    <w:rPr>
      <w:rFonts w:ascii="Arial" w:hAnsi="Arial"/>
      <w:sz w:val="22"/>
      <w:szCs w:val="22"/>
      <w:lang w:val="en-US" w:eastAsia="en-US"/>
    </w:rPr>
  </w:style>
  <w:style w:type="paragraph" w:customStyle="1" w:styleId="TableTextCenter">
    <w:name w:val="Table Text Center"/>
    <w:basedOn w:val="Normal"/>
    <w:rsid w:val="00E277CC"/>
    <w:pPr>
      <w:overflowPunct w:val="0"/>
      <w:autoSpaceDE w:val="0"/>
      <w:autoSpaceDN w:val="0"/>
      <w:adjustRightInd w:val="0"/>
      <w:spacing w:before="60" w:after="60"/>
      <w:jc w:val="center"/>
      <w:textAlignment w:val="baseline"/>
    </w:pPr>
    <w:rPr>
      <w:rFonts w:ascii="Arial Narrow" w:hAnsi="Arial Narrow"/>
      <w:szCs w:val="20"/>
      <w:lang w:eastAsia="de-DE"/>
    </w:rPr>
  </w:style>
  <w:style w:type="paragraph" w:styleId="BodyTextIndent2">
    <w:name w:val="Body Text Indent 2"/>
    <w:basedOn w:val="Normal"/>
    <w:link w:val="BodyTextIndent2Char"/>
    <w:rsid w:val="006A7388"/>
    <w:pPr>
      <w:spacing w:after="120" w:line="480" w:lineRule="auto"/>
      <w:ind w:left="283"/>
    </w:pPr>
  </w:style>
  <w:style w:type="character" w:customStyle="1" w:styleId="BodyTextIndent2Char">
    <w:name w:val="Body Text Indent 2 Char"/>
    <w:basedOn w:val="DefaultParagraphFont"/>
    <w:link w:val="BodyTextIndent2"/>
    <w:rsid w:val="006A7388"/>
    <w:rPr>
      <w:rFonts w:ascii="Arial" w:hAnsi="Arial"/>
      <w:sz w:val="22"/>
      <w:szCs w:val="22"/>
      <w:lang w:val="en-US" w:eastAsia="en-US"/>
    </w:rPr>
  </w:style>
  <w:style w:type="paragraph" w:styleId="BodyTextIndent">
    <w:name w:val="Body Text Indent"/>
    <w:basedOn w:val="Normal"/>
    <w:link w:val="BodyTextIndentChar"/>
    <w:rsid w:val="006A7388"/>
    <w:pPr>
      <w:spacing w:after="120"/>
      <w:ind w:left="283"/>
    </w:pPr>
  </w:style>
  <w:style w:type="character" w:customStyle="1" w:styleId="BodyTextIndentChar">
    <w:name w:val="Body Text Indent Char"/>
    <w:basedOn w:val="DefaultParagraphFont"/>
    <w:link w:val="BodyTextIndent"/>
    <w:rsid w:val="006A7388"/>
    <w:rPr>
      <w:rFonts w:ascii="Arial" w:hAnsi="Arial"/>
      <w:sz w:val="22"/>
      <w:szCs w:val="22"/>
      <w:lang w:val="en-US" w:eastAsia="en-US"/>
    </w:rPr>
  </w:style>
  <w:style w:type="paragraph" w:customStyle="1" w:styleId="Style1">
    <w:name w:val="Style1"/>
    <w:basedOn w:val="Heading3"/>
    <w:rsid w:val="00237377"/>
    <w:pPr>
      <w:keepNext/>
      <w:ind w:left="1800"/>
    </w:pPr>
    <w:rPr>
      <w:b w:val="0"/>
      <w:sz w:val="26"/>
    </w:rPr>
  </w:style>
  <w:style w:type="paragraph" w:styleId="TOC4">
    <w:name w:val="toc 4"/>
    <w:basedOn w:val="Normal"/>
    <w:next w:val="Normal"/>
    <w:autoRedefine/>
    <w:uiPriority w:val="39"/>
    <w:unhideWhenUsed/>
    <w:rsid w:val="00BF058C"/>
    <w:pPr>
      <w:ind w:left="658"/>
    </w:pPr>
    <w:rPr>
      <w:sz w:val="24"/>
      <w:lang w:val="de-CH" w:eastAsia="de-CH"/>
    </w:rPr>
  </w:style>
  <w:style w:type="paragraph" w:styleId="TOC5">
    <w:name w:val="toc 5"/>
    <w:basedOn w:val="Normal"/>
    <w:next w:val="Normal"/>
    <w:autoRedefine/>
    <w:uiPriority w:val="39"/>
    <w:unhideWhenUsed/>
    <w:rsid w:val="0005764E"/>
    <w:pPr>
      <w:spacing w:after="100" w:line="276" w:lineRule="auto"/>
      <w:ind w:left="880"/>
    </w:pPr>
    <w:rPr>
      <w:lang w:val="de-CH" w:eastAsia="de-CH"/>
    </w:rPr>
  </w:style>
  <w:style w:type="paragraph" w:styleId="TOC6">
    <w:name w:val="toc 6"/>
    <w:basedOn w:val="Normal"/>
    <w:next w:val="Normal"/>
    <w:autoRedefine/>
    <w:uiPriority w:val="39"/>
    <w:unhideWhenUsed/>
    <w:rsid w:val="00BC72A0"/>
    <w:pPr>
      <w:spacing w:after="100" w:line="276" w:lineRule="auto"/>
      <w:ind w:left="1100"/>
    </w:pPr>
    <w:rPr>
      <w:rFonts w:ascii="Calibri" w:hAnsi="Calibri"/>
      <w:lang w:val="de-CH" w:eastAsia="de-CH"/>
    </w:rPr>
  </w:style>
  <w:style w:type="paragraph" w:styleId="TOC7">
    <w:name w:val="toc 7"/>
    <w:basedOn w:val="Normal"/>
    <w:next w:val="Normal"/>
    <w:autoRedefine/>
    <w:uiPriority w:val="39"/>
    <w:unhideWhenUsed/>
    <w:rsid w:val="00BC72A0"/>
    <w:pPr>
      <w:spacing w:after="100" w:line="276" w:lineRule="auto"/>
      <w:ind w:left="1320"/>
    </w:pPr>
    <w:rPr>
      <w:rFonts w:ascii="Calibri" w:hAnsi="Calibri"/>
      <w:lang w:val="de-CH" w:eastAsia="de-CH"/>
    </w:rPr>
  </w:style>
  <w:style w:type="paragraph" w:styleId="TOC8">
    <w:name w:val="toc 8"/>
    <w:basedOn w:val="Normal"/>
    <w:next w:val="Normal"/>
    <w:autoRedefine/>
    <w:uiPriority w:val="39"/>
    <w:unhideWhenUsed/>
    <w:rsid w:val="00BC72A0"/>
    <w:pPr>
      <w:spacing w:after="100" w:line="276" w:lineRule="auto"/>
      <w:ind w:left="1540"/>
    </w:pPr>
    <w:rPr>
      <w:rFonts w:ascii="Calibri" w:hAnsi="Calibri"/>
      <w:lang w:val="de-CH" w:eastAsia="de-CH"/>
    </w:rPr>
  </w:style>
  <w:style w:type="paragraph" w:styleId="TOC9">
    <w:name w:val="toc 9"/>
    <w:basedOn w:val="Normal"/>
    <w:next w:val="Normal"/>
    <w:autoRedefine/>
    <w:uiPriority w:val="39"/>
    <w:unhideWhenUsed/>
    <w:rsid w:val="00BC72A0"/>
    <w:pPr>
      <w:spacing w:after="100" w:line="276" w:lineRule="auto"/>
      <w:ind w:left="1760"/>
    </w:pPr>
    <w:rPr>
      <w:rFonts w:ascii="Calibri" w:hAnsi="Calibri"/>
      <w:lang w:val="de-CH" w:eastAsia="de-CH"/>
    </w:rPr>
  </w:style>
  <w:style w:type="paragraph" w:customStyle="1" w:styleId="TitleCover">
    <w:name w:val="Title Cover"/>
    <w:basedOn w:val="Normal"/>
    <w:next w:val="Normal"/>
    <w:rsid w:val="00241C97"/>
    <w:pPr>
      <w:keepNext/>
      <w:keepLines/>
      <w:pBdr>
        <w:top w:val="single" w:sz="48" w:space="31" w:color="auto"/>
      </w:pBdr>
      <w:tabs>
        <w:tab w:val="left" w:pos="0"/>
      </w:tabs>
      <w:overflowPunct w:val="0"/>
      <w:autoSpaceDE w:val="0"/>
      <w:autoSpaceDN w:val="0"/>
      <w:adjustRightInd w:val="0"/>
      <w:spacing w:before="240" w:after="500" w:line="640" w:lineRule="exact"/>
      <w:textAlignment w:val="baseline"/>
    </w:pPr>
    <w:rPr>
      <w:rFonts w:ascii="Arial Black" w:hAnsi="Arial Black"/>
      <w:b/>
      <w:spacing w:val="-48"/>
      <w:kern w:val="28"/>
      <w:sz w:val="64"/>
      <w:szCs w:val="20"/>
    </w:rPr>
  </w:style>
  <w:style w:type="paragraph" w:customStyle="1" w:styleId="HiddenTitle">
    <w:name w:val="Hidden Title"/>
    <w:basedOn w:val="Normal"/>
    <w:rsid w:val="000C00A7"/>
    <w:pPr>
      <w:spacing w:before="120" w:after="240"/>
      <w:jc w:val="both"/>
    </w:pPr>
    <w:rPr>
      <w:rFonts w:ascii="Times New Roman" w:hAnsi="Times New Roman"/>
      <w:b/>
      <w:sz w:val="28"/>
      <w:szCs w:val="20"/>
    </w:rPr>
  </w:style>
  <w:style w:type="paragraph" w:customStyle="1" w:styleId="TableText0">
    <w:name w:val="Table Text"/>
    <w:basedOn w:val="Normal"/>
    <w:rsid w:val="000C00A7"/>
    <w:pPr>
      <w:overflowPunct w:val="0"/>
      <w:autoSpaceDE w:val="0"/>
      <w:autoSpaceDN w:val="0"/>
      <w:adjustRightInd w:val="0"/>
      <w:spacing w:before="60"/>
      <w:textAlignment w:val="baseline"/>
    </w:pPr>
    <w:rPr>
      <w:spacing w:val="-5"/>
      <w:sz w:val="16"/>
      <w:szCs w:val="20"/>
    </w:rPr>
  </w:style>
  <w:style w:type="paragraph" w:customStyle="1" w:styleId="TableHeading">
    <w:name w:val="Table Heading"/>
    <w:basedOn w:val="TableText0"/>
    <w:rsid w:val="000C00A7"/>
    <w:pPr>
      <w:overflowPunct/>
      <w:autoSpaceDE/>
      <w:autoSpaceDN/>
      <w:adjustRightInd/>
      <w:spacing w:after="20"/>
      <w:jc w:val="both"/>
      <w:textAlignment w:val="auto"/>
    </w:pPr>
    <w:rPr>
      <w:b/>
      <w:caps/>
      <w:spacing w:val="0"/>
      <w:sz w:val="22"/>
      <w:lang w:eastAsia="nl-NL"/>
    </w:rPr>
  </w:style>
  <w:style w:type="character" w:customStyle="1" w:styleId="CommentTextChar">
    <w:name w:val="Comment Text Char"/>
    <w:basedOn w:val="DefaultParagraphFont"/>
    <w:link w:val="CommentText"/>
    <w:uiPriority w:val="99"/>
    <w:semiHidden/>
    <w:rsid w:val="00374C38"/>
    <w:rPr>
      <w:rFonts w:ascii="Arial" w:hAnsi="Arial"/>
      <w:lang w:val="en-US" w:eastAsia="en-US"/>
    </w:rPr>
  </w:style>
  <w:style w:type="paragraph" w:customStyle="1" w:styleId="NormalTable">
    <w:name w:val="NormalTable"/>
    <w:basedOn w:val="Normal"/>
    <w:rsid w:val="00F20358"/>
    <w:pPr>
      <w:spacing w:before="120"/>
    </w:pPr>
    <w:rPr>
      <w:rFonts w:ascii="Times New Roman" w:eastAsia="MS Mincho" w:hAnsi="Times New Roman"/>
      <w:szCs w:val="20"/>
      <w:lang w:val="en-GB" w:eastAsia="en-GB"/>
    </w:rPr>
  </w:style>
  <w:style w:type="paragraph" w:styleId="Caption">
    <w:name w:val="caption"/>
    <w:basedOn w:val="Normal"/>
    <w:next w:val="Normal"/>
    <w:unhideWhenUsed/>
    <w:qFormat/>
    <w:rsid w:val="00F93D31"/>
    <w:rPr>
      <w:b/>
      <w:bCs/>
      <w:sz w:val="20"/>
      <w:szCs w:val="20"/>
    </w:rPr>
  </w:style>
  <w:style w:type="character" w:customStyle="1" w:styleId="Heading2Char1">
    <w:name w:val="Heading 2 Char1"/>
    <w:aliases w:val="H2 Char,h2 Char,Reset numbering Char,Chapter Title Char,Heading 2 Char Char"/>
    <w:basedOn w:val="DefaultParagraphFont"/>
    <w:link w:val="Heading2"/>
    <w:rsid w:val="003C6C8A"/>
    <w:rPr>
      <w:rFonts w:ascii="Calibri Light" w:hAnsi="Calibri Light" w:cs="Arial"/>
      <w:b/>
      <w:bCs/>
      <w:iCs/>
      <w:sz w:val="32"/>
      <w:szCs w:val="32"/>
      <w:lang w:val="en-US" w:eastAsia="en-US"/>
    </w:rPr>
  </w:style>
  <w:style w:type="paragraph" w:styleId="FootnoteText">
    <w:name w:val="footnote text"/>
    <w:basedOn w:val="Normal"/>
    <w:link w:val="FootnoteTextChar"/>
    <w:rsid w:val="0016054D"/>
    <w:pPr>
      <w:ind w:left="720"/>
    </w:pPr>
    <w:rPr>
      <w:sz w:val="20"/>
      <w:szCs w:val="20"/>
    </w:rPr>
  </w:style>
  <w:style w:type="character" w:customStyle="1" w:styleId="FootnoteTextChar">
    <w:name w:val="Footnote Text Char"/>
    <w:basedOn w:val="DefaultParagraphFont"/>
    <w:link w:val="FootnoteText"/>
    <w:rsid w:val="0016054D"/>
    <w:rPr>
      <w:rFonts w:ascii="Arial" w:hAnsi="Arial"/>
    </w:rPr>
  </w:style>
  <w:style w:type="character" w:styleId="FootnoteReference">
    <w:name w:val="footnote reference"/>
    <w:basedOn w:val="DefaultParagraphFont"/>
    <w:rsid w:val="007F0303"/>
    <w:rPr>
      <w:vertAlign w:val="superscript"/>
    </w:rPr>
  </w:style>
  <w:style w:type="paragraph" w:styleId="TableofFigures">
    <w:name w:val="table of figures"/>
    <w:basedOn w:val="Normal"/>
    <w:next w:val="Normal"/>
    <w:uiPriority w:val="99"/>
    <w:rsid w:val="003A2E82"/>
    <w:rPr>
      <w:sz w:val="24"/>
    </w:rPr>
  </w:style>
  <w:style w:type="character" w:customStyle="1" w:styleId="Heading4Char">
    <w:name w:val="Heading 4 Char"/>
    <w:basedOn w:val="DefaultParagraphFont"/>
    <w:link w:val="Heading4"/>
    <w:rsid w:val="0095247B"/>
    <w:rPr>
      <w:rFonts w:asciiTheme="majorHAnsi" w:eastAsiaTheme="majorEastAsia" w:hAnsiTheme="majorHAnsi" w:cstheme="majorBidi"/>
      <w:b/>
      <w:bCs/>
      <w:i/>
      <w:iCs/>
      <w:color w:val="4F81BD" w:themeColor="accent1"/>
      <w:sz w:val="22"/>
      <w:szCs w:val="22"/>
      <w:lang w:val="en-US" w:eastAsia="en-US"/>
    </w:rPr>
  </w:style>
  <w:style w:type="character" w:customStyle="1" w:styleId="Heading3Char">
    <w:name w:val="Heading 3 Char"/>
    <w:aliases w:val="Level 1 - 1 Char,H3 Char,h3 Char,subhead Char,1. Char,Topic Heading Char"/>
    <w:basedOn w:val="DefaultParagraphFont"/>
    <w:link w:val="Heading3"/>
    <w:rsid w:val="006E546E"/>
    <w:rPr>
      <w:rFonts w:ascii="Arial" w:hAnsi="Arial" w:cs="Arial"/>
      <w:b/>
      <w:bCs/>
      <w:sz w:val="24"/>
      <w:szCs w:val="26"/>
      <w:lang w:val="en-US" w:eastAsia="en-US"/>
    </w:rPr>
  </w:style>
  <w:style w:type="paragraph" w:styleId="NoSpacing">
    <w:name w:val="No Spacing"/>
    <w:uiPriority w:val="1"/>
    <w:qFormat/>
    <w:rsid w:val="00A259E2"/>
    <w:rPr>
      <w:rFonts w:ascii="Calibri" w:eastAsia="Calibri" w:hAnsi="Calibri"/>
      <w:sz w:val="22"/>
      <w:szCs w:val="22"/>
      <w:lang w:val="en-US" w:eastAsia="en-US"/>
    </w:rPr>
  </w:style>
  <w:style w:type="paragraph" w:styleId="Subtitle">
    <w:name w:val="Subtitle"/>
    <w:next w:val="Normal"/>
    <w:link w:val="SubtitleChar"/>
    <w:qFormat/>
    <w:rsid w:val="009D0DFC"/>
    <w:pPr>
      <w:jc w:val="right"/>
    </w:pPr>
    <w:rPr>
      <w:rFonts w:ascii="Arial" w:hAnsi="Arial"/>
      <w:b/>
      <w:sz w:val="28"/>
      <w:lang w:val="de-DE" w:eastAsia="de-DE"/>
    </w:rPr>
  </w:style>
  <w:style w:type="character" w:customStyle="1" w:styleId="SubtitleChar">
    <w:name w:val="Subtitle Char"/>
    <w:basedOn w:val="DefaultParagraphFont"/>
    <w:link w:val="Subtitle"/>
    <w:rsid w:val="009D0DFC"/>
    <w:rPr>
      <w:rFonts w:ascii="Arial" w:hAnsi="Arial"/>
      <w:b/>
      <w:sz w:val="28"/>
      <w:lang w:val="de-DE" w:eastAsia="de-DE"/>
    </w:rPr>
  </w:style>
  <w:style w:type="paragraph" w:styleId="TableofAuthorities">
    <w:name w:val="table of authorities"/>
    <w:basedOn w:val="Normal"/>
    <w:next w:val="Normal"/>
    <w:unhideWhenUsed/>
    <w:rsid w:val="00530100"/>
    <w:pPr>
      <w:ind w:left="220" w:hanging="220"/>
    </w:pPr>
    <w:rPr>
      <w:rFonts w:asciiTheme="minorHAnsi" w:hAnsiTheme="minorHAnsi"/>
      <w:sz w:val="20"/>
      <w:szCs w:val="20"/>
    </w:rPr>
  </w:style>
  <w:style w:type="paragraph" w:styleId="TOAHeading">
    <w:name w:val="toa heading"/>
    <w:basedOn w:val="Normal"/>
    <w:next w:val="Normal"/>
    <w:unhideWhenUsed/>
    <w:rsid w:val="00530100"/>
    <w:pPr>
      <w:spacing w:before="240" w:after="120"/>
    </w:pPr>
    <w:rPr>
      <w:rFonts w:asciiTheme="minorHAnsi" w:hAnsiTheme="minorHAnsi" w:cs="Arial"/>
      <w:b/>
      <w:bCs/>
      <w:caps/>
      <w:sz w:val="20"/>
      <w:szCs w:val="20"/>
    </w:rPr>
  </w:style>
  <w:style w:type="paragraph" w:styleId="TOCHeading">
    <w:name w:val="TOC Heading"/>
    <w:basedOn w:val="Heading1"/>
    <w:next w:val="Normal"/>
    <w:uiPriority w:val="39"/>
    <w:unhideWhenUsed/>
    <w:qFormat/>
    <w:rsid w:val="002103EE"/>
    <w:pPr>
      <w:keepLines/>
      <w:pageBreakBefore w:val="0"/>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Index1">
    <w:name w:val="index 1"/>
    <w:basedOn w:val="Normal"/>
    <w:next w:val="Normal"/>
    <w:autoRedefine/>
    <w:uiPriority w:val="99"/>
    <w:unhideWhenUsed/>
    <w:rsid w:val="00BD3B94"/>
    <w:pPr>
      <w:ind w:left="220" w:hanging="220"/>
    </w:pPr>
    <w:rPr>
      <w:rFonts w:asciiTheme="minorHAnsi" w:hAnsiTheme="minorHAnsi"/>
      <w:sz w:val="18"/>
      <w:szCs w:val="18"/>
    </w:rPr>
  </w:style>
  <w:style w:type="paragraph" w:styleId="Index2">
    <w:name w:val="index 2"/>
    <w:basedOn w:val="Normal"/>
    <w:next w:val="Normal"/>
    <w:autoRedefine/>
    <w:unhideWhenUsed/>
    <w:rsid w:val="00BD3B94"/>
    <w:pPr>
      <w:ind w:left="440" w:hanging="220"/>
    </w:pPr>
    <w:rPr>
      <w:rFonts w:asciiTheme="minorHAnsi" w:hAnsiTheme="minorHAnsi"/>
      <w:sz w:val="18"/>
      <w:szCs w:val="18"/>
    </w:rPr>
  </w:style>
  <w:style w:type="paragraph" w:styleId="Index3">
    <w:name w:val="index 3"/>
    <w:basedOn w:val="Normal"/>
    <w:next w:val="Normal"/>
    <w:autoRedefine/>
    <w:unhideWhenUsed/>
    <w:rsid w:val="00BD3B94"/>
    <w:pPr>
      <w:ind w:left="660" w:hanging="220"/>
    </w:pPr>
    <w:rPr>
      <w:rFonts w:asciiTheme="minorHAnsi" w:hAnsiTheme="minorHAnsi"/>
      <w:sz w:val="18"/>
      <w:szCs w:val="18"/>
    </w:rPr>
  </w:style>
  <w:style w:type="paragraph" w:styleId="Index4">
    <w:name w:val="index 4"/>
    <w:basedOn w:val="Normal"/>
    <w:next w:val="Normal"/>
    <w:autoRedefine/>
    <w:unhideWhenUsed/>
    <w:rsid w:val="00BD3B94"/>
    <w:pPr>
      <w:ind w:left="880" w:hanging="220"/>
    </w:pPr>
    <w:rPr>
      <w:rFonts w:asciiTheme="minorHAnsi" w:hAnsiTheme="minorHAnsi"/>
      <w:sz w:val="18"/>
      <w:szCs w:val="18"/>
    </w:rPr>
  </w:style>
  <w:style w:type="paragraph" w:styleId="Index5">
    <w:name w:val="index 5"/>
    <w:basedOn w:val="Normal"/>
    <w:next w:val="Normal"/>
    <w:autoRedefine/>
    <w:unhideWhenUsed/>
    <w:rsid w:val="00BD3B94"/>
    <w:pPr>
      <w:ind w:left="1100" w:hanging="220"/>
    </w:pPr>
    <w:rPr>
      <w:rFonts w:asciiTheme="minorHAnsi" w:hAnsiTheme="minorHAnsi"/>
      <w:sz w:val="18"/>
      <w:szCs w:val="18"/>
    </w:rPr>
  </w:style>
  <w:style w:type="paragraph" w:styleId="Index6">
    <w:name w:val="index 6"/>
    <w:basedOn w:val="Normal"/>
    <w:next w:val="Normal"/>
    <w:autoRedefine/>
    <w:unhideWhenUsed/>
    <w:rsid w:val="00BD3B94"/>
    <w:pPr>
      <w:ind w:left="1320" w:hanging="220"/>
    </w:pPr>
    <w:rPr>
      <w:rFonts w:asciiTheme="minorHAnsi" w:hAnsiTheme="minorHAnsi"/>
      <w:sz w:val="18"/>
      <w:szCs w:val="18"/>
    </w:rPr>
  </w:style>
  <w:style w:type="paragraph" w:styleId="Index7">
    <w:name w:val="index 7"/>
    <w:basedOn w:val="Normal"/>
    <w:next w:val="Normal"/>
    <w:autoRedefine/>
    <w:unhideWhenUsed/>
    <w:rsid w:val="00BD3B94"/>
    <w:pPr>
      <w:ind w:left="1540" w:hanging="220"/>
    </w:pPr>
    <w:rPr>
      <w:rFonts w:asciiTheme="minorHAnsi" w:hAnsiTheme="minorHAnsi"/>
      <w:sz w:val="18"/>
      <w:szCs w:val="18"/>
    </w:rPr>
  </w:style>
  <w:style w:type="paragraph" w:styleId="Index8">
    <w:name w:val="index 8"/>
    <w:basedOn w:val="Normal"/>
    <w:next w:val="Normal"/>
    <w:autoRedefine/>
    <w:unhideWhenUsed/>
    <w:rsid w:val="00BD3B94"/>
    <w:pPr>
      <w:ind w:left="1760" w:hanging="220"/>
    </w:pPr>
    <w:rPr>
      <w:rFonts w:asciiTheme="minorHAnsi" w:hAnsiTheme="minorHAnsi"/>
      <w:sz w:val="18"/>
      <w:szCs w:val="18"/>
    </w:rPr>
  </w:style>
  <w:style w:type="paragraph" w:styleId="Index9">
    <w:name w:val="index 9"/>
    <w:basedOn w:val="Normal"/>
    <w:next w:val="Normal"/>
    <w:autoRedefine/>
    <w:unhideWhenUsed/>
    <w:rsid w:val="00BD3B94"/>
    <w:pPr>
      <w:ind w:left="1980" w:hanging="220"/>
    </w:pPr>
    <w:rPr>
      <w:rFonts w:asciiTheme="minorHAnsi" w:hAnsiTheme="minorHAnsi"/>
      <w:sz w:val="18"/>
      <w:szCs w:val="18"/>
    </w:rPr>
  </w:style>
  <w:style w:type="paragraph" w:styleId="IndexHeading">
    <w:name w:val="index heading"/>
    <w:basedOn w:val="Normal"/>
    <w:next w:val="Index1"/>
    <w:uiPriority w:val="99"/>
    <w:unhideWhenUsed/>
    <w:rsid w:val="00BD3B94"/>
    <w:pPr>
      <w:spacing w:before="240" w:after="120"/>
      <w:ind w:left="140"/>
    </w:pPr>
    <w:rPr>
      <w:rFonts w:asciiTheme="majorHAnsi" w:hAnsiTheme="majorHAnsi"/>
      <w:b/>
      <w:bCs/>
      <w:sz w:val="28"/>
      <w:szCs w:val="28"/>
    </w:rPr>
  </w:style>
  <w:style w:type="paragraph" w:customStyle="1" w:styleId="Cover-CustomerName">
    <w:name w:val="Cover - Customer Name"/>
    <w:next w:val="Normal"/>
    <w:link w:val="Cover-CustomerNameChar"/>
    <w:uiPriority w:val="99"/>
    <w:rsid w:val="00A96F48"/>
    <w:pPr>
      <w:spacing w:before="120" w:after="120"/>
      <w:jc w:val="right"/>
    </w:pPr>
    <w:rPr>
      <w:rFonts w:ascii="Calibri" w:hAnsi="Calibri" w:cs="Arial"/>
      <w:b/>
      <w:color w:val="F79646"/>
      <w:sz w:val="48"/>
      <w:szCs w:val="48"/>
      <w:lang w:val="en-MY" w:eastAsia="en-US"/>
    </w:rPr>
  </w:style>
  <w:style w:type="character" w:customStyle="1" w:styleId="Cover-CustomerNameChar">
    <w:name w:val="Cover - Customer Name Char"/>
    <w:link w:val="Cover-CustomerName"/>
    <w:uiPriority w:val="99"/>
    <w:locked/>
    <w:rsid w:val="00A96F48"/>
    <w:rPr>
      <w:rFonts w:ascii="Calibri" w:hAnsi="Calibri" w:cs="Arial"/>
      <w:b/>
      <w:color w:val="F79646"/>
      <w:sz w:val="48"/>
      <w:szCs w:val="48"/>
      <w:lang w:val="en-MY" w:eastAsia="en-US"/>
    </w:rPr>
  </w:style>
  <w:style w:type="paragraph" w:customStyle="1" w:styleId="Cover-ProposalText">
    <w:name w:val="Cover - Proposal Text"/>
    <w:link w:val="Cover-ProposalTextChar"/>
    <w:uiPriority w:val="99"/>
    <w:rsid w:val="00A96F48"/>
    <w:pPr>
      <w:spacing w:before="120" w:after="120"/>
      <w:jc w:val="right"/>
    </w:pPr>
    <w:rPr>
      <w:rFonts w:ascii="Calibri" w:hAnsi="Calibri" w:cs="Arial"/>
      <w:b/>
      <w:color w:val="BFBFBF"/>
      <w:sz w:val="48"/>
      <w:szCs w:val="48"/>
      <w:lang w:val="en-MY" w:eastAsia="en-US"/>
    </w:rPr>
  </w:style>
  <w:style w:type="character" w:customStyle="1" w:styleId="Cover-ProposalTextChar">
    <w:name w:val="Cover - Proposal Text Char"/>
    <w:link w:val="Cover-ProposalText"/>
    <w:uiPriority w:val="99"/>
    <w:locked/>
    <w:rsid w:val="00A96F48"/>
    <w:rPr>
      <w:rFonts w:ascii="Calibri" w:hAnsi="Calibri" w:cs="Arial"/>
      <w:b/>
      <w:color w:val="BFBFBF"/>
      <w:sz w:val="48"/>
      <w:szCs w:val="48"/>
      <w:lang w:val="en-MY" w:eastAsia="en-US"/>
    </w:rPr>
  </w:style>
  <w:style w:type="paragraph" w:customStyle="1" w:styleId="TitlePage-BoldCentered">
    <w:name w:val="Title Page - Bold &amp; Centered"/>
    <w:basedOn w:val="Normal"/>
    <w:next w:val="Normal"/>
    <w:rsid w:val="00A14DC0"/>
    <w:pPr>
      <w:jc w:val="center"/>
    </w:pPr>
    <w:rPr>
      <w:rFonts w:ascii="Tahoma" w:hAnsi="Tahoma"/>
      <w:b/>
      <w:bCs/>
      <w:sz w:val="36"/>
      <w:szCs w:val="20"/>
      <w:lang w:eastAsia="ja-JP"/>
    </w:rPr>
  </w:style>
  <w:style w:type="character" w:customStyle="1" w:styleId="TOCHeader">
    <w:name w:val="TOC Header"/>
    <w:rsid w:val="00A14DC0"/>
    <w:rPr>
      <w:b/>
      <w:bCs/>
      <w:sz w:val="36"/>
    </w:rPr>
  </w:style>
  <w:style w:type="paragraph" w:customStyle="1" w:styleId="TitlePage-BoldItalic">
    <w:name w:val="Title Page - Bold &amp; Italic"/>
    <w:basedOn w:val="Normal"/>
    <w:qFormat/>
    <w:rsid w:val="00A14DC0"/>
    <w:pPr>
      <w:jc w:val="right"/>
    </w:pPr>
    <w:rPr>
      <w:rFonts w:ascii="Tahoma" w:hAnsi="Tahoma"/>
      <w:b/>
      <w:bCs/>
      <w:i/>
      <w:spacing w:val="20"/>
      <w:sz w:val="40"/>
      <w:szCs w:val="52"/>
      <w:lang w:eastAsia="ja-JP"/>
    </w:rPr>
  </w:style>
  <w:style w:type="paragraph" w:customStyle="1" w:styleId="TitlePage-Italic">
    <w:name w:val="Title Page - Italic"/>
    <w:basedOn w:val="Normal"/>
    <w:rsid w:val="00A14DC0"/>
    <w:pPr>
      <w:jc w:val="right"/>
    </w:pPr>
    <w:rPr>
      <w:rFonts w:ascii="Tahoma" w:hAnsi="Tahoma"/>
      <w:i/>
      <w:iCs/>
      <w:spacing w:val="20"/>
      <w:sz w:val="40"/>
      <w:szCs w:val="20"/>
      <w:lang w:eastAsia="ja-JP"/>
    </w:rPr>
  </w:style>
  <w:style w:type="paragraph" w:customStyle="1" w:styleId="NormalCenteredBold">
    <w:name w:val="Normal Centered Bold"/>
    <w:basedOn w:val="Normal"/>
    <w:rsid w:val="00752EFA"/>
    <w:pPr>
      <w:jc w:val="center"/>
    </w:pPr>
    <w:rPr>
      <w:rFonts w:ascii="Tahoma" w:hAnsi="Tahoma"/>
      <w:b/>
      <w:bCs/>
      <w:sz w:val="20"/>
      <w:szCs w:val="20"/>
      <w:lang w:eastAsia="ja-JP"/>
    </w:rPr>
  </w:style>
  <w:style w:type="paragraph" w:customStyle="1" w:styleId="Heading1Text">
    <w:name w:val="Heading 1 Text"/>
    <w:basedOn w:val="Normal"/>
    <w:link w:val="Heading1TextChar"/>
    <w:qFormat/>
    <w:rsid w:val="00E0118B"/>
    <w:pPr>
      <w:spacing w:after="120"/>
      <w:ind w:left="360"/>
    </w:pPr>
    <w:rPr>
      <w:rFonts w:ascii="Tahoma" w:eastAsia="MS Mincho" w:hAnsi="Tahoma"/>
      <w:sz w:val="20"/>
      <w:szCs w:val="24"/>
      <w:lang w:eastAsia="ja-JP"/>
    </w:rPr>
  </w:style>
  <w:style w:type="paragraph" w:customStyle="1" w:styleId="Heading2Text">
    <w:name w:val="Heading 2 Text"/>
    <w:basedOn w:val="Normal"/>
    <w:link w:val="Heading2TextChar"/>
    <w:qFormat/>
    <w:rsid w:val="00E0118B"/>
    <w:pPr>
      <w:spacing w:after="120"/>
      <w:ind w:left="720"/>
    </w:pPr>
    <w:rPr>
      <w:rFonts w:ascii="Tahoma" w:eastAsia="MS Mincho" w:hAnsi="Tahoma"/>
      <w:sz w:val="20"/>
      <w:szCs w:val="24"/>
      <w:lang w:eastAsia="ja-JP"/>
    </w:rPr>
  </w:style>
  <w:style w:type="paragraph" w:customStyle="1" w:styleId="Heading3Text">
    <w:name w:val="Heading 3 Text"/>
    <w:basedOn w:val="Normal"/>
    <w:qFormat/>
    <w:rsid w:val="00E0118B"/>
    <w:pPr>
      <w:spacing w:after="120"/>
      <w:ind w:left="1080"/>
    </w:pPr>
    <w:rPr>
      <w:rFonts w:ascii="Tahoma" w:hAnsi="Tahoma" w:cs="Arial"/>
      <w:color w:val="000000"/>
      <w:sz w:val="20"/>
      <w:szCs w:val="20"/>
      <w:lang w:eastAsia="ja-JP"/>
    </w:rPr>
  </w:style>
  <w:style w:type="character" w:customStyle="1" w:styleId="Heading1TextChar">
    <w:name w:val="Heading 1 Text Char"/>
    <w:link w:val="Heading1Text"/>
    <w:rsid w:val="00E0118B"/>
    <w:rPr>
      <w:rFonts w:ascii="Tahoma" w:eastAsia="MS Mincho" w:hAnsi="Tahoma"/>
      <w:szCs w:val="24"/>
      <w:lang w:val="en-US" w:eastAsia="ja-JP"/>
    </w:rPr>
  </w:style>
  <w:style w:type="character" w:customStyle="1" w:styleId="Heading2TextChar">
    <w:name w:val="Heading 2 Text Char"/>
    <w:link w:val="Heading2Text"/>
    <w:rsid w:val="00E0118B"/>
    <w:rPr>
      <w:rFonts w:ascii="Tahoma" w:eastAsia="MS Mincho" w:hAnsi="Tahoma"/>
      <w:szCs w:val="24"/>
      <w:lang w:val="en-US" w:eastAsia="ja-JP"/>
    </w:rPr>
  </w:style>
  <w:style w:type="paragraph" w:customStyle="1" w:styleId="Heading2TextBulleted">
    <w:name w:val="Heading 2 Text Bulleted"/>
    <w:basedOn w:val="Heading2Text"/>
    <w:qFormat/>
    <w:rsid w:val="00E0118B"/>
    <w:pPr>
      <w:numPr>
        <w:numId w:val="3"/>
      </w:numPr>
    </w:pPr>
    <w:rPr>
      <w:noProof/>
    </w:rPr>
  </w:style>
  <w:style w:type="paragraph" w:customStyle="1" w:styleId="Heading3TextBulleted">
    <w:name w:val="Heading 3 Text Bulleted"/>
    <w:basedOn w:val="Heading3Text"/>
    <w:qFormat/>
    <w:rsid w:val="00E0118B"/>
    <w:pPr>
      <w:numPr>
        <w:numId w:val="4"/>
      </w:numPr>
      <w:tabs>
        <w:tab w:val="clear" w:pos="2347"/>
        <w:tab w:val="num" w:pos="1440"/>
      </w:tabs>
      <w:ind w:left="1440"/>
    </w:pPr>
  </w:style>
  <w:style w:type="paragraph" w:customStyle="1" w:styleId="Heading2TextBold">
    <w:name w:val="Heading 2 Text Bold"/>
    <w:basedOn w:val="Heading2Text"/>
    <w:qFormat/>
    <w:rsid w:val="00E0118B"/>
    <w:rPr>
      <w:b/>
    </w:rPr>
  </w:style>
  <w:style w:type="paragraph" w:customStyle="1" w:styleId="TableHeader-Left">
    <w:name w:val="Table Header - Left"/>
    <w:basedOn w:val="Normal"/>
    <w:qFormat/>
    <w:rsid w:val="00E0118B"/>
    <w:rPr>
      <w:rFonts w:ascii="Tahoma" w:eastAsia="MS Mincho" w:hAnsi="Tahoma"/>
      <w:b/>
      <w:sz w:val="20"/>
      <w:szCs w:val="24"/>
      <w:lang w:eastAsia="ja-JP"/>
    </w:rPr>
  </w:style>
  <w:style w:type="paragraph" w:customStyle="1" w:styleId="TableField-Left">
    <w:name w:val="Table Field - Left"/>
    <w:basedOn w:val="Normal"/>
    <w:qFormat/>
    <w:rsid w:val="00E0118B"/>
    <w:rPr>
      <w:rFonts w:ascii="Tahoma" w:eastAsia="MS Mincho" w:hAnsi="Tahoma"/>
      <w:sz w:val="20"/>
      <w:szCs w:val="20"/>
      <w:lang w:eastAsia="ja-JP"/>
    </w:rPr>
  </w:style>
  <w:style w:type="paragraph" w:customStyle="1" w:styleId="TableField-Center">
    <w:name w:val="Table Field - Center"/>
    <w:basedOn w:val="Normal"/>
    <w:qFormat/>
    <w:rsid w:val="00E0118B"/>
    <w:pPr>
      <w:jc w:val="center"/>
    </w:pPr>
    <w:rPr>
      <w:rFonts w:ascii="Tahoma" w:eastAsia="MS Mincho" w:hAnsi="Tahoma"/>
      <w:sz w:val="20"/>
      <w:szCs w:val="24"/>
      <w:lang w:eastAsia="ja-JP"/>
    </w:rPr>
  </w:style>
  <w:style w:type="paragraph" w:customStyle="1" w:styleId="TableHeader-Center">
    <w:name w:val="Table Header - Center"/>
    <w:basedOn w:val="Normal"/>
    <w:qFormat/>
    <w:rsid w:val="00E0118B"/>
    <w:pPr>
      <w:jc w:val="center"/>
    </w:pPr>
    <w:rPr>
      <w:rFonts w:ascii="Tahoma" w:eastAsia="MS Mincho" w:hAnsi="Tahoma"/>
      <w:b/>
      <w:sz w:val="20"/>
      <w:szCs w:val="24"/>
      <w:lang w:eastAsia="ja-JP"/>
    </w:rPr>
  </w:style>
  <w:style w:type="paragraph" w:customStyle="1" w:styleId="Heading2TextSubsetNumbered">
    <w:name w:val="Heading 2 Text Subset Numbered"/>
    <w:qFormat/>
    <w:rsid w:val="00E0118B"/>
    <w:pPr>
      <w:numPr>
        <w:numId w:val="7"/>
      </w:numPr>
    </w:pPr>
    <w:rPr>
      <w:rFonts w:ascii="Tahoma" w:hAnsi="Tahoma" w:cs="Arial"/>
      <w:color w:val="000000"/>
      <w:lang w:val="en-US" w:eastAsia="ja-JP"/>
    </w:rPr>
  </w:style>
  <w:style w:type="paragraph" w:customStyle="1" w:styleId="Heading2TextBlueDescriptive">
    <w:name w:val="Heading 2 Text Blue Descriptive"/>
    <w:basedOn w:val="Heading2Text"/>
    <w:rsid w:val="00E0118B"/>
    <w:rPr>
      <w:i/>
      <w:color w:val="0000FF"/>
      <w:sz w:val="18"/>
    </w:rPr>
  </w:style>
  <w:style w:type="character" w:customStyle="1" w:styleId="apple-converted-space">
    <w:name w:val="apple-converted-space"/>
    <w:basedOn w:val="DefaultParagraphFont"/>
    <w:rsid w:val="00FD4587"/>
  </w:style>
  <w:style w:type="paragraph" w:customStyle="1" w:styleId="CapNormal">
    <w:name w:val="Cap_Normal"/>
    <w:qFormat/>
    <w:rsid w:val="00131612"/>
    <w:pPr>
      <w:spacing w:after="160"/>
    </w:pPr>
    <w:rPr>
      <w:sz w:val="22"/>
      <w:szCs w:val="24"/>
      <w:lang w:val="en-US" w:eastAsia="en-CA"/>
    </w:rPr>
  </w:style>
  <w:style w:type="paragraph" w:customStyle="1" w:styleId="TableBody">
    <w:name w:val="Table Body"/>
    <w:uiPriority w:val="99"/>
    <w:qFormat/>
    <w:rsid w:val="00131612"/>
    <w:pPr>
      <w:spacing w:after="60"/>
    </w:pPr>
    <w:rPr>
      <w:rFonts w:ascii="Arial" w:hAnsi="Arial" w:cs="Arial"/>
      <w:sz w:val="18"/>
      <w:szCs w:val="16"/>
      <w:lang w:val="en-US" w:eastAsia="en-US"/>
    </w:rPr>
  </w:style>
  <w:style w:type="paragraph" w:customStyle="1" w:styleId="TableHeading1White">
    <w:name w:val="Table Heading 1 White"/>
    <w:qFormat/>
    <w:rsid w:val="00131612"/>
    <w:pPr>
      <w:keepNext/>
      <w:keepLines/>
      <w:overflowPunct w:val="0"/>
      <w:autoSpaceDE w:val="0"/>
      <w:autoSpaceDN w:val="0"/>
      <w:adjustRightInd w:val="0"/>
      <w:jc w:val="center"/>
      <w:textAlignment w:val="baseline"/>
    </w:pPr>
    <w:rPr>
      <w:rFonts w:ascii="Arial" w:hAnsi="Arial" w:cs="Arial"/>
      <w:b/>
      <w:color w:val="FFFFFF"/>
      <w:spacing w:val="10"/>
      <w:sz w:val="18"/>
      <w:szCs w:val="24"/>
      <w:lang w:val="en-US" w:eastAsia="en-US"/>
    </w:rPr>
  </w:style>
  <w:style w:type="paragraph" w:customStyle="1" w:styleId="Heading2TextNumbered">
    <w:name w:val="Heading 2 Text Numbered"/>
    <w:basedOn w:val="Heading2Text"/>
    <w:rsid w:val="00583E33"/>
    <w:pPr>
      <w:numPr>
        <w:numId w:val="16"/>
      </w:numPr>
      <w:tabs>
        <w:tab w:val="left" w:pos="900"/>
      </w:tabs>
      <w:spacing w:after="60"/>
      <w:ind w:left="907"/>
    </w:pPr>
  </w:style>
  <w:style w:type="paragraph" w:customStyle="1" w:styleId="TableField-Bold">
    <w:name w:val="Table Field - Bold"/>
    <w:basedOn w:val="TableField-Left"/>
    <w:rsid w:val="009F450A"/>
    <w:rPr>
      <w:b/>
      <w:bCs/>
    </w:rPr>
  </w:style>
  <w:style w:type="table" w:styleId="TableGridLight">
    <w:name w:val="Grid Table Light"/>
    <w:basedOn w:val="TableNormal"/>
    <w:uiPriority w:val="40"/>
    <w:rsid w:val="00BF28A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pageheading">
    <w:name w:val="pageheading"/>
    <w:basedOn w:val="DefaultParagraphFont"/>
    <w:rsid w:val="00BF28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822749">
      <w:bodyDiv w:val="1"/>
      <w:marLeft w:val="0"/>
      <w:marRight w:val="0"/>
      <w:marTop w:val="0"/>
      <w:marBottom w:val="0"/>
      <w:divBdr>
        <w:top w:val="none" w:sz="0" w:space="0" w:color="auto"/>
        <w:left w:val="none" w:sz="0" w:space="0" w:color="auto"/>
        <w:bottom w:val="none" w:sz="0" w:space="0" w:color="auto"/>
        <w:right w:val="none" w:sz="0" w:space="0" w:color="auto"/>
      </w:divBdr>
      <w:divsChild>
        <w:div w:id="18090604">
          <w:marLeft w:val="547"/>
          <w:marRight w:val="0"/>
          <w:marTop w:val="0"/>
          <w:marBottom w:val="0"/>
          <w:divBdr>
            <w:top w:val="none" w:sz="0" w:space="0" w:color="auto"/>
            <w:left w:val="none" w:sz="0" w:space="0" w:color="auto"/>
            <w:bottom w:val="none" w:sz="0" w:space="0" w:color="auto"/>
            <w:right w:val="none" w:sz="0" w:space="0" w:color="auto"/>
          </w:divBdr>
        </w:div>
        <w:div w:id="137846180">
          <w:marLeft w:val="547"/>
          <w:marRight w:val="0"/>
          <w:marTop w:val="0"/>
          <w:marBottom w:val="0"/>
          <w:divBdr>
            <w:top w:val="none" w:sz="0" w:space="0" w:color="auto"/>
            <w:left w:val="none" w:sz="0" w:space="0" w:color="auto"/>
            <w:bottom w:val="none" w:sz="0" w:space="0" w:color="auto"/>
            <w:right w:val="none" w:sz="0" w:space="0" w:color="auto"/>
          </w:divBdr>
        </w:div>
        <w:div w:id="324742672">
          <w:marLeft w:val="1166"/>
          <w:marRight w:val="0"/>
          <w:marTop w:val="0"/>
          <w:marBottom w:val="0"/>
          <w:divBdr>
            <w:top w:val="none" w:sz="0" w:space="0" w:color="auto"/>
            <w:left w:val="none" w:sz="0" w:space="0" w:color="auto"/>
            <w:bottom w:val="none" w:sz="0" w:space="0" w:color="auto"/>
            <w:right w:val="none" w:sz="0" w:space="0" w:color="auto"/>
          </w:divBdr>
        </w:div>
        <w:div w:id="419912921">
          <w:marLeft w:val="1800"/>
          <w:marRight w:val="0"/>
          <w:marTop w:val="0"/>
          <w:marBottom w:val="0"/>
          <w:divBdr>
            <w:top w:val="none" w:sz="0" w:space="0" w:color="auto"/>
            <w:left w:val="none" w:sz="0" w:space="0" w:color="auto"/>
            <w:bottom w:val="none" w:sz="0" w:space="0" w:color="auto"/>
            <w:right w:val="none" w:sz="0" w:space="0" w:color="auto"/>
          </w:divBdr>
        </w:div>
        <w:div w:id="592592192">
          <w:marLeft w:val="1800"/>
          <w:marRight w:val="0"/>
          <w:marTop w:val="0"/>
          <w:marBottom w:val="0"/>
          <w:divBdr>
            <w:top w:val="none" w:sz="0" w:space="0" w:color="auto"/>
            <w:left w:val="none" w:sz="0" w:space="0" w:color="auto"/>
            <w:bottom w:val="none" w:sz="0" w:space="0" w:color="auto"/>
            <w:right w:val="none" w:sz="0" w:space="0" w:color="auto"/>
          </w:divBdr>
        </w:div>
        <w:div w:id="602570552">
          <w:marLeft w:val="1800"/>
          <w:marRight w:val="0"/>
          <w:marTop w:val="0"/>
          <w:marBottom w:val="0"/>
          <w:divBdr>
            <w:top w:val="none" w:sz="0" w:space="0" w:color="auto"/>
            <w:left w:val="none" w:sz="0" w:space="0" w:color="auto"/>
            <w:bottom w:val="none" w:sz="0" w:space="0" w:color="auto"/>
            <w:right w:val="none" w:sz="0" w:space="0" w:color="auto"/>
          </w:divBdr>
        </w:div>
        <w:div w:id="1167867971">
          <w:marLeft w:val="1800"/>
          <w:marRight w:val="0"/>
          <w:marTop w:val="0"/>
          <w:marBottom w:val="0"/>
          <w:divBdr>
            <w:top w:val="none" w:sz="0" w:space="0" w:color="auto"/>
            <w:left w:val="none" w:sz="0" w:space="0" w:color="auto"/>
            <w:bottom w:val="none" w:sz="0" w:space="0" w:color="auto"/>
            <w:right w:val="none" w:sz="0" w:space="0" w:color="auto"/>
          </w:divBdr>
        </w:div>
        <w:div w:id="1322198451">
          <w:marLeft w:val="1166"/>
          <w:marRight w:val="0"/>
          <w:marTop w:val="0"/>
          <w:marBottom w:val="0"/>
          <w:divBdr>
            <w:top w:val="none" w:sz="0" w:space="0" w:color="auto"/>
            <w:left w:val="none" w:sz="0" w:space="0" w:color="auto"/>
            <w:bottom w:val="none" w:sz="0" w:space="0" w:color="auto"/>
            <w:right w:val="none" w:sz="0" w:space="0" w:color="auto"/>
          </w:divBdr>
        </w:div>
        <w:div w:id="1481269352">
          <w:marLeft w:val="1800"/>
          <w:marRight w:val="0"/>
          <w:marTop w:val="0"/>
          <w:marBottom w:val="0"/>
          <w:divBdr>
            <w:top w:val="none" w:sz="0" w:space="0" w:color="auto"/>
            <w:left w:val="none" w:sz="0" w:space="0" w:color="auto"/>
            <w:bottom w:val="none" w:sz="0" w:space="0" w:color="auto"/>
            <w:right w:val="none" w:sz="0" w:space="0" w:color="auto"/>
          </w:divBdr>
        </w:div>
        <w:div w:id="1620799649">
          <w:marLeft w:val="547"/>
          <w:marRight w:val="0"/>
          <w:marTop w:val="0"/>
          <w:marBottom w:val="0"/>
          <w:divBdr>
            <w:top w:val="none" w:sz="0" w:space="0" w:color="auto"/>
            <w:left w:val="none" w:sz="0" w:space="0" w:color="auto"/>
            <w:bottom w:val="none" w:sz="0" w:space="0" w:color="auto"/>
            <w:right w:val="none" w:sz="0" w:space="0" w:color="auto"/>
          </w:divBdr>
        </w:div>
        <w:div w:id="1793554097">
          <w:marLeft w:val="1166"/>
          <w:marRight w:val="0"/>
          <w:marTop w:val="0"/>
          <w:marBottom w:val="0"/>
          <w:divBdr>
            <w:top w:val="none" w:sz="0" w:space="0" w:color="auto"/>
            <w:left w:val="none" w:sz="0" w:space="0" w:color="auto"/>
            <w:bottom w:val="none" w:sz="0" w:space="0" w:color="auto"/>
            <w:right w:val="none" w:sz="0" w:space="0" w:color="auto"/>
          </w:divBdr>
        </w:div>
        <w:div w:id="2097356184">
          <w:marLeft w:val="547"/>
          <w:marRight w:val="0"/>
          <w:marTop w:val="0"/>
          <w:marBottom w:val="0"/>
          <w:divBdr>
            <w:top w:val="none" w:sz="0" w:space="0" w:color="auto"/>
            <w:left w:val="none" w:sz="0" w:space="0" w:color="auto"/>
            <w:bottom w:val="none" w:sz="0" w:space="0" w:color="auto"/>
            <w:right w:val="none" w:sz="0" w:space="0" w:color="auto"/>
          </w:divBdr>
        </w:div>
      </w:divsChild>
    </w:div>
    <w:div w:id="40911887">
      <w:bodyDiv w:val="1"/>
      <w:marLeft w:val="0"/>
      <w:marRight w:val="0"/>
      <w:marTop w:val="0"/>
      <w:marBottom w:val="0"/>
      <w:divBdr>
        <w:top w:val="none" w:sz="0" w:space="0" w:color="auto"/>
        <w:left w:val="none" w:sz="0" w:space="0" w:color="auto"/>
        <w:bottom w:val="none" w:sz="0" w:space="0" w:color="auto"/>
        <w:right w:val="none" w:sz="0" w:space="0" w:color="auto"/>
      </w:divBdr>
    </w:div>
    <w:div w:id="44958970">
      <w:bodyDiv w:val="1"/>
      <w:marLeft w:val="0"/>
      <w:marRight w:val="0"/>
      <w:marTop w:val="0"/>
      <w:marBottom w:val="0"/>
      <w:divBdr>
        <w:top w:val="none" w:sz="0" w:space="0" w:color="auto"/>
        <w:left w:val="none" w:sz="0" w:space="0" w:color="auto"/>
        <w:bottom w:val="none" w:sz="0" w:space="0" w:color="auto"/>
        <w:right w:val="none" w:sz="0" w:space="0" w:color="auto"/>
      </w:divBdr>
    </w:div>
    <w:div w:id="94055479">
      <w:bodyDiv w:val="1"/>
      <w:marLeft w:val="0"/>
      <w:marRight w:val="0"/>
      <w:marTop w:val="0"/>
      <w:marBottom w:val="0"/>
      <w:divBdr>
        <w:top w:val="none" w:sz="0" w:space="0" w:color="auto"/>
        <w:left w:val="none" w:sz="0" w:space="0" w:color="auto"/>
        <w:bottom w:val="none" w:sz="0" w:space="0" w:color="auto"/>
        <w:right w:val="none" w:sz="0" w:space="0" w:color="auto"/>
      </w:divBdr>
    </w:div>
    <w:div w:id="105395357">
      <w:bodyDiv w:val="1"/>
      <w:marLeft w:val="0"/>
      <w:marRight w:val="0"/>
      <w:marTop w:val="0"/>
      <w:marBottom w:val="0"/>
      <w:divBdr>
        <w:top w:val="none" w:sz="0" w:space="0" w:color="auto"/>
        <w:left w:val="none" w:sz="0" w:space="0" w:color="auto"/>
        <w:bottom w:val="none" w:sz="0" w:space="0" w:color="auto"/>
        <w:right w:val="none" w:sz="0" w:space="0" w:color="auto"/>
      </w:divBdr>
      <w:divsChild>
        <w:div w:id="863060630">
          <w:marLeft w:val="240"/>
          <w:marRight w:val="240"/>
          <w:marTop w:val="0"/>
          <w:marBottom w:val="0"/>
          <w:divBdr>
            <w:top w:val="none" w:sz="0" w:space="0" w:color="auto"/>
            <w:left w:val="none" w:sz="0" w:space="0" w:color="auto"/>
            <w:bottom w:val="none" w:sz="0" w:space="0" w:color="auto"/>
            <w:right w:val="none" w:sz="0" w:space="0" w:color="auto"/>
          </w:divBdr>
          <w:divsChild>
            <w:div w:id="138619911">
              <w:marLeft w:val="0"/>
              <w:marRight w:val="0"/>
              <w:marTop w:val="0"/>
              <w:marBottom w:val="0"/>
              <w:divBdr>
                <w:top w:val="none" w:sz="0" w:space="0" w:color="auto"/>
                <w:left w:val="none" w:sz="0" w:space="0" w:color="auto"/>
                <w:bottom w:val="none" w:sz="0" w:space="0" w:color="auto"/>
                <w:right w:val="none" w:sz="0" w:space="0" w:color="auto"/>
              </w:divBdr>
            </w:div>
            <w:div w:id="430660802">
              <w:marLeft w:val="0"/>
              <w:marRight w:val="0"/>
              <w:marTop w:val="0"/>
              <w:marBottom w:val="0"/>
              <w:divBdr>
                <w:top w:val="none" w:sz="0" w:space="0" w:color="auto"/>
                <w:left w:val="none" w:sz="0" w:space="0" w:color="auto"/>
                <w:bottom w:val="none" w:sz="0" w:space="0" w:color="auto"/>
                <w:right w:val="none" w:sz="0" w:space="0" w:color="auto"/>
              </w:divBdr>
            </w:div>
            <w:div w:id="439378357">
              <w:marLeft w:val="0"/>
              <w:marRight w:val="0"/>
              <w:marTop w:val="0"/>
              <w:marBottom w:val="0"/>
              <w:divBdr>
                <w:top w:val="none" w:sz="0" w:space="0" w:color="auto"/>
                <w:left w:val="none" w:sz="0" w:space="0" w:color="auto"/>
                <w:bottom w:val="none" w:sz="0" w:space="0" w:color="auto"/>
                <w:right w:val="none" w:sz="0" w:space="0" w:color="auto"/>
              </w:divBdr>
            </w:div>
            <w:div w:id="548764069">
              <w:marLeft w:val="0"/>
              <w:marRight w:val="0"/>
              <w:marTop w:val="0"/>
              <w:marBottom w:val="0"/>
              <w:divBdr>
                <w:top w:val="none" w:sz="0" w:space="0" w:color="auto"/>
                <w:left w:val="none" w:sz="0" w:space="0" w:color="auto"/>
                <w:bottom w:val="none" w:sz="0" w:space="0" w:color="auto"/>
                <w:right w:val="none" w:sz="0" w:space="0" w:color="auto"/>
              </w:divBdr>
            </w:div>
            <w:div w:id="622468912">
              <w:marLeft w:val="0"/>
              <w:marRight w:val="0"/>
              <w:marTop w:val="0"/>
              <w:marBottom w:val="0"/>
              <w:divBdr>
                <w:top w:val="none" w:sz="0" w:space="0" w:color="auto"/>
                <w:left w:val="none" w:sz="0" w:space="0" w:color="auto"/>
                <w:bottom w:val="none" w:sz="0" w:space="0" w:color="auto"/>
                <w:right w:val="none" w:sz="0" w:space="0" w:color="auto"/>
              </w:divBdr>
            </w:div>
            <w:div w:id="994837995">
              <w:marLeft w:val="0"/>
              <w:marRight w:val="0"/>
              <w:marTop w:val="0"/>
              <w:marBottom w:val="0"/>
              <w:divBdr>
                <w:top w:val="none" w:sz="0" w:space="0" w:color="auto"/>
                <w:left w:val="none" w:sz="0" w:space="0" w:color="auto"/>
                <w:bottom w:val="none" w:sz="0" w:space="0" w:color="auto"/>
                <w:right w:val="none" w:sz="0" w:space="0" w:color="auto"/>
              </w:divBdr>
            </w:div>
            <w:div w:id="1831484074">
              <w:marLeft w:val="0"/>
              <w:marRight w:val="0"/>
              <w:marTop w:val="0"/>
              <w:marBottom w:val="0"/>
              <w:divBdr>
                <w:top w:val="none" w:sz="0" w:space="0" w:color="auto"/>
                <w:left w:val="none" w:sz="0" w:space="0" w:color="auto"/>
                <w:bottom w:val="none" w:sz="0" w:space="0" w:color="auto"/>
                <w:right w:val="none" w:sz="0" w:space="0" w:color="auto"/>
              </w:divBdr>
            </w:div>
            <w:div w:id="1849322952">
              <w:marLeft w:val="0"/>
              <w:marRight w:val="0"/>
              <w:marTop w:val="0"/>
              <w:marBottom w:val="0"/>
              <w:divBdr>
                <w:top w:val="none" w:sz="0" w:space="0" w:color="auto"/>
                <w:left w:val="none" w:sz="0" w:space="0" w:color="auto"/>
                <w:bottom w:val="none" w:sz="0" w:space="0" w:color="auto"/>
                <w:right w:val="none" w:sz="0" w:space="0" w:color="auto"/>
              </w:divBdr>
            </w:div>
            <w:div w:id="1967881652">
              <w:marLeft w:val="0"/>
              <w:marRight w:val="0"/>
              <w:marTop w:val="0"/>
              <w:marBottom w:val="0"/>
              <w:divBdr>
                <w:top w:val="none" w:sz="0" w:space="0" w:color="auto"/>
                <w:left w:val="none" w:sz="0" w:space="0" w:color="auto"/>
                <w:bottom w:val="none" w:sz="0" w:space="0" w:color="auto"/>
                <w:right w:val="none" w:sz="0" w:space="0" w:color="auto"/>
              </w:divBdr>
            </w:div>
            <w:div w:id="19773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0547">
      <w:bodyDiv w:val="1"/>
      <w:marLeft w:val="0"/>
      <w:marRight w:val="0"/>
      <w:marTop w:val="0"/>
      <w:marBottom w:val="0"/>
      <w:divBdr>
        <w:top w:val="none" w:sz="0" w:space="0" w:color="auto"/>
        <w:left w:val="none" w:sz="0" w:space="0" w:color="auto"/>
        <w:bottom w:val="none" w:sz="0" w:space="0" w:color="auto"/>
        <w:right w:val="none" w:sz="0" w:space="0" w:color="auto"/>
      </w:divBdr>
    </w:div>
    <w:div w:id="140734743">
      <w:bodyDiv w:val="1"/>
      <w:marLeft w:val="0"/>
      <w:marRight w:val="0"/>
      <w:marTop w:val="0"/>
      <w:marBottom w:val="0"/>
      <w:divBdr>
        <w:top w:val="none" w:sz="0" w:space="0" w:color="auto"/>
        <w:left w:val="none" w:sz="0" w:space="0" w:color="auto"/>
        <w:bottom w:val="none" w:sz="0" w:space="0" w:color="auto"/>
        <w:right w:val="none" w:sz="0" w:space="0" w:color="auto"/>
      </w:divBdr>
    </w:div>
    <w:div w:id="208880671">
      <w:bodyDiv w:val="1"/>
      <w:marLeft w:val="0"/>
      <w:marRight w:val="0"/>
      <w:marTop w:val="0"/>
      <w:marBottom w:val="0"/>
      <w:divBdr>
        <w:top w:val="none" w:sz="0" w:space="0" w:color="auto"/>
        <w:left w:val="none" w:sz="0" w:space="0" w:color="auto"/>
        <w:bottom w:val="none" w:sz="0" w:space="0" w:color="auto"/>
        <w:right w:val="none" w:sz="0" w:space="0" w:color="auto"/>
      </w:divBdr>
    </w:div>
    <w:div w:id="299849100">
      <w:bodyDiv w:val="1"/>
      <w:marLeft w:val="0"/>
      <w:marRight w:val="0"/>
      <w:marTop w:val="0"/>
      <w:marBottom w:val="0"/>
      <w:divBdr>
        <w:top w:val="none" w:sz="0" w:space="0" w:color="auto"/>
        <w:left w:val="none" w:sz="0" w:space="0" w:color="auto"/>
        <w:bottom w:val="none" w:sz="0" w:space="0" w:color="auto"/>
        <w:right w:val="none" w:sz="0" w:space="0" w:color="auto"/>
      </w:divBdr>
    </w:div>
    <w:div w:id="303317077">
      <w:bodyDiv w:val="1"/>
      <w:marLeft w:val="0"/>
      <w:marRight w:val="0"/>
      <w:marTop w:val="0"/>
      <w:marBottom w:val="0"/>
      <w:divBdr>
        <w:top w:val="none" w:sz="0" w:space="0" w:color="auto"/>
        <w:left w:val="none" w:sz="0" w:space="0" w:color="auto"/>
        <w:bottom w:val="none" w:sz="0" w:space="0" w:color="auto"/>
        <w:right w:val="none" w:sz="0" w:space="0" w:color="auto"/>
      </w:divBdr>
    </w:div>
    <w:div w:id="326135769">
      <w:bodyDiv w:val="1"/>
      <w:marLeft w:val="0"/>
      <w:marRight w:val="0"/>
      <w:marTop w:val="0"/>
      <w:marBottom w:val="0"/>
      <w:divBdr>
        <w:top w:val="none" w:sz="0" w:space="0" w:color="auto"/>
        <w:left w:val="none" w:sz="0" w:space="0" w:color="auto"/>
        <w:bottom w:val="none" w:sz="0" w:space="0" w:color="auto"/>
        <w:right w:val="none" w:sz="0" w:space="0" w:color="auto"/>
      </w:divBdr>
    </w:div>
    <w:div w:id="326834149">
      <w:bodyDiv w:val="1"/>
      <w:marLeft w:val="0"/>
      <w:marRight w:val="0"/>
      <w:marTop w:val="0"/>
      <w:marBottom w:val="0"/>
      <w:divBdr>
        <w:top w:val="none" w:sz="0" w:space="0" w:color="auto"/>
        <w:left w:val="none" w:sz="0" w:space="0" w:color="auto"/>
        <w:bottom w:val="none" w:sz="0" w:space="0" w:color="auto"/>
        <w:right w:val="none" w:sz="0" w:space="0" w:color="auto"/>
      </w:divBdr>
    </w:div>
    <w:div w:id="336813852">
      <w:bodyDiv w:val="1"/>
      <w:marLeft w:val="0"/>
      <w:marRight w:val="0"/>
      <w:marTop w:val="0"/>
      <w:marBottom w:val="0"/>
      <w:divBdr>
        <w:top w:val="none" w:sz="0" w:space="0" w:color="auto"/>
        <w:left w:val="none" w:sz="0" w:space="0" w:color="auto"/>
        <w:bottom w:val="none" w:sz="0" w:space="0" w:color="auto"/>
        <w:right w:val="none" w:sz="0" w:space="0" w:color="auto"/>
      </w:divBdr>
    </w:div>
    <w:div w:id="346833883">
      <w:bodyDiv w:val="1"/>
      <w:marLeft w:val="0"/>
      <w:marRight w:val="0"/>
      <w:marTop w:val="0"/>
      <w:marBottom w:val="0"/>
      <w:divBdr>
        <w:top w:val="none" w:sz="0" w:space="0" w:color="auto"/>
        <w:left w:val="none" w:sz="0" w:space="0" w:color="auto"/>
        <w:bottom w:val="none" w:sz="0" w:space="0" w:color="auto"/>
        <w:right w:val="none" w:sz="0" w:space="0" w:color="auto"/>
      </w:divBdr>
    </w:div>
    <w:div w:id="360202361">
      <w:bodyDiv w:val="1"/>
      <w:marLeft w:val="0"/>
      <w:marRight w:val="0"/>
      <w:marTop w:val="0"/>
      <w:marBottom w:val="0"/>
      <w:divBdr>
        <w:top w:val="none" w:sz="0" w:space="0" w:color="auto"/>
        <w:left w:val="none" w:sz="0" w:space="0" w:color="auto"/>
        <w:bottom w:val="none" w:sz="0" w:space="0" w:color="auto"/>
        <w:right w:val="none" w:sz="0" w:space="0" w:color="auto"/>
      </w:divBdr>
      <w:divsChild>
        <w:div w:id="1485658989">
          <w:marLeft w:val="0"/>
          <w:marRight w:val="0"/>
          <w:marTop w:val="0"/>
          <w:marBottom w:val="0"/>
          <w:divBdr>
            <w:top w:val="none" w:sz="0" w:space="0" w:color="auto"/>
            <w:left w:val="none" w:sz="0" w:space="0" w:color="auto"/>
            <w:bottom w:val="none" w:sz="0" w:space="0" w:color="auto"/>
            <w:right w:val="none" w:sz="0" w:space="0" w:color="auto"/>
          </w:divBdr>
          <w:divsChild>
            <w:div w:id="276110320">
              <w:marLeft w:val="0"/>
              <w:marRight w:val="0"/>
              <w:marTop w:val="0"/>
              <w:marBottom w:val="0"/>
              <w:divBdr>
                <w:top w:val="none" w:sz="0" w:space="0" w:color="auto"/>
                <w:left w:val="none" w:sz="0" w:space="0" w:color="auto"/>
                <w:bottom w:val="none" w:sz="0" w:space="0" w:color="auto"/>
                <w:right w:val="none" w:sz="0" w:space="0" w:color="auto"/>
              </w:divBdr>
            </w:div>
            <w:div w:id="800878259">
              <w:marLeft w:val="0"/>
              <w:marRight w:val="0"/>
              <w:marTop w:val="0"/>
              <w:marBottom w:val="0"/>
              <w:divBdr>
                <w:top w:val="none" w:sz="0" w:space="0" w:color="auto"/>
                <w:left w:val="none" w:sz="0" w:space="0" w:color="auto"/>
                <w:bottom w:val="none" w:sz="0" w:space="0" w:color="auto"/>
                <w:right w:val="none" w:sz="0" w:space="0" w:color="auto"/>
              </w:divBdr>
            </w:div>
            <w:div w:id="1522283174">
              <w:marLeft w:val="0"/>
              <w:marRight w:val="0"/>
              <w:marTop w:val="0"/>
              <w:marBottom w:val="0"/>
              <w:divBdr>
                <w:top w:val="none" w:sz="0" w:space="0" w:color="auto"/>
                <w:left w:val="none" w:sz="0" w:space="0" w:color="auto"/>
                <w:bottom w:val="none" w:sz="0" w:space="0" w:color="auto"/>
                <w:right w:val="none" w:sz="0" w:space="0" w:color="auto"/>
              </w:divBdr>
            </w:div>
            <w:div w:id="1709179257">
              <w:marLeft w:val="0"/>
              <w:marRight w:val="0"/>
              <w:marTop w:val="0"/>
              <w:marBottom w:val="0"/>
              <w:divBdr>
                <w:top w:val="none" w:sz="0" w:space="0" w:color="auto"/>
                <w:left w:val="none" w:sz="0" w:space="0" w:color="auto"/>
                <w:bottom w:val="none" w:sz="0" w:space="0" w:color="auto"/>
                <w:right w:val="none" w:sz="0" w:space="0" w:color="auto"/>
              </w:divBdr>
            </w:div>
            <w:div w:id="1739161271">
              <w:marLeft w:val="0"/>
              <w:marRight w:val="0"/>
              <w:marTop w:val="0"/>
              <w:marBottom w:val="0"/>
              <w:divBdr>
                <w:top w:val="none" w:sz="0" w:space="0" w:color="auto"/>
                <w:left w:val="none" w:sz="0" w:space="0" w:color="auto"/>
                <w:bottom w:val="none" w:sz="0" w:space="0" w:color="auto"/>
                <w:right w:val="none" w:sz="0" w:space="0" w:color="auto"/>
              </w:divBdr>
            </w:div>
            <w:div w:id="2091266189">
              <w:marLeft w:val="0"/>
              <w:marRight w:val="0"/>
              <w:marTop w:val="0"/>
              <w:marBottom w:val="0"/>
              <w:divBdr>
                <w:top w:val="none" w:sz="0" w:space="0" w:color="auto"/>
                <w:left w:val="none" w:sz="0" w:space="0" w:color="auto"/>
                <w:bottom w:val="none" w:sz="0" w:space="0" w:color="auto"/>
                <w:right w:val="none" w:sz="0" w:space="0" w:color="auto"/>
              </w:divBdr>
            </w:div>
            <w:div w:id="21393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55846">
      <w:bodyDiv w:val="1"/>
      <w:marLeft w:val="0"/>
      <w:marRight w:val="0"/>
      <w:marTop w:val="0"/>
      <w:marBottom w:val="0"/>
      <w:divBdr>
        <w:top w:val="none" w:sz="0" w:space="0" w:color="auto"/>
        <w:left w:val="none" w:sz="0" w:space="0" w:color="auto"/>
        <w:bottom w:val="none" w:sz="0" w:space="0" w:color="auto"/>
        <w:right w:val="none" w:sz="0" w:space="0" w:color="auto"/>
      </w:divBdr>
    </w:div>
    <w:div w:id="378747759">
      <w:bodyDiv w:val="1"/>
      <w:marLeft w:val="0"/>
      <w:marRight w:val="0"/>
      <w:marTop w:val="0"/>
      <w:marBottom w:val="0"/>
      <w:divBdr>
        <w:top w:val="none" w:sz="0" w:space="0" w:color="auto"/>
        <w:left w:val="none" w:sz="0" w:space="0" w:color="auto"/>
        <w:bottom w:val="none" w:sz="0" w:space="0" w:color="auto"/>
        <w:right w:val="none" w:sz="0" w:space="0" w:color="auto"/>
      </w:divBdr>
    </w:div>
    <w:div w:id="380634610">
      <w:bodyDiv w:val="1"/>
      <w:marLeft w:val="0"/>
      <w:marRight w:val="0"/>
      <w:marTop w:val="0"/>
      <w:marBottom w:val="0"/>
      <w:divBdr>
        <w:top w:val="none" w:sz="0" w:space="0" w:color="auto"/>
        <w:left w:val="none" w:sz="0" w:space="0" w:color="auto"/>
        <w:bottom w:val="none" w:sz="0" w:space="0" w:color="auto"/>
        <w:right w:val="none" w:sz="0" w:space="0" w:color="auto"/>
      </w:divBdr>
    </w:div>
    <w:div w:id="526984494">
      <w:bodyDiv w:val="1"/>
      <w:marLeft w:val="0"/>
      <w:marRight w:val="0"/>
      <w:marTop w:val="0"/>
      <w:marBottom w:val="0"/>
      <w:divBdr>
        <w:top w:val="none" w:sz="0" w:space="0" w:color="auto"/>
        <w:left w:val="none" w:sz="0" w:space="0" w:color="auto"/>
        <w:bottom w:val="none" w:sz="0" w:space="0" w:color="auto"/>
        <w:right w:val="none" w:sz="0" w:space="0" w:color="auto"/>
      </w:divBdr>
      <w:divsChild>
        <w:div w:id="302538623">
          <w:marLeft w:val="720"/>
          <w:marRight w:val="0"/>
          <w:marTop w:val="96"/>
          <w:marBottom w:val="0"/>
          <w:divBdr>
            <w:top w:val="none" w:sz="0" w:space="0" w:color="auto"/>
            <w:left w:val="none" w:sz="0" w:space="0" w:color="auto"/>
            <w:bottom w:val="none" w:sz="0" w:space="0" w:color="auto"/>
            <w:right w:val="none" w:sz="0" w:space="0" w:color="auto"/>
          </w:divBdr>
        </w:div>
        <w:div w:id="362904026">
          <w:marLeft w:val="720"/>
          <w:marRight w:val="0"/>
          <w:marTop w:val="96"/>
          <w:marBottom w:val="0"/>
          <w:divBdr>
            <w:top w:val="none" w:sz="0" w:space="0" w:color="auto"/>
            <w:left w:val="none" w:sz="0" w:space="0" w:color="auto"/>
            <w:bottom w:val="none" w:sz="0" w:space="0" w:color="auto"/>
            <w:right w:val="none" w:sz="0" w:space="0" w:color="auto"/>
          </w:divBdr>
        </w:div>
        <w:div w:id="494421835">
          <w:marLeft w:val="1440"/>
          <w:marRight w:val="0"/>
          <w:marTop w:val="86"/>
          <w:marBottom w:val="0"/>
          <w:divBdr>
            <w:top w:val="none" w:sz="0" w:space="0" w:color="auto"/>
            <w:left w:val="none" w:sz="0" w:space="0" w:color="auto"/>
            <w:bottom w:val="none" w:sz="0" w:space="0" w:color="auto"/>
            <w:right w:val="none" w:sz="0" w:space="0" w:color="auto"/>
          </w:divBdr>
        </w:div>
        <w:div w:id="593904412">
          <w:marLeft w:val="1440"/>
          <w:marRight w:val="0"/>
          <w:marTop w:val="86"/>
          <w:marBottom w:val="0"/>
          <w:divBdr>
            <w:top w:val="none" w:sz="0" w:space="0" w:color="auto"/>
            <w:left w:val="none" w:sz="0" w:space="0" w:color="auto"/>
            <w:bottom w:val="none" w:sz="0" w:space="0" w:color="auto"/>
            <w:right w:val="none" w:sz="0" w:space="0" w:color="auto"/>
          </w:divBdr>
        </w:div>
        <w:div w:id="654802141">
          <w:marLeft w:val="1440"/>
          <w:marRight w:val="0"/>
          <w:marTop w:val="86"/>
          <w:marBottom w:val="0"/>
          <w:divBdr>
            <w:top w:val="none" w:sz="0" w:space="0" w:color="auto"/>
            <w:left w:val="none" w:sz="0" w:space="0" w:color="auto"/>
            <w:bottom w:val="none" w:sz="0" w:space="0" w:color="auto"/>
            <w:right w:val="none" w:sz="0" w:space="0" w:color="auto"/>
          </w:divBdr>
        </w:div>
        <w:div w:id="697046951">
          <w:marLeft w:val="1440"/>
          <w:marRight w:val="0"/>
          <w:marTop w:val="86"/>
          <w:marBottom w:val="0"/>
          <w:divBdr>
            <w:top w:val="none" w:sz="0" w:space="0" w:color="auto"/>
            <w:left w:val="none" w:sz="0" w:space="0" w:color="auto"/>
            <w:bottom w:val="none" w:sz="0" w:space="0" w:color="auto"/>
            <w:right w:val="none" w:sz="0" w:space="0" w:color="auto"/>
          </w:divBdr>
        </w:div>
        <w:div w:id="821390790">
          <w:marLeft w:val="1440"/>
          <w:marRight w:val="0"/>
          <w:marTop w:val="86"/>
          <w:marBottom w:val="0"/>
          <w:divBdr>
            <w:top w:val="none" w:sz="0" w:space="0" w:color="auto"/>
            <w:left w:val="none" w:sz="0" w:space="0" w:color="auto"/>
            <w:bottom w:val="none" w:sz="0" w:space="0" w:color="auto"/>
            <w:right w:val="none" w:sz="0" w:space="0" w:color="auto"/>
          </w:divBdr>
        </w:div>
        <w:div w:id="1047334708">
          <w:marLeft w:val="1440"/>
          <w:marRight w:val="0"/>
          <w:marTop w:val="86"/>
          <w:marBottom w:val="0"/>
          <w:divBdr>
            <w:top w:val="none" w:sz="0" w:space="0" w:color="auto"/>
            <w:left w:val="none" w:sz="0" w:space="0" w:color="auto"/>
            <w:bottom w:val="none" w:sz="0" w:space="0" w:color="auto"/>
            <w:right w:val="none" w:sz="0" w:space="0" w:color="auto"/>
          </w:divBdr>
        </w:div>
        <w:div w:id="1179395985">
          <w:marLeft w:val="1440"/>
          <w:marRight w:val="0"/>
          <w:marTop w:val="86"/>
          <w:marBottom w:val="0"/>
          <w:divBdr>
            <w:top w:val="none" w:sz="0" w:space="0" w:color="auto"/>
            <w:left w:val="none" w:sz="0" w:space="0" w:color="auto"/>
            <w:bottom w:val="none" w:sz="0" w:space="0" w:color="auto"/>
            <w:right w:val="none" w:sz="0" w:space="0" w:color="auto"/>
          </w:divBdr>
        </w:div>
        <w:div w:id="2019194893">
          <w:marLeft w:val="1440"/>
          <w:marRight w:val="0"/>
          <w:marTop w:val="86"/>
          <w:marBottom w:val="0"/>
          <w:divBdr>
            <w:top w:val="none" w:sz="0" w:space="0" w:color="auto"/>
            <w:left w:val="none" w:sz="0" w:space="0" w:color="auto"/>
            <w:bottom w:val="none" w:sz="0" w:space="0" w:color="auto"/>
            <w:right w:val="none" w:sz="0" w:space="0" w:color="auto"/>
          </w:divBdr>
        </w:div>
      </w:divsChild>
    </w:div>
    <w:div w:id="541945396">
      <w:bodyDiv w:val="1"/>
      <w:marLeft w:val="0"/>
      <w:marRight w:val="0"/>
      <w:marTop w:val="0"/>
      <w:marBottom w:val="0"/>
      <w:divBdr>
        <w:top w:val="none" w:sz="0" w:space="0" w:color="auto"/>
        <w:left w:val="none" w:sz="0" w:space="0" w:color="auto"/>
        <w:bottom w:val="none" w:sz="0" w:space="0" w:color="auto"/>
        <w:right w:val="none" w:sz="0" w:space="0" w:color="auto"/>
      </w:divBdr>
    </w:div>
    <w:div w:id="546992745">
      <w:bodyDiv w:val="1"/>
      <w:marLeft w:val="0"/>
      <w:marRight w:val="0"/>
      <w:marTop w:val="0"/>
      <w:marBottom w:val="0"/>
      <w:divBdr>
        <w:top w:val="none" w:sz="0" w:space="0" w:color="auto"/>
        <w:left w:val="none" w:sz="0" w:space="0" w:color="auto"/>
        <w:bottom w:val="none" w:sz="0" w:space="0" w:color="auto"/>
        <w:right w:val="none" w:sz="0" w:space="0" w:color="auto"/>
      </w:divBdr>
    </w:div>
    <w:div w:id="577595153">
      <w:bodyDiv w:val="1"/>
      <w:marLeft w:val="0"/>
      <w:marRight w:val="0"/>
      <w:marTop w:val="0"/>
      <w:marBottom w:val="0"/>
      <w:divBdr>
        <w:top w:val="none" w:sz="0" w:space="0" w:color="auto"/>
        <w:left w:val="none" w:sz="0" w:space="0" w:color="auto"/>
        <w:bottom w:val="none" w:sz="0" w:space="0" w:color="auto"/>
        <w:right w:val="none" w:sz="0" w:space="0" w:color="auto"/>
      </w:divBdr>
    </w:div>
    <w:div w:id="590241475">
      <w:bodyDiv w:val="1"/>
      <w:marLeft w:val="0"/>
      <w:marRight w:val="0"/>
      <w:marTop w:val="0"/>
      <w:marBottom w:val="0"/>
      <w:divBdr>
        <w:top w:val="none" w:sz="0" w:space="0" w:color="auto"/>
        <w:left w:val="none" w:sz="0" w:space="0" w:color="auto"/>
        <w:bottom w:val="none" w:sz="0" w:space="0" w:color="auto"/>
        <w:right w:val="none" w:sz="0" w:space="0" w:color="auto"/>
      </w:divBdr>
    </w:div>
    <w:div w:id="610434589">
      <w:bodyDiv w:val="1"/>
      <w:marLeft w:val="0"/>
      <w:marRight w:val="0"/>
      <w:marTop w:val="0"/>
      <w:marBottom w:val="0"/>
      <w:divBdr>
        <w:top w:val="none" w:sz="0" w:space="0" w:color="auto"/>
        <w:left w:val="none" w:sz="0" w:space="0" w:color="auto"/>
        <w:bottom w:val="none" w:sz="0" w:space="0" w:color="auto"/>
        <w:right w:val="none" w:sz="0" w:space="0" w:color="auto"/>
      </w:divBdr>
    </w:div>
    <w:div w:id="705712194">
      <w:bodyDiv w:val="1"/>
      <w:marLeft w:val="0"/>
      <w:marRight w:val="0"/>
      <w:marTop w:val="0"/>
      <w:marBottom w:val="0"/>
      <w:divBdr>
        <w:top w:val="none" w:sz="0" w:space="0" w:color="auto"/>
        <w:left w:val="none" w:sz="0" w:space="0" w:color="auto"/>
        <w:bottom w:val="none" w:sz="0" w:space="0" w:color="auto"/>
        <w:right w:val="none" w:sz="0" w:space="0" w:color="auto"/>
      </w:divBdr>
    </w:div>
    <w:div w:id="719675196">
      <w:bodyDiv w:val="1"/>
      <w:marLeft w:val="0"/>
      <w:marRight w:val="0"/>
      <w:marTop w:val="0"/>
      <w:marBottom w:val="0"/>
      <w:divBdr>
        <w:top w:val="none" w:sz="0" w:space="0" w:color="auto"/>
        <w:left w:val="none" w:sz="0" w:space="0" w:color="auto"/>
        <w:bottom w:val="none" w:sz="0" w:space="0" w:color="auto"/>
        <w:right w:val="none" w:sz="0" w:space="0" w:color="auto"/>
      </w:divBdr>
    </w:div>
    <w:div w:id="745802864">
      <w:bodyDiv w:val="1"/>
      <w:marLeft w:val="0"/>
      <w:marRight w:val="0"/>
      <w:marTop w:val="0"/>
      <w:marBottom w:val="0"/>
      <w:divBdr>
        <w:top w:val="none" w:sz="0" w:space="0" w:color="auto"/>
        <w:left w:val="none" w:sz="0" w:space="0" w:color="auto"/>
        <w:bottom w:val="none" w:sz="0" w:space="0" w:color="auto"/>
        <w:right w:val="none" w:sz="0" w:space="0" w:color="auto"/>
      </w:divBdr>
      <w:divsChild>
        <w:div w:id="1760446293">
          <w:marLeft w:val="0"/>
          <w:marRight w:val="0"/>
          <w:marTop w:val="0"/>
          <w:marBottom w:val="0"/>
          <w:divBdr>
            <w:top w:val="none" w:sz="0" w:space="0" w:color="auto"/>
            <w:left w:val="none" w:sz="0" w:space="0" w:color="auto"/>
            <w:bottom w:val="none" w:sz="0" w:space="0" w:color="auto"/>
            <w:right w:val="none" w:sz="0" w:space="0" w:color="auto"/>
          </w:divBdr>
          <w:divsChild>
            <w:div w:id="332101752">
              <w:marLeft w:val="0"/>
              <w:marRight w:val="0"/>
              <w:marTop w:val="0"/>
              <w:marBottom w:val="0"/>
              <w:divBdr>
                <w:top w:val="none" w:sz="0" w:space="0" w:color="auto"/>
                <w:left w:val="none" w:sz="0" w:space="0" w:color="auto"/>
                <w:bottom w:val="none" w:sz="0" w:space="0" w:color="auto"/>
                <w:right w:val="none" w:sz="0" w:space="0" w:color="auto"/>
              </w:divBdr>
            </w:div>
            <w:div w:id="916355951">
              <w:marLeft w:val="0"/>
              <w:marRight w:val="0"/>
              <w:marTop w:val="0"/>
              <w:marBottom w:val="0"/>
              <w:divBdr>
                <w:top w:val="none" w:sz="0" w:space="0" w:color="auto"/>
                <w:left w:val="none" w:sz="0" w:space="0" w:color="auto"/>
                <w:bottom w:val="none" w:sz="0" w:space="0" w:color="auto"/>
                <w:right w:val="none" w:sz="0" w:space="0" w:color="auto"/>
              </w:divBdr>
            </w:div>
            <w:div w:id="1000472674">
              <w:marLeft w:val="0"/>
              <w:marRight w:val="0"/>
              <w:marTop w:val="0"/>
              <w:marBottom w:val="0"/>
              <w:divBdr>
                <w:top w:val="none" w:sz="0" w:space="0" w:color="auto"/>
                <w:left w:val="none" w:sz="0" w:space="0" w:color="auto"/>
                <w:bottom w:val="none" w:sz="0" w:space="0" w:color="auto"/>
                <w:right w:val="none" w:sz="0" w:space="0" w:color="auto"/>
              </w:divBdr>
            </w:div>
            <w:div w:id="1054112952">
              <w:marLeft w:val="0"/>
              <w:marRight w:val="0"/>
              <w:marTop w:val="0"/>
              <w:marBottom w:val="0"/>
              <w:divBdr>
                <w:top w:val="none" w:sz="0" w:space="0" w:color="auto"/>
                <w:left w:val="none" w:sz="0" w:space="0" w:color="auto"/>
                <w:bottom w:val="none" w:sz="0" w:space="0" w:color="auto"/>
                <w:right w:val="none" w:sz="0" w:space="0" w:color="auto"/>
              </w:divBdr>
            </w:div>
            <w:div w:id="1113284344">
              <w:marLeft w:val="0"/>
              <w:marRight w:val="0"/>
              <w:marTop w:val="0"/>
              <w:marBottom w:val="0"/>
              <w:divBdr>
                <w:top w:val="none" w:sz="0" w:space="0" w:color="auto"/>
                <w:left w:val="none" w:sz="0" w:space="0" w:color="auto"/>
                <w:bottom w:val="none" w:sz="0" w:space="0" w:color="auto"/>
                <w:right w:val="none" w:sz="0" w:space="0" w:color="auto"/>
              </w:divBdr>
            </w:div>
            <w:div w:id="1187794602">
              <w:marLeft w:val="0"/>
              <w:marRight w:val="0"/>
              <w:marTop w:val="0"/>
              <w:marBottom w:val="0"/>
              <w:divBdr>
                <w:top w:val="none" w:sz="0" w:space="0" w:color="auto"/>
                <w:left w:val="none" w:sz="0" w:space="0" w:color="auto"/>
                <w:bottom w:val="none" w:sz="0" w:space="0" w:color="auto"/>
                <w:right w:val="none" w:sz="0" w:space="0" w:color="auto"/>
              </w:divBdr>
            </w:div>
            <w:div w:id="1799839616">
              <w:marLeft w:val="0"/>
              <w:marRight w:val="0"/>
              <w:marTop w:val="0"/>
              <w:marBottom w:val="0"/>
              <w:divBdr>
                <w:top w:val="none" w:sz="0" w:space="0" w:color="auto"/>
                <w:left w:val="none" w:sz="0" w:space="0" w:color="auto"/>
                <w:bottom w:val="none" w:sz="0" w:space="0" w:color="auto"/>
                <w:right w:val="none" w:sz="0" w:space="0" w:color="auto"/>
              </w:divBdr>
            </w:div>
            <w:div w:id="1912110829">
              <w:marLeft w:val="0"/>
              <w:marRight w:val="0"/>
              <w:marTop w:val="0"/>
              <w:marBottom w:val="0"/>
              <w:divBdr>
                <w:top w:val="none" w:sz="0" w:space="0" w:color="auto"/>
                <w:left w:val="none" w:sz="0" w:space="0" w:color="auto"/>
                <w:bottom w:val="none" w:sz="0" w:space="0" w:color="auto"/>
                <w:right w:val="none" w:sz="0" w:space="0" w:color="auto"/>
              </w:divBdr>
            </w:div>
            <w:div w:id="2093311070">
              <w:marLeft w:val="0"/>
              <w:marRight w:val="0"/>
              <w:marTop w:val="0"/>
              <w:marBottom w:val="0"/>
              <w:divBdr>
                <w:top w:val="none" w:sz="0" w:space="0" w:color="auto"/>
                <w:left w:val="none" w:sz="0" w:space="0" w:color="auto"/>
                <w:bottom w:val="none" w:sz="0" w:space="0" w:color="auto"/>
                <w:right w:val="none" w:sz="0" w:space="0" w:color="auto"/>
              </w:divBdr>
            </w:div>
            <w:div w:id="213976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1839">
      <w:bodyDiv w:val="1"/>
      <w:marLeft w:val="0"/>
      <w:marRight w:val="0"/>
      <w:marTop w:val="0"/>
      <w:marBottom w:val="0"/>
      <w:divBdr>
        <w:top w:val="none" w:sz="0" w:space="0" w:color="auto"/>
        <w:left w:val="none" w:sz="0" w:space="0" w:color="auto"/>
        <w:bottom w:val="none" w:sz="0" w:space="0" w:color="auto"/>
        <w:right w:val="none" w:sz="0" w:space="0" w:color="auto"/>
      </w:divBdr>
    </w:div>
    <w:div w:id="798035857">
      <w:bodyDiv w:val="1"/>
      <w:marLeft w:val="0"/>
      <w:marRight w:val="0"/>
      <w:marTop w:val="0"/>
      <w:marBottom w:val="0"/>
      <w:divBdr>
        <w:top w:val="none" w:sz="0" w:space="0" w:color="auto"/>
        <w:left w:val="none" w:sz="0" w:space="0" w:color="auto"/>
        <w:bottom w:val="none" w:sz="0" w:space="0" w:color="auto"/>
        <w:right w:val="none" w:sz="0" w:space="0" w:color="auto"/>
      </w:divBdr>
    </w:div>
    <w:div w:id="822936861">
      <w:bodyDiv w:val="1"/>
      <w:marLeft w:val="0"/>
      <w:marRight w:val="0"/>
      <w:marTop w:val="0"/>
      <w:marBottom w:val="0"/>
      <w:divBdr>
        <w:top w:val="none" w:sz="0" w:space="0" w:color="auto"/>
        <w:left w:val="none" w:sz="0" w:space="0" w:color="auto"/>
        <w:bottom w:val="none" w:sz="0" w:space="0" w:color="auto"/>
        <w:right w:val="none" w:sz="0" w:space="0" w:color="auto"/>
      </w:divBdr>
    </w:div>
    <w:div w:id="837161783">
      <w:bodyDiv w:val="1"/>
      <w:marLeft w:val="0"/>
      <w:marRight w:val="0"/>
      <w:marTop w:val="0"/>
      <w:marBottom w:val="0"/>
      <w:divBdr>
        <w:top w:val="none" w:sz="0" w:space="0" w:color="auto"/>
        <w:left w:val="none" w:sz="0" w:space="0" w:color="auto"/>
        <w:bottom w:val="none" w:sz="0" w:space="0" w:color="auto"/>
        <w:right w:val="none" w:sz="0" w:space="0" w:color="auto"/>
      </w:divBdr>
    </w:div>
    <w:div w:id="846868931">
      <w:bodyDiv w:val="1"/>
      <w:marLeft w:val="0"/>
      <w:marRight w:val="0"/>
      <w:marTop w:val="0"/>
      <w:marBottom w:val="0"/>
      <w:divBdr>
        <w:top w:val="none" w:sz="0" w:space="0" w:color="auto"/>
        <w:left w:val="none" w:sz="0" w:space="0" w:color="auto"/>
        <w:bottom w:val="none" w:sz="0" w:space="0" w:color="auto"/>
        <w:right w:val="none" w:sz="0" w:space="0" w:color="auto"/>
      </w:divBdr>
    </w:div>
    <w:div w:id="854803194">
      <w:bodyDiv w:val="1"/>
      <w:marLeft w:val="0"/>
      <w:marRight w:val="0"/>
      <w:marTop w:val="0"/>
      <w:marBottom w:val="0"/>
      <w:divBdr>
        <w:top w:val="none" w:sz="0" w:space="0" w:color="auto"/>
        <w:left w:val="none" w:sz="0" w:space="0" w:color="auto"/>
        <w:bottom w:val="none" w:sz="0" w:space="0" w:color="auto"/>
        <w:right w:val="none" w:sz="0" w:space="0" w:color="auto"/>
      </w:divBdr>
    </w:div>
    <w:div w:id="858859003">
      <w:bodyDiv w:val="1"/>
      <w:marLeft w:val="0"/>
      <w:marRight w:val="0"/>
      <w:marTop w:val="0"/>
      <w:marBottom w:val="0"/>
      <w:divBdr>
        <w:top w:val="none" w:sz="0" w:space="0" w:color="auto"/>
        <w:left w:val="none" w:sz="0" w:space="0" w:color="auto"/>
        <w:bottom w:val="none" w:sz="0" w:space="0" w:color="auto"/>
        <w:right w:val="none" w:sz="0" w:space="0" w:color="auto"/>
      </w:divBdr>
    </w:div>
    <w:div w:id="859587971">
      <w:bodyDiv w:val="1"/>
      <w:marLeft w:val="0"/>
      <w:marRight w:val="0"/>
      <w:marTop w:val="0"/>
      <w:marBottom w:val="0"/>
      <w:divBdr>
        <w:top w:val="none" w:sz="0" w:space="0" w:color="auto"/>
        <w:left w:val="none" w:sz="0" w:space="0" w:color="auto"/>
        <w:bottom w:val="none" w:sz="0" w:space="0" w:color="auto"/>
        <w:right w:val="none" w:sz="0" w:space="0" w:color="auto"/>
      </w:divBdr>
    </w:div>
    <w:div w:id="875964644">
      <w:bodyDiv w:val="1"/>
      <w:marLeft w:val="0"/>
      <w:marRight w:val="0"/>
      <w:marTop w:val="0"/>
      <w:marBottom w:val="0"/>
      <w:divBdr>
        <w:top w:val="none" w:sz="0" w:space="0" w:color="auto"/>
        <w:left w:val="none" w:sz="0" w:space="0" w:color="auto"/>
        <w:bottom w:val="none" w:sz="0" w:space="0" w:color="auto"/>
        <w:right w:val="none" w:sz="0" w:space="0" w:color="auto"/>
      </w:divBdr>
      <w:divsChild>
        <w:div w:id="2034307261">
          <w:marLeft w:val="0"/>
          <w:marRight w:val="0"/>
          <w:marTop w:val="0"/>
          <w:marBottom w:val="0"/>
          <w:divBdr>
            <w:top w:val="none" w:sz="0" w:space="0" w:color="auto"/>
            <w:left w:val="none" w:sz="0" w:space="0" w:color="auto"/>
            <w:bottom w:val="none" w:sz="0" w:space="0" w:color="auto"/>
            <w:right w:val="none" w:sz="0" w:space="0" w:color="auto"/>
          </w:divBdr>
          <w:divsChild>
            <w:div w:id="181406710">
              <w:marLeft w:val="0"/>
              <w:marRight w:val="0"/>
              <w:marTop w:val="0"/>
              <w:marBottom w:val="0"/>
              <w:divBdr>
                <w:top w:val="none" w:sz="0" w:space="0" w:color="auto"/>
                <w:left w:val="none" w:sz="0" w:space="0" w:color="auto"/>
                <w:bottom w:val="none" w:sz="0" w:space="0" w:color="auto"/>
                <w:right w:val="none" w:sz="0" w:space="0" w:color="auto"/>
              </w:divBdr>
            </w:div>
            <w:div w:id="263732509">
              <w:marLeft w:val="0"/>
              <w:marRight w:val="0"/>
              <w:marTop w:val="0"/>
              <w:marBottom w:val="0"/>
              <w:divBdr>
                <w:top w:val="none" w:sz="0" w:space="0" w:color="auto"/>
                <w:left w:val="none" w:sz="0" w:space="0" w:color="auto"/>
                <w:bottom w:val="none" w:sz="0" w:space="0" w:color="auto"/>
                <w:right w:val="none" w:sz="0" w:space="0" w:color="auto"/>
              </w:divBdr>
            </w:div>
            <w:div w:id="523985523">
              <w:marLeft w:val="0"/>
              <w:marRight w:val="0"/>
              <w:marTop w:val="0"/>
              <w:marBottom w:val="0"/>
              <w:divBdr>
                <w:top w:val="none" w:sz="0" w:space="0" w:color="auto"/>
                <w:left w:val="none" w:sz="0" w:space="0" w:color="auto"/>
                <w:bottom w:val="none" w:sz="0" w:space="0" w:color="auto"/>
                <w:right w:val="none" w:sz="0" w:space="0" w:color="auto"/>
              </w:divBdr>
            </w:div>
            <w:div w:id="606084732">
              <w:marLeft w:val="0"/>
              <w:marRight w:val="0"/>
              <w:marTop w:val="0"/>
              <w:marBottom w:val="0"/>
              <w:divBdr>
                <w:top w:val="none" w:sz="0" w:space="0" w:color="auto"/>
                <w:left w:val="none" w:sz="0" w:space="0" w:color="auto"/>
                <w:bottom w:val="none" w:sz="0" w:space="0" w:color="auto"/>
                <w:right w:val="none" w:sz="0" w:space="0" w:color="auto"/>
              </w:divBdr>
            </w:div>
            <w:div w:id="820658713">
              <w:marLeft w:val="0"/>
              <w:marRight w:val="0"/>
              <w:marTop w:val="0"/>
              <w:marBottom w:val="0"/>
              <w:divBdr>
                <w:top w:val="none" w:sz="0" w:space="0" w:color="auto"/>
                <w:left w:val="none" w:sz="0" w:space="0" w:color="auto"/>
                <w:bottom w:val="none" w:sz="0" w:space="0" w:color="auto"/>
                <w:right w:val="none" w:sz="0" w:space="0" w:color="auto"/>
              </w:divBdr>
            </w:div>
            <w:div w:id="1079058842">
              <w:marLeft w:val="0"/>
              <w:marRight w:val="0"/>
              <w:marTop w:val="0"/>
              <w:marBottom w:val="0"/>
              <w:divBdr>
                <w:top w:val="none" w:sz="0" w:space="0" w:color="auto"/>
                <w:left w:val="none" w:sz="0" w:space="0" w:color="auto"/>
                <w:bottom w:val="none" w:sz="0" w:space="0" w:color="auto"/>
                <w:right w:val="none" w:sz="0" w:space="0" w:color="auto"/>
              </w:divBdr>
            </w:div>
            <w:div w:id="1250118664">
              <w:marLeft w:val="0"/>
              <w:marRight w:val="0"/>
              <w:marTop w:val="0"/>
              <w:marBottom w:val="0"/>
              <w:divBdr>
                <w:top w:val="none" w:sz="0" w:space="0" w:color="auto"/>
                <w:left w:val="none" w:sz="0" w:space="0" w:color="auto"/>
                <w:bottom w:val="none" w:sz="0" w:space="0" w:color="auto"/>
                <w:right w:val="none" w:sz="0" w:space="0" w:color="auto"/>
              </w:divBdr>
            </w:div>
            <w:div w:id="1571304759">
              <w:marLeft w:val="0"/>
              <w:marRight w:val="0"/>
              <w:marTop w:val="0"/>
              <w:marBottom w:val="0"/>
              <w:divBdr>
                <w:top w:val="none" w:sz="0" w:space="0" w:color="auto"/>
                <w:left w:val="none" w:sz="0" w:space="0" w:color="auto"/>
                <w:bottom w:val="none" w:sz="0" w:space="0" w:color="auto"/>
                <w:right w:val="none" w:sz="0" w:space="0" w:color="auto"/>
              </w:divBdr>
            </w:div>
            <w:div w:id="1710453708">
              <w:marLeft w:val="0"/>
              <w:marRight w:val="0"/>
              <w:marTop w:val="0"/>
              <w:marBottom w:val="0"/>
              <w:divBdr>
                <w:top w:val="none" w:sz="0" w:space="0" w:color="auto"/>
                <w:left w:val="none" w:sz="0" w:space="0" w:color="auto"/>
                <w:bottom w:val="none" w:sz="0" w:space="0" w:color="auto"/>
                <w:right w:val="none" w:sz="0" w:space="0" w:color="auto"/>
              </w:divBdr>
            </w:div>
            <w:div w:id="19991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72193">
      <w:bodyDiv w:val="1"/>
      <w:marLeft w:val="0"/>
      <w:marRight w:val="0"/>
      <w:marTop w:val="0"/>
      <w:marBottom w:val="0"/>
      <w:divBdr>
        <w:top w:val="none" w:sz="0" w:space="0" w:color="auto"/>
        <w:left w:val="none" w:sz="0" w:space="0" w:color="auto"/>
        <w:bottom w:val="none" w:sz="0" w:space="0" w:color="auto"/>
        <w:right w:val="none" w:sz="0" w:space="0" w:color="auto"/>
      </w:divBdr>
    </w:div>
    <w:div w:id="988244188">
      <w:bodyDiv w:val="1"/>
      <w:marLeft w:val="0"/>
      <w:marRight w:val="0"/>
      <w:marTop w:val="0"/>
      <w:marBottom w:val="0"/>
      <w:divBdr>
        <w:top w:val="none" w:sz="0" w:space="0" w:color="auto"/>
        <w:left w:val="none" w:sz="0" w:space="0" w:color="auto"/>
        <w:bottom w:val="none" w:sz="0" w:space="0" w:color="auto"/>
        <w:right w:val="none" w:sz="0" w:space="0" w:color="auto"/>
      </w:divBdr>
    </w:div>
    <w:div w:id="1000541136">
      <w:bodyDiv w:val="1"/>
      <w:marLeft w:val="0"/>
      <w:marRight w:val="0"/>
      <w:marTop w:val="0"/>
      <w:marBottom w:val="0"/>
      <w:divBdr>
        <w:top w:val="none" w:sz="0" w:space="0" w:color="auto"/>
        <w:left w:val="none" w:sz="0" w:space="0" w:color="auto"/>
        <w:bottom w:val="none" w:sz="0" w:space="0" w:color="auto"/>
        <w:right w:val="none" w:sz="0" w:space="0" w:color="auto"/>
      </w:divBdr>
    </w:div>
    <w:div w:id="1001354570">
      <w:bodyDiv w:val="1"/>
      <w:marLeft w:val="0"/>
      <w:marRight w:val="0"/>
      <w:marTop w:val="0"/>
      <w:marBottom w:val="0"/>
      <w:divBdr>
        <w:top w:val="none" w:sz="0" w:space="0" w:color="auto"/>
        <w:left w:val="none" w:sz="0" w:space="0" w:color="auto"/>
        <w:bottom w:val="none" w:sz="0" w:space="0" w:color="auto"/>
        <w:right w:val="none" w:sz="0" w:space="0" w:color="auto"/>
      </w:divBdr>
    </w:div>
    <w:div w:id="1056510061">
      <w:bodyDiv w:val="1"/>
      <w:marLeft w:val="0"/>
      <w:marRight w:val="0"/>
      <w:marTop w:val="0"/>
      <w:marBottom w:val="0"/>
      <w:divBdr>
        <w:top w:val="none" w:sz="0" w:space="0" w:color="auto"/>
        <w:left w:val="none" w:sz="0" w:space="0" w:color="auto"/>
        <w:bottom w:val="none" w:sz="0" w:space="0" w:color="auto"/>
        <w:right w:val="none" w:sz="0" w:space="0" w:color="auto"/>
      </w:divBdr>
    </w:div>
    <w:div w:id="1075590071">
      <w:bodyDiv w:val="1"/>
      <w:marLeft w:val="0"/>
      <w:marRight w:val="0"/>
      <w:marTop w:val="0"/>
      <w:marBottom w:val="0"/>
      <w:divBdr>
        <w:top w:val="none" w:sz="0" w:space="0" w:color="auto"/>
        <w:left w:val="none" w:sz="0" w:space="0" w:color="auto"/>
        <w:bottom w:val="none" w:sz="0" w:space="0" w:color="auto"/>
        <w:right w:val="none" w:sz="0" w:space="0" w:color="auto"/>
      </w:divBdr>
    </w:div>
    <w:div w:id="1089615118">
      <w:bodyDiv w:val="1"/>
      <w:marLeft w:val="0"/>
      <w:marRight w:val="0"/>
      <w:marTop w:val="0"/>
      <w:marBottom w:val="0"/>
      <w:divBdr>
        <w:top w:val="none" w:sz="0" w:space="0" w:color="auto"/>
        <w:left w:val="none" w:sz="0" w:space="0" w:color="auto"/>
        <w:bottom w:val="none" w:sz="0" w:space="0" w:color="auto"/>
        <w:right w:val="none" w:sz="0" w:space="0" w:color="auto"/>
      </w:divBdr>
    </w:div>
    <w:div w:id="1129008337">
      <w:bodyDiv w:val="1"/>
      <w:marLeft w:val="0"/>
      <w:marRight w:val="0"/>
      <w:marTop w:val="0"/>
      <w:marBottom w:val="0"/>
      <w:divBdr>
        <w:top w:val="none" w:sz="0" w:space="0" w:color="auto"/>
        <w:left w:val="none" w:sz="0" w:space="0" w:color="auto"/>
        <w:bottom w:val="none" w:sz="0" w:space="0" w:color="auto"/>
        <w:right w:val="none" w:sz="0" w:space="0" w:color="auto"/>
      </w:divBdr>
    </w:div>
    <w:div w:id="1142505486">
      <w:bodyDiv w:val="1"/>
      <w:marLeft w:val="0"/>
      <w:marRight w:val="0"/>
      <w:marTop w:val="0"/>
      <w:marBottom w:val="0"/>
      <w:divBdr>
        <w:top w:val="none" w:sz="0" w:space="0" w:color="auto"/>
        <w:left w:val="none" w:sz="0" w:space="0" w:color="auto"/>
        <w:bottom w:val="none" w:sz="0" w:space="0" w:color="auto"/>
        <w:right w:val="none" w:sz="0" w:space="0" w:color="auto"/>
      </w:divBdr>
    </w:div>
    <w:div w:id="1152067044">
      <w:bodyDiv w:val="1"/>
      <w:marLeft w:val="0"/>
      <w:marRight w:val="0"/>
      <w:marTop w:val="0"/>
      <w:marBottom w:val="0"/>
      <w:divBdr>
        <w:top w:val="none" w:sz="0" w:space="0" w:color="auto"/>
        <w:left w:val="none" w:sz="0" w:space="0" w:color="auto"/>
        <w:bottom w:val="none" w:sz="0" w:space="0" w:color="auto"/>
        <w:right w:val="none" w:sz="0" w:space="0" w:color="auto"/>
      </w:divBdr>
    </w:div>
    <w:div w:id="1162740454">
      <w:bodyDiv w:val="1"/>
      <w:marLeft w:val="0"/>
      <w:marRight w:val="0"/>
      <w:marTop w:val="0"/>
      <w:marBottom w:val="0"/>
      <w:divBdr>
        <w:top w:val="none" w:sz="0" w:space="0" w:color="auto"/>
        <w:left w:val="none" w:sz="0" w:space="0" w:color="auto"/>
        <w:bottom w:val="none" w:sz="0" w:space="0" w:color="auto"/>
        <w:right w:val="none" w:sz="0" w:space="0" w:color="auto"/>
      </w:divBdr>
    </w:div>
    <w:div w:id="1164517968">
      <w:bodyDiv w:val="1"/>
      <w:marLeft w:val="0"/>
      <w:marRight w:val="0"/>
      <w:marTop w:val="0"/>
      <w:marBottom w:val="0"/>
      <w:divBdr>
        <w:top w:val="none" w:sz="0" w:space="0" w:color="auto"/>
        <w:left w:val="none" w:sz="0" w:space="0" w:color="auto"/>
        <w:bottom w:val="none" w:sz="0" w:space="0" w:color="auto"/>
        <w:right w:val="none" w:sz="0" w:space="0" w:color="auto"/>
      </w:divBdr>
    </w:div>
    <w:div w:id="1166166171">
      <w:bodyDiv w:val="1"/>
      <w:marLeft w:val="0"/>
      <w:marRight w:val="0"/>
      <w:marTop w:val="0"/>
      <w:marBottom w:val="0"/>
      <w:divBdr>
        <w:top w:val="none" w:sz="0" w:space="0" w:color="auto"/>
        <w:left w:val="none" w:sz="0" w:space="0" w:color="auto"/>
        <w:bottom w:val="none" w:sz="0" w:space="0" w:color="auto"/>
        <w:right w:val="none" w:sz="0" w:space="0" w:color="auto"/>
      </w:divBdr>
    </w:div>
    <w:div w:id="1181043408">
      <w:bodyDiv w:val="1"/>
      <w:marLeft w:val="0"/>
      <w:marRight w:val="0"/>
      <w:marTop w:val="0"/>
      <w:marBottom w:val="0"/>
      <w:divBdr>
        <w:top w:val="none" w:sz="0" w:space="0" w:color="auto"/>
        <w:left w:val="none" w:sz="0" w:space="0" w:color="auto"/>
        <w:bottom w:val="none" w:sz="0" w:space="0" w:color="auto"/>
        <w:right w:val="none" w:sz="0" w:space="0" w:color="auto"/>
      </w:divBdr>
    </w:div>
    <w:div w:id="1183516438">
      <w:bodyDiv w:val="1"/>
      <w:marLeft w:val="0"/>
      <w:marRight w:val="0"/>
      <w:marTop w:val="0"/>
      <w:marBottom w:val="0"/>
      <w:divBdr>
        <w:top w:val="none" w:sz="0" w:space="0" w:color="auto"/>
        <w:left w:val="none" w:sz="0" w:space="0" w:color="auto"/>
        <w:bottom w:val="none" w:sz="0" w:space="0" w:color="auto"/>
        <w:right w:val="none" w:sz="0" w:space="0" w:color="auto"/>
      </w:divBdr>
      <w:divsChild>
        <w:div w:id="1592616952">
          <w:marLeft w:val="0"/>
          <w:marRight w:val="0"/>
          <w:marTop w:val="0"/>
          <w:marBottom w:val="0"/>
          <w:divBdr>
            <w:top w:val="none" w:sz="0" w:space="0" w:color="auto"/>
            <w:left w:val="none" w:sz="0" w:space="0" w:color="auto"/>
            <w:bottom w:val="none" w:sz="0" w:space="0" w:color="auto"/>
            <w:right w:val="none" w:sz="0" w:space="0" w:color="auto"/>
          </w:divBdr>
          <w:divsChild>
            <w:div w:id="330837735">
              <w:marLeft w:val="0"/>
              <w:marRight w:val="0"/>
              <w:marTop w:val="0"/>
              <w:marBottom w:val="0"/>
              <w:divBdr>
                <w:top w:val="none" w:sz="0" w:space="0" w:color="auto"/>
                <w:left w:val="none" w:sz="0" w:space="0" w:color="auto"/>
                <w:bottom w:val="none" w:sz="0" w:space="0" w:color="auto"/>
                <w:right w:val="none" w:sz="0" w:space="0" w:color="auto"/>
              </w:divBdr>
            </w:div>
            <w:div w:id="660161177">
              <w:marLeft w:val="0"/>
              <w:marRight w:val="0"/>
              <w:marTop w:val="0"/>
              <w:marBottom w:val="0"/>
              <w:divBdr>
                <w:top w:val="none" w:sz="0" w:space="0" w:color="auto"/>
                <w:left w:val="none" w:sz="0" w:space="0" w:color="auto"/>
                <w:bottom w:val="none" w:sz="0" w:space="0" w:color="auto"/>
                <w:right w:val="none" w:sz="0" w:space="0" w:color="auto"/>
              </w:divBdr>
            </w:div>
            <w:div w:id="968826434">
              <w:marLeft w:val="0"/>
              <w:marRight w:val="0"/>
              <w:marTop w:val="0"/>
              <w:marBottom w:val="0"/>
              <w:divBdr>
                <w:top w:val="none" w:sz="0" w:space="0" w:color="auto"/>
                <w:left w:val="none" w:sz="0" w:space="0" w:color="auto"/>
                <w:bottom w:val="none" w:sz="0" w:space="0" w:color="auto"/>
                <w:right w:val="none" w:sz="0" w:space="0" w:color="auto"/>
              </w:divBdr>
            </w:div>
            <w:div w:id="1492719684">
              <w:marLeft w:val="0"/>
              <w:marRight w:val="0"/>
              <w:marTop w:val="0"/>
              <w:marBottom w:val="0"/>
              <w:divBdr>
                <w:top w:val="none" w:sz="0" w:space="0" w:color="auto"/>
                <w:left w:val="none" w:sz="0" w:space="0" w:color="auto"/>
                <w:bottom w:val="none" w:sz="0" w:space="0" w:color="auto"/>
                <w:right w:val="none" w:sz="0" w:space="0" w:color="auto"/>
              </w:divBdr>
            </w:div>
            <w:div w:id="1750808597">
              <w:marLeft w:val="0"/>
              <w:marRight w:val="0"/>
              <w:marTop w:val="0"/>
              <w:marBottom w:val="0"/>
              <w:divBdr>
                <w:top w:val="none" w:sz="0" w:space="0" w:color="auto"/>
                <w:left w:val="none" w:sz="0" w:space="0" w:color="auto"/>
                <w:bottom w:val="none" w:sz="0" w:space="0" w:color="auto"/>
                <w:right w:val="none" w:sz="0" w:space="0" w:color="auto"/>
              </w:divBdr>
            </w:div>
            <w:div w:id="1987470734">
              <w:marLeft w:val="0"/>
              <w:marRight w:val="0"/>
              <w:marTop w:val="0"/>
              <w:marBottom w:val="0"/>
              <w:divBdr>
                <w:top w:val="none" w:sz="0" w:space="0" w:color="auto"/>
                <w:left w:val="none" w:sz="0" w:space="0" w:color="auto"/>
                <w:bottom w:val="none" w:sz="0" w:space="0" w:color="auto"/>
                <w:right w:val="none" w:sz="0" w:space="0" w:color="auto"/>
              </w:divBdr>
            </w:div>
            <w:div w:id="20443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90249">
      <w:bodyDiv w:val="1"/>
      <w:marLeft w:val="0"/>
      <w:marRight w:val="0"/>
      <w:marTop w:val="0"/>
      <w:marBottom w:val="0"/>
      <w:divBdr>
        <w:top w:val="none" w:sz="0" w:space="0" w:color="auto"/>
        <w:left w:val="none" w:sz="0" w:space="0" w:color="auto"/>
        <w:bottom w:val="none" w:sz="0" w:space="0" w:color="auto"/>
        <w:right w:val="none" w:sz="0" w:space="0" w:color="auto"/>
      </w:divBdr>
    </w:div>
    <w:div w:id="1254166420">
      <w:bodyDiv w:val="1"/>
      <w:marLeft w:val="0"/>
      <w:marRight w:val="0"/>
      <w:marTop w:val="0"/>
      <w:marBottom w:val="0"/>
      <w:divBdr>
        <w:top w:val="none" w:sz="0" w:space="0" w:color="auto"/>
        <w:left w:val="none" w:sz="0" w:space="0" w:color="auto"/>
        <w:bottom w:val="none" w:sz="0" w:space="0" w:color="auto"/>
        <w:right w:val="none" w:sz="0" w:space="0" w:color="auto"/>
      </w:divBdr>
    </w:div>
    <w:div w:id="1284732266">
      <w:bodyDiv w:val="1"/>
      <w:marLeft w:val="0"/>
      <w:marRight w:val="0"/>
      <w:marTop w:val="0"/>
      <w:marBottom w:val="0"/>
      <w:divBdr>
        <w:top w:val="none" w:sz="0" w:space="0" w:color="auto"/>
        <w:left w:val="none" w:sz="0" w:space="0" w:color="auto"/>
        <w:bottom w:val="none" w:sz="0" w:space="0" w:color="auto"/>
        <w:right w:val="none" w:sz="0" w:space="0" w:color="auto"/>
      </w:divBdr>
    </w:div>
    <w:div w:id="1298029065">
      <w:bodyDiv w:val="1"/>
      <w:marLeft w:val="0"/>
      <w:marRight w:val="0"/>
      <w:marTop w:val="0"/>
      <w:marBottom w:val="0"/>
      <w:divBdr>
        <w:top w:val="none" w:sz="0" w:space="0" w:color="auto"/>
        <w:left w:val="none" w:sz="0" w:space="0" w:color="auto"/>
        <w:bottom w:val="none" w:sz="0" w:space="0" w:color="auto"/>
        <w:right w:val="none" w:sz="0" w:space="0" w:color="auto"/>
      </w:divBdr>
    </w:div>
    <w:div w:id="1313757010">
      <w:bodyDiv w:val="1"/>
      <w:marLeft w:val="0"/>
      <w:marRight w:val="0"/>
      <w:marTop w:val="0"/>
      <w:marBottom w:val="0"/>
      <w:divBdr>
        <w:top w:val="none" w:sz="0" w:space="0" w:color="auto"/>
        <w:left w:val="none" w:sz="0" w:space="0" w:color="auto"/>
        <w:bottom w:val="none" w:sz="0" w:space="0" w:color="auto"/>
        <w:right w:val="none" w:sz="0" w:space="0" w:color="auto"/>
      </w:divBdr>
    </w:div>
    <w:div w:id="1315179064">
      <w:bodyDiv w:val="1"/>
      <w:marLeft w:val="0"/>
      <w:marRight w:val="0"/>
      <w:marTop w:val="0"/>
      <w:marBottom w:val="0"/>
      <w:divBdr>
        <w:top w:val="none" w:sz="0" w:space="0" w:color="auto"/>
        <w:left w:val="none" w:sz="0" w:space="0" w:color="auto"/>
        <w:bottom w:val="none" w:sz="0" w:space="0" w:color="auto"/>
        <w:right w:val="none" w:sz="0" w:space="0" w:color="auto"/>
      </w:divBdr>
    </w:div>
    <w:div w:id="1330787763">
      <w:bodyDiv w:val="1"/>
      <w:marLeft w:val="0"/>
      <w:marRight w:val="0"/>
      <w:marTop w:val="0"/>
      <w:marBottom w:val="0"/>
      <w:divBdr>
        <w:top w:val="none" w:sz="0" w:space="0" w:color="auto"/>
        <w:left w:val="none" w:sz="0" w:space="0" w:color="auto"/>
        <w:bottom w:val="none" w:sz="0" w:space="0" w:color="auto"/>
        <w:right w:val="none" w:sz="0" w:space="0" w:color="auto"/>
      </w:divBdr>
    </w:div>
    <w:div w:id="1414738058">
      <w:bodyDiv w:val="1"/>
      <w:marLeft w:val="0"/>
      <w:marRight w:val="0"/>
      <w:marTop w:val="0"/>
      <w:marBottom w:val="0"/>
      <w:divBdr>
        <w:top w:val="none" w:sz="0" w:space="0" w:color="auto"/>
        <w:left w:val="none" w:sz="0" w:space="0" w:color="auto"/>
        <w:bottom w:val="none" w:sz="0" w:space="0" w:color="auto"/>
        <w:right w:val="none" w:sz="0" w:space="0" w:color="auto"/>
      </w:divBdr>
    </w:div>
    <w:div w:id="1420759058">
      <w:bodyDiv w:val="1"/>
      <w:marLeft w:val="0"/>
      <w:marRight w:val="0"/>
      <w:marTop w:val="0"/>
      <w:marBottom w:val="0"/>
      <w:divBdr>
        <w:top w:val="none" w:sz="0" w:space="0" w:color="auto"/>
        <w:left w:val="none" w:sz="0" w:space="0" w:color="auto"/>
        <w:bottom w:val="none" w:sz="0" w:space="0" w:color="auto"/>
        <w:right w:val="none" w:sz="0" w:space="0" w:color="auto"/>
      </w:divBdr>
    </w:div>
    <w:div w:id="1471745677">
      <w:bodyDiv w:val="1"/>
      <w:marLeft w:val="0"/>
      <w:marRight w:val="0"/>
      <w:marTop w:val="0"/>
      <w:marBottom w:val="0"/>
      <w:divBdr>
        <w:top w:val="none" w:sz="0" w:space="0" w:color="auto"/>
        <w:left w:val="none" w:sz="0" w:space="0" w:color="auto"/>
        <w:bottom w:val="none" w:sz="0" w:space="0" w:color="auto"/>
        <w:right w:val="none" w:sz="0" w:space="0" w:color="auto"/>
      </w:divBdr>
    </w:div>
    <w:div w:id="1483499192">
      <w:bodyDiv w:val="1"/>
      <w:marLeft w:val="0"/>
      <w:marRight w:val="0"/>
      <w:marTop w:val="0"/>
      <w:marBottom w:val="0"/>
      <w:divBdr>
        <w:top w:val="none" w:sz="0" w:space="0" w:color="auto"/>
        <w:left w:val="none" w:sz="0" w:space="0" w:color="auto"/>
        <w:bottom w:val="none" w:sz="0" w:space="0" w:color="auto"/>
        <w:right w:val="none" w:sz="0" w:space="0" w:color="auto"/>
      </w:divBdr>
    </w:div>
    <w:div w:id="1496648274">
      <w:bodyDiv w:val="1"/>
      <w:marLeft w:val="0"/>
      <w:marRight w:val="0"/>
      <w:marTop w:val="0"/>
      <w:marBottom w:val="0"/>
      <w:divBdr>
        <w:top w:val="none" w:sz="0" w:space="0" w:color="auto"/>
        <w:left w:val="none" w:sz="0" w:space="0" w:color="auto"/>
        <w:bottom w:val="none" w:sz="0" w:space="0" w:color="auto"/>
        <w:right w:val="none" w:sz="0" w:space="0" w:color="auto"/>
      </w:divBdr>
    </w:div>
    <w:div w:id="1500198026">
      <w:bodyDiv w:val="1"/>
      <w:marLeft w:val="0"/>
      <w:marRight w:val="0"/>
      <w:marTop w:val="0"/>
      <w:marBottom w:val="0"/>
      <w:divBdr>
        <w:top w:val="none" w:sz="0" w:space="0" w:color="auto"/>
        <w:left w:val="none" w:sz="0" w:space="0" w:color="auto"/>
        <w:bottom w:val="none" w:sz="0" w:space="0" w:color="auto"/>
        <w:right w:val="none" w:sz="0" w:space="0" w:color="auto"/>
      </w:divBdr>
    </w:div>
    <w:div w:id="1519277112">
      <w:bodyDiv w:val="1"/>
      <w:marLeft w:val="0"/>
      <w:marRight w:val="0"/>
      <w:marTop w:val="0"/>
      <w:marBottom w:val="0"/>
      <w:divBdr>
        <w:top w:val="none" w:sz="0" w:space="0" w:color="auto"/>
        <w:left w:val="none" w:sz="0" w:space="0" w:color="auto"/>
        <w:bottom w:val="none" w:sz="0" w:space="0" w:color="auto"/>
        <w:right w:val="none" w:sz="0" w:space="0" w:color="auto"/>
      </w:divBdr>
    </w:div>
    <w:div w:id="1521506381">
      <w:bodyDiv w:val="1"/>
      <w:marLeft w:val="0"/>
      <w:marRight w:val="0"/>
      <w:marTop w:val="0"/>
      <w:marBottom w:val="0"/>
      <w:divBdr>
        <w:top w:val="none" w:sz="0" w:space="0" w:color="auto"/>
        <w:left w:val="none" w:sz="0" w:space="0" w:color="auto"/>
        <w:bottom w:val="none" w:sz="0" w:space="0" w:color="auto"/>
        <w:right w:val="none" w:sz="0" w:space="0" w:color="auto"/>
      </w:divBdr>
    </w:div>
    <w:div w:id="1540241118">
      <w:bodyDiv w:val="1"/>
      <w:marLeft w:val="0"/>
      <w:marRight w:val="0"/>
      <w:marTop w:val="0"/>
      <w:marBottom w:val="0"/>
      <w:divBdr>
        <w:top w:val="none" w:sz="0" w:space="0" w:color="auto"/>
        <w:left w:val="none" w:sz="0" w:space="0" w:color="auto"/>
        <w:bottom w:val="none" w:sz="0" w:space="0" w:color="auto"/>
        <w:right w:val="none" w:sz="0" w:space="0" w:color="auto"/>
      </w:divBdr>
    </w:div>
    <w:div w:id="1548836962">
      <w:bodyDiv w:val="1"/>
      <w:marLeft w:val="0"/>
      <w:marRight w:val="0"/>
      <w:marTop w:val="0"/>
      <w:marBottom w:val="0"/>
      <w:divBdr>
        <w:top w:val="none" w:sz="0" w:space="0" w:color="auto"/>
        <w:left w:val="none" w:sz="0" w:space="0" w:color="auto"/>
        <w:bottom w:val="none" w:sz="0" w:space="0" w:color="auto"/>
        <w:right w:val="none" w:sz="0" w:space="0" w:color="auto"/>
      </w:divBdr>
    </w:div>
    <w:div w:id="1606231038">
      <w:bodyDiv w:val="1"/>
      <w:marLeft w:val="0"/>
      <w:marRight w:val="0"/>
      <w:marTop w:val="0"/>
      <w:marBottom w:val="0"/>
      <w:divBdr>
        <w:top w:val="none" w:sz="0" w:space="0" w:color="auto"/>
        <w:left w:val="none" w:sz="0" w:space="0" w:color="auto"/>
        <w:bottom w:val="none" w:sz="0" w:space="0" w:color="auto"/>
        <w:right w:val="none" w:sz="0" w:space="0" w:color="auto"/>
      </w:divBdr>
    </w:div>
    <w:div w:id="1623069011">
      <w:bodyDiv w:val="1"/>
      <w:marLeft w:val="0"/>
      <w:marRight w:val="0"/>
      <w:marTop w:val="0"/>
      <w:marBottom w:val="0"/>
      <w:divBdr>
        <w:top w:val="none" w:sz="0" w:space="0" w:color="auto"/>
        <w:left w:val="none" w:sz="0" w:space="0" w:color="auto"/>
        <w:bottom w:val="none" w:sz="0" w:space="0" w:color="auto"/>
        <w:right w:val="none" w:sz="0" w:space="0" w:color="auto"/>
      </w:divBdr>
    </w:div>
    <w:div w:id="1640187998">
      <w:bodyDiv w:val="1"/>
      <w:marLeft w:val="0"/>
      <w:marRight w:val="0"/>
      <w:marTop w:val="0"/>
      <w:marBottom w:val="0"/>
      <w:divBdr>
        <w:top w:val="none" w:sz="0" w:space="0" w:color="auto"/>
        <w:left w:val="none" w:sz="0" w:space="0" w:color="auto"/>
        <w:bottom w:val="none" w:sz="0" w:space="0" w:color="auto"/>
        <w:right w:val="none" w:sz="0" w:space="0" w:color="auto"/>
      </w:divBdr>
    </w:div>
    <w:div w:id="1663196652">
      <w:bodyDiv w:val="1"/>
      <w:marLeft w:val="0"/>
      <w:marRight w:val="0"/>
      <w:marTop w:val="0"/>
      <w:marBottom w:val="0"/>
      <w:divBdr>
        <w:top w:val="none" w:sz="0" w:space="0" w:color="auto"/>
        <w:left w:val="none" w:sz="0" w:space="0" w:color="auto"/>
        <w:bottom w:val="none" w:sz="0" w:space="0" w:color="auto"/>
        <w:right w:val="none" w:sz="0" w:space="0" w:color="auto"/>
      </w:divBdr>
    </w:div>
    <w:div w:id="1670912438">
      <w:bodyDiv w:val="1"/>
      <w:marLeft w:val="0"/>
      <w:marRight w:val="0"/>
      <w:marTop w:val="0"/>
      <w:marBottom w:val="0"/>
      <w:divBdr>
        <w:top w:val="none" w:sz="0" w:space="0" w:color="auto"/>
        <w:left w:val="none" w:sz="0" w:space="0" w:color="auto"/>
        <w:bottom w:val="none" w:sz="0" w:space="0" w:color="auto"/>
        <w:right w:val="none" w:sz="0" w:space="0" w:color="auto"/>
      </w:divBdr>
    </w:div>
    <w:div w:id="1698391894">
      <w:bodyDiv w:val="1"/>
      <w:marLeft w:val="0"/>
      <w:marRight w:val="0"/>
      <w:marTop w:val="0"/>
      <w:marBottom w:val="0"/>
      <w:divBdr>
        <w:top w:val="none" w:sz="0" w:space="0" w:color="auto"/>
        <w:left w:val="none" w:sz="0" w:space="0" w:color="auto"/>
        <w:bottom w:val="none" w:sz="0" w:space="0" w:color="auto"/>
        <w:right w:val="none" w:sz="0" w:space="0" w:color="auto"/>
      </w:divBdr>
    </w:div>
    <w:div w:id="1709796133">
      <w:bodyDiv w:val="1"/>
      <w:marLeft w:val="0"/>
      <w:marRight w:val="0"/>
      <w:marTop w:val="0"/>
      <w:marBottom w:val="0"/>
      <w:divBdr>
        <w:top w:val="none" w:sz="0" w:space="0" w:color="auto"/>
        <w:left w:val="none" w:sz="0" w:space="0" w:color="auto"/>
        <w:bottom w:val="none" w:sz="0" w:space="0" w:color="auto"/>
        <w:right w:val="none" w:sz="0" w:space="0" w:color="auto"/>
      </w:divBdr>
    </w:div>
    <w:div w:id="1734811110">
      <w:bodyDiv w:val="1"/>
      <w:marLeft w:val="0"/>
      <w:marRight w:val="0"/>
      <w:marTop w:val="0"/>
      <w:marBottom w:val="0"/>
      <w:divBdr>
        <w:top w:val="none" w:sz="0" w:space="0" w:color="auto"/>
        <w:left w:val="none" w:sz="0" w:space="0" w:color="auto"/>
        <w:bottom w:val="none" w:sz="0" w:space="0" w:color="auto"/>
        <w:right w:val="none" w:sz="0" w:space="0" w:color="auto"/>
      </w:divBdr>
    </w:div>
    <w:div w:id="1751148173">
      <w:bodyDiv w:val="1"/>
      <w:marLeft w:val="0"/>
      <w:marRight w:val="0"/>
      <w:marTop w:val="0"/>
      <w:marBottom w:val="0"/>
      <w:divBdr>
        <w:top w:val="none" w:sz="0" w:space="0" w:color="auto"/>
        <w:left w:val="none" w:sz="0" w:space="0" w:color="auto"/>
        <w:bottom w:val="none" w:sz="0" w:space="0" w:color="auto"/>
        <w:right w:val="none" w:sz="0" w:space="0" w:color="auto"/>
      </w:divBdr>
      <w:divsChild>
        <w:div w:id="322927132">
          <w:marLeft w:val="547"/>
          <w:marRight w:val="0"/>
          <w:marTop w:val="0"/>
          <w:marBottom w:val="0"/>
          <w:divBdr>
            <w:top w:val="none" w:sz="0" w:space="0" w:color="auto"/>
            <w:left w:val="none" w:sz="0" w:space="0" w:color="auto"/>
            <w:bottom w:val="none" w:sz="0" w:space="0" w:color="auto"/>
            <w:right w:val="none" w:sz="0" w:space="0" w:color="auto"/>
          </w:divBdr>
        </w:div>
        <w:div w:id="753667292">
          <w:marLeft w:val="1166"/>
          <w:marRight w:val="0"/>
          <w:marTop w:val="0"/>
          <w:marBottom w:val="0"/>
          <w:divBdr>
            <w:top w:val="none" w:sz="0" w:space="0" w:color="auto"/>
            <w:left w:val="none" w:sz="0" w:space="0" w:color="auto"/>
            <w:bottom w:val="none" w:sz="0" w:space="0" w:color="auto"/>
            <w:right w:val="none" w:sz="0" w:space="0" w:color="auto"/>
          </w:divBdr>
        </w:div>
        <w:div w:id="1025136677">
          <w:marLeft w:val="1166"/>
          <w:marRight w:val="0"/>
          <w:marTop w:val="0"/>
          <w:marBottom w:val="0"/>
          <w:divBdr>
            <w:top w:val="none" w:sz="0" w:space="0" w:color="auto"/>
            <w:left w:val="none" w:sz="0" w:space="0" w:color="auto"/>
            <w:bottom w:val="none" w:sz="0" w:space="0" w:color="auto"/>
            <w:right w:val="none" w:sz="0" w:space="0" w:color="auto"/>
          </w:divBdr>
        </w:div>
      </w:divsChild>
    </w:div>
    <w:div w:id="1781878003">
      <w:bodyDiv w:val="1"/>
      <w:marLeft w:val="0"/>
      <w:marRight w:val="0"/>
      <w:marTop w:val="0"/>
      <w:marBottom w:val="0"/>
      <w:divBdr>
        <w:top w:val="none" w:sz="0" w:space="0" w:color="auto"/>
        <w:left w:val="none" w:sz="0" w:space="0" w:color="auto"/>
        <w:bottom w:val="none" w:sz="0" w:space="0" w:color="auto"/>
        <w:right w:val="none" w:sz="0" w:space="0" w:color="auto"/>
      </w:divBdr>
    </w:div>
    <w:div w:id="1824929814">
      <w:bodyDiv w:val="1"/>
      <w:marLeft w:val="0"/>
      <w:marRight w:val="0"/>
      <w:marTop w:val="0"/>
      <w:marBottom w:val="0"/>
      <w:divBdr>
        <w:top w:val="none" w:sz="0" w:space="0" w:color="auto"/>
        <w:left w:val="none" w:sz="0" w:space="0" w:color="auto"/>
        <w:bottom w:val="none" w:sz="0" w:space="0" w:color="auto"/>
        <w:right w:val="none" w:sz="0" w:space="0" w:color="auto"/>
      </w:divBdr>
    </w:div>
    <w:div w:id="1846751430">
      <w:bodyDiv w:val="1"/>
      <w:marLeft w:val="0"/>
      <w:marRight w:val="0"/>
      <w:marTop w:val="0"/>
      <w:marBottom w:val="0"/>
      <w:divBdr>
        <w:top w:val="none" w:sz="0" w:space="0" w:color="auto"/>
        <w:left w:val="none" w:sz="0" w:space="0" w:color="auto"/>
        <w:bottom w:val="none" w:sz="0" w:space="0" w:color="auto"/>
        <w:right w:val="none" w:sz="0" w:space="0" w:color="auto"/>
      </w:divBdr>
    </w:div>
    <w:div w:id="1852908957">
      <w:bodyDiv w:val="1"/>
      <w:marLeft w:val="0"/>
      <w:marRight w:val="0"/>
      <w:marTop w:val="0"/>
      <w:marBottom w:val="0"/>
      <w:divBdr>
        <w:top w:val="none" w:sz="0" w:space="0" w:color="auto"/>
        <w:left w:val="none" w:sz="0" w:space="0" w:color="auto"/>
        <w:bottom w:val="none" w:sz="0" w:space="0" w:color="auto"/>
        <w:right w:val="none" w:sz="0" w:space="0" w:color="auto"/>
      </w:divBdr>
    </w:div>
    <w:div w:id="1875728145">
      <w:bodyDiv w:val="1"/>
      <w:marLeft w:val="0"/>
      <w:marRight w:val="0"/>
      <w:marTop w:val="0"/>
      <w:marBottom w:val="0"/>
      <w:divBdr>
        <w:top w:val="none" w:sz="0" w:space="0" w:color="auto"/>
        <w:left w:val="none" w:sz="0" w:space="0" w:color="auto"/>
        <w:bottom w:val="none" w:sz="0" w:space="0" w:color="auto"/>
        <w:right w:val="none" w:sz="0" w:space="0" w:color="auto"/>
      </w:divBdr>
    </w:div>
    <w:div w:id="1903175932">
      <w:bodyDiv w:val="1"/>
      <w:marLeft w:val="0"/>
      <w:marRight w:val="0"/>
      <w:marTop w:val="0"/>
      <w:marBottom w:val="0"/>
      <w:divBdr>
        <w:top w:val="none" w:sz="0" w:space="0" w:color="auto"/>
        <w:left w:val="none" w:sz="0" w:space="0" w:color="auto"/>
        <w:bottom w:val="none" w:sz="0" w:space="0" w:color="auto"/>
        <w:right w:val="none" w:sz="0" w:space="0" w:color="auto"/>
      </w:divBdr>
    </w:div>
    <w:div w:id="1918830898">
      <w:bodyDiv w:val="1"/>
      <w:marLeft w:val="0"/>
      <w:marRight w:val="0"/>
      <w:marTop w:val="0"/>
      <w:marBottom w:val="0"/>
      <w:divBdr>
        <w:top w:val="none" w:sz="0" w:space="0" w:color="auto"/>
        <w:left w:val="none" w:sz="0" w:space="0" w:color="auto"/>
        <w:bottom w:val="none" w:sz="0" w:space="0" w:color="auto"/>
        <w:right w:val="none" w:sz="0" w:space="0" w:color="auto"/>
      </w:divBdr>
    </w:div>
    <w:div w:id="1926454555">
      <w:bodyDiv w:val="1"/>
      <w:marLeft w:val="0"/>
      <w:marRight w:val="0"/>
      <w:marTop w:val="0"/>
      <w:marBottom w:val="0"/>
      <w:divBdr>
        <w:top w:val="none" w:sz="0" w:space="0" w:color="auto"/>
        <w:left w:val="none" w:sz="0" w:space="0" w:color="auto"/>
        <w:bottom w:val="none" w:sz="0" w:space="0" w:color="auto"/>
        <w:right w:val="none" w:sz="0" w:space="0" w:color="auto"/>
      </w:divBdr>
    </w:div>
    <w:div w:id="1926525089">
      <w:bodyDiv w:val="1"/>
      <w:marLeft w:val="0"/>
      <w:marRight w:val="0"/>
      <w:marTop w:val="0"/>
      <w:marBottom w:val="0"/>
      <w:divBdr>
        <w:top w:val="none" w:sz="0" w:space="0" w:color="auto"/>
        <w:left w:val="none" w:sz="0" w:space="0" w:color="auto"/>
        <w:bottom w:val="none" w:sz="0" w:space="0" w:color="auto"/>
        <w:right w:val="none" w:sz="0" w:space="0" w:color="auto"/>
      </w:divBdr>
    </w:div>
    <w:div w:id="2002930963">
      <w:bodyDiv w:val="1"/>
      <w:marLeft w:val="0"/>
      <w:marRight w:val="0"/>
      <w:marTop w:val="0"/>
      <w:marBottom w:val="0"/>
      <w:divBdr>
        <w:top w:val="none" w:sz="0" w:space="0" w:color="auto"/>
        <w:left w:val="none" w:sz="0" w:space="0" w:color="auto"/>
        <w:bottom w:val="none" w:sz="0" w:space="0" w:color="auto"/>
        <w:right w:val="none" w:sz="0" w:space="0" w:color="auto"/>
      </w:divBdr>
    </w:div>
    <w:div w:id="2010256635">
      <w:bodyDiv w:val="1"/>
      <w:marLeft w:val="0"/>
      <w:marRight w:val="0"/>
      <w:marTop w:val="0"/>
      <w:marBottom w:val="0"/>
      <w:divBdr>
        <w:top w:val="none" w:sz="0" w:space="0" w:color="auto"/>
        <w:left w:val="none" w:sz="0" w:space="0" w:color="auto"/>
        <w:bottom w:val="none" w:sz="0" w:space="0" w:color="auto"/>
        <w:right w:val="none" w:sz="0" w:space="0" w:color="auto"/>
      </w:divBdr>
    </w:div>
    <w:div w:id="2063675682">
      <w:bodyDiv w:val="1"/>
      <w:marLeft w:val="0"/>
      <w:marRight w:val="0"/>
      <w:marTop w:val="0"/>
      <w:marBottom w:val="0"/>
      <w:divBdr>
        <w:top w:val="none" w:sz="0" w:space="0" w:color="auto"/>
        <w:left w:val="none" w:sz="0" w:space="0" w:color="auto"/>
        <w:bottom w:val="none" w:sz="0" w:space="0" w:color="auto"/>
        <w:right w:val="none" w:sz="0" w:space="0" w:color="auto"/>
      </w:divBdr>
    </w:div>
    <w:div w:id="2064985104">
      <w:bodyDiv w:val="1"/>
      <w:marLeft w:val="0"/>
      <w:marRight w:val="0"/>
      <w:marTop w:val="0"/>
      <w:marBottom w:val="0"/>
      <w:divBdr>
        <w:top w:val="none" w:sz="0" w:space="0" w:color="auto"/>
        <w:left w:val="none" w:sz="0" w:space="0" w:color="auto"/>
        <w:bottom w:val="none" w:sz="0" w:space="0" w:color="auto"/>
        <w:right w:val="none" w:sz="0" w:space="0" w:color="auto"/>
      </w:divBdr>
    </w:div>
    <w:div w:id="2093744906">
      <w:bodyDiv w:val="1"/>
      <w:marLeft w:val="0"/>
      <w:marRight w:val="0"/>
      <w:marTop w:val="0"/>
      <w:marBottom w:val="0"/>
      <w:divBdr>
        <w:top w:val="none" w:sz="0" w:space="0" w:color="auto"/>
        <w:left w:val="none" w:sz="0" w:space="0" w:color="auto"/>
        <w:bottom w:val="none" w:sz="0" w:space="0" w:color="auto"/>
        <w:right w:val="none" w:sz="0" w:space="0" w:color="auto"/>
      </w:divBdr>
    </w:div>
    <w:div w:id="2094348658">
      <w:bodyDiv w:val="1"/>
      <w:marLeft w:val="0"/>
      <w:marRight w:val="0"/>
      <w:marTop w:val="0"/>
      <w:marBottom w:val="0"/>
      <w:divBdr>
        <w:top w:val="none" w:sz="0" w:space="0" w:color="auto"/>
        <w:left w:val="none" w:sz="0" w:space="0" w:color="auto"/>
        <w:bottom w:val="none" w:sz="0" w:space="0" w:color="auto"/>
        <w:right w:val="none" w:sz="0" w:space="0" w:color="auto"/>
      </w:divBdr>
    </w:div>
    <w:div w:id="2101876519">
      <w:bodyDiv w:val="1"/>
      <w:marLeft w:val="0"/>
      <w:marRight w:val="0"/>
      <w:marTop w:val="0"/>
      <w:marBottom w:val="0"/>
      <w:divBdr>
        <w:top w:val="none" w:sz="0" w:space="0" w:color="auto"/>
        <w:left w:val="none" w:sz="0" w:space="0" w:color="auto"/>
        <w:bottom w:val="none" w:sz="0" w:space="0" w:color="auto"/>
        <w:right w:val="none" w:sz="0" w:space="0" w:color="auto"/>
      </w:divBdr>
    </w:div>
    <w:div w:id="210930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image" Target="media/image3.tmp"/><Relationship Id="rId26" Type="http://schemas.openxmlformats.org/officeDocument/2006/relationships/image" Target="media/image8.tmp"/><Relationship Id="rId39" Type="http://schemas.openxmlformats.org/officeDocument/2006/relationships/package" Target="embeddings/Microsoft_Excel_Worksheet3.xlsx"/><Relationship Id="rId3" Type="http://schemas.openxmlformats.org/officeDocument/2006/relationships/customXml" Target="../customXml/item3.xml"/><Relationship Id="rId21" Type="http://schemas.openxmlformats.org/officeDocument/2006/relationships/image" Target="media/image5.tmp"/><Relationship Id="rId34" Type="http://schemas.openxmlformats.org/officeDocument/2006/relationships/image" Target="media/image10.gif"/><Relationship Id="rId42" Type="http://schemas.openxmlformats.org/officeDocument/2006/relationships/header" Target="header1.xml"/><Relationship Id="rId47" Type="http://schemas.openxmlformats.org/officeDocument/2006/relationships/theme" Target="theme/theme1.xml"/><Relationship Id="rId50" Type="http://schemas.microsoft.com/office/2016/09/relationships/commentsIds" Target="commentsIds.xml"/><Relationship Id="rId7" Type="http://schemas.openxmlformats.org/officeDocument/2006/relationships/settings" Target="settings.xml"/><Relationship Id="rId12" Type="http://schemas.openxmlformats.org/officeDocument/2006/relationships/hyperlink" Target="https://us-apps2.hcl-axon.com/APSE/SCE_CSRP/Mgmt.nsf/DocUniqueKey/USDC-AQQMSL?OpenDocument" TargetMode="External"/><Relationship Id="rId17" Type="http://schemas.openxmlformats.org/officeDocument/2006/relationships/hyperlink" Target="https://us-apps2.hcl-axon.com/APSE/SCE_CSRP/DProcess.nsf/2c4e1f9759250dcd802571a4002f9f9f/462935419bd80acb882581a200590d59?OpenDocument" TargetMode="External"/><Relationship Id="rId25" Type="http://schemas.openxmlformats.org/officeDocument/2006/relationships/hyperlink" Target="https://us-apps2.hcl-axon.com/APSE/SCE_CSRP/DProcess.nsf/2c4e1f9759250dcd802571a4002f9f9f/462935419bd80acb882581a200590d59?OpenDocument" TargetMode="External"/><Relationship Id="rId33" Type="http://schemas.openxmlformats.org/officeDocument/2006/relationships/hyperlink" Target="https://us-apps2.hcl-axon.com/APSE/SCE_CSRP/Mgmt.nsf/DocUniqueKey/USDC-ANPN2C?OpenDocument" TargetMode="External"/><Relationship Id="rId38" Type="http://schemas.openxmlformats.org/officeDocument/2006/relationships/image" Target="media/image14.emf"/><Relationship Id="rId46"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us-apps2.hcl-axon.com/APSE/SCE_CSRP/DProcess.nsf/2c4e1f9759250dcd802571a4002f9f9f/462935419bd80acb882581a200590d59?OpenDocument" TargetMode="External"/><Relationship Id="rId20" Type="http://schemas.openxmlformats.org/officeDocument/2006/relationships/image" Target="media/image4.tmp"/><Relationship Id="rId29" Type="http://schemas.openxmlformats.org/officeDocument/2006/relationships/hyperlink" Target="https://us-apps2.hcl-axon.com/APSE/SCE_CSRP/DProcess.nsf/2c4e1f9759250dcd802571a4002f9f9f/462935419bd80acb882581a200590d59?OpenDocument" TargetMode="External"/><Relationship Id="rId41"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tmp"/><Relationship Id="rId32" Type="http://schemas.openxmlformats.org/officeDocument/2006/relationships/package" Target="embeddings/Microsoft_Visio_Drawing2.vsdx"/><Relationship Id="rId37" Type="http://schemas.openxmlformats.org/officeDocument/2006/relationships/image" Target="media/image13.png"/><Relationship Id="rId40" Type="http://schemas.openxmlformats.org/officeDocument/2006/relationships/image" Target="media/image15.emf"/><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us-apps2.hcl-axon.com/APSE/SCE_CSRP/DProcess.nsf/2c4e1f9759250dcd802571a4002f9f9f/40bae88e9eadc767882581a20022693d?OpenDocument" TargetMode="External"/><Relationship Id="rId23" Type="http://schemas.openxmlformats.org/officeDocument/2006/relationships/image" Target="cid:image007.png@01D3B24C.D05CAEF0" TargetMode="External"/><Relationship Id="rId28" Type="http://schemas.openxmlformats.org/officeDocument/2006/relationships/hyperlink" Target="https://us-apps2.hcl-axon.com/APSE/SCE_CSRP/DProcess.nsf/2c4e1f9759250dcd802571a4002f9f9f/462935419bd80acb882581a200590d59?OpenDocument" TargetMode="External"/><Relationship Id="rId36"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hyperlink" Target="https://us-apps2.hcl-axon.com/APSE/SCE_CSRP/DProcess.nsf/2c4e1f9759250dcd802571a4002f9f9f/462935419bd80acb882581a200590d59?OpenDocument" TargetMode="External"/><Relationship Id="rId31" Type="http://schemas.openxmlformats.org/officeDocument/2006/relationships/image" Target="media/image9.emf"/><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Visio_Drawing1.vsdx"/><Relationship Id="rId22" Type="http://schemas.openxmlformats.org/officeDocument/2006/relationships/image" Target="media/image6.png"/><Relationship Id="rId27" Type="http://schemas.openxmlformats.org/officeDocument/2006/relationships/hyperlink" Target="https://us-apps2.hcl-axon.com/APSE/SCE_CSRP/DProcess.nsf/2c4e1f9759250dcd802571a4002f9f9f/462935419bd80acb882581a200590d59?OpenDocument" TargetMode="External"/><Relationship Id="rId30" Type="http://schemas.openxmlformats.org/officeDocument/2006/relationships/hyperlink" Target="https://us-apps2.hcl-axon.com/APSE/SCE_CSRP/DProcess.nsf/2c4e1f9759250dcd802571a4002f9f9f/462935419bd80acb882581a200590d59?OpenDocument" TargetMode="External"/><Relationship Id="rId35" Type="http://schemas.openxmlformats.org/officeDocument/2006/relationships/image" Target="media/image11.png"/><Relationship Id="rId43"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7.jpeg"/><Relationship Id="rId1" Type="http://schemas.openxmlformats.org/officeDocument/2006/relationships/image" Target="media/image16.emf"/></Relationships>
</file>

<file path=word/_rels/header2.xml.rels><?xml version="1.0" encoding="UTF-8" standalone="yes"?>
<Relationships xmlns="http://schemas.openxmlformats.org/package/2006/relationships"><Relationship Id="rId2" Type="http://schemas.openxmlformats.org/officeDocument/2006/relationships/image" Target="media/image17.jpeg"/><Relationship Id="rId1" Type="http://schemas.openxmlformats.org/officeDocument/2006/relationships/image" Target="media/image16.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nh\Documents\SCE%20-%20Business%20Process%20Design%20Template%20v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478EB8C35E6040997CC87EAC7A87FF" ma:contentTypeVersion="12" ma:contentTypeDescription="Create a new document." ma:contentTypeScope="" ma:versionID="c6a93d1035d7acea20d44a3146ad0f4b">
  <xsd:schema xmlns:xsd="http://www.w3.org/2001/XMLSchema" xmlns:xs="http://www.w3.org/2001/XMLSchema" xmlns:p="http://schemas.microsoft.com/office/2006/metadata/properties" xmlns:ns2="24203cf6-3f29-4463-91b7-d72f2d53f95f" xmlns:ns3="2d323aa6-c215-480e-9789-c70ac6c40496" targetNamespace="http://schemas.microsoft.com/office/2006/metadata/properties" ma:root="true" ma:fieldsID="35edc35b0a3697f822d899636ea955cc" ns2:_="" ns3:_="">
    <xsd:import namespace="24203cf6-3f29-4463-91b7-d72f2d53f95f"/>
    <xsd:import namespace="2d323aa6-c215-480e-9789-c70ac6c40496"/>
    <xsd:element name="properties">
      <xsd:complexType>
        <xsd:sequence>
          <xsd:element name="documentManagement">
            <xsd:complexType>
              <xsd:all>
                <xsd:element ref="ns2:Org"/>
                <xsd:element ref="ns2:Phase" minOccurs="0"/>
                <xsd:element ref="ns2:Workstream" minOccurs="0"/>
                <xsd:element ref="ns2:Functuin" minOccurs="0"/>
                <xsd:element ref="ns2:Document_x0020_Type" minOccurs="0"/>
                <xsd:element ref="ns2:Additional_x0020_Tag_x0020_1" minOccurs="0"/>
                <xsd:element ref="ns2:Additional_x0020_Tag_x0020_2" minOccurs="0"/>
                <xsd:element ref="ns2:Additional_x0020_Tag_x0020_3" minOccurs="0"/>
                <xsd:element ref="ns3:MediaServiceMetadata" minOccurs="0"/>
                <xsd:element ref="ns3:MediaServiceFastMetadata"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203cf6-3f29-4463-91b7-d72f2d53f95f" elementFormDefault="qualified">
    <xsd:import namespace="http://schemas.microsoft.com/office/2006/documentManagement/types"/>
    <xsd:import namespace="http://schemas.microsoft.com/office/infopath/2007/PartnerControls"/>
    <xsd:element name="Org" ma:index="8" ma:displayName="Org" ma:default="CSRP" ma:internalName="Org">
      <xsd:simpleType>
        <xsd:restriction base="dms:Text">
          <xsd:maxLength value="255"/>
        </xsd:restriction>
      </xsd:simpleType>
    </xsd:element>
    <xsd:element name="Phase" ma:index="9" nillable="true" ma:displayName="Phase" ma:internalName="Phase">
      <xsd:complexType>
        <xsd:complexContent>
          <xsd:extension base="dms:MultiChoice">
            <xsd:sequence>
              <xsd:element name="Value" maxOccurs="unbounded" minOccurs="0" nillable="true">
                <xsd:simpleType>
                  <xsd:restriction base="dms:Choice">
                    <xsd:enumeration value="Technology Assessment"/>
                    <xsd:enumeration value="Planning"/>
                    <xsd:enumeration value="Plan &amp; Analyze"/>
                    <xsd:enumeration value="Design"/>
                    <xsd:enumeration value="Build"/>
                    <xsd:enumeration value="Test"/>
                    <xsd:enumeration value="Deploy"/>
                    <xsd:enumeration value="Stabilize"/>
                    <xsd:enumeration value="Closing"/>
                  </xsd:restriction>
                </xsd:simpleType>
              </xsd:element>
            </xsd:sequence>
          </xsd:extension>
        </xsd:complexContent>
      </xsd:complexType>
    </xsd:element>
    <xsd:element name="Workstream" ma:index="10" nillable="true" ma:displayName="Workstream" ma:format="Dropdown" ma:internalName="Workstream">
      <xsd:simpleType>
        <xsd:restriction base="dms:Choice">
          <xsd:enumeration value="PMO"/>
          <xsd:enumeration value="Controls &amp; Compliance"/>
          <xsd:enumeration value="Business Process Development"/>
          <xsd:enumeration value="Data Conversion"/>
          <xsd:enumeration value="Organizational Readiness"/>
          <xsd:enumeration value="Technology &amp; Integration"/>
          <xsd:enumeration value="TBD"/>
        </xsd:restriction>
      </xsd:simpleType>
    </xsd:element>
    <xsd:element name="Functuin" ma:index="11" nillable="true" ma:displayName="Function" ma:internalName="Functuin">
      <xsd:complexType>
        <xsd:complexContent>
          <xsd:extension base="dms:MultiChoice">
            <xsd:sequence>
              <xsd:element name="Value" maxOccurs="unbounded" minOccurs="0" nillable="true">
                <xsd:simpleType>
                  <xsd:restriction base="dms:Choice">
                    <xsd:enumeration value="Analytics &amp; Reporting"/>
                    <xsd:enumeration value="Architecture"/>
                    <xsd:enumeration value="Assessments &amp; Deliverables"/>
                    <xsd:enumeration value="Benefit Realization"/>
                    <xsd:enumeration value="Case Management"/>
                    <xsd:enumeration value="Communication"/>
                    <xsd:enumeration value="Controls &amp; Compliance"/>
                    <xsd:enumeration value="Credit &amp; Collection"/>
                    <xsd:enumeration value="Customer Interaction Management"/>
                    <xsd:enumeration value="Data Governance"/>
                    <xsd:enumeration value="Data Governance (PII)"/>
                    <xsd:enumeration value="Data Migration/Conversion"/>
                    <xsd:enumeration value="Data Migration/Conversion (PII)"/>
                    <xsd:enumeration value="Data Quality"/>
                    <xsd:enumeration value="Data Quality (PII)"/>
                    <xsd:enumeration value="Device &amp; Field"/>
                    <xsd:enumeration value="Finance (BP)"/>
                    <xsd:enumeration value="Finance (PMO)"/>
                    <xsd:enumeration value="Integration &amp; Governance"/>
                    <xsd:enumeration value="OCM"/>
                    <xsd:enumeration value="On/Off Boarding"/>
                    <xsd:enumeration value="Organizational Readiness"/>
                    <xsd:enumeration value="Outreach &amp; Program Operations"/>
                    <xsd:enumeration value="Payments"/>
                    <xsd:enumeration value="PMO"/>
                    <xsd:enumeration value="Products &amp; Programs"/>
                    <xsd:enumeration value="Regulaty"/>
                    <xsd:enumeration value="Risk &amp; Controls"/>
                    <xsd:enumeration value="Sourcing"/>
                    <xsd:enumeration value="Staffing &amp; Org Design"/>
                    <xsd:enumeration value="Technology &amp; Integration"/>
                    <xsd:enumeration value="Training"/>
                    <xsd:enumeration value="Usage &amp; Billing"/>
                    <xsd:enumeration value="TBD"/>
                  </xsd:restriction>
                </xsd:simpleType>
              </xsd:element>
            </xsd:sequence>
          </xsd:extension>
        </xsd:complexContent>
      </xsd:complexType>
    </xsd:element>
    <xsd:element name="Document_x0020_Type" ma:index="12" nillable="true" ma:displayName="Document Type" ma:format="Dropdown" ma:internalName="Document_x0020_Type">
      <xsd:simpleType>
        <xsd:restriction base="dms:Choice">
          <xsd:enumeration value="Supporting Document"/>
          <xsd:enumeration value="Deliverable"/>
          <xsd:enumeration value="Current Working Copy"/>
          <xsd:enumeration value="TBD"/>
        </xsd:restriction>
      </xsd:simpleType>
    </xsd:element>
    <xsd:element name="Additional_x0020_Tag_x0020_1" ma:index="13" nillable="true" ma:displayName="Additional Tag 1" ma:description="one or two words for user to easily identify document" ma:internalName="Additional_x0020_Tag_x0020_1">
      <xsd:simpleType>
        <xsd:restriction base="dms:Text">
          <xsd:maxLength value="255"/>
        </xsd:restriction>
      </xsd:simpleType>
    </xsd:element>
    <xsd:element name="Additional_x0020_Tag_x0020_2" ma:index="14" nillable="true" ma:displayName="Additional Tag 2" ma:description="one or two words for user to easily identify document" ma:internalName="Additional_x0020_Tag_x0020_2">
      <xsd:simpleType>
        <xsd:restriction base="dms:Text">
          <xsd:maxLength value="255"/>
        </xsd:restriction>
      </xsd:simpleType>
    </xsd:element>
    <xsd:element name="Additional_x0020_Tag_x0020_3" ma:index="15" nillable="true" ma:displayName="Additional Tag 3" ma:description="one or two words for user to easily identify document" ma:internalName="Additional_x0020_Tag_x0020_3">
      <xsd:simpleType>
        <xsd:restriction base="dms:Text">
          <xsd:maxLength value="255"/>
        </xsd:restriction>
      </xsd:simple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323aa6-c215-480e-9789-c70ac6c40496" elementFormDefault="qualified">
    <xsd:import namespace="http://schemas.microsoft.com/office/2006/documentManagement/types"/>
    <xsd:import namespace="http://schemas.microsoft.com/office/infopath/2007/PartnerControls"/>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Functuin xmlns="24203cf6-3f29-4463-91b7-d72f2d53f95f">
      <Value>Customer Interaction Management</Value>
    </Functuin>
    <Phase xmlns="24203cf6-3f29-4463-91b7-d72f2d53f95f">
      <Value>Design</Value>
    </Phase>
    <Document_x0020_Type xmlns="24203cf6-3f29-4463-91b7-d72f2d53f95f">Supporting Document</Document_x0020_Type>
    <Additional_x0020_Tag_x0020_2 xmlns="24203cf6-3f29-4463-91b7-d72f2d53f95f" xsi:nil="true"/>
    <Workstream xmlns="24203cf6-3f29-4463-91b7-d72f2d53f95f">Business Process Development</Workstream>
    <Additional_x0020_Tag_x0020_3 xmlns="24203cf6-3f29-4463-91b7-d72f2d53f95f" xsi:nil="true"/>
    <Org xmlns="24203cf6-3f29-4463-91b7-d72f2d53f95f">CSRP</Org>
    <Additional_x0020_Tag_x0020_1 xmlns="24203cf6-3f29-4463-91b7-d72f2d53f95f"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157E7E-369F-4EA2-9BD2-4EB4AC0F21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203cf6-3f29-4463-91b7-d72f2d53f95f"/>
    <ds:schemaRef ds:uri="2d323aa6-c215-480e-9789-c70ac6c404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F43BED-601E-46A5-B547-B979E2565224}">
  <ds:schemaRefs>
    <ds:schemaRef ds:uri="http://schemas.microsoft.com/sharepoint/v3/contenttype/forms"/>
  </ds:schemaRefs>
</ds:datastoreItem>
</file>

<file path=customXml/itemProps3.xml><?xml version="1.0" encoding="utf-8"?>
<ds:datastoreItem xmlns:ds="http://schemas.openxmlformats.org/officeDocument/2006/customXml" ds:itemID="{ED3AFD8B-543E-48B1-885E-87DA640F15E3}">
  <ds:schemaRefs>
    <ds:schemaRef ds:uri="http://schemas.microsoft.com/office/2006/metadata/properties"/>
    <ds:schemaRef ds:uri="24203cf6-3f29-4463-91b7-d72f2d53f95f"/>
  </ds:schemaRefs>
</ds:datastoreItem>
</file>

<file path=customXml/itemProps4.xml><?xml version="1.0" encoding="utf-8"?>
<ds:datastoreItem xmlns:ds="http://schemas.openxmlformats.org/officeDocument/2006/customXml" ds:itemID="{78CC0921-4B74-4695-AB40-2F5C17E33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SCE - Business Process Design Template v1.dotx</Template>
  <TotalTime>904</TotalTime>
  <Pages>1</Pages>
  <Words>5588</Words>
  <Characters>31857</Characters>
  <Application>Microsoft Office Word</Application>
  <DocSecurity>0</DocSecurity>
  <Lines>265</Lines>
  <Paragraphs>74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Direct Energy Global Role Design</vt:lpstr>
      <vt:lpstr>SAP User Access Guidelines and Procedures v1.3</vt:lpstr>
    </vt:vector>
  </TitlesOfParts>
  <Company>ITT</Company>
  <LinksUpToDate>false</LinksUpToDate>
  <CharactersWithSpaces>37371</CharactersWithSpaces>
  <SharedDoc>false</SharedDoc>
  <HLinks>
    <vt:vector size="618" baseType="variant">
      <vt:variant>
        <vt:i4>5177432</vt:i4>
      </vt:variant>
      <vt:variant>
        <vt:i4>582</vt:i4>
      </vt:variant>
      <vt:variant>
        <vt:i4>0</vt:i4>
      </vt:variant>
      <vt:variant>
        <vt:i4>5</vt:i4>
      </vt:variant>
      <vt:variant>
        <vt:lpwstr>http://ts1.pro.intra/sites/GLISgSAPPrSv/Auth/Forms/ByDocType.aspx</vt:lpwstr>
      </vt:variant>
      <vt:variant>
        <vt:lpwstr/>
      </vt:variant>
      <vt:variant>
        <vt:i4>5177432</vt:i4>
      </vt:variant>
      <vt:variant>
        <vt:i4>576</vt:i4>
      </vt:variant>
      <vt:variant>
        <vt:i4>0</vt:i4>
      </vt:variant>
      <vt:variant>
        <vt:i4>5</vt:i4>
      </vt:variant>
      <vt:variant>
        <vt:lpwstr>http://ts1.pro.intra/sites/GLISgSAPPrSv/Auth/Forms/ByDocType.aspx</vt:lpwstr>
      </vt:variant>
      <vt:variant>
        <vt:lpwstr/>
      </vt:variant>
      <vt:variant>
        <vt:i4>5177432</vt:i4>
      </vt:variant>
      <vt:variant>
        <vt:i4>573</vt:i4>
      </vt:variant>
      <vt:variant>
        <vt:i4>0</vt:i4>
      </vt:variant>
      <vt:variant>
        <vt:i4>5</vt:i4>
      </vt:variant>
      <vt:variant>
        <vt:lpwstr>http://ts1.pro.intra/sites/GLISgSAPPrSv/Auth/Forms/ByDocType.aspx</vt:lpwstr>
      </vt:variant>
      <vt:variant>
        <vt:lpwstr/>
      </vt:variant>
      <vt:variant>
        <vt:i4>1048644</vt:i4>
      </vt:variant>
      <vt:variant>
        <vt:i4>564</vt:i4>
      </vt:variant>
      <vt:variant>
        <vt:i4>0</vt:i4>
      </vt:variant>
      <vt:variant>
        <vt:i4>5</vt:i4>
      </vt:variant>
      <vt:variant>
        <vt:lpwstr>http://ts1.pro.intra/sites/GLISgSAPPrSv/Auth/Critical Tcode Mapping v0.1.xls</vt:lpwstr>
      </vt:variant>
      <vt:variant>
        <vt:lpwstr/>
      </vt:variant>
      <vt:variant>
        <vt:i4>1048644</vt:i4>
      </vt:variant>
      <vt:variant>
        <vt:i4>561</vt:i4>
      </vt:variant>
      <vt:variant>
        <vt:i4>0</vt:i4>
      </vt:variant>
      <vt:variant>
        <vt:i4>5</vt:i4>
      </vt:variant>
      <vt:variant>
        <vt:lpwstr>http://ts1.pro.intra/sites/GLISgSAPPrSv/Auth/Critical Tcode Mapping v0.1.xls</vt:lpwstr>
      </vt:variant>
      <vt:variant>
        <vt:lpwstr/>
      </vt:variant>
      <vt:variant>
        <vt:i4>1441809</vt:i4>
      </vt:variant>
      <vt:variant>
        <vt:i4>558</vt:i4>
      </vt:variant>
      <vt:variant>
        <vt:i4>0</vt:i4>
      </vt:variant>
      <vt:variant>
        <vt:i4>5</vt:i4>
      </vt:variant>
      <vt:variant>
        <vt:lpwstr>http://ts1.pro.intra/sites/GLISgSAPPrSv/Auth/request_reason_tmpl.01.txt</vt:lpwstr>
      </vt:variant>
      <vt:variant>
        <vt:lpwstr/>
      </vt:variant>
      <vt:variant>
        <vt:i4>5177432</vt:i4>
      </vt:variant>
      <vt:variant>
        <vt:i4>555</vt:i4>
      </vt:variant>
      <vt:variant>
        <vt:i4>0</vt:i4>
      </vt:variant>
      <vt:variant>
        <vt:i4>5</vt:i4>
      </vt:variant>
      <vt:variant>
        <vt:lpwstr>http://ts1.pro.intra/sites/GLISgSAPPrSv/Auth/Forms/ByDocType.aspx</vt:lpwstr>
      </vt:variant>
      <vt:variant>
        <vt:lpwstr/>
      </vt:variant>
      <vt:variant>
        <vt:i4>5177432</vt:i4>
      </vt:variant>
      <vt:variant>
        <vt:i4>552</vt:i4>
      </vt:variant>
      <vt:variant>
        <vt:i4>0</vt:i4>
      </vt:variant>
      <vt:variant>
        <vt:i4>5</vt:i4>
      </vt:variant>
      <vt:variant>
        <vt:lpwstr>http://ts1.pro.intra/sites/GLISgSAPPrSv/Auth/Forms/ByDocType.aspx</vt:lpwstr>
      </vt:variant>
      <vt:variant>
        <vt:lpwstr/>
      </vt:variant>
      <vt:variant>
        <vt:i4>5177432</vt:i4>
      </vt:variant>
      <vt:variant>
        <vt:i4>549</vt:i4>
      </vt:variant>
      <vt:variant>
        <vt:i4>0</vt:i4>
      </vt:variant>
      <vt:variant>
        <vt:i4>5</vt:i4>
      </vt:variant>
      <vt:variant>
        <vt:lpwstr>http://ts1.pro.intra/sites/GLISgSAPPrSv/Auth/Forms/ByDocType.aspx</vt:lpwstr>
      </vt:variant>
      <vt:variant>
        <vt:lpwstr/>
      </vt:variant>
      <vt:variant>
        <vt:i4>524359</vt:i4>
      </vt:variant>
      <vt:variant>
        <vt:i4>543</vt:i4>
      </vt:variant>
      <vt:variant>
        <vt:i4>0</vt:i4>
      </vt:variant>
      <vt:variant>
        <vt:i4>5</vt:i4>
      </vt:variant>
      <vt:variant>
        <vt:lpwstr>http://ts1.pro.intra/sites/GLISgSAPPrSv/Auth/Foundation - SAP authorization request form.zip</vt:lpwstr>
      </vt:variant>
      <vt:variant>
        <vt:lpwstr/>
      </vt:variant>
      <vt:variant>
        <vt:i4>5177432</vt:i4>
      </vt:variant>
      <vt:variant>
        <vt:i4>540</vt:i4>
      </vt:variant>
      <vt:variant>
        <vt:i4>0</vt:i4>
      </vt:variant>
      <vt:variant>
        <vt:i4>5</vt:i4>
      </vt:variant>
      <vt:variant>
        <vt:lpwstr>http://ts1.pro.intra/sites/GLISgSAPPrSv/Auth/Forms/ByDocType.aspx</vt:lpwstr>
      </vt:variant>
      <vt:variant>
        <vt:lpwstr/>
      </vt:variant>
      <vt:variant>
        <vt:i4>393290</vt:i4>
      </vt:variant>
      <vt:variant>
        <vt:i4>537</vt:i4>
      </vt:variant>
      <vt:variant>
        <vt:i4>0</vt:i4>
      </vt:variant>
      <vt:variant>
        <vt:i4>5</vt:i4>
      </vt:variant>
      <vt:variant>
        <vt:lpwstr>http://big4guy.com/index.php/2006/07/27/composite_authorization_profiles_in_sap</vt:lpwstr>
      </vt:variant>
      <vt:variant>
        <vt:lpwstr/>
      </vt:variant>
      <vt:variant>
        <vt:i4>1179711</vt:i4>
      </vt:variant>
      <vt:variant>
        <vt:i4>530</vt:i4>
      </vt:variant>
      <vt:variant>
        <vt:i4>0</vt:i4>
      </vt:variant>
      <vt:variant>
        <vt:i4>5</vt:i4>
      </vt:variant>
      <vt:variant>
        <vt:lpwstr/>
      </vt:variant>
      <vt:variant>
        <vt:lpwstr>_Toc241647805</vt:lpwstr>
      </vt:variant>
      <vt:variant>
        <vt:i4>1179711</vt:i4>
      </vt:variant>
      <vt:variant>
        <vt:i4>524</vt:i4>
      </vt:variant>
      <vt:variant>
        <vt:i4>0</vt:i4>
      </vt:variant>
      <vt:variant>
        <vt:i4>5</vt:i4>
      </vt:variant>
      <vt:variant>
        <vt:lpwstr/>
      </vt:variant>
      <vt:variant>
        <vt:lpwstr>_Toc241647804</vt:lpwstr>
      </vt:variant>
      <vt:variant>
        <vt:i4>1179711</vt:i4>
      </vt:variant>
      <vt:variant>
        <vt:i4>518</vt:i4>
      </vt:variant>
      <vt:variant>
        <vt:i4>0</vt:i4>
      </vt:variant>
      <vt:variant>
        <vt:i4>5</vt:i4>
      </vt:variant>
      <vt:variant>
        <vt:lpwstr/>
      </vt:variant>
      <vt:variant>
        <vt:lpwstr>_Toc241647803</vt:lpwstr>
      </vt:variant>
      <vt:variant>
        <vt:i4>1179711</vt:i4>
      </vt:variant>
      <vt:variant>
        <vt:i4>512</vt:i4>
      </vt:variant>
      <vt:variant>
        <vt:i4>0</vt:i4>
      </vt:variant>
      <vt:variant>
        <vt:i4>5</vt:i4>
      </vt:variant>
      <vt:variant>
        <vt:lpwstr/>
      </vt:variant>
      <vt:variant>
        <vt:lpwstr>_Toc241647802</vt:lpwstr>
      </vt:variant>
      <vt:variant>
        <vt:i4>1179711</vt:i4>
      </vt:variant>
      <vt:variant>
        <vt:i4>506</vt:i4>
      </vt:variant>
      <vt:variant>
        <vt:i4>0</vt:i4>
      </vt:variant>
      <vt:variant>
        <vt:i4>5</vt:i4>
      </vt:variant>
      <vt:variant>
        <vt:lpwstr/>
      </vt:variant>
      <vt:variant>
        <vt:lpwstr>_Toc241647801</vt:lpwstr>
      </vt:variant>
      <vt:variant>
        <vt:i4>1179711</vt:i4>
      </vt:variant>
      <vt:variant>
        <vt:i4>500</vt:i4>
      </vt:variant>
      <vt:variant>
        <vt:i4>0</vt:i4>
      </vt:variant>
      <vt:variant>
        <vt:i4>5</vt:i4>
      </vt:variant>
      <vt:variant>
        <vt:lpwstr/>
      </vt:variant>
      <vt:variant>
        <vt:lpwstr>_Toc241647800</vt:lpwstr>
      </vt:variant>
      <vt:variant>
        <vt:i4>1769520</vt:i4>
      </vt:variant>
      <vt:variant>
        <vt:i4>494</vt:i4>
      </vt:variant>
      <vt:variant>
        <vt:i4>0</vt:i4>
      </vt:variant>
      <vt:variant>
        <vt:i4>5</vt:i4>
      </vt:variant>
      <vt:variant>
        <vt:lpwstr/>
      </vt:variant>
      <vt:variant>
        <vt:lpwstr>_Toc241647799</vt:lpwstr>
      </vt:variant>
      <vt:variant>
        <vt:i4>1769520</vt:i4>
      </vt:variant>
      <vt:variant>
        <vt:i4>488</vt:i4>
      </vt:variant>
      <vt:variant>
        <vt:i4>0</vt:i4>
      </vt:variant>
      <vt:variant>
        <vt:i4>5</vt:i4>
      </vt:variant>
      <vt:variant>
        <vt:lpwstr/>
      </vt:variant>
      <vt:variant>
        <vt:lpwstr>_Toc241647798</vt:lpwstr>
      </vt:variant>
      <vt:variant>
        <vt:i4>1769520</vt:i4>
      </vt:variant>
      <vt:variant>
        <vt:i4>482</vt:i4>
      </vt:variant>
      <vt:variant>
        <vt:i4>0</vt:i4>
      </vt:variant>
      <vt:variant>
        <vt:i4>5</vt:i4>
      </vt:variant>
      <vt:variant>
        <vt:lpwstr/>
      </vt:variant>
      <vt:variant>
        <vt:lpwstr>_Toc241647797</vt:lpwstr>
      </vt:variant>
      <vt:variant>
        <vt:i4>1769520</vt:i4>
      </vt:variant>
      <vt:variant>
        <vt:i4>476</vt:i4>
      </vt:variant>
      <vt:variant>
        <vt:i4>0</vt:i4>
      </vt:variant>
      <vt:variant>
        <vt:i4>5</vt:i4>
      </vt:variant>
      <vt:variant>
        <vt:lpwstr/>
      </vt:variant>
      <vt:variant>
        <vt:lpwstr>_Toc241647796</vt:lpwstr>
      </vt:variant>
      <vt:variant>
        <vt:i4>1769520</vt:i4>
      </vt:variant>
      <vt:variant>
        <vt:i4>470</vt:i4>
      </vt:variant>
      <vt:variant>
        <vt:i4>0</vt:i4>
      </vt:variant>
      <vt:variant>
        <vt:i4>5</vt:i4>
      </vt:variant>
      <vt:variant>
        <vt:lpwstr/>
      </vt:variant>
      <vt:variant>
        <vt:lpwstr>_Toc241647795</vt:lpwstr>
      </vt:variant>
      <vt:variant>
        <vt:i4>1769520</vt:i4>
      </vt:variant>
      <vt:variant>
        <vt:i4>464</vt:i4>
      </vt:variant>
      <vt:variant>
        <vt:i4>0</vt:i4>
      </vt:variant>
      <vt:variant>
        <vt:i4>5</vt:i4>
      </vt:variant>
      <vt:variant>
        <vt:lpwstr/>
      </vt:variant>
      <vt:variant>
        <vt:lpwstr>_Toc241647794</vt:lpwstr>
      </vt:variant>
      <vt:variant>
        <vt:i4>1769520</vt:i4>
      </vt:variant>
      <vt:variant>
        <vt:i4>458</vt:i4>
      </vt:variant>
      <vt:variant>
        <vt:i4>0</vt:i4>
      </vt:variant>
      <vt:variant>
        <vt:i4>5</vt:i4>
      </vt:variant>
      <vt:variant>
        <vt:lpwstr/>
      </vt:variant>
      <vt:variant>
        <vt:lpwstr>_Toc241647793</vt:lpwstr>
      </vt:variant>
      <vt:variant>
        <vt:i4>1769520</vt:i4>
      </vt:variant>
      <vt:variant>
        <vt:i4>452</vt:i4>
      </vt:variant>
      <vt:variant>
        <vt:i4>0</vt:i4>
      </vt:variant>
      <vt:variant>
        <vt:i4>5</vt:i4>
      </vt:variant>
      <vt:variant>
        <vt:lpwstr/>
      </vt:variant>
      <vt:variant>
        <vt:lpwstr>_Toc241647792</vt:lpwstr>
      </vt:variant>
      <vt:variant>
        <vt:i4>1769520</vt:i4>
      </vt:variant>
      <vt:variant>
        <vt:i4>446</vt:i4>
      </vt:variant>
      <vt:variant>
        <vt:i4>0</vt:i4>
      </vt:variant>
      <vt:variant>
        <vt:i4>5</vt:i4>
      </vt:variant>
      <vt:variant>
        <vt:lpwstr/>
      </vt:variant>
      <vt:variant>
        <vt:lpwstr>_Toc241647791</vt:lpwstr>
      </vt:variant>
      <vt:variant>
        <vt:i4>1769520</vt:i4>
      </vt:variant>
      <vt:variant>
        <vt:i4>440</vt:i4>
      </vt:variant>
      <vt:variant>
        <vt:i4>0</vt:i4>
      </vt:variant>
      <vt:variant>
        <vt:i4>5</vt:i4>
      </vt:variant>
      <vt:variant>
        <vt:lpwstr/>
      </vt:variant>
      <vt:variant>
        <vt:lpwstr>_Toc241647790</vt:lpwstr>
      </vt:variant>
      <vt:variant>
        <vt:i4>1703984</vt:i4>
      </vt:variant>
      <vt:variant>
        <vt:i4>434</vt:i4>
      </vt:variant>
      <vt:variant>
        <vt:i4>0</vt:i4>
      </vt:variant>
      <vt:variant>
        <vt:i4>5</vt:i4>
      </vt:variant>
      <vt:variant>
        <vt:lpwstr/>
      </vt:variant>
      <vt:variant>
        <vt:lpwstr>_Toc241647789</vt:lpwstr>
      </vt:variant>
      <vt:variant>
        <vt:i4>1703984</vt:i4>
      </vt:variant>
      <vt:variant>
        <vt:i4>428</vt:i4>
      </vt:variant>
      <vt:variant>
        <vt:i4>0</vt:i4>
      </vt:variant>
      <vt:variant>
        <vt:i4>5</vt:i4>
      </vt:variant>
      <vt:variant>
        <vt:lpwstr/>
      </vt:variant>
      <vt:variant>
        <vt:lpwstr>_Toc241647788</vt:lpwstr>
      </vt:variant>
      <vt:variant>
        <vt:i4>1703984</vt:i4>
      </vt:variant>
      <vt:variant>
        <vt:i4>422</vt:i4>
      </vt:variant>
      <vt:variant>
        <vt:i4>0</vt:i4>
      </vt:variant>
      <vt:variant>
        <vt:i4>5</vt:i4>
      </vt:variant>
      <vt:variant>
        <vt:lpwstr/>
      </vt:variant>
      <vt:variant>
        <vt:lpwstr>_Toc241647787</vt:lpwstr>
      </vt:variant>
      <vt:variant>
        <vt:i4>1703984</vt:i4>
      </vt:variant>
      <vt:variant>
        <vt:i4>416</vt:i4>
      </vt:variant>
      <vt:variant>
        <vt:i4>0</vt:i4>
      </vt:variant>
      <vt:variant>
        <vt:i4>5</vt:i4>
      </vt:variant>
      <vt:variant>
        <vt:lpwstr/>
      </vt:variant>
      <vt:variant>
        <vt:lpwstr>_Toc241647786</vt:lpwstr>
      </vt:variant>
      <vt:variant>
        <vt:i4>1703984</vt:i4>
      </vt:variant>
      <vt:variant>
        <vt:i4>410</vt:i4>
      </vt:variant>
      <vt:variant>
        <vt:i4>0</vt:i4>
      </vt:variant>
      <vt:variant>
        <vt:i4>5</vt:i4>
      </vt:variant>
      <vt:variant>
        <vt:lpwstr/>
      </vt:variant>
      <vt:variant>
        <vt:lpwstr>_Toc241647785</vt:lpwstr>
      </vt:variant>
      <vt:variant>
        <vt:i4>1703984</vt:i4>
      </vt:variant>
      <vt:variant>
        <vt:i4>404</vt:i4>
      </vt:variant>
      <vt:variant>
        <vt:i4>0</vt:i4>
      </vt:variant>
      <vt:variant>
        <vt:i4>5</vt:i4>
      </vt:variant>
      <vt:variant>
        <vt:lpwstr/>
      </vt:variant>
      <vt:variant>
        <vt:lpwstr>_Toc241647784</vt:lpwstr>
      </vt:variant>
      <vt:variant>
        <vt:i4>1703984</vt:i4>
      </vt:variant>
      <vt:variant>
        <vt:i4>398</vt:i4>
      </vt:variant>
      <vt:variant>
        <vt:i4>0</vt:i4>
      </vt:variant>
      <vt:variant>
        <vt:i4>5</vt:i4>
      </vt:variant>
      <vt:variant>
        <vt:lpwstr/>
      </vt:variant>
      <vt:variant>
        <vt:lpwstr>_Toc241647783</vt:lpwstr>
      </vt:variant>
      <vt:variant>
        <vt:i4>1703984</vt:i4>
      </vt:variant>
      <vt:variant>
        <vt:i4>392</vt:i4>
      </vt:variant>
      <vt:variant>
        <vt:i4>0</vt:i4>
      </vt:variant>
      <vt:variant>
        <vt:i4>5</vt:i4>
      </vt:variant>
      <vt:variant>
        <vt:lpwstr/>
      </vt:variant>
      <vt:variant>
        <vt:lpwstr>_Toc241647782</vt:lpwstr>
      </vt:variant>
      <vt:variant>
        <vt:i4>1703984</vt:i4>
      </vt:variant>
      <vt:variant>
        <vt:i4>386</vt:i4>
      </vt:variant>
      <vt:variant>
        <vt:i4>0</vt:i4>
      </vt:variant>
      <vt:variant>
        <vt:i4>5</vt:i4>
      </vt:variant>
      <vt:variant>
        <vt:lpwstr/>
      </vt:variant>
      <vt:variant>
        <vt:lpwstr>_Toc241647781</vt:lpwstr>
      </vt:variant>
      <vt:variant>
        <vt:i4>1703984</vt:i4>
      </vt:variant>
      <vt:variant>
        <vt:i4>380</vt:i4>
      </vt:variant>
      <vt:variant>
        <vt:i4>0</vt:i4>
      </vt:variant>
      <vt:variant>
        <vt:i4>5</vt:i4>
      </vt:variant>
      <vt:variant>
        <vt:lpwstr/>
      </vt:variant>
      <vt:variant>
        <vt:lpwstr>_Toc241647780</vt:lpwstr>
      </vt:variant>
      <vt:variant>
        <vt:i4>1376304</vt:i4>
      </vt:variant>
      <vt:variant>
        <vt:i4>374</vt:i4>
      </vt:variant>
      <vt:variant>
        <vt:i4>0</vt:i4>
      </vt:variant>
      <vt:variant>
        <vt:i4>5</vt:i4>
      </vt:variant>
      <vt:variant>
        <vt:lpwstr/>
      </vt:variant>
      <vt:variant>
        <vt:lpwstr>_Toc241647779</vt:lpwstr>
      </vt:variant>
      <vt:variant>
        <vt:i4>1376304</vt:i4>
      </vt:variant>
      <vt:variant>
        <vt:i4>368</vt:i4>
      </vt:variant>
      <vt:variant>
        <vt:i4>0</vt:i4>
      </vt:variant>
      <vt:variant>
        <vt:i4>5</vt:i4>
      </vt:variant>
      <vt:variant>
        <vt:lpwstr/>
      </vt:variant>
      <vt:variant>
        <vt:lpwstr>_Toc241647778</vt:lpwstr>
      </vt:variant>
      <vt:variant>
        <vt:i4>1376304</vt:i4>
      </vt:variant>
      <vt:variant>
        <vt:i4>362</vt:i4>
      </vt:variant>
      <vt:variant>
        <vt:i4>0</vt:i4>
      </vt:variant>
      <vt:variant>
        <vt:i4>5</vt:i4>
      </vt:variant>
      <vt:variant>
        <vt:lpwstr/>
      </vt:variant>
      <vt:variant>
        <vt:lpwstr>_Toc241647777</vt:lpwstr>
      </vt:variant>
      <vt:variant>
        <vt:i4>1376304</vt:i4>
      </vt:variant>
      <vt:variant>
        <vt:i4>356</vt:i4>
      </vt:variant>
      <vt:variant>
        <vt:i4>0</vt:i4>
      </vt:variant>
      <vt:variant>
        <vt:i4>5</vt:i4>
      </vt:variant>
      <vt:variant>
        <vt:lpwstr/>
      </vt:variant>
      <vt:variant>
        <vt:lpwstr>_Toc241647776</vt:lpwstr>
      </vt:variant>
      <vt:variant>
        <vt:i4>1376304</vt:i4>
      </vt:variant>
      <vt:variant>
        <vt:i4>350</vt:i4>
      </vt:variant>
      <vt:variant>
        <vt:i4>0</vt:i4>
      </vt:variant>
      <vt:variant>
        <vt:i4>5</vt:i4>
      </vt:variant>
      <vt:variant>
        <vt:lpwstr/>
      </vt:variant>
      <vt:variant>
        <vt:lpwstr>_Toc241647775</vt:lpwstr>
      </vt:variant>
      <vt:variant>
        <vt:i4>1376304</vt:i4>
      </vt:variant>
      <vt:variant>
        <vt:i4>344</vt:i4>
      </vt:variant>
      <vt:variant>
        <vt:i4>0</vt:i4>
      </vt:variant>
      <vt:variant>
        <vt:i4>5</vt:i4>
      </vt:variant>
      <vt:variant>
        <vt:lpwstr/>
      </vt:variant>
      <vt:variant>
        <vt:lpwstr>_Toc241647774</vt:lpwstr>
      </vt:variant>
      <vt:variant>
        <vt:i4>1376304</vt:i4>
      </vt:variant>
      <vt:variant>
        <vt:i4>338</vt:i4>
      </vt:variant>
      <vt:variant>
        <vt:i4>0</vt:i4>
      </vt:variant>
      <vt:variant>
        <vt:i4>5</vt:i4>
      </vt:variant>
      <vt:variant>
        <vt:lpwstr/>
      </vt:variant>
      <vt:variant>
        <vt:lpwstr>_Toc241647773</vt:lpwstr>
      </vt:variant>
      <vt:variant>
        <vt:i4>1376304</vt:i4>
      </vt:variant>
      <vt:variant>
        <vt:i4>332</vt:i4>
      </vt:variant>
      <vt:variant>
        <vt:i4>0</vt:i4>
      </vt:variant>
      <vt:variant>
        <vt:i4>5</vt:i4>
      </vt:variant>
      <vt:variant>
        <vt:lpwstr/>
      </vt:variant>
      <vt:variant>
        <vt:lpwstr>_Toc241647772</vt:lpwstr>
      </vt:variant>
      <vt:variant>
        <vt:i4>1376304</vt:i4>
      </vt:variant>
      <vt:variant>
        <vt:i4>326</vt:i4>
      </vt:variant>
      <vt:variant>
        <vt:i4>0</vt:i4>
      </vt:variant>
      <vt:variant>
        <vt:i4>5</vt:i4>
      </vt:variant>
      <vt:variant>
        <vt:lpwstr/>
      </vt:variant>
      <vt:variant>
        <vt:lpwstr>_Toc241647771</vt:lpwstr>
      </vt:variant>
      <vt:variant>
        <vt:i4>1376304</vt:i4>
      </vt:variant>
      <vt:variant>
        <vt:i4>320</vt:i4>
      </vt:variant>
      <vt:variant>
        <vt:i4>0</vt:i4>
      </vt:variant>
      <vt:variant>
        <vt:i4>5</vt:i4>
      </vt:variant>
      <vt:variant>
        <vt:lpwstr/>
      </vt:variant>
      <vt:variant>
        <vt:lpwstr>_Toc241647770</vt:lpwstr>
      </vt:variant>
      <vt:variant>
        <vt:i4>1310768</vt:i4>
      </vt:variant>
      <vt:variant>
        <vt:i4>314</vt:i4>
      </vt:variant>
      <vt:variant>
        <vt:i4>0</vt:i4>
      </vt:variant>
      <vt:variant>
        <vt:i4>5</vt:i4>
      </vt:variant>
      <vt:variant>
        <vt:lpwstr/>
      </vt:variant>
      <vt:variant>
        <vt:lpwstr>_Toc241647769</vt:lpwstr>
      </vt:variant>
      <vt:variant>
        <vt:i4>1310768</vt:i4>
      </vt:variant>
      <vt:variant>
        <vt:i4>308</vt:i4>
      </vt:variant>
      <vt:variant>
        <vt:i4>0</vt:i4>
      </vt:variant>
      <vt:variant>
        <vt:i4>5</vt:i4>
      </vt:variant>
      <vt:variant>
        <vt:lpwstr/>
      </vt:variant>
      <vt:variant>
        <vt:lpwstr>_Toc241647768</vt:lpwstr>
      </vt:variant>
      <vt:variant>
        <vt:i4>1310768</vt:i4>
      </vt:variant>
      <vt:variant>
        <vt:i4>302</vt:i4>
      </vt:variant>
      <vt:variant>
        <vt:i4>0</vt:i4>
      </vt:variant>
      <vt:variant>
        <vt:i4>5</vt:i4>
      </vt:variant>
      <vt:variant>
        <vt:lpwstr/>
      </vt:variant>
      <vt:variant>
        <vt:lpwstr>_Toc241647767</vt:lpwstr>
      </vt:variant>
      <vt:variant>
        <vt:i4>1310768</vt:i4>
      </vt:variant>
      <vt:variant>
        <vt:i4>296</vt:i4>
      </vt:variant>
      <vt:variant>
        <vt:i4>0</vt:i4>
      </vt:variant>
      <vt:variant>
        <vt:i4>5</vt:i4>
      </vt:variant>
      <vt:variant>
        <vt:lpwstr/>
      </vt:variant>
      <vt:variant>
        <vt:lpwstr>_Toc241647766</vt:lpwstr>
      </vt:variant>
      <vt:variant>
        <vt:i4>1310768</vt:i4>
      </vt:variant>
      <vt:variant>
        <vt:i4>290</vt:i4>
      </vt:variant>
      <vt:variant>
        <vt:i4>0</vt:i4>
      </vt:variant>
      <vt:variant>
        <vt:i4>5</vt:i4>
      </vt:variant>
      <vt:variant>
        <vt:lpwstr/>
      </vt:variant>
      <vt:variant>
        <vt:lpwstr>_Toc241647765</vt:lpwstr>
      </vt:variant>
      <vt:variant>
        <vt:i4>1310768</vt:i4>
      </vt:variant>
      <vt:variant>
        <vt:i4>284</vt:i4>
      </vt:variant>
      <vt:variant>
        <vt:i4>0</vt:i4>
      </vt:variant>
      <vt:variant>
        <vt:i4>5</vt:i4>
      </vt:variant>
      <vt:variant>
        <vt:lpwstr/>
      </vt:variant>
      <vt:variant>
        <vt:lpwstr>_Toc241647764</vt:lpwstr>
      </vt:variant>
      <vt:variant>
        <vt:i4>1310768</vt:i4>
      </vt:variant>
      <vt:variant>
        <vt:i4>278</vt:i4>
      </vt:variant>
      <vt:variant>
        <vt:i4>0</vt:i4>
      </vt:variant>
      <vt:variant>
        <vt:i4>5</vt:i4>
      </vt:variant>
      <vt:variant>
        <vt:lpwstr/>
      </vt:variant>
      <vt:variant>
        <vt:lpwstr>_Toc241647763</vt:lpwstr>
      </vt:variant>
      <vt:variant>
        <vt:i4>1310768</vt:i4>
      </vt:variant>
      <vt:variant>
        <vt:i4>272</vt:i4>
      </vt:variant>
      <vt:variant>
        <vt:i4>0</vt:i4>
      </vt:variant>
      <vt:variant>
        <vt:i4>5</vt:i4>
      </vt:variant>
      <vt:variant>
        <vt:lpwstr/>
      </vt:variant>
      <vt:variant>
        <vt:lpwstr>_Toc241647762</vt:lpwstr>
      </vt:variant>
      <vt:variant>
        <vt:i4>1310768</vt:i4>
      </vt:variant>
      <vt:variant>
        <vt:i4>266</vt:i4>
      </vt:variant>
      <vt:variant>
        <vt:i4>0</vt:i4>
      </vt:variant>
      <vt:variant>
        <vt:i4>5</vt:i4>
      </vt:variant>
      <vt:variant>
        <vt:lpwstr/>
      </vt:variant>
      <vt:variant>
        <vt:lpwstr>_Toc241647761</vt:lpwstr>
      </vt:variant>
      <vt:variant>
        <vt:i4>1310768</vt:i4>
      </vt:variant>
      <vt:variant>
        <vt:i4>260</vt:i4>
      </vt:variant>
      <vt:variant>
        <vt:i4>0</vt:i4>
      </vt:variant>
      <vt:variant>
        <vt:i4>5</vt:i4>
      </vt:variant>
      <vt:variant>
        <vt:lpwstr/>
      </vt:variant>
      <vt:variant>
        <vt:lpwstr>_Toc241647760</vt:lpwstr>
      </vt:variant>
      <vt:variant>
        <vt:i4>1507376</vt:i4>
      </vt:variant>
      <vt:variant>
        <vt:i4>254</vt:i4>
      </vt:variant>
      <vt:variant>
        <vt:i4>0</vt:i4>
      </vt:variant>
      <vt:variant>
        <vt:i4>5</vt:i4>
      </vt:variant>
      <vt:variant>
        <vt:lpwstr/>
      </vt:variant>
      <vt:variant>
        <vt:lpwstr>_Toc241647759</vt:lpwstr>
      </vt:variant>
      <vt:variant>
        <vt:i4>1507376</vt:i4>
      </vt:variant>
      <vt:variant>
        <vt:i4>248</vt:i4>
      </vt:variant>
      <vt:variant>
        <vt:i4>0</vt:i4>
      </vt:variant>
      <vt:variant>
        <vt:i4>5</vt:i4>
      </vt:variant>
      <vt:variant>
        <vt:lpwstr/>
      </vt:variant>
      <vt:variant>
        <vt:lpwstr>_Toc241647758</vt:lpwstr>
      </vt:variant>
      <vt:variant>
        <vt:i4>1507376</vt:i4>
      </vt:variant>
      <vt:variant>
        <vt:i4>242</vt:i4>
      </vt:variant>
      <vt:variant>
        <vt:i4>0</vt:i4>
      </vt:variant>
      <vt:variant>
        <vt:i4>5</vt:i4>
      </vt:variant>
      <vt:variant>
        <vt:lpwstr/>
      </vt:variant>
      <vt:variant>
        <vt:lpwstr>_Toc241647757</vt:lpwstr>
      </vt:variant>
      <vt:variant>
        <vt:i4>1507376</vt:i4>
      </vt:variant>
      <vt:variant>
        <vt:i4>236</vt:i4>
      </vt:variant>
      <vt:variant>
        <vt:i4>0</vt:i4>
      </vt:variant>
      <vt:variant>
        <vt:i4>5</vt:i4>
      </vt:variant>
      <vt:variant>
        <vt:lpwstr/>
      </vt:variant>
      <vt:variant>
        <vt:lpwstr>_Toc241647756</vt:lpwstr>
      </vt:variant>
      <vt:variant>
        <vt:i4>1507376</vt:i4>
      </vt:variant>
      <vt:variant>
        <vt:i4>230</vt:i4>
      </vt:variant>
      <vt:variant>
        <vt:i4>0</vt:i4>
      </vt:variant>
      <vt:variant>
        <vt:i4>5</vt:i4>
      </vt:variant>
      <vt:variant>
        <vt:lpwstr/>
      </vt:variant>
      <vt:variant>
        <vt:lpwstr>_Toc241647755</vt:lpwstr>
      </vt:variant>
      <vt:variant>
        <vt:i4>1507376</vt:i4>
      </vt:variant>
      <vt:variant>
        <vt:i4>224</vt:i4>
      </vt:variant>
      <vt:variant>
        <vt:i4>0</vt:i4>
      </vt:variant>
      <vt:variant>
        <vt:i4>5</vt:i4>
      </vt:variant>
      <vt:variant>
        <vt:lpwstr/>
      </vt:variant>
      <vt:variant>
        <vt:lpwstr>_Toc241647754</vt:lpwstr>
      </vt:variant>
      <vt:variant>
        <vt:i4>1507376</vt:i4>
      </vt:variant>
      <vt:variant>
        <vt:i4>218</vt:i4>
      </vt:variant>
      <vt:variant>
        <vt:i4>0</vt:i4>
      </vt:variant>
      <vt:variant>
        <vt:i4>5</vt:i4>
      </vt:variant>
      <vt:variant>
        <vt:lpwstr/>
      </vt:variant>
      <vt:variant>
        <vt:lpwstr>_Toc241647753</vt:lpwstr>
      </vt:variant>
      <vt:variant>
        <vt:i4>1507376</vt:i4>
      </vt:variant>
      <vt:variant>
        <vt:i4>212</vt:i4>
      </vt:variant>
      <vt:variant>
        <vt:i4>0</vt:i4>
      </vt:variant>
      <vt:variant>
        <vt:i4>5</vt:i4>
      </vt:variant>
      <vt:variant>
        <vt:lpwstr/>
      </vt:variant>
      <vt:variant>
        <vt:lpwstr>_Toc241647752</vt:lpwstr>
      </vt:variant>
      <vt:variant>
        <vt:i4>1507376</vt:i4>
      </vt:variant>
      <vt:variant>
        <vt:i4>206</vt:i4>
      </vt:variant>
      <vt:variant>
        <vt:i4>0</vt:i4>
      </vt:variant>
      <vt:variant>
        <vt:i4>5</vt:i4>
      </vt:variant>
      <vt:variant>
        <vt:lpwstr/>
      </vt:variant>
      <vt:variant>
        <vt:lpwstr>_Toc241647751</vt:lpwstr>
      </vt:variant>
      <vt:variant>
        <vt:i4>1507376</vt:i4>
      </vt:variant>
      <vt:variant>
        <vt:i4>200</vt:i4>
      </vt:variant>
      <vt:variant>
        <vt:i4>0</vt:i4>
      </vt:variant>
      <vt:variant>
        <vt:i4>5</vt:i4>
      </vt:variant>
      <vt:variant>
        <vt:lpwstr/>
      </vt:variant>
      <vt:variant>
        <vt:lpwstr>_Toc241647750</vt:lpwstr>
      </vt:variant>
      <vt:variant>
        <vt:i4>1441840</vt:i4>
      </vt:variant>
      <vt:variant>
        <vt:i4>194</vt:i4>
      </vt:variant>
      <vt:variant>
        <vt:i4>0</vt:i4>
      </vt:variant>
      <vt:variant>
        <vt:i4>5</vt:i4>
      </vt:variant>
      <vt:variant>
        <vt:lpwstr/>
      </vt:variant>
      <vt:variant>
        <vt:lpwstr>_Toc241647749</vt:lpwstr>
      </vt:variant>
      <vt:variant>
        <vt:i4>1441840</vt:i4>
      </vt:variant>
      <vt:variant>
        <vt:i4>188</vt:i4>
      </vt:variant>
      <vt:variant>
        <vt:i4>0</vt:i4>
      </vt:variant>
      <vt:variant>
        <vt:i4>5</vt:i4>
      </vt:variant>
      <vt:variant>
        <vt:lpwstr/>
      </vt:variant>
      <vt:variant>
        <vt:lpwstr>_Toc241647748</vt:lpwstr>
      </vt:variant>
      <vt:variant>
        <vt:i4>1441840</vt:i4>
      </vt:variant>
      <vt:variant>
        <vt:i4>182</vt:i4>
      </vt:variant>
      <vt:variant>
        <vt:i4>0</vt:i4>
      </vt:variant>
      <vt:variant>
        <vt:i4>5</vt:i4>
      </vt:variant>
      <vt:variant>
        <vt:lpwstr/>
      </vt:variant>
      <vt:variant>
        <vt:lpwstr>_Toc241647747</vt:lpwstr>
      </vt:variant>
      <vt:variant>
        <vt:i4>1441840</vt:i4>
      </vt:variant>
      <vt:variant>
        <vt:i4>176</vt:i4>
      </vt:variant>
      <vt:variant>
        <vt:i4>0</vt:i4>
      </vt:variant>
      <vt:variant>
        <vt:i4>5</vt:i4>
      </vt:variant>
      <vt:variant>
        <vt:lpwstr/>
      </vt:variant>
      <vt:variant>
        <vt:lpwstr>_Toc241647746</vt:lpwstr>
      </vt:variant>
      <vt:variant>
        <vt:i4>1441840</vt:i4>
      </vt:variant>
      <vt:variant>
        <vt:i4>170</vt:i4>
      </vt:variant>
      <vt:variant>
        <vt:i4>0</vt:i4>
      </vt:variant>
      <vt:variant>
        <vt:i4>5</vt:i4>
      </vt:variant>
      <vt:variant>
        <vt:lpwstr/>
      </vt:variant>
      <vt:variant>
        <vt:lpwstr>_Toc241647745</vt:lpwstr>
      </vt:variant>
      <vt:variant>
        <vt:i4>1441840</vt:i4>
      </vt:variant>
      <vt:variant>
        <vt:i4>164</vt:i4>
      </vt:variant>
      <vt:variant>
        <vt:i4>0</vt:i4>
      </vt:variant>
      <vt:variant>
        <vt:i4>5</vt:i4>
      </vt:variant>
      <vt:variant>
        <vt:lpwstr/>
      </vt:variant>
      <vt:variant>
        <vt:lpwstr>_Toc241647744</vt:lpwstr>
      </vt:variant>
      <vt:variant>
        <vt:i4>1441840</vt:i4>
      </vt:variant>
      <vt:variant>
        <vt:i4>158</vt:i4>
      </vt:variant>
      <vt:variant>
        <vt:i4>0</vt:i4>
      </vt:variant>
      <vt:variant>
        <vt:i4>5</vt:i4>
      </vt:variant>
      <vt:variant>
        <vt:lpwstr/>
      </vt:variant>
      <vt:variant>
        <vt:lpwstr>_Toc241647743</vt:lpwstr>
      </vt:variant>
      <vt:variant>
        <vt:i4>1441840</vt:i4>
      </vt:variant>
      <vt:variant>
        <vt:i4>152</vt:i4>
      </vt:variant>
      <vt:variant>
        <vt:i4>0</vt:i4>
      </vt:variant>
      <vt:variant>
        <vt:i4>5</vt:i4>
      </vt:variant>
      <vt:variant>
        <vt:lpwstr/>
      </vt:variant>
      <vt:variant>
        <vt:lpwstr>_Toc241647742</vt:lpwstr>
      </vt:variant>
      <vt:variant>
        <vt:i4>1441840</vt:i4>
      </vt:variant>
      <vt:variant>
        <vt:i4>146</vt:i4>
      </vt:variant>
      <vt:variant>
        <vt:i4>0</vt:i4>
      </vt:variant>
      <vt:variant>
        <vt:i4>5</vt:i4>
      </vt:variant>
      <vt:variant>
        <vt:lpwstr/>
      </vt:variant>
      <vt:variant>
        <vt:lpwstr>_Toc241647741</vt:lpwstr>
      </vt:variant>
      <vt:variant>
        <vt:i4>1441840</vt:i4>
      </vt:variant>
      <vt:variant>
        <vt:i4>140</vt:i4>
      </vt:variant>
      <vt:variant>
        <vt:i4>0</vt:i4>
      </vt:variant>
      <vt:variant>
        <vt:i4>5</vt:i4>
      </vt:variant>
      <vt:variant>
        <vt:lpwstr/>
      </vt:variant>
      <vt:variant>
        <vt:lpwstr>_Toc241647740</vt:lpwstr>
      </vt:variant>
      <vt:variant>
        <vt:i4>1114160</vt:i4>
      </vt:variant>
      <vt:variant>
        <vt:i4>134</vt:i4>
      </vt:variant>
      <vt:variant>
        <vt:i4>0</vt:i4>
      </vt:variant>
      <vt:variant>
        <vt:i4>5</vt:i4>
      </vt:variant>
      <vt:variant>
        <vt:lpwstr/>
      </vt:variant>
      <vt:variant>
        <vt:lpwstr>_Toc241647739</vt:lpwstr>
      </vt:variant>
      <vt:variant>
        <vt:i4>1114160</vt:i4>
      </vt:variant>
      <vt:variant>
        <vt:i4>128</vt:i4>
      </vt:variant>
      <vt:variant>
        <vt:i4>0</vt:i4>
      </vt:variant>
      <vt:variant>
        <vt:i4>5</vt:i4>
      </vt:variant>
      <vt:variant>
        <vt:lpwstr/>
      </vt:variant>
      <vt:variant>
        <vt:lpwstr>_Toc241647738</vt:lpwstr>
      </vt:variant>
      <vt:variant>
        <vt:i4>1114160</vt:i4>
      </vt:variant>
      <vt:variant>
        <vt:i4>122</vt:i4>
      </vt:variant>
      <vt:variant>
        <vt:i4>0</vt:i4>
      </vt:variant>
      <vt:variant>
        <vt:i4>5</vt:i4>
      </vt:variant>
      <vt:variant>
        <vt:lpwstr/>
      </vt:variant>
      <vt:variant>
        <vt:lpwstr>_Toc241647737</vt:lpwstr>
      </vt:variant>
      <vt:variant>
        <vt:i4>1114160</vt:i4>
      </vt:variant>
      <vt:variant>
        <vt:i4>116</vt:i4>
      </vt:variant>
      <vt:variant>
        <vt:i4>0</vt:i4>
      </vt:variant>
      <vt:variant>
        <vt:i4>5</vt:i4>
      </vt:variant>
      <vt:variant>
        <vt:lpwstr/>
      </vt:variant>
      <vt:variant>
        <vt:lpwstr>_Toc241647736</vt:lpwstr>
      </vt:variant>
      <vt:variant>
        <vt:i4>1114160</vt:i4>
      </vt:variant>
      <vt:variant>
        <vt:i4>110</vt:i4>
      </vt:variant>
      <vt:variant>
        <vt:i4>0</vt:i4>
      </vt:variant>
      <vt:variant>
        <vt:i4>5</vt:i4>
      </vt:variant>
      <vt:variant>
        <vt:lpwstr/>
      </vt:variant>
      <vt:variant>
        <vt:lpwstr>_Toc241647735</vt:lpwstr>
      </vt:variant>
      <vt:variant>
        <vt:i4>1114160</vt:i4>
      </vt:variant>
      <vt:variant>
        <vt:i4>104</vt:i4>
      </vt:variant>
      <vt:variant>
        <vt:i4>0</vt:i4>
      </vt:variant>
      <vt:variant>
        <vt:i4>5</vt:i4>
      </vt:variant>
      <vt:variant>
        <vt:lpwstr/>
      </vt:variant>
      <vt:variant>
        <vt:lpwstr>_Toc241647734</vt:lpwstr>
      </vt:variant>
      <vt:variant>
        <vt:i4>1114160</vt:i4>
      </vt:variant>
      <vt:variant>
        <vt:i4>98</vt:i4>
      </vt:variant>
      <vt:variant>
        <vt:i4>0</vt:i4>
      </vt:variant>
      <vt:variant>
        <vt:i4>5</vt:i4>
      </vt:variant>
      <vt:variant>
        <vt:lpwstr/>
      </vt:variant>
      <vt:variant>
        <vt:lpwstr>_Toc241647730</vt:lpwstr>
      </vt:variant>
      <vt:variant>
        <vt:i4>1048624</vt:i4>
      </vt:variant>
      <vt:variant>
        <vt:i4>92</vt:i4>
      </vt:variant>
      <vt:variant>
        <vt:i4>0</vt:i4>
      </vt:variant>
      <vt:variant>
        <vt:i4>5</vt:i4>
      </vt:variant>
      <vt:variant>
        <vt:lpwstr/>
      </vt:variant>
      <vt:variant>
        <vt:lpwstr>_Toc241647729</vt:lpwstr>
      </vt:variant>
      <vt:variant>
        <vt:i4>1048624</vt:i4>
      </vt:variant>
      <vt:variant>
        <vt:i4>86</vt:i4>
      </vt:variant>
      <vt:variant>
        <vt:i4>0</vt:i4>
      </vt:variant>
      <vt:variant>
        <vt:i4>5</vt:i4>
      </vt:variant>
      <vt:variant>
        <vt:lpwstr/>
      </vt:variant>
      <vt:variant>
        <vt:lpwstr>_Toc241647728</vt:lpwstr>
      </vt:variant>
      <vt:variant>
        <vt:i4>1048624</vt:i4>
      </vt:variant>
      <vt:variant>
        <vt:i4>80</vt:i4>
      </vt:variant>
      <vt:variant>
        <vt:i4>0</vt:i4>
      </vt:variant>
      <vt:variant>
        <vt:i4>5</vt:i4>
      </vt:variant>
      <vt:variant>
        <vt:lpwstr/>
      </vt:variant>
      <vt:variant>
        <vt:lpwstr>_Toc241647727</vt:lpwstr>
      </vt:variant>
      <vt:variant>
        <vt:i4>1048624</vt:i4>
      </vt:variant>
      <vt:variant>
        <vt:i4>74</vt:i4>
      </vt:variant>
      <vt:variant>
        <vt:i4>0</vt:i4>
      </vt:variant>
      <vt:variant>
        <vt:i4>5</vt:i4>
      </vt:variant>
      <vt:variant>
        <vt:lpwstr/>
      </vt:variant>
      <vt:variant>
        <vt:lpwstr>_Toc241647726</vt:lpwstr>
      </vt:variant>
      <vt:variant>
        <vt:i4>1048624</vt:i4>
      </vt:variant>
      <vt:variant>
        <vt:i4>68</vt:i4>
      </vt:variant>
      <vt:variant>
        <vt:i4>0</vt:i4>
      </vt:variant>
      <vt:variant>
        <vt:i4>5</vt:i4>
      </vt:variant>
      <vt:variant>
        <vt:lpwstr/>
      </vt:variant>
      <vt:variant>
        <vt:lpwstr>_Toc241647725</vt:lpwstr>
      </vt:variant>
      <vt:variant>
        <vt:i4>1048624</vt:i4>
      </vt:variant>
      <vt:variant>
        <vt:i4>62</vt:i4>
      </vt:variant>
      <vt:variant>
        <vt:i4>0</vt:i4>
      </vt:variant>
      <vt:variant>
        <vt:i4>5</vt:i4>
      </vt:variant>
      <vt:variant>
        <vt:lpwstr/>
      </vt:variant>
      <vt:variant>
        <vt:lpwstr>_Toc241647724</vt:lpwstr>
      </vt:variant>
      <vt:variant>
        <vt:i4>1048624</vt:i4>
      </vt:variant>
      <vt:variant>
        <vt:i4>56</vt:i4>
      </vt:variant>
      <vt:variant>
        <vt:i4>0</vt:i4>
      </vt:variant>
      <vt:variant>
        <vt:i4>5</vt:i4>
      </vt:variant>
      <vt:variant>
        <vt:lpwstr/>
      </vt:variant>
      <vt:variant>
        <vt:lpwstr>_Toc241647723</vt:lpwstr>
      </vt:variant>
      <vt:variant>
        <vt:i4>1048624</vt:i4>
      </vt:variant>
      <vt:variant>
        <vt:i4>50</vt:i4>
      </vt:variant>
      <vt:variant>
        <vt:i4>0</vt:i4>
      </vt:variant>
      <vt:variant>
        <vt:i4>5</vt:i4>
      </vt:variant>
      <vt:variant>
        <vt:lpwstr/>
      </vt:variant>
      <vt:variant>
        <vt:lpwstr>_Toc241647722</vt:lpwstr>
      </vt:variant>
      <vt:variant>
        <vt:i4>1048624</vt:i4>
      </vt:variant>
      <vt:variant>
        <vt:i4>44</vt:i4>
      </vt:variant>
      <vt:variant>
        <vt:i4>0</vt:i4>
      </vt:variant>
      <vt:variant>
        <vt:i4>5</vt:i4>
      </vt:variant>
      <vt:variant>
        <vt:lpwstr/>
      </vt:variant>
      <vt:variant>
        <vt:lpwstr>_Toc241647721</vt:lpwstr>
      </vt:variant>
      <vt:variant>
        <vt:i4>1048624</vt:i4>
      </vt:variant>
      <vt:variant>
        <vt:i4>38</vt:i4>
      </vt:variant>
      <vt:variant>
        <vt:i4>0</vt:i4>
      </vt:variant>
      <vt:variant>
        <vt:i4>5</vt:i4>
      </vt:variant>
      <vt:variant>
        <vt:lpwstr/>
      </vt:variant>
      <vt:variant>
        <vt:lpwstr>_Toc241647720</vt:lpwstr>
      </vt:variant>
      <vt:variant>
        <vt:i4>1245232</vt:i4>
      </vt:variant>
      <vt:variant>
        <vt:i4>32</vt:i4>
      </vt:variant>
      <vt:variant>
        <vt:i4>0</vt:i4>
      </vt:variant>
      <vt:variant>
        <vt:i4>5</vt:i4>
      </vt:variant>
      <vt:variant>
        <vt:lpwstr/>
      </vt:variant>
      <vt:variant>
        <vt:lpwstr>_Toc241647719</vt:lpwstr>
      </vt:variant>
      <vt:variant>
        <vt:i4>1245232</vt:i4>
      </vt:variant>
      <vt:variant>
        <vt:i4>26</vt:i4>
      </vt:variant>
      <vt:variant>
        <vt:i4>0</vt:i4>
      </vt:variant>
      <vt:variant>
        <vt:i4>5</vt:i4>
      </vt:variant>
      <vt:variant>
        <vt:lpwstr/>
      </vt:variant>
      <vt:variant>
        <vt:lpwstr>_Toc241647718</vt:lpwstr>
      </vt:variant>
      <vt:variant>
        <vt:i4>1245232</vt:i4>
      </vt:variant>
      <vt:variant>
        <vt:i4>20</vt:i4>
      </vt:variant>
      <vt:variant>
        <vt:i4>0</vt:i4>
      </vt:variant>
      <vt:variant>
        <vt:i4>5</vt:i4>
      </vt:variant>
      <vt:variant>
        <vt:lpwstr/>
      </vt:variant>
      <vt:variant>
        <vt:lpwstr>_Toc241647717</vt:lpwstr>
      </vt:variant>
      <vt:variant>
        <vt:i4>1245232</vt:i4>
      </vt:variant>
      <vt:variant>
        <vt:i4>14</vt:i4>
      </vt:variant>
      <vt:variant>
        <vt:i4>0</vt:i4>
      </vt:variant>
      <vt:variant>
        <vt:i4>5</vt:i4>
      </vt:variant>
      <vt:variant>
        <vt:lpwstr/>
      </vt:variant>
      <vt:variant>
        <vt:lpwstr>_Toc241647716</vt:lpwstr>
      </vt:variant>
      <vt:variant>
        <vt:i4>1245232</vt:i4>
      </vt:variant>
      <vt:variant>
        <vt:i4>8</vt:i4>
      </vt:variant>
      <vt:variant>
        <vt:i4>0</vt:i4>
      </vt:variant>
      <vt:variant>
        <vt:i4>5</vt:i4>
      </vt:variant>
      <vt:variant>
        <vt:lpwstr/>
      </vt:variant>
      <vt:variant>
        <vt:lpwstr>_Toc241647715</vt:lpwstr>
      </vt:variant>
      <vt:variant>
        <vt:i4>1245232</vt:i4>
      </vt:variant>
      <vt:variant>
        <vt:i4>2</vt:i4>
      </vt:variant>
      <vt:variant>
        <vt:i4>0</vt:i4>
      </vt:variant>
      <vt:variant>
        <vt:i4>5</vt:i4>
      </vt:variant>
      <vt:variant>
        <vt:lpwstr/>
      </vt:variant>
      <vt:variant>
        <vt:lpwstr>_Toc241647714</vt:lpwstr>
      </vt:variant>
      <vt:variant>
        <vt:i4>2949137</vt:i4>
      </vt:variant>
      <vt:variant>
        <vt:i4>-1</vt:i4>
      </vt:variant>
      <vt:variant>
        <vt:i4>19460</vt:i4>
      </vt:variant>
      <vt:variant>
        <vt:i4>1</vt:i4>
      </vt:variant>
      <vt:variant>
        <vt:lpwstr>cid:image001.jpg@01CA3C3F.BD523CD0</vt:lpwstr>
      </vt:variant>
      <vt:variant>
        <vt:lpwstr/>
      </vt:variant>
      <vt:variant>
        <vt:i4>2949137</vt:i4>
      </vt:variant>
      <vt:variant>
        <vt:i4>-1</vt:i4>
      </vt:variant>
      <vt:variant>
        <vt:i4>19462</vt:i4>
      </vt:variant>
      <vt:variant>
        <vt:i4>1</vt:i4>
      </vt:variant>
      <vt:variant>
        <vt:lpwstr>cid:image001.jpg@01CA3C3F.BD523CD0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Energy Global Role Design</dc:title>
  <dc:subject/>
  <dc:creator>Ed Siegfried</dc:creator>
  <cp:keywords/>
  <dc:description/>
  <cp:lastModifiedBy>Jessica Marsillo</cp:lastModifiedBy>
  <cp:revision>54</cp:revision>
  <cp:lastPrinted>2013-05-22T09:24:00Z</cp:lastPrinted>
  <dcterms:created xsi:type="dcterms:W3CDTF">2018-03-21T04:58:00Z</dcterms:created>
  <dcterms:modified xsi:type="dcterms:W3CDTF">2018-05-02T21:07:00Z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ject">
    <vt:lpwstr/>
  </property>
  <property fmtid="{D5CDD505-2E9C-101B-9397-08002B2CF9AE}" pid="3" name="Keywords">
    <vt:lpwstr/>
  </property>
  <property fmtid="{D5CDD505-2E9C-101B-9397-08002B2CF9AE}" pid="4" name="_Author">
    <vt:lpwstr>Ed Siegfried</vt:lpwstr>
  </property>
  <property fmtid="{D5CDD505-2E9C-101B-9397-08002B2CF9AE}" pid="5" name="_Category">
    <vt:lpwstr/>
  </property>
  <property fmtid="{D5CDD505-2E9C-101B-9397-08002B2CF9AE}" pid="6" name="Categories">
    <vt:lpwstr/>
  </property>
  <property fmtid="{D5CDD505-2E9C-101B-9397-08002B2CF9AE}" pid="7" name="Approval Level">
    <vt:lpwstr/>
  </property>
  <property fmtid="{D5CDD505-2E9C-101B-9397-08002B2CF9AE}" pid="8" name="_Comments">
    <vt:lpwstr/>
  </property>
  <property fmtid="{D5CDD505-2E9C-101B-9397-08002B2CF9AE}" pid="9" name="Assigned To">
    <vt:lpwstr/>
  </property>
  <property fmtid="{D5CDD505-2E9C-101B-9397-08002B2CF9AE}" pid="10" name="ContentType">
    <vt:lpwstr>Teamspace Document content type</vt:lpwstr>
  </property>
  <property fmtid="{D5CDD505-2E9C-101B-9397-08002B2CF9AE}" pid="11" name="ContentTypeId">
    <vt:lpwstr>0x0101000A478EB8C35E6040997CC87EAC7A87FF</vt:lpwstr>
  </property>
</Properties>
</file>