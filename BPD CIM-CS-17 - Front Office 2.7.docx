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8FDB07" w14:textId="77777777" w:rsidR="00A96F48" w:rsidRPr="001E1582" w:rsidRDefault="00A96F48" w:rsidP="00181F4B">
      <w:pPr>
        <w:pStyle w:val="Cover-ProposalText"/>
        <w:ind w:right="27"/>
        <w:jc w:val="left"/>
        <w:rPr>
          <w:rFonts w:ascii="Arial" w:hAnsi="Arial"/>
          <w:b w:val="0"/>
          <w:noProof/>
          <w:color w:val="F79646"/>
        </w:rPr>
      </w:pPr>
    </w:p>
    <w:p w14:paraId="0FD25039" w14:textId="77777777" w:rsidR="00560135" w:rsidRPr="001E1582" w:rsidRDefault="00560135" w:rsidP="00560135">
      <w:pPr>
        <w:pStyle w:val="Cover-ProposalText"/>
        <w:ind w:right="27"/>
        <w:rPr>
          <w:rFonts w:ascii="Arial" w:hAnsi="Arial"/>
        </w:rPr>
      </w:pPr>
    </w:p>
    <w:p w14:paraId="125C426C" w14:textId="77777777" w:rsidR="00A96F48" w:rsidRPr="001E1582" w:rsidRDefault="0038047C" w:rsidP="00976734">
      <w:pPr>
        <w:jc w:val="right"/>
        <w:rPr>
          <w:rFonts w:cs="Arial"/>
        </w:rPr>
      </w:pPr>
      <w:r>
        <w:rPr>
          <w:b/>
          <w:noProof/>
          <w:color w:val="F79646"/>
          <w:sz w:val="40"/>
        </w:rPr>
        <w:drawing>
          <wp:inline distT="0" distB="0" distL="0" distR="0" wp14:anchorId="5714BE55" wp14:editId="51D6A5EF">
            <wp:extent cx="1905000" cy="18108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RP-Image-v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26129" cy="1830973"/>
                    </a:xfrm>
                    <a:prstGeom prst="rect">
                      <a:avLst/>
                    </a:prstGeom>
                  </pic:spPr>
                </pic:pic>
              </a:graphicData>
            </a:graphic>
          </wp:inline>
        </w:drawing>
      </w:r>
    </w:p>
    <w:p w14:paraId="786CE70C" w14:textId="77777777" w:rsidR="00A96F48" w:rsidRPr="001E1582" w:rsidRDefault="00A96F48" w:rsidP="00A96F48">
      <w:pPr>
        <w:jc w:val="right"/>
        <w:rPr>
          <w:rFonts w:cs="Arial"/>
        </w:rPr>
      </w:pPr>
    </w:p>
    <w:p w14:paraId="04E8B1F2" w14:textId="77777777" w:rsidR="00A96F48" w:rsidRPr="001E1582" w:rsidRDefault="00A96F48" w:rsidP="00A96F48">
      <w:pPr>
        <w:rPr>
          <w:rFonts w:cs="Arial"/>
        </w:rPr>
      </w:pPr>
    </w:p>
    <w:tbl>
      <w:tblPr>
        <w:tblW w:w="9468" w:type="dxa"/>
        <w:tblLayout w:type="fixed"/>
        <w:tblLook w:val="0000" w:firstRow="0" w:lastRow="0" w:firstColumn="0" w:lastColumn="0" w:noHBand="0" w:noVBand="0"/>
      </w:tblPr>
      <w:tblGrid>
        <w:gridCol w:w="18"/>
        <w:gridCol w:w="9450"/>
      </w:tblGrid>
      <w:tr w:rsidR="00A14DC0" w:rsidRPr="001E1582" w14:paraId="3F4CB405" w14:textId="77777777" w:rsidTr="14C1ACD4">
        <w:trPr>
          <w:gridBefore w:val="1"/>
          <w:wBefore w:w="18" w:type="dxa"/>
          <w:trHeight w:val="1878"/>
        </w:trPr>
        <w:tc>
          <w:tcPr>
            <w:tcW w:w="9450" w:type="dxa"/>
            <w:vAlign w:val="center"/>
          </w:tcPr>
          <w:p w14:paraId="6DFF4AAE" w14:textId="77777777" w:rsidR="00CE2E6D" w:rsidRPr="00350F6B" w:rsidRDefault="00CE2E6D" w:rsidP="546B4D49">
            <w:pPr>
              <w:pStyle w:val="Cover-ProposalText"/>
              <w:ind w:right="27"/>
              <w:jc w:val="center"/>
              <w:rPr>
                <w:rStyle w:val="Cover-CustomerNameChar"/>
                <w:rFonts w:ascii="Calibri Light" w:eastAsia="Calibri Light" w:hAnsi="Calibri Light" w:cs="Calibri Light"/>
                <w:sz w:val="40"/>
                <w:szCs w:val="40"/>
                <w:lang w:val="en-US"/>
              </w:rPr>
            </w:pPr>
            <w:r w:rsidRPr="546B4D49">
              <w:rPr>
                <w:rStyle w:val="Cover-CustomerNameChar"/>
                <w:rFonts w:ascii="Calibri Light" w:eastAsia="Calibri Light" w:hAnsi="Calibri Light" w:cs="Calibri Light"/>
                <w:sz w:val="40"/>
                <w:szCs w:val="40"/>
                <w:lang w:val="en-US"/>
              </w:rPr>
              <w:t>Southern California Edison</w:t>
            </w:r>
          </w:p>
          <w:p w14:paraId="75E0F722" w14:textId="77777777" w:rsidR="00CE2E6D" w:rsidRPr="00350F6B" w:rsidRDefault="00CE2E6D" w:rsidP="546B4D49">
            <w:pPr>
              <w:pStyle w:val="Cover-ProposalText"/>
              <w:ind w:right="27"/>
              <w:jc w:val="center"/>
              <w:rPr>
                <w:rStyle w:val="Cover-CustomerNameChar"/>
                <w:rFonts w:ascii="Calibri Light" w:eastAsia="Calibri Light" w:hAnsi="Calibri Light" w:cs="Calibri Light"/>
                <w:sz w:val="40"/>
                <w:szCs w:val="40"/>
                <w:lang w:val="en-US"/>
              </w:rPr>
            </w:pPr>
            <w:r w:rsidRPr="546B4D49">
              <w:rPr>
                <w:rStyle w:val="Cover-CustomerNameChar"/>
                <w:rFonts w:ascii="Calibri Light" w:eastAsia="Calibri Light" w:hAnsi="Calibri Light" w:cs="Calibri Light"/>
                <w:sz w:val="40"/>
                <w:szCs w:val="40"/>
                <w:lang w:val="en-US"/>
              </w:rPr>
              <w:t>CS Re-Platform Project</w:t>
            </w:r>
          </w:p>
          <w:p w14:paraId="5275D25B" w14:textId="77777777" w:rsidR="00A14DC0" w:rsidRPr="001E1582" w:rsidRDefault="00A14DC0" w:rsidP="00CE2E6D">
            <w:pPr>
              <w:jc w:val="center"/>
              <w:rPr>
                <w:rFonts w:cs="Arial"/>
                <w:noProof/>
              </w:rPr>
            </w:pPr>
          </w:p>
          <w:p w14:paraId="0D13C268" w14:textId="77777777" w:rsidR="00A14DC0" w:rsidRPr="001E1582" w:rsidRDefault="00A14DC0" w:rsidP="0035091A">
            <w:pPr>
              <w:pStyle w:val="TitlePage-BoldCentered"/>
              <w:jc w:val="right"/>
              <w:rPr>
                <w:rStyle w:val="TOCHeader"/>
                <w:rFonts w:ascii="Arial" w:hAnsi="Arial" w:cs="Arial"/>
                <w:b/>
                <w:sz w:val="48"/>
              </w:rPr>
            </w:pPr>
          </w:p>
          <w:p w14:paraId="4A15BEFC" w14:textId="77777777" w:rsidR="00A14DC0" w:rsidRPr="001E1582" w:rsidRDefault="00A14DC0" w:rsidP="0035091A">
            <w:pPr>
              <w:rPr>
                <w:rFonts w:cs="Arial"/>
              </w:rPr>
            </w:pPr>
          </w:p>
        </w:tc>
      </w:tr>
      <w:tr w:rsidR="00A14DC0" w:rsidRPr="001E1582" w14:paraId="148DC056" w14:textId="77777777" w:rsidTr="14C1ACD4">
        <w:trPr>
          <w:gridBefore w:val="1"/>
          <w:wBefore w:w="18" w:type="dxa"/>
          <w:trHeight w:val="720"/>
        </w:trPr>
        <w:tc>
          <w:tcPr>
            <w:tcW w:w="9450" w:type="dxa"/>
            <w:tcBorders>
              <w:top w:val="single" w:sz="4" w:space="0" w:color="auto"/>
              <w:bottom w:val="single" w:sz="6" w:space="0" w:color="auto"/>
            </w:tcBorders>
            <w:shd w:val="clear" w:color="auto" w:fill="F9FBAF"/>
            <w:vAlign w:val="center"/>
          </w:tcPr>
          <w:p w14:paraId="7CA301EC" w14:textId="77777777" w:rsidR="00A14DC0" w:rsidRPr="00350F6B" w:rsidRDefault="00AC46CF" w:rsidP="546B4D49">
            <w:pPr>
              <w:pStyle w:val="TitlePage-BoldItalic"/>
              <w:rPr>
                <w:rFonts w:ascii="Calibri Light,Arial" w:eastAsia="Calibri Light,Arial" w:hAnsi="Calibri Light,Arial" w:cs="Calibri Light,Arial"/>
              </w:rPr>
            </w:pPr>
            <w:r w:rsidRPr="546B4D49">
              <w:rPr>
                <w:rFonts w:ascii="Calibri Light" w:eastAsia="Calibri Light" w:hAnsi="Calibri Light" w:cs="Calibri Light"/>
              </w:rPr>
              <w:t>Process 30</w:t>
            </w:r>
            <w:r w:rsidR="00A14DC0" w:rsidRPr="546B4D49">
              <w:rPr>
                <w:rFonts w:ascii="Calibri Light,Arial" w:eastAsia="Calibri Light,Arial" w:hAnsi="Calibri Light,Arial" w:cs="Calibri Light,Arial"/>
              </w:rPr>
              <w:t xml:space="preserve"> </w:t>
            </w:r>
            <w:r w:rsidRPr="546B4D49">
              <w:rPr>
                <w:rFonts w:ascii="Calibri Light" w:eastAsia="Calibri Light" w:hAnsi="Calibri Light" w:cs="Calibri Light"/>
              </w:rPr>
              <w:t>CIM-CS-17 Front Office</w:t>
            </w:r>
          </w:p>
        </w:tc>
      </w:tr>
      <w:tr w:rsidR="00A14DC0" w:rsidRPr="001E1582" w14:paraId="49002B4F" w14:textId="77777777" w:rsidTr="14C1ACD4">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vAlign w:val="center"/>
          </w:tcPr>
          <w:p w14:paraId="1D1851A0" w14:textId="77777777" w:rsidR="00A14DC0" w:rsidRPr="00350F6B" w:rsidRDefault="00AC46CF" w:rsidP="546B4D49">
            <w:pPr>
              <w:pStyle w:val="TitlePage-Italic"/>
              <w:rPr>
                <w:rFonts w:ascii="Calibri Light,Arial" w:eastAsia="Calibri Light,Arial" w:hAnsi="Calibri Light,Arial" w:cs="Calibri Light,Arial"/>
              </w:rPr>
            </w:pPr>
            <w:r w:rsidRPr="546B4D49">
              <w:rPr>
                <w:rFonts w:ascii="Calibri Light" w:eastAsia="Calibri Light" w:hAnsi="Calibri Light" w:cs="Calibri Light"/>
              </w:rPr>
              <w:t>Customer Interaction Management</w:t>
            </w:r>
          </w:p>
        </w:tc>
      </w:tr>
      <w:tr w:rsidR="00A14DC0" w:rsidRPr="001E1582" w14:paraId="24C95F68" w14:textId="77777777" w:rsidTr="14C1ACD4">
        <w:trPr>
          <w:gridBefore w:val="1"/>
          <w:wBefore w:w="18" w:type="dxa"/>
          <w:trHeight w:val="720"/>
        </w:trPr>
        <w:tc>
          <w:tcPr>
            <w:tcW w:w="9450" w:type="dxa"/>
            <w:tcBorders>
              <w:top w:val="single" w:sz="6" w:space="0" w:color="auto"/>
              <w:bottom w:val="single" w:sz="6" w:space="0" w:color="auto"/>
            </w:tcBorders>
            <w:shd w:val="clear" w:color="auto" w:fill="F9FBAF"/>
            <w:vAlign w:val="center"/>
          </w:tcPr>
          <w:p w14:paraId="268A5AC8" w14:textId="77777777" w:rsidR="00A14DC0" w:rsidRPr="00350F6B" w:rsidRDefault="00A14DC0" w:rsidP="546B4D49">
            <w:pPr>
              <w:pStyle w:val="TitlePage-Italic"/>
              <w:rPr>
                <w:rFonts w:ascii="Calibri Light,Arial" w:eastAsia="Calibri Light,Arial" w:hAnsi="Calibri Light,Arial" w:cs="Calibri Light,Arial"/>
              </w:rPr>
            </w:pPr>
            <w:r w:rsidRPr="546B4D49">
              <w:rPr>
                <w:rFonts w:ascii="Calibri Light" w:eastAsia="Calibri Light" w:hAnsi="Calibri Light" w:cs="Calibri Light"/>
              </w:rPr>
              <w:t>Business Process Design</w:t>
            </w:r>
          </w:p>
        </w:tc>
      </w:tr>
      <w:tr w:rsidR="00A14DC0" w:rsidRPr="001E1582" w14:paraId="1A7997B7" w14:textId="77777777" w:rsidTr="14C1ACD4">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vAlign w:val="center"/>
          </w:tcPr>
          <w:p w14:paraId="5C5DEDD3" w14:textId="02091A1B" w:rsidR="00A14DC0" w:rsidRPr="00350F6B" w:rsidRDefault="006468B5" w:rsidP="004675E2">
            <w:pPr>
              <w:pStyle w:val="TitlePage-Italic"/>
              <w:rPr>
                <w:rFonts w:ascii="Calibri Light,Arial" w:eastAsia="Calibri Light,Arial" w:hAnsi="Calibri Light,Arial" w:cs="Calibri Light,Arial"/>
              </w:rPr>
            </w:pPr>
            <w:r w:rsidRPr="546B4D49">
              <w:rPr>
                <w:rFonts w:ascii="Calibri Light" w:eastAsia="Calibri Light" w:hAnsi="Calibri Light" w:cs="Calibri Light"/>
              </w:rPr>
              <w:t xml:space="preserve">Version </w:t>
            </w:r>
            <w:r w:rsidR="00FF0B18" w:rsidRPr="546B4D49">
              <w:rPr>
                <w:rFonts w:ascii="Calibri Light" w:eastAsia="Calibri Light" w:hAnsi="Calibri Light" w:cs="Calibri Light"/>
              </w:rPr>
              <w:t>2.</w:t>
            </w:r>
            <w:r w:rsidR="0089490E">
              <w:rPr>
                <w:rFonts w:ascii="Calibri Light" w:eastAsia="Calibri Light" w:hAnsi="Calibri Light" w:cs="Calibri Light"/>
              </w:rPr>
              <w:t>7</w:t>
            </w:r>
          </w:p>
        </w:tc>
      </w:tr>
      <w:tr w:rsidR="00A14DC0" w:rsidRPr="001E1582" w14:paraId="238823BB" w14:textId="77777777" w:rsidTr="14C1ACD4">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shd w:val="clear" w:color="auto" w:fill="F9FBAF"/>
            <w:vAlign w:val="center"/>
          </w:tcPr>
          <w:p w14:paraId="45BDF5B6" w14:textId="77777777" w:rsidR="00A14DC0" w:rsidRPr="001E1582" w:rsidRDefault="00A14DC0" w:rsidP="0035091A">
            <w:pPr>
              <w:pStyle w:val="TitlePage-Italic"/>
              <w:rPr>
                <w:rFonts w:ascii="Arial" w:hAnsi="Arial" w:cs="Arial"/>
              </w:rPr>
            </w:pPr>
          </w:p>
        </w:tc>
      </w:tr>
    </w:tbl>
    <w:p w14:paraId="38CF83E4" w14:textId="77777777" w:rsidR="00A96F48" w:rsidRPr="001E1582" w:rsidRDefault="00A96F48" w:rsidP="00A96F48">
      <w:pPr>
        <w:rPr>
          <w:rFonts w:cs="Arial"/>
        </w:rPr>
      </w:pPr>
      <w:r w:rsidRPr="001E1582">
        <w:rPr>
          <w:rFonts w:cs="Arial"/>
        </w:rPr>
        <w:br w:type="page"/>
      </w:r>
    </w:p>
    <w:sdt>
      <w:sdtPr>
        <w:rPr>
          <w:rFonts w:ascii="Arial" w:eastAsia="Times New Roman" w:hAnsi="Arial" w:cs="Times New Roman"/>
          <w:b w:val="0"/>
          <w:bCs w:val="0"/>
          <w:color w:val="auto"/>
          <w:sz w:val="22"/>
          <w:szCs w:val="22"/>
          <w:lang w:eastAsia="en-US"/>
        </w:rPr>
        <w:id w:val="-1885095538"/>
        <w:docPartObj>
          <w:docPartGallery w:val="Table of Contents"/>
          <w:docPartUnique/>
        </w:docPartObj>
      </w:sdtPr>
      <w:sdtEndPr>
        <w:rPr>
          <w:rFonts w:ascii="Calibri Light" w:hAnsi="Calibri Light" w:cs="Arial"/>
          <w:noProof/>
        </w:rPr>
      </w:sdtEndPr>
      <w:sdtContent>
        <w:p w14:paraId="0C039C32" w14:textId="77777777" w:rsidR="005526A2" w:rsidRPr="00E76680" w:rsidRDefault="005526A2" w:rsidP="7C4A50D8">
          <w:pPr>
            <w:pStyle w:val="TOCHeading"/>
            <w:rPr>
              <w:rFonts w:ascii="Calibri Light" w:eastAsia="Calibri Light" w:hAnsi="Calibri Light" w:cs="Calibri Light"/>
              <w:sz w:val="24"/>
              <w:szCs w:val="24"/>
            </w:rPr>
          </w:pPr>
          <w:r w:rsidRPr="546B4D49">
            <w:rPr>
              <w:rFonts w:ascii="Calibri Light" w:eastAsia="Calibri Light" w:hAnsi="Calibri Light" w:cs="Calibri Light"/>
              <w:sz w:val="24"/>
              <w:szCs w:val="24"/>
            </w:rPr>
            <w:t>Table of Contents</w:t>
          </w:r>
        </w:p>
        <w:p w14:paraId="45028C7F" w14:textId="39652E76" w:rsidR="0089490E" w:rsidRDefault="005526A2">
          <w:pPr>
            <w:pStyle w:val="TOC1"/>
            <w:tabs>
              <w:tab w:val="left" w:pos="480"/>
              <w:tab w:val="right" w:leader="dot" w:pos="9350"/>
            </w:tabs>
            <w:rPr>
              <w:rFonts w:asciiTheme="minorHAnsi" w:eastAsiaTheme="minorEastAsia" w:hAnsiTheme="minorHAnsi" w:cstheme="minorBidi"/>
              <w:noProof/>
              <w:sz w:val="22"/>
            </w:rPr>
          </w:pPr>
          <w:r w:rsidRPr="001C5182">
            <w:rPr>
              <w:rFonts w:ascii="Calibri Light" w:hAnsi="Calibri Light" w:cs="Arial"/>
              <w:szCs w:val="24"/>
            </w:rPr>
            <w:fldChar w:fldCharType="begin"/>
          </w:r>
          <w:r w:rsidRPr="001C5182">
            <w:rPr>
              <w:rFonts w:ascii="Calibri Light" w:hAnsi="Calibri Light" w:cs="Arial"/>
              <w:szCs w:val="24"/>
            </w:rPr>
            <w:instrText xml:space="preserve"> TOC \o "1-3" \h \z \u </w:instrText>
          </w:r>
          <w:r w:rsidRPr="001C5182">
            <w:rPr>
              <w:rFonts w:ascii="Calibri Light" w:hAnsi="Calibri Light" w:cs="Arial"/>
              <w:szCs w:val="24"/>
            </w:rPr>
            <w:fldChar w:fldCharType="separate"/>
          </w:r>
          <w:hyperlink w:anchor="_Toc26282895" w:history="1">
            <w:r w:rsidR="0089490E" w:rsidRPr="002512AD">
              <w:rPr>
                <w:rStyle w:val="Hyperlink"/>
                <w:rFonts w:ascii="Calibri Light" w:eastAsia="Calibri Light" w:hAnsi="Calibri Light" w:cs="Calibri Light"/>
                <w:noProof/>
              </w:rPr>
              <w:t>1</w:t>
            </w:r>
            <w:r w:rsidR="0089490E">
              <w:rPr>
                <w:rFonts w:asciiTheme="minorHAnsi" w:eastAsiaTheme="minorEastAsia" w:hAnsiTheme="minorHAnsi" w:cstheme="minorBidi"/>
                <w:noProof/>
                <w:sz w:val="22"/>
              </w:rPr>
              <w:tab/>
            </w:r>
            <w:r w:rsidR="0089490E" w:rsidRPr="002512AD">
              <w:rPr>
                <w:rStyle w:val="Hyperlink"/>
                <w:rFonts w:ascii="Calibri Light" w:eastAsia="Calibri Light" w:hAnsi="Calibri Light" w:cs="Calibri Light"/>
                <w:noProof/>
              </w:rPr>
              <w:t>Business Process Overview</w:t>
            </w:r>
            <w:r w:rsidR="0089490E">
              <w:rPr>
                <w:noProof/>
                <w:webHidden/>
              </w:rPr>
              <w:tab/>
            </w:r>
            <w:r w:rsidR="0089490E">
              <w:rPr>
                <w:noProof/>
                <w:webHidden/>
              </w:rPr>
              <w:fldChar w:fldCharType="begin"/>
            </w:r>
            <w:r w:rsidR="0089490E">
              <w:rPr>
                <w:noProof/>
                <w:webHidden/>
              </w:rPr>
              <w:instrText xml:space="preserve"> PAGEREF _Toc26282895 \h </w:instrText>
            </w:r>
            <w:r w:rsidR="0089490E">
              <w:rPr>
                <w:noProof/>
                <w:webHidden/>
              </w:rPr>
            </w:r>
            <w:r w:rsidR="0089490E">
              <w:rPr>
                <w:noProof/>
                <w:webHidden/>
              </w:rPr>
              <w:fldChar w:fldCharType="separate"/>
            </w:r>
            <w:r w:rsidR="0089490E">
              <w:rPr>
                <w:noProof/>
                <w:webHidden/>
              </w:rPr>
              <w:t>4</w:t>
            </w:r>
            <w:r w:rsidR="0089490E">
              <w:rPr>
                <w:noProof/>
                <w:webHidden/>
              </w:rPr>
              <w:fldChar w:fldCharType="end"/>
            </w:r>
          </w:hyperlink>
        </w:p>
        <w:p w14:paraId="0DD4B789" w14:textId="560BA906" w:rsidR="0089490E" w:rsidRDefault="0089490E">
          <w:pPr>
            <w:pStyle w:val="TOC2"/>
            <w:tabs>
              <w:tab w:val="right" w:leader="dot" w:pos="9350"/>
            </w:tabs>
            <w:rPr>
              <w:rFonts w:asciiTheme="minorHAnsi" w:eastAsiaTheme="minorEastAsia" w:hAnsiTheme="minorHAnsi" w:cstheme="minorBidi"/>
              <w:noProof/>
              <w:sz w:val="22"/>
            </w:rPr>
          </w:pPr>
          <w:hyperlink w:anchor="_Toc26282896" w:history="1">
            <w:r w:rsidRPr="002512AD">
              <w:rPr>
                <w:rStyle w:val="Hyperlink"/>
                <w:noProof/>
              </w:rPr>
              <w:t>1.1 Current Pain Points for Southern California Edison</w:t>
            </w:r>
            <w:r>
              <w:rPr>
                <w:noProof/>
                <w:webHidden/>
              </w:rPr>
              <w:tab/>
            </w:r>
            <w:r>
              <w:rPr>
                <w:noProof/>
                <w:webHidden/>
              </w:rPr>
              <w:fldChar w:fldCharType="begin"/>
            </w:r>
            <w:r>
              <w:rPr>
                <w:noProof/>
                <w:webHidden/>
              </w:rPr>
              <w:instrText xml:space="preserve"> PAGEREF _Toc26282896 \h </w:instrText>
            </w:r>
            <w:r>
              <w:rPr>
                <w:noProof/>
                <w:webHidden/>
              </w:rPr>
            </w:r>
            <w:r>
              <w:rPr>
                <w:noProof/>
                <w:webHidden/>
              </w:rPr>
              <w:fldChar w:fldCharType="separate"/>
            </w:r>
            <w:r>
              <w:rPr>
                <w:noProof/>
                <w:webHidden/>
              </w:rPr>
              <w:t>4</w:t>
            </w:r>
            <w:r>
              <w:rPr>
                <w:noProof/>
                <w:webHidden/>
              </w:rPr>
              <w:fldChar w:fldCharType="end"/>
            </w:r>
          </w:hyperlink>
        </w:p>
        <w:p w14:paraId="3491BC9D" w14:textId="3C843946" w:rsidR="0089490E" w:rsidRDefault="0089490E">
          <w:pPr>
            <w:pStyle w:val="TOC2"/>
            <w:tabs>
              <w:tab w:val="right" w:leader="dot" w:pos="9350"/>
            </w:tabs>
            <w:rPr>
              <w:rFonts w:asciiTheme="minorHAnsi" w:eastAsiaTheme="minorEastAsia" w:hAnsiTheme="minorHAnsi" w:cstheme="minorBidi"/>
              <w:noProof/>
              <w:sz w:val="22"/>
            </w:rPr>
          </w:pPr>
          <w:hyperlink w:anchor="_Toc26282897" w:history="1">
            <w:r w:rsidRPr="002512AD">
              <w:rPr>
                <w:rStyle w:val="Hyperlink"/>
                <w:noProof/>
              </w:rPr>
              <w:t>1.2 Responsible Parties</w:t>
            </w:r>
            <w:r>
              <w:rPr>
                <w:noProof/>
                <w:webHidden/>
              </w:rPr>
              <w:tab/>
            </w:r>
            <w:r>
              <w:rPr>
                <w:noProof/>
                <w:webHidden/>
              </w:rPr>
              <w:fldChar w:fldCharType="begin"/>
            </w:r>
            <w:r>
              <w:rPr>
                <w:noProof/>
                <w:webHidden/>
              </w:rPr>
              <w:instrText xml:space="preserve"> PAGEREF _Toc26282897 \h </w:instrText>
            </w:r>
            <w:r>
              <w:rPr>
                <w:noProof/>
                <w:webHidden/>
              </w:rPr>
            </w:r>
            <w:r>
              <w:rPr>
                <w:noProof/>
                <w:webHidden/>
              </w:rPr>
              <w:fldChar w:fldCharType="separate"/>
            </w:r>
            <w:r>
              <w:rPr>
                <w:noProof/>
                <w:webHidden/>
              </w:rPr>
              <w:t>4</w:t>
            </w:r>
            <w:r>
              <w:rPr>
                <w:noProof/>
                <w:webHidden/>
              </w:rPr>
              <w:fldChar w:fldCharType="end"/>
            </w:r>
          </w:hyperlink>
        </w:p>
        <w:p w14:paraId="55FDB591" w14:textId="17A2A745" w:rsidR="0089490E" w:rsidRDefault="0089490E">
          <w:pPr>
            <w:pStyle w:val="TOC2"/>
            <w:tabs>
              <w:tab w:val="right" w:leader="dot" w:pos="9350"/>
            </w:tabs>
            <w:rPr>
              <w:rFonts w:asciiTheme="minorHAnsi" w:eastAsiaTheme="minorEastAsia" w:hAnsiTheme="minorHAnsi" w:cstheme="minorBidi"/>
              <w:noProof/>
              <w:sz w:val="22"/>
            </w:rPr>
          </w:pPr>
          <w:hyperlink w:anchor="_Toc26282898" w:history="1">
            <w:r w:rsidRPr="002512AD">
              <w:rPr>
                <w:rStyle w:val="Hyperlink"/>
                <w:noProof/>
              </w:rPr>
              <w:t>1.3 Document Control</w:t>
            </w:r>
            <w:r>
              <w:rPr>
                <w:noProof/>
                <w:webHidden/>
              </w:rPr>
              <w:tab/>
            </w:r>
            <w:r>
              <w:rPr>
                <w:noProof/>
                <w:webHidden/>
              </w:rPr>
              <w:fldChar w:fldCharType="begin"/>
            </w:r>
            <w:r>
              <w:rPr>
                <w:noProof/>
                <w:webHidden/>
              </w:rPr>
              <w:instrText xml:space="preserve"> PAGEREF _Toc26282898 \h </w:instrText>
            </w:r>
            <w:r>
              <w:rPr>
                <w:noProof/>
                <w:webHidden/>
              </w:rPr>
            </w:r>
            <w:r>
              <w:rPr>
                <w:noProof/>
                <w:webHidden/>
              </w:rPr>
              <w:fldChar w:fldCharType="separate"/>
            </w:r>
            <w:r>
              <w:rPr>
                <w:noProof/>
                <w:webHidden/>
              </w:rPr>
              <w:t>4</w:t>
            </w:r>
            <w:r>
              <w:rPr>
                <w:noProof/>
                <w:webHidden/>
              </w:rPr>
              <w:fldChar w:fldCharType="end"/>
            </w:r>
          </w:hyperlink>
        </w:p>
        <w:p w14:paraId="012B500D" w14:textId="357466B5" w:rsidR="0089490E" w:rsidRDefault="0089490E">
          <w:pPr>
            <w:pStyle w:val="TOC2"/>
            <w:tabs>
              <w:tab w:val="right" w:leader="dot" w:pos="9350"/>
            </w:tabs>
            <w:rPr>
              <w:rFonts w:asciiTheme="minorHAnsi" w:eastAsiaTheme="minorEastAsia" w:hAnsiTheme="minorHAnsi" w:cstheme="minorBidi"/>
              <w:noProof/>
              <w:sz w:val="22"/>
            </w:rPr>
          </w:pPr>
          <w:hyperlink w:anchor="_Toc26282899" w:history="1">
            <w:r w:rsidRPr="002512AD">
              <w:rPr>
                <w:rStyle w:val="Hyperlink"/>
                <w:noProof/>
              </w:rPr>
              <w:t>1.4 Terminology</w:t>
            </w:r>
            <w:r>
              <w:rPr>
                <w:noProof/>
                <w:webHidden/>
              </w:rPr>
              <w:tab/>
            </w:r>
            <w:r>
              <w:rPr>
                <w:noProof/>
                <w:webHidden/>
              </w:rPr>
              <w:fldChar w:fldCharType="begin"/>
            </w:r>
            <w:r>
              <w:rPr>
                <w:noProof/>
                <w:webHidden/>
              </w:rPr>
              <w:instrText xml:space="preserve"> PAGEREF _Toc26282899 \h </w:instrText>
            </w:r>
            <w:r>
              <w:rPr>
                <w:noProof/>
                <w:webHidden/>
              </w:rPr>
            </w:r>
            <w:r>
              <w:rPr>
                <w:noProof/>
                <w:webHidden/>
              </w:rPr>
              <w:fldChar w:fldCharType="separate"/>
            </w:r>
            <w:r>
              <w:rPr>
                <w:noProof/>
                <w:webHidden/>
              </w:rPr>
              <w:t>5</w:t>
            </w:r>
            <w:r>
              <w:rPr>
                <w:noProof/>
                <w:webHidden/>
              </w:rPr>
              <w:fldChar w:fldCharType="end"/>
            </w:r>
          </w:hyperlink>
        </w:p>
        <w:p w14:paraId="75AAA410" w14:textId="4634AC8C" w:rsidR="0089490E" w:rsidRDefault="0089490E">
          <w:pPr>
            <w:pStyle w:val="TOC1"/>
            <w:tabs>
              <w:tab w:val="left" w:pos="480"/>
              <w:tab w:val="right" w:leader="dot" w:pos="9350"/>
            </w:tabs>
            <w:rPr>
              <w:rFonts w:asciiTheme="minorHAnsi" w:eastAsiaTheme="minorEastAsia" w:hAnsiTheme="minorHAnsi" w:cstheme="minorBidi"/>
              <w:noProof/>
              <w:sz w:val="22"/>
            </w:rPr>
          </w:pPr>
          <w:hyperlink w:anchor="_Toc26282900" w:history="1">
            <w:r w:rsidRPr="002512AD">
              <w:rPr>
                <w:rStyle w:val="Hyperlink"/>
                <w:rFonts w:ascii="Calibri Light" w:eastAsia="Calibri Light" w:hAnsi="Calibri Light" w:cs="Calibri Light"/>
                <w:noProof/>
              </w:rPr>
              <w:t>2</w:t>
            </w:r>
            <w:r>
              <w:rPr>
                <w:rFonts w:asciiTheme="minorHAnsi" w:eastAsiaTheme="minorEastAsia" w:hAnsiTheme="minorHAnsi" w:cstheme="minorBidi"/>
                <w:noProof/>
                <w:sz w:val="22"/>
              </w:rPr>
              <w:tab/>
            </w:r>
            <w:r w:rsidRPr="002512AD">
              <w:rPr>
                <w:rStyle w:val="Hyperlink"/>
                <w:rFonts w:ascii="Calibri Light" w:eastAsia="Calibri Light" w:hAnsi="Calibri Light" w:cs="Calibri Light"/>
                <w:noProof/>
              </w:rPr>
              <w:t>Business Process Design</w:t>
            </w:r>
            <w:r>
              <w:rPr>
                <w:noProof/>
                <w:webHidden/>
              </w:rPr>
              <w:tab/>
            </w:r>
            <w:r>
              <w:rPr>
                <w:noProof/>
                <w:webHidden/>
              </w:rPr>
              <w:fldChar w:fldCharType="begin"/>
            </w:r>
            <w:r>
              <w:rPr>
                <w:noProof/>
                <w:webHidden/>
              </w:rPr>
              <w:instrText xml:space="preserve"> PAGEREF _Toc26282900 \h </w:instrText>
            </w:r>
            <w:r>
              <w:rPr>
                <w:noProof/>
                <w:webHidden/>
              </w:rPr>
            </w:r>
            <w:r>
              <w:rPr>
                <w:noProof/>
                <w:webHidden/>
              </w:rPr>
              <w:fldChar w:fldCharType="separate"/>
            </w:r>
            <w:r>
              <w:rPr>
                <w:noProof/>
                <w:webHidden/>
              </w:rPr>
              <w:t>6</w:t>
            </w:r>
            <w:r>
              <w:rPr>
                <w:noProof/>
                <w:webHidden/>
              </w:rPr>
              <w:fldChar w:fldCharType="end"/>
            </w:r>
          </w:hyperlink>
        </w:p>
        <w:p w14:paraId="2E64F380" w14:textId="0F6EED00" w:rsidR="0089490E" w:rsidRDefault="0089490E">
          <w:pPr>
            <w:pStyle w:val="TOC2"/>
            <w:tabs>
              <w:tab w:val="right" w:leader="dot" w:pos="9350"/>
            </w:tabs>
            <w:rPr>
              <w:rFonts w:asciiTheme="minorHAnsi" w:eastAsiaTheme="minorEastAsia" w:hAnsiTheme="minorHAnsi" w:cstheme="minorBidi"/>
              <w:noProof/>
              <w:sz w:val="22"/>
            </w:rPr>
          </w:pPr>
          <w:hyperlink w:anchor="_Toc26282901" w:history="1">
            <w:r w:rsidRPr="002512AD">
              <w:rPr>
                <w:rStyle w:val="Hyperlink"/>
                <w:noProof/>
              </w:rPr>
              <w:t>2.1.1 Front Office – Systems Overview</w:t>
            </w:r>
            <w:r>
              <w:rPr>
                <w:noProof/>
                <w:webHidden/>
              </w:rPr>
              <w:tab/>
            </w:r>
            <w:r>
              <w:rPr>
                <w:noProof/>
                <w:webHidden/>
              </w:rPr>
              <w:fldChar w:fldCharType="begin"/>
            </w:r>
            <w:r>
              <w:rPr>
                <w:noProof/>
                <w:webHidden/>
              </w:rPr>
              <w:instrText xml:space="preserve"> PAGEREF _Toc26282901 \h </w:instrText>
            </w:r>
            <w:r>
              <w:rPr>
                <w:noProof/>
                <w:webHidden/>
              </w:rPr>
            </w:r>
            <w:r>
              <w:rPr>
                <w:noProof/>
                <w:webHidden/>
              </w:rPr>
              <w:fldChar w:fldCharType="separate"/>
            </w:r>
            <w:r>
              <w:rPr>
                <w:noProof/>
                <w:webHidden/>
              </w:rPr>
              <w:t>6</w:t>
            </w:r>
            <w:r>
              <w:rPr>
                <w:noProof/>
                <w:webHidden/>
              </w:rPr>
              <w:fldChar w:fldCharType="end"/>
            </w:r>
          </w:hyperlink>
        </w:p>
        <w:p w14:paraId="71DE33EA" w14:textId="20654516" w:rsidR="0089490E" w:rsidRDefault="0089490E">
          <w:pPr>
            <w:pStyle w:val="TOC2"/>
            <w:tabs>
              <w:tab w:val="left" w:pos="1320"/>
              <w:tab w:val="right" w:leader="dot" w:pos="9350"/>
            </w:tabs>
            <w:rPr>
              <w:rFonts w:asciiTheme="minorHAnsi" w:eastAsiaTheme="minorEastAsia" w:hAnsiTheme="minorHAnsi" w:cstheme="minorBidi"/>
              <w:noProof/>
              <w:sz w:val="22"/>
            </w:rPr>
          </w:pPr>
          <w:hyperlink w:anchor="_Toc26282902" w:history="1">
            <w:r w:rsidRPr="002512AD">
              <w:rPr>
                <w:rStyle w:val="Hyperlink"/>
                <w:noProof/>
              </w:rPr>
              <w:t>2.1.2.1</w:t>
            </w:r>
            <w:r>
              <w:rPr>
                <w:rFonts w:asciiTheme="minorHAnsi" w:eastAsiaTheme="minorEastAsia" w:hAnsiTheme="minorHAnsi" w:cstheme="minorBidi"/>
                <w:noProof/>
                <w:sz w:val="22"/>
              </w:rPr>
              <w:tab/>
            </w:r>
            <w:r w:rsidRPr="002512AD">
              <w:rPr>
                <w:rStyle w:val="Hyperlink"/>
                <w:noProof/>
              </w:rPr>
              <w:t xml:space="preserve"> UI and General Navigation</w:t>
            </w:r>
            <w:r>
              <w:rPr>
                <w:noProof/>
                <w:webHidden/>
              </w:rPr>
              <w:tab/>
            </w:r>
            <w:r>
              <w:rPr>
                <w:noProof/>
                <w:webHidden/>
              </w:rPr>
              <w:fldChar w:fldCharType="begin"/>
            </w:r>
            <w:r>
              <w:rPr>
                <w:noProof/>
                <w:webHidden/>
              </w:rPr>
              <w:instrText xml:space="preserve"> PAGEREF _Toc26282902 \h </w:instrText>
            </w:r>
            <w:r>
              <w:rPr>
                <w:noProof/>
                <w:webHidden/>
              </w:rPr>
            </w:r>
            <w:r>
              <w:rPr>
                <w:noProof/>
                <w:webHidden/>
              </w:rPr>
              <w:fldChar w:fldCharType="separate"/>
            </w:r>
            <w:r>
              <w:rPr>
                <w:noProof/>
                <w:webHidden/>
              </w:rPr>
              <w:t>6</w:t>
            </w:r>
            <w:r>
              <w:rPr>
                <w:noProof/>
                <w:webHidden/>
              </w:rPr>
              <w:fldChar w:fldCharType="end"/>
            </w:r>
          </w:hyperlink>
        </w:p>
        <w:p w14:paraId="747A7D9C" w14:textId="5FA02619" w:rsidR="0089490E" w:rsidRDefault="0089490E">
          <w:pPr>
            <w:pStyle w:val="TOC2"/>
            <w:tabs>
              <w:tab w:val="left" w:pos="1320"/>
              <w:tab w:val="right" w:leader="dot" w:pos="9350"/>
            </w:tabs>
            <w:rPr>
              <w:rFonts w:asciiTheme="minorHAnsi" w:eastAsiaTheme="minorEastAsia" w:hAnsiTheme="minorHAnsi" w:cstheme="minorBidi"/>
              <w:noProof/>
              <w:sz w:val="22"/>
            </w:rPr>
          </w:pPr>
          <w:hyperlink w:anchor="_Toc26282903" w:history="1">
            <w:r w:rsidRPr="002512AD">
              <w:rPr>
                <w:rStyle w:val="Hyperlink"/>
                <w:noProof/>
              </w:rPr>
              <w:t>2.1.2.2</w:t>
            </w:r>
            <w:r>
              <w:rPr>
                <w:rFonts w:asciiTheme="minorHAnsi" w:eastAsiaTheme="minorEastAsia" w:hAnsiTheme="minorHAnsi" w:cstheme="minorBidi"/>
                <w:noProof/>
                <w:sz w:val="22"/>
              </w:rPr>
              <w:tab/>
            </w:r>
            <w:r w:rsidRPr="002512AD">
              <w:rPr>
                <w:rStyle w:val="Hyperlink"/>
                <w:noProof/>
              </w:rPr>
              <w:t>UI and General Navigation - Home Page</w:t>
            </w:r>
            <w:r>
              <w:rPr>
                <w:noProof/>
                <w:webHidden/>
              </w:rPr>
              <w:tab/>
            </w:r>
            <w:r>
              <w:rPr>
                <w:noProof/>
                <w:webHidden/>
              </w:rPr>
              <w:fldChar w:fldCharType="begin"/>
            </w:r>
            <w:r>
              <w:rPr>
                <w:noProof/>
                <w:webHidden/>
              </w:rPr>
              <w:instrText xml:space="preserve"> PAGEREF _Toc26282903 \h </w:instrText>
            </w:r>
            <w:r>
              <w:rPr>
                <w:noProof/>
                <w:webHidden/>
              </w:rPr>
            </w:r>
            <w:r>
              <w:rPr>
                <w:noProof/>
                <w:webHidden/>
              </w:rPr>
              <w:fldChar w:fldCharType="separate"/>
            </w:r>
            <w:r>
              <w:rPr>
                <w:noProof/>
                <w:webHidden/>
              </w:rPr>
              <w:t>8</w:t>
            </w:r>
            <w:r>
              <w:rPr>
                <w:noProof/>
                <w:webHidden/>
              </w:rPr>
              <w:fldChar w:fldCharType="end"/>
            </w:r>
          </w:hyperlink>
        </w:p>
        <w:p w14:paraId="1A31AF34" w14:textId="67D2F996" w:rsidR="0089490E" w:rsidRDefault="0089490E">
          <w:pPr>
            <w:pStyle w:val="TOC2"/>
            <w:tabs>
              <w:tab w:val="left" w:pos="1320"/>
              <w:tab w:val="right" w:leader="dot" w:pos="9350"/>
            </w:tabs>
            <w:rPr>
              <w:rFonts w:asciiTheme="minorHAnsi" w:eastAsiaTheme="minorEastAsia" w:hAnsiTheme="minorHAnsi" w:cstheme="minorBidi"/>
              <w:noProof/>
              <w:sz w:val="22"/>
            </w:rPr>
          </w:pPr>
          <w:hyperlink w:anchor="_Toc26282904" w:history="1">
            <w:r w:rsidRPr="002512AD">
              <w:rPr>
                <w:rStyle w:val="Hyperlink"/>
                <w:noProof/>
              </w:rPr>
              <w:t>2.1.2.3</w:t>
            </w:r>
            <w:r>
              <w:rPr>
                <w:rFonts w:asciiTheme="minorHAnsi" w:eastAsiaTheme="minorEastAsia" w:hAnsiTheme="minorHAnsi" w:cstheme="minorBidi"/>
                <w:noProof/>
                <w:sz w:val="22"/>
              </w:rPr>
              <w:tab/>
            </w:r>
            <w:r w:rsidRPr="002512AD">
              <w:rPr>
                <w:rStyle w:val="Hyperlink"/>
                <w:noProof/>
              </w:rPr>
              <w:t>UI and General Navigation - Feed</w:t>
            </w:r>
            <w:r>
              <w:rPr>
                <w:noProof/>
                <w:webHidden/>
              </w:rPr>
              <w:tab/>
            </w:r>
            <w:r>
              <w:rPr>
                <w:noProof/>
                <w:webHidden/>
              </w:rPr>
              <w:fldChar w:fldCharType="begin"/>
            </w:r>
            <w:r>
              <w:rPr>
                <w:noProof/>
                <w:webHidden/>
              </w:rPr>
              <w:instrText xml:space="preserve"> PAGEREF _Toc26282904 \h </w:instrText>
            </w:r>
            <w:r>
              <w:rPr>
                <w:noProof/>
                <w:webHidden/>
              </w:rPr>
            </w:r>
            <w:r>
              <w:rPr>
                <w:noProof/>
                <w:webHidden/>
              </w:rPr>
              <w:fldChar w:fldCharType="separate"/>
            </w:r>
            <w:r>
              <w:rPr>
                <w:noProof/>
                <w:webHidden/>
              </w:rPr>
              <w:t>9</w:t>
            </w:r>
            <w:r>
              <w:rPr>
                <w:noProof/>
                <w:webHidden/>
              </w:rPr>
              <w:fldChar w:fldCharType="end"/>
            </w:r>
          </w:hyperlink>
        </w:p>
        <w:p w14:paraId="7F1B1629" w14:textId="162E3A92" w:rsidR="0089490E" w:rsidRDefault="0089490E">
          <w:pPr>
            <w:pStyle w:val="TOC2"/>
            <w:tabs>
              <w:tab w:val="left" w:pos="1320"/>
              <w:tab w:val="right" w:leader="dot" w:pos="9350"/>
            </w:tabs>
            <w:rPr>
              <w:rFonts w:asciiTheme="minorHAnsi" w:eastAsiaTheme="minorEastAsia" w:hAnsiTheme="minorHAnsi" w:cstheme="minorBidi"/>
              <w:noProof/>
              <w:sz w:val="22"/>
            </w:rPr>
          </w:pPr>
          <w:hyperlink w:anchor="_Toc26282905" w:history="1">
            <w:r w:rsidRPr="002512AD">
              <w:rPr>
                <w:rStyle w:val="Hyperlink"/>
                <w:noProof/>
              </w:rPr>
              <w:t>2.1.2.4</w:t>
            </w:r>
            <w:r>
              <w:rPr>
                <w:rFonts w:asciiTheme="minorHAnsi" w:eastAsiaTheme="minorEastAsia" w:hAnsiTheme="minorHAnsi" w:cstheme="minorBidi"/>
                <w:noProof/>
                <w:sz w:val="22"/>
              </w:rPr>
              <w:tab/>
            </w:r>
            <w:r w:rsidRPr="002512AD">
              <w:rPr>
                <w:rStyle w:val="Hyperlink"/>
                <w:noProof/>
              </w:rPr>
              <w:t>UI and General Navigation - Follow, Favorites, Flag, Hashtag and Posting an Update</w:t>
            </w:r>
            <w:r>
              <w:rPr>
                <w:noProof/>
                <w:webHidden/>
              </w:rPr>
              <w:tab/>
            </w:r>
            <w:r>
              <w:rPr>
                <w:noProof/>
                <w:webHidden/>
              </w:rPr>
              <w:fldChar w:fldCharType="begin"/>
            </w:r>
            <w:r>
              <w:rPr>
                <w:noProof/>
                <w:webHidden/>
              </w:rPr>
              <w:instrText xml:space="preserve"> PAGEREF _Toc26282905 \h </w:instrText>
            </w:r>
            <w:r>
              <w:rPr>
                <w:noProof/>
                <w:webHidden/>
              </w:rPr>
            </w:r>
            <w:r>
              <w:rPr>
                <w:noProof/>
                <w:webHidden/>
              </w:rPr>
              <w:fldChar w:fldCharType="separate"/>
            </w:r>
            <w:r>
              <w:rPr>
                <w:noProof/>
                <w:webHidden/>
              </w:rPr>
              <w:t>10</w:t>
            </w:r>
            <w:r>
              <w:rPr>
                <w:noProof/>
                <w:webHidden/>
              </w:rPr>
              <w:fldChar w:fldCharType="end"/>
            </w:r>
          </w:hyperlink>
        </w:p>
        <w:p w14:paraId="4D2E0C8B" w14:textId="69D7C1EA" w:rsidR="0089490E" w:rsidRDefault="0089490E">
          <w:pPr>
            <w:pStyle w:val="TOC2"/>
            <w:tabs>
              <w:tab w:val="left" w:pos="1320"/>
              <w:tab w:val="right" w:leader="dot" w:pos="9350"/>
            </w:tabs>
            <w:rPr>
              <w:rFonts w:asciiTheme="minorHAnsi" w:eastAsiaTheme="minorEastAsia" w:hAnsiTheme="minorHAnsi" w:cstheme="minorBidi"/>
              <w:noProof/>
              <w:sz w:val="22"/>
            </w:rPr>
          </w:pPr>
          <w:hyperlink w:anchor="_Toc26282906" w:history="1">
            <w:r w:rsidRPr="002512AD">
              <w:rPr>
                <w:rStyle w:val="Hyperlink"/>
                <w:noProof/>
              </w:rPr>
              <w:t>2.1.2.5</w:t>
            </w:r>
            <w:r>
              <w:rPr>
                <w:rFonts w:asciiTheme="minorHAnsi" w:eastAsiaTheme="minorEastAsia" w:hAnsiTheme="minorHAnsi" w:cstheme="minorBidi"/>
                <w:noProof/>
                <w:sz w:val="22"/>
              </w:rPr>
              <w:tab/>
            </w:r>
            <w:r w:rsidRPr="002512AD">
              <w:rPr>
                <w:rStyle w:val="Hyperlink"/>
                <w:noProof/>
              </w:rPr>
              <w:t>UI and General Navigation - Notifications</w:t>
            </w:r>
            <w:r>
              <w:rPr>
                <w:noProof/>
                <w:webHidden/>
              </w:rPr>
              <w:tab/>
            </w:r>
            <w:r>
              <w:rPr>
                <w:noProof/>
                <w:webHidden/>
              </w:rPr>
              <w:fldChar w:fldCharType="begin"/>
            </w:r>
            <w:r>
              <w:rPr>
                <w:noProof/>
                <w:webHidden/>
              </w:rPr>
              <w:instrText xml:space="preserve"> PAGEREF _Toc26282906 \h </w:instrText>
            </w:r>
            <w:r>
              <w:rPr>
                <w:noProof/>
                <w:webHidden/>
              </w:rPr>
            </w:r>
            <w:r>
              <w:rPr>
                <w:noProof/>
                <w:webHidden/>
              </w:rPr>
              <w:fldChar w:fldCharType="separate"/>
            </w:r>
            <w:r>
              <w:rPr>
                <w:noProof/>
                <w:webHidden/>
              </w:rPr>
              <w:t>11</w:t>
            </w:r>
            <w:r>
              <w:rPr>
                <w:noProof/>
                <w:webHidden/>
              </w:rPr>
              <w:fldChar w:fldCharType="end"/>
            </w:r>
          </w:hyperlink>
        </w:p>
        <w:p w14:paraId="7AA40ED4" w14:textId="4C4EC0B8" w:rsidR="0089490E" w:rsidRDefault="0089490E">
          <w:pPr>
            <w:pStyle w:val="TOC2"/>
            <w:tabs>
              <w:tab w:val="left" w:pos="1320"/>
              <w:tab w:val="right" w:leader="dot" w:pos="9350"/>
            </w:tabs>
            <w:rPr>
              <w:rFonts w:asciiTheme="minorHAnsi" w:eastAsiaTheme="minorEastAsia" w:hAnsiTheme="minorHAnsi" w:cstheme="minorBidi"/>
              <w:noProof/>
              <w:sz w:val="22"/>
            </w:rPr>
          </w:pPr>
          <w:hyperlink w:anchor="_Toc26282907" w:history="1">
            <w:r w:rsidRPr="002512AD">
              <w:rPr>
                <w:rStyle w:val="Hyperlink"/>
                <w:noProof/>
              </w:rPr>
              <w:t>2.1.2.6</w:t>
            </w:r>
            <w:r>
              <w:rPr>
                <w:rFonts w:asciiTheme="minorHAnsi" w:eastAsiaTheme="minorEastAsia" w:hAnsiTheme="minorHAnsi" w:cstheme="minorBidi"/>
                <w:noProof/>
                <w:sz w:val="22"/>
              </w:rPr>
              <w:tab/>
            </w:r>
            <w:r w:rsidRPr="002512AD">
              <w:rPr>
                <w:rStyle w:val="Hyperlink"/>
                <w:noProof/>
              </w:rPr>
              <w:t>UI and General Navigation - Personalization</w:t>
            </w:r>
            <w:r>
              <w:rPr>
                <w:noProof/>
                <w:webHidden/>
              </w:rPr>
              <w:tab/>
            </w:r>
            <w:r>
              <w:rPr>
                <w:noProof/>
                <w:webHidden/>
              </w:rPr>
              <w:fldChar w:fldCharType="begin"/>
            </w:r>
            <w:r>
              <w:rPr>
                <w:noProof/>
                <w:webHidden/>
              </w:rPr>
              <w:instrText xml:space="preserve"> PAGEREF _Toc26282907 \h </w:instrText>
            </w:r>
            <w:r>
              <w:rPr>
                <w:noProof/>
                <w:webHidden/>
              </w:rPr>
            </w:r>
            <w:r>
              <w:rPr>
                <w:noProof/>
                <w:webHidden/>
              </w:rPr>
              <w:fldChar w:fldCharType="separate"/>
            </w:r>
            <w:r>
              <w:rPr>
                <w:noProof/>
                <w:webHidden/>
              </w:rPr>
              <w:t>11</w:t>
            </w:r>
            <w:r>
              <w:rPr>
                <w:noProof/>
                <w:webHidden/>
              </w:rPr>
              <w:fldChar w:fldCharType="end"/>
            </w:r>
          </w:hyperlink>
        </w:p>
        <w:p w14:paraId="02D9CF29" w14:textId="4416334F" w:rsidR="0089490E" w:rsidRDefault="0089490E">
          <w:pPr>
            <w:pStyle w:val="TOC2"/>
            <w:tabs>
              <w:tab w:val="left" w:pos="1100"/>
              <w:tab w:val="right" w:leader="dot" w:pos="9350"/>
            </w:tabs>
            <w:rPr>
              <w:rFonts w:asciiTheme="minorHAnsi" w:eastAsiaTheme="minorEastAsia" w:hAnsiTheme="minorHAnsi" w:cstheme="minorBidi"/>
              <w:noProof/>
              <w:sz w:val="22"/>
            </w:rPr>
          </w:pPr>
          <w:hyperlink w:anchor="_Toc26282908" w:history="1">
            <w:r w:rsidRPr="002512AD">
              <w:rPr>
                <w:rStyle w:val="Hyperlink"/>
                <w:noProof/>
              </w:rPr>
              <w:t>2.1.3</w:t>
            </w:r>
            <w:r>
              <w:rPr>
                <w:rFonts w:asciiTheme="minorHAnsi" w:eastAsiaTheme="minorEastAsia" w:hAnsiTheme="minorHAnsi" w:cstheme="minorBidi"/>
                <w:noProof/>
                <w:sz w:val="22"/>
              </w:rPr>
              <w:tab/>
            </w:r>
            <w:r w:rsidRPr="002512AD">
              <w:rPr>
                <w:rStyle w:val="Hyperlink"/>
                <w:noProof/>
              </w:rPr>
              <w:t xml:space="preserve">  Service Cloud</w:t>
            </w:r>
            <w:r>
              <w:rPr>
                <w:noProof/>
                <w:webHidden/>
              </w:rPr>
              <w:tab/>
            </w:r>
            <w:r>
              <w:rPr>
                <w:noProof/>
                <w:webHidden/>
              </w:rPr>
              <w:fldChar w:fldCharType="begin"/>
            </w:r>
            <w:r>
              <w:rPr>
                <w:noProof/>
                <w:webHidden/>
              </w:rPr>
              <w:instrText xml:space="preserve"> PAGEREF _Toc26282908 \h </w:instrText>
            </w:r>
            <w:r>
              <w:rPr>
                <w:noProof/>
                <w:webHidden/>
              </w:rPr>
            </w:r>
            <w:r>
              <w:rPr>
                <w:noProof/>
                <w:webHidden/>
              </w:rPr>
              <w:fldChar w:fldCharType="separate"/>
            </w:r>
            <w:r>
              <w:rPr>
                <w:noProof/>
                <w:webHidden/>
              </w:rPr>
              <w:t>12</w:t>
            </w:r>
            <w:r>
              <w:rPr>
                <w:noProof/>
                <w:webHidden/>
              </w:rPr>
              <w:fldChar w:fldCharType="end"/>
            </w:r>
          </w:hyperlink>
        </w:p>
        <w:p w14:paraId="78ECF9FC" w14:textId="1CFB03FB" w:rsidR="0089490E" w:rsidRDefault="0089490E">
          <w:pPr>
            <w:pStyle w:val="TOC2"/>
            <w:tabs>
              <w:tab w:val="left" w:pos="1320"/>
              <w:tab w:val="right" w:leader="dot" w:pos="9350"/>
            </w:tabs>
            <w:rPr>
              <w:rFonts w:asciiTheme="minorHAnsi" w:eastAsiaTheme="minorEastAsia" w:hAnsiTheme="minorHAnsi" w:cstheme="minorBidi"/>
              <w:noProof/>
              <w:sz w:val="22"/>
            </w:rPr>
          </w:pPr>
          <w:hyperlink w:anchor="_Toc26282909" w:history="1">
            <w:r w:rsidRPr="002512AD">
              <w:rPr>
                <w:rStyle w:val="Hyperlink"/>
                <w:noProof/>
              </w:rPr>
              <w:t>2.1.3.1</w:t>
            </w:r>
            <w:r>
              <w:rPr>
                <w:rFonts w:asciiTheme="minorHAnsi" w:eastAsiaTheme="minorEastAsia" w:hAnsiTheme="minorHAnsi" w:cstheme="minorBidi"/>
                <w:noProof/>
                <w:sz w:val="22"/>
              </w:rPr>
              <w:tab/>
            </w:r>
            <w:r w:rsidRPr="002512AD">
              <w:rPr>
                <w:rStyle w:val="Hyperlink"/>
                <w:noProof/>
              </w:rPr>
              <w:t xml:space="preserve"> Service Cloud - Activity Management</w:t>
            </w:r>
            <w:r>
              <w:rPr>
                <w:noProof/>
                <w:webHidden/>
              </w:rPr>
              <w:tab/>
            </w:r>
            <w:r>
              <w:rPr>
                <w:noProof/>
                <w:webHidden/>
              </w:rPr>
              <w:fldChar w:fldCharType="begin"/>
            </w:r>
            <w:r>
              <w:rPr>
                <w:noProof/>
                <w:webHidden/>
              </w:rPr>
              <w:instrText xml:space="preserve"> PAGEREF _Toc26282909 \h </w:instrText>
            </w:r>
            <w:r>
              <w:rPr>
                <w:noProof/>
                <w:webHidden/>
              </w:rPr>
            </w:r>
            <w:r>
              <w:rPr>
                <w:noProof/>
                <w:webHidden/>
              </w:rPr>
              <w:fldChar w:fldCharType="separate"/>
            </w:r>
            <w:r>
              <w:rPr>
                <w:noProof/>
                <w:webHidden/>
              </w:rPr>
              <w:t>12</w:t>
            </w:r>
            <w:r>
              <w:rPr>
                <w:noProof/>
                <w:webHidden/>
              </w:rPr>
              <w:fldChar w:fldCharType="end"/>
            </w:r>
          </w:hyperlink>
        </w:p>
        <w:p w14:paraId="363F2B31" w14:textId="07E3817D" w:rsidR="0089490E" w:rsidRDefault="0089490E">
          <w:pPr>
            <w:pStyle w:val="TOC2"/>
            <w:tabs>
              <w:tab w:val="left" w:pos="1320"/>
              <w:tab w:val="right" w:leader="dot" w:pos="9350"/>
            </w:tabs>
            <w:rPr>
              <w:rFonts w:asciiTheme="minorHAnsi" w:eastAsiaTheme="minorEastAsia" w:hAnsiTheme="minorHAnsi" w:cstheme="minorBidi"/>
              <w:noProof/>
              <w:sz w:val="22"/>
            </w:rPr>
          </w:pPr>
          <w:hyperlink w:anchor="_Toc26282910" w:history="1">
            <w:r w:rsidRPr="002512AD">
              <w:rPr>
                <w:rStyle w:val="Hyperlink"/>
                <w:noProof/>
              </w:rPr>
              <w:t>2.1.3.2</w:t>
            </w:r>
            <w:r>
              <w:rPr>
                <w:rFonts w:asciiTheme="minorHAnsi" w:eastAsiaTheme="minorEastAsia" w:hAnsiTheme="minorHAnsi" w:cstheme="minorBidi"/>
                <w:noProof/>
                <w:sz w:val="22"/>
              </w:rPr>
              <w:tab/>
            </w:r>
            <w:r w:rsidRPr="002512AD">
              <w:rPr>
                <w:rStyle w:val="Hyperlink"/>
                <w:noProof/>
              </w:rPr>
              <w:t xml:space="preserve"> Service Cloud – Ticket Management</w:t>
            </w:r>
            <w:r>
              <w:rPr>
                <w:noProof/>
                <w:webHidden/>
              </w:rPr>
              <w:tab/>
            </w:r>
            <w:r>
              <w:rPr>
                <w:noProof/>
                <w:webHidden/>
              </w:rPr>
              <w:fldChar w:fldCharType="begin"/>
            </w:r>
            <w:r>
              <w:rPr>
                <w:noProof/>
                <w:webHidden/>
              </w:rPr>
              <w:instrText xml:space="preserve"> PAGEREF _Toc26282910 \h </w:instrText>
            </w:r>
            <w:r>
              <w:rPr>
                <w:noProof/>
                <w:webHidden/>
              </w:rPr>
            </w:r>
            <w:r>
              <w:rPr>
                <w:noProof/>
                <w:webHidden/>
              </w:rPr>
              <w:fldChar w:fldCharType="separate"/>
            </w:r>
            <w:r>
              <w:rPr>
                <w:noProof/>
                <w:webHidden/>
              </w:rPr>
              <w:t>13</w:t>
            </w:r>
            <w:r>
              <w:rPr>
                <w:noProof/>
                <w:webHidden/>
              </w:rPr>
              <w:fldChar w:fldCharType="end"/>
            </w:r>
          </w:hyperlink>
        </w:p>
        <w:p w14:paraId="3068BDE9" w14:textId="444D1E60" w:rsidR="0089490E" w:rsidRDefault="0089490E">
          <w:pPr>
            <w:pStyle w:val="TOC2"/>
            <w:tabs>
              <w:tab w:val="left" w:pos="1100"/>
              <w:tab w:val="right" w:leader="dot" w:pos="9350"/>
            </w:tabs>
            <w:rPr>
              <w:rFonts w:asciiTheme="minorHAnsi" w:eastAsiaTheme="minorEastAsia" w:hAnsiTheme="minorHAnsi" w:cstheme="minorBidi"/>
              <w:noProof/>
              <w:sz w:val="22"/>
            </w:rPr>
          </w:pPr>
          <w:hyperlink w:anchor="_Toc26282911" w:history="1">
            <w:r w:rsidRPr="002512AD">
              <w:rPr>
                <w:rStyle w:val="Hyperlink"/>
                <w:noProof/>
              </w:rPr>
              <w:t>2.1.4</w:t>
            </w:r>
            <w:r>
              <w:rPr>
                <w:rFonts w:asciiTheme="minorHAnsi" w:eastAsiaTheme="minorEastAsia" w:hAnsiTheme="minorHAnsi" w:cstheme="minorBidi"/>
                <w:noProof/>
                <w:sz w:val="22"/>
              </w:rPr>
              <w:tab/>
            </w:r>
            <w:r w:rsidRPr="002512AD">
              <w:rPr>
                <w:rStyle w:val="Hyperlink"/>
                <w:noProof/>
              </w:rPr>
              <w:t xml:space="preserve"> Utilities Call Center</w:t>
            </w:r>
            <w:r>
              <w:rPr>
                <w:noProof/>
                <w:webHidden/>
              </w:rPr>
              <w:tab/>
            </w:r>
            <w:r>
              <w:rPr>
                <w:noProof/>
                <w:webHidden/>
              </w:rPr>
              <w:fldChar w:fldCharType="begin"/>
            </w:r>
            <w:r>
              <w:rPr>
                <w:noProof/>
                <w:webHidden/>
              </w:rPr>
              <w:instrText xml:space="preserve"> PAGEREF _Toc26282911 \h </w:instrText>
            </w:r>
            <w:r>
              <w:rPr>
                <w:noProof/>
                <w:webHidden/>
              </w:rPr>
            </w:r>
            <w:r>
              <w:rPr>
                <w:noProof/>
                <w:webHidden/>
              </w:rPr>
              <w:fldChar w:fldCharType="separate"/>
            </w:r>
            <w:r>
              <w:rPr>
                <w:noProof/>
                <w:webHidden/>
              </w:rPr>
              <w:t>13</w:t>
            </w:r>
            <w:r>
              <w:rPr>
                <w:noProof/>
                <w:webHidden/>
              </w:rPr>
              <w:fldChar w:fldCharType="end"/>
            </w:r>
          </w:hyperlink>
        </w:p>
        <w:p w14:paraId="3D4A5595" w14:textId="15C2A1A3" w:rsidR="0089490E" w:rsidRDefault="0089490E">
          <w:pPr>
            <w:pStyle w:val="TOC2"/>
            <w:tabs>
              <w:tab w:val="left" w:pos="1320"/>
              <w:tab w:val="right" w:leader="dot" w:pos="9350"/>
            </w:tabs>
            <w:rPr>
              <w:rFonts w:asciiTheme="minorHAnsi" w:eastAsiaTheme="minorEastAsia" w:hAnsiTheme="minorHAnsi" w:cstheme="minorBidi"/>
              <w:noProof/>
              <w:sz w:val="22"/>
            </w:rPr>
          </w:pPr>
          <w:hyperlink w:anchor="_Toc26282912" w:history="1">
            <w:r w:rsidRPr="002512AD">
              <w:rPr>
                <w:rStyle w:val="Hyperlink"/>
                <w:noProof/>
              </w:rPr>
              <w:t>2.1.4.1</w:t>
            </w:r>
            <w:r>
              <w:rPr>
                <w:rFonts w:asciiTheme="minorHAnsi" w:eastAsiaTheme="minorEastAsia" w:hAnsiTheme="minorHAnsi" w:cstheme="minorBidi"/>
                <w:noProof/>
                <w:sz w:val="22"/>
              </w:rPr>
              <w:tab/>
            </w:r>
            <w:r w:rsidRPr="002512AD">
              <w:rPr>
                <w:rStyle w:val="Hyperlink"/>
                <w:noProof/>
              </w:rPr>
              <w:t>Utilities Call Center- Utilities Financials</w:t>
            </w:r>
            <w:r>
              <w:rPr>
                <w:noProof/>
                <w:webHidden/>
              </w:rPr>
              <w:tab/>
            </w:r>
            <w:r>
              <w:rPr>
                <w:noProof/>
                <w:webHidden/>
              </w:rPr>
              <w:fldChar w:fldCharType="begin"/>
            </w:r>
            <w:r>
              <w:rPr>
                <w:noProof/>
                <w:webHidden/>
              </w:rPr>
              <w:instrText xml:space="preserve"> PAGEREF _Toc26282912 \h </w:instrText>
            </w:r>
            <w:r>
              <w:rPr>
                <w:noProof/>
                <w:webHidden/>
              </w:rPr>
            </w:r>
            <w:r>
              <w:rPr>
                <w:noProof/>
                <w:webHidden/>
              </w:rPr>
              <w:fldChar w:fldCharType="separate"/>
            </w:r>
            <w:r>
              <w:rPr>
                <w:noProof/>
                <w:webHidden/>
              </w:rPr>
              <w:t>14</w:t>
            </w:r>
            <w:r>
              <w:rPr>
                <w:noProof/>
                <w:webHidden/>
              </w:rPr>
              <w:fldChar w:fldCharType="end"/>
            </w:r>
          </w:hyperlink>
        </w:p>
        <w:p w14:paraId="67C208F9" w14:textId="0E21EA75" w:rsidR="0089490E" w:rsidRDefault="0089490E">
          <w:pPr>
            <w:pStyle w:val="TOC2"/>
            <w:tabs>
              <w:tab w:val="left" w:pos="1320"/>
              <w:tab w:val="right" w:leader="dot" w:pos="9350"/>
            </w:tabs>
            <w:rPr>
              <w:rFonts w:asciiTheme="minorHAnsi" w:eastAsiaTheme="minorEastAsia" w:hAnsiTheme="minorHAnsi" w:cstheme="minorBidi"/>
              <w:noProof/>
              <w:sz w:val="22"/>
            </w:rPr>
          </w:pPr>
          <w:hyperlink w:anchor="_Toc26282913" w:history="1">
            <w:r w:rsidRPr="002512AD">
              <w:rPr>
                <w:rStyle w:val="Hyperlink"/>
                <w:noProof/>
              </w:rPr>
              <w:t>2.1.4.2</w:t>
            </w:r>
            <w:r>
              <w:rPr>
                <w:rFonts w:asciiTheme="minorHAnsi" w:eastAsiaTheme="minorEastAsia" w:hAnsiTheme="minorHAnsi" w:cstheme="minorBidi"/>
                <w:noProof/>
                <w:sz w:val="22"/>
              </w:rPr>
              <w:tab/>
            </w:r>
            <w:r w:rsidRPr="002512AD">
              <w:rPr>
                <w:rStyle w:val="Hyperlink"/>
                <w:noProof/>
              </w:rPr>
              <w:t>Utilities Call Center- Utilities 360</w:t>
            </w:r>
            <w:r>
              <w:rPr>
                <w:noProof/>
                <w:webHidden/>
              </w:rPr>
              <w:tab/>
            </w:r>
            <w:r>
              <w:rPr>
                <w:noProof/>
                <w:webHidden/>
              </w:rPr>
              <w:fldChar w:fldCharType="begin"/>
            </w:r>
            <w:r>
              <w:rPr>
                <w:noProof/>
                <w:webHidden/>
              </w:rPr>
              <w:instrText xml:space="preserve"> PAGEREF _Toc26282913 \h </w:instrText>
            </w:r>
            <w:r>
              <w:rPr>
                <w:noProof/>
                <w:webHidden/>
              </w:rPr>
            </w:r>
            <w:r>
              <w:rPr>
                <w:noProof/>
                <w:webHidden/>
              </w:rPr>
              <w:fldChar w:fldCharType="separate"/>
            </w:r>
            <w:r>
              <w:rPr>
                <w:noProof/>
                <w:webHidden/>
              </w:rPr>
              <w:t>16</w:t>
            </w:r>
            <w:r>
              <w:rPr>
                <w:noProof/>
                <w:webHidden/>
              </w:rPr>
              <w:fldChar w:fldCharType="end"/>
            </w:r>
          </w:hyperlink>
        </w:p>
        <w:p w14:paraId="19DF1C1D" w14:textId="5AD1DA63" w:rsidR="0089490E" w:rsidRDefault="0089490E">
          <w:pPr>
            <w:pStyle w:val="TOC2"/>
            <w:tabs>
              <w:tab w:val="left" w:pos="1320"/>
              <w:tab w:val="right" w:leader="dot" w:pos="9350"/>
            </w:tabs>
            <w:rPr>
              <w:rFonts w:asciiTheme="minorHAnsi" w:eastAsiaTheme="minorEastAsia" w:hAnsiTheme="minorHAnsi" w:cstheme="minorBidi"/>
              <w:noProof/>
              <w:sz w:val="22"/>
            </w:rPr>
          </w:pPr>
          <w:hyperlink w:anchor="_Toc26282914" w:history="1">
            <w:r w:rsidRPr="002512AD">
              <w:rPr>
                <w:rStyle w:val="Hyperlink"/>
                <w:noProof/>
              </w:rPr>
              <w:t>2.1.4.3</w:t>
            </w:r>
            <w:r>
              <w:rPr>
                <w:rFonts w:asciiTheme="minorHAnsi" w:eastAsiaTheme="minorEastAsia" w:hAnsiTheme="minorHAnsi" w:cstheme="minorBidi"/>
                <w:noProof/>
                <w:sz w:val="22"/>
              </w:rPr>
              <w:tab/>
            </w:r>
            <w:r w:rsidRPr="002512AD">
              <w:rPr>
                <w:rStyle w:val="Hyperlink"/>
                <w:noProof/>
              </w:rPr>
              <w:t>Utilities Call Center- Utilities Service Orders</w:t>
            </w:r>
            <w:r>
              <w:rPr>
                <w:noProof/>
                <w:webHidden/>
              </w:rPr>
              <w:tab/>
            </w:r>
            <w:r>
              <w:rPr>
                <w:noProof/>
                <w:webHidden/>
              </w:rPr>
              <w:fldChar w:fldCharType="begin"/>
            </w:r>
            <w:r>
              <w:rPr>
                <w:noProof/>
                <w:webHidden/>
              </w:rPr>
              <w:instrText xml:space="preserve"> PAGEREF _Toc26282914 \h </w:instrText>
            </w:r>
            <w:r>
              <w:rPr>
                <w:noProof/>
                <w:webHidden/>
              </w:rPr>
            </w:r>
            <w:r>
              <w:rPr>
                <w:noProof/>
                <w:webHidden/>
              </w:rPr>
              <w:fldChar w:fldCharType="separate"/>
            </w:r>
            <w:r>
              <w:rPr>
                <w:noProof/>
                <w:webHidden/>
              </w:rPr>
              <w:t>18</w:t>
            </w:r>
            <w:r>
              <w:rPr>
                <w:noProof/>
                <w:webHidden/>
              </w:rPr>
              <w:fldChar w:fldCharType="end"/>
            </w:r>
          </w:hyperlink>
        </w:p>
        <w:p w14:paraId="1F464E58" w14:textId="34CADCED" w:rsidR="0089490E" w:rsidRDefault="0089490E">
          <w:pPr>
            <w:pStyle w:val="TOC2"/>
            <w:tabs>
              <w:tab w:val="left" w:pos="1320"/>
              <w:tab w:val="right" w:leader="dot" w:pos="9350"/>
            </w:tabs>
            <w:rPr>
              <w:rFonts w:asciiTheme="minorHAnsi" w:eastAsiaTheme="minorEastAsia" w:hAnsiTheme="minorHAnsi" w:cstheme="minorBidi"/>
              <w:noProof/>
              <w:sz w:val="22"/>
            </w:rPr>
          </w:pPr>
          <w:hyperlink w:anchor="_Toc26282915" w:history="1">
            <w:r w:rsidRPr="002512AD">
              <w:rPr>
                <w:rStyle w:val="Hyperlink"/>
                <w:noProof/>
              </w:rPr>
              <w:t>2.1.4.4</w:t>
            </w:r>
            <w:r>
              <w:rPr>
                <w:rFonts w:asciiTheme="minorHAnsi" w:eastAsiaTheme="minorEastAsia" w:hAnsiTheme="minorHAnsi" w:cstheme="minorBidi"/>
                <w:noProof/>
                <w:sz w:val="22"/>
              </w:rPr>
              <w:tab/>
            </w:r>
            <w:r w:rsidRPr="002512AD">
              <w:rPr>
                <w:rStyle w:val="Hyperlink"/>
                <w:noProof/>
              </w:rPr>
              <w:t>Utilities Call Center - Move-In / Move-Out</w:t>
            </w:r>
            <w:r>
              <w:rPr>
                <w:noProof/>
                <w:webHidden/>
              </w:rPr>
              <w:tab/>
            </w:r>
            <w:r>
              <w:rPr>
                <w:noProof/>
                <w:webHidden/>
              </w:rPr>
              <w:fldChar w:fldCharType="begin"/>
            </w:r>
            <w:r>
              <w:rPr>
                <w:noProof/>
                <w:webHidden/>
              </w:rPr>
              <w:instrText xml:space="preserve"> PAGEREF _Toc26282915 \h </w:instrText>
            </w:r>
            <w:r>
              <w:rPr>
                <w:noProof/>
                <w:webHidden/>
              </w:rPr>
            </w:r>
            <w:r>
              <w:rPr>
                <w:noProof/>
                <w:webHidden/>
              </w:rPr>
              <w:fldChar w:fldCharType="separate"/>
            </w:r>
            <w:r>
              <w:rPr>
                <w:noProof/>
                <w:webHidden/>
              </w:rPr>
              <w:t>19</w:t>
            </w:r>
            <w:r>
              <w:rPr>
                <w:noProof/>
                <w:webHidden/>
              </w:rPr>
              <w:fldChar w:fldCharType="end"/>
            </w:r>
          </w:hyperlink>
        </w:p>
        <w:p w14:paraId="67383638" w14:textId="08A0DEA8" w:rsidR="0089490E" w:rsidRDefault="0089490E">
          <w:pPr>
            <w:pStyle w:val="TOC2"/>
            <w:tabs>
              <w:tab w:val="left" w:pos="1320"/>
              <w:tab w:val="right" w:leader="dot" w:pos="9350"/>
            </w:tabs>
            <w:rPr>
              <w:rFonts w:asciiTheme="minorHAnsi" w:eastAsiaTheme="minorEastAsia" w:hAnsiTheme="minorHAnsi" w:cstheme="minorBidi"/>
              <w:noProof/>
              <w:sz w:val="22"/>
            </w:rPr>
          </w:pPr>
          <w:hyperlink w:anchor="_Toc26282916" w:history="1">
            <w:r w:rsidRPr="002512AD">
              <w:rPr>
                <w:rStyle w:val="Hyperlink"/>
                <w:noProof/>
              </w:rPr>
              <w:t xml:space="preserve">2.1.4.5 </w:t>
            </w:r>
            <w:r>
              <w:rPr>
                <w:rFonts w:asciiTheme="minorHAnsi" w:eastAsiaTheme="minorEastAsia" w:hAnsiTheme="minorHAnsi" w:cstheme="minorBidi"/>
                <w:noProof/>
                <w:sz w:val="22"/>
              </w:rPr>
              <w:tab/>
            </w:r>
            <w:r w:rsidRPr="002512AD">
              <w:rPr>
                <w:rStyle w:val="Hyperlink"/>
                <w:noProof/>
              </w:rPr>
              <w:t>Utilities Call Center - Rate Change</w:t>
            </w:r>
            <w:r>
              <w:rPr>
                <w:noProof/>
                <w:webHidden/>
              </w:rPr>
              <w:tab/>
            </w:r>
            <w:r>
              <w:rPr>
                <w:noProof/>
                <w:webHidden/>
              </w:rPr>
              <w:fldChar w:fldCharType="begin"/>
            </w:r>
            <w:r>
              <w:rPr>
                <w:noProof/>
                <w:webHidden/>
              </w:rPr>
              <w:instrText xml:space="preserve"> PAGEREF _Toc26282916 \h </w:instrText>
            </w:r>
            <w:r>
              <w:rPr>
                <w:noProof/>
                <w:webHidden/>
              </w:rPr>
            </w:r>
            <w:r>
              <w:rPr>
                <w:noProof/>
                <w:webHidden/>
              </w:rPr>
              <w:fldChar w:fldCharType="separate"/>
            </w:r>
            <w:r>
              <w:rPr>
                <w:noProof/>
                <w:webHidden/>
              </w:rPr>
              <w:t>21</w:t>
            </w:r>
            <w:r>
              <w:rPr>
                <w:noProof/>
                <w:webHidden/>
              </w:rPr>
              <w:fldChar w:fldCharType="end"/>
            </w:r>
          </w:hyperlink>
        </w:p>
        <w:p w14:paraId="728501A5" w14:textId="069A60DE" w:rsidR="0089490E" w:rsidRDefault="0089490E">
          <w:pPr>
            <w:pStyle w:val="TOC2"/>
            <w:tabs>
              <w:tab w:val="left" w:pos="1320"/>
              <w:tab w:val="right" w:leader="dot" w:pos="9350"/>
            </w:tabs>
            <w:rPr>
              <w:rFonts w:asciiTheme="minorHAnsi" w:eastAsiaTheme="minorEastAsia" w:hAnsiTheme="minorHAnsi" w:cstheme="minorBidi"/>
              <w:noProof/>
              <w:sz w:val="22"/>
            </w:rPr>
          </w:pPr>
          <w:hyperlink w:anchor="_Toc26282917" w:history="1">
            <w:r w:rsidRPr="002512AD">
              <w:rPr>
                <w:rStyle w:val="Hyperlink"/>
                <w:noProof/>
              </w:rPr>
              <w:t xml:space="preserve">2.1.4.6 </w:t>
            </w:r>
            <w:r>
              <w:rPr>
                <w:rFonts w:asciiTheme="minorHAnsi" w:eastAsiaTheme="minorEastAsia" w:hAnsiTheme="minorHAnsi" w:cstheme="minorBidi"/>
                <w:noProof/>
                <w:sz w:val="22"/>
              </w:rPr>
              <w:tab/>
            </w:r>
            <w:r w:rsidRPr="002512AD">
              <w:rPr>
                <w:rStyle w:val="Hyperlink"/>
                <w:noProof/>
              </w:rPr>
              <w:t>Utilities Call Center – Premise</w:t>
            </w:r>
            <w:r>
              <w:rPr>
                <w:noProof/>
                <w:webHidden/>
              </w:rPr>
              <w:tab/>
            </w:r>
            <w:r>
              <w:rPr>
                <w:noProof/>
                <w:webHidden/>
              </w:rPr>
              <w:fldChar w:fldCharType="begin"/>
            </w:r>
            <w:r>
              <w:rPr>
                <w:noProof/>
                <w:webHidden/>
              </w:rPr>
              <w:instrText xml:space="preserve"> PAGEREF _Toc26282917 \h </w:instrText>
            </w:r>
            <w:r>
              <w:rPr>
                <w:noProof/>
                <w:webHidden/>
              </w:rPr>
            </w:r>
            <w:r>
              <w:rPr>
                <w:noProof/>
                <w:webHidden/>
              </w:rPr>
              <w:fldChar w:fldCharType="separate"/>
            </w:r>
            <w:r>
              <w:rPr>
                <w:noProof/>
                <w:webHidden/>
              </w:rPr>
              <w:t>22</w:t>
            </w:r>
            <w:r>
              <w:rPr>
                <w:noProof/>
                <w:webHidden/>
              </w:rPr>
              <w:fldChar w:fldCharType="end"/>
            </w:r>
          </w:hyperlink>
        </w:p>
        <w:p w14:paraId="739D0815" w14:textId="4B328D08" w:rsidR="0089490E" w:rsidRDefault="0089490E">
          <w:pPr>
            <w:pStyle w:val="TOC2"/>
            <w:tabs>
              <w:tab w:val="left" w:pos="1320"/>
              <w:tab w:val="right" w:leader="dot" w:pos="9350"/>
            </w:tabs>
            <w:rPr>
              <w:rFonts w:asciiTheme="minorHAnsi" w:eastAsiaTheme="minorEastAsia" w:hAnsiTheme="minorHAnsi" w:cstheme="minorBidi"/>
              <w:noProof/>
              <w:sz w:val="22"/>
            </w:rPr>
          </w:pPr>
          <w:hyperlink w:anchor="_Toc26282918" w:history="1">
            <w:r w:rsidRPr="002512AD">
              <w:rPr>
                <w:rStyle w:val="Hyperlink"/>
                <w:noProof/>
              </w:rPr>
              <w:t xml:space="preserve">2.1.4.7 </w:t>
            </w:r>
            <w:r>
              <w:rPr>
                <w:rFonts w:asciiTheme="minorHAnsi" w:eastAsiaTheme="minorEastAsia" w:hAnsiTheme="minorHAnsi" w:cstheme="minorBidi"/>
                <w:noProof/>
                <w:sz w:val="22"/>
              </w:rPr>
              <w:tab/>
            </w:r>
            <w:r w:rsidRPr="002512AD">
              <w:rPr>
                <w:rStyle w:val="Hyperlink"/>
                <w:noProof/>
              </w:rPr>
              <w:t>Utilities Call Center - Mash-ups and Front Office Processes</w:t>
            </w:r>
            <w:r>
              <w:rPr>
                <w:noProof/>
                <w:webHidden/>
              </w:rPr>
              <w:tab/>
            </w:r>
            <w:r>
              <w:rPr>
                <w:noProof/>
                <w:webHidden/>
              </w:rPr>
              <w:fldChar w:fldCharType="begin"/>
            </w:r>
            <w:r>
              <w:rPr>
                <w:noProof/>
                <w:webHidden/>
              </w:rPr>
              <w:instrText xml:space="preserve"> PAGEREF _Toc26282918 \h </w:instrText>
            </w:r>
            <w:r>
              <w:rPr>
                <w:noProof/>
                <w:webHidden/>
              </w:rPr>
            </w:r>
            <w:r>
              <w:rPr>
                <w:noProof/>
                <w:webHidden/>
              </w:rPr>
              <w:fldChar w:fldCharType="separate"/>
            </w:r>
            <w:r>
              <w:rPr>
                <w:noProof/>
                <w:webHidden/>
              </w:rPr>
              <w:t>23</w:t>
            </w:r>
            <w:r>
              <w:rPr>
                <w:noProof/>
                <w:webHidden/>
              </w:rPr>
              <w:fldChar w:fldCharType="end"/>
            </w:r>
          </w:hyperlink>
        </w:p>
        <w:p w14:paraId="6A4BF241" w14:textId="29C2A339" w:rsidR="0089490E" w:rsidRDefault="0089490E">
          <w:pPr>
            <w:pStyle w:val="TOC2"/>
            <w:tabs>
              <w:tab w:val="left" w:pos="1100"/>
              <w:tab w:val="right" w:leader="dot" w:pos="9350"/>
            </w:tabs>
            <w:rPr>
              <w:rFonts w:asciiTheme="minorHAnsi" w:eastAsiaTheme="minorEastAsia" w:hAnsiTheme="minorHAnsi" w:cstheme="minorBidi"/>
              <w:noProof/>
              <w:sz w:val="22"/>
            </w:rPr>
          </w:pPr>
          <w:hyperlink w:anchor="_Toc26282919" w:history="1">
            <w:r w:rsidRPr="002512AD">
              <w:rPr>
                <w:rStyle w:val="Hyperlink"/>
                <w:noProof/>
              </w:rPr>
              <w:t>2.1.5</w:t>
            </w:r>
            <w:r>
              <w:rPr>
                <w:rFonts w:asciiTheme="minorHAnsi" w:eastAsiaTheme="minorEastAsia" w:hAnsiTheme="minorHAnsi" w:cstheme="minorBidi"/>
                <w:noProof/>
                <w:sz w:val="22"/>
              </w:rPr>
              <w:tab/>
            </w:r>
            <w:r w:rsidRPr="002512AD">
              <w:rPr>
                <w:rStyle w:val="Hyperlink"/>
                <w:noProof/>
              </w:rPr>
              <w:t>Sales Cloud</w:t>
            </w:r>
            <w:r>
              <w:rPr>
                <w:noProof/>
                <w:webHidden/>
              </w:rPr>
              <w:tab/>
            </w:r>
            <w:r>
              <w:rPr>
                <w:noProof/>
                <w:webHidden/>
              </w:rPr>
              <w:fldChar w:fldCharType="begin"/>
            </w:r>
            <w:r>
              <w:rPr>
                <w:noProof/>
                <w:webHidden/>
              </w:rPr>
              <w:instrText xml:space="preserve"> PAGEREF _Toc26282919 \h </w:instrText>
            </w:r>
            <w:r>
              <w:rPr>
                <w:noProof/>
                <w:webHidden/>
              </w:rPr>
            </w:r>
            <w:r>
              <w:rPr>
                <w:noProof/>
                <w:webHidden/>
              </w:rPr>
              <w:fldChar w:fldCharType="separate"/>
            </w:r>
            <w:r>
              <w:rPr>
                <w:noProof/>
                <w:webHidden/>
              </w:rPr>
              <w:t>23</w:t>
            </w:r>
            <w:r>
              <w:rPr>
                <w:noProof/>
                <w:webHidden/>
              </w:rPr>
              <w:fldChar w:fldCharType="end"/>
            </w:r>
          </w:hyperlink>
        </w:p>
        <w:p w14:paraId="7E99A5B7" w14:textId="5205A73B" w:rsidR="0089490E" w:rsidRDefault="0089490E">
          <w:pPr>
            <w:pStyle w:val="TOC2"/>
            <w:tabs>
              <w:tab w:val="left" w:pos="1320"/>
              <w:tab w:val="right" w:leader="dot" w:pos="9350"/>
            </w:tabs>
            <w:rPr>
              <w:rFonts w:asciiTheme="minorHAnsi" w:eastAsiaTheme="minorEastAsia" w:hAnsiTheme="minorHAnsi" w:cstheme="minorBidi"/>
              <w:noProof/>
              <w:sz w:val="22"/>
            </w:rPr>
          </w:pPr>
          <w:hyperlink w:anchor="_Toc26282920" w:history="1">
            <w:r w:rsidRPr="002512AD">
              <w:rPr>
                <w:rStyle w:val="Hyperlink"/>
                <w:noProof/>
              </w:rPr>
              <w:t xml:space="preserve">2.1.5.1 </w:t>
            </w:r>
            <w:r>
              <w:rPr>
                <w:rFonts w:asciiTheme="minorHAnsi" w:eastAsiaTheme="minorEastAsia" w:hAnsiTheme="minorHAnsi" w:cstheme="minorBidi"/>
                <w:noProof/>
                <w:sz w:val="22"/>
              </w:rPr>
              <w:tab/>
            </w:r>
            <w:r w:rsidRPr="002512AD">
              <w:rPr>
                <w:rStyle w:val="Hyperlink"/>
                <w:noProof/>
              </w:rPr>
              <w:t xml:space="preserve"> Sales Cloud - Leads</w:t>
            </w:r>
            <w:r>
              <w:rPr>
                <w:noProof/>
                <w:webHidden/>
              </w:rPr>
              <w:tab/>
            </w:r>
            <w:r>
              <w:rPr>
                <w:noProof/>
                <w:webHidden/>
              </w:rPr>
              <w:fldChar w:fldCharType="begin"/>
            </w:r>
            <w:r>
              <w:rPr>
                <w:noProof/>
                <w:webHidden/>
              </w:rPr>
              <w:instrText xml:space="preserve"> PAGEREF _Toc26282920 \h </w:instrText>
            </w:r>
            <w:r>
              <w:rPr>
                <w:noProof/>
                <w:webHidden/>
              </w:rPr>
            </w:r>
            <w:r>
              <w:rPr>
                <w:noProof/>
                <w:webHidden/>
              </w:rPr>
              <w:fldChar w:fldCharType="separate"/>
            </w:r>
            <w:r>
              <w:rPr>
                <w:noProof/>
                <w:webHidden/>
              </w:rPr>
              <w:t>24</w:t>
            </w:r>
            <w:r>
              <w:rPr>
                <w:noProof/>
                <w:webHidden/>
              </w:rPr>
              <w:fldChar w:fldCharType="end"/>
            </w:r>
          </w:hyperlink>
        </w:p>
        <w:p w14:paraId="67775237" w14:textId="5FEF181E" w:rsidR="0089490E" w:rsidRDefault="0089490E">
          <w:pPr>
            <w:pStyle w:val="TOC2"/>
            <w:tabs>
              <w:tab w:val="left" w:pos="1320"/>
              <w:tab w:val="right" w:leader="dot" w:pos="9350"/>
            </w:tabs>
            <w:rPr>
              <w:rFonts w:asciiTheme="minorHAnsi" w:eastAsiaTheme="minorEastAsia" w:hAnsiTheme="minorHAnsi" w:cstheme="minorBidi"/>
              <w:noProof/>
              <w:sz w:val="22"/>
            </w:rPr>
          </w:pPr>
          <w:hyperlink w:anchor="_Toc26282921" w:history="1">
            <w:r w:rsidRPr="002512AD">
              <w:rPr>
                <w:rStyle w:val="Hyperlink"/>
                <w:noProof/>
              </w:rPr>
              <w:t>2.1.5.2</w:t>
            </w:r>
            <w:r>
              <w:rPr>
                <w:rFonts w:asciiTheme="minorHAnsi" w:eastAsiaTheme="minorEastAsia" w:hAnsiTheme="minorHAnsi" w:cstheme="minorBidi"/>
                <w:noProof/>
                <w:sz w:val="22"/>
              </w:rPr>
              <w:tab/>
            </w:r>
            <w:r w:rsidRPr="002512AD">
              <w:rPr>
                <w:rStyle w:val="Hyperlink"/>
                <w:noProof/>
              </w:rPr>
              <w:t xml:space="preserve"> Sales Cloud - Opportunities</w:t>
            </w:r>
            <w:r>
              <w:rPr>
                <w:noProof/>
                <w:webHidden/>
              </w:rPr>
              <w:tab/>
            </w:r>
            <w:r>
              <w:rPr>
                <w:noProof/>
                <w:webHidden/>
              </w:rPr>
              <w:fldChar w:fldCharType="begin"/>
            </w:r>
            <w:r>
              <w:rPr>
                <w:noProof/>
                <w:webHidden/>
              </w:rPr>
              <w:instrText xml:space="preserve"> PAGEREF _Toc26282921 \h </w:instrText>
            </w:r>
            <w:r>
              <w:rPr>
                <w:noProof/>
                <w:webHidden/>
              </w:rPr>
            </w:r>
            <w:r>
              <w:rPr>
                <w:noProof/>
                <w:webHidden/>
              </w:rPr>
              <w:fldChar w:fldCharType="separate"/>
            </w:r>
            <w:r>
              <w:rPr>
                <w:noProof/>
                <w:webHidden/>
              </w:rPr>
              <w:t>24</w:t>
            </w:r>
            <w:r>
              <w:rPr>
                <w:noProof/>
                <w:webHidden/>
              </w:rPr>
              <w:fldChar w:fldCharType="end"/>
            </w:r>
          </w:hyperlink>
        </w:p>
        <w:p w14:paraId="679A082E" w14:textId="60DC65AA" w:rsidR="0089490E" w:rsidRDefault="0089490E">
          <w:pPr>
            <w:pStyle w:val="TOC2"/>
            <w:tabs>
              <w:tab w:val="left" w:pos="1320"/>
              <w:tab w:val="right" w:leader="dot" w:pos="9350"/>
            </w:tabs>
            <w:rPr>
              <w:rFonts w:asciiTheme="minorHAnsi" w:eastAsiaTheme="minorEastAsia" w:hAnsiTheme="minorHAnsi" w:cstheme="minorBidi"/>
              <w:noProof/>
              <w:sz w:val="22"/>
            </w:rPr>
          </w:pPr>
          <w:hyperlink w:anchor="_Toc26282922" w:history="1">
            <w:r w:rsidRPr="002512AD">
              <w:rPr>
                <w:rStyle w:val="Hyperlink"/>
                <w:noProof/>
              </w:rPr>
              <w:t>2.1.5.3</w:t>
            </w:r>
            <w:r>
              <w:rPr>
                <w:rFonts w:asciiTheme="minorHAnsi" w:eastAsiaTheme="minorEastAsia" w:hAnsiTheme="minorHAnsi" w:cstheme="minorBidi"/>
                <w:noProof/>
                <w:sz w:val="22"/>
              </w:rPr>
              <w:tab/>
            </w:r>
            <w:r w:rsidRPr="002512AD">
              <w:rPr>
                <w:rStyle w:val="Hyperlink"/>
                <w:noProof/>
              </w:rPr>
              <w:t xml:space="preserve"> Sales Cloud - Territory Management</w:t>
            </w:r>
            <w:r>
              <w:rPr>
                <w:noProof/>
                <w:webHidden/>
              </w:rPr>
              <w:tab/>
            </w:r>
            <w:r>
              <w:rPr>
                <w:noProof/>
                <w:webHidden/>
              </w:rPr>
              <w:fldChar w:fldCharType="begin"/>
            </w:r>
            <w:r>
              <w:rPr>
                <w:noProof/>
                <w:webHidden/>
              </w:rPr>
              <w:instrText xml:space="preserve"> PAGEREF _Toc26282922 \h </w:instrText>
            </w:r>
            <w:r>
              <w:rPr>
                <w:noProof/>
                <w:webHidden/>
              </w:rPr>
            </w:r>
            <w:r>
              <w:rPr>
                <w:noProof/>
                <w:webHidden/>
              </w:rPr>
              <w:fldChar w:fldCharType="separate"/>
            </w:r>
            <w:r>
              <w:rPr>
                <w:noProof/>
                <w:webHidden/>
              </w:rPr>
              <w:t>25</w:t>
            </w:r>
            <w:r>
              <w:rPr>
                <w:noProof/>
                <w:webHidden/>
              </w:rPr>
              <w:fldChar w:fldCharType="end"/>
            </w:r>
          </w:hyperlink>
        </w:p>
        <w:p w14:paraId="1B38C4C0" w14:textId="0009E673" w:rsidR="0089490E" w:rsidRDefault="0089490E">
          <w:pPr>
            <w:pStyle w:val="TOC2"/>
            <w:tabs>
              <w:tab w:val="left" w:pos="1100"/>
              <w:tab w:val="right" w:leader="dot" w:pos="9350"/>
            </w:tabs>
            <w:rPr>
              <w:rFonts w:asciiTheme="minorHAnsi" w:eastAsiaTheme="minorEastAsia" w:hAnsiTheme="minorHAnsi" w:cstheme="minorBidi"/>
              <w:noProof/>
              <w:sz w:val="22"/>
            </w:rPr>
          </w:pPr>
          <w:hyperlink w:anchor="_Toc26282923" w:history="1">
            <w:r w:rsidRPr="002512AD">
              <w:rPr>
                <w:rStyle w:val="Hyperlink"/>
                <w:noProof/>
              </w:rPr>
              <w:t>2.1.6</w:t>
            </w:r>
            <w:r>
              <w:rPr>
                <w:rFonts w:asciiTheme="minorHAnsi" w:eastAsiaTheme="minorEastAsia" w:hAnsiTheme="minorHAnsi" w:cstheme="minorBidi"/>
                <w:noProof/>
                <w:sz w:val="22"/>
              </w:rPr>
              <w:tab/>
            </w:r>
            <w:r w:rsidRPr="002512AD">
              <w:rPr>
                <w:rStyle w:val="Hyperlink"/>
                <w:noProof/>
              </w:rPr>
              <w:t xml:space="preserve"> Organizational Structure and Roles</w:t>
            </w:r>
            <w:r>
              <w:rPr>
                <w:noProof/>
                <w:webHidden/>
              </w:rPr>
              <w:tab/>
            </w:r>
            <w:r>
              <w:rPr>
                <w:noProof/>
                <w:webHidden/>
              </w:rPr>
              <w:fldChar w:fldCharType="begin"/>
            </w:r>
            <w:r>
              <w:rPr>
                <w:noProof/>
                <w:webHidden/>
              </w:rPr>
              <w:instrText xml:space="preserve"> PAGEREF _Toc26282923 \h </w:instrText>
            </w:r>
            <w:r>
              <w:rPr>
                <w:noProof/>
                <w:webHidden/>
              </w:rPr>
            </w:r>
            <w:r>
              <w:rPr>
                <w:noProof/>
                <w:webHidden/>
              </w:rPr>
              <w:fldChar w:fldCharType="separate"/>
            </w:r>
            <w:r>
              <w:rPr>
                <w:noProof/>
                <w:webHidden/>
              </w:rPr>
              <w:t>25</w:t>
            </w:r>
            <w:r>
              <w:rPr>
                <w:noProof/>
                <w:webHidden/>
              </w:rPr>
              <w:fldChar w:fldCharType="end"/>
            </w:r>
          </w:hyperlink>
        </w:p>
        <w:p w14:paraId="6BE0ACC6" w14:textId="15DAB1C3" w:rsidR="0089490E" w:rsidRDefault="0089490E">
          <w:pPr>
            <w:pStyle w:val="TOC2"/>
            <w:tabs>
              <w:tab w:val="left" w:pos="1320"/>
              <w:tab w:val="right" w:leader="dot" w:pos="9350"/>
            </w:tabs>
            <w:rPr>
              <w:rFonts w:asciiTheme="minorHAnsi" w:eastAsiaTheme="minorEastAsia" w:hAnsiTheme="minorHAnsi" w:cstheme="minorBidi"/>
              <w:noProof/>
              <w:sz w:val="22"/>
            </w:rPr>
          </w:pPr>
          <w:hyperlink w:anchor="_Toc26282924" w:history="1">
            <w:r w:rsidRPr="002512AD">
              <w:rPr>
                <w:rStyle w:val="Hyperlink"/>
                <w:noProof/>
              </w:rPr>
              <w:t>2.1.6.1</w:t>
            </w:r>
            <w:r>
              <w:rPr>
                <w:rFonts w:asciiTheme="minorHAnsi" w:eastAsiaTheme="minorEastAsia" w:hAnsiTheme="minorHAnsi" w:cstheme="minorBidi"/>
                <w:noProof/>
                <w:sz w:val="22"/>
              </w:rPr>
              <w:tab/>
            </w:r>
            <w:r w:rsidRPr="002512AD">
              <w:rPr>
                <w:rStyle w:val="Hyperlink"/>
                <w:noProof/>
              </w:rPr>
              <w:t>Organizational Structure and Roles - Organizational Structure</w:t>
            </w:r>
            <w:r>
              <w:rPr>
                <w:noProof/>
                <w:webHidden/>
              </w:rPr>
              <w:tab/>
            </w:r>
            <w:r>
              <w:rPr>
                <w:noProof/>
                <w:webHidden/>
              </w:rPr>
              <w:fldChar w:fldCharType="begin"/>
            </w:r>
            <w:r>
              <w:rPr>
                <w:noProof/>
                <w:webHidden/>
              </w:rPr>
              <w:instrText xml:space="preserve"> PAGEREF _Toc26282924 \h </w:instrText>
            </w:r>
            <w:r>
              <w:rPr>
                <w:noProof/>
                <w:webHidden/>
              </w:rPr>
            </w:r>
            <w:r>
              <w:rPr>
                <w:noProof/>
                <w:webHidden/>
              </w:rPr>
              <w:fldChar w:fldCharType="separate"/>
            </w:r>
            <w:r>
              <w:rPr>
                <w:noProof/>
                <w:webHidden/>
              </w:rPr>
              <w:t>25</w:t>
            </w:r>
            <w:r>
              <w:rPr>
                <w:noProof/>
                <w:webHidden/>
              </w:rPr>
              <w:fldChar w:fldCharType="end"/>
            </w:r>
          </w:hyperlink>
        </w:p>
        <w:p w14:paraId="25511C85" w14:textId="07C95F74" w:rsidR="0089490E" w:rsidRDefault="0089490E">
          <w:pPr>
            <w:pStyle w:val="TOC2"/>
            <w:tabs>
              <w:tab w:val="left" w:pos="1320"/>
              <w:tab w:val="right" w:leader="dot" w:pos="9350"/>
            </w:tabs>
            <w:rPr>
              <w:rFonts w:asciiTheme="minorHAnsi" w:eastAsiaTheme="minorEastAsia" w:hAnsiTheme="minorHAnsi" w:cstheme="minorBidi"/>
              <w:noProof/>
              <w:sz w:val="22"/>
            </w:rPr>
          </w:pPr>
          <w:hyperlink w:anchor="_Toc26282925" w:history="1">
            <w:r w:rsidRPr="002512AD">
              <w:rPr>
                <w:rStyle w:val="Hyperlink"/>
                <w:noProof/>
              </w:rPr>
              <w:t>2.1.6.2</w:t>
            </w:r>
            <w:r>
              <w:rPr>
                <w:rFonts w:asciiTheme="minorHAnsi" w:eastAsiaTheme="minorEastAsia" w:hAnsiTheme="minorHAnsi" w:cstheme="minorBidi"/>
                <w:noProof/>
                <w:sz w:val="22"/>
              </w:rPr>
              <w:tab/>
            </w:r>
            <w:r w:rsidRPr="002512AD">
              <w:rPr>
                <w:rStyle w:val="Hyperlink"/>
                <w:noProof/>
              </w:rPr>
              <w:t>Organizational Structure and Roles - Roles</w:t>
            </w:r>
            <w:r>
              <w:rPr>
                <w:noProof/>
                <w:webHidden/>
              </w:rPr>
              <w:tab/>
            </w:r>
            <w:r>
              <w:rPr>
                <w:noProof/>
                <w:webHidden/>
              </w:rPr>
              <w:fldChar w:fldCharType="begin"/>
            </w:r>
            <w:r>
              <w:rPr>
                <w:noProof/>
                <w:webHidden/>
              </w:rPr>
              <w:instrText xml:space="preserve"> PAGEREF _Toc26282925 \h </w:instrText>
            </w:r>
            <w:r>
              <w:rPr>
                <w:noProof/>
                <w:webHidden/>
              </w:rPr>
            </w:r>
            <w:r>
              <w:rPr>
                <w:noProof/>
                <w:webHidden/>
              </w:rPr>
              <w:fldChar w:fldCharType="separate"/>
            </w:r>
            <w:r>
              <w:rPr>
                <w:noProof/>
                <w:webHidden/>
              </w:rPr>
              <w:t>26</w:t>
            </w:r>
            <w:r>
              <w:rPr>
                <w:noProof/>
                <w:webHidden/>
              </w:rPr>
              <w:fldChar w:fldCharType="end"/>
            </w:r>
          </w:hyperlink>
        </w:p>
        <w:p w14:paraId="33BFE612" w14:textId="2790C2BB" w:rsidR="0089490E" w:rsidRDefault="0089490E">
          <w:pPr>
            <w:pStyle w:val="TOC2"/>
            <w:tabs>
              <w:tab w:val="right" w:leader="dot" w:pos="9350"/>
            </w:tabs>
            <w:rPr>
              <w:rFonts w:asciiTheme="minorHAnsi" w:eastAsiaTheme="minorEastAsia" w:hAnsiTheme="minorHAnsi" w:cstheme="minorBidi"/>
              <w:noProof/>
              <w:sz w:val="22"/>
            </w:rPr>
          </w:pPr>
          <w:hyperlink w:anchor="_Toc26282926" w:history="1">
            <w:r w:rsidRPr="002512AD">
              <w:rPr>
                <w:rStyle w:val="Hyperlink"/>
                <w:noProof/>
              </w:rPr>
              <w:t>2.2 Process / Performance Improvement</w:t>
            </w:r>
            <w:r>
              <w:rPr>
                <w:noProof/>
                <w:webHidden/>
              </w:rPr>
              <w:tab/>
            </w:r>
            <w:r>
              <w:rPr>
                <w:noProof/>
                <w:webHidden/>
              </w:rPr>
              <w:fldChar w:fldCharType="begin"/>
            </w:r>
            <w:r>
              <w:rPr>
                <w:noProof/>
                <w:webHidden/>
              </w:rPr>
              <w:instrText xml:space="preserve"> PAGEREF _Toc26282926 \h </w:instrText>
            </w:r>
            <w:r>
              <w:rPr>
                <w:noProof/>
                <w:webHidden/>
              </w:rPr>
            </w:r>
            <w:r>
              <w:rPr>
                <w:noProof/>
                <w:webHidden/>
              </w:rPr>
              <w:fldChar w:fldCharType="separate"/>
            </w:r>
            <w:r>
              <w:rPr>
                <w:noProof/>
                <w:webHidden/>
              </w:rPr>
              <w:t>26</w:t>
            </w:r>
            <w:r>
              <w:rPr>
                <w:noProof/>
                <w:webHidden/>
              </w:rPr>
              <w:fldChar w:fldCharType="end"/>
            </w:r>
          </w:hyperlink>
        </w:p>
        <w:p w14:paraId="63EA0C84" w14:textId="6E11ECC4" w:rsidR="0089490E" w:rsidRDefault="0089490E">
          <w:pPr>
            <w:pStyle w:val="TOC2"/>
            <w:tabs>
              <w:tab w:val="right" w:leader="dot" w:pos="9350"/>
            </w:tabs>
            <w:rPr>
              <w:rFonts w:asciiTheme="minorHAnsi" w:eastAsiaTheme="minorEastAsia" w:hAnsiTheme="minorHAnsi" w:cstheme="minorBidi"/>
              <w:noProof/>
              <w:sz w:val="22"/>
            </w:rPr>
          </w:pPr>
          <w:hyperlink w:anchor="_Toc26282927" w:history="1">
            <w:r w:rsidRPr="002512AD">
              <w:rPr>
                <w:rStyle w:val="Hyperlink"/>
                <w:noProof/>
              </w:rPr>
              <w:t>2.3 Prerequisites and Inputs</w:t>
            </w:r>
            <w:r>
              <w:rPr>
                <w:noProof/>
                <w:webHidden/>
              </w:rPr>
              <w:tab/>
            </w:r>
            <w:r>
              <w:rPr>
                <w:noProof/>
                <w:webHidden/>
              </w:rPr>
              <w:fldChar w:fldCharType="begin"/>
            </w:r>
            <w:r>
              <w:rPr>
                <w:noProof/>
                <w:webHidden/>
              </w:rPr>
              <w:instrText xml:space="preserve"> PAGEREF _Toc26282927 \h </w:instrText>
            </w:r>
            <w:r>
              <w:rPr>
                <w:noProof/>
                <w:webHidden/>
              </w:rPr>
            </w:r>
            <w:r>
              <w:rPr>
                <w:noProof/>
                <w:webHidden/>
              </w:rPr>
              <w:fldChar w:fldCharType="separate"/>
            </w:r>
            <w:r>
              <w:rPr>
                <w:noProof/>
                <w:webHidden/>
              </w:rPr>
              <w:t>26</w:t>
            </w:r>
            <w:r>
              <w:rPr>
                <w:noProof/>
                <w:webHidden/>
              </w:rPr>
              <w:fldChar w:fldCharType="end"/>
            </w:r>
          </w:hyperlink>
        </w:p>
        <w:p w14:paraId="24EF04D6" w14:textId="04D662C4" w:rsidR="0089490E" w:rsidRDefault="0089490E">
          <w:pPr>
            <w:pStyle w:val="TOC2"/>
            <w:tabs>
              <w:tab w:val="right" w:leader="dot" w:pos="9350"/>
            </w:tabs>
            <w:rPr>
              <w:rFonts w:asciiTheme="minorHAnsi" w:eastAsiaTheme="minorEastAsia" w:hAnsiTheme="minorHAnsi" w:cstheme="minorBidi"/>
              <w:noProof/>
              <w:sz w:val="22"/>
            </w:rPr>
          </w:pPr>
          <w:hyperlink w:anchor="_Toc26282928" w:history="1">
            <w:r w:rsidRPr="002512AD">
              <w:rPr>
                <w:rStyle w:val="Hyperlink"/>
                <w:noProof/>
              </w:rPr>
              <w:t>2.4 General Assumptions</w:t>
            </w:r>
            <w:r>
              <w:rPr>
                <w:noProof/>
                <w:webHidden/>
              </w:rPr>
              <w:tab/>
            </w:r>
            <w:r>
              <w:rPr>
                <w:noProof/>
                <w:webHidden/>
              </w:rPr>
              <w:fldChar w:fldCharType="begin"/>
            </w:r>
            <w:r>
              <w:rPr>
                <w:noProof/>
                <w:webHidden/>
              </w:rPr>
              <w:instrText xml:space="preserve"> PAGEREF _Toc26282928 \h </w:instrText>
            </w:r>
            <w:r>
              <w:rPr>
                <w:noProof/>
                <w:webHidden/>
              </w:rPr>
            </w:r>
            <w:r>
              <w:rPr>
                <w:noProof/>
                <w:webHidden/>
              </w:rPr>
              <w:fldChar w:fldCharType="separate"/>
            </w:r>
            <w:r>
              <w:rPr>
                <w:noProof/>
                <w:webHidden/>
              </w:rPr>
              <w:t>26</w:t>
            </w:r>
            <w:r>
              <w:rPr>
                <w:noProof/>
                <w:webHidden/>
              </w:rPr>
              <w:fldChar w:fldCharType="end"/>
            </w:r>
          </w:hyperlink>
        </w:p>
        <w:p w14:paraId="00995A44" w14:textId="3AB30E2D" w:rsidR="0089490E" w:rsidRDefault="0089490E">
          <w:pPr>
            <w:pStyle w:val="TOC2"/>
            <w:tabs>
              <w:tab w:val="right" w:leader="dot" w:pos="9350"/>
            </w:tabs>
            <w:rPr>
              <w:rFonts w:asciiTheme="minorHAnsi" w:eastAsiaTheme="minorEastAsia" w:hAnsiTheme="minorHAnsi" w:cstheme="minorBidi"/>
              <w:noProof/>
              <w:sz w:val="22"/>
            </w:rPr>
          </w:pPr>
          <w:hyperlink w:anchor="_Toc26282929" w:history="1">
            <w:r w:rsidRPr="002512AD">
              <w:rPr>
                <w:rStyle w:val="Hyperlink"/>
                <w:noProof/>
              </w:rPr>
              <w:t>2.5 Business Process Hierarchy</w:t>
            </w:r>
            <w:r>
              <w:rPr>
                <w:noProof/>
                <w:webHidden/>
              </w:rPr>
              <w:tab/>
            </w:r>
            <w:r>
              <w:rPr>
                <w:noProof/>
                <w:webHidden/>
              </w:rPr>
              <w:fldChar w:fldCharType="begin"/>
            </w:r>
            <w:r>
              <w:rPr>
                <w:noProof/>
                <w:webHidden/>
              </w:rPr>
              <w:instrText xml:space="preserve"> PAGEREF _Toc26282929 \h </w:instrText>
            </w:r>
            <w:r>
              <w:rPr>
                <w:noProof/>
                <w:webHidden/>
              </w:rPr>
            </w:r>
            <w:r>
              <w:rPr>
                <w:noProof/>
                <w:webHidden/>
              </w:rPr>
              <w:fldChar w:fldCharType="separate"/>
            </w:r>
            <w:r>
              <w:rPr>
                <w:noProof/>
                <w:webHidden/>
              </w:rPr>
              <w:t>27</w:t>
            </w:r>
            <w:r>
              <w:rPr>
                <w:noProof/>
                <w:webHidden/>
              </w:rPr>
              <w:fldChar w:fldCharType="end"/>
            </w:r>
          </w:hyperlink>
        </w:p>
        <w:p w14:paraId="162891FC" w14:textId="222EF2F2" w:rsidR="0089490E" w:rsidRDefault="0089490E">
          <w:pPr>
            <w:pStyle w:val="TOC2"/>
            <w:tabs>
              <w:tab w:val="right" w:leader="dot" w:pos="9350"/>
            </w:tabs>
            <w:rPr>
              <w:rFonts w:asciiTheme="minorHAnsi" w:eastAsiaTheme="minorEastAsia" w:hAnsiTheme="minorHAnsi" w:cstheme="minorBidi"/>
              <w:noProof/>
              <w:sz w:val="22"/>
            </w:rPr>
          </w:pPr>
          <w:hyperlink w:anchor="_Toc26282930" w:history="1">
            <w:r w:rsidRPr="002512AD">
              <w:rPr>
                <w:rStyle w:val="Hyperlink"/>
                <w:noProof/>
              </w:rPr>
              <w:t>2.6 Process Flows</w:t>
            </w:r>
            <w:r>
              <w:rPr>
                <w:noProof/>
                <w:webHidden/>
              </w:rPr>
              <w:tab/>
            </w:r>
            <w:r>
              <w:rPr>
                <w:noProof/>
                <w:webHidden/>
              </w:rPr>
              <w:fldChar w:fldCharType="begin"/>
            </w:r>
            <w:r>
              <w:rPr>
                <w:noProof/>
                <w:webHidden/>
              </w:rPr>
              <w:instrText xml:space="preserve"> PAGEREF _Toc26282930 \h </w:instrText>
            </w:r>
            <w:r>
              <w:rPr>
                <w:noProof/>
                <w:webHidden/>
              </w:rPr>
            </w:r>
            <w:r>
              <w:rPr>
                <w:noProof/>
                <w:webHidden/>
              </w:rPr>
              <w:fldChar w:fldCharType="separate"/>
            </w:r>
            <w:r>
              <w:rPr>
                <w:noProof/>
                <w:webHidden/>
              </w:rPr>
              <w:t>27</w:t>
            </w:r>
            <w:r>
              <w:rPr>
                <w:noProof/>
                <w:webHidden/>
              </w:rPr>
              <w:fldChar w:fldCharType="end"/>
            </w:r>
          </w:hyperlink>
        </w:p>
        <w:p w14:paraId="2D753BA1" w14:textId="751144B2" w:rsidR="0089490E" w:rsidRDefault="0089490E">
          <w:pPr>
            <w:pStyle w:val="TOC3"/>
            <w:tabs>
              <w:tab w:val="right" w:leader="dot" w:pos="9350"/>
            </w:tabs>
            <w:rPr>
              <w:rFonts w:asciiTheme="minorHAnsi" w:eastAsiaTheme="minorEastAsia" w:hAnsiTheme="minorHAnsi" w:cstheme="minorBidi"/>
              <w:noProof/>
              <w:sz w:val="22"/>
            </w:rPr>
          </w:pPr>
          <w:hyperlink w:anchor="_Toc26282931" w:history="1">
            <w:r w:rsidRPr="002512AD">
              <w:rPr>
                <w:rStyle w:val="Hyperlink"/>
                <w:rFonts w:ascii="Calibri Light" w:eastAsia="Calibri Light" w:hAnsi="Calibri Light" w:cs="Calibri Light"/>
                <w:noProof/>
              </w:rPr>
              <w:t>2.6.1 Process Flows</w:t>
            </w:r>
            <w:r>
              <w:rPr>
                <w:noProof/>
                <w:webHidden/>
              </w:rPr>
              <w:tab/>
            </w:r>
            <w:r>
              <w:rPr>
                <w:noProof/>
                <w:webHidden/>
              </w:rPr>
              <w:fldChar w:fldCharType="begin"/>
            </w:r>
            <w:r>
              <w:rPr>
                <w:noProof/>
                <w:webHidden/>
              </w:rPr>
              <w:instrText xml:space="preserve"> PAGEREF _Toc26282931 \h </w:instrText>
            </w:r>
            <w:r>
              <w:rPr>
                <w:noProof/>
                <w:webHidden/>
              </w:rPr>
            </w:r>
            <w:r>
              <w:rPr>
                <w:noProof/>
                <w:webHidden/>
              </w:rPr>
              <w:fldChar w:fldCharType="separate"/>
            </w:r>
            <w:r>
              <w:rPr>
                <w:noProof/>
                <w:webHidden/>
              </w:rPr>
              <w:t>27</w:t>
            </w:r>
            <w:r>
              <w:rPr>
                <w:noProof/>
                <w:webHidden/>
              </w:rPr>
              <w:fldChar w:fldCharType="end"/>
            </w:r>
          </w:hyperlink>
        </w:p>
        <w:p w14:paraId="057D4E9F" w14:textId="732D52BF" w:rsidR="0089490E" w:rsidRDefault="0089490E">
          <w:pPr>
            <w:pStyle w:val="TOC2"/>
            <w:tabs>
              <w:tab w:val="right" w:leader="dot" w:pos="9350"/>
            </w:tabs>
            <w:rPr>
              <w:rFonts w:asciiTheme="minorHAnsi" w:eastAsiaTheme="minorEastAsia" w:hAnsiTheme="minorHAnsi" w:cstheme="minorBidi"/>
              <w:noProof/>
              <w:sz w:val="22"/>
            </w:rPr>
          </w:pPr>
          <w:hyperlink w:anchor="_Toc26282932" w:history="1">
            <w:r w:rsidRPr="002512AD">
              <w:rPr>
                <w:rStyle w:val="Hyperlink"/>
                <w:noProof/>
              </w:rPr>
              <w:t>2.7 3</w:t>
            </w:r>
            <w:r w:rsidRPr="002512AD">
              <w:rPr>
                <w:rStyle w:val="Hyperlink"/>
                <w:noProof/>
                <w:vertAlign w:val="superscript"/>
              </w:rPr>
              <w:t>rd</w:t>
            </w:r>
            <w:r w:rsidRPr="002512AD">
              <w:rPr>
                <w:rStyle w:val="Hyperlink"/>
                <w:noProof/>
              </w:rPr>
              <w:t xml:space="preserve"> Party and SCE Legacy System Integrations</w:t>
            </w:r>
            <w:r>
              <w:rPr>
                <w:noProof/>
                <w:webHidden/>
              </w:rPr>
              <w:tab/>
            </w:r>
            <w:r>
              <w:rPr>
                <w:noProof/>
                <w:webHidden/>
              </w:rPr>
              <w:fldChar w:fldCharType="begin"/>
            </w:r>
            <w:r>
              <w:rPr>
                <w:noProof/>
                <w:webHidden/>
              </w:rPr>
              <w:instrText xml:space="preserve"> PAGEREF _Toc26282932 \h </w:instrText>
            </w:r>
            <w:r>
              <w:rPr>
                <w:noProof/>
                <w:webHidden/>
              </w:rPr>
            </w:r>
            <w:r>
              <w:rPr>
                <w:noProof/>
                <w:webHidden/>
              </w:rPr>
              <w:fldChar w:fldCharType="separate"/>
            </w:r>
            <w:r>
              <w:rPr>
                <w:noProof/>
                <w:webHidden/>
              </w:rPr>
              <w:t>31</w:t>
            </w:r>
            <w:r>
              <w:rPr>
                <w:noProof/>
                <w:webHidden/>
              </w:rPr>
              <w:fldChar w:fldCharType="end"/>
            </w:r>
          </w:hyperlink>
        </w:p>
        <w:p w14:paraId="333DCB4B" w14:textId="1BCF5F95" w:rsidR="0089490E" w:rsidRDefault="0089490E">
          <w:pPr>
            <w:pStyle w:val="TOC2"/>
            <w:tabs>
              <w:tab w:val="right" w:leader="dot" w:pos="9350"/>
            </w:tabs>
            <w:rPr>
              <w:rFonts w:asciiTheme="minorHAnsi" w:eastAsiaTheme="minorEastAsia" w:hAnsiTheme="minorHAnsi" w:cstheme="minorBidi"/>
              <w:noProof/>
              <w:sz w:val="22"/>
            </w:rPr>
          </w:pPr>
          <w:hyperlink w:anchor="_Toc26282933" w:history="1">
            <w:r w:rsidRPr="002512AD">
              <w:rPr>
                <w:rStyle w:val="Hyperlink"/>
                <w:noProof/>
              </w:rPr>
              <w:t>2.8 Data Elements</w:t>
            </w:r>
            <w:r>
              <w:rPr>
                <w:noProof/>
                <w:webHidden/>
              </w:rPr>
              <w:tab/>
            </w:r>
            <w:r>
              <w:rPr>
                <w:noProof/>
                <w:webHidden/>
              </w:rPr>
              <w:fldChar w:fldCharType="begin"/>
            </w:r>
            <w:r>
              <w:rPr>
                <w:noProof/>
                <w:webHidden/>
              </w:rPr>
              <w:instrText xml:space="preserve"> PAGEREF _Toc26282933 \h </w:instrText>
            </w:r>
            <w:r>
              <w:rPr>
                <w:noProof/>
                <w:webHidden/>
              </w:rPr>
            </w:r>
            <w:r>
              <w:rPr>
                <w:noProof/>
                <w:webHidden/>
              </w:rPr>
              <w:fldChar w:fldCharType="separate"/>
            </w:r>
            <w:r>
              <w:rPr>
                <w:noProof/>
                <w:webHidden/>
              </w:rPr>
              <w:t>31</w:t>
            </w:r>
            <w:r>
              <w:rPr>
                <w:noProof/>
                <w:webHidden/>
              </w:rPr>
              <w:fldChar w:fldCharType="end"/>
            </w:r>
          </w:hyperlink>
        </w:p>
        <w:p w14:paraId="64ACCDCE" w14:textId="7E88A4A5" w:rsidR="0089490E" w:rsidRDefault="0089490E">
          <w:pPr>
            <w:pStyle w:val="TOC3"/>
            <w:tabs>
              <w:tab w:val="right" w:leader="dot" w:pos="9350"/>
            </w:tabs>
            <w:rPr>
              <w:rFonts w:asciiTheme="minorHAnsi" w:eastAsiaTheme="minorEastAsia" w:hAnsiTheme="minorHAnsi" w:cstheme="minorBidi"/>
              <w:noProof/>
              <w:sz w:val="22"/>
            </w:rPr>
          </w:pPr>
          <w:hyperlink w:anchor="_Toc26282934" w:history="1">
            <w:r w:rsidRPr="002512AD">
              <w:rPr>
                <w:rStyle w:val="Hyperlink"/>
                <w:rFonts w:ascii="Calibri Light" w:eastAsia="Calibri Light" w:hAnsi="Calibri Light" w:cs="Calibri Light"/>
                <w:noProof/>
              </w:rPr>
              <w:t>N/A</w:t>
            </w:r>
            <w:r>
              <w:rPr>
                <w:noProof/>
                <w:webHidden/>
              </w:rPr>
              <w:tab/>
            </w:r>
            <w:r>
              <w:rPr>
                <w:noProof/>
                <w:webHidden/>
              </w:rPr>
              <w:fldChar w:fldCharType="begin"/>
            </w:r>
            <w:r>
              <w:rPr>
                <w:noProof/>
                <w:webHidden/>
              </w:rPr>
              <w:instrText xml:space="preserve"> PAGEREF _Toc26282934 \h </w:instrText>
            </w:r>
            <w:r>
              <w:rPr>
                <w:noProof/>
                <w:webHidden/>
              </w:rPr>
            </w:r>
            <w:r>
              <w:rPr>
                <w:noProof/>
                <w:webHidden/>
              </w:rPr>
              <w:fldChar w:fldCharType="separate"/>
            </w:r>
            <w:r>
              <w:rPr>
                <w:noProof/>
                <w:webHidden/>
              </w:rPr>
              <w:t>31</w:t>
            </w:r>
            <w:r>
              <w:rPr>
                <w:noProof/>
                <w:webHidden/>
              </w:rPr>
              <w:fldChar w:fldCharType="end"/>
            </w:r>
          </w:hyperlink>
        </w:p>
        <w:p w14:paraId="546039F4" w14:textId="36B172C0" w:rsidR="0089490E" w:rsidRDefault="0089490E">
          <w:pPr>
            <w:pStyle w:val="TOC3"/>
            <w:tabs>
              <w:tab w:val="right" w:leader="dot" w:pos="9350"/>
            </w:tabs>
            <w:rPr>
              <w:rFonts w:asciiTheme="minorHAnsi" w:eastAsiaTheme="minorEastAsia" w:hAnsiTheme="minorHAnsi" w:cstheme="minorBidi"/>
              <w:noProof/>
              <w:sz w:val="22"/>
            </w:rPr>
          </w:pPr>
          <w:hyperlink w:anchor="_Toc26282935" w:history="1">
            <w:r w:rsidRPr="002512AD">
              <w:rPr>
                <w:rStyle w:val="Hyperlink"/>
                <w:rFonts w:ascii="Calibri Light" w:eastAsia="Calibri Light" w:hAnsi="Calibri Light" w:cs="Calibri Light"/>
                <w:noProof/>
              </w:rPr>
              <w:t>2.8.2 Source Systems and Data Volumes</w:t>
            </w:r>
            <w:r>
              <w:rPr>
                <w:noProof/>
                <w:webHidden/>
              </w:rPr>
              <w:tab/>
            </w:r>
            <w:r>
              <w:rPr>
                <w:noProof/>
                <w:webHidden/>
              </w:rPr>
              <w:fldChar w:fldCharType="begin"/>
            </w:r>
            <w:r>
              <w:rPr>
                <w:noProof/>
                <w:webHidden/>
              </w:rPr>
              <w:instrText xml:space="preserve"> PAGEREF _Toc26282935 \h </w:instrText>
            </w:r>
            <w:r>
              <w:rPr>
                <w:noProof/>
                <w:webHidden/>
              </w:rPr>
            </w:r>
            <w:r>
              <w:rPr>
                <w:noProof/>
                <w:webHidden/>
              </w:rPr>
              <w:fldChar w:fldCharType="separate"/>
            </w:r>
            <w:r>
              <w:rPr>
                <w:noProof/>
                <w:webHidden/>
              </w:rPr>
              <w:t>31</w:t>
            </w:r>
            <w:r>
              <w:rPr>
                <w:noProof/>
                <w:webHidden/>
              </w:rPr>
              <w:fldChar w:fldCharType="end"/>
            </w:r>
          </w:hyperlink>
        </w:p>
        <w:p w14:paraId="0A9C2D32" w14:textId="533169D6" w:rsidR="0089490E" w:rsidRDefault="0089490E">
          <w:pPr>
            <w:pStyle w:val="TOC2"/>
            <w:tabs>
              <w:tab w:val="right" w:leader="dot" w:pos="9350"/>
            </w:tabs>
            <w:rPr>
              <w:rFonts w:asciiTheme="minorHAnsi" w:eastAsiaTheme="minorEastAsia" w:hAnsiTheme="minorHAnsi" w:cstheme="minorBidi"/>
              <w:noProof/>
              <w:sz w:val="22"/>
            </w:rPr>
          </w:pPr>
          <w:hyperlink w:anchor="_Toc26282936" w:history="1">
            <w:r w:rsidRPr="002512AD">
              <w:rPr>
                <w:rStyle w:val="Hyperlink"/>
                <w:noProof/>
              </w:rPr>
              <w:t>2.9 Cloud for Customer (C4C) Integration</w:t>
            </w:r>
            <w:r>
              <w:rPr>
                <w:noProof/>
                <w:webHidden/>
              </w:rPr>
              <w:tab/>
            </w:r>
            <w:r>
              <w:rPr>
                <w:noProof/>
                <w:webHidden/>
              </w:rPr>
              <w:fldChar w:fldCharType="begin"/>
            </w:r>
            <w:r>
              <w:rPr>
                <w:noProof/>
                <w:webHidden/>
              </w:rPr>
              <w:instrText xml:space="preserve"> PAGEREF _Toc26282936 \h </w:instrText>
            </w:r>
            <w:r>
              <w:rPr>
                <w:noProof/>
                <w:webHidden/>
              </w:rPr>
            </w:r>
            <w:r>
              <w:rPr>
                <w:noProof/>
                <w:webHidden/>
              </w:rPr>
              <w:fldChar w:fldCharType="separate"/>
            </w:r>
            <w:r>
              <w:rPr>
                <w:noProof/>
                <w:webHidden/>
              </w:rPr>
              <w:t>31</w:t>
            </w:r>
            <w:r>
              <w:rPr>
                <w:noProof/>
                <w:webHidden/>
              </w:rPr>
              <w:fldChar w:fldCharType="end"/>
            </w:r>
          </w:hyperlink>
        </w:p>
        <w:p w14:paraId="247E8BB1" w14:textId="7A69BEE1" w:rsidR="0089490E" w:rsidRDefault="0089490E">
          <w:pPr>
            <w:pStyle w:val="TOC3"/>
            <w:tabs>
              <w:tab w:val="right" w:leader="dot" w:pos="9350"/>
            </w:tabs>
            <w:rPr>
              <w:rFonts w:asciiTheme="minorHAnsi" w:eastAsiaTheme="minorEastAsia" w:hAnsiTheme="minorHAnsi" w:cstheme="minorBidi"/>
              <w:noProof/>
              <w:sz w:val="22"/>
            </w:rPr>
          </w:pPr>
          <w:hyperlink w:anchor="_Toc26282937" w:history="1">
            <w:r w:rsidRPr="002512AD">
              <w:rPr>
                <w:rStyle w:val="Hyperlink"/>
                <w:rFonts w:ascii="Calibri Light" w:eastAsia="Calibri Light" w:hAnsi="Calibri Light" w:cs="Calibri Light"/>
                <w:noProof/>
              </w:rPr>
              <w:t>2.9.1 Processes</w:t>
            </w:r>
            <w:r>
              <w:rPr>
                <w:noProof/>
                <w:webHidden/>
              </w:rPr>
              <w:tab/>
            </w:r>
            <w:r>
              <w:rPr>
                <w:noProof/>
                <w:webHidden/>
              </w:rPr>
              <w:fldChar w:fldCharType="begin"/>
            </w:r>
            <w:r>
              <w:rPr>
                <w:noProof/>
                <w:webHidden/>
              </w:rPr>
              <w:instrText xml:space="preserve"> PAGEREF _Toc26282937 \h </w:instrText>
            </w:r>
            <w:r>
              <w:rPr>
                <w:noProof/>
                <w:webHidden/>
              </w:rPr>
            </w:r>
            <w:r>
              <w:rPr>
                <w:noProof/>
                <w:webHidden/>
              </w:rPr>
              <w:fldChar w:fldCharType="separate"/>
            </w:r>
            <w:r>
              <w:rPr>
                <w:noProof/>
                <w:webHidden/>
              </w:rPr>
              <w:t>31</w:t>
            </w:r>
            <w:r>
              <w:rPr>
                <w:noProof/>
                <w:webHidden/>
              </w:rPr>
              <w:fldChar w:fldCharType="end"/>
            </w:r>
          </w:hyperlink>
        </w:p>
        <w:p w14:paraId="25C1C571" w14:textId="521218D4" w:rsidR="0089490E" w:rsidRDefault="0089490E">
          <w:pPr>
            <w:pStyle w:val="TOC3"/>
            <w:tabs>
              <w:tab w:val="right" w:leader="dot" w:pos="9350"/>
            </w:tabs>
            <w:rPr>
              <w:rFonts w:asciiTheme="minorHAnsi" w:eastAsiaTheme="minorEastAsia" w:hAnsiTheme="minorHAnsi" w:cstheme="minorBidi"/>
              <w:noProof/>
              <w:sz w:val="22"/>
            </w:rPr>
          </w:pPr>
          <w:hyperlink w:anchor="_Toc26282938" w:history="1">
            <w:r w:rsidRPr="002512AD">
              <w:rPr>
                <w:rStyle w:val="Hyperlink"/>
                <w:rFonts w:ascii="Calibri Light" w:eastAsia="Calibri Light" w:hAnsi="Calibri Light" w:cs="Calibri Light"/>
                <w:noProof/>
              </w:rPr>
              <w:t>2.9.2 C4C Views</w:t>
            </w:r>
            <w:r>
              <w:rPr>
                <w:noProof/>
                <w:webHidden/>
              </w:rPr>
              <w:tab/>
            </w:r>
            <w:r>
              <w:rPr>
                <w:noProof/>
                <w:webHidden/>
              </w:rPr>
              <w:fldChar w:fldCharType="begin"/>
            </w:r>
            <w:r>
              <w:rPr>
                <w:noProof/>
                <w:webHidden/>
              </w:rPr>
              <w:instrText xml:space="preserve"> PAGEREF _Toc26282938 \h </w:instrText>
            </w:r>
            <w:r>
              <w:rPr>
                <w:noProof/>
                <w:webHidden/>
              </w:rPr>
            </w:r>
            <w:r>
              <w:rPr>
                <w:noProof/>
                <w:webHidden/>
              </w:rPr>
              <w:fldChar w:fldCharType="separate"/>
            </w:r>
            <w:r>
              <w:rPr>
                <w:noProof/>
                <w:webHidden/>
              </w:rPr>
              <w:t>32</w:t>
            </w:r>
            <w:r>
              <w:rPr>
                <w:noProof/>
                <w:webHidden/>
              </w:rPr>
              <w:fldChar w:fldCharType="end"/>
            </w:r>
          </w:hyperlink>
        </w:p>
        <w:p w14:paraId="15C0461D" w14:textId="2E5EBEAD" w:rsidR="0089490E" w:rsidRDefault="0089490E">
          <w:pPr>
            <w:pStyle w:val="TOC3"/>
            <w:tabs>
              <w:tab w:val="right" w:leader="dot" w:pos="9350"/>
            </w:tabs>
            <w:rPr>
              <w:rFonts w:asciiTheme="minorHAnsi" w:eastAsiaTheme="minorEastAsia" w:hAnsiTheme="minorHAnsi" w:cstheme="minorBidi"/>
              <w:noProof/>
              <w:sz w:val="22"/>
            </w:rPr>
          </w:pPr>
          <w:hyperlink w:anchor="_Toc26282939" w:history="1">
            <w:r w:rsidRPr="002512AD">
              <w:rPr>
                <w:rStyle w:val="Hyperlink"/>
                <w:rFonts w:ascii="Calibri Light" w:eastAsia="Calibri Light" w:hAnsi="Calibri Light" w:cs="Calibri Light"/>
                <w:noProof/>
              </w:rPr>
              <w:t>2.9.3 Interaction Records</w:t>
            </w:r>
            <w:r>
              <w:rPr>
                <w:noProof/>
                <w:webHidden/>
              </w:rPr>
              <w:tab/>
            </w:r>
            <w:r>
              <w:rPr>
                <w:noProof/>
                <w:webHidden/>
              </w:rPr>
              <w:fldChar w:fldCharType="begin"/>
            </w:r>
            <w:r>
              <w:rPr>
                <w:noProof/>
                <w:webHidden/>
              </w:rPr>
              <w:instrText xml:space="preserve"> PAGEREF _Toc26282939 \h </w:instrText>
            </w:r>
            <w:r>
              <w:rPr>
                <w:noProof/>
                <w:webHidden/>
              </w:rPr>
            </w:r>
            <w:r>
              <w:rPr>
                <w:noProof/>
                <w:webHidden/>
              </w:rPr>
              <w:fldChar w:fldCharType="separate"/>
            </w:r>
            <w:r>
              <w:rPr>
                <w:noProof/>
                <w:webHidden/>
              </w:rPr>
              <w:t>32</w:t>
            </w:r>
            <w:r>
              <w:rPr>
                <w:noProof/>
                <w:webHidden/>
              </w:rPr>
              <w:fldChar w:fldCharType="end"/>
            </w:r>
          </w:hyperlink>
        </w:p>
        <w:p w14:paraId="0C4E73A5" w14:textId="557C3DA2" w:rsidR="0089490E" w:rsidRDefault="0089490E">
          <w:pPr>
            <w:pStyle w:val="TOC2"/>
            <w:tabs>
              <w:tab w:val="right" w:leader="dot" w:pos="9350"/>
            </w:tabs>
            <w:rPr>
              <w:rFonts w:asciiTheme="minorHAnsi" w:eastAsiaTheme="minorEastAsia" w:hAnsiTheme="minorHAnsi" w:cstheme="minorBidi"/>
              <w:noProof/>
              <w:sz w:val="22"/>
            </w:rPr>
          </w:pPr>
          <w:hyperlink w:anchor="_Toc26282940" w:history="1">
            <w:r w:rsidRPr="002512AD">
              <w:rPr>
                <w:rStyle w:val="Hyperlink"/>
                <w:noProof/>
              </w:rPr>
              <w:t>2.10 Exception Management Requirements</w:t>
            </w:r>
            <w:r>
              <w:rPr>
                <w:noProof/>
                <w:webHidden/>
              </w:rPr>
              <w:tab/>
            </w:r>
            <w:r>
              <w:rPr>
                <w:noProof/>
                <w:webHidden/>
              </w:rPr>
              <w:fldChar w:fldCharType="begin"/>
            </w:r>
            <w:r>
              <w:rPr>
                <w:noProof/>
                <w:webHidden/>
              </w:rPr>
              <w:instrText xml:space="preserve"> PAGEREF _Toc26282940 \h </w:instrText>
            </w:r>
            <w:r>
              <w:rPr>
                <w:noProof/>
                <w:webHidden/>
              </w:rPr>
            </w:r>
            <w:r>
              <w:rPr>
                <w:noProof/>
                <w:webHidden/>
              </w:rPr>
              <w:fldChar w:fldCharType="separate"/>
            </w:r>
            <w:r>
              <w:rPr>
                <w:noProof/>
                <w:webHidden/>
              </w:rPr>
              <w:t>32</w:t>
            </w:r>
            <w:r>
              <w:rPr>
                <w:noProof/>
                <w:webHidden/>
              </w:rPr>
              <w:fldChar w:fldCharType="end"/>
            </w:r>
          </w:hyperlink>
        </w:p>
        <w:p w14:paraId="38B741C1" w14:textId="5435A3BA" w:rsidR="0089490E" w:rsidRDefault="0089490E">
          <w:pPr>
            <w:pStyle w:val="TOC2"/>
            <w:tabs>
              <w:tab w:val="right" w:leader="dot" w:pos="9350"/>
            </w:tabs>
            <w:rPr>
              <w:rFonts w:asciiTheme="minorHAnsi" w:eastAsiaTheme="minorEastAsia" w:hAnsiTheme="minorHAnsi" w:cstheme="minorBidi"/>
              <w:noProof/>
              <w:sz w:val="22"/>
            </w:rPr>
          </w:pPr>
          <w:hyperlink w:anchor="_Toc26282941" w:history="1">
            <w:r w:rsidRPr="002512AD">
              <w:rPr>
                <w:rStyle w:val="Hyperlink"/>
                <w:noProof/>
              </w:rPr>
              <w:t>2.11 Process Risks and Mitigation</w:t>
            </w:r>
            <w:r>
              <w:rPr>
                <w:noProof/>
                <w:webHidden/>
              </w:rPr>
              <w:tab/>
            </w:r>
            <w:r>
              <w:rPr>
                <w:noProof/>
                <w:webHidden/>
              </w:rPr>
              <w:fldChar w:fldCharType="begin"/>
            </w:r>
            <w:r>
              <w:rPr>
                <w:noProof/>
                <w:webHidden/>
              </w:rPr>
              <w:instrText xml:space="preserve"> PAGEREF _Toc26282941 \h </w:instrText>
            </w:r>
            <w:r>
              <w:rPr>
                <w:noProof/>
                <w:webHidden/>
              </w:rPr>
            </w:r>
            <w:r>
              <w:rPr>
                <w:noProof/>
                <w:webHidden/>
              </w:rPr>
              <w:fldChar w:fldCharType="separate"/>
            </w:r>
            <w:r>
              <w:rPr>
                <w:noProof/>
                <w:webHidden/>
              </w:rPr>
              <w:t>32</w:t>
            </w:r>
            <w:r>
              <w:rPr>
                <w:noProof/>
                <w:webHidden/>
              </w:rPr>
              <w:fldChar w:fldCharType="end"/>
            </w:r>
          </w:hyperlink>
        </w:p>
        <w:p w14:paraId="69626785" w14:textId="27FE931A" w:rsidR="0089490E" w:rsidRDefault="0089490E">
          <w:pPr>
            <w:pStyle w:val="TOC2"/>
            <w:tabs>
              <w:tab w:val="right" w:leader="dot" w:pos="9350"/>
            </w:tabs>
            <w:rPr>
              <w:rFonts w:asciiTheme="minorHAnsi" w:eastAsiaTheme="minorEastAsia" w:hAnsiTheme="minorHAnsi" w:cstheme="minorBidi"/>
              <w:noProof/>
              <w:sz w:val="22"/>
            </w:rPr>
          </w:pPr>
          <w:hyperlink w:anchor="_Toc26282942" w:history="1">
            <w:r w:rsidRPr="002512AD">
              <w:rPr>
                <w:rStyle w:val="Hyperlink"/>
                <w:noProof/>
              </w:rPr>
              <w:t>2.12 Key Performance Indicators</w:t>
            </w:r>
            <w:r>
              <w:rPr>
                <w:noProof/>
                <w:webHidden/>
              </w:rPr>
              <w:tab/>
            </w:r>
            <w:r>
              <w:rPr>
                <w:noProof/>
                <w:webHidden/>
              </w:rPr>
              <w:fldChar w:fldCharType="begin"/>
            </w:r>
            <w:r>
              <w:rPr>
                <w:noProof/>
                <w:webHidden/>
              </w:rPr>
              <w:instrText xml:space="preserve"> PAGEREF _Toc26282942 \h </w:instrText>
            </w:r>
            <w:r>
              <w:rPr>
                <w:noProof/>
                <w:webHidden/>
              </w:rPr>
            </w:r>
            <w:r>
              <w:rPr>
                <w:noProof/>
                <w:webHidden/>
              </w:rPr>
              <w:fldChar w:fldCharType="separate"/>
            </w:r>
            <w:r>
              <w:rPr>
                <w:noProof/>
                <w:webHidden/>
              </w:rPr>
              <w:t>32</w:t>
            </w:r>
            <w:r>
              <w:rPr>
                <w:noProof/>
                <w:webHidden/>
              </w:rPr>
              <w:fldChar w:fldCharType="end"/>
            </w:r>
          </w:hyperlink>
        </w:p>
        <w:p w14:paraId="7F2A546C" w14:textId="378AF3CF" w:rsidR="0089490E" w:rsidRDefault="0089490E">
          <w:pPr>
            <w:pStyle w:val="TOC3"/>
            <w:tabs>
              <w:tab w:val="right" w:leader="dot" w:pos="9350"/>
            </w:tabs>
            <w:rPr>
              <w:rFonts w:asciiTheme="minorHAnsi" w:eastAsiaTheme="minorEastAsia" w:hAnsiTheme="minorHAnsi" w:cstheme="minorBidi"/>
              <w:noProof/>
              <w:sz w:val="22"/>
            </w:rPr>
          </w:pPr>
          <w:hyperlink w:anchor="_Toc26282943" w:history="1">
            <w:r w:rsidRPr="002512AD">
              <w:rPr>
                <w:rStyle w:val="Hyperlink"/>
                <w:rFonts w:ascii="Calibri Light" w:eastAsia="Calibri Light" w:hAnsi="Calibri Light" w:cs="Calibri Light"/>
                <w:noProof/>
              </w:rPr>
              <w:t>2.12.1 Key Metric Definition</w:t>
            </w:r>
            <w:r>
              <w:rPr>
                <w:noProof/>
                <w:webHidden/>
              </w:rPr>
              <w:tab/>
            </w:r>
            <w:r>
              <w:rPr>
                <w:noProof/>
                <w:webHidden/>
              </w:rPr>
              <w:fldChar w:fldCharType="begin"/>
            </w:r>
            <w:r>
              <w:rPr>
                <w:noProof/>
                <w:webHidden/>
              </w:rPr>
              <w:instrText xml:space="preserve"> PAGEREF _Toc26282943 \h </w:instrText>
            </w:r>
            <w:r>
              <w:rPr>
                <w:noProof/>
                <w:webHidden/>
              </w:rPr>
            </w:r>
            <w:r>
              <w:rPr>
                <w:noProof/>
                <w:webHidden/>
              </w:rPr>
              <w:fldChar w:fldCharType="separate"/>
            </w:r>
            <w:r>
              <w:rPr>
                <w:noProof/>
                <w:webHidden/>
              </w:rPr>
              <w:t>32</w:t>
            </w:r>
            <w:r>
              <w:rPr>
                <w:noProof/>
                <w:webHidden/>
              </w:rPr>
              <w:fldChar w:fldCharType="end"/>
            </w:r>
          </w:hyperlink>
        </w:p>
        <w:p w14:paraId="15F59DC9" w14:textId="1C415EFB" w:rsidR="0089490E" w:rsidRDefault="0089490E">
          <w:pPr>
            <w:pStyle w:val="TOC1"/>
            <w:tabs>
              <w:tab w:val="right" w:leader="dot" w:pos="9350"/>
            </w:tabs>
            <w:rPr>
              <w:rFonts w:asciiTheme="minorHAnsi" w:eastAsiaTheme="minorEastAsia" w:hAnsiTheme="minorHAnsi" w:cstheme="minorBidi"/>
              <w:noProof/>
              <w:sz w:val="22"/>
            </w:rPr>
          </w:pPr>
          <w:hyperlink w:anchor="_Toc26282944" w:history="1">
            <w:r w:rsidRPr="002512AD">
              <w:rPr>
                <w:rStyle w:val="Hyperlink"/>
                <w:rFonts w:ascii="Calibri Light" w:eastAsia="Calibri Light" w:hAnsi="Calibri Light" w:cs="Calibri Light"/>
                <w:noProof/>
              </w:rPr>
              <w:t>3 Controls, Regulatory Rules, and Security</w:t>
            </w:r>
            <w:r>
              <w:rPr>
                <w:noProof/>
                <w:webHidden/>
              </w:rPr>
              <w:tab/>
            </w:r>
            <w:r>
              <w:rPr>
                <w:noProof/>
                <w:webHidden/>
              </w:rPr>
              <w:fldChar w:fldCharType="begin"/>
            </w:r>
            <w:r>
              <w:rPr>
                <w:noProof/>
                <w:webHidden/>
              </w:rPr>
              <w:instrText xml:space="preserve"> PAGEREF _Toc26282944 \h </w:instrText>
            </w:r>
            <w:r>
              <w:rPr>
                <w:noProof/>
                <w:webHidden/>
              </w:rPr>
            </w:r>
            <w:r>
              <w:rPr>
                <w:noProof/>
                <w:webHidden/>
              </w:rPr>
              <w:fldChar w:fldCharType="separate"/>
            </w:r>
            <w:r>
              <w:rPr>
                <w:noProof/>
                <w:webHidden/>
              </w:rPr>
              <w:t>33</w:t>
            </w:r>
            <w:r>
              <w:rPr>
                <w:noProof/>
                <w:webHidden/>
              </w:rPr>
              <w:fldChar w:fldCharType="end"/>
            </w:r>
          </w:hyperlink>
        </w:p>
        <w:p w14:paraId="0AB2E6E3" w14:textId="7FEDF156" w:rsidR="0089490E" w:rsidRDefault="0089490E">
          <w:pPr>
            <w:pStyle w:val="TOC2"/>
            <w:tabs>
              <w:tab w:val="right" w:leader="dot" w:pos="9350"/>
            </w:tabs>
            <w:rPr>
              <w:rFonts w:asciiTheme="minorHAnsi" w:eastAsiaTheme="minorEastAsia" w:hAnsiTheme="minorHAnsi" w:cstheme="minorBidi"/>
              <w:noProof/>
              <w:sz w:val="22"/>
            </w:rPr>
          </w:pPr>
          <w:hyperlink w:anchor="_Toc26282945" w:history="1">
            <w:r w:rsidRPr="002512AD">
              <w:rPr>
                <w:rStyle w:val="Hyperlink"/>
                <w:noProof/>
              </w:rPr>
              <w:t>3.1 Security Considerations</w:t>
            </w:r>
            <w:r>
              <w:rPr>
                <w:noProof/>
                <w:webHidden/>
              </w:rPr>
              <w:tab/>
            </w:r>
            <w:r>
              <w:rPr>
                <w:noProof/>
                <w:webHidden/>
              </w:rPr>
              <w:fldChar w:fldCharType="begin"/>
            </w:r>
            <w:r>
              <w:rPr>
                <w:noProof/>
                <w:webHidden/>
              </w:rPr>
              <w:instrText xml:space="preserve"> PAGEREF _Toc26282945 \h </w:instrText>
            </w:r>
            <w:r>
              <w:rPr>
                <w:noProof/>
                <w:webHidden/>
              </w:rPr>
            </w:r>
            <w:r>
              <w:rPr>
                <w:noProof/>
                <w:webHidden/>
              </w:rPr>
              <w:fldChar w:fldCharType="separate"/>
            </w:r>
            <w:r>
              <w:rPr>
                <w:noProof/>
                <w:webHidden/>
              </w:rPr>
              <w:t>33</w:t>
            </w:r>
            <w:r>
              <w:rPr>
                <w:noProof/>
                <w:webHidden/>
              </w:rPr>
              <w:fldChar w:fldCharType="end"/>
            </w:r>
          </w:hyperlink>
        </w:p>
        <w:p w14:paraId="0C505528" w14:textId="2870ECFD" w:rsidR="0089490E" w:rsidRDefault="0089490E">
          <w:pPr>
            <w:pStyle w:val="TOC2"/>
            <w:tabs>
              <w:tab w:val="right" w:leader="dot" w:pos="9350"/>
            </w:tabs>
            <w:rPr>
              <w:rFonts w:asciiTheme="minorHAnsi" w:eastAsiaTheme="minorEastAsia" w:hAnsiTheme="minorHAnsi" w:cstheme="minorBidi"/>
              <w:noProof/>
              <w:sz w:val="22"/>
            </w:rPr>
          </w:pPr>
          <w:hyperlink w:anchor="_Toc26282946" w:history="1">
            <w:r w:rsidRPr="002512AD">
              <w:rPr>
                <w:rStyle w:val="Hyperlink"/>
                <w:noProof/>
              </w:rPr>
              <w:t>3.2 Custom Program/Transaction Codes</w:t>
            </w:r>
            <w:r>
              <w:rPr>
                <w:noProof/>
                <w:webHidden/>
              </w:rPr>
              <w:tab/>
            </w:r>
            <w:r>
              <w:rPr>
                <w:noProof/>
                <w:webHidden/>
              </w:rPr>
              <w:fldChar w:fldCharType="begin"/>
            </w:r>
            <w:r>
              <w:rPr>
                <w:noProof/>
                <w:webHidden/>
              </w:rPr>
              <w:instrText xml:space="preserve"> PAGEREF _Toc26282946 \h </w:instrText>
            </w:r>
            <w:r>
              <w:rPr>
                <w:noProof/>
                <w:webHidden/>
              </w:rPr>
            </w:r>
            <w:r>
              <w:rPr>
                <w:noProof/>
                <w:webHidden/>
              </w:rPr>
              <w:fldChar w:fldCharType="separate"/>
            </w:r>
            <w:r>
              <w:rPr>
                <w:noProof/>
                <w:webHidden/>
              </w:rPr>
              <w:t>33</w:t>
            </w:r>
            <w:r>
              <w:rPr>
                <w:noProof/>
                <w:webHidden/>
              </w:rPr>
              <w:fldChar w:fldCharType="end"/>
            </w:r>
          </w:hyperlink>
        </w:p>
        <w:p w14:paraId="00DF85F9" w14:textId="21AB4424" w:rsidR="0089490E" w:rsidRDefault="0089490E">
          <w:pPr>
            <w:pStyle w:val="TOC2"/>
            <w:tabs>
              <w:tab w:val="right" w:leader="dot" w:pos="9350"/>
            </w:tabs>
            <w:rPr>
              <w:rFonts w:asciiTheme="minorHAnsi" w:eastAsiaTheme="minorEastAsia" w:hAnsiTheme="minorHAnsi" w:cstheme="minorBidi"/>
              <w:noProof/>
              <w:sz w:val="22"/>
            </w:rPr>
          </w:pPr>
          <w:hyperlink w:anchor="_Toc26282947" w:history="1">
            <w:r w:rsidRPr="002512AD">
              <w:rPr>
                <w:rStyle w:val="Hyperlink"/>
                <w:noProof/>
              </w:rPr>
              <w:t>3.3 Custom Table/Transaction Codes</w:t>
            </w:r>
            <w:r>
              <w:rPr>
                <w:noProof/>
                <w:webHidden/>
              </w:rPr>
              <w:tab/>
            </w:r>
            <w:r>
              <w:rPr>
                <w:noProof/>
                <w:webHidden/>
              </w:rPr>
              <w:fldChar w:fldCharType="begin"/>
            </w:r>
            <w:r>
              <w:rPr>
                <w:noProof/>
                <w:webHidden/>
              </w:rPr>
              <w:instrText xml:space="preserve"> PAGEREF _Toc26282947 \h </w:instrText>
            </w:r>
            <w:r>
              <w:rPr>
                <w:noProof/>
                <w:webHidden/>
              </w:rPr>
            </w:r>
            <w:r>
              <w:rPr>
                <w:noProof/>
                <w:webHidden/>
              </w:rPr>
              <w:fldChar w:fldCharType="separate"/>
            </w:r>
            <w:r>
              <w:rPr>
                <w:noProof/>
                <w:webHidden/>
              </w:rPr>
              <w:t>34</w:t>
            </w:r>
            <w:r>
              <w:rPr>
                <w:noProof/>
                <w:webHidden/>
              </w:rPr>
              <w:fldChar w:fldCharType="end"/>
            </w:r>
          </w:hyperlink>
        </w:p>
        <w:p w14:paraId="1A235BE7" w14:textId="66ED89B2" w:rsidR="0089490E" w:rsidRDefault="0089490E">
          <w:pPr>
            <w:pStyle w:val="TOC2"/>
            <w:tabs>
              <w:tab w:val="right" w:leader="dot" w:pos="9350"/>
            </w:tabs>
            <w:rPr>
              <w:rFonts w:asciiTheme="minorHAnsi" w:eastAsiaTheme="minorEastAsia" w:hAnsiTheme="minorHAnsi" w:cstheme="minorBidi"/>
              <w:noProof/>
              <w:sz w:val="22"/>
            </w:rPr>
          </w:pPr>
          <w:hyperlink w:anchor="_Toc26282948" w:history="1">
            <w:r w:rsidRPr="002512AD">
              <w:rPr>
                <w:rStyle w:val="Hyperlink"/>
                <w:noProof/>
              </w:rPr>
              <w:t>3.4 Data Criticality and Cybersecurity Baseline Risks</w:t>
            </w:r>
            <w:r>
              <w:rPr>
                <w:noProof/>
                <w:webHidden/>
              </w:rPr>
              <w:tab/>
            </w:r>
            <w:r>
              <w:rPr>
                <w:noProof/>
                <w:webHidden/>
              </w:rPr>
              <w:fldChar w:fldCharType="begin"/>
            </w:r>
            <w:r>
              <w:rPr>
                <w:noProof/>
                <w:webHidden/>
              </w:rPr>
              <w:instrText xml:space="preserve"> PAGEREF _Toc26282948 \h </w:instrText>
            </w:r>
            <w:r>
              <w:rPr>
                <w:noProof/>
                <w:webHidden/>
              </w:rPr>
            </w:r>
            <w:r>
              <w:rPr>
                <w:noProof/>
                <w:webHidden/>
              </w:rPr>
              <w:fldChar w:fldCharType="separate"/>
            </w:r>
            <w:r>
              <w:rPr>
                <w:noProof/>
                <w:webHidden/>
              </w:rPr>
              <w:t>34</w:t>
            </w:r>
            <w:r>
              <w:rPr>
                <w:noProof/>
                <w:webHidden/>
              </w:rPr>
              <w:fldChar w:fldCharType="end"/>
            </w:r>
          </w:hyperlink>
        </w:p>
        <w:p w14:paraId="59897A78" w14:textId="61364581" w:rsidR="0089490E" w:rsidRDefault="0089490E">
          <w:pPr>
            <w:pStyle w:val="TOC1"/>
            <w:tabs>
              <w:tab w:val="left" w:pos="480"/>
              <w:tab w:val="right" w:leader="dot" w:pos="9350"/>
            </w:tabs>
            <w:rPr>
              <w:rFonts w:asciiTheme="minorHAnsi" w:eastAsiaTheme="minorEastAsia" w:hAnsiTheme="minorHAnsi" w:cstheme="minorBidi"/>
              <w:noProof/>
              <w:sz w:val="22"/>
            </w:rPr>
          </w:pPr>
          <w:hyperlink w:anchor="_Toc26282949" w:history="1">
            <w:r w:rsidRPr="002512AD">
              <w:rPr>
                <w:rStyle w:val="Hyperlink"/>
                <w:rFonts w:ascii="Calibri Light" w:eastAsia="Calibri Light" w:hAnsi="Calibri Light" w:cs="Calibri Light"/>
                <w:noProof/>
              </w:rPr>
              <w:t>4</w:t>
            </w:r>
            <w:r>
              <w:rPr>
                <w:rFonts w:asciiTheme="minorHAnsi" w:eastAsiaTheme="minorEastAsia" w:hAnsiTheme="minorHAnsi" w:cstheme="minorBidi"/>
                <w:noProof/>
                <w:sz w:val="22"/>
              </w:rPr>
              <w:tab/>
            </w:r>
            <w:r w:rsidRPr="002512AD">
              <w:rPr>
                <w:rStyle w:val="Hyperlink"/>
                <w:rFonts w:ascii="Calibri Light" w:eastAsia="Calibri Light" w:hAnsi="Calibri Light" w:cs="Calibri Light"/>
                <w:noProof/>
              </w:rPr>
              <w:t>Technical Considerations</w:t>
            </w:r>
            <w:r>
              <w:rPr>
                <w:noProof/>
                <w:webHidden/>
              </w:rPr>
              <w:tab/>
            </w:r>
            <w:r>
              <w:rPr>
                <w:noProof/>
                <w:webHidden/>
              </w:rPr>
              <w:fldChar w:fldCharType="begin"/>
            </w:r>
            <w:r>
              <w:rPr>
                <w:noProof/>
                <w:webHidden/>
              </w:rPr>
              <w:instrText xml:space="preserve"> PAGEREF _Toc26282949 \h </w:instrText>
            </w:r>
            <w:r>
              <w:rPr>
                <w:noProof/>
                <w:webHidden/>
              </w:rPr>
            </w:r>
            <w:r>
              <w:rPr>
                <w:noProof/>
                <w:webHidden/>
              </w:rPr>
              <w:fldChar w:fldCharType="separate"/>
            </w:r>
            <w:r>
              <w:rPr>
                <w:noProof/>
                <w:webHidden/>
              </w:rPr>
              <w:t>36</w:t>
            </w:r>
            <w:r>
              <w:rPr>
                <w:noProof/>
                <w:webHidden/>
              </w:rPr>
              <w:fldChar w:fldCharType="end"/>
            </w:r>
          </w:hyperlink>
        </w:p>
        <w:p w14:paraId="0A2C32DD" w14:textId="34F0B1DF" w:rsidR="0089490E" w:rsidRDefault="0089490E">
          <w:pPr>
            <w:pStyle w:val="TOC2"/>
            <w:tabs>
              <w:tab w:val="right" w:leader="dot" w:pos="9350"/>
            </w:tabs>
            <w:rPr>
              <w:rFonts w:asciiTheme="minorHAnsi" w:eastAsiaTheme="minorEastAsia" w:hAnsiTheme="minorHAnsi" w:cstheme="minorBidi"/>
              <w:noProof/>
              <w:sz w:val="22"/>
            </w:rPr>
          </w:pPr>
          <w:hyperlink w:anchor="_Toc26282957" w:history="1">
            <w:r w:rsidRPr="002512AD">
              <w:rPr>
                <w:rStyle w:val="Hyperlink"/>
                <w:noProof/>
              </w:rPr>
              <w:t>4.1 RICEF-W Assessment</w:t>
            </w:r>
            <w:r>
              <w:rPr>
                <w:noProof/>
                <w:webHidden/>
              </w:rPr>
              <w:tab/>
            </w:r>
            <w:r>
              <w:rPr>
                <w:noProof/>
                <w:webHidden/>
              </w:rPr>
              <w:fldChar w:fldCharType="begin"/>
            </w:r>
            <w:r>
              <w:rPr>
                <w:noProof/>
                <w:webHidden/>
              </w:rPr>
              <w:instrText xml:space="preserve"> PAGEREF _Toc26282957 \h </w:instrText>
            </w:r>
            <w:r>
              <w:rPr>
                <w:noProof/>
                <w:webHidden/>
              </w:rPr>
            </w:r>
            <w:r>
              <w:rPr>
                <w:noProof/>
                <w:webHidden/>
              </w:rPr>
              <w:fldChar w:fldCharType="separate"/>
            </w:r>
            <w:r>
              <w:rPr>
                <w:noProof/>
                <w:webHidden/>
              </w:rPr>
              <w:t>36</w:t>
            </w:r>
            <w:r>
              <w:rPr>
                <w:noProof/>
                <w:webHidden/>
              </w:rPr>
              <w:fldChar w:fldCharType="end"/>
            </w:r>
          </w:hyperlink>
        </w:p>
        <w:p w14:paraId="5CA7FB3C" w14:textId="2CD4CEA4" w:rsidR="0089490E" w:rsidRDefault="0089490E">
          <w:pPr>
            <w:pStyle w:val="TOC3"/>
            <w:tabs>
              <w:tab w:val="left" w:pos="1320"/>
              <w:tab w:val="right" w:leader="dot" w:pos="9350"/>
            </w:tabs>
            <w:rPr>
              <w:rFonts w:asciiTheme="minorHAnsi" w:eastAsiaTheme="minorEastAsia" w:hAnsiTheme="minorHAnsi" w:cstheme="minorBidi"/>
              <w:noProof/>
              <w:sz w:val="22"/>
            </w:rPr>
          </w:pPr>
          <w:hyperlink w:anchor="_Toc26282958" w:history="1">
            <w:r w:rsidRPr="002512AD">
              <w:rPr>
                <w:rStyle w:val="Hyperlink"/>
                <w:rFonts w:ascii="Calibri Light" w:eastAsia="Calibri Light" w:hAnsi="Calibri Light" w:cs="Calibri Light"/>
                <w:noProof/>
              </w:rPr>
              <w:t>3.1.1</w:t>
            </w:r>
            <w:r>
              <w:rPr>
                <w:rFonts w:asciiTheme="minorHAnsi" w:eastAsiaTheme="minorEastAsia" w:hAnsiTheme="minorHAnsi" w:cstheme="minorBidi"/>
                <w:noProof/>
                <w:sz w:val="22"/>
              </w:rPr>
              <w:tab/>
            </w:r>
            <w:r w:rsidRPr="002512AD">
              <w:rPr>
                <w:rStyle w:val="Hyperlink"/>
                <w:rFonts w:ascii="Calibri Light" w:eastAsia="Calibri Light" w:hAnsi="Calibri Light" w:cs="Calibri Light"/>
                <w:noProof/>
              </w:rPr>
              <w:t>Reports</w:t>
            </w:r>
            <w:r>
              <w:rPr>
                <w:noProof/>
                <w:webHidden/>
              </w:rPr>
              <w:tab/>
            </w:r>
            <w:r>
              <w:rPr>
                <w:noProof/>
                <w:webHidden/>
              </w:rPr>
              <w:fldChar w:fldCharType="begin"/>
            </w:r>
            <w:r>
              <w:rPr>
                <w:noProof/>
                <w:webHidden/>
              </w:rPr>
              <w:instrText xml:space="preserve"> PAGEREF _Toc26282958 \h </w:instrText>
            </w:r>
            <w:r>
              <w:rPr>
                <w:noProof/>
                <w:webHidden/>
              </w:rPr>
            </w:r>
            <w:r>
              <w:rPr>
                <w:noProof/>
                <w:webHidden/>
              </w:rPr>
              <w:fldChar w:fldCharType="separate"/>
            </w:r>
            <w:r>
              <w:rPr>
                <w:noProof/>
                <w:webHidden/>
              </w:rPr>
              <w:t>36</w:t>
            </w:r>
            <w:r>
              <w:rPr>
                <w:noProof/>
                <w:webHidden/>
              </w:rPr>
              <w:fldChar w:fldCharType="end"/>
            </w:r>
          </w:hyperlink>
        </w:p>
        <w:p w14:paraId="335E1A6B" w14:textId="1E5FA3F4" w:rsidR="0089490E" w:rsidRDefault="0089490E">
          <w:pPr>
            <w:pStyle w:val="TOC3"/>
            <w:tabs>
              <w:tab w:val="left" w:pos="1320"/>
              <w:tab w:val="right" w:leader="dot" w:pos="9350"/>
            </w:tabs>
            <w:rPr>
              <w:rFonts w:asciiTheme="minorHAnsi" w:eastAsiaTheme="minorEastAsia" w:hAnsiTheme="minorHAnsi" w:cstheme="minorBidi"/>
              <w:noProof/>
              <w:sz w:val="22"/>
            </w:rPr>
          </w:pPr>
          <w:hyperlink w:anchor="_Toc26282959" w:history="1">
            <w:r w:rsidRPr="002512AD">
              <w:rPr>
                <w:rStyle w:val="Hyperlink"/>
                <w:rFonts w:ascii="Calibri Light" w:eastAsia="Calibri Light" w:hAnsi="Calibri Light" w:cs="Calibri Light"/>
                <w:noProof/>
              </w:rPr>
              <w:t>3.1.2</w:t>
            </w:r>
            <w:r>
              <w:rPr>
                <w:rFonts w:asciiTheme="minorHAnsi" w:eastAsiaTheme="minorEastAsia" w:hAnsiTheme="minorHAnsi" w:cstheme="minorBidi"/>
                <w:noProof/>
                <w:sz w:val="22"/>
              </w:rPr>
              <w:tab/>
            </w:r>
            <w:r w:rsidRPr="002512AD">
              <w:rPr>
                <w:rStyle w:val="Hyperlink"/>
                <w:rFonts w:ascii="Calibri Light" w:eastAsia="Calibri Light" w:hAnsi="Calibri Light" w:cs="Calibri Light"/>
                <w:noProof/>
              </w:rPr>
              <w:t>Interfaces</w:t>
            </w:r>
            <w:r>
              <w:rPr>
                <w:noProof/>
                <w:webHidden/>
              </w:rPr>
              <w:tab/>
            </w:r>
            <w:r>
              <w:rPr>
                <w:noProof/>
                <w:webHidden/>
              </w:rPr>
              <w:fldChar w:fldCharType="begin"/>
            </w:r>
            <w:r>
              <w:rPr>
                <w:noProof/>
                <w:webHidden/>
              </w:rPr>
              <w:instrText xml:space="preserve"> PAGEREF _Toc26282959 \h </w:instrText>
            </w:r>
            <w:r>
              <w:rPr>
                <w:noProof/>
                <w:webHidden/>
              </w:rPr>
            </w:r>
            <w:r>
              <w:rPr>
                <w:noProof/>
                <w:webHidden/>
              </w:rPr>
              <w:fldChar w:fldCharType="separate"/>
            </w:r>
            <w:r>
              <w:rPr>
                <w:noProof/>
                <w:webHidden/>
              </w:rPr>
              <w:t>36</w:t>
            </w:r>
            <w:r>
              <w:rPr>
                <w:noProof/>
                <w:webHidden/>
              </w:rPr>
              <w:fldChar w:fldCharType="end"/>
            </w:r>
          </w:hyperlink>
        </w:p>
        <w:p w14:paraId="3C284ABF" w14:textId="4A1581A5" w:rsidR="0089490E" w:rsidRDefault="0089490E">
          <w:pPr>
            <w:pStyle w:val="TOC3"/>
            <w:tabs>
              <w:tab w:val="left" w:pos="1320"/>
              <w:tab w:val="right" w:leader="dot" w:pos="9350"/>
            </w:tabs>
            <w:rPr>
              <w:rFonts w:asciiTheme="minorHAnsi" w:eastAsiaTheme="minorEastAsia" w:hAnsiTheme="minorHAnsi" w:cstheme="minorBidi"/>
              <w:noProof/>
              <w:sz w:val="22"/>
            </w:rPr>
          </w:pPr>
          <w:hyperlink w:anchor="_Toc26282960" w:history="1">
            <w:r w:rsidRPr="002512AD">
              <w:rPr>
                <w:rStyle w:val="Hyperlink"/>
                <w:rFonts w:ascii="Calibri Light" w:eastAsia="Calibri Light" w:hAnsi="Calibri Light" w:cs="Calibri Light"/>
                <w:noProof/>
              </w:rPr>
              <w:t>3.1.3</w:t>
            </w:r>
            <w:r>
              <w:rPr>
                <w:rFonts w:asciiTheme="minorHAnsi" w:eastAsiaTheme="minorEastAsia" w:hAnsiTheme="minorHAnsi" w:cstheme="minorBidi"/>
                <w:noProof/>
                <w:sz w:val="22"/>
              </w:rPr>
              <w:tab/>
            </w:r>
            <w:r w:rsidRPr="002512AD">
              <w:rPr>
                <w:rStyle w:val="Hyperlink"/>
                <w:rFonts w:ascii="Calibri Light" w:eastAsia="Calibri Light" w:hAnsi="Calibri Light" w:cs="Calibri Light"/>
                <w:noProof/>
              </w:rPr>
              <w:t>Conversion</w:t>
            </w:r>
            <w:r>
              <w:rPr>
                <w:noProof/>
                <w:webHidden/>
              </w:rPr>
              <w:tab/>
            </w:r>
            <w:r>
              <w:rPr>
                <w:noProof/>
                <w:webHidden/>
              </w:rPr>
              <w:fldChar w:fldCharType="begin"/>
            </w:r>
            <w:r>
              <w:rPr>
                <w:noProof/>
                <w:webHidden/>
              </w:rPr>
              <w:instrText xml:space="preserve"> PAGEREF _Toc26282960 \h </w:instrText>
            </w:r>
            <w:r>
              <w:rPr>
                <w:noProof/>
                <w:webHidden/>
              </w:rPr>
            </w:r>
            <w:r>
              <w:rPr>
                <w:noProof/>
                <w:webHidden/>
              </w:rPr>
              <w:fldChar w:fldCharType="separate"/>
            </w:r>
            <w:r>
              <w:rPr>
                <w:noProof/>
                <w:webHidden/>
              </w:rPr>
              <w:t>36</w:t>
            </w:r>
            <w:r>
              <w:rPr>
                <w:noProof/>
                <w:webHidden/>
              </w:rPr>
              <w:fldChar w:fldCharType="end"/>
            </w:r>
          </w:hyperlink>
        </w:p>
        <w:p w14:paraId="70C84CFD" w14:textId="156E3C30" w:rsidR="0089490E" w:rsidRDefault="0089490E">
          <w:pPr>
            <w:pStyle w:val="TOC3"/>
            <w:tabs>
              <w:tab w:val="left" w:pos="1320"/>
              <w:tab w:val="right" w:leader="dot" w:pos="9350"/>
            </w:tabs>
            <w:rPr>
              <w:rFonts w:asciiTheme="minorHAnsi" w:eastAsiaTheme="minorEastAsia" w:hAnsiTheme="minorHAnsi" w:cstheme="minorBidi"/>
              <w:noProof/>
              <w:sz w:val="22"/>
            </w:rPr>
          </w:pPr>
          <w:hyperlink w:anchor="_Toc26282961" w:history="1">
            <w:r w:rsidRPr="002512AD">
              <w:rPr>
                <w:rStyle w:val="Hyperlink"/>
                <w:rFonts w:ascii="Calibri Light" w:eastAsia="Calibri Light" w:hAnsi="Calibri Light" w:cs="Calibri Light"/>
                <w:noProof/>
              </w:rPr>
              <w:t>3.1.4</w:t>
            </w:r>
            <w:r>
              <w:rPr>
                <w:rFonts w:asciiTheme="minorHAnsi" w:eastAsiaTheme="minorEastAsia" w:hAnsiTheme="minorHAnsi" w:cstheme="minorBidi"/>
                <w:noProof/>
                <w:sz w:val="22"/>
              </w:rPr>
              <w:tab/>
            </w:r>
            <w:r w:rsidRPr="002512AD">
              <w:rPr>
                <w:rStyle w:val="Hyperlink"/>
                <w:rFonts w:ascii="Calibri Light" w:eastAsia="Calibri Light" w:hAnsi="Calibri Light" w:cs="Calibri Light"/>
                <w:noProof/>
              </w:rPr>
              <w:t>Extension/Enhancements</w:t>
            </w:r>
            <w:r>
              <w:rPr>
                <w:noProof/>
                <w:webHidden/>
              </w:rPr>
              <w:tab/>
            </w:r>
            <w:r>
              <w:rPr>
                <w:noProof/>
                <w:webHidden/>
              </w:rPr>
              <w:fldChar w:fldCharType="begin"/>
            </w:r>
            <w:r>
              <w:rPr>
                <w:noProof/>
                <w:webHidden/>
              </w:rPr>
              <w:instrText xml:space="preserve"> PAGEREF _Toc26282961 \h </w:instrText>
            </w:r>
            <w:r>
              <w:rPr>
                <w:noProof/>
                <w:webHidden/>
              </w:rPr>
            </w:r>
            <w:r>
              <w:rPr>
                <w:noProof/>
                <w:webHidden/>
              </w:rPr>
              <w:fldChar w:fldCharType="separate"/>
            </w:r>
            <w:r>
              <w:rPr>
                <w:noProof/>
                <w:webHidden/>
              </w:rPr>
              <w:t>36</w:t>
            </w:r>
            <w:r>
              <w:rPr>
                <w:noProof/>
                <w:webHidden/>
              </w:rPr>
              <w:fldChar w:fldCharType="end"/>
            </w:r>
          </w:hyperlink>
        </w:p>
        <w:p w14:paraId="4F3E6A50" w14:textId="3A78210E" w:rsidR="0089490E" w:rsidRDefault="0089490E">
          <w:pPr>
            <w:pStyle w:val="TOC3"/>
            <w:tabs>
              <w:tab w:val="left" w:pos="1320"/>
              <w:tab w:val="right" w:leader="dot" w:pos="9350"/>
            </w:tabs>
            <w:rPr>
              <w:rFonts w:asciiTheme="minorHAnsi" w:eastAsiaTheme="minorEastAsia" w:hAnsiTheme="minorHAnsi" w:cstheme="minorBidi"/>
              <w:noProof/>
              <w:sz w:val="22"/>
            </w:rPr>
          </w:pPr>
          <w:hyperlink w:anchor="_Toc26282962" w:history="1">
            <w:r w:rsidRPr="002512AD">
              <w:rPr>
                <w:rStyle w:val="Hyperlink"/>
                <w:rFonts w:ascii="Calibri Light" w:eastAsia="Calibri Light" w:hAnsi="Calibri Light" w:cs="Calibri Light"/>
                <w:noProof/>
              </w:rPr>
              <w:t>3.1.5</w:t>
            </w:r>
            <w:r>
              <w:rPr>
                <w:rFonts w:asciiTheme="minorHAnsi" w:eastAsiaTheme="minorEastAsia" w:hAnsiTheme="minorHAnsi" w:cstheme="minorBidi"/>
                <w:noProof/>
                <w:sz w:val="22"/>
              </w:rPr>
              <w:tab/>
            </w:r>
            <w:r w:rsidRPr="002512AD">
              <w:rPr>
                <w:rStyle w:val="Hyperlink"/>
                <w:rFonts w:ascii="Calibri Light" w:eastAsia="Calibri Light" w:hAnsi="Calibri Light" w:cs="Calibri Light"/>
                <w:noProof/>
              </w:rPr>
              <w:t>Forms</w:t>
            </w:r>
            <w:r>
              <w:rPr>
                <w:noProof/>
                <w:webHidden/>
              </w:rPr>
              <w:tab/>
            </w:r>
            <w:r>
              <w:rPr>
                <w:noProof/>
                <w:webHidden/>
              </w:rPr>
              <w:fldChar w:fldCharType="begin"/>
            </w:r>
            <w:r>
              <w:rPr>
                <w:noProof/>
                <w:webHidden/>
              </w:rPr>
              <w:instrText xml:space="preserve"> PAGEREF _Toc26282962 \h </w:instrText>
            </w:r>
            <w:r>
              <w:rPr>
                <w:noProof/>
                <w:webHidden/>
              </w:rPr>
            </w:r>
            <w:r>
              <w:rPr>
                <w:noProof/>
                <w:webHidden/>
              </w:rPr>
              <w:fldChar w:fldCharType="separate"/>
            </w:r>
            <w:r>
              <w:rPr>
                <w:noProof/>
                <w:webHidden/>
              </w:rPr>
              <w:t>37</w:t>
            </w:r>
            <w:r>
              <w:rPr>
                <w:noProof/>
                <w:webHidden/>
              </w:rPr>
              <w:fldChar w:fldCharType="end"/>
            </w:r>
          </w:hyperlink>
        </w:p>
        <w:p w14:paraId="28816830" w14:textId="6A51EF25" w:rsidR="0089490E" w:rsidRDefault="0089490E">
          <w:pPr>
            <w:pStyle w:val="TOC3"/>
            <w:tabs>
              <w:tab w:val="left" w:pos="1320"/>
              <w:tab w:val="right" w:leader="dot" w:pos="9350"/>
            </w:tabs>
            <w:rPr>
              <w:rFonts w:asciiTheme="minorHAnsi" w:eastAsiaTheme="minorEastAsia" w:hAnsiTheme="minorHAnsi" w:cstheme="minorBidi"/>
              <w:noProof/>
              <w:sz w:val="22"/>
            </w:rPr>
          </w:pPr>
          <w:hyperlink w:anchor="_Toc26282963" w:history="1">
            <w:r w:rsidRPr="002512AD">
              <w:rPr>
                <w:rStyle w:val="Hyperlink"/>
                <w:rFonts w:ascii="Calibri Light" w:eastAsia="Calibri Light" w:hAnsi="Calibri Light" w:cs="Calibri Light"/>
                <w:noProof/>
              </w:rPr>
              <w:t>3.1.6</w:t>
            </w:r>
            <w:r>
              <w:rPr>
                <w:rFonts w:asciiTheme="minorHAnsi" w:eastAsiaTheme="minorEastAsia" w:hAnsiTheme="minorHAnsi" w:cstheme="minorBidi"/>
                <w:noProof/>
                <w:sz w:val="22"/>
              </w:rPr>
              <w:tab/>
            </w:r>
            <w:r w:rsidRPr="002512AD">
              <w:rPr>
                <w:rStyle w:val="Hyperlink"/>
                <w:rFonts w:ascii="Calibri Light" w:eastAsia="Calibri Light" w:hAnsi="Calibri Light" w:cs="Calibri Light"/>
                <w:noProof/>
              </w:rPr>
              <w:t>Workflows</w:t>
            </w:r>
            <w:r>
              <w:rPr>
                <w:noProof/>
                <w:webHidden/>
              </w:rPr>
              <w:tab/>
            </w:r>
            <w:r>
              <w:rPr>
                <w:noProof/>
                <w:webHidden/>
              </w:rPr>
              <w:fldChar w:fldCharType="begin"/>
            </w:r>
            <w:r>
              <w:rPr>
                <w:noProof/>
                <w:webHidden/>
              </w:rPr>
              <w:instrText xml:space="preserve"> PAGEREF _Toc26282963 \h </w:instrText>
            </w:r>
            <w:r>
              <w:rPr>
                <w:noProof/>
                <w:webHidden/>
              </w:rPr>
            </w:r>
            <w:r>
              <w:rPr>
                <w:noProof/>
                <w:webHidden/>
              </w:rPr>
              <w:fldChar w:fldCharType="separate"/>
            </w:r>
            <w:r>
              <w:rPr>
                <w:noProof/>
                <w:webHidden/>
              </w:rPr>
              <w:t>37</w:t>
            </w:r>
            <w:r>
              <w:rPr>
                <w:noProof/>
                <w:webHidden/>
              </w:rPr>
              <w:fldChar w:fldCharType="end"/>
            </w:r>
          </w:hyperlink>
        </w:p>
        <w:p w14:paraId="0786CD36" w14:textId="51567574" w:rsidR="0089490E" w:rsidRDefault="0089490E">
          <w:pPr>
            <w:pStyle w:val="TOC2"/>
            <w:tabs>
              <w:tab w:val="left" w:pos="880"/>
              <w:tab w:val="right" w:leader="dot" w:pos="9350"/>
            </w:tabs>
            <w:rPr>
              <w:rFonts w:asciiTheme="minorHAnsi" w:eastAsiaTheme="minorEastAsia" w:hAnsiTheme="minorHAnsi" w:cstheme="minorBidi"/>
              <w:noProof/>
              <w:sz w:val="22"/>
            </w:rPr>
          </w:pPr>
          <w:hyperlink w:anchor="_Toc26282964" w:history="1">
            <w:r w:rsidRPr="002512AD">
              <w:rPr>
                <w:rStyle w:val="Hyperlink"/>
                <w:noProof/>
              </w:rPr>
              <w:t>3.2</w:t>
            </w:r>
            <w:r>
              <w:rPr>
                <w:rFonts w:asciiTheme="minorHAnsi" w:eastAsiaTheme="minorEastAsia" w:hAnsiTheme="minorHAnsi" w:cstheme="minorBidi"/>
                <w:noProof/>
                <w:sz w:val="22"/>
              </w:rPr>
              <w:tab/>
            </w:r>
            <w:r w:rsidRPr="002512AD">
              <w:rPr>
                <w:rStyle w:val="Hyperlink"/>
                <w:noProof/>
              </w:rPr>
              <w:t>IDEX Considerations</w:t>
            </w:r>
            <w:r>
              <w:rPr>
                <w:noProof/>
                <w:webHidden/>
              </w:rPr>
              <w:tab/>
            </w:r>
            <w:r>
              <w:rPr>
                <w:noProof/>
                <w:webHidden/>
              </w:rPr>
              <w:fldChar w:fldCharType="begin"/>
            </w:r>
            <w:r>
              <w:rPr>
                <w:noProof/>
                <w:webHidden/>
              </w:rPr>
              <w:instrText xml:space="preserve"> PAGEREF _Toc26282964 \h </w:instrText>
            </w:r>
            <w:r>
              <w:rPr>
                <w:noProof/>
                <w:webHidden/>
              </w:rPr>
            </w:r>
            <w:r>
              <w:rPr>
                <w:noProof/>
                <w:webHidden/>
              </w:rPr>
              <w:fldChar w:fldCharType="separate"/>
            </w:r>
            <w:r>
              <w:rPr>
                <w:noProof/>
                <w:webHidden/>
              </w:rPr>
              <w:t>37</w:t>
            </w:r>
            <w:r>
              <w:rPr>
                <w:noProof/>
                <w:webHidden/>
              </w:rPr>
              <w:fldChar w:fldCharType="end"/>
            </w:r>
          </w:hyperlink>
        </w:p>
        <w:p w14:paraId="597B46F0" w14:textId="78946409" w:rsidR="0089490E" w:rsidRDefault="0089490E">
          <w:pPr>
            <w:pStyle w:val="TOC2"/>
            <w:tabs>
              <w:tab w:val="left" w:pos="880"/>
              <w:tab w:val="right" w:leader="dot" w:pos="9350"/>
            </w:tabs>
            <w:rPr>
              <w:rFonts w:asciiTheme="minorHAnsi" w:eastAsiaTheme="minorEastAsia" w:hAnsiTheme="minorHAnsi" w:cstheme="minorBidi"/>
              <w:noProof/>
              <w:sz w:val="22"/>
            </w:rPr>
          </w:pPr>
          <w:hyperlink w:anchor="_Toc26282965" w:history="1">
            <w:r w:rsidRPr="002512AD">
              <w:rPr>
                <w:rStyle w:val="Hyperlink"/>
                <w:noProof/>
              </w:rPr>
              <w:t>3.3</w:t>
            </w:r>
            <w:r>
              <w:rPr>
                <w:rFonts w:asciiTheme="minorHAnsi" w:eastAsiaTheme="minorEastAsia" w:hAnsiTheme="minorHAnsi" w:cstheme="minorBidi"/>
                <w:noProof/>
                <w:sz w:val="22"/>
              </w:rPr>
              <w:tab/>
            </w:r>
            <w:r w:rsidRPr="002512AD">
              <w:rPr>
                <w:rStyle w:val="Hyperlink"/>
                <w:noProof/>
              </w:rPr>
              <w:t>Production System Cut-over Considerations</w:t>
            </w:r>
            <w:r>
              <w:rPr>
                <w:noProof/>
                <w:webHidden/>
              </w:rPr>
              <w:tab/>
            </w:r>
            <w:r>
              <w:rPr>
                <w:noProof/>
                <w:webHidden/>
              </w:rPr>
              <w:fldChar w:fldCharType="begin"/>
            </w:r>
            <w:r>
              <w:rPr>
                <w:noProof/>
                <w:webHidden/>
              </w:rPr>
              <w:instrText xml:space="preserve"> PAGEREF _Toc26282965 \h </w:instrText>
            </w:r>
            <w:r>
              <w:rPr>
                <w:noProof/>
                <w:webHidden/>
              </w:rPr>
            </w:r>
            <w:r>
              <w:rPr>
                <w:noProof/>
                <w:webHidden/>
              </w:rPr>
              <w:fldChar w:fldCharType="separate"/>
            </w:r>
            <w:r>
              <w:rPr>
                <w:noProof/>
                <w:webHidden/>
              </w:rPr>
              <w:t>37</w:t>
            </w:r>
            <w:r>
              <w:rPr>
                <w:noProof/>
                <w:webHidden/>
              </w:rPr>
              <w:fldChar w:fldCharType="end"/>
            </w:r>
          </w:hyperlink>
        </w:p>
        <w:p w14:paraId="695D5979" w14:textId="23C62DB7" w:rsidR="0089490E" w:rsidRDefault="0089490E">
          <w:pPr>
            <w:pStyle w:val="TOC2"/>
            <w:tabs>
              <w:tab w:val="right" w:leader="dot" w:pos="9350"/>
            </w:tabs>
            <w:rPr>
              <w:rFonts w:asciiTheme="minorHAnsi" w:eastAsiaTheme="minorEastAsia" w:hAnsiTheme="minorHAnsi" w:cstheme="minorBidi"/>
              <w:noProof/>
              <w:sz w:val="22"/>
            </w:rPr>
          </w:pPr>
          <w:hyperlink w:anchor="_Toc26282966" w:history="1">
            <w:r w:rsidRPr="002512AD">
              <w:rPr>
                <w:rStyle w:val="Hyperlink"/>
                <w:noProof/>
              </w:rPr>
              <w:t>4.6 Other Considerations</w:t>
            </w:r>
            <w:r>
              <w:rPr>
                <w:noProof/>
                <w:webHidden/>
              </w:rPr>
              <w:tab/>
            </w:r>
            <w:r>
              <w:rPr>
                <w:noProof/>
                <w:webHidden/>
              </w:rPr>
              <w:fldChar w:fldCharType="begin"/>
            </w:r>
            <w:r>
              <w:rPr>
                <w:noProof/>
                <w:webHidden/>
              </w:rPr>
              <w:instrText xml:space="preserve"> PAGEREF _Toc26282966 \h </w:instrText>
            </w:r>
            <w:r>
              <w:rPr>
                <w:noProof/>
                <w:webHidden/>
              </w:rPr>
            </w:r>
            <w:r>
              <w:rPr>
                <w:noProof/>
                <w:webHidden/>
              </w:rPr>
              <w:fldChar w:fldCharType="separate"/>
            </w:r>
            <w:r>
              <w:rPr>
                <w:noProof/>
                <w:webHidden/>
              </w:rPr>
              <w:t>37</w:t>
            </w:r>
            <w:r>
              <w:rPr>
                <w:noProof/>
                <w:webHidden/>
              </w:rPr>
              <w:fldChar w:fldCharType="end"/>
            </w:r>
          </w:hyperlink>
        </w:p>
        <w:p w14:paraId="3D3E7390" w14:textId="64CFA633" w:rsidR="0089490E" w:rsidRDefault="0089490E">
          <w:pPr>
            <w:pStyle w:val="TOC1"/>
            <w:tabs>
              <w:tab w:val="left" w:pos="480"/>
              <w:tab w:val="right" w:leader="dot" w:pos="9350"/>
            </w:tabs>
            <w:rPr>
              <w:rFonts w:asciiTheme="minorHAnsi" w:eastAsiaTheme="minorEastAsia" w:hAnsiTheme="minorHAnsi" w:cstheme="minorBidi"/>
              <w:noProof/>
              <w:sz w:val="22"/>
            </w:rPr>
          </w:pPr>
          <w:hyperlink w:anchor="_Toc26282967" w:history="1">
            <w:r w:rsidRPr="002512AD">
              <w:rPr>
                <w:rStyle w:val="Hyperlink"/>
                <w:rFonts w:ascii="Calibri Light" w:eastAsia="Calibri Light" w:hAnsi="Calibri Light" w:cs="Calibri Light"/>
                <w:noProof/>
              </w:rPr>
              <w:t>4</w:t>
            </w:r>
            <w:r>
              <w:rPr>
                <w:rFonts w:asciiTheme="minorHAnsi" w:eastAsiaTheme="minorEastAsia" w:hAnsiTheme="minorHAnsi" w:cstheme="minorBidi"/>
                <w:noProof/>
                <w:sz w:val="22"/>
              </w:rPr>
              <w:tab/>
            </w:r>
            <w:r w:rsidRPr="002512AD">
              <w:rPr>
                <w:rStyle w:val="Hyperlink"/>
                <w:rFonts w:ascii="Calibri Light" w:eastAsia="Calibri Light" w:hAnsi="Calibri Light" w:cs="Calibri Light"/>
                <w:noProof/>
              </w:rPr>
              <w:t xml:space="preserve">Change Management </w:t>
            </w:r>
            <w:r>
              <w:rPr>
                <w:noProof/>
                <w:webHidden/>
              </w:rPr>
              <w:tab/>
            </w:r>
            <w:r>
              <w:rPr>
                <w:noProof/>
                <w:webHidden/>
              </w:rPr>
              <w:fldChar w:fldCharType="begin"/>
            </w:r>
            <w:r>
              <w:rPr>
                <w:noProof/>
                <w:webHidden/>
              </w:rPr>
              <w:instrText xml:space="preserve"> PAGEREF _Toc26282967 \h </w:instrText>
            </w:r>
            <w:r>
              <w:rPr>
                <w:noProof/>
                <w:webHidden/>
              </w:rPr>
            </w:r>
            <w:r>
              <w:rPr>
                <w:noProof/>
                <w:webHidden/>
              </w:rPr>
              <w:fldChar w:fldCharType="separate"/>
            </w:r>
            <w:r>
              <w:rPr>
                <w:noProof/>
                <w:webHidden/>
              </w:rPr>
              <w:t>38</w:t>
            </w:r>
            <w:r>
              <w:rPr>
                <w:noProof/>
                <w:webHidden/>
              </w:rPr>
              <w:fldChar w:fldCharType="end"/>
            </w:r>
          </w:hyperlink>
        </w:p>
        <w:p w14:paraId="1FE437C7" w14:textId="331601EA" w:rsidR="0089490E" w:rsidRDefault="0089490E">
          <w:pPr>
            <w:pStyle w:val="TOC2"/>
            <w:tabs>
              <w:tab w:val="right" w:leader="dot" w:pos="9350"/>
            </w:tabs>
            <w:rPr>
              <w:rFonts w:asciiTheme="minorHAnsi" w:eastAsiaTheme="minorEastAsia" w:hAnsiTheme="minorHAnsi" w:cstheme="minorBidi"/>
              <w:noProof/>
              <w:sz w:val="22"/>
            </w:rPr>
          </w:pPr>
          <w:hyperlink w:anchor="_Toc26282968" w:history="1">
            <w:r w:rsidRPr="002512AD">
              <w:rPr>
                <w:rStyle w:val="Hyperlink"/>
                <w:noProof/>
              </w:rPr>
              <w:t>5.1 Change Impacts</w:t>
            </w:r>
            <w:r>
              <w:rPr>
                <w:noProof/>
                <w:webHidden/>
              </w:rPr>
              <w:tab/>
            </w:r>
            <w:r>
              <w:rPr>
                <w:noProof/>
                <w:webHidden/>
              </w:rPr>
              <w:fldChar w:fldCharType="begin"/>
            </w:r>
            <w:r>
              <w:rPr>
                <w:noProof/>
                <w:webHidden/>
              </w:rPr>
              <w:instrText xml:space="preserve"> PAGEREF _Toc26282968 \h </w:instrText>
            </w:r>
            <w:r>
              <w:rPr>
                <w:noProof/>
                <w:webHidden/>
              </w:rPr>
            </w:r>
            <w:r>
              <w:rPr>
                <w:noProof/>
                <w:webHidden/>
              </w:rPr>
              <w:fldChar w:fldCharType="separate"/>
            </w:r>
            <w:r>
              <w:rPr>
                <w:noProof/>
                <w:webHidden/>
              </w:rPr>
              <w:t>38</w:t>
            </w:r>
            <w:r>
              <w:rPr>
                <w:noProof/>
                <w:webHidden/>
              </w:rPr>
              <w:fldChar w:fldCharType="end"/>
            </w:r>
          </w:hyperlink>
        </w:p>
        <w:p w14:paraId="113C8651" w14:textId="7A43A24C" w:rsidR="0089490E" w:rsidRDefault="0089490E">
          <w:pPr>
            <w:pStyle w:val="TOC1"/>
            <w:tabs>
              <w:tab w:val="left" w:pos="480"/>
              <w:tab w:val="right" w:leader="dot" w:pos="9350"/>
            </w:tabs>
            <w:rPr>
              <w:rFonts w:asciiTheme="minorHAnsi" w:eastAsiaTheme="minorEastAsia" w:hAnsiTheme="minorHAnsi" w:cstheme="minorBidi"/>
              <w:noProof/>
              <w:sz w:val="22"/>
            </w:rPr>
          </w:pPr>
          <w:hyperlink w:anchor="_Toc26282969" w:history="1">
            <w:r w:rsidRPr="002512AD">
              <w:rPr>
                <w:rStyle w:val="Hyperlink"/>
                <w:rFonts w:ascii="Calibri Light" w:eastAsia="Calibri Light" w:hAnsi="Calibri Light" w:cs="Calibri Light"/>
                <w:noProof/>
              </w:rPr>
              <w:t>6</w:t>
            </w:r>
            <w:r>
              <w:rPr>
                <w:rFonts w:asciiTheme="minorHAnsi" w:eastAsiaTheme="minorEastAsia" w:hAnsiTheme="minorHAnsi" w:cstheme="minorBidi"/>
                <w:noProof/>
                <w:sz w:val="22"/>
              </w:rPr>
              <w:tab/>
            </w:r>
            <w:r w:rsidRPr="002512AD">
              <w:rPr>
                <w:rStyle w:val="Hyperlink"/>
                <w:rFonts w:ascii="Calibri Light" w:eastAsia="Calibri Light" w:hAnsi="Calibri Light" w:cs="Calibri Light"/>
                <w:noProof/>
              </w:rPr>
              <w:t>Requirements</w:t>
            </w:r>
            <w:r>
              <w:rPr>
                <w:noProof/>
                <w:webHidden/>
              </w:rPr>
              <w:tab/>
            </w:r>
            <w:r>
              <w:rPr>
                <w:noProof/>
                <w:webHidden/>
              </w:rPr>
              <w:fldChar w:fldCharType="begin"/>
            </w:r>
            <w:r>
              <w:rPr>
                <w:noProof/>
                <w:webHidden/>
              </w:rPr>
              <w:instrText xml:space="preserve"> PAGEREF _Toc26282969 \h </w:instrText>
            </w:r>
            <w:r>
              <w:rPr>
                <w:noProof/>
                <w:webHidden/>
              </w:rPr>
            </w:r>
            <w:r>
              <w:rPr>
                <w:noProof/>
                <w:webHidden/>
              </w:rPr>
              <w:fldChar w:fldCharType="separate"/>
            </w:r>
            <w:r>
              <w:rPr>
                <w:noProof/>
                <w:webHidden/>
              </w:rPr>
              <w:t>44</w:t>
            </w:r>
            <w:r>
              <w:rPr>
                <w:noProof/>
                <w:webHidden/>
              </w:rPr>
              <w:fldChar w:fldCharType="end"/>
            </w:r>
          </w:hyperlink>
        </w:p>
        <w:p w14:paraId="5579CC97" w14:textId="69CBA840" w:rsidR="005526A2" w:rsidRPr="001C5182" w:rsidRDefault="005526A2">
          <w:pPr>
            <w:rPr>
              <w:rFonts w:ascii="Calibri Light" w:hAnsi="Calibri Light" w:cs="Arial"/>
            </w:rPr>
          </w:pPr>
          <w:r w:rsidRPr="001C5182">
            <w:rPr>
              <w:rFonts w:ascii="Calibri Light" w:hAnsi="Calibri Light" w:cs="Arial"/>
              <w:bCs/>
              <w:noProof/>
              <w:sz w:val="24"/>
              <w:szCs w:val="24"/>
            </w:rPr>
            <w:fldChar w:fldCharType="end"/>
          </w:r>
        </w:p>
      </w:sdtContent>
    </w:sdt>
    <w:p w14:paraId="3CAAB1E5" w14:textId="77777777" w:rsidR="00B80677" w:rsidRPr="001E1582" w:rsidRDefault="00B80677" w:rsidP="00351753">
      <w:pPr>
        <w:jc w:val="both"/>
        <w:rPr>
          <w:rFonts w:cs="Arial"/>
          <w:b/>
          <w:sz w:val="24"/>
          <w:szCs w:val="24"/>
          <w:u w:val="single"/>
        </w:rPr>
      </w:pPr>
    </w:p>
    <w:p w14:paraId="7B776D63" w14:textId="77777777" w:rsidR="00063FDB" w:rsidRPr="001E1582" w:rsidRDefault="00063FDB" w:rsidP="000062BF">
      <w:pPr>
        <w:ind w:left="360"/>
        <w:rPr>
          <w:rFonts w:cs="Arial"/>
          <w:highlight w:val="yellow"/>
        </w:rPr>
      </w:pPr>
    </w:p>
    <w:p w14:paraId="15F10ED6" w14:textId="77777777" w:rsidR="00E64C65" w:rsidRPr="001E1582" w:rsidRDefault="00E64C65" w:rsidP="00351753">
      <w:pPr>
        <w:jc w:val="both"/>
        <w:rPr>
          <w:rFonts w:cs="Arial"/>
          <w:b/>
          <w:sz w:val="24"/>
          <w:szCs w:val="24"/>
        </w:rPr>
      </w:pPr>
    </w:p>
    <w:p w14:paraId="5BD2D7B2" w14:textId="77777777" w:rsidR="00E64C65" w:rsidRPr="001E1582" w:rsidRDefault="00E64C65" w:rsidP="00351753">
      <w:pPr>
        <w:jc w:val="both"/>
        <w:rPr>
          <w:rFonts w:cs="Arial"/>
          <w:b/>
          <w:sz w:val="24"/>
          <w:szCs w:val="24"/>
        </w:rPr>
      </w:pPr>
    </w:p>
    <w:p w14:paraId="42A9AB18" w14:textId="77777777" w:rsidR="00E64C65" w:rsidRPr="001E1582" w:rsidRDefault="00E64C65" w:rsidP="00351753">
      <w:pPr>
        <w:jc w:val="both"/>
        <w:rPr>
          <w:rFonts w:cs="Arial"/>
          <w:b/>
          <w:sz w:val="24"/>
          <w:szCs w:val="24"/>
        </w:rPr>
      </w:pPr>
    </w:p>
    <w:p w14:paraId="021592FC" w14:textId="77777777" w:rsidR="00E0118B" w:rsidRPr="006B24F0" w:rsidRDefault="00E0118B" w:rsidP="546B4D49">
      <w:pPr>
        <w:pStyle w:val="Heading1"/>
        <w:rPr>
          <w:rFonts w:ascii="Calibri Light" w:eastAsia="Calibri Light" w:hAnsi="Calibri Light" w:cs="Calibri Light"/>
        </w:rPr>
      </w:pPr>
      <w:bookmarkStart w:id="0" w:name="_Toc406588295"/>
      <w:bookmarkStart w:id="1" w:name="_Toc491613801"/>
      <w:bookmarkStart w:id="2" w:name="_Toc363729238"/>
      <w:bookmarkStart w:id="3" w:name="_Toc26282895"/>
      <w:r w:rsidRPr="546B4D49">
        <w:rPr>
          <w:rFonts w:ascii="Calibri Light" w:eastAsia="Calibri Light" w:hAnsi="Calibri Light" w:cs="Calibri Light"/>
        </w:rPr>
        <w:lastRenderedPageBreak/>
        <w:t>Business Process Overview</w:t>
      </w:r>
      <w:bookmarkEnd w:id="0"/>
      <w:bookmarkEnd w:id="1"/>
      <w:bookmarkEnd w:id="3"/>
    </w:p>
    <w:p w14:paraId="10B48A2B" w14:textId="1DDD4750" w:rsidR="00307F13" w:rsidRPr="00071730" w:rsidRDefault="00810281" w:rsidP="546B4D49">
      <w:pPr>
        <w:rPr>
          <w:rFonts w:ascii="Calibri Light" w:eastAsia="Calibri Light" w:hAnsi="Calibri Light" w:cs="Calibri Light"/>
          <w:sz w:val="18"/>
          <w:szCs w:val="18"/>
        </w:rPr>
      </w:pPr>
      <w:bookmarkStart w:id="4" w:name="_Toc406588296"/>
      <w:bookmarkStart w:id="5" w:name="_Toc491613802"/>
      <w:r w:rsidRPr="546B4D49">
        <w:rPr>
          <w:rFonts w:ascii="Calibri Light" w:eastAsia="Calibri Light" w:hAnsi="Calibri Light" w:cs="Calibri Light"/>
          <w:sz w:val="18"/>
          <w:szCs w:val="18"/>
        </w:rPr>
        <w:t>As a part of the CSRP project, SCE is replacing their existing</w:t>
      </w:r>
      <w:r w:rsidR="007A2DDA" w:rsidRPr="546B4D49">
        <w:rPr>
          <w:rFonts w:ascii="Calibri Light" w:eastAsia="Calibri Light" w:hAnsi="Calibri Light" w:cs="Calibri Light"/>
          <w:sz w:val="18"/>
          <w:szCs w:val="18"/>
        </w:rPr>
        <w:t xml:space="preserve"> legacy system </w:t>
      </w:r>
      <w:r w:rsidRPr="546B4D49">
        <w:rPr>
          <w:rFonts w:ascii="Calibri Light" w:eastAsia="Calibri Light" w:hAnsi="Calibri Light" w:cs="Calibri Light"/>
          <w:sz w:val="18"/>
          <w:szCs w:val="18"/>
        </w:rPr>
        <w:t>with</w:t>
      </w:r>
      <w:r w:rsidR="00307F13" w:rsidRPr="546B4D49">
        <w:rPr>
          <w:rFonts w:ascii="Calibri Light" w:eastAsia="Calibri Light" w:hAnsi="Calibri Light" w:cs="Calibri Light"/>
          <w:sz w:val="18"/>
          <w:szCs w:val="18"/>
        </w:rPr>
        <w:t xml:space="preserve"> </w:t>
      </w:r>
      <w:r w:rsidRPr="546B4D49">
        <w:rPr>
          <w:rFonts w:ascii="Calibri Light" w:eastAsia="Calibri Light" w:hAnsi="Calibri Light" w:cs="Calibri Light"/>
          <w:sz w:val="18"/>
          <w:szCs w:val="18"/>
        </w:rPr>
        <w:t xml:space="preserve">SAP Cloud for </w:t>
      </w:r>
      <w:r w:rsidR="006847FE" w:rsidRPr="546B4D49">
        <w:rPr>
          <w:rFonts w:ascii="Calibri Light" w:eastAsia="Calibri Light" w:hAnsi="Calibri Light" w:cs="Calibri Light"/>
          <w:sz w:val="18"/>
          <w:szCs w:val="18"/>
        </w:rPr>
        <w:t>Customer, which</w:t>
      </w:r>
      <w:r w:rsidR="007A2DDA" w:rsidRPr="546B4D49">
        <w:rPr>
          <w:rFonts w:ascii="Calibri Light" w:eastAsia="Calibri Light" w:hAnsi="Calibri Light" w:cs="Calibri Light"/>
          <w:sz w:val="18"/>
          <w:szCs w:val="18"/>
        </w:rPr>
        <w:t xml:space="preserve"> will be </w:t>
      </w:r>
      <w:r w:rsidR="00307F13" w:rsidRPr="546B4D49">
        <w:rPr>
          <w:rFonts w:ascii="Calibri Light" w:eastAsia="Calibri Light" w:hAnsi="Calibri Light" w:cs="Calibri Light"/>
          <w:sz w:val="18"/>
          <w:szCs w:val="18"/>
        </w:rPr>
        <w:t xml:space="preserve">fully integrated with an S4/HANA on-premise system.  SAP Cloud for Customer will include both Sales and Service </w:t>
      </w:r>
      <w:r w:rsidR="007A2DDA" w:rsidRPr="546B4D49">
        <w:rPr>
          <w:rFonts w:ascii="Calibri Light" w:eastAsia="Calibri Light" w:hAnsi="Calibri Light" w:cs="Calibri Light"/>
          <w:sz w:val="18"/>
          <w:szCs w:val="18"/>
        </w:rPr>
        <w:t>functionality that</w:t>
      </w:r>
      <w:r w:rsidR="00307F13" w:rsidRPr="546B4D49">
        <w:rPr>
          <w:rFonts w:ascii="Calibri Light" w:eastAsia="Calibri Light" w:hAnsi="Calibri Light" w:cs="Calibri Light"/>
          <w:sz w:val="18"/>
          <w:szCs w:val="18"/>
        </w:rPr>
        <w:t xml:space="preserve"> will be enabled for SCE.  </w:t>
      </w:r>
      <w:r w:rsidR="00071730" w:rsidRPr="546B4D49">
        <w:rPr>
          <w:rFonts w:ascii="Calibri Light" w:eastAsia="Calibri Light" w:hAnsi="Calibri Light" w:cs="Calibri Light"/>
          <w:sz w:val="18"/>
          <w:szCs w:val="18"/>
        </w:rPr>
        <w:t xml:space="preserve"> </w:t>
      </w:r>
      <w:r w:rsidR="006847FE" w:rsidRPr="546B4D49">
        <w:rPr>
          <w:rFonts w:ascii="Calibri Light" w:eastAsia="Calibri Light" w:hAnsi="Calibri Light" w:cs="Calibri Light"/>
          <w:sz w:val="18"/>
          <w:szCs w:val="18"/>
        </w:rPr>
        <w:t>This document will provide an overview of the key functio</w:t>
      </w:r>
      <w:r w:rsidR="00071730" w:rsidRPr="546B4D49">
        <w:rPr>
          <w:rFonts w:ascii="Calibri Light" w:eastAsia="Calibri Light" w:hAnsi="Calibri Light" w:cs="Calibri Light"/>
          <w:sz w:val="18"/>
          <w:szCs w:val="18"/>
        </w:rPr>
        <w:t xml:space="preserve">nality that will be used by SCE.  </w:t>
      </w:r>
    </w:p>
    <w:p w14:paraId="79254513" w14:textId="77777777" w:rsidR="00E0118B" w:rsidRPr="00865BF5" w:rsidRDefault="00B2644A" w:rsidP="00993B75">
      <w:pPr>
        <w:pStyle w:val="Heading2"/>
      </w:pPr>
      <w:bookmarkStart w:id="6" w:name="_Toc26282896"/>
      <w:r w:rsidRPr="00865BF5">
        <w:t xml:space="preserve">1.1 </w:t>
      </w:r>
      <w:r w:rsidR="00E0118B" w:rsidRPr="00865BF5">
        <w:t xml:space="preserve">Current Pain Points for </w:t>
      </w:r>
      <w:bookmarkEnd w:id="4"/>
      <w:r w:rsidR="00B333AA" w:rsidRPr="00865BF5">
        <w:t>Southern California Edison</w:t>
      </w:r>
      <w:bookmarkEnd w:id="5"/>
      <w:bookmarkEnd w:id="6"/>
    </w:p>
    <w:p w14:paraId="25D7D640" w14:textId="2DE6A6D9" w:rsidR="00865BF5" w:rsidRPr="00865BF5" w:rsidRDefault="00865BF5" w:rsidP="546B4D49">
      <w:pPr>
        <w:pStyle w:val="Heading1Text"/>
        <w:numPr>
          <w:ilvl w:val="0"/>
          <w:numId w:val="18"/>
        </w:numPr>
        <w:jc w:val="both"/>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Navigation between two customers at the same time is not possible. </w:t>
      </w:r>
    </w:p>
    <w:p w14:paraId="644321E6" w14:textId="0DDE91A0" w:rsidR="00865BF5" w:rsidRPr="00865BF5" w:rsidRDefault="00865BF5" w:rsidP="00865BF5">
      <w:pPr>
        <w:pStyle w:val="ListParagraph"/>
        <w:numPr>
          <w:ilvl w:val="0"/>
          <w:numId w:val="18"/>
        </w:numPr>
        <w:spacing w:line="253" w:lineRule="atLeast"/>
        <w:rPr>
          <w:color w:val="000000"/>
          <w:sz w:val="18"/>
          <w:szCs w:val="18"/>
        </w:rPr>
      </w:pPr>
      <w:r w:rsidRPr="546B4D49">
        <w:rPr>
          <w:rFonts w:ascii="Calibri Light" w:eastAsia="Calibri Light" w:hAnsi="Calibri Light" w:cs="Calibri Light"/>
          <w:color w:val="000000"/>
          <w:sz w:val="18"/>
          <w:szCs w:val="18"/>
        </w:rPr>
        <w:t xml:space="preserve">Separate confirmation numbers are logged when a customer completes a transaction from the APA, SCE.com, and IVR (as they are all different). This is a challenge for the Call Center when the customer </w:t>
      </w:r>
      <w:r w:rsidR="2EECF429" w:rsidRPr="546B4D49">
        <w:rPr>
          <w:rFonts w:ascii="Calibri Light" w:eastAsia="Calibri Light" w:hAnsi="Calibri Light" w:cs="Calibri Light"/>
          <w:color w:val="000000"/>
          <w:sz w:val="18"/>
          <w:szCs w:val="18"/>
        </w:rPr>
        <w:t xml:space="preserve">is </w:t>
      </w:r>
      <w:r w:rsidRPr="546B4D49">
        <w:rPr>
          <w:rFonts w:ascii="Calibri Light" w:eastAsia="Calibri Light" w:hAnsi="Calibri Light" w:cs="Calibri Light"/>
          <w:color w:val="000000"/>
          <w:sz w:val="18"/>
          <w:szCs w:val="18"/>
        </w:rPr>
        <w:t>calling especially for Reconnection follow-up.</w:t>
      </w:r>
    </w:p>
    <w:p w14:paraId="7E786DC9" w14:textId="77777777" w:rsidR="00E20FC6" w:rsidRPr="00307F13" w:rsidRDefault="00865BF5" w:rsidP="00307F13">
      <w:pPr>
        <w:pStyle w:val="ListParagraph"/>
        <w:numPr>
          <w:ilvl w:val="0"/>
          <w:numId w:val="18"/>
        </w:numPr>
        <w:spacing w:line="253" w:lineRule="atLeast"/>
        <w:rPr>
          <w:color w:val="000000"/>
          <w:sz w:val="18"/>
          <w:szCs w:val="18"/>
        </w:rPr>
      </w:pPr>
      <w:r w:rsidRPr="546B4D49">
        <w:rPr>
          <w:rFonts w:ascii="Calibri Light" w:eastAsia="Calibri Light" w:hAnsi="Calibri Light" w:cs="Calibri Light"/>
          <w:color w:val="000000"/>
          <w:sz w:val="18"/>
          <w:szCs w:val="18"/>
        </w:rPr>
        <w:t>APA:  there are two account number for customers with energy account and deposit – this is confusing for customer and call center for follow up.  There should be a way for customer to enter the specific account number before enter payment so it’s clear to know which account the payment was applied.</w:t>
      </w:r>
    </w:p>
    <w:p w14:paraId="6D18B42C" w14:textId="77777777" w:rsidR="00E20FC6" w:rsidRPr="00E20FC6" w:rsidRDefault="00B2644A" w:rsidP="00993B75">
      <w:pPr>
        <w:pStyle w:val="Heading2"/>
      </w:pPr>
      <w:bookmarkStart w:id="7" w:name="_Toc406588297"/>
      <w:bookmarkStart w:id="8" w:name="_Toc491613803"/>
      <w:bookmarkStart w:id="9" w:name="_Toc26282897"/>
      <w:r>
        <w:t xml:space="preserve">1.2 </w:t>
      </w:r>
      <w:r w:rsidR="00E0118B" w:rsidRPr="006B24F0">
        <w:t>Responsible Parties</w:t>
      </w:r>
      <w:bookmarkEnd w:id="7"/>
      <w:bookmarkEnd w:id="8"/>
      <w:bookmarkEnd w:id="9"/>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567"/>
        <w:gridCol w:w="4747"/>
      </w:tblGrid>
      <w:tr w:rsidR="00E0118B" w:rsidRPr="00CD4E29" w14:paraId="06C0BB87" w14:textId="77777777" w:rsidTr="14C1ACD4">
        <w:trPr>
          <w:cantSplit/>
          <w:trHeight w:val="432"/>
          <w:tblHeader/>
        </w:trPr>
        <w:tc>
          <w:tcPr>
            <w:tcW w:w="4567" w:type="dxa"/>
            <w:tcBorders>
              <w:top w:val="threeDEmboss" w:sz="6" w:space="0" w:color="auto"/>
              <w:bottom w:val="threeDEmboss" w:sz="6" w:space="0" w:color="auto"/>
            </w:tcBorders>
            <w:shd w:val="clear" w:color="auto" w:fill="F9FBAF"/>
            <w:vAlign w:val="center"/>
          </w:tcPr>
          <w:p w14:paraId="67C4FB6F" w14:textId="77777777" w:rsidR="00E0118B" w:rsidRPr="00CD4E29" w:rsidRDefault="00E0118B"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Contact</w:t>
            </w:r>
          </w:p>
        </w:tc>
        <w:tc>
          <w:tcPr>
            <w:tcW w:w="4747" w:type="dxa"/>
            <w:tcBorders>
              <w:top w:val="threeDEmboss" w:sz="6" w:space="0" w:color="auto"/>
              <w:bottom w:val="threeDEmboss" w:sz="6" w:space="0" w:color="auto"/>
            </w:tcBorders>
            <w:shd w:val="clear" w:color="auto" w:fill="F9FBAF"/>
            <w:vAlign w:val="center"/>
          </w:tcPr>
          <w:p w14:paraId="0AEED07B" w14:textId="77777777" w:rsidR="00E0118B" w:rsidRPr="00CD4E29" w:rsidRDefault="00E0118B"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Contact Person</w:t>
            </w:r>
          </w:p>
        </w:tc>
      </w:tr>
      <w:tr w:rsidR="00E0118B" w:rsidRPr="00CD4E29" w14:paraId="632EE7BF" w14:textId="77777777" w:rsidTr="14C1ACD4">
        <w:trPr>
          <w:cantSplit/>
          <w:trHeight w:val="432"/>
        </w:trPr>
        <w:tc>
          <w:tcPr>
            <w:tcW w:w="4567" w:type="dxa"/>
            <w:tcBorders>
              <w:top w:val="threeDEmboss" w:sz="6" w:space="0" w:color="auto"/>
            </w:tcBorders>
            <w:vAlign w:val="center"/>
          </w:tcPr>
          <w:p w14:paraId="2AE6F067" w14:textId="77777777" w:rsidR="00E0118B" w:rsidRPr="00CD4E29" w:rsidRDefault="00B333AA"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Southern California Edison</w:t>
            </w:r>
            <w:r w:rsidR="00E0118B" w:rsidRPr="546B4D49">
              <w:rPr>
                <w:rFonts w:ascii="Calibri Light" w:eastAsia="Calibri Light" w:hAnsi="Calibri Light" w:cs="Calibri Light"/>
                <w:sz w:val="18"/>
                <w:szCs w:val="18"/>
              </w:rPr>
              <w:t xml:space="preserve"> Business Process Owner</w:t>
            </w:r>
          </w:p>
        </w:tc>
        <w:tc>
          <w:tcPr>
            <w:tcW w:w="4747" w:type="dxa"/>
            <w:tcBorders>
              <w:top w:val="threeDEmboss" w:sz="6" w:space="0" w:color="auto"/>
            </w:tcBorders>
            <w:vAlign w:val="center"/>
          </w:tcPr>
          <w:p w14:paraId="78A16865" w14:textId="77777777" w:rsidR="00E0118B" w:rsidRPr="00865BF5" w:rsidRDefault="00865BF5"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Janet Covington</w:t>
            </w:r>
          </w:p>
        </w:tc>
      </w:tr>
      <w:tr w:rsidR="00E0118B" w:rsidRPr="00CD4E29" w14:paraId="281AFB73" w14:textId="77777777" w:rsidTr="14C1ACD4">
        <w:trPr>
          <w:cantSplit/>
          <w:trHeight w:val="432"/>
        </w:trPr>
        <w:tc>
          <w:tcPr>
            <w:tcW w:w="4567" w:type="dxa"/>
            <w:vAlign w:val="center"/>
          </w:tcPr>
          <w:p w14:paraId="197D6A5F" w14:textId="77777777" w:rsidR="00E0118B" w:rsidRPr="00CD4E29" w:rsidRDefault="00B333AA"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Southern California Edison</w:t>
            </w:r>
            <w:r w:rsidR="00E0118B" w:rsidRPr="546B4D49">
              <w:rPr>
                <w:rFonts w:ascii="Calibri Light" w:eastAsia="Calibri Light" w:hAnsi="Calibri Light" w:cs="Calibri Light"/>
                <w:sz w:val="18"/>
                <w:szCs w:val="18"/>
              </w:rPr>
              <w:t xml:space="preserve"> Lead</w:t>
            </w:r>
          </w:p>
        </w:tc>
        <w:tc>
          <w:tcPr>
            <w:tcW w:w="4747" w:type="dxa"/>
            <w:vAlign w:val="center"/>
          </w:tcPr>
          <w:p w14:paraId="7B668C22" w14:textId="77777777" w:rsidR="00E0118B" w:rsidRPr="00865BF5" w:rsidRDefault="00865BF5"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Christine Evans</w:t>
            </w:r>
          </w:p>
        </w:tc>
      </w:tr>
      <w:tr w:rsidR="00E0118B" w:rsidRPr="00CD4E29" w14:paraId="04802EEC" w14:textId="77777777" w:rsidTr="14C1ACD4">
        <w:trPr>
          <w:cantSplit/>
          <w:trHeight w:val="432"/>
        </w:trPr>
        <w:tc>
          <w:tcPr>
            <w:tcW w:w="4567" w:type="dxa"/>
            <w:vAlign w:val="center"/>
          </w:tcPr>
          <w:p w14:paraId="2E2D3170" w14:textId="77777777" w:rsidR="00E0118B" w:rsidRPr="00CD4E29" w:rsidRDefault="00E0118B"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HCL Functional Lead</w:t>
            </w:r>
          </w:p>
        </w:tc>
        <w:tc>
          <w:tcPr>
            <w:tcW w:w="4747" w:type="dxa"/>
            <w:vAlign w:val="center"/>
          </w:tcPr>
          <w:p w14:paraId="16CE542E" w14:textId="77777777" w:rsidR="00E0118B" w:rsidRPr="00865BF5" w:rsidRDefault="00865BF5" w:rsidP="546B4D49">
            <w:pPr>
              <w:pStyle w:val="TableField-Left"/>
              <w:rPr>
                <w:rFonts w:ascii="Calibri Light,Arial" w:eastAsia="Calibri Light,Arial" w:hAnsi="Calibri Light,Arial" w:cs="Calibri Light,Arial"/>
                <w:sz w:val="18"/>
                <w:szCs w:val="18"/>
              </w:rPr>
            </w:pPr>
            <w:proofErr w:type="spellStart"/>
            <w:r w:rsidRPr="546B4D49">
              <w:rPr>
                <w:rFonts w:ascii="Calibri Light" w:eastAsia="Calibri Light" w:hAnsi="Calibri Light" w:cs="Calibri Light"/>
                <w:sz w:val="18"/>
                <w:szCs w:val="18"/>
              </w:rPr>
              <w:t>Adrianus</w:t>
            </w:r>
            <w:proofErr w:type="spellEnd"/>
            <w:r w:rsidRPr="546B4D49">
              <w:rPr>
                <w:rFonts w:ascii="Calibri Light" w:eastAsia="Calibri Light" w:hAnsi="Calibri Light" w:cs="Calibri Light"/>
                <w:sz w:val="18"/>
                <w:szCs w:val="18"/>
              </w:rPr>
              <w:t xml:space="preserve"> Halim</w:t>
            </w:r>
          </w:p>
        </w:tc>
      </w:tr>
      <w:tr w:rsidR="007C37D3" w:rsidRPr="00CD4E29" w14:paraId="36C99B3B" w14:textId="77777777" w:rsidTr="14C1ACD4">
        <w:trPr>
          <w:cantSplit/>
          <w:trHeight w:val="432"/>
        </w:trPr>
        <w:tc>
          <w:tcPr>
            <w:tcW w:w="4567" w:type="dxa"/>
            <w:vAlign w:val="center"/>
          </w:tcPr>
          <w:p w14:paraId="4494CEC7" w14:textId="77777777" w:rsidR="007C37D3" w:rsidRPr="00CD4E29" w:rsidRDefault="007C37D3"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Solution Architect</w:t>
            </w:r>
          </w:p>
        </w:tc>
        <w:tc>
          <w:tcPr>
            <w:tcW w:w="4747" w:type="dxa"/>
            <w:vAlign w:val="center"/>
          </w:tcPr>
          <w:p w14:paraId="1BCD873B" w14:textId="77777777" w:rsidR="007C37D3" w:rsidRPr="00865BF5" w:rsidRDefault="00865BF5"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Pedro Costa</w:t>
            </w:r>
          </w:p>
        </w:tc>
      </w:tr>
      <w:tr w:rsidR="007C37D3" w:rsidRPr="00CD4E29" w14:paraId="4A706F8C" w14:textId="77777777" w:rsidTr="14C1ACD4">
        <w:trPr>
          <w:cantSplit/>
          <w:trHeight w:val="432"/>
        </w:trPr>
        <w:tc>
          <w:tcPr>
            <w:tcW w:w="4567" w:type="dxa"/>
            <w:vAlign w:val="center"/>
          </w:tcPr>
          <w:p w14:paraId="6F54F422" w14:textId="77777777" w:rsidR="007C37D3" w:rsidRPr="00CD4E29" w:rsidRDefault="007C37D3"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Front Office or Back Office Lead</w:t>
            </w:r>
          </w:p>
        </w:tc>
        <w:tc>
          <w:tcPr>
            <w:tcW w:w="4747" w:type="dxa"/>
            <w:vAlign w:val="center"/>
          </w:tcPr>
          <w:p w14:paraId="2926A40E" w14:textId="77777777" w:rsidR="007C37D3" w:rsidRPr="00865BF5" w:rsidRDefault="00865BF5"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Christine Evans</w:t>
            </w:r>
          </w:p>
        </w:tc>
      </w:tr>
      <w:tr w:rsidR="00E0118B" w:rsidRPr="00CD4E29" w14:paraId="001E46F8" w14:textId="77777777" w:rsidTr="14C1ACD4">
        <w:trPr>
          <w:cantSplit/>
          <w:trHeight w:val="432"/>
        </w:trPr>
        <w:tc>
          <w:tcPr>
            <w:tcW w:w="4567" w:type="dxa"/>
            <w:vAlign w:val="center"/>
          </w:tcPr>
          <w:p w14:paraId="56742C1E" w14:textId="77777777" w:rsidR="00E0118B" w:rsidRPr="00CD4E29" w:rsidRDefault="00E0118B"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Subject Matter Experts</w:t>
            </w:r>
          </w:p>
        </w:tc>
        <w:tc>
          <w:tcPr>
            <w:tcW w:w="4747" w:type="dxa"/>
            <w:vAlign w:val="center"/>
          </w:tcPr>
          <w:p w14:paraId="7112E768" w14:textId="77777777" w:rsidR="009665CE" w:rsidRDefault="009665CE"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Deborah Tillman</w:t>
            </w:r>
          </w:p>
          <w:p w14:paraId="443841C8" w14:textId="00268D38" w:rsidR="009665CE" w:rsidRDefault="009665CE"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Lorena Car</w:t>
            </w:r>
            <w:r w:rsidR="003B21ED">
              <w:rPr>
                <w:rFonts w:ascii="Calibri Light" w:eastAsia="Calibri Light" w:hAnsi="Calibri Light" w:cs="Calibri Light"/>
                <w:sz w:val="18"/>
                <w:szCs w:val="18"/>
              </w:rPr>
              <w:t>r</w:t>
            </w:r>
            <w:r w:rsidRPr="546B4D49">
              <w:rPr>
                <w:rFonts w:ascii="Calibri Light" w:eastAsia="Calibri Light" w:hAnsi="Calibri Light" w:cs="Calibri Light"/>
                <w:sz w:val="18"/>
                <w:szCs w:val="18"/>
              </w:rPr>
              <w:t>asco</w:t>
            </w:r>
          </w:p>
          <w:p w14:paraId="6CBA2488" w14:textId="77777777" w:rsidR="009665CE" w:rsidRDefault="009665CE"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Scott </w:t>
            </w:r>
            <w:proofErr w:type="spellStart"/>
            <w:r w:rsidRPr="546B4D49">
              <w:rPr>
                <w:rFonts w:ascii="Calibri Light" w:eastAsia="Calibri Light" w:hAnsi="Calibri Light" w:cs="Calibri Light"/>
                <w:sz w:val="18"/>
                <w:szCs w:val="18"/>
              </w:rPr>
              <w:t>Hirth</w:t>
            </w:r>
            <w:proofErr w:type="spellEnd"/>
          </w:p>
          <w:p w14:paraId="0C4BAE23" w14:textId="77777777" w:rsidR="009665CE" w:rsidRDefault="009665CE"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Janine </w:t>
            </w:r>
            <w:proofErr w:type="spellStart"/>
            <w:r w:rsidRPr="546B4D49">
              <w:rPr>
                <w:rFonts w:ascii="Calibri Light" w:eastAsia="Calibri Light" w:hAnsi="Calibri Light" w:cs="Calibri Light"/>
                <w:sz w:val="18"/>
                <w:szCs w:val="18"/>
              </w:rPr>
              <w:t>Aumont</w:t>
            </w:r>
            <w:proofErr w:type="spellEnd"/>
          </w:p>
          <w:p w14:paraId="730D957B" w14:textId="77777777" w:rsidR="009665CE" w:rsidRDefault="009665CE"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Jerry Aguilar</w:t>
            </w:r>
          </w:p>
          <w:p w14:paraId="41CD6812" w14:textId="5814BFEB" w:rsidR="009665CE" w:rsidRPr="00865BF5" w:rsidRDefault="009665CE"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Natalie Martinez</w:t>
            </w:r>
          </w:p>
        </w:tc>
      </w:tr>
      <w:tr w:rsidR="00E0118B" w:rsidRPr="00CD4E29" w14:paraId="70C62DA7" w14:textId="77777777" w:rsidTr="14C1ACD4">
        <w:trPr>
          <w:cantSplit/>
          <w:trHeight w:val="432"/>
        </w:trPr>
        <w:tc>
          <w:tcPr>
            <w:tcW w:w="4567" w:type="dxa"/>
            <w:vAlign w:val="center"/>
          </w:tcPr>
          <w:p w14:paraId="24955610" w14:textId="55708114" w:rsidR="00E0118B" w:rsidRPr="00CD4E29" w:rsidRDefault="00E0118B"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Key User Group</w:t>
            </w:r>
          </w:p>
        </w:tc>
        <w:tc>
          <w:tcPr>
            <w:tcW w:w="4747" w:type="dxa"/>
            <w:vAlign w:val="center"/>
          </w:tcPr>
          <w:p w14:paraId="10135F9C" w14:textId="77777777" w:rsidR="00865BF5" w:rsidRPr="00865BF5" w:rsidRDefault="00865BF5"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Customer Contact Center (CCC)</w:t>
            </w:r>
          </w:p>
          <w:p w14:paraId="5247A396" w14:textId="77777777" w:rsidR="00865BF5" w:rsidRPr="00865BF5" w:rsidRDefault="00865BF5"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Business Customer Division (BCD)</w:t>
            </w:r>
          </w:p>
          <w:p w14:paraId="215B8903" w14:textId="77777777" w:rsidR="00865BF5" w:rsidRPr="00865BF5" w:rsidRDefault="00865BF5"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CSOD</w:t>
            </w:r>
          </w:p>
          <w:p w14:paraId="4FA3F18F" w14:textId="77777777" w:rsidR="00865BF5" w:rsidRPr="00865BF5" w:rsidRDefault="00865BF5"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CP&amp;S</w:t>
            </w:r>
          </w:p>
          <w:p w14:paraId="5F76E100" w14:textId="77777777" w:rsidR="00865BF5" w:rsidRPr="00865BF5" w:rsidRDefault="00865BF5"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LPA</w:t>
            </w:r>
          </w:p>
          <w:p w14:paraId="6EA2A5F9" w14:textId="77777777" w:rsidR="00E0118B" w:rsidRPr="00865BF5" w:rsidRDefault="00865BF5"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Planning</w:t>
            </w:r>
          </w:p>
        </w:tc>
      </w:tr>
    </w:tbl>
    <w:p w14:paraId="7DD24498" w14:textId="77777777" w:rsidR="00E0118B" w:rsidRPr="006B24F0" w:rsidRDefault="00B2644A" w:rsidP="00993B75">
      <w:pPr>
        <w:pStyle w:val="Heading2"/>
      </w:pPr>
      <w:bookmarkStart w:id="10" w:name="_Toc406588298"/>
      <w:bookmarkStart w:id="11" w:name="_Toc491613804"/>
      <w:bookmarkStart w:id="12" w:name="_Toc26282898"/>
      <w:r>
        <w:t xml:space="preserve">1.3 </w:t>
      </w:r>
      <w:r w:rsidR="00E0118B" w:rsidRPr="006B24F0">
        <w:t>Document Control</w:t>
      </w:r>
      <w:bookmarkEnd w:id="10"/>
      <w:bookmarkEnd w:id="11"/>
      <w:bookmarkEnd w:id="12"/>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000"/>
        <w:gridCol w:w="3802"/>
        <w:gridCol w:w="1552"/>
        <w:gridCol w:w="2960"/>
      </w:tblGrid>
      <w:tr w:rsidR="00E0118B" w:rsidRPr="00CD4E29" w14:paraId="389E8015" w14:textId="77777777" w:rsidTr="00BF2206">
        <w:trPr>
          <w:cantSplit/>
          <w:trHeight w:val="432"/>
          <w:tblHeader/>
        </w:trPr>
        <w:tc>
          <w:tcPr>
            <w:tcW w:w="1000" w:type="dxa"/>
            <w:tcBorders>
              <w:top w:val="threeDEmboss" w:sz="6" w:space="0" w:color="auto"/>
              <w:bottom w:val="threeDEmboss" w:sz="6" w:space="0" w:color="auto"/>
            </w:tcBorders>
            <w:shd w:val="clear" w:color="auto" w:fill="F9FBAF"/>
            <w:vAlign w:val="center"/>
          </w:tcPr>
          <w:p w14:paraId="069E6ED6" w14:textId="77777777" w:rsidR="00E0118B" w:rsidRPr="00CD4E29" w:rsidRDefault="00E0118B" w:rsidP="546B4D49">
            <w:pPr>
              <w:pStyle w:val="TableHeader-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Version</w:t>
            </w:r>
          </w:p>
        </w:tc>
        <w:tc>
          <w:tcPr>
            <w:tcW w:w="3802" w:type="dxa"/>
            <w:tcBorders>
              <w:top w:val="threeDEmboss" w:sz="6" w:space="0" w:color="auto"/>
              <w:bottom w:val="threeDEmboss" w:sz="6" w:space="0" w:color="auto"/>
            </w:tcBorders>
            <w:shd w:val="clear" w:color="auto" w:fill="F9FBAF"/>
            <w:vAlign w:val="center"/>
          </w:tcPr>
          <w:p w14:paraId="070EC5B6" w14:textId="77777777" w:rsidR="00E0118B" w:rsidRPr="00CD4E29" w:rsidRDefault="00E0118B"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Description of Change</w:t>
            </w:r>
          </w:p>
        </w:tc>
        <w:tc>
          <w:tcPr>
            <w:tcW w:w="1552" w:type="dxa"/>
            <w:tcBorders>
              <w:top w:val="threeDEmboss" w:sz="6" w:space="0" w:color="auto"/>
              <w:bottom w:val="threeDEmboss" w:sz="6" w:space="0" w:color="auto"/>
            </w:tcBorders>
            <w:shd w:val="clear" w:color="auto" w:fill="F9FBAF"/>
            <w:vAlign w:val="center"/>
          </w:tcPr>
          <w:p w14:paraId="5CC392E9" w14:textId="77777777" w:rsidR="00E0118B" w:rsidRPr="00CD4E29" w:rsidRDefault="00E0118B"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Date</w:t>
            </w:r>
          </w:p>
        </w:tc>
        <w:tc>
          <w:tcPr>
            <w:tcW w:w="2960" w:type="dxa"/>
            <w:tcBorders>
              <w:top w:val="threeDEmboss" w:sz="6" w:space="0" w:color="auto"/>
              <w:bottom w:val="threeDEmboss" w:sz="6" w:space="0" w:color="auto"/>
            </w:tcBorders>
            <w:shd w:val="clear" w:color="auto" w:fill="F9FBAF"/>
            <w:vAlign w:val="center"/>
          </w:tcPr>
          <w:p w14:paraId="55E7CC89" w14:textId="77777777" w:rsidR="00E0118B" w:rsidRPr="00CD4E29" w:rsidRDefault="00E0118B"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Author</w:t>
            </w:r>
          </w:p>
        </w:tc>
      </w:tr>
      <w:tr w:rsidR="00420F5F" w:rsidRPr="00CD4E29" w14:paraId="716CACF6" w14:textId="77777777" w:rsidTr="00BF2206">
        <w:trPr>
          <w:cantSplit/>
          <w:trHeight w:val="432"/>
        </w:trPr>
        <w:tc>
          <w:tcPr>
            <w:tcW w:w="1000" w:type="dxa"/>
            <w:vAlign w:val="center"/>
          </w:tcPr>
          <w:p w14:paraId="63EF8B68" w14:textId="77777777" w:rsidR="00420F5F" w:rsidRPr="00071730" w:rsidRDefault="00420F5F"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1.9</w:t>
            </w:r>
          </w:p>
        </w:tc>
        <w:tc>
          <w:tcPr>
            <w:tcW w:w="3802" w:type="dxa"/>
            <w:vAlign w:val="center"/>
          </w:tcPr>
          <w:p w14:paraId="77C40073" w14:textId="62BCD30B" w:rsidR="00420F5F" w:rsidRPr="00071730" w:rsidRDefault="00BF2206" w:rsidP="546B4D49">
            <w:pPr>
              <w:pStyle w:val="TableField-Left"/>
              <w:rPr>
                <w:rFonts w:ascii="Calibri Light,Arial" w:eastAsia="Calibri Light,Arial" w:hAnsi="Calibri Light,Arial" w:cs="Calibri Light,Arial"/>
                <w:sz w:val="18"/>
                <w:szCs w:val="18"/>
              </w:rPr>
            </w:pPr>
            <w:r>
              <w:rPr>
                <w:rFonts w:ascii="Calibri Light" w:eastAsia="Calibri Light" w:hAnsi="Calibri Light" w:cs="Calibri Light"/>
                <w:sz w:val="18"/>
                <w:szCs w:val="18"/>
              </w:rPr>
              <w:t>Creation of Initial Version</w:t>
            </w:r>
          </w:p>
        </w:tc>
        <w:tc>
          <w:tcPr>
            <w:tcW w:w="1552" w:type="dxa"/>
            <w:vAlign w:val="center"/>
          </w:tcPr>
          <w:p w14:paraId="35523CA8" w14:textId="77777777" w:rsidR="00420F5F" w:rsidRPr="00071730" w:rsidRDefault="00420F5F"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5/15/2018</w:t>
            </w:r>
          </w:p>
        </w:tc>
        <w:tc>
          <w:tcPr>
            <w:tcW w:w="2960" w:type="dxa"/>
            <w:vAlign w:val="center"/>
          </w:tcPr>
          <w:p w14:paraId="2EEDBCB1" w14:textId="77777777" w:rsidR="00420F5F" w:rsidRPr="00071730" w:rsidRDefault="00420F5F"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D. Arebalo</w:t>
            </w:r>
          </w:p>
        </w:tc>
      </w:tr>
      <w:tr w:rsidR="00FF0B18" w:rsidRPr="00CD4E29" w14:paraId="5FD43C44" w14:textId="77777777" w:rsidTr="00BF2206">
        <w:trPr>
          <w:cantSplit/>
          <w:trHeight w:val="432"/>
        </w:trPr>
        <w:tc>
          <w:tcPr>
            <w:tcW w:w="1000" w:type="dxa"/>
            <w:vAlign w:val="center"/>
          </w:tcPr>
          <w:p w14:paraId="71345153" w14:textId="77777777" w:rsidR="00FF0B18" w:rsidRPr="00071730" w:rsidRDefault="00FF0B18"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2.0</w:t>
            </w:r>
          </w:p>
        </w:tc>
        <w:tc>
          <w:tcPr>
            <w:tcW w:w="3802" w:type="dxa"/>
            <w:vAlign w:val="center"/>
          </w:tcPr>
          <w:p w14:paraId="7F20D602" w14:textId="5871606D" w:rsidR="00FF0B18" w:rsidRPr="00071730" w:rsidRDefault="00FF0B18"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Updated </w:t>
            </w:r>
            <w:r w:rsidR="0012541E" w:rsidRPr="546B4D49">
              <w:rPr>
                <w:rFonts w:ascii="Calibri Light" w:eastAsia="Calibri Light" w:hAnsi="Calibri Light" w:cs="Calibri Light"/>
                <w:sz w:val="18"/>
                <w:szCs w:val="18"/>
              </w:rPr>
              <w:t>with feedback from SCE Review</w:t>
            </w:r>
          </w:p>
        </w:tc>
        <w:tc>
          <w:tcPr>
            <w:tcW w:w="1552" w:type="dxa"/>
            <w:vAlign w:val="center"/>
          </w:tcPr>
          <w:p w14:paraId="29BF0A7B" w14:textId="77777777" w:rsidR="00FF0B18" w:rsidRPr="00071730" w:rsidRDefault="00FF0B18"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5/18/2018</w:t>
            </w:r>
          </w:p>
        </w:tc>
        <w:tc>
          <w:tcPr>
            <w:tcW w:w="2960" w:type="dxa"/>
            <w:vAlign w:val="center"/>
          </w:tcPr>
          <w:p w14:paraId="2101DEFC" w14:textId="77777777" w:rsidR="00FF0B18" w:rsidRPr="00071730" w:rsidRDefault="00FF0B18"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D. Arebalo</w:t>
            </w:r>
          </w:p>
        </w:tc>
      </w:tr>
      <w:tr w:rsidR="0012541E" w:rsidRPr="00CD4E29" w14:paraId="4485856C" w14:textId="77777777" w:rsidTr="00BF2206">
        <w:trPr>
          <w:cantSplit/>
          <w:trHeight w:val="432"/>
        </w:trPr>
        <w:tc>
          <w:tcPr>
            <w:tcW w:w="1000" w:type="dxa"/>
            <w:vAlign w:val="center"/>
          </w:tcPr>
          <w:p w14:paraId="09FA9060" w14:textId="515C59A0" w:rsidR="0012541E" w:rsidRDefault="0012541E"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2.1</w:t>
            </w:r>
          </w:p>
        </w:tc>
        <w:tc>
          <w:tcPr>
            <w:tcW w:w="3802" w:type="dxa"/>
            <w:vAlign w:val="center"/>
          </w:tcPr>
          <w:p w14:paraId="6C816440" w14:textId="5B85BB28" w:rsidR="0012541E" w:rsidRDefault="0012541E"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Updated with feedback from SCE review</w:t>
            </w:r>
          </w:p>
        </w:tc>
        <w:tc>
          <w:tcPr>
            <w:tcW w:w="1552" w:type="dxa"/>
            <w:vAlign w:val="center"/>
          </w:tcPr>
          <w:p w14:paraId="3AEFDFFD" w14:textId="635DD172" w:rsidR="0012541E" w:rsidRDefault="0012541E"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5/20/2018</w:t>
            </w:r>
          </w:p>
        </w:tc>
        <w:tc>
          <w:tcPr>
            <w:tcW w:w="2960" w:type="dxa"/>
            <w:vAlign w:val="center"/>
          </w:tcPr>
          <w:p w14:paraId="1F70C6C0" w14:textId="2138F4C2" w:rsidR="0012541E" w:rsidRDefault="0012541E"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D. Arebalo</w:t>
            </w:r>
          </w:p>
        </w:tc>
      </w:tr>
      <w:tr w:rsidR="009C64F0" w:rsidRPr="00CD4E29" w14:paraId="406F2D7B" w14:textId="77777777" w:rsidTr="00BF2206">
        <w:trPr>
          <w:cantSplit/>
          <w:trHeight w:val="432"/>
        </w:trPr>
        <w:tc>
          <w:tcPr>
            <w:tcW w:w="1000" w:type="dxa"/>
            <w:vAlign w:val="center"/>
          </w:tcPr>
          <w:p w14:paraId="6C5ECF10" w14:textId="0430A8CB" w:rsidR="009C64F0" w:rsidRDefault="009C64F0"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lastRenderedPageBreak/>
              <w:t>2.2</w:t>
            </w:r>
          </w:p>
        </w:tc>
        <w:tc>
          <w:tcPr>
            <w:tcW w:w="3802" w:type="dxa"/>
            <w:vAlign w:val="center"/>
          </w:tcPr>
          <w:p w14:paraId="0C3A913A" w14:textId="59C836CE" w:rsidR="009C64F0" w:rsidRDefault="009C64F0"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Updated with feedback from SCE review</w:t>
            </w:r>
          </w:p>
        </w:tc>
        <w:tc>
          <w:tcPr>
            <w:tcW w:w="1552" w:type="dxa"/>
            <w:vAlign w:val="center"/>
          </w:tcPr>
          <w:p w14:paraId="3DE20DA6" w14:textId="32D61FDB" w:rsidR="009C64F0" w:rsidRDefault="009C64F0"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5/22/2018</w:t>
            </w:r>
          </w:p>
        </w:tc>
        <w:tc>
          <w:tcPr>
            <w:tcW w:w="2960" w:type="dxa"/>
            <w:vAlign w:val="center"/>
          </w:tcPr>
          <w:p w14:paraId="24328042" w14:textId="12AD76E4" w:rsidR="009C64F0" w:rsidRDefault="009C64F0"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D. Arebalo</w:t>
            </w:r>
          </w:p>
        </w:tc>
      </w:tr>
      <w:tr w:rsidR="00AE0F17" w:rsidRPr="00CD4E29" w14:paraId="36AABAAF" w14:textId="77777777" w:rsidTr="00BF2206">
        <w:trPr>
          <w:cantSplit/>
          <w:trHeight w:val="432"/>
        </w:trPr>
        <w:tc>
          <w:tcPr>
            <w:tcW w:w="1000" w:type="dxa"/>
            <w:vAlign w:val="center"/>
          </w:tcPr>
          <w:p w14:paraId="331EE806" w14:textId="4EC8A8EF" w:rsidR="00AE0F17" w:rsidRDefault="00AE0F17"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2.3</w:t>
            </w:r>
          </w:p>
        </w:tc>
        <w:tc>
          <w:tcPr>
            <w:tcW w:w="3802" w:type="dxa"/>
            <w:vAlign w:val="center"/>
          </w:tcPr>
          <w:p w14:paraId="43B807A5" w14:textId="5F8329D4" w:rsidR="00AE0F17" w:rsidRDefault="00AE0F17"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Updated FRICEW Section</w:t>
            </w:r>
            <w:r w:rsidR="00FF7AD4" w:rsidRPr="546B4D49">
              <w:rPr>
                <w:rFonts w:ascii="Calibri Light" w:eastAsia="Calibri Light" w:hAnsi="Calibri Light" w:cs="Calibri Light"/>
                <w:sz w:val="18"/>
                <w:szCs w:val="18"/>
              </w:rPr>
              <w:t xml:space="preserve"> and added Premise section</w:t>
            </w:r>
          </w:p>
        </w:tc>
        <w:tc>
          <w:tcPr>
            <w:tcW w:w="1552" w:type="dxa"/>
            <w:vAlign w:val="center"/>
          </w:tcPr>
          <w:p w14:paraId="060A1A24" w14:textId="4CDBB109" w:rsidR="00AE0F17" w:rsidRDefault="00AE0F17"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5/30/2018</w:t>
            </w:r>
          </w:p>
        </w:tc>
        <w:tc>
          <w:tcPr>
            <w:tcW w:w="2960" w:type="dxa"/>
            <w:vAlign w:val="center"/>
          </w:tcPr>
          <w:p w14:paraId="4C997859" w14:textId="2323934B" w:rsidR="00AE0F17" w:rsidRDefault="00AE0F17"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D. Arebalo</w:t>
            </w:r>
          </w:p>
        </w:tc>
      </w:tr>
      <w:tr w:rsidR="002C1649" w:rsidRPr="00CD4E29" w14:paraId="51C0CE28" w14:textId="77777777" w:rsidTr="00BF2206">
        <w:trPr>
          <w:cantSplit/>
          <w:trHeight w:val="432"/>
        </w:trPr>
        <w:tc>
          <w:tcPr>
            <w:tcW w:w="1000" w:type="dxa"/>
            <w:vAlign w:val="center"/>
          </w:tcPr>
          <w:p w14:paraId="1611629B" w14:textId="6CB1B749" w:rsidR="002C1649" w:rsidRPr="546B4D49" w:rsidRDefault="002C1649" w:rsidP="546B4D49">
            <w:pPr>
              <w:pStyle w:val="TableField-Center"/>
              <w:rPr>
                <w:rFonts w:ascii="Calibri Light" w:eastAsia="Calibri Light" w:hAnsi="Calibri Light" w:cs="Calibri Light"/>
                <w:sz w:val="18"/>
                <w:szCs w:val="18"/>
              </w:rPr>
            </w:pPr>
            <w:r>
              <w:rPr>
                <w:rFonts w:ascii="Calibri Light" w:eastAsia="Calibri Light" w:hAnsi="Calibri Light" w:cs="Calibri Light"/>
                <w:sz w:val="18"/>
                <w:szCs w:val="18"/>
              </w:rPr>
              <w:t>2.4</w:t>
            </w:r>
          </w:p>
        </w:tc>
        <w:tc>
          <w:tcPr>
            <w:tcW w:w="3802" w:type="dxa"/>
            <w:vAlign w:val="center"/>
          </w:tcPr>
          <w:p w14:paraId="34008337" w14:textId="78D154CA" w:rsidR="002C1649" w:rsidRPr="546B4D49" w:rsidRDefault="002C1649" w:rsidP="546B4D49">
            <w:pPr>
              <w:pStyle w:val="TableField-Left"/>
              <w:rPr>
                <w:rFonts w:ascii="Calibri Light" w:eastAsia="Calibri Light" w:hAnsi="Calibri Light" w:cs="Calibri Light"/>
                <w:sz w:val="18"/>
                <w:szCs w:val="18"/>
              </w:rPr>
            </w:pPr>
            <w:r>
              <w:rPr>
                <w:rFonts w:ascii="Calibri Light" w:eastAsia="Calibri Light" w:hAnsi="Calibri Light" w:cs="Calibri Light"/>
                <w:sz w:val="18"/>
                <w:szCs w:val="18"/>
              </w:rPr>
              <w:t>Responded to SCE comments</w:t>
            </w:r>
          </w:p>
        </w:tc>
        <w:tc>
          <w:tcPr>
            <w:tcW w:w="1552" w:type="dxa"/>
            <w:vAlign w:val="center"/>
          </w:tcPr>
          <w:p w14:paraId="12B6A395" w14:textId="11AED188" w:rsidR="002C1649" w:rsidRPr="546B4D49" w:rsidRDefault="002C1649" w:rsidP="546B4D49">
            <w:pPr>
              <w:pStyle w:val="TableField-Left"/>
              <w:rPr>
                <w:rFonts w:ascii="Calibri Light" w:eastAsia="Calibri Light" w:hAnsi="Calibri Light" w:cs="Calibri Light"/>
                <w:sz w:val="18"/>
                <w:szCs w:val="18"/>
              </w:rPr>
            </w:pPr>
            <w:r>
              <w:rPr>
                <w:rFonts w:ascii="Calibri Light" w:eastAsia="Calibri Light" w:hAnsi="Calibri Light" w:cs="Calibri Light"/>
                <w:sz w:val="18"/>
                <w:szCs w:val="18"/>
              </w:rPr>
              <w:t>6/1/2018</w:t>
            </w:r>
          </w:p>
        </w:tc>
        <w:tc>
          <w:tcPr>
            <w:tcW w:w="2960" w:type="dxa"/>
            <w:vAlign w:val="center"/>
          </w:tcPr>
          <w:p w14:paraId="03AE535D" w14:textId="7AA90387" w:rsidR="002C1649" w:rsidRPr="546B4D49" w:rsidRDefault="002C1649" w:rsidP="546B4D49">
            <w:pPr>
              <w:pStyle w:val="TableField-Left"/>
              <w:rPr>
                <w:rFonts w:ascii="Calibri Light" w:eastAsia="Calibri Light" w:hAnsi="Calibri Light" w:cs="Calibri Light"/>
                <w:sz w:val="18"/>
                <w:szCs w:val="18"/>
              </w:rPr>
            </w:pPr>
            <w:r>
              <w:rPr>
                <w:rFonts w:ascii="Calibri Light" w:eastAsia="Calibri Light" w:hAnsi="Calibri Light" w:cs="Calibri Light"/>
                <w:sz w:val="18"/>
                <w:szCs w:val="18"/>
              </w:rPr>
              <w:t>D. Arebalo</w:t>
            </w:r>
          </w:p>
        </w:tc>
      </w:tr>
      <w:tr w:rsidR="004B701C" w:rsidRPr="00CD4E29" w14:paraId="42156787" w14:textId="77777777" w:rsidTr="00BF2206">
        <w:trPr>
          <w:cantSplit/>
          <w:trHeight w:val="432"/>
        </w:trPr>
        <w:tc>
          <w:tcPr>
            <w:tcW w:w="1000" w:type="dxa"/>
            <w:vAlign w:val="center"/>
          </w:tcPr>
          <w:p w14:paraId="24D06030" w14:textId="4A31728B" w:rsidR="004B701C" w:rsidRDefault="004B701C" w:rsidP="546B4D49">
            <w:pPr>
              <w:pStyle w:val="TableField-Center"/>
              <w:rPr>
                <w:rFonts w:ascii="Calibri Light" w:eastAsia="Calibri Light" w:hAnsi="Calibri Light" w:cs="Calibri Light"/>
                <w:sz w:val="18"/>
                <w:szCs w:val="18"/>
              </w:rPr>
            </w:pPr>
            <w:r>
              <w:rPr>
                <w:rFonts w:ascii="Calibri Light" w:eastAsia="Calibri Light" w:hAnsi="Calibri Light" w:cs="Calibri Light"/>
                <w:sz w:val="18"/>
                <w:szCs w:val="18"/>
              </w:rPr>
              <w:t>2.5</w:t>
            </w:r>
          </w:p>
        </w:tc>
        <w:tc>
          <w:tcPr>
            <w:tcW w:w="3802" w:type="dxa"/>
            <w:vAlign w:val="center"/>
          </w:tcPr>
          <w:p w14:paraId="6906E9A0" w14:textId="660429CB" w:rsidR="004B701C" w:rsidRDefault="004B701C" w:rsidP="546B4D49">
            <w:pPr>
              <w:pStyle w:val="TableField-Left"/>
              <w:rPr>
                <w:rFonts w:ascii="Calibri Light" w:eastAsia="Calibri Light" w:hAnsi="Calibri Light" w:cs="Calibri Light"/>
                <w:sz w:val="18"/>
                <w:szCs w:val="18"/>
              </w:rPr>
            </w:pPr>
            <w:r>
              <w:rPr>
                <w:rFonts w:ascii="Calibri Light" w:eastAsia="Calibri Light" w:hAnsi="Calibri Light" w:cs="Calibri Light"/>
                <w:sz w:val="18"/>
                <w:szCs w:val="18"/>
              </w:rPr>
              <w:t>Updated based on Credit Check Authenticate Decision</w:t>
            </w:r>
          </w:p>
        </w:tc>
        <w:tc>
          <w:tcPr>
            <w:tcW w:w="1552" w:type="dxa"/>
            <w:vAlign w:val="center"/>
          </w:tcPr>
          <w:p w14:paraId="493D974F" w14:textId="48C42EC8" w:rsidR="004B701C" w:rsidRDefault="004B701C" w:rsidP="546B4D49">
            <w:pPr>
              <w:pStyle w:val="TableField-Left"/>
              <w:rPr>
                <w:rFonts w:ascii="Calibri Light" w:eastAsia="Calibri Light" w:hAnsi="Calibri Light" w:cs="Calibri Light"/>
                <w:sz w:val="18"/>
                <w:szCs w:val="18"/>
              </w:rPr>
            </w:pPr>
            <w:r>
              <w:rPr>
                <w:rFonts w:ascii="Calibri Light" w:eastAsia="Calibri Light" w:hAnsi="Calibri Light" w:cs="Calibri Light"/>
                <w:sz w:val="18"/>
                <w:szCs w:val="18"/>
              </w:rPr>
              <w:t>6/26/2018</w:t>
            </w:r>
          </w:p>
        </w:tc>
        <w:tc>
          <w:tcPr>
            <w:tcW w:w="2960" w:type="dxa"/>
            <w:vAlign w:val="center"/>
          </w:tcPr>
          <w:p w14:paraId="5AE29906" w14:textId="294386EC" w:rsidR="004B701C" w:rsidRDefault="004B701C" w:rsidP="546B4D49">
            <w:pPr>
              <w:pStyle w:val="TableField-Left"/>
              <w:rPr>
                <w:rFonts w:ascii="Calibri Light" w:eastAsia="Calibri Light" w:hAnsi="Calibri Light" w:cs="Calibri Light"/>
                <w:sz w:val="18"/>
                <w:szCs w:val="18"/>
              </w:rPr>
            </w:pPr>
            <w:r>
              <w:rPr>
                <w:rFonts w:ascii="Calibri Light" w:eastAsia="Calibri Light" w:hAnsi="Calibri Light" w:cs="Calibri Light"/>
                <w:sz w:val="18"/>
                <w:szCs w:val="18"/>
              </w:rPr>
              <w:t>D. Arebalo</w:t>
            </w:r>
          </w:p>
        </w:tc>
      </w:tr>
      <w:tr w:rsidR="00671C7D" w:rsidRPr="00CD4E29" w14:paraId="6E5748C9" w14:textId="77777777" w:rsidTr="00BF2206">
        <w:trPr>
          <w:cantSplit/>
          <w:trHeight w:val="432"/>
        </w:trPr>
        <w:tc>
          <w:tcPr>
            <w:tcW w:w="1000" w:type="dxa"/>
            <w:vAlign w:val="center"/>
          </w:tcPr>
          <w:p w14:paraId="26B45D1E" w14:textId="65F86F1A" w:rsidR="00671C7D" w:rsidRDefault="00671C7D" w:rsidP="546B4D49">
            <w:pPr>
              <w:pStyle w:val="TableField-Center"/>
              <w:rPr>
                <w:rFonts w:ascii="Calibri Light" w:eastAsia="Calibri Light" w:hAnsi="Calibri Light" w:cs="Calibri Light"/>
                <w:sz w:val="18"/>
                <w:szCs w:val="18"/>
              </w:rPr>
            </w:pPr>
            <w:r>
              <w:rPr>
                <w:rFonts w:ascii="Calibri Light" w:eastAsia="Calibri Light" w:hAnsi="Calibri Light" w:cs="Calibri Light"/>
                <w:sz w:val="18"/>
                <w:szCs w:val="18"/>
              </w:rPr>
              <w:t>2.6</w:t>
            </w:r>
          </w:p>
        </w:tc>
        <w:tc>
          <w:tcPr>
            <w:tcW w:w="3802" w:type="dxa"/>
            <w:vAlign w:val="center"/>
          </w:tcPr>
          <w:p w14:paraId="706508DC" w14:textId="0243E5A6" w:rsidR="00671C7D" w:rsidRDefault="00671C7D" w:rsidP="546B4D49">
            <w:pPr>
              <w:pStyle w:val="TableField-Left"/>
              <w:rPr>
                <w:rFonts w:ascii="Calibri Light" w:eastAsia="Calibri Light" w:hAnsi="Calibri Light" w:cs="Calibri Light"/>
                <w:sz w:val="18"/>
                <w:szCs w:val="18"/>
              </w:rPr>
            </w:pPr>
            <w:r>
              <w:rPr>
                <w:rFonts w:ascii="Calibri Light" w:eastAsia="Calibri Light" w:hAnsi="Calibri Light" w:cs="Calibri Light"/>
                <w:sz w:val="18"/>
                <w:szCs w:val="18"/>
              </w:rPr>
              <w:t>Updated</w:t>
            </w:r>
          </w:p>
        </w:tc>
        <w:tc>
          <w:tcPr>
            <w:tcW w:w="1552" w:type="dxa"/>
            <w:vAlign w:val="center"/>
          </w:tcPr>
          <w:p w14:paraId="6F11CC44" w14:textId="4AD1C014" w:rsidR="00671C7D" w:rsidRDefault="00671C7D" w:rsidP="546B4D49">
            <w:pPr>
              <w:pStyle w:val="TableField-Left"/>
              <w:rPr>
                <w:rFonts w:ascii="Calibri Light" w:eastAsia="Calibri Light" w:hAnsi="Calibri Light" w:cs="Calibri Light"/>
                <w:sz w:val="18"/>
                <w:szCs w:val="18"/>
              </w:rPr>
            </w:pPr>
            <w:r>
              <w:rPr>
                <w:rFonts w:ascii="Calibri Light" w:eastAsia="Calibri Light" w:hAnsi="Calibri Light" w:cs="Calibri Light"/>
                <w:sz w:val="18"/>
                <w:szCs w:val="18"/>
              </w:rPr>
              <w:t>8/22/2019</w:t>
            </w:r>
          </w:p>
        </w:tc>
        <w:tc>
          <w:tcPr>
            <w:tcW w:w="2960" w:type="dxa"/>
            <w:vAlign w:val="center"/>
          </w:tcPr>
          <w:p w14:paraId="18D63FB9" w14:textId="293216E7" w:rsidR="00671C7D" w:rsidRDefault="00671C7D" w:rsidP="546B4D49">
            <w:pPr>
              <w:pStyle w:val="TableField-Left"/>
              <w:rPr>
                <w:rFonts w:ascii="Calibri Light" w:eastAsia="Calibri Light" w:hAnsi="Calibri Light" w:cs="Calibri Light"/>
                <w:sz w:val="18"/>
                <w:szCs w:val="18"/>
              </w:rPr>
            </w:pPr>
            <w:r>
              <w:rPr>
                <w:rFonts w:ascii="Calibri Light" w:eastAsia="Calibri Light" w:hAnsi="Calibri Light" w:cs="Calibri Light"/>
                <w:sz w:val="18"/>
                <w:szCs w:val="18"/>
              </w:rPr>
              <w:t>D. Arebalo</w:t>
            </w:r>
          </w:p>
        </w:tc>
      </w:tr>
      <w:tr w:rsidR="0089490E" w:rsidRPr="00CD4E29" w14:paraId="4A7E51D1" w14:textId="77777777" w:rsidTr="00BF2206">
        <w:trPr>
          <w:cantSplit/>
          <w:trHeight w:val="432"/>
        </w:trPr>
        <w:tc>
          <w:tcPr>
            <w:tcW w:w="1000" w:type="dxa"/>
            <w:vAlign w:val="center"/>
          </w:tcPr>
          <w:p w14:paraId="3D0E2A5B" w14:textId="4F667D69" w:rsidR="0089490E" w:rsidRDefault="0089490E" w:rsidP="546B4D49">
            <w:pPr>
              <w:pStyle w:val="TableField-Center"/>
              <w:rPr>
                <w:rFonts w:ascii="Calibri Light" w:eastAsia="Calibri Light" w:hAnsi="Calibri Light" w:cs="Calibri Light"/>
                <w:sz w:val="18"/>
                <w:szCs w:val="18"/>
              </w:rPr>
            </w:pPr>
            <w:r>
              <w:rPr>
                <w:rFonts w:ascii="Calibri Light" w:eastAsia="Calibri Light" w:hAnsi="Calibri Light" w:cs="Calibri Light"/>
                <w:sz w:val="18"/>
                <w:szCs w:val="18"/>
              </w:rPr>
              <w:t>2.7</w:t>
            </w:r>
          </w:p>
        </w:tc>
        <w:tc>
          <w:tcPr>
            <w:tcW w:w="3802" w:type="dxa"/>
            <w:vAlign w:val="center"/>
          </w:tcPr>
          <w:p w14:paraId="637BB767" w14:textId="7F1BF610" w:rsidR="0089490E" w:rsidRDefault="0089490E" w:rsidP="546B4D49">
            <w:pPr>
              <w:pStyle w:val="TableField-Left"/>
              <w:rPr>
                <w:rFonts w:ascii="Calibri Light" w:eastAsia="Calibri Light" w:hAnsi="Calibri Light" w:cs="Calibri Light"/>
                <w:sz w:val="18"/>
                <w:szCs w:val="18"/>
              </w:rPr>
            </w:pPr>
            <w:r>
              <w:rPr>
                <w:rFonts w:ascii="Calibri Light" w:eastAsia="Calibri Light" w:hAnsi="Calibri Light" w:cs="Calibri Light"/>
                <w:sz w:val="18"/>
                <w:szCs w:val="18"/>
              </w:rPr>
              <w:t>Minor Updates</w:t>
            </w:r>
          </w:p>
        </w:tc>
        <w:tc>
          <w:tcPr>
            <w:tcW w:w="1552" w:type="dxa"/>
            <w:vAlign w:val="center"/>
          </w:tcPr>
          <w:p w14:paraId="1C37DC29" w14:textId="78D7C9EF" w:rsidR="0089490E" w:rsidRDefault="0089490E" w:rsidP="546B4D49">
            <w:pPr>
              <w:pStyle w:val="TableField-Left"/>
              <w:rPr>
                <w:rFonts w:ascii="Calibri Light" w:eastAsia="Calibri Light" w:hAnsi="Calibri Light" w:cs="Calibri Light"/>
                <w:sz w:val="18"/>
                <w:szCs w:val="18"/>
              </w:rPr>
            </w:pPr>
            <w:r>
              <w:rPr>
                <w:rFonts w:ascii="Calibri Light" w:eastAsia="Calibri Light" w:hAnsi="Calibri Light" w:cs="Calibri Light"/>
                <w:sz w:val="18"/>
                <w:szCs w:val="18"/>
              </w:rPr>
              <w:t>12/3/2019</w:t>
            </w:r>
          </w:p>
        </w:tc>
        <w:tc>
          <w:tcPr>
            <w:tcW w:w="2960" w:type="dxa"/>
            <w:vAlign w:val="center"/>
          </w:tcPr>
          <w:p w14:paraId="2605E065" w14:textId="32496828" w:rsidR="0089490E" w:rsidRDefault="0089490E" w:rsidP="546B4D49">
            <w:pPr>
              <w:pStyle w:val="TableField-Left"/>
              <w:rPr>
                <w:rFonts w:ascii="Calibri Light" w:eastAsia="Calibri Light" w:hAnsi="Calibri Light" w:cs="Calibri Light"/>
                <w:sz w:val="18"/>
                <w:szCs w:val="18"/>
              </w:rPr>
            </w:pPr>
            <w:r>
              <w:rPr>
                <w:rFonts w:ascii="Calibri Light" w:eastAsia="Calibri Light" w:hAnsi="Calibri Light" w:cs="Calibri Light"/>
                <w:sz w:val="18"/>
                <w:szCs w:val="18"/>
              </w:rPr>
              <w:t>D. Arebalo</w:t>
            </w:r>
          </w:p>
        </w:tc>
      </w:tr>
    </w:tbl>
    <w:p w14:paraId="6C18EAEC" w14:textId="77777777" w:rsidR="00E0118B" w:rsidRPr="006B24F0" w:rsidRDefault="00B2644A" w:rsidP="00993B75">
      <w:pPr>
        <w:pStyle w:val="Heading2"/>
      </w:pPr>
      <w:bookmarkStart w:id="13" w:name="_Toc406588299"/>
      <w:bookmarkStart w:id="14" w:name="_Toc491613805"/>
      <w:bookmarkStart w:id="15" w:name="_Toc26282899"/>
      <w:r>
        <w:t xml:space="preserve">1.4 </w:t>
      </w:r>
      <w:r w:rsidR="00E0118B" w:rsidRPr="006B24F0">
        <w:t>Terminology</w:t>
      </w:r>
      <w:bookmarkEnd w:id="13"/>
      <w:bookmarkEnd w:id="14"/>
      <w:bookmarkEnd w:id="15"/>
    </w:p>
    <w:tbl>
      <w:tblPr>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777"/>
        <w:gridCol w:w="7560"/>
      </w:tblGrid>
      <w:tr w:rsidR="008C3AF4" w:rsidRPr="00CD4E29" w14:paraId="33F1FB36" w14:textId="77777777" w:rsidTr="14C1ACD4">
        <w:trPr>
          <w:cantSplit/>
          <w:trHeight w:val="432"/>
          <w:tblHeader/>
        </w:trPr>
        <w:tc>
          <w:tcPr>
            <w:tcW w:w="1777" w:type="dxa"/>
            <w:tcBorders>
              <w:top w:val="threeDEmboss" w:sz="6" w:space="0" w:color="auto"/>
              <w:bottom w:val="threeDEmboss" w:sz="6" w:space="0" w:color="auto"/>
            </w:tcBorders>
            <w:shd w:val="clear" w:color="auto" w:fill="F9FBAF"/>
            <w:vAlign w:val="center"/>
          </w:tcPr>
          <w:p w14:paraId="12F940FF" w14:textId="77777777" w:rsidR="008C3AF4" w:rsidRPr="00CD4E29" w:rsidRDefault="008C3AF4" w:rsidP="546B4D49">
            <w:pPr>
              <w:pStyle w:val="TableHeader-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T</w:t>
            </w:r>
            <w:r w:rsidR="00084973" w:rsidRPr="546B4D49">
              <w:rPr>
                <w:rFonts w:ascii="Calibri Light" w:eastAsia="Calibri Light" w:hAnsi="Calibri Light" w:cs="Calibri Light"/>
                <w:sz w:val="18"/>
                <w:szCs w:val="18"/>
              </w:rPr>
              <w:t>erm/</w:t>
            </w:r>
            <w:r w:rsidRPr="546B4D49">
              <w:rPr>
                <w:rFonts w:ascii="Calibri Light" w:eastAsia="Calibri Light" w:hAnsi="Calibri Light" w:cs="Calibri Light"/>
                <w:sz w:val="18"/>
                <w:szCs w:val="18"/>
              </w:rPr>
              <w:t>Acronym</w:t>
            </w:r>
          </w:p>
        </w:tc>
        <w:tc>
          <w:tcPr>
            <w:tcW w:w="7560" w:type="dxa"/>
            <w:tcBorders>
              <w:top w:val="threeDEmboss" w:sz="6" w:space="0" w:color="auto"/>
              <w:bottom w:val="threeDEmboss" w:sz="6" w:space="0" w:color="auto"/>
            </w:tcBorders>
            <w:shd w:val="clear" w:color="auto" w:fill="F9FBAF"/>
            <w:vAlign w:val="center"/>
          </w:tcPr>
          <w:p w14:paraId="7F3F216B" w14:textId="77777777" w:rsidR="008C3AF4" w:rsidRPr="00CD4E29" w:rsidRDefault="008C3AF4"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Definition</w:t>
            </w:r>
            <w:r w:rsidR="00084973" w:rsidRPr="546B4D49">
              <w:rPr>
                <w:rFonts w:ascii="Calibri Light" w:eastAsia="Calibri Light" w:hAnsi="Calibri Light" w:cs="Calibri Light"/>
                <w:sz w:val="18"/>
                <w:szCs w:val="18"/>
              </w:rPr>
              <w:t xml:space="preserve"> and SAP Equivalent (if applicable)</w:t>
            </w:r>
          </w:p>
        </w:tc>
      </w:tr>
      <w:tr w:rsidR="00B05525" w:rsidRPr="00CD4E29" w14:paraId="52A2985A" w14:textId="77777777" w:rsidTr="14C1ACD4">
        <w:trPr>
          <w:cantSplit/>
          <w:trHeight w:val="135"/>
        </w:trPr>
        <w:tc>
          <w:tcPr>
            <w:tcW w:w="1777" w:type="dxa"/>
            <w:tcBorders>
              <w:top w:val="threeDEmboss" w:sz="6" w:space="0" w:color="auto"/>
              <w:bottom w:val="single" w:sz="6" w:space="0" w:color="auto"/>
            </w:tcBorders>
            <w:vAlign w:val="center"/>
          </w:tcPr>
          <w:p w14:paraId="653F0B79" w14:textId="77777777" w:rsidR="00B05525" w:rsidRPr="00CD4E29" w:rsidRDefault="00B05525"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APSE</w:t>
            </w:r>
          </w:p>
        </w:tc>
        <w:tc>
          <w:tcPr>
            <w:tcW w:w="7560" w:type="dxa"/>
            <w:tcBorders>
              <w:top w:val="threeDEmboss" w:sz="6" w:space="0" w:color="auto"/>
              <w:bottom w:val="single" w:sz="6" w:space="0" w:color="auto"/>
            </w:tcBorders>
            <w:vAlign w:val="center"/>
          </w:tcPr>
          <w:p w14:paraId="3EA81E63" w14:textId="77777777" w:rsidR="00B05525" w:rsidRPr="00CD4E29" w:rsidRDefault="00B05525"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Accelerated (or Axon) Project Support Environment</w:t>
            </w:r>
          </w:p>
        </w:tc>
      </w:tr>
      <w:tr w:rsidR="00B05525" w:rsidRPr="00CD4E29" w14:paraId="094FBF85" w14:textId="77777777" w:rsidTr="14C1ACD4">
        <w:trPr>
          <w:cantSplit/>
          <w:trHeight w:val="147"/>
        </w:trPr>
        <w:tc>
          <w:tcPr>
            <w:tcW w:w="1777" w:type="dxa"/>
            <w:tcBorders>
              <w:top w:val="single" w:sz="6" w:space="0" w:color="auto"/>
            </w:tcBorders>
            <w:vAlign w:val="center"/>
          </w:tcPr>
          <w:p w14:paraId="42BB8D1C" w14:textId="77777777" w:rsidR="00B05525" w:rsidRPr="00CD4E29" w:rsidRDefault="00B05525"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BCD</w:t>
            </w:r>
          </w:p>
        </w:tc>
        <w:tc>
          <w:tcPr>
            <w:tcW w:w="7560" w:type="dxa"/>
            <w:tcBorders>
              <w:top w:val="single" w:sz="6" w:space="0" w:color="auto"/>
            </w:tcBorders>
            <w:vAlign w:val="center"/>
          </w:tcPr>
          <w:p w14:paraId="302151E6" w14:textId="77777777" w:rsidR="00B05525" w:rsidRPr="00CD4E29" w:rsidRDefault="00EC1740"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Business Customer Division</w:t>
            </w:r>
          </w:p>
        </w:tc>
      </w:tr>
      <w:tr w:rsidR="00B05525" w:rsidRPr="00CD4E29" w14:paraId="2C328E9E" w14:textId="77777777" w:rsidTr="14C1ACD4">
        <w:trPr>
          <w:cantSplit/>
          <w:trHeight w:val="432"/>
        </w:trPr>
        <w:tc>
          <w:tcPr>
            <w:tcW w:w="1777" w:type="dxa"/>
            <w:tcBorders>
              <w:top w:val="single" w:sz="6" w:space="0" w:color="auto"/>
            </w:tcBorders>
            <w:vAlign w:val="center"/>
          </w:tcPr>
          <w:p w14:paraId="5373186C" w14:textId="77777777" w:rsidR="00B05525" w:rsidRPr="00CD4E29" w:rsidRDefault="00B05525"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color w:val="000000"/>
                <w:sz w:val="18"/>
                <w:szCs w:val="18"/>
              </w:rPr>
              <w:t>Billing Document</w:t>
            </w:r>
          </w:p>
        </w:tc>
        <w:tc>
          <w:tcPr>
            <w:tcW w:w="7560" w:type="dxa"/>
            <w:tcBorders>
              <w:top w:val="single" w:sz="6" w:space="0" w:color="auto"/>
            </w:tcBorders>
            <w:vAlign w:val="center"/>
          </w:tcPr>
          <w:p w14:paraId="017CCF8A" w14:textId="5CE6A931" w:rsidR="00B05525" w:rsidRPr="00CD4E29" w:rsidRDefault="00B05525"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color w:val="000000"/>
                <w:sz w:val="18"/>
                <w:szCs w:val="18"/>
              </w:rPr>
              <w:t>A document that outlines the charges incurred for energy consumption for a specific contract</w:t>
            </w:r>
            <w:r w:rsidR="0012541E" w:rsidRPr="546B4D49">
              <w:rPr>
                <w:rFonts w:ascii="Calibri Light" w:eastAsia="Calibri Light" w:hAnsi="Calibri Light" w:cs="Calibri Light"/>
                <w:color w:val="000000"/>
                <w:sz w:val="18"/>
                <w:szCs w:val="18"/>
              </w:rPr>
              <w:t xml:space="preserve">.  </w:t>
            </w:r>
            <w:r w:rsidRPr="546B4D49">
              <w:rPr>
                <w:rFonts w:ascii="Calibri Light" w:eastAsia="Calibri Light" w:hAnsi="Calibri Light" w:cs="Calibri Light"/>
                <w:color w:val="000000"/>
                <w:sz w:val="18"/>
                <w:szCs w:val="18"/>
              </w:rPr>
              <w:t>During the process of Billing, a billing document is generated for each contract on a contract account.</w:t>
            </w:r>
          </w:p>
        </w:tc>
      </w:tr>
      <w:tr w:rsidR="00B05525" w:rsidRPr="00CD4E29" w14:paraId="7DB82E92" w14:textId="77777777" w:rsidTr="14C1ACD4">
        <w:trPr>
          <w:cantSplit/>
          <w:trHeight w:val="432"/>
        </w:trPr>
        <w:tc>
          <w:tcPr>
            <w:tcW w:w="1777" w:type="dxa"/>
            <w:tcBorders>
              <w:top w:val="single" w:sz="6" w:space="0" w:color="auto"/>
            </w:tcBorders>
            <w:vAlign w:val="center"/>
          </w:tcPr>
          <w:p w14:paraId="2A9600B1" w14:textId="77777777" w:rsidR="00B05525" w:rsidRPr="00CD4E29" w:rsidRDefault="00B05525"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BPEM</w:t>
            </w:r>
          </w:p>
        </w:tc>
        <w:tc>
          <w:tcPr>
            <w:tcW w:w="7560" w:type="dxa"/>
            <w:tcBorders>
              <w:top w:val="single" w:sz="6" w:space="0" w:color="auto"/>
            </w:tcBorders>
            <w:vAlign w:val="center"/>
          </w:tcPr>
          <w:p w14:paraId="57A55B9B" w14:textId="77777777" w:rsidR="00B05525" w:rsidRPr="00CD4E29" w:rsidRDefault="00B05525"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Business Process Exception Management</w:t>
            </w:r>
          </w:p>
        </w:tc>
      </w:tr>
      <w:tr w:rsidR="00B05525" w:rsidRPr="00CD4E29" w14:paraId="66602D51" w14:textId="77777777" w:rsidTr="14C1ACD4">
        <w:trPr>
          <w:cantSplit/>
          <w:trHeight w:val="49"/>
        </w:trPr>
        <w:tc>
          <w:tcPr>
            <w:tcW w:w="1777" w:type="dxa"/>
            <w:tcBorders>
              <w:top w:val="single" w:sz="6" w:space="0" w:color="auto"/>
            </w:tcBorders>
            <w:vAlign w:val="center"/>
          </w:tcPr>
          <w:p w14:paraId="1DDF96B8" w14:textId="77777777" w:rsidR="00B05525" w:rsidRPr="00CD4E29" w:rsidRDefault="00B05525"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BMD</w:t>
            </w:r>
          </w:p>
        </w:tc>
        <w:tc>
          <w:tcPr>
            <w:tcW w:w="7560" w:type="dxa"/>
            <w:tcBorders>
              <w:top w:val="single" w:sz="6" w:space="0" w:color="auto"/>
            </w:tcBorders>
            <w:vAlign w:val="center"/>
          </w:tcPr>
          <w:p w14:paraId="25A5D81A" w14:textId="77777777" w:rsidR="00B05525" w:rsidRPr="00CD4E29" w:rsidRDefault="00B05525"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Business Master Data.  </w:t>
            </w:r>
            <w:r w:rsidRPr="546B4D49">
              <w:rPr>
                <w:rFonts w:ascii="Calibri Light" w:eastAsia="Calibri Light" w:hAnsi="Calibri Light" w:cs="Calibri Light"/>
                <w:color w:val="000000"/>
                <w:sz w:val="18"/>
                <w:szCs w:val="18"/>
              </w:rPr>
              <w:t>The customer information which includes personal details, payment terms, dunning levels, billing rates and rate categories.  The business master data objects are Business Partner, Business Agreement/Contract Account and Contract.</w:t>
            </w:r>
          </w:p>
        </w:tc>
      </w:tr>
      <w:tr w:rsidR="00B05525" w:rsidRPr="00CD4E29" w14:paraId="47C4AD0F" w14:textId="77777777" w:rsidTr="14C1ACD4">
        <w:trPr>
          <w:cantSplit/>
          <w:trHeight w:val="49"/>
        </w:trPr>
        <w:tc>
          <w:tcPr>
            <w:tcW w:w="1777" w:type="dxa"/>
            <w:tcBorders>
              <w:top w:val="single" w:sz="6" w:space="0" w:color="auto"/>
            </w:tcBorders>
            <w:vAlign w:val="center"/>
          </w:tcPr>
          <w:p w14:paraId="12B76E65" w14:textId="77777777" w:rsidR="00B05525" w:rsidRPr="00CD4E29" w:rsidRDefault="00B05525"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BPD</w:t>
            </w:r>
          </w:p>
        </w:tc>
        <w:tc>
          <w:tcPr>
            <w:tcW w:w="7560" w:type="dxa"/>
            <w:tcBorders>
              <w:top w:val="single" w:sz="6" w:space="0" w:color="auto"/>
            </w:tcBorders>
            <w:vAlign w:val="center"/>
          </w:tcPr>
          <w:p w14:paraId="2212D6BC" w14:textId="77777777" w:rsidR="00B05525" w:rsidRPr="00CD4E29" w:rsidRDefault="00B05525"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Business Process Design (or Document)</w:t>
            </w:r>
          </w:p>
        </w:tc>
      </w:tr>
      <w:tr w:rsidR="00B05525" w:rsidRPr="00CD4E29" w14:paraId="4B48E9D5" w14:textId="77777777" w:rsidTr="14C1ACD4">
        <w:trPr>
          <w:cantSplit/>
          <w:trHeight w:val="57"/>
        </w:trPr>
        <w:tc>
          <w:tcPr>
            <w:tcW w:w="1777" w:type="dxa"/>
            <w:tcBorders>
              <w:top w:val="single" w:sz="6" w:space="0" w:color="auto"/>
            </w:tcBorders>
            <w:vAlign w:val="center"/>
          </w:tcPr>
          <w:p w14:paraId="5F2FEC38" w14:textId="77777777" w:rsidR="00B05525" w:rsidRPr="00CD4E29" w:rsidRDefault="00B05525"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C4C</w:t>
            </w:r>
          </w:p>
        </w:tc>
        <w:tc>
          <w:tcPr>
            <w:tcW w:w="7560" w:type="dxa"/>
            <w:tcBorders>
              <w:top w:val="single" w:sz="6" w:space="0" w:color="auto"/>
            </w:tcBorders>
            <w:vAlign w:val="center"/>
          </w:tcPr>
          <w:p w14:paraId="4C85FD08" w14:textId="77777777" w:rsidR="00B05525" w:rsidRPr="00CD4E29" w:rsidRDefault="00B05525"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SAP Cloud for Customer Solution</w:t>
            </w:r>
          </w:p>
        </w:tc>
      </w:tr>
      <w:tr w:rsidR="00B05525" w:rsidRPr="00CD4E29" w14:paraId="429E7017" w14:textId="77777777" w:rsidTr="14C1ACD4">
        <w:trPr>
          <w:cantSplit/>
          <w:trHeight w:val="49"/>
        </w:trPr>
        <w:tc>
          <w:tcPr>
            <w:tcW w:w="1777" w:type="dxa"/>
            <w:vAlign w:val="center"/>
          </w:tcPr>
          <w:p w14:paraId="473F669F" w14:textId="77777777" w:rsidR="00B05525" w:rsidRPr="00CD4E29" w:rsidRDefault="00B05525"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CA</w:t>
            </w:r>
          </w:p>
        </w:tc>
        <w:tc>
          <w:tcPr>
            <w:tcW w:w="7560" w:type="dxa"/>
            <w:vAlign w:val="center"/>
          </w:tcPr>
          <w:p w14:paraId="6650BE39" w14:textId="77777777" w:rsidR="00B05525" w:rsidRPr="00CD4E29" w:rsidRDefault="00B05525"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Contract Account</w:t>
            </w:r>
          </w:p>
        </w:tc>
      </w:tr>
      <w:tr w:rsidR="00B05525" w:rsidRPr="00CD4E29" w14:paraId="3BF5DF57" w14:textId="77777777" w:rsidTr="14C1ACD4">
        <w:trPr>
          <w:cantSplit/>
          <w:trHeight w:val="49"/>
        </w:trPr>
        <w:tc>
          <w:tcPr>
            <w:tcW w:w="1777" w:type="dxa"/>
            <w:vAlign w:val="center"/>
          </w:tcPr>
          <w:p w14:paraId="533F04F6" w14:textId="77777777" w:rsidR="00B05525" w:rsidRPr="00CD4E29" w:rsidRDefault="00B05525"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color w:val="000000"/>
                <w:sz w:val="18"/>
                <w:szCs w:val="18"/>
              </w:rPr>
              <w:t>Connection Object</w:t>
            </w:r>
          </w:p>
        </w:tc>
        <w:tc>
          <w:tcPr>
            <w:tcW w:w="7560" w:type="dxa"/>
            <w:vAlign w:val="center"/>
          </w:tcPr>
          <w:p w14:paraId="33AE2CB5" w14:textId="77777777" w:rsidR="00B05525" w:rsidRPr="00CD4E29" w:rsidRDefault="00B05525"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color w:val="000000"/>
                <w:sz w:val="18"/>
                <w:szCs w:val="18"/>
              </w:rPr>
              <w:t xml:space="preserve">Link between installation and postal regional structure. Usually a </w:t>
            </w:r>
            <w:proofErr w:type="gramStart"/>
            <w:r w:rsidRPr="546B4D49">
              <w:rPr>
                <w:rFonts w:ascii="Calibri Light" w:eastAsia="Calibri Light" w:hAnsi="Calibri Light" w:cs="Calibri Light"/>
                <w:color w:val="000000"/>
                <w:sz w:val="18"/>
                <w:szCs w:val="18"/>
              </w:rPr>
              <w:t>building, but</w:t>
            </w:r>
            <w:proofErr w:type="gramEnd"/>
            <w:r w:rsidRPr="546B4D49">
              <w:rPr>
                <w:rFonts w:ascii="Calibri Light" w:eastAsia="Calibri Light" w:hAnsi="Calibri Light" w:cs="Calibri Light"/>
                <w:color w:val="000000"/>
                <w:sz w:val="18"/>
                <w:szCs w:val="18"/>
              </w:rPr>
              <w:t xml:space="preserve"> can also be a piece of property or other facility, such as a fountain or construction site. The connection object corresponds to the functional location in plant maintenance (PM).</w:t>
            </w:r>
          </w:p>
        </w:tc>
      </w:tr>
      <w:tr w:rsidR="00B05525" w:rsidRPr="00CD4E29" w14:paraId="6298BB58" w14:textId="77777777" w:rsidTr="14C1ACD4">
        <w:trPr>
          <w:cantSplit/>
          <w:trHeight w:val="84"/>
        </w:trPr>
        <w:tc>
          <w:tcPr>
            <w:tcW w:w="1777" w:type="dxa"/>
            <w:vAlign w:val="center"/>
          </w:tcPr>
          <w:p w14:paraId="6285E04C" w14:textId="77777777" w:rsidR="00B05525" w:rsidRPr="00CD4E29" w:rsidRDefault="00B05525"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CP</w:t>
            </w:r>
            <w:r w:rsidR="00F7450B" w:rsidRPr="546B4D49">
              <w:rPr>
                <w:rFonts w:ascii="Calibri Light,Arial" w:eastAsia="Calibri Light,Arial" w:hAnsi="Calibri Light,Arial" w:cs="Calibri Light,Arial"/>
                <w:sz w:val="18"/>
                <w:szCs w:val="18"/>
              </w:rPr>
              <w:t>&amp;</w:t>
            </w:r>
            <w:r w:rsidRPr="546B4D49">
              <w:rPr>
                <w:rFonts w:ascii="Calibri Light" w:eastAsia="Calibri Light" w:hAnsi="Calibri Light" w:cs="Calibri Light"/>
                <w:sz w:val="18"/>
                <w:szCs w:val="18"/>
              </w:rPr>
              <w:t>S</w:t>
            </w:r>
          </w:p>
        </w:tc>
        <w:tc>
          <w:tcPr>
            <w:tcW w:w="7560" w:type="dxa"/>
            <w:vAlign w:val="center"/>
          </w:tcPr>
          <w:p w14:paraId="44FABFB1" w14:textId="77777777" w:rsidR="00B05525" w:rsidRPr="00CD4E29" w:rsidRDefault="00EC1740"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Customer Programs &amp; Services</w:t>
            </w:r>
          </w:p>
        </w:tc>
      </w:tr>
      <w:tr w:rsidR="00B05525" w:rsidRPr="00CD4E29" w14:paraId="4B489637" w14:textId="77777777" w:rsidTr="14C1ACD4">
        <w:trPr>
          <w:cantSplit/>
          <w:trHeight w:val="49"/>
        </w:trPr>
        <w:tc>
          <w:tcPr>
            <w:tcW w:w="1777" w:type="dxa"/>
            <w:vAlign w:val="center"/>
          </w:tcPr>
          <w:p w14:paraId="18581B34" w14:textId="77777777" w:rsidR="00B05525" w:rsidRPr="00CD4E29" w:rsidRDefault="00B05525"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Customer</w:t>
            </w:r>
          </w:p>
        </w:tc>
        <w:tc>
          <w:tcPr>
            <w:tcW w:w="7560" w:type="dxa"/>
            <w:vAlign w:val="center"/>
          </w:tcPr>
          <w:p w14:paraId="07185384" w14:textId="77777777" w:rsidR="00B05525" w:rsidRPr="00CD4E29" w:rsidRDefault="00B05525"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color w:val="000000"/>
                <w:sz w:val="18"/>
                <w:szCs w:val="18"/>
              </w:rPr>
              <w:t xml:space="preserve">Any entity with a relationship with SCE.  This term is usually used in reference to customers (both individuals and organizations) This can include employees and </w:t>
            </w:r>
            <w:proofErr w:type="gramStart"/>
            <w:r w:rsidRPr="546B4D49">
              <w:rPr>
                <w:rFonts w:ascii="Calibri Light" w:eastAsia="Calibri Light" w:hAnsi="Calibri Light" w:cs="Calibri Light"/>
                <w:color w:val="000000"/>
                <w:sz w:val="18"/>
                <w:szCs w:val="18"/>
              </w:rPr>
              <w:t>third party</w:t>
            </w:r>
            <w:proofErr w:type="gramEnd"/>
            <w:r w:rsidRPr="546B4D49">
              <w:rPr>
                <w:rFonts w:ascii="Calibri Light" w:eastAsia="Calibri Light" w:hAnsi="Calibri Light" w:cs="Calibri Light"/>
                <w:color w:val="000000"/>
                <w:sz w:val="18"/>
                <w:szCs w:val="18"/>
              </w:rPr>
              <w:t xml:space="preserve"> suppliers (banks and payment partners). SAP Equivalent is </w:t>
            </w:r>
            <w:r w:rsidRPr="546B4D49">
              <w:rPr>
                <w:rFonts w:ascii="Calibri Light" w:eastAsia="Calibri Light" w:hAnsi="Calibri Light" w:cs="Calibri Light"/>
                <w:sz w:val="18"/>
                <w:szCs w:val="18"/>
              </w:rPr>
              <w:t>Business Partner (BP)</w:t>
            </w:r>
          </w:p>
        </w:tc>
      </w:tr>
      <w:tr w:rsidR="00B05525" w:rsidRPr="00CD4E29" w14:paraId="7C9146B2" w14:textId="77777777" w:rsidTr="14C1ACD4">
        <w:trPr>
          <w:cantSplit/>
          <w:trHeight w:val="93"/>
        </w:trPr>
        <w:tc>
          <w:tcPr>
            <w:tcW w:w="1777" w:type="dxa"/>
            <w:vAlign w:val="center"/>
          </w:tcPr>
          <w:p w14:paraId="3AB79CB7" w14:textId="77777777" w:rsidR="00B05525" w:rsidRPr="00CD4E29" w:rsidRDefault="00B05525"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ERP</w:t>
            </w:r>
          </w:p>
        </w:tc>
        <w:tc>
          <w:tcPr>
            <w:tcW w:w="7560" w:type="dxa"/>
            <w:vAlign w:val="center"/>
          </w:tcPr>
          <w:p w14:paraId="3103DF10" w14:textId="77777777" w:rsidR="00B05525" w:rsidRPr="00CD4E29" w:rsidRDefault="00B05525"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SAP Enterprise Resource Planning</w:t>
            </w:r>
          </w:p>
        </w:tc>
      </w:tr>
      <w:tr w:rsidR="00B05525" w:rsidRPr="00CD4E29" w14:paraId="36D3EBE3" w14:textId="77777777" w:rsidTr="14C1ACD4">
        <w:trPr>
          <w:cantSplit/>
          <w:trHeight w:val="432"/>
        </w:trPr>
        <w:tc>
          <w:tcPr>
            <w:tcW w:w="1777" w:type="dxa"/>
            <w:vAlign w:val="center"/>
          </w:tcPr>
          <w:p w14:paraId="6C520B5B" w14:textId="77777777" w:rsidR="00B05525" w:rsidRPr="00CD4E29" w:rsidRDefault="00B05525"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IMG</w:t>
            </w:r>
          </w:p>
        </w:tc>
        <w:tc>
          <w:tcPr>
            <w:tcW w:w="7560" w:type="dxa"/>
            <w:vAlign w:val="center"/>
          </w:tcPr>
          <w:p w14:paraId="228A8318" w14:textId="77777777" w:rsidR="00B05525" w:rsidRPr="00CD4E29" w:rsidRDefault="00B05525"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SAP Implementation Guide - where configuration is performed</w:t>
            </w:r>
          </w:p>
        </w:tc>
      </w:tr>
      <w:tr w:rsidR="00B05525" w:rsidRPr="00CD4E29" w14:paraId="0A9A132D" w14:textId="77777777" w:rsidTr="14C1ACD4">
        <w:trPr>
          <w:cantSplit/>
          <w:trHeight w:val="432"/>
        </w:trPr>
        <w:tc>
          <w:tcPr>
            <w:tcW w:w="1777" w:type="dxa"/>
            <w:vAlign w:val="center"/>
          </w:tcPr>
          <w:p w14:paraId="7B0D37D5" w14:textId="77777777" w:rsidR="00B05525" w:rsidRPr="00CD4E29" w:rsidRDefault="00B05525"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TMD</w:t>
            </w:r>
          </w:p>
        </w:tc>
        <w:tc>
          <w:tcPr>
            <w:tcW w:w="7560" w:type="dxa"/>
            <w:vAlign w:val="center"/>
          </w:tcPr>
          <w:p w14:paraId="4523D473" w14:textId="77777777" w:rsidR="00B05525" w:rsidRPr="00CD4E29" w:rsidRDefault="00B05525"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SAP Technical Master Data </w:t>
            </w:r>
            <w:proofErr w:type="gramStart"/>
            <w:r w:rsidRPr="546B4D49">
              <w:rPr>
                <w:rFonts w:ascii="Calibri Light" w:eastAsia="Calibri Light" w:hAnsi="Calibri Light" w:cs="Calibri Light"/>
                <w:sz w:val="18"/>
                <w:szCs w:val="18"/>
              </w:rPr>
              <w:t>e.g.</w:t>
            </w:r>
            <w:proofErr w:type="gramEnd"/>
            <w:r w:rsidRPr="546B4D49">
              <w:rPr>
                <w:rFonts w:ascii="Calibri Light" w:eastAsia="Calibri Light" w:hAnsi="Calibri Light" w:cs="Calibri Light"/>
                <w:sz w:val="18"/>
                <w:szCs w:val="18"/>
              </w:rPr>
              <w:t xml:space="preserve"> Connection Object, Premise and Device Location</w:t>
            </w:r>
          </w:p>
        </w:tc>
      </w:tr>
      <w:tr w:rsidR="00B05525" w:rsidRPr="00CD4E29" w14:paraId="58CA3A3F" w14:textId="77777777" w:rsidTr="14C1ACD4">
        <w:trPr>
          <w:cantSplit/>
          <w:trHeight w:val="246"/>
        </w:trPr>
        <w:tc>
          <w:tcPr>
            <w:tcW w:w="1777" w:type="dxa"/>
            <w:vAlign w:val="center"/>
          </w:tcPr>
          <w:p w14:paraId="53DE5F31" w14:textId="77777777" w:rsidR="00B05525" w:rsidRPr="00CD4E29" w:rsidRDefault="00B05525"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color w:val="000000"/>
                <w:sz w:val="18"/>
                <w:szCs w:val="18"/>
              </w:rPr>
              <w:t>Level Pay Plans</w:t>
            </w:r>
          </w:p>
        </w:tc>
        <w:tc>
          <w:tcPr>
            <w:tcW w:w="7560" w:type="dxa"/>
            <w:vAlign w:val="center"/>
          </w:tcPr>
          <w:p w14:paraId="14F6BD56" w14:textId="77777777" w:rsidR="00B05525" w:rsidRPr="00CD4E29" w:rsidRDefault="00B05525"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color w:val="000000"/>
                <w:sz w:val="18"/>
                <w:szCs w:val="18"/>
              </w:rPr>
              <w:t>SAP equivalent term is Budget Billing.  Budget Billing allows customers to pay regular equal amounts over a yearly period.</w:t>
            </w:r>
          </w:p>
        </w:tc>
      </w:tr>
      <w:tr w:rsidR="00B05525" w:rsidRPr="00CD4E29" w14:paraId="47CD5B64" w14:textId="77777777" w:rsidTr="14C1ACD4">
        <w:trPr>
          <w:cantSplit/>
          <w:trHeight w:val="432"/>
        </w:trPr>
        <w:tc>
          <w:tcPr>
            <w:tcW w:w="1777" w:type="dxa"/>
            <w:vAlign w:val="center"/>
          </w:tcPr>
          <w:p w14:paraId="612970F4" w14:textId="77777777" w:rsidR="00B05525" w:rsidRPr="00CD4E29" w:rsidRDefault="00B05525"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SCE</w:t>
            </w:r>
          </w:p>
        </w:tc>
        <w:tc>
          <w:tcPr>
            <w:tcW w:w="7560" w:type="dxa"/>
            <w:vAlign w:val="center"/>
          </w:tcPr>
          <w:p w14:paraId="0DDF3A54" w14:textId="77777777" w:rsidR="00B05525" w:rsidRPr="00CD4E29" w:rsidRDefault="00B05525"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Southern California Edison</w:t>
            </w:r>
          </w:p>
        </w:tc>
      </w:tr>
    </w:tbl>
    <w:p w14:paraId="2C37F1FB" w14:textId="77777777" w:rsidR="00E0118B" w:rsidRPr="006B24F0" w:rsidRDefault="00E0118B" w:rsidP="00DF7511">
      <w:pPr>
        <w:pStyle w:val="Heading2Text"/>
        <w:ind w:left="0"/>
        <w:rPr>
          <w:rFonts w:ascii="Calibri Light" w:hAnsi="Calibri Light" w:cs="Arial"/>
        </w:rPr>
      </w:pPr>
    </w:p>
    <w:p w14:paraId="794AFE2D" w14:textId="77777777" w:rsidR="00F029C3" w:rsidRPr="00CD4E29" w:rsidRDefault="00F029C3" w:rsidP="546B4D49">
      <w:pPr>
        <w:pStyle w:val="Heading2Tex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Additional terms may be found in APSE </w:t>
      </w:r>
      <w:hyperlink r:id="rId12" w:history="1">
        <w:r w:rsidRPr="546B4D49">
          <w:rPr>
            <w:rStyle w:val="Hyperlink"/>
            <w:rFonts w:ascii="Calibri Light" w:eastAsia="Calibri Light" w:hAnsi="Calibri Light" w:cs="Calibri Light"/>
            <w:sz w:val="18"/>
            <w:szCs w:val="18"/>
          </w:rPr>
          <w:t>General Document # 32 CSRP Glossary</w:t>
        </w:r>
      </w:hyperlink>
    </w:p>
    <w:p w14:paraId="4D05F5F0" w14:textId="77777777" w:rsidR="00E0118B" w:rsidRPr="006B24F0" w:rsidRDefault="00E0118B" w:rsidP="546B4D49">
      <w:pPr>
        <w:pStyle w:val="Heading1"/>
        <w:rPr>
          <w:rFonts w:ascii="Calibri Light" w:eastAsia="Calibri Light" w:hAnsi="Calibri Light" w:cs="Calibri Light"/>
        </w:rPr>
      </w:pPr>
      <w:bookmarkStart w:id="16" w:name="_Toc406588300"/>
      <w:bookmarkStart w:id="17" w:name="_Toc491613806"/>
      <w:bookmarkStart w:id="18" w:name="_Toc26282900"/>
      <w:r w:rsidRPr="546B4D49">
        <w:rPr>
          <w:rFonts w:ascii="Calibri Light" w:eastAsia="Calibri Light" w:hAnsi="Calibri Light" w:cs="Calibri Light"/>
        </w:rPr>
        <w:lastRenderedPageBreak/>
        <w:t>Business Process Design</w:t>
      </w:r>
      <w:bookmarkEnd w:id="16"/>
      <w:bookmarkEnd w:id="17"/>
      <w:bookmarkEnd w:id="18"/>
    </w:p>
    <w:p w14:paraId="78B8E01C" w14:textId="77777777" w:rsidR="00E0118B" w:rsidRPr="00232C2C" w:rsidRDefault="00915130" w:rsidP="00993B75">
      <w:pPr>
        <w:pStyle w:val="Heading2"/>
      </w:pPr>
      <w:bookmarkStart w:id="19" w:name="_Toc26282901"/>
      <w:r w:rsidRPr="00232C2C">
        <w:t>2.1</w:t>
      </w:r>
      <w:bookmarkStart w:id="20" w:name="_Toc406588301"/>
      <w:bookmarkStart w:id="21" w:name="_Toc491613807"/>
      <w:r w:rsidR="00C429A2">
        <w:t>.1</w:t>
      </w:r>
      <w:r w:rsidR="00D94263" w:rsidRPr="00232C2C">
        <w:t xml:space="preserve"> </w:t>
      </w:r>
      <w:r w:rsidR="0090295B" w:rsidRPr="00232C2C">
        <w:t>Front Office</w:t>
      </w:r>
      <w:r w:rsidR="00FB1C31" w:rsidRPr="00232C2C">
        <w:t xml:space="preserve"> – </w:t>
      </w:r>
      <w:r w:rsidR="0090295B" w:rsidRPr="00232C2C">
        <w:t>Systems Overview</w:t>
      </w:r>
      <w:bookmarkEnd w:id="19"/>
      <w:r w:rsidR="00E0118B" w:rsidRPr="00232C2C">
        <w:t xml:space="preserve"> </w:t>
      </w:r>
      <w:bookmarkEnd w:id="20"/>
      <w:bookmarkEnd w:id="21"/>
    </w:p>
    <w:p w14:paraId="677A8FE6" w14:textId="77777777" w:rsidR="004E2986" w:rsidRPr="00A06EA9" w:rsidRDefault="0090295B" w:rsidP="546B4D49">
      <w:pPr>
        <w:pStyle w:val="Heading2Text"/>
        <w:ind w:left="0"/>
        <w:rPr>
          <w:rFonts w:ascii="Calibri Light,Arial" w:eastAsia="Calibri Light,Arial" w:hAnsi="Calibri Light,Arial" w:cs="Calibri Light,Arial"/>
          <w:sz w:val="18"/>
          <w:szCs w:val="18"/>
        </w:rPr>
      </w:pPr>
      <w:bookmarkStart w:id="22" w:name="_Toc368501741"/>
      <w:bookmarkStart w:id="23" w:name="_Ref391280030"/>
      <w:bookmarkStart w:id="24" w:name="_Toc406588302"/>
      <w:bookmarkStart w:id="25" w:name="_Toc491613808"/>
      <w:r w:rsidRPr="546B4D49">
        <w:rPr>
          <w:rFonts w:ascii="Calibri Light" w:eastAsia="Calibri Light" w:hAnsi="Calibri Light" w:cs="Calibri Light"/>
          <w:sz w:val="18"/>
          <w:szCs w:val="18"/>
        </w:rPr>
        <w:t xml:space="preserve">This </w:t>
      </w:r>
      <w:r w:rsidR="007D1529" w:rsidRPr="546B4D49">
        <w:rPr>
          <w:rFonts w:ascii="Calibri Light" w:eastAsia="Calibri Light" w:hAnsi="Calibri Light" w:cs="Calibri Light"/>
          <w:sz w:val="18"/>
          <w:szCs w:val="18"/>
        </w:rPr>
        <w:t xml:space="preserve">section will </w:t>
      </w:r>
      <w:r w:rsidRPr="546B4D49">
        <w:rPr>
          <w:rFonts w:ascii="Calibri Light" w:eastAsia="Calibri Light" w:hAnsi="Calibri Light" w:cs="Calibri Light"/>
          <w:sz w:val="18"/>
          <w:szCs w:val="18"/>
        </w:rPr>
        <w:t xml:space="preserve">provide a </w:t>
      </w:r>
      <w:proofErr w:type="gramStart"/>
      <w:r w:rsidRPr="546B4D49">
        <w:rPr>
          <w:rFonts w:ascii="Calibri Light" w:eastAsia="Calibri Light" w:hAnsi="Calibri Light" w:cs="Calibri Light"/>
          <w:sz w:val="18"/>
          <w:szCs w:val="18"/>
        </w:rPr>
        <w:t>high level</w:t>
      </w:r>
      <w:proofErr w:type="gramEnd"/>
      <w:r w:rsidRPr="546B4D49">
        <w:rPr>
          <w:rFonts w:ascii="Calibri Light" w:eastAsia="Calibri Light" w:hAnsi="Calibri Light" w:cs="Calibri Light"/>
          <w:sz w:val="18"/>
          <w:szCs w:val="18"/>
        </w:rPr>
        <w:t xml:space="preserve"> overview of the</w:t>
      </w:r>
      <w:r w:rsidR="00A06EA9" w:rsidRPr="546B4D49">
        <w:rPr>
          <w:rFonts w:ascii="Calibri Light" w:eastAsia="Calibri Light" w:hAnsi="Calibri Light" w:cs="Calibri Light"/>
          <w:sz w:val="18"/>
          <w:szCs w:val="18"/>
        </w:rPr>
        <w:t xml:space="preserve"> front office</w:t>
      </w:r>
      <w:r w:rsidRPr="546B4D49">
        <w:rPr>
          <w:rFonts w:ascii="Calibri Light" w:eastAsia="Calibri Light" w:hAnsi="Calibri Light" w:cs="Calibri Light"/>
          <w:sz w:val="18"/>
          <w:szCs w:val="18"/>
        </w:rPr>
        <w:t xml:space="preserve"> system architecture, and provide an understanding of the key functionality of each of the systems.  </w:t>
      </w:r>
    </w:p>
    <w:p w14:paraId="3498BDA9" w14:textId="3FB15A52" w:rsidR="00774A4B" w:rsidRDefault="003D3CB8" w:rsidP="546B4D49">
      <w:pPr>
        <w:pStyle w:val="Heading2Text"/>
        <w:ind w:left="0"/>
        <w:rPr>
          <w:rFonts w:ascii="Calibri Light" w:eastAsia="Calibri Light" w:hAnsi="Calibri Light" w:cs="Calibri Light"/>
          <w:sz w:val="18"/>
          <w:szCs w:val="18"/>
        </w:rPr>
      </w:pPr>
      <w:r w:rsidRPr="546B4D49">
        <w:rPr>
          <w:rFonts w:ascii="Calibri Light" w:eastAsia="Calibri Light" w:hAnsi="Calibri Light" w:cs="Calibri Light"/>
          <w:sz w:val="18"/>
          <w:szCs w:val="18"/>
        </w:rPr>
        <w:t>SCE is replacing their existing front office legacy systems</w:t>
      </w:r>
      <w:r w:rsidR="004E2986" w:rsidRPr="546B4D49">
        <w:rPr>
          <w:rFonts w:ascii="Calibri Light" w:eastAsia="Calibri Light" w:hAnsi="Calibri Light" w:cs="Calibri Light"/>
          <w:sz w:val="18"/>
          <w:szCs w:val="18"/>
        </w:rPr>
        <w:t xml:space="preserve"> with SAP Cloud for Customer (C4C</w:t>
      </w:r>
      <w:r w:rsidR="00A83361" w:rsidRPr="546B4D49">
        <w:rPr>
          <w:rFonts w:ascii="Calibri Light" w:eastAsia="Calibri Light" w:hAnsi="Calibri Light" w:cs="Calibri Light"/>
          <w:sz w:val="18"/>
          <w:szCs w:val="18"/>
        </w:rPr>
        <w:t>), which will be fully</w:t>
      </w:r>
      <w:r w:rsidRPr="546B4D49">
        <w:rPr>
          <w:rFonts w:ascii="Calibri Light" w:eastAsia="Calibri Light" w:hAnsi="Calibri Light" w:cs="Calibri Light"/>
          <w:sz w:val="18"/>
          <w:szCs w:val="18"/>
        </w:rPr>
        <w:t xml:space="preserve"> integrated with an </w:t>
      </w:r>
      <w:r w:rsidR="00A83361" w:rsidRPr="546B4D49">
        <w:rPr>
          <w:rFonts w:ascii="Calibri Light" w:eastAsia="Calibri Light" w:hAnsi="Calibri Light" w:cs="Calibri Light"/>
          <w:sz w:val="18"/>
          <w:szCs w:val="18"/>
        </w:rPr>
        <w:t xml:space="preserve">SAP </w:t>
      </w:r>
      <w:r w:rsidRPr="546B4D49">
        <w:rPr>
          <w:rFonts w:ascii="Calibri Light" w:eastAsia="Calibri Light" w:hAnsi="Calibri Light" w:cs="Calibri Light"/>
          <w:sz w:val="18"/>
          <w:szCs w:val="18"/>
        </w:rPr>
        <w:t>S4/HANA</w:t>
      </w:r>
      <w:r w:rsidR="00A83361" w:rsidRPr="546B4D49">
        <w:rPr>
          <w:rFonts w:ascii="Calibri Light" w:eastAsia="Calibri Light" w:hAnsi="Calibri Light" w:cs="Calibri Light"/>
          <w:sz w:val="18"/>
          <w:szCs w:val="18"/>
        </w:rPr>
        <w:t xml:space="preserve"> backend</w:t>
      </w:r>
      <w:r w:rsidRPr="546B4D49">
        <w:rPr>
          <w:rFonts w:ascii="Calibri Light,Arial" w:eastAsia="Calibri Light,Arial" w:hAnsi="Calibri Light,Arial" w:cs="Calibri Light,Arial"/>
          <w:sz w:val="18"/>
          <w:szCs w:val="18"/>
        </w:rPr>
        <w:t xml:space="preserve"> </w:t>
      </w:r>
      <w:r w:rsidR="00A83361" w:rsidRPr="546B4D49">
        <w:rPr>
          <w:rFonts w:ascii="Calibri Light" w:eastAsia="Calibri Light" w:hAnsi="Calibri Light" w:cs="Calibri Light"/>
          <w:sz w:val="18"/>
          <w:szCs w:val="18"/>
        </w:rPr>
        <w:t>system</w:t>
      </w:r>
      <w:r w:rsidR="00D07149" w:rsidRPr="546B4D49">
        <w:rPr>
          <w:rFonts w:ascii="Calibri Light" w:eastAsia="Calibri Light" w:hAnsi="Calibri Light" w:cs="Calibri Light"/>
          <w:sz w:val="18"/>
          <w:szCs w:val="18"/>
        </w:rPr>
        <w:t xml:space="preserve"> and </w:t>
      </w:r>
      <w:r w:rsidR="00BF2206">
        <w:rPr>
          <w:rFonts w:ascii="Calibri Light" w:eastAsia="Calibri Light" w:hAnsi="Calibri Light" w:cs="Calibri Light"/>
          <w:sz w:val="18"/>
          <w:szCs w:val="18"/>
        </w:rPr>
        <w:t xml:space="preserve">SAP </w:t>
      </w:r>
      <w:r w:rsidR="00D07149" w:rsidRPr="546B4D49">
        <w:rPr>
          <w:rFonts w:ascii="Calibri Light" w:eastAsia="Calibri Light" w:hAnsi="Calibri Light" w:cs="Calibri Light"/>
          <w:sz w:val="18"/>
          <w:szCs w:val="18"/>
        </w:rPr>
        <w:t>Marketing</w:t>
      </w:r>
      <w:r w:rsidR="00BF2206">
        <w:rPr>
          <w:rFonts w:ascii="Calibri Light" w:eastAsia="Calibri Light" w:hAnsi="Calibri Light" w:cs="Calibri Light"/>
          <w:sz w:val="18"/>
          <w:szCs w:val="18"/>
        </w:rPr>
        <w:t xml:space="preserve"> Cloud</w:t>
      </w:r>
      <w:r w:rsidR="00D07149" w:rsidRPr="546B4D49">
        <w:rPr>
          <w:rFonts w:ascii="Calibri Light" w:eastAsia="Calibri Light" w:hAnsi="Calibri Light" w:cs="Calibri Light"/>
          <w:sz w:val="18"/>
          <w:szCs w:val="18"/>
        </w:rPr>
        <w:t xml:space="preserve">. </w:t>
      </w:r>
      <w:r w:rsidR="006B3825" w:rsidRPr="546B4D49">
        <w:rPr>
          <w:rFonts w:ascii="Calibri Light,Arial" w:eastAsia="Calibri Light,Arial" w:hAnsi="Calibri Light,Arial" w:cs="Calibri Light,Arial"/>
          <w:sz w:val="18"/>
          <w:szCs w:val="18"/>
        </w:rPr>
        <w:t xml:space="preserve"> </w:t>
      </w:r>
      <w:r w:rsidR="00A83361" w:rsidRPr="546B4D49">
        <w:rPr>
          <w:rFonts w:ascii="Calibri Light" w:eastAsia="Calibri Light" w:hAnsi="Calibri Light" w:cs="Calibri Light"/>
          <w:sz w:val="18"/>
          <w:szCs w:val="18"/>
        </w:rPr>
        <w:t>The front office end users will</w:t>
      </w:r>
      <w:r w:rsidR="00EB5F8E" w:rsidRPr="546B4D49">
        <w:rPr>
          <w:rFonts w:ascii="Calibri Light" w:eastAsia="Calibri Light" w:hAnsi="Calibri Light" w:cs="Calibri Light"/>
          <w:sz w:val="18"/>
          <w:szCs w:val="18"/>
        </w:rPr>
        <w:t xml:space="preserve"> primarily be working within</w:t>
      </w:r>
      <w:r w:rsidR="00AA04A9" w:rsidRPr="546B4D49">
        <w:rPr>
          <w:rFonts w:ascii="Calibri Light" w:eastAsia="Calibri Light" w:hAnsi="Calibri Light" w:cs="Calibri Light"/>
          <w:sz w:val="18"/>
          <w:szCs w:val="18"/>
        </w:rPr>
        <w:t xml:space="preserve"> </w:t>
      </w:r>
      <w:r w:rsidR="00EB5F8E" w:rsidRPr="546B4D49">
        <w:rPr>
          <w:rFonts w:ascii="Calibri Light" w:eastAsia="Calibri Light" w:hAnsi="Calibri Light" w:cs="Calibri Light"/>
          <w:sz w:val="18"/>
          <w:szCs w:val="18"/>
        </w:rPr>
        <w:t>C4C.</w:t>
      </w:r>
    </w:p>
    <w:p w14:paraId="11E2D003" w14:textId="730C3E15" w:rsidR="00BD19DB" w:rsidRPr="00671C7D" w:rsidRDefault="00BD19DB" w:rsidP="546B4D49">
      <w:pPr>
        <w:pStyle w:val="Heading2Text"/>
        <w:ind w:left="0"/>
        <w:rPr>
          <w:rFonts w:ascii="Calibri Light" w:eastAsia="Calibri Light" w:hAnsi="Calibri Light" w:cs="Calibri Light"/>
          <w:sz w:val="18"/>
          <w:szCs w:val="18"/>
        </w:rPr>
      </w:pPr>
      <w:r>
        <w:rPr>
          <w:rFonts w:ascii="Calibri Light" w:eastAsia="Calibri Light" w:hAnsi="Calibri Light" w:cs="Calibri Light"/>
          <w:sz w:val="18"/>
          <w:szCs w:val="18"/>
        </w:rPr>
        <w:t xml:space="preserve">This functionality and screenshots in this document are based on SAP Cloud for Customer release </w:t>
      </w:r>
      <w:r w:rsidRPr="00BD19DB">
        <w:rPr>
          <w:rFonts w:ascii="Calibri Light" w:eastAsia="Calibri Light" w:hAnsi="Calibri Light" w:cs="Calibri Light"/>
          <w:b/>
          <w:bCs/>
          <w:sz w:val="18"/>
          <w:szCs w:val="18"/>
        </w:rPr>
        <w:t>1905</w:t>
      </w:r>
      <w:r>
        <w:rPr>
          <w:rFonts w:ascii="Calibri Light" w:eastAsia="Calibri Light" w:hAnsi="Calibri Light" w:cs="Calibri Light"/>
          <w:sz w:val="18"/>
          <w:szCs w:val="18"/>
        </w:rPr>
        <w:t>.</w:t>
      </w:r>
    </w:p>
    <w:p w14:paraId="71B47398" w14:textId="05FDFCF0" w:rsidR="00D07149" w:rsidRDefault="00671C7D" w:rsidP="00591910">
      <w:pPr>
        <w:pStyle w:val="Heading2Text"/>
        <w:ind w:left="0"/>
        <w:jc w:val="center"/>
        <w:rPr>
          <w:rFonts w:ascii="Calibri Light" w:hAnsi="Calibri Light" w:cs="Arial"/>
          <w:sz w:val="18"/>
          <w:szCs w:val="18"/>
        </w:rPr>
      </w:pPr>
      <w:r w:rsidRPr="00671C7D">
        <w:rPr>
          <w:rFonts w:ascii="Calibri Light" w:hAnsi="Calibri Light" w:cs="Arial"/>
          <w:noProof/>
          <w:sz w:val="18"/>
          <w:szCs w:val="18"/>
        </w:rPr>
        <w:drawing>
          <wp:inline distT="0" distB="0" distL="0" distR="0" wp14:anchorId="7BDD2C2C" wp14:editId="0D062475">
            <wp:extent cx="2994486" cy="1621373"/>
            <wp:effectExtent l="0" t="0" r="3175"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16161" cy="1633109"/>
                    </a:xfrm>
                    <a:prstGeom prst="rect">
                      <a:avLst/>
                    </a:prstGeom>
                  </pic:spPr>
                </pic:pic>
              </a:graphicData>
            </a:graphic>
          </wp:inline>
        </w:drawing>
      </w:r>
    </w:p>
    <w:p w14:paraId="32C39491" w14:textId="77777777" w:rsidR="001C637E" w:rsidRDefault="001C637E" w:rsidP="546B4D49">
      <w:pPr>
        <w:pStyle w:val="Heading2Text"/>
        <w:ind w:left="0"/>
        <w:jc w:val="center"/>
        <w:rPr>
          <w:rFonts w:ascii="Calibri Light,Arial" w:eastAsia="Calibri Light,Arial" w:hAnsi="Calibri Light,Arial" w:cs="Calibri Light,Arial"/>
          <w:sz w:val="18"/>
          <w:szCs w:val="18"/>
        </w:rPr>
      </w:pPr>
      <w:r w:rsidRPr="14C1ACD4">
        <w:rPr>
          <w:rFonts w:ascii="Calibri Light" w:eastAsia="Calibri Light" w:hAnsi="Calibri Light" w:cs="Calibri Light"/>
          <w:i/>
          <w:iCs/>
          <w:sz w:val="18"/>
          <w:szCs w:val="18"/>
        </w:rPr>
        <w:t>Figure 1: Overview of SAP system architecture for front office.</w:t>
      </w:r>
    </w:p>
    <w:p w14:paraId="14274C61" w14:textId="4BDF1A1B" w:rsidR="002A363C" w:rsidRPr="00A06EA9" w:rsidRDefault="00BF2206" w:rsidP="546B4D49">
      <w:pPr>
        <w:pStyle w:val="Heading2Text"/>
        <w:ind w:left="0"/>
        <w:rPr>
          <w:rFonts w:ascii="Calibri Light,Arial" w:eastAsia="Calibri Light,Arial" w:hAnsi="Calibri Light,Arial" w:cs="Calibri Light,Arial"/>
          <w:sz w:val="18"/>
          <w:szCs w:val="18"/>
        </w:rPr>
      </w:pPr>
      <w:r>
        <w:rPr>
          <w:rFonts w:ascii="Calibri Light" w:eastAsia="Calibri Light" w:hAnsi="Calibri Light" w:cs="Calibri Light"/>
          <w:sz w:val="18"/>
          <w:szCs w:val="18"/>
        </w:rPr>
        <w:t>SAP</w:t>
      </w:r>
      <w:r w:rsidR="002A363C" w:rsidRPr="546B4D49">
        <w:rPr>
          <w:rFonts w:ascii="Calibri Light" w:eastAsia="Calibri Light" w:hAnsi="Calibri Light" w:cs="Calibri Light"/>
          <w:sz w:val="18"/>
          <w:szCs w:val="18"/>
        </w:rPr>
        <w:t xml:space="preserve"> C4C</w:t>
      </w:r>
      <w:r w:rsidR="00B83DD4" w:rsidRPr="546B4D49">
        <w:rPr>
          <w:rFonts w:ascii="Calibri Light" w:eastAsia="Calibri Light" w:hAnsi="Calibri Light" w:cs="Calibri Light"/>
          <w:sz w:val="18"/>
          <w:szCs w:val="18"/>
        </w:rPr>
        <w:t xml:space="preserve"> is</w:t>
      </w:r>
      <w:r w:rsidR="00B83DD4" w:rsidRPr="546B4D49">
        <w:rPr>
          <w:rFonts w:ascii="Calibri Light,Arial" w:eastAsia="Calibri Light,Arial" w:hAnsi="Calibri Light,Arial" w:cs="Calibri Light,Arial"/>
          <w:sz w:val="18"/>
          <w:szCs w:val="18"/>
        </w:rPr>
        <w:t xml:space="preserve"> </w:t>
      </w:r>
      <w:r w:rsidR="002A363C" w:rsidRPr="546B4D49">
        <w:rPr>
          <w:rFonts w:ascii="Calibri Light" w:eastAsia="Calibri Light" w:hAnsi="Calibri Light" w:cs="Calibri Light"/>
          <w:sz w:val="18"/>
          <w:szCs w:val="18"/>
        </w:rPr>
        <w:t xml:space="preserve">a </w:t>
      </w:r>
      <w:r w:rsidR="00E70711" w:rsidRPr="546B4D49">
        <w:rPr>
          <w:rFonts w:ascii="Calibri Light" w:eastAsia="Calibri Light" w:hAnsi="Calibri Light" w:cs="Calibri Light"/>
          <w:sz w:val="18"/>
          <w:szCs w:val="18"/>
        </w:rPr>
        <w:t>cloud-based</w:t>
      </w:r>
      <w:r w:rsidR="002A363C" w:rsidRPr="546B4D49">
        <w:rPr>
          <w:rFonts w:ascii="Calibri Light" w:eastAsia="Calibri Light" w:hAnsi="Calibri Light" w:cs="Calibri Light"/>
          <w:sz w:val="18"/>
          <w:szCs w:val="18"/>
        </w:rPr>
        <w:t xml:space="preserve"> solution </w:t>
      </w:r>
      <w:r w:rsidR="00E70711" w:rsidRPr="546B4D49">
        <w:rPr>
          <w:rFonts w:ascii="Calibri Light" w:eastAsia="Calibri Light" w:hAnsi="Calibri Light" w:cs="Calibri Light"/>
          <w:sz w:val="18"/>
          <w:szCs w:val="18"/>
        </w:rPr>
        <w:t>that</w:t>
      </w:r>
      <w:r w:rsidR="002A363C" w:rsidRPr="546B4D49">
        <w:rPr>
          <w:rFonts w:ascii="Calibri Light" w:eastAsia="Calibri Light" w:hAnsi="Calibri Light" w:cs="Calibri Light"/>
          <w:sz w:val="18"/>
          <w:szCs w:val="18"/>
        </w:rPr>
        <w:t xml:space="preserve"> can be run on a web browse</w:t>
      </w:r>
      <w:r w:rsidR="00E70711" w:rsidRPr="546B4D49">
        <w:rPr>
          <w:rFonts w:ascii="Calibri Light" w:eastAsia="Calibri Light" w:hAnsi="Calibri Light" w:cs="Calibri Light"/>
          <w:sz w:val="18"/>
          <w:szCs w:val="18"/>
        </w:rPr>
        <w:t>r.  C4C</w:t>
      </w:r>
      <w:r w:rsidR="002A363C" w:rsidRPr="546B4D49">
        <w:rPr>
          <w:rFonts w:ascii="Calibri Light" w:eastAsia="Calibri Light" w:hAnsi="Calibri Light" w:cs="Calibri Light"/>
          <w:sz w:val="18"/>
          <w:szCs w:val="18"/>
        </w:rPr>
        <w:t xml:space="preserve"> can be accessed on a desktop</w:t>
      </w:r>
      <w:r w:rsidR="00E70711" w:rsidRPr="546B4D49">
        <w:rPr>
          <w:rFonts w:ascii="Calibri Light" w:eastAsia="Calibri Light" w:hAnsi="Calibri Light" w:cs="Calibri Light"/>
          <w:sz w:val="18"/>
          <w:szCs w:val="18"/>
        </w:rPr>
        <w:t xml:space="preserve"> computer</w:t>
      </w:r>
      <w:r w:rsidR="002A363C" w:rsidRPr="546B4D49">
        <w:rPr>
          <w:rFonts w:ascii="Calibri Light" w:eastAsia="Calibri Light" w:hAnsi="Calibri Light" w:cs="Calibri Light"/>
          <w:sz w:val="18"/>
          <w:szCs w:val="18"/>
        </w:rPr>
        <w:t xml:space="preserve">, tablet, or mobile device. </w:t>
      </w:r>
      <w:r w:rsidR="009C64F0" w:rsidRPr="546B4D49">
        <w:rPr>
          <w:rFonts w:ascii="Calibri Light" w:eastAsia="Calibri Light" w:hAnsi="Calibri Light" w:cs="Calibri Light"/>
          <w:sz w:val="18"/>
          <w:szCs w:val="18"/>
        </w:rPr>
        <w:t xml:space="preserve"> </w:t>
      </w:r>
      <w:proofErr w:type="gramStart"/>
      <w:r w:rsidR="009C64F0" w:rsidRPr="546B4D49">
        <w:rPr>
          <w:rFonts w:ascii="Calibri Light" w:eastAsia="Calibri Light" w:hAnsi="Calibri Light" w:cs="Calibri Light"/>
          <w:sz w:val="18"/>
          <w:szCs w:val="18"/>
        </w:rPr>
        <w:t>As long as</w:t>
      </w:r>
      <w:proofErr w:type="gramEnd"/>
      <w:r w:rsidR="009C64F0" w:rsidRPr="546B4D49">
        <w:rPr>
          <w:rFonts w:ascii="Calibri Light" w:eastAsia="Calibri Light" w:hAnsi="Calibri Light" w:cs="Calibri Light"/>
          <w:sz w:val="18"/>
          <w:szCs w:val="18"/>
        </w:rPr>
        <w:t xml:space="preserve"> a user is within the SCE network, the user is able to access the C4C functionalities (including front office processes, which are detailed later in this document</w:t>
      </w:r>
      <w:r w:rsidR="3E23D5B2" w:rsidRPr="546B4D49">
        <w:rPr>
          <w:rFonts w:ascii="Calibri Light,Arial" w:eastAsia="Calibri Light,Arial" w:hAnsi="Calibri Light,Arial" w:cs="Calibri Light,Arial"/>
          <w:sz w:val="18"/>
          <w:szCs w:val="18"/>
        </w:rPr>
        <w:t>)</w:t>
      </w:r>
      <w:r w:rsidR="009C64F0" w:rsidRPr="546B4D49">
        <w:rPr>
          <w:rFonts w:ascii="Calibri Light,Arial" w:eastAsia="Calibri Light,Arial" w:hAnsi="Calibri Light,Arial" w:cs="Calibri Light,Arial"/>
          <w:sz w:val="18"/>
          <w:szCs w:val="18"/>
        </w:rPr>
        <w:t>.</w:t>
      </w:r>
      <w:r w:rsidR="00B36493" w:rsidRPr="546B4D49">
        <w:rPr>
          <w:rFonts w:ascii="Calibri Light" w:eastAsia="Calibri Light" w:hAnsi="Calibri Light" w:cs="Calibri Light"/>
          <w:sz w:val="18"/>
          <w:szCs w:val="18"/>
        </w:rPr>
        <w:t xml:space="preserve"> </w:t>
      </w:r>
      <w:r>
        <w:rPr>
          <w:rFonts w:ascii="Calibri Light" w:eastAsia="Calibri Light" w:hAnsi="Calibri Light" w:cs="Calibri Light"/>
          <w:sz w:val="18"/>
          <w:szCs w:val="18"/>
        </w:rPr>
        <w:t xml:space="preserve">  </w:t>
      </w:r>
      <w:r w:rsidR="002A363C" w:rsidRPr="546B4D49">
        <w:rPr>
          <w:rFonts w:ascii="Calibri Light" w:eastAsia="Calibri Light" w:hAnsi="Calibri Light" w:cs="Calibri Light"/>
          <w:sz w:val="18"/>
          <w:szCs w:val="18"/>
        </w:rPr>
        <w:t xml:space="preserve">A user is required to have </w:t>
      </w:r>
      <w:r w:rsidR="00A06EA9" w:rsidRPr="546B4D49">
        <w:rPr>
          <w:rFonts w:ascii="Calibri Light" w:eastAsia="Calibri Light" w:hAnsi="Calibri Light" w:cs="Calibri Light"/>
          <w:sz w:val="18"/>
          <w:szCs w:val="18"/>
        </w:rPr>
        <w:t xml:space="preserve">valid </w:t>
      </w:r>
      <w:r w:rsidR="002A363C" w:rsidRPr="546B4D49">
        <w:rPr>
          <w:rFonts w:ascii="Calibri Light" w:eastAsia="Calibri Light" w:hAnsi="Calibri Light" w:cs="Calibri Light"/>
          <w:sz w:val="18"/>
          <w:szCs w:val="18"/>
        </w:rPr>
        <w:t>login credential</w:t>
      </w:r>
      <w:r w:rsidR="00E70711" w:rsidRPr="546B4D49">
        <w:rPr>
          <w:rFonts w:ascii="Calibri Light" w:eastAsia="Calibri Light" w:hAnsi="Calibri Light" w:cs="Calibri Light"/>
          <w:sz w:val="18"/>
          <w:szCs w:val="18"/>
        </w:rPr>
        <w:t>s</w:t>
      </w:r>
      <w:r w:rsidR="002A363C" w:rsidRPr="546B4D49">
        <w:rPr>
          <w:rFonts w:ascii="Calibri Light" w:eastAsia="Calibri Light" w:hAnsi="Calibri Light" w:cs="Calibri Light"/>
          <w:sz w:val="18"/>
          <w:szCs w:val="18"/>
        </w:rPr>
        <w:t xml:space="preserve"> and </w:t>
      </w:r>
      <w:r w:rsidR="00E70711" w:rsidRPr="546B4D49">
        <w:rPr>
          <w:rFonts w:ascii="Calibri Light" w:eastAsia="Calibri Light" w:hAnsi="Calibri Light" w:cs="Calibri Light"/>
          <w:sz w:val="18"/>
          <w:szCs w:val="18"/>
        </w:rPr>
        <w:t>the required authorization in order to access the system.</w:t>
      </w:r>
    </w:p>
    <w:p w14:paraId="42A9E693" w14:textId="796014C9" w:rsidR="00A83361" w:rsidRDefault="002A363C" w:rsidP="546B4D49">
      <w:pPr>
        <w:pStyle w:val="Heading2Text"/>
        <w:ind w:left="0"/>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 </w:t>
      </w:r>
      <w:r w:rsidR="004E2986" w:rsidRPr="546B4D49">
        <w:rPr>
          <w:rFonts w:ascii="Calibri Light" w:eastAsia="Calibri Light" w:hAnsi="Calibri Light" w:cs="Calibri Light"/>
          <w:sz w:val="18"/>
          <w:szCs w:val="18"/>
        </w:rPr>
        <w:t>C4C</w:t>
      </w:r>
      <w:r w:rsidR="00A83361" w:rsidRPr="546B4D49">
        <w:rPr>
          <w:rFonts w:ascii="Calibri Light" w:eastAsia="Calibri Light" w:hAnsi="Calibri Light" w:cs="Calibri Light"/>
          <w:sz w:val="18"/>
          <w:szCs w:val="18"/>
        </w:rPr>
        <w:t xml:space="preserve"> has two core functional areas that will both be enabled</w:t>
      </w:r>
      <w:r w:rsidR="00A06EA9" w:rsidRPr="546B4D49">
        <w:rPr>
          <w:rFonts w:ascii="Calibri Light" w:eastAsia="Calibri Light" w:hAnsi="Calibri Light" w:cs="Calibri Light"/>
          <w:sz w:val="18"/>
          <w:szCs w:val="18"/>
        </w:rPr>
        <w:t xml:space="preserve"> at</w:t>
      </w:r>
      <w:r w:rsidR="00A83361" w:rsidRPr="546B4D49">
        <w:rPr>
          <w:rFonts w:ascii="Calibri Light" w:eastAsia="Calibri Light" w:hAnsi="Calibri Light" w:cs="Calibri Light"/>
          <w:sz w:val="18"/>
          <w:szCs w:val="18"/>
        </w:rPr>
        <w:t xml:space="preserve"> SCE:  </w:t>
      </w:r>
      <w:r w:rsidR="004E64B2">
        <w:rPr>
          <w:rFonts w:ascii="Calibri Light" w:eastAsia="Calibri Light" w:hAnsi="Calibri Light" w:cs="Calibri Light"/>
          <w:sz w:val="18"/>
          <w:szCs w:val="18"/>
        </w:rPr>
        <w:t>SAP Service Cloud and SAP Sales Cloud</w:t>
      </w:r>
      <w:r w:rsidR="00BC419E">
        <w:rPr>
          <w:rFonts w:ascii="Calibri Light" w:eastAsia="Calibri Light" w:hAnsi="Calibri Light" w:cs="Calibri Light"/>
          <w:sz w:val="18"/>
          <w:szCs w:val="18"/>
        </w:rPr>
        <w:t>.</w:t>
      </w:r>
      <w:r w:rsidR="004E64B2">
        <w:rPr>
          <w:rFonts w:ascii="Calibri Light" w:eastAsia="Calibri Light" w:hAnsi="Calibri Light" w:cs="Calibri Light"/>
          <w:sz w:val="18"/>
          <w:szCs w:val="18"/>
        </w:rPr>
        <w:t xml:space="preserve"> </w:t>
      </w:r>
      <w:r w:rsidR="00A83361" w:rsidRPr="546B4D49">
        <w:rPr>
          <w:rFonts w:ascii="Calibri Light" w:eastAsia="Calibri Light" w:hAnsi="Calibri Light" w:cs="Calibri Light"/>
          <w:sz w:val="18"/>
          <w:szCs w:val="18"/>
        </w:rPr>
        <w:t xml:space="preserve">An overview of each </w:t>
      </w:r>
      <w:r w:rsidR="006B3825" w:rsidRPr="546B4D49">
        <w:rPr>
          <w:rFonts w:ascii="Calibri Light" w:eastAsia="Calibri Light" w:hAnsi="Calibri Light" w:cs="Calibri Light"/>
          <w:sz w:val="18"/>
          <w:szCs w:val="18"/>
        </w:rPr>
        <w:t xml:space="preserve">module is </w:t>
      </w:r>
      <w:r w:rsidR="00A83361" w:rsidRPr="546B4D49">
        <w:rPr>
          <w:rFonts w:ascii="Calibri Light" w:eastAsia="Calibri Light" w:hAnsi="Calibri Light" w:cs="Calibri Light"/>
          <w:sz w:val="18"/>
          <w:szCs w:val="18"/>
        </w:rPr>
        <w:t>described below:</w:t>
      </w:r>
    </w:p>
    <w:p w14:paraId="0AFF7E3B" w14:textId="0B027C1D" w:rsidR="00443EE0" w:rsidRPr="006650AB" w:rsidRDefault="00443EE0" w:rsidP="546B4D49">
      <w:pPr>
        <w:pStyle w:val="Heading2Text"/>
        <w:numPr>
          <w:ilvl w:val="0"/>
          <w:numId w:val="17"/>
        </w:numP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 </w:t>
      </w:r>
      <w:r w:rsidR="004E64B2">
        <w:rPr>
          <w:rFonts w:ascii="Calibri Light" w:eastAsia="Calibri Light" w:hAnsi="Calibri Light" w:cs="Calibri Light"/>
          <w:sz w:val="18"/>
          <w:szCs w:val="18"/>
        </w:rPr>
        <w:t>SAP Service Cloud</w:t>
      </w:r>
      <w:r w:rsidRPr="546B4D49">
        <w:rPr>
          <w:rFonts w:ascii="Calibri Light" w:eastAsia="Calibri Light" w:hAnsi="Calibri Light" w:cs="Calibri Light"/>
          <w:sz w:val="18"/>
          <w:szCs w:val="18"/>
        </w:rPr>
        <w:t xml:space="preserve">:  This module will be used </w:t>
      </w:r>
      <w:r w:rsidR="00741B0C" w:rsidRPr="546B4D49">
        <w:rPr>
          <w:rFonts w:ascii="Calibri Light" w:eastAsia="Calibri Light" w:hAnsi="Calibri Light" w:cs="Calibri Light"/>
          <w:sz w:val="18"/>
          <w:szCs w:val="18"/>
        </w:rPr>
        <w:t xml:space="preserve">primarily </w:t>
      </w:r>
      <w:r w:rsidRPr="546B4D49">
        <w:rPr>
          <w:rFonts w:ascii="Calibri Light" w:eastAsia="Calibri Light" w:hAnsi="Calibri Light" w:cs="Calibri Light"/>
          <w:sz w:val="18"/>
          <w:szCs w:val="18"/>
        </w:rPr>
        <w:t>by the front office users.  The key functional areas include: Activities Management, Tickets management,</w:t>
      </w:r>
      <w:r w:rsidR="00916B25" w:rsidRPr="546B4D49">
        <w:rPr>
          <w:rFonts w:ascii="Calibri Light,Arial" w:eastAsia="Calibri Light,Arial" w:hAnsi="Calibri Light,Arial" w:cs="Calibri Light,Arial"/>
          <w:sz w:val="18"/>
          <w:szCs w:val="18"/>
        </w:rPr>
        <w:t xml:space="preserve"> </w:t>
      </w:r>
      <w:r w:rsidR="006650AB" w:rsidRPr="546B4D49">
        <w:rPr>
          <w:rFonts w:ascii="Calibri Light" w:eastAsia="Calibri Light" w:hAnsi="Calibri Light" w:cs="Calibri Light"/>
          <w:sz w:val="18"/>
          <w:szCs w:val="18"/>
        </w:rPr>
        <w:t xml:space="preserve">and </w:t>
      </w:r>
      <w:r w:rsidR="00916B25" w:rsidRPr="546B4D49">
        <w:rPr>
          <w:rFonts w:ascii="Calibri Light" w:eastAsia="Calibri Light" w:hAnsi="Calibri Light" w:cs="Calibri Light"/>
          <w:sz w:val="18"/>
          <w:szCs w:val="18"/>
        </w:rPr>
        <w:t>Utilities Call Center</w:t>
      </w:r>
    </w:p>
    <w:p w14:paraId="069A5555" w14:textId="30E5AC5E" w:rsidR="004E2986" w:rsidRPr="006650AB" w:rsidRDefault="004E2986" w:rsidP="546B4D49">
      <w:pPr>
        <w:pStyle w:val="ListParagraph"/>
        <w:numPr>
          <w:ilvl w:val="0"/>
          <w:numId w:val="17"/>
        </w:numPr>
        <w:rPr>
          <w:rFonts w:ascii="Calibri Light" w:eastAsia="Calibri Light" w:hAnsi="Calibri Light" w:cs="Calibri Light"/>
          <w:sz w:val="18"/>
          <w:szCs w:val="18"/>
        </w:rPr>
      </w:pPr>
      <w:r w:rsidRPr="546B4D49">
        <w:rPr>
          <w:rFonts w:ascii="Calibri Light" w:eastAsia="Calibri Light" w:hAnsi="Calibri Light" w:cs="Calibri Light"/>
          <w:sz w:val="18"/>
          <w:szCs w:val="18"/>
          <w:lang w:eastAsia="ja-JP"/>
        </w:rPr>
        <w:t xml:space="preserve"> </w:t>
      </w:r>
      <w:r w:rsidR="004E64B2">
        <w:rPr>
          <w:rFonts w:ascii="Calibri Light" w:eastAsia="Calibri Light" w:hAnsi="Calibri Light" w:cs="Calibri Light"/>
          <w:sz w:val="18"/>
          <w:szCs w:val="18"/>
          <w:lang w:eastAsia="ja-JP"/>
        </w:rPr>
        <w:t>SAP Sales Cloud</w:t>
      </w:r>
      <w:r w:rsidRPr="546B4D49">
        <w:rPr>
          <w:rFonts w:ascii="Calibri Light" w:eastAsia="Calibri Light" w:hAnsi="Calibri Light" w:cs="Calibri Light"/>
          <w:sz w:val="18"/>
          <w:szCs w:val="18"/>
          <w:lang w:eastAsia="ja-JP"/>
        </w:rPr>
        <w:t>:</w:t>
      </w:r>
      <w:r w:rsidR="006B3825" w:rsidRPr="546B4D49">
        <w:rPr>
          <w:rFonts w:ascii="Calibri Light" w:eastAsia="Calibri Light" w:hAnsi="Calibri Light" w:cs="Calibri Light"/>
          <w:sz w:val="18"/>
          <w:szCs w:val="18"/>
          <w:lang w:eastAsia="ja-JP"/>
        </w:rPr>
        <w:t xml:space="preserve"> This module will be</w:t>
      </w:r>
      <w:r w:rsidR="00A06EA9" w:rsidRPr="546B4D49">
        <w:rPr>
          <w:rFonts w:ascii="Calibri Light" w:eastAsia="Calibri Light" w:hAnsi="Calibri Light" w:cs="Calibri Light"/>
          <w:sz w:val="18"/>
          <w:szCs w:val="18"/>
          <w:lang w:eastAsia="ja-JP"/>
        </w:rPr>
        <w:t xml:space="preserve"> primarily used by BCD and </w:t>
      </w:r>
      <w:r w:rsidR="00741B0C" w:rsidRPr="546B4D49">
        <w:rPr>
          <w:rFonts w:ascii="Calibri Light" w:eastAsia="Calibri Light" w:hAnsi="Calibri Light" w:cs="Calibri Light"/>
          <w:sz w:val="18"/>
          <w:szCs w:val="18"/>
          <w:lang w:eastAsia="ja-JP"/>
        </w:rPr>
        <w:t>CP</w:t>
      </w:r>
      <w:r w:rsidR="00741B0C" w:rsidRPr="546B4D49">
        <w:rPr>
          <w:rFonts w:ascii="Calibri Light,Arial,MS Mincho" w:eastAsia="Calibri Light,Arial,MS Mincho" w:hAnsi="Calibri Light,Arial,MS Mincho" w:cs="Calibri Light,Arial,MS Mincho"/>
          <w:sz w:val="18"/>
          <w:szCs w:val="18"/>
          <w:lang w:eastAsia="ja-JP"/>
        </w:rPr>
        <w:t>&amp;</w:t>
      </w:r>
      <w:r w:rsidR="00741B0C" w:rsidRPr="546B4D49">
        <w:rPr>
          <w:rFonts w:ascii="Calibri Light" w:eastAsia="Calibri Light" w:hAnsi="Calibri Light" w:cs="Calibri Light"/>
          <w:sz w:val="18"/>
          <w:szCs w:val="18"/>
          <w:lang w:eastAsia="ja-JP"/>
        </w:rPr>
        <w:t xml:space="preserve">S </w:t>
      </w:r>
      <w:r w:rsidR="00A06EA9" w:rsidRPr="546B4D49">
        <w:rPr>
          <w:rFonts w:ascii="Calibri Light" w:eastAsia="Calibri Light" w:hAnsi="Calibri Light" w:cs="Calibri Light"/>
          <w:sz w:val="18"/>
          <w:szCs w:val="18"/>
          <w:lang w:eastAsia="ja-JP"/>
        </w:rPr>
        <w:t>groups</w:t>
      </w:r>
      <w:r w:rsidR="006B3825" w:rsidRPr="546B4D49">
        <w:rPr>
          <w:rFonts w:ascii="Calibri Light" w:eastAsia="Calibri Light" w:hAnsi="Calibri Light" w:cs="Calibri Light"/>
          <w:sz w:val="18"/>
          <w:szCs w:val="18"/>
          <w:lang w:eastAsia="ja-JP"/>
        </w:rPr>
        <w:t xml:space="preserve">.  The key functional areas include: </w:t>
      </w:r>
      <w:r w:rsidR="00C22C20" w:rsidRPr="546B4D49">
        <w:rPr>
          <w:rFonts w:ascii="Calibri Light" w:eastAsia="Calibri Light" w:hAnsi="Calibri Light" w:cs="Calibri Light"/>
          <w:sz w:val="18"/>
          <w:szCs w:val="18"/>
          <w:lang w:eastAsia="ja-JP"/>
        </w:rPr>
        <w:t>Sales Planning,</w:t>
      </w:r>
      <w:r w:rsidRPr="546B4D49">
        <w:rPr>
          <w:rFonts w:ascii="Calibri Light" w:eastAsia="Calibri Light" w:hAnsi="Calibri Light" w:cs="Calibri Light"/>
          <w:sz w:val="18"/>
          <w:szCs w:val="18"/>
          <w:lang w:eastAsia="ja-JP"/>
        </w:rPr>
        <w:t xml:space="preserve"> Leads Management, Opportunity Management,</w:t>
      </w:r>
      <w:r w:rsidR="001C0639" w:rsidRPr="546B4D49">
        <w:rPr>
          <w:rFonts w:ascii="Calibri Light" w:eastAsia="Calibri Light" w:hAnsi="Calibri Light" w:cs="Calibri Light"/>
          <w:sz w:val="18"/>
          <w:szCs w:val="18"/>
          <w:lang w:eastAsia="ja-JP"/>
        </w:rPr>
        <w:t xml:space="preserve"> and Territory Management. </w:t>
      </w:r>
      <w:r w:rsidR="00A83361" w:rsidRPr="546B4D49">
        <w:rPr>
          <w:rFonts w:ascii="Calibri Light" w:eastAsia="Calibri Light" w:hAnsi="Calibri Light" w:cs="Calibri Light"/>
          <w:sz w:val="18"/>
          <w:szCs w:val="18"/>
          <w:lang w:eastAsia="ja-JP"/>
        </w:rPr>
        <w:t>This document will briefly discuss the sales functionality.  For further information on the sales processes, please refer to</w:t>
      </w:r>
      <w:r w:rsidR="00A06EA9" w:rsidRPr="546B4D49">
        <w:rPr>
          <w:rFonts w:ascii="Calibri Light,Arial,MS Mincho" w:eastAsia="Calibri Light,Arial,MS Mincho" w:hAnsi="Calibri Light,Arial,MS Mincho" w:cs="Calibri Light,Arial,MS Mincho"/>
          <w:sz w:val="18"/>
          <w:szCs w:val="18"/>
          <w:lang w:eastAsia="ja-JP"/>
        </w:rPr>
        <w:t xml:space="preserve"> </w:t>
      </w:r>
      <w:hyperlink r:id="rId14" w:history="1">
        <w:r w:rsidR="00A06EA9" w:rsidRPr="546B4D49">
          <w:rPr>
            <w:rStyle w:val="Hyperlink"/>
            <w:rFonts w:ascii="Calibri Light" w:eastAsia="Calibri Light" w:hAnsi="Calibri Light" w:cs="Calibri Light"/>
            <w:sz w:val="18"/>
            <w:szCs w:val="18"/>
          </w:rPr>
          <w:t>CIM-CS-16 - Manage Leads, Opportunities &amp; Territory</w:t>
        </w:r>
      </w:hyperlink>
    </w:p>
    <w:p w14:paraId="75E13DF0" w14:textId="05B478F7" w:rsidR="00EE4BB7" w:rsidRPr="00F756B4" w:rsidRDefault="008C5344" w:rsidP="14C1ACD4">
      <w:pPr>
        <w:pStyle w:val="Heading2Text"/>
        <w:ind w:left="360"/>
        <w:rPr>
          <w:rFonts w:ascii="Calibri Light,Arial" w:eastAsia="Calibri Light,Arial" w:hAnsi="Calibri Light,Arial" w:cs="Calibri Light,Arial"/>
          <w:i/>
          <w:iCs/>
          <w:sz w:val="18"/>
          <w:szCs w:val="18"/>
        </w:rPr>
      </w:pPr>
      <w:r w:rsidRPr="14C1ACD4">
        <w:rPr>
          <w:rFonts w:ascii="Calibri Light" w:eastAsia="Calibri Light" w:hAnsi="Calibri Light" w:cs="Calibri Light"/>
          <w:b/>
          <w:bCs/>
          <w:i/>
          <w:iCs/>
          <w:sz w:val="18"/>
          <w:szCs w:val="18"/>
        </w:rPr>
        <w:t>*Note:</w:t>
      </w:r>
      <w:r w:rsidRPr="14C1ACD4">
        <w:rPr>
          <w:rFonts w:ascii="Calibri Light" w:eastAsia="Calibri Light" w:hAnsi="Calibri Light" w:cs="Calibri Light"/>
          <w:i/>
          <w:iCs/>
          <w:sz w:val="18"/>
          <w:szCs w:val="18"/>
        </w:rPr>
        <w:t xml:space="preserve"> Both </w:t>
      </w:r>
      <w:r w:rsidR="00671C7D">
        <w:rPr>
          <w:rFonts w:ascii="Calibri Light" w:eastAsia="Calibri Light" w:hAnsi="Calibri Light" w:cs="Calibri Light"/>
          <w:i/>
          <w:iCs/>
          <w:sz w:val="18"/>
          <w:szCs w:val="18"/>
        </w:rPr>
        <w:t xml:space="preserve">Sales Cloud </w:t>
      </w:r>
      <w:proofErr w:type="gramStart"/>
      <w:r w:rsidRPr="14C1ACD4">
        <w:rPr>
          <w:rFonts w:ascii="Calibri Light" w:eastAsia="Calibri Light" w:hAnsi="Calibri Light" w:cs="Calibri Light"/>
          <w:i/>
          <w:iCs/>
          <w:sz w:val="18"/>
          <w:szCs w:val="18"/>
        </w:rPr>
        <w:t xml:space="preserve">and  </w:t>
      </w:r>
      <w:r w:rsidR="00671C7D">
        <w:rPr>
          <w:rFonts w:ascii="Calibri Light" w:eastAsia="Calibri Light" w:hAnsi="Calibri Light" w:cs="Calibri Light"/>
          <w:i/>
          <w:iCs/>
          <w:sz w:val="18"/>
          <w:szCs w:val="18"/>
        </w:rPr>
        <w:t>Service</w:t>
      </w:r>
      <w:proofErr w:type="gramEnd"/>
      <w:r w:rsidR="00671C7D">
        <w:rPr>
          <w:rFonts w:ascii="Calibri Light" w:eastAsia="Calibri Light" w:hAnsi="Calibri Light" w:cs="Calibri Light"/>
          <w:i/>
          <w:iCs/>
          <w:sz w:val="18"/>
          <w:szCs w:val="18"/>
        </w:rPr>
        <w:t xml:space="preserve"> Cloud</w:t>
      </w:r>
      <w:r w:rsidRPr="14C1ACD4">
        <w:rPr>
          <w:rFonts w:ascii="Calibri Light" w:eastAsia="Calibri Light" w:hAnsi="Calibri Light" w:cs="Calibri Light"/>
          <w:i/>
          <w:iCs/>
          <w:sz w:val="18"/>
          <w:szCs w:val="18"/>
        </w:rPr>
        <w:t xml:space="preserve"> functionality are within the  Cloud for Customer system.  A user’s business role assignment will determine the functionality they are able to access. </w:t>
      </w:r>
    </w:p>
    <w:p w14:paraId="5D10D9F5" w14:textId="77777777" w:rsidR="00BD19DB" w:rsidRPr="00FF0B18" w:rsidRDefault="00BD19DB" w:rsidP="00BD19DB">
      <w:pPr>
        <w:pStyle w:val="Heading2Text"/>
        <w:ind w:left="0"/>
        <w:rPr>
          <w:rFonts w:ascii="Calibri Light" w:hAnsi="Calibri Light" w:cs="Arial"/>
          <w:sz w:val="18"/>
          <w:szCs w:val="18"/>
        </w:rPr>
      </w:pPr>
    </w:p>
    <w:p w14:paraId="0B8FBEB2" w14:textId="0D0286B4" w:rsidR="00B42220" w:rsidRDefault="00B42220" w:rsidP="00993B75">
      <w:pPr>
        <w:pStyle w:val="Heading2"/>
      </w:pPr>
      <w:bookmarkStart w:id="26" w:name="_Toc26282902"/>
      <w:r>
        <w:t>2.1.2.1</w:t>
      </w:r>
      <w:r>
        <w:tab/>
      </w:r>
      <w:r w:rsidRPr="00A06EA9">
        <w:t xml:space="preserve"> </w:t>
      </w:r>
      <w:r w:rsidR="00E4375D" w:rsidRPr="00A06EA9">
        <w:t>UI and General Navigation</w:t>
      </w:r>
      <w:bookmarkEnd w:id="26"/>
      <w:r w:rsidR="00E4375D">
        <w:t xml:space="preserve"> </w:t>
      </w:r>
    </w:p>
    <w:p w14:paraId="15AD91FC" w14:textId="2DB3449E" w:rsidR="00764C9F" w:rsidRDefault="00E4375D" w:rsidP="0303380E">
      <w:pPr>
        <w:pStyle w:val="Heading2Text"/>
        <w:ind w:left="0"/>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In this section, the C4C UI components and navigation information will be discussed.</w:t>
      </w:r>
      <w:r w:rsidR="00BC419E">
        <w:rPr>
          <w:rFonts w:ascii="Calibri Light,Arial" w:eastAsia="Calibri Light,Arial" w:hAnsi="Calibri Light,Arial" w:cs="Calibri Light,Arial"/>
          <w:sz w:val="18"/>
          <w:szCs w:val="18"/>
        </w:rPr>
        <w:t xml:space="preserve">  </w:t>
      </w:r>
      <w:r w:rsidR="00764C9F" w:rsidRPr="546B4D49">
        <w:rPr>
          <w:rFonts w:ascii="Calibri Light" w:eastAsia="Calibri Light" w:hAnsi="Calibri Light" w:cs="Calibri Light"/>
          <w:sz w:val="18"/>
          <w:szCs w:val="18"/>
        </w:rPr>
        <w:t>The main UI elements are described below</w:t>
      </w:r>
      <w:r w:rsidR="00FA3DE0">
        <w:rPr>
          <w:rFonts w:ascii="Calibri Light" w:eastAsia="Calibri Light" w:hAnsi="Calibri Light" w:cs="Calibri Light"/>
          <w:sz w:val="18"/>
          <w:szCs w:val="18"/>
        </w:rPr>
        <w:t>.</w:t>
      </w:r>
    </w:p>
    <w:p w14:paraId="515C2E59" w14:textId="77777777" w:rsidR="00BC419E" w:rsidRDefault="00BC419E" w:rsidP="0303380E">
      <w:pPr>
        <w:pStyle w:val="Heading2Text"/>
        <w:ind w:left="0"/>
        <w:rPr>
          <w:rFonts w:ascii="Calibri Light,Arial" w:eastAsia="Calibri Light,Arial" w:hAnsi="Calibri Light,Arial" w:cs="Calibri Light,Arial"/>
          <w:sz w:val="18"/>
          <w:szCs w:val="18"/>
        </w:rPr>
      </w:pPr>
    </w:p>
    <w:tbl>
      <w:tblPr>
        <w:tblW w:w="8098" w:type="dxa"/>
        <w:tblInd w:w="19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590"/>
        <w:gridCol w:w="5508"/>
      </w:tblGrid>
      <w:tr w:rsidR="00FF0B18" w:rsidRPr="00CD4E29" w14:paraId="2EE928C4" w14:textId="77777777" w:rsidTr="14C1ACD4">
        <w:trPr>
          <w:cantSplit/>
          <w:trHeight w:val="464"/>
          <w:tblHeader/>
        </w:trPr>
        <w:tc>
          <w:tcPr>
            <w:tcW w:w="2590" w:type="dxa"/>
            <w:tcBorders>
              <w:top w:val="threeDEmboss" w:sz="6" w:space="0" w:color="auto"/>
              <w:bottom w:val="threeDEmboss" w:sz="6" w:space="0" w:color="auto"/>
            </w:tcBorders>
            <w:shd w:val="clear" w:color="auto" w:fill="F9FBAF"/>
            <w:vAlign w:val="center"/>
          </w:tcPr>
          <w:p w14:paraId="3EC63508" w14:textId="77777777" w:rsidR="00FF0B18" w:rsidRPr="00CD4E29" w:rsidRDefault="00FF0B18"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UI Navigation Component</w:t>
            </w:r>
          </w:p>
        </w:tc>
        <w:tc>
          <w:tcPr>
            <w:tcW w:w="5508" w:type="dxa"/>
            <w:tcBorders>
              <w:top w:val="threeDEmboss" w:sz="6" w:space="0" w:color="auto"/>
              <w:bottom w:val="threeDEmboss" w:sz="6" w:space="0" w:color="auto"/>
            </w:tcBorders>
            <w:shd w:val="clear" w:color="auto" w:fill="F9FBAF"/>
            <w:vAlign w:val="center"/>
          </w:tcPr>
          <w:p w14:paraId="54ED4E7E" w14:textId="77777777" w:rsidR="00FF0B18" w:rsidRPr="00CD4E29" w:rsidRDefault="00FF0B18"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Description</w:t>
            </w:r>
          </w:p>
        </w:tc>
      </w:tr>
      <w:tr w:rsidR="00FF0B18" w:rsidRPr="00CD4E29" w14:paraId="2D355172" w14:textId="77777777" w:rsidTr="14C1ACD4">
        <w:trPr>
          <w:cantSplit/>
          <w:trHeight w:val="464"/>
        </w:trPr>
        <w:tc>
          <w:tcPr>
            <w:tcW w:w="2590" w:type="dxa"/>
            <w:tcBorders>
              <w:top w:val="threeDEmboss" w:sz="6" w:space="0" w:color="auto"/>
              <w:bottom w:val="threeDEmboss" w:sz="6" w:space="0" w:color="auto"/>
            </w:tcBorders>
            <w:vAlign w:val="center"/>
          </w:tcPr>
          <w:p w14:paraId="41CDBDBF" w14:textId="0F7C38EF" w:rsidR="00FF0B18" w:rsidRPr="00CD4E29" w:rsidRDefault="00FF0B18" w:rsidP="00BF2206">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Navigation Bar</w:t>
            </w:r>
          </w:p>
        </w:tc>
        <w:tc>
          <w:tcPr>
            <w:tcW w:w="5508" w:type="dxa"/>
            <w:tcBorders>
              <w:top w:val="threeDEmboss" w:sz="6" w:space="0" w:color="auto"/>
              <w:bottom w:val="threeDEmboss" w:sz="6" w:space="0" w:color="auto"/>
            </w:tcBorders>
            <w:vAlign w:val="center"/>
          </w:tcPr>
          <w:p w14:paraId="0CF51A5D" w14:textId="20D6A0F8" w:rsidR="00FA3DE0" w:rsidRPr="00CD4E29" w:rsidRDefault="00FF0B18" w:rsidP="00FA3DE0">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The navigation bar is the starting point to access the functionality in C4C.  The navigation bar is made up of work centers, which contain a sub-menu called work center views.  The navigation bar with work centers is denoted as #1</w:t>
            </w:r>
            <w:r w:rsidR="00FA3DE0">
              <w:rPr>
                <w:rFonts w:ascii="Calibri Light" w:eastAsia="Calibri Light" w:hAnsi="Calibri Light" w:cs="Calibri Light"/>
                <w:sz w:val="18"/>
                <w:szCs w:val="18"/>
              </w:rPr>
              <w:t>.</w:t>
            </w:r>
          </w:p>
          <w:p w14:paraId="6CF5CFE4" w14:textId="7908B855" w:rsidR="00FF0B18" w:rsidRPr="00CD4E29" w:rsidRDefault="00FF0B18" w:rsidP="546B4D49">
            <w:pPr>
              <w:pStyle w:val="TableField-Left"/>
              <w:rPr>
                <w:rFonts w:ascii="Calibri Light,Arial" w:eastAsia="Calibri Light,Arial" w:hAnsi="Calibri Light,Arial" w:cs="Calibri Light,Arial"/>
                <w:sz w:val="18"/>
                <w:szCs w:val="18"/>
              </w:rPr>
            </w:pPr>
          </w:p>
        </w:tc>
      </w:tr>
      <w:tr w:rsidR="00FF0B18" w:rsidRPr="00CD4E29" w14:paraId="0E7819BC" w14:textId="77777777" w:rsidTr="14C1ACD4">
        <w:trPr>
          <w:cantSplit/>
          <w:trHeight w:val="464"/>
        </w:trPr>
        <w:tc>
          <w:tcPr>
            <w:tcW w:w="2590" w:type="dxa"/>
            <w:tcBorders>
              <w:top w:val="threeDEmboss" w:sz="6" w:space="0" w:color="auto"/>
              <w:bottom w:val="threeDEmboss" w:sz="6" w:space="0" w:color="auto"/>
            </w:tcBorders>
            <w:vAlign w:val="center"/>
          </w:tcPr>
          <w:p w14:paraId="71824061" w14:textId="77777777" w:rsidR="00FF0B18" w:rsidRPr="00CD4E29" w:rsidRDefault="00FF0B18"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lastRenderedPageBreak/>
              <w:t>Work Centers</w:t>
            </w:r>
          </w:p>
        </w:tc>
        <w:tc>
          <w:tcPr>
            <w:tcW w:w="5508" w:type="dxa"/>
            <w:tcBorders>
              <w:top w:val="threeDEmboss" w:sz="6" w:space="0" w:color="auto"/>
              <w:bottom w:val="threeDEmboss" w:sz="6" w:space="0" w:color="auto"/>
            </w:tcBorders>
            <w:vAlign w:val="center"/>
          </w:tcPr>
          <w:p w14:paraId="2CECAB65" w14:textId="60D183A6" w:rsidR="00FF0B18" w:rsidRPr="00CD4E29" w:rsidRDefault="00FF0B18"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Work areas are logically grouped within work centers.  Upon selection of a work center, a submenu of functions will appear, called </w:t>
            </w:r>
            <w:r w:rsidRPr="14C1ACD4">
              <w:rPr>
                <w:rFonts w:ascii="Calibri Light" w:eastAsia="Calibri Light" w:hAnsi="Calibri Light" w:cs="Calibri Light"/>
                <w:i/>
                <w:iCs/>
                <w:sz w:val="18"/>
                <w:szCs w:val="18"/>
              </w:rPr>
              <w:t>work center</w:t>
            </w:r>
            <w:r w:rsidRPr="546B4D49">
              <w:rPr>
                <w:rFonts w:ascii="Calibri Light" w:eastAsia="Calibri Light" w:hAnsi="Calibri Light" w:cs="Calibri Light"/>
                <w:sz w:val="18"/>
                <w:szCs w:val="18"/>
              </w:rPr>
              <w:t xml:space="preserve"> </w:t>
            </w:r>
            <w:r w:rsidRPr="005C2402">
              <w:rPr>
                <w:rFonts w:ascii="Calibri Light" w:eastAsia="Calibri Light" w:hAnsi="Calibri Light" w:cs="Calibri Light"/>
                <w:i/>
                <w:iCs/>
                <w:sz w:val="18"/>
                <w:szCs w:val="18"/>
              </w:rPr>
              <w:t>views.</w:t>
            </w:r>
            <w:r w:rsidRPr="546B4D49">
              <w:rPr>
                <w:rFonts w:ascii="Calibri Light" w:eastAsia="Calibri Light" w:hAnsi="Calibri Light" w:cs="Calibri Light"/>
                <w:sz w:val="18"/>
                <w:szCs w:val="18"/>
              </w:rPr>
              <w:t xml:space="preserve">  An example of this is demonstrated in </w:t>
            </w:r>
            <w:r w:rsidRPr="546B4D49">
              <w:rPr>
                <w:rFonts w:ascii="Calibri Light" w:eastAsia="Calibri Light" w:hAnsi="Calibri Light" w:cs="Calibri Light"/>
                <w:b/>
                <w:bCs/>
                <w:sz w:val="18"/>
                <w:szCs w:val="18"/>
              </w:rPr>
              <w:t>Figure 2</w:t>
            </w:r>
            <w:r w:rsidRPr="546B4D49">
              <w:rPr>
                <w:rFonts w:ascii="Calibri Light" w:eastAsia="Calibri Light" w:hAnsi="Calibri Light" w:cs="Calibri Light"/>
                <w:sz w:val="18"/>
                <w:szCs w:val="18"/>
              </w:rPr>
              <w:t xml:space="preserve">. The work center ‘Customer’ was selected, and upon selection, the submenu of work center views under ‘Customers’ is available for selection.  The work center views available are ‘Accounts’, Contacts, and ‘Individual Customers’, which are </w:t>
            </w:r>
            <w:r w:rsidR="00E4375D" w:rsidRPr="546B4D49">
              <w:rPr>
                <w:rFonts w:ascii="Calibri Light" w:eastAsia="Calibri Light" w:hAnsi="Calibri Light" w:cs="Calibri Light"/>
                <w:sz w:val="18"/>
                <w:szCs w:val="18"/>
              </w:rPr>
              <w:t xml:space="preserve">the various </w:t>
            </w:r>
            <w:r w:rsidRPr="546B4D49">
              <w:rPr>
                <w:rFonts w:ascii="Calibri Light" w:eastAsia="Calibri Light" w:hAnsi="Calibri Light" w:cs="Calibri Light"/>
                <w:sz w:val="18"/>
                <w:szCs w:val="18"/>
              </w:rPr>
              <w:t>types of customers. Work centers are denoted as #</w:t>
            </w:r>
            <w:r w:rsidR="00FA3DE0">
              <w:rPr>
                <w:rFonts w:ascii="Calibri Light" w:eastAsia="Calibri Light" w:hAnsi="Calibri Light" w:cs="Calibri Light"/>
                <w:sz w:val="18"/>
                <w:szCs w:val="18"/>
              </w:rPr>
              <w:t xml:space="preserve">1. </w:t>
            </w:r>
          </w:p>
        </w:tc>
      </w:tr>
      <w:tr w:rsidR="00FF0B18" w:rsidRPr="00CD4E29" w14:paraId="35F88064" w14:textId="77777777" w:rsidTr="14C1ACD4">
        <w:trPr>
          <w:cantSplit/>
          <w:trHeight w:val="464"/>
        </w:trPr>
        <w:tc>
          <w:tcPr>
            <w:tcW w:w="2590" w:type="dxa"/>
            <w:tcBorders>
              <w:top w:val="threeDEmboss" w:sz="6" w:space="0" w:color="auto"/>
              <w:bottom w:val="threeDEmboss" w:sz="6" w:space="0" w:color="auto"/>
            </w:tcBorders>
            <w:vAlign w:val="center"/>
          </w:tcPr>
          <w:p w14:paraId="3080052F" w14:textId="13FE6BC4" w:rsidR="00FF0B18" w:rsidRPr="00CB45EF" w:rsidRDefault="00FF0B18" w:rsidP="546B4D49">
            <w:pPr>
              <w:pStyle w:val="TableField-Left"/>
              <w:rPr>
                <w:rFonts w:ascii="Calibri Light,Arial" w:eastAsia="Calibri Light,Arial" w:hAnsi="Calibri Light,Arial" w:cs="Calibri Light,Arial"/>
                <w:sz w:val="18"/>
                <w:szCs w:val="18"/>
                <w:highlight w:val="red"/>
              </w:rPr>
            </w:pPr>
            <w:r w:rsidRPr="546B4D49">
              <w:rPr>
                <w:rFonts w:ascii="Calibri Light" w:eastAsia="Calibri Light" w:hAnsi="Calibri Light" w:cs="Calibri Light"/>
                <w:sz w:val="18"/>
                <w:szCs w:val="18"/>
              </w:rPr>
              <w:t>Work Center View</w:t>
            </w:r>
          </w:p>
        </w:tc>
        <w:tc>
          <w:tcPr>
            <w:tcW w:w="5508" w:type="dxa"/>
            <w:tcBorders>
              <w:top w:val="threeDEmboss" w:sz="6" w:space="0" w:color="auto"/>
              <w:bottom w:val="threeDEmboss" w:sz="6" w:space="0" w:color="auto"/>
            </w:tcBorders>
            <w:vAlign w:val="center"/>
          </w:tcPr>
          <w:p w14:paraId="3A53A548" w14:textId="0172668A" w:rsidR="00FF0B18" w:rsidRPr="00CB45EF" w:rsidRDefault="00FF0B18" w:rsidP="546B4D49">
            <w:pPr>
              <w:pStyle w:val="TableField-Left"/>
              <w:rPr>
                <w:rFonts w:ascii="Calibri Light,Arial" w:eastAsia="Calibri Light,Arial" w:hAnsi="Calibri Light,Arial" w:cs="Calibri Light,Arial"/>
                <w:sz w:val="18"/>
                <w:szCs w:val="18"/>
                <w:highlight w:val="red"/>
              </w:rPr>
            </w:pPr>
            <w:r w:rsidRPr="546B4D49">
              <w:rPr>
                <w:rFonts w:ascii="Calibri Light" w:eastAsia="Calibri Light" w:hAnsi="Calibri Light" w:cs="Calibri Light"/>
                <w:sz w:val="18"/>
                <w:szCs w:val="18"/>
              </w:rPr>
              <w:t>Work center views are the sub-menu of functionality for each work center. Once a view is selected, the user can perform a specific function.  This is outlined as #2</w:t>
            </w:r>
            <w:r w:rsidR="00FA3DE0">
              <w:rPr>
                <w:rFonts w:ascii="Calibri Light" w:eastAsia="Calibri Light" w:hAnsi="Calibri Light" w:cs="Calibri Light"/>
                <w:sz w:val="18"/>
                <w:szCs w:val="18"/>
              </w:rPr>
              <w:t>.</w:t>
            </w:r>
          </w:p>
        </w:tc>
      </w:tr>
      <w:tr w:rsidR="00FF0B18" w:rsidRPr="00CD4E29" w14:paraId="4FA234D2" w14:textId="77777777" w:rsidTr="14C1ACD4">
        <w:trPr>
          <w:cantSplit/>
          <w:trHeight w:val="464"/>
        </w:trPr>
        <w:tc>
          <w:tcPr>
            <w:tcW w:w="2590" w:type="dxa"/>
            <w:tcBorders>
              <w:top w:val="threeDEmboss" w:sz="6" w:space="0" w:color="auto"/>
              <w:bottom w:val="threeDEmboss" w:sz="6" w:space="0" w:color="auto"/>
            </w:tcBorders>
            <w:vAlign w:val="center"/>
          </w:tcPr>
          <w:p w14:paraId="19624FE0" w14:textId="77777777" w:rsidR="00FF0B18" w:rsidRPr="00CB45EF" w:rsidRDefault="00FF0B18" w:rsidP="546B4D49">
            <w:pPr>
              <w:pStyle w:val="TableField-Left"/>
              <w:rPr>
                <w:rFonts w:ascii="Calibri Light,Arial" w:eastAsia="Calibri Light,Arial" w:hAnsi="Calibri Light,Arial" w:cs="Calibri Light,Arial"/>
                <w:sz w:val="18"/>
                <w:szCs w:val="18"/>
                <w:highlight w:val="red"/>
              </w:rPr>
            </w:pPr>
            <w:r w:rsidRPr="546B4D49">
              <w:rPr>
                <w:rFonts w:ascii="Calibri Light" w:eastAsia="Calibri Light" w:hAnsi="Calibri Light" w:cs="Calibri Light"/>
                <w:sz w:val="18"/>
                <w:szCs w:val="18"/>
              </w:rPr>
              <w:t>Facet</w:t>
            </w:r>
          </w:p>
        </w:tc>
        <w:tc>
          <w:tcPr>
            <w:tcW w:w="5508" w:type="dxa"/>
            <w:tcBorders>
              <w:top w:val="threeDEmboss" w:sz="6" w:space="0" w:color="auto"/>
              <w:bottom w:val="threeDEmboss" w:sz="6" w:space="0" w:color="auto"/>
            </w:tcBorders>
            <w:vAlign w:val="center"/>
          </w:tcPr>
          <w:p w14:paraId="6B9F0C27" w14:textId="22237F81" w:rsidR="00FF0B18" w:rsidRPr="00CB45EF" w:rsidRDefault="00FF0B18" w:rsidP="546B4D49">
            <w:pPr>
              <w:pStyle w:val="TableField-Left"/>
              <w:rPr>
                <w:rFonts w:ascii="Calibri Light,Arial" w:eastAsia="Calibri Light,Arial" w:hAnsi="Calibri Light,Arial" w:cs="Calibri Light,Arial"/>
                <w:sz w:val="18"/>
                <w:szCs w:val="18"/>
                <w:highlight w:val="red"/>
              </w:rPr>
            </w:pPr>
            <w:r w:rsidRPr="546B4D49">
              <w:rPr>
                <w:rFonts w:ascii="Calibri Light" w:eastAsia="Calibri Light" w:hAnsi="Calibri Light" w:cs="Calibri Light"/>
                <w:sz w:val="18"/>
                <w:szCs w:val="18"/>
              </w:rPr>
              <w:t>The additional tabs that appear across the top of the screen when a user is within an account are called facets (Tabs).  This is denoted as #</w:t>
            </w:r>
            <w:r w:rsidR="00FA3DE0">
              <w:rPr>
                <w:rFonts w:ascii="Calibri Light" w:eastAsia="Calibri Light" w:hAnsi="Calibri Light" w:cs="Calibri Light"/>
                <w:sz w:val="18"/>
                <w:szCs w:val="18"/>
              </w:rPr>
              <w:t>3.</w:t>
            </w:r>
          </w:p>
        </w:tc>
      </w:tr>
    </w:tbl>
    <w:p w14:paraId="1CD1317C" w14:textId="582B28D4" w:rsidR="00764C9F" w:rsidRDefault="00764C9F" w:rsidP="004E2986">
      <w:pPr>
        <w:pStyle w:val="Heading2Text"/>
        <w:ind w:left="0"/>
        <w:rPr>
          <w:rFonts w:ascii="Calibri Light" w:hAnsi="Calibri Light" w:cs="Arial"/>
          <w:sz w:val="18"/>
          <w:szCs w:val="18"/>
        </w:rPr>
      </w:pPr>
    </w:p>
    <w:p w14:paraId="206429AE" w14:textId="0ACA26B5" w:rsidR="00764C9F" w:rsidRDefault="00BF2206" w:rsidP="006373B9">
      <w:pPr>
        <w:pStyle w:val="Heading2Text"/>
        <w:ind w:left="450"/>
        <w:rPr>
          <w:rFonts w:ascii="Calibri Light" w:hAnsi="Calibri Light" w:cs="Arial"/>
          <w:sz w:val="18"/>
          <w:szCs w:val="18"/>
        </w:rPr>
      </w:pPr>
      <w:r>
        <w:rPr>
          <w:rFonts w:ascii="Calibri Light" w:hAnsi="Calibri Light" w:cs="Arial"/>
          <w:noProof/>
          <w:sz w:val="18"/>
          <w:szCs w:val="18"/>
          <w:lang w:eastAsia="en-US"/>
        </w:rPr>
        <mc:AlternateContent>
          <mc:Choice Requires="wpg">
            <w:drawing>
              <wp:anchor distT="0" distB="0" distL="114300" distR="114300" simplePos="0" relativeHeight="251649536" behindDoc="0" locked="0" layoutInCell="1" allowOverlap="1" wp14:anchorId="7B209422" wp14:editId="152B4F40">
                <wp:simplePos x="0" y="0"/>
                <wp:positionH relativeFrom="column">
                  <wp:posOffset>-392430</wp:posOffset>
                </wp:positionH>
                <wp:positionV relativeFrom="paragraph">
                  <wp:posOffset>287530</wp:posOffset>
                </wp:positionV>
                <wp:extent cx="6076950" cy="3086100"/>
                <wp:effectExtent l="50800" t="38100" r="6350" b="88900"/>
                <wp:wrapNone/>
                <wp:docPr id="50190" name="Group 50190"/>
                <wp:cNvGraphicFramePr/>
                <a:graphic xmlns:a="http://schemas.openxmlformats.org/drawingml/2006/main">
                  <a:graphicData uri="http://schemas.microsoft.com/office/word/2010/wordprocessingGroup">
                    <wpg:wgp>
                      <wpg:cNvGrpSpPr/>
                      <wpg:grpSpPr>
                        <a:xfrm>
                          <a:off x="0" y="0"/>
                          <a:ext cx="6076950" cy="3086100"/>
                          <a:chOff x="0" y="0"/>
                          <a:chExt cx="6076950" cy="3086100"/>
                        </a:xfrm>
                      </wpg:grpSpPr>
                      <wps:wsp>
                        <wps:cNvPr id="28" name="Heptagon 28"/>
                        <wps:cNvSpPr/>
                        <wps:spPr>
                          <a:xfrm>
                            <a:off x="0" y="1371600"/>
                            <a:ext cx="349250" cy="457200"/>
                          </a:xfrm>
                          <a:prstGeom prst="heptagon">
                            <a:avLst/>
                          </a:prstGeom>
                        </wps:spPr>
                        <wps:style>
                          <a:lnRef idx="1">
                            <a:schemeClr val="accent2"/>
                          </a:lnRef>
                          <a:fillRef idx="2">
                            <a:schemeClr val="accent2"/>
                          </a:fillRef>
                          <a:effectRef idx="1">
                            <a:schemeClr val="accent2"/>
                          </a:effectRef>
                          <a:fontRef idx="minor">
                            <a:schemeClr val="dk1"/>
                          </a:fontRef>
                        </wps:style>
                        <wps:txbx>
                          <w:txbxContent>
                            <w:p w14:paraId="64AFA2CB" w14:textId="77777777" w:rsidR="0089490E" w:rsidRDefault="0089490E" w:rsidP="0010648A">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Heptagon 31"/>
                        <wps:cNvSpPr/>
                        <wps:spPr>
                          <a:xfrm>
                            <a:off x="0" y="457200"/>
                            <a:ext cx="349250" cy="457200"/>
                          </a:xfrm>
                          <a:prstGeom prst="heptagon">
                            <a:avLst/>
                          </a:prstGeom>
                        </wps:spPr>
                        <wps:style>
                          <a:lnRef idx="1">
                            <a:schemeClr val="accent6"/>
                          </a:lnRef>
                          <a:fillRef idx="2">
                            <a:schemeClr val="accent6"/>
                          </a:fillRef>
                          <a:effectRef idx="1">
                            <a:schemeClr val="accent6"/>
                          </a:effectRef>
                          <a:fontRef idx="minor">
                            <a:schemeClr val="dk1"/>
                          </a:fontRef>
                        </wps:style>
                        <wps:txbx>
                          <w:txbxContent>
                            <w:p w14:paraId="7FA76BFC" w14:textId="77777777" w:rsidR="0089490E" w:rsidRDefault="0089490E" w:rsidP="0010648A">
                              <w:pPr>
                                <w:jc w:val="center"/>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179" name="Left Brace 50179"/>
                        <wps:cNvSpPr/>
                        <wps:spPr>
                          <a:xfrm>
                            <a:off x="419100" y="0"/>
                            <a:ext cx="279400" cy="3086100"/>
                          </a:xfrm>
                          <a:prstGeom prst="leftBrace">
                            <a:avLst/>
                          </a:prstGeom>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180" name="Left Brace 50180"/>
                        <wps:cNvSpPr/>
                        <wps:spPr>
                          <a:xfrm>
                            <a:off x="419100" y="381000"/>
                            <a:ext cx="279400" cy="647700"/>
                          </a:xfrm>
                          <a:prstGeom prst="leftBrace">
                            <a:avLst/>
                          </a:prstGeom>
                        </wps:spPr>
                        <wps:style>
                          <a:lnRef idx="3">
                            <a:schemeClr val="accent6"/>
                          </a:lnRef>
                          <a:fillRef idx="0">
                            <a:schemeClr val="accent6"/>
                          </a:fillRef>
                          <a:effectRef idx="2">
                            <a:schemeClr val="accent6"/>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181" name="Straight Connector 50181"/>
                        <wps:cNvCnPr/>
                        <wps:spPr>
                          <a:xfrm>
                            <a:off x="1466850" y="228600"/>
                            <a:ext cx="4610100" cy="0"/>
                          </a:xfrm>
                          <a:prstGeom prst="line">
                            <a:avLst/>
                          </a:prstGeom>
                        </wps:spPr>
                        <wps:style>
                          <a:lnRef idx="3">
                            <a:schemeClr val="accent4"/>
                          </a:lnRef>
                          <a:fillRef idx="0">
                            <a:schemeClr val="accent4"/>
                          </a:fillRef>
                          <a:effectRef idx="2">
                            <a:schemeClr val="accent4"/>
                          </a:effectRef>
                          <a:fontRef idx="minor">
                            <a:schemeClr val="tx1"/>
                          </a:fontRef>
                        </wps:style>
                        <wps:bodyPr/>
                      </wps:wsp>
                      <wps:wsp>
                        <wps:cNvPr id="50176" name="Heptagon 50176"/>
                        <wps:cNvSpPr/>
                        <wps:spPr>
                          <a:xfrm>
                            <a:off x="5657850" y="0"/>
                            <a:ext cx="349250" cy="457200"/>
                          </a:xfrm>
                          <a:prstGeom prst="heptagon">
                            <a:avLst/>
                          </a:prstGeom>
                        </wps:spPr>
                        <wps:style>
                          <a:lnRef idx="1">
                            <a:schemeClr val="accent4"/>
                          </a:lnRef>
                          <a:fillRef idx="2">
                            <a:schemeClr val="accent4"/>
                          </a:fillRef>
                          <a:effectRef idx="1">
                            <a:schemeClr val="accent4"/>
                          </a:effectRef>
                          <a:fontRef idx="minor">
                            <a:schemeClr val="dk1"/>
                          </a:fontRef>
                        </wps:style>
                        <wps:txbx>
                          <w:txbxContent>
                            <w:p w14:paraId="2DAB40C2" w14:textId="77777777" w:rsidR="0089490E" w:rsidRDefault="0089490E" w:rsidP="0010648A">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209422" id="Group 50190" o:spid="_x0000_s1026" style="position:absolute;left:0;text-align:left;margin-left:-30.9pt;margin-top:22.65pt;width:478.5pt;height:243pt;z-index:251649536;mso-width-relative:margin;mso-height-relative:margin" coordsize="60769,30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">
                <v:shape id="Heptagon 28" o:spid="_x0000_s1027" style="position:absolute;top:13716;width:3492;height:4572;visibility:visible;mso-wrap-style:square;v-text-anchor:middle" coordsize="349250,457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" adj="-11796480,,5400" path="m-1,294028l34586,90554,174625,,314664,90554r34587,203474l252340,457202r-155430,l-1,294028xe" fillcolor="#dfa7a6 [1621]" strokecolor="#bc4542 [3045]">
                  <v:fill color2="#f5e4e4 [501]" rotate="t" angle="180" colors="0 #ffa2a1;22938f #ffbebd;1 #ffe5e5" focus="100%" type="gradient"/>
                  <v:stroke joinstyle="miter"/>
                  <v:shadow on="t" color="black" opacity="24903f" origin=",.5" offset="0,.55556mm"/>
                  <v:formulas/>
                  <v:path arrowok="t" o:connecttype="custom" o:connectlocs="-1,294028;34586,90554;174625,0;314664,90554;349251,294028;252340,457202;96910,457202;-1,294028" o:connectangles="0,0,0,0,0,0,0,0" textboxrect="0,0,349250,457200"/>
                  <v:textbox>
                    <w:txbxContent>
                      <w:p w14:paraId="64AFA2CB" w14:textId="77777777" w:rsidR="0089490E" w:rsidRDefault="0089490E" w:rsidP="0010648A">
                        <w:pPr>
                          <w:jc w:val="center"/>
                        </w:pPr>
                        <w:r>
                          <w:t>1</w:t>
                        </w:r>
                      </w:p>
                    </w:txbxContent>
                  </v:textbox>
                </v:shape>
                <v:shape id="Heptagon 31" o:spid="_x0000_s1028" style="position:absolute;top:4572;width:3492;height:4572;visibility:visible;mso-wrap-style:square;v-text-anchor:middle" coordsize="349250,457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" adj="-11796480,,5400" path="m-1,294028l34586,90554,174625,,314664,90554r34587,203474l252340,457202r-155430,l-1,294028xe" fillcolor="#fbcaa2 [1625]" strokecolor="#f68c36 [3049]">
                  <v:fill color2="#fdefe3 [505]" rotate="t" angle="180" colors="0 #ffbe86;22938f #ffd0aa;1 #ffebdb" focus="100%" type="gradient"/>
                  <v:stroke joinstyle="miter"/>
                  <v:shadow on="t" color="black" opacity="24903f" origin=",.5" offset="0,.55556mm"/>
                  <v:formulas/>
                  <v:path arrowok="t" o:connecttype="custom" o:connectlocs="-1,294028;34586,90554;174625,0;314664,90554;349251,294028;252340,457202;96910,457202;-1,294028" o:connectangles="0,0,0,0,0,0,0,0" textboxrect="0,0,349250,457200"/>
                  <v:textbox>
                    <w:txbxContent>
                      <w:p w14:paraId="7FA76BFC" w14:textId="77777777" w:rsidR="0089490E" w:rsidRDefault="0089490E" w:rsidP="0010648A">
                        <w:pPr>
                          <w:jc w:val="center"/>
                        </w:pPr>
                        <w:r>
                          <w:t>2</w:t>
                        </w:r>
                      </w:p>
                    </w:txbxContent>
                  </v:textbox>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50179" o:spid="_x0000_s1029" type="#_x0000_t87" style="position:absolute;left:4191;width:2794;height:308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" adj="163" strokecolor="#c0504d [3205]" strokeweight="3pt">
                  <v:shadow on="t" color="black" opacity="22937f" origin=",.5" offset="0,.63889mm"/>
                </v:shape>
                <v:shape id="Left Brace 50180" o:spid="_x0000_s1030" type="#_x0000_t87" style="position:absolute;left:4191;top:3810;width:2794;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" adj="776" strokecolor="#f79646 [3209]" strokeweight="3pt">
                  <v:shadow on="t" color="black" opacity="22937f" origin=",.5" offset="0,.63889mm"/>
                </v:shape>
                <v:line id="Straight Connector 50181" o:spid="_x0000_s1031" style="position:absolute;visibility:visible;mso-wrap-style:square" from="14668,2286" to="60769,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" strokecolor="#8064a2 [3207]" strokeweight="3pt">
                  <v:shadow on="t" color="black" opacity="22937f" origin=",.5" offset="0,.63889mm"/>
                </v:line>
                <v:shape id="Heptagon 50176" o:spid="_x0000_s1032" style="position:absolute;left:56578;width:3493;height:4572;visibility:visible;mso-wrap-style:square;v-text-anchor:middle" coordsize="349250,457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" adj="-11796480,,5400" path="m-1,294028l34586,90554,174625,,314664,90554r34587,203474l252340,457202r-155430,l-1,294028xe" fillcolor="#bfb1d0 [1623]" strokecolor="#795d9b [3047]">
                  <v:fill color2="#ece7f1 [503]" rotate="t" angle="180" colors="0 #c9b5e8;22938f #d9cbee;1 #f0eaf9" focus="100%" type="gradient"/>
                  <v:stroke joinstyle="miter"/>
                  <v:shadow on="t" color="black" opacity="24903f" origin=",.5" offset="0,.55556mm"/>
                  <v:formulas/>
                  <v:path arrowok="t" o:connecttype="custom" o:connectlocs="-1,294028;34586,90554;174625,0;314664,90554;349251,294028;252340,457202;96910,457202;-1,294028" o:connectangles="0,0,0,0,0,0,0,0" textboxrect="0,0,349250,457200"/>
                  <v:textbox>
                    <w:txbxContent>
                      <w:p w14:paraId="2DAB40C2" w14:textId="77777777" w:rsidR="0089490E" w:rsidRDefault="0089490E" w:rsidP="0010648A">
                        <w:pPr>
                          <w:jc w:val="center"/>
                        </w:pPr>
                        <w:r>
                          <w:t>3</w:t>
                        </w:r>
                      </w:p>
                    </w:txbxContent>
                  </v:textbox>
                </v:shape>
              </v:group>
            </w:pict>
          </mc:Fallback>
        </mc:AlternateContent>
      </w:r>
      <w:r w:rsidRPr="00BF2206">
        <w:rPr>
          <w:rFonts w:ascii="Calibri Light" w:hAnsi="Calibri Light" w:cs="Arial"/>
          <w:noProof/>
          <w:sz w:val="18"/>
          <w:szCs w:val="18"/>
        </w:rPr>
        <w:drawing>
          <wp:inline distT="0" distB="0" distL="0" distR="0" wp14:anchorId="6334BDA5" wp14:editId="51B006AE">
            <wp:extent cx="5943600" cy="3347720"/>
            <wp:effectExtent l="12700" t="12700" r="12700" b="177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7720"/>
                    </a:xfrm>
                    <a:prstGeom prst="rect">
                      <a:avLst/>
                    </a:prstGeom>
                    <a:ln>
                      <a:solidFill>
                        <a:schemeClr val="accent1">
                          <a:shade val="50000"/>
                        </a:schemeClr>
                      </a:solidFill>
                    </a:ln>
                  </pic:spPr>
                </pic:pic>
              </a:graphicData>
            </a:graphic>
          </wp:inline>
        </w:drawing>
      </w:r>
    </w:p>
    <w:p w14:paraId="25949DC3" w14:textId="28F1F388" w:rsidR="00B42220" w:rsidRDefault="00112675" w:rsidP="00FA3DE0">
      <w:pPr>
        <w:ind w:left="1440" w:firstLine="720"/>
        <w:rPr>
          <w:rFonts w:ascii="Calibri Light,Arial,MS Mincho" w:eastAsia="Calibri Light,Arial,MS Mincho" w:hAnsi="Calibri Light,Arial,MS Mincho" w:cs="Calibri Light,Arial,MS Mincho"/>
          <w:sz w:val="18"/>
          <w:szCs w:val="18"/>
          <w:lang w:eastAsia="ja-JP"/>
        </w:rPr>
      </w:pPr>
      <w:r w:rsidRPr="7C4A50D8">
        <w:rPr>
          <w:rFonts w:ascii="Calibri Light" w:eastAsia="Calibri Light" w:hAnsi="Calibri Light" w:cs="Calibri Light"/>
          <w:b/>
          <w:bCs/>
          <w:i/>
          <w:iCs/>
          <w:sz w:val="18"/>
          <w:szCs w:val="18"/>
        </w:rPr>
        <w:t>Figure 2:</w:t>
      </w:r>
      <w:r w:rsidRPr="7C4A50D8">
        <w:rPr>
          <w:rFonts w:ascii="Calibri Light" w:eastAsia="Calibri Light" w:hAnsi="Calibri Light" w:cs="Calibri Light"/>
          <w:i/>
          <w:iCs/>
          <w:sz w:val="18"/>
          <w:szCs w:val="18"/>
        </w:rPr>
        <w:t xml:space="preserve"> </w:t>
      </w:r>
      <w:r w:rsidR="00BF2206">
        <w:rPr>
          <w:rFonts w:ascii="Calibri Light" w:eastAsia="Calibri Light" w:hAnsi="Calibri Light" w:cs="Calibri Light"/>
          <w:i/>
          <w:iCs/>
          <w:sz w:val="18"/>
          <w:szCs w:val="18"/>
        </w:rPr>
        <w:t>Customer</w:t>
      </w:r>
      <w:r w:rsidRPr="7C4A50D8">
        <w:rPr>
          <w:rFonts w:ascii="Calibri Light" w:eastAsia="Calibri Light" w:hAnsi="Calibri Light" w:cs="Calibri Light"/>
          <w:i/>
          <w:iCs/>
          <w:sz w:val="18"/>
          <w:szCs w:val="18"/>
        </w:rPr>
        <w:t xml:space="preserve"> 360 Facet using the Responsive UI</w:t>
      </w:r>
    </w:p>
    <w:p w14:paraId="3CB08615" w14:textId="586AFB13" w:rsidR="00FA3DE0" w:rsidRDefault="00FA3DE0" w:rsidP="006373B9">
      <w:pPr>
        <w:pStyle w:val="Heading2Text"/>
        <w:ind w:left="0"/>
        <w:rPr>
          <w:rFonts w:ascii="Calibri Light" w:hAnsi="Calibri Light" w:cs="Arial"/>
          <w:i/>
          <w:sz w:val="18"/>
          <w:szCs w:val="18"/>
        </w:rPr>
      </w:pPr>
      <w:r w:rsidRPr="00FA3DE0">
        <w:rPr>
          <w:noProof/>
        </w:rPr>
        <w:t xml:space="preserve"> </w:t>
      </w:r>
    </w:p>
    <w:p w14:paraId="358C7D0E" w14:textId="77777777" w:rsidR="005C2402" w:rsidRDefault="005C2402" w:rsidP="005C2402">
      <w:pPr>
        <w:pStyle w:val="Heading2Text"/>
        <w:ind w:left="0"/>
        <w:rPr>
          <w:rFonts w:ascii="Calibri Light" w:eastAsia="Times New Roman" w:hAnsi="Calibri Light" w:cs="Arial"/>
          <w:bCs/>
          <w:iCs/>
          <w:sz w:val="18"/>
          <w:szCs w:val="18"/>
          <w:u w:val="single"/>
          <w:lang w:eastAsia="en-US"/>
        </w:rPr>
      </w:pPr>
      <w:r>
        <w:rPr>
          <w:rFonts w:ascii="Calibri Light" w:eastAsia="Times New Roman" w:hAnsi="Calibri Light" w:cs="Arial"/>
          <w:bCs/>
          <w:iCs/>
          <w:sz w:val="18"/>
          <w:szCs w:val="18"/>
          <w:u w:val="single"/>
          <w:lang w:eastAsia="en-US"/>
        </w:rPr>
        <w:t xml:space="preserve">Navigation </w:t>
      </w:r>
    </w:p>
    <w:p w14:paraId="69A654BB" w14:textId="3A9D7BD8" w:rsidR="005C2402" w:rsidRDefault="005C2402" w:rsidP="005C2402">
      <w:pPr>
        <w:pStyle w:val="Heading2Text"/>
        <w:ind w:left="0"/>
        <w:rPr>
          <w:rFonts w:ascii="Calibri Light" w:eastAsia="Times New Roman" w:hAnsi="Calibri Light" w:cs="Arial"/>
          <w:bCs/>
          <w:iCs/>
          <w:sz w:val="18"/>
          <w:szCs w:val="18"/>
          <w:lang w:eastAsia="en-US"/>
        </w:rPr>
      </w:pPr>
      <w:r w:rsidRPr="008403A8">
        <w:rPr>
          <w:rFonts w:ascii="Calibri Light" w:eastAsia="Times New Roman" w:hAnsi="Calibri Light" w:cs="Arial"/>
          <w:bCs/>
          <w:iCs/>
          <w:sz w:val="18"/>
          <w:szCs w:val="18"/>
          <w:lang w:eastAsia="en-US"/>
        </w:rPr>
        <w:t xml:space="preserve">There are </w:t>
      </w:r>
      <w:r>
        <w:rPr>
          <w:rFonts w:ascii="Calibri Light" w:eastAsia="Times New Roman" w:hAnsi="Calibri Light" w:cs="Arial"/>
          <w:bCs/>
          <w:iCs/>
          <w:sz w:val="18"/>
          <w:szCs w:val="18"/>
          <w:lang w:eastAsia="en-US"/>
        </w:rPr>
        <w:t xml:space="preserve">two navigation bar options which will be configured for SCE, the Flat List and Hierarchy view.  </w:t>
      </w:r>
    </w:p>
    <w:p w14:paraId="2D0D7130" w14:textId="77777777" w:rsidR="005C2402" w:rsidRDefault="005C2402" w:rsidP="005C2402">
      <w:pPr>
        <w:pStyle w:val="Heading2Text"/>
        <w:ind w:left="0"/>
        <w:rPr>
          <w:rFonts w:ascii="Calibri Light" w:eastAsia="Times New Roman" w:hAnsi="Calibri Light" w:cs="Arial"/>
          <w:bCs/>
          <w:iCs/>
          <w:sz w:val="18"/>
          <w:szCs w:val="18"/>
          <w:lang w:eastAsia="en-US"/>
        </w:rPr>
      </w:pPr>
      <w:r>
        <w:rPr>
          <w:rFonts w:ascii="Calibri Light" w:eastAsia="Times New Roman" w:hAnsi="Calibri Light" w:cs="Arial"/>
          <w:bCs/>
          <w:iCs/>
          <w:sz w:val="18"/>
          <w:szCs w:val="18"/>
          <w:lang w:eastAsia="en-US"/>
        </w:rPr>
        <w:t>Flat List Menu – This will be assigned to non-administrator, end-user roles, e.g. Call Center users. Since their user access restricted, the flat menu is optimal, as it has icons, is easy to read, and minimal clicks are required.  Drill downs are not needed, since the access is already heavily restricted.</w:t>
      </w:r>
    </w:p>
    <w:p w14:paraId="77BBFD73" w14:textId="37B69953" w:rsidR="005C2402" w:rsidRDefault="005C2402" w:rsidP="005C2402">
      <w:pPr>
        <w:pStyle w:val="Heading2Text"/>
        <w:ind w:left="0"/>
        <w:rPr>
          <w:rFonts w:ascii="Calibri Light" w:eastAsia="Times New Roman" w:hAnsi="Calibri Light" w:cs="Arial"/>
          <w:bCs/>
          <w:iCs/>
          <w:sz w:val="18"/>
          <w:szCs w:val="18"/>
          <w:lang w:eastAsia="en-US"/>
        </w:rPr>
      </w:pPr>
      <w:proofErr w:type="spellStart"/>
      <w:r>
        <w:rPr>
          <w:rFonts w:ascii="Calibri Light" w:eastAsia="Times New Roman" w:hAnsi="Calibri Light" w:cs="Arial"/>
          <w:bCs/>
          <w:iCs/>
          <w:sz w:val="18"/>
          <w:szCs w:val="18"/>
          <w:lang w:eastAsia="en-US"/>
        </w:rPr>
        <w:t>Hierarachy</w:t>
      </w:r>
      <w:proofErr w:type="spellEnd"/>
      <w:r>
        <w:rPr>
          <w:rFonts w:ascii="Calibri Light" w:eastAsia="Times New Roman" w:hAnsi="Calibri Light" w:cs="Arial"/>
          <w:bCs/>
          <w:iCs/>
          <w:sz w:val="18"/>
          <w:szCs w:val="18"/>
          <w:lang w:eastAsia="en-US"/>
        </w:rPr>
        <w:t xml:space="preserve"> Menu – This will be assigned to administers and super users that have elevated access. This navigation menu groups the work centers into a hierarchy which is easier to navigate and reduces the amount of up-down scrolling required to find a </w:t>
      </w:r>
      <w:proofErr w:type="spellStart"/>
      <w:r>
        <w:rPr>
          <w:rFonts w:ascii="Calibri Light" w:eastAsia="Times New Roman" w:hAnsi="Calibri Light" w:cs="Arial"/>
          <w:bCs/>
          <w:iCs/>
          <w:sz w:val="18"/>
          <w:szCs w:val="18"/>
          <w:lang w:eastAsia="en-US"/>
        </w:rPr>
        <w:t>workcenter</w:t>
      </w:r>
      <w:proofErr w:type="spellEnd"/>
      <w:r>
        <w:rPr>
          <w:rFonts w:ascii="Calibri Light" w:eastAsia="Times New Roman" w:hAnsi="Calibri Light" w:cs="Arial"/>
          <w:bCs/>
          <w:iCs/>
          <w:sz w:val="18"/>
          <w:szCs w:val="18"/>
          <w:lang w:eastAsia="en-US"/>
        </w:rPr>
        <w:t xml:space="preserve">. For example, the ‘Customers’ work center has been expanded in Figure 4A, and the </w:t>
      </w:r>
    </w:p>
    <w:p w14:paraId="01F71BC5" w14:textId="77777777" w:rsidR="005C2402" w:rsidRDefault="005C2402" w:rsidP="005C2402">
      <w:pPr>
        <w:pStyle w:val="Heading2Text"/>
        <w:ind w:left="0"/>
        <w:rPr>
          <w:rFonts w:ascii="Calibri Light" w:eastAsia="Times New Roman" w:hAnsi="Calibri Light" w:cs="Arial"/>
          <w:bCs/>
          <w:iCs/>
          <w:sz w:val="18"/>
          <w:szCs w:val="18"/>
          <w:lang w:eastAsia="en-US"/>
        </w:rPr>
      </w:pPr>
    </w:p>
    <w:p w14:paraId="7FF0F2C2" w14:textId="77777777" w:rsidR="005C2402" w:rsidRPr="008403A8" w:rsidRDefault="005C2402" w:rsidP="005C2402">
      <w:pPr>
        <w:pStyle w:val="Heading2Text"/>
        <w:ind w:left="0"/>
        <w:jc w:val="center"/>
        <w:rPr>
          <w:rFonts w:ascii="Calibri Light" w:eastAsia="Times New Roman" w:hAnsi="Calibri Light" w:cs="Arial"/>
          <w:bCs/>
          <w:iCs/>
          <w:sz w:val="18"/>
          <w:szCs w:val="18"/>
          <w:lang w:eastAsia="en-US"/>
        </w:rPr>
      </w:pPr>
      <w:r w:rsidRPr="008403A8">
        <w:rPr>
          <w:rFonts w:ascii="Calibri Light" w:eastAsia="Times New Roman" w:hAnsi="Calibri Light" w:cs="Arial"/>
          <w:bCs/>
          <w:iCs/>
          <w:noProof/>
          <w:sz w:val="18"/>
          <w:szCs w:val="18"/>
          <w:lang w:eastAsia="en-US"/>
        </w:rPr>
        <w:lastRenderedPageBreak/>
        <w:drawing>
          <wp:inline distT="0" distB="0" distL="0" distR="0" wp14:anchorId="24085A66" wp14:editId="2D8E2136">
            <wp:extent cx="967234" cy="2083269"/>
            <wp:effectExtent l="12700" t="12700" r="10795" b="1270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996242" cy="2145747"/>
                    </a:xfrm>
                    <a:prstGeom prst="rect">
                      <a:avLst/>
                    </a:prstGeom>
                    <a:ln>
                      <a:solidFill>
                        <a:schemeClr val="tx2"/>
                      </a:solidFill>
                    </a:ln>
                  </pic:spPr>
                </pic:pic>
              </a:graphicData>
            </a:graphic>
          </wp:inline>
        </w:drawing>
      </w:r>
      <w:r>
        <w:rPr>
          <w:rFonts w:ascii="Calibri Light" w:eastAsia="Times New Roman" w:hAnsi="Calibri Light" w:cs="Arial"/>
          <w:bCs/>
          <w:iCs/>
          <w:sz w:val="18"/>
          <w:szCs w:val="18"/>
          <w:lang w:eastAsia="en-US"/>
        </w:rPr>
        <w:t xml:space="preserve">              </w:t>
      </w:r>
      <w:r w:rsidRPr="005C2402">
        <w:rPr>
          <w:rFonts w:ascii="Calibri Light" w:eastAsia="Times New Roman" w:hAnsi="Calibri Light" w:cs="Arial"/>
          <w:bCs/>
          <w:iCs/>
          <w:noProof/>
          <w:sz w:val="18"/>
          <w:szCs w:val="18"/>
          <w:lang w:eastAsia="en-US"/>
        </w:rPr>
        <w:drawing>
          <wp:inline distT="0" distB="0" distL="0" distR="0" wp14:anchorId="3A40C036" wp14:editId="2527A1E3">
            <wp:extent cx="1071223" cy="2088615"/>
            <wp:effectExtent l="12700" t="12700" r="889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087835" cy="2121003"/>
                    </a:xfrm>
                    <a:prstGeom prst="rect">
                      <a:avLst/>
                    </a:prstGeom>
                    <a:ln>
                      <a:solidFill>
                        <a:schemeClr val="tx2"/>
                      </a:solidFill>
                    </a:ln>
                  </pic:spPr>
                </pic:pic>
              </a:graphicData>
            </a:graphic>
          </wp:inline>
        </w:drawing>
      </w:r>
    </w:p>
    <w:p w14:paraId="350D3C0C" w14:textId="24B97313" w:rsidR="00FA3DE0" w:rsidRPr="005C2402" w:rsidRDefault="005C2402" w:rsidP="005C2402">
      <w:pPr>
        <w:pStyle w:val="Heading2Text"/>
        <w:ind w:left="0"/>
        <w:jc w:val="center"/>
        <w:rPr>
          <w:rFonts w:ascii="Calibri Light,Arial" w:eastAsia="Calibri Light,Arial" w:hAnsi="Calibri Light,Arial" w:cs="Calibri Light,Arial"/>
          <w:i/>
          <w:iCs/>
          <w:sz w:val="18"/>
          <w:szCs w:val="18"/>
        </w:rPr>
      </w:pPr>
      <w:r w:rsidRPr="7C4A50D8">
        <w:rPr>
          <w:rFonts w:ascii="Calibri Light" w:eastAsia="Calibri Light" w:hAnsi="Calibri Light" w:cs="Calibri Light"/>
          <w:b/>
          <w:bCs/>
          <w:i/>
          <w:iCs/>
          <w:sz w:val="18"/>
          <w:szCs w:val="18"/>
        </w:rPr>
        <w:t xml:space="preserve">Figure </w:t>
      </w:r>
      <w:r>
        <w:rPr>
          <w:rFonts w:ascii="Calibri Light" w:eastAsia="Calibri Light" w:hAnsi="Calibri Light" w:cs="Calibri Light"/>
          <w:b/>
          <w:bCs/>
          <w:i/>
          <w:iCs/>
          <w:sz w:val="18"/>
          <w:szCs w:val="18"/>
        </w:rPr>
        <w:t>3</w:t>
      </w:r>
      <w:r w:rsidRPr="7C4A50D8">
        <w:rPr>
          <w:rFonts w:ascii="Calibri Light" w:eastAsia="Calibri Light" w:hAnsi="Calibri Light" w:cs="Calibri Light"/>
          <w:b/>
          <w:bCs/>
          <w:i/>
          <w:iCs/>
          <w:sz w:val="18"/>
          <w:szCs w:val="18"/>
        </w:rPr>
        <w:t>:</w:t>
      </w:r>
      <w:r w:rsidRPr="7C4A50D8">
        <w:rPr>
          <w:rFonts w:ascii="Calibri Light" w:eastAsia="Calibri Light" w:hAnsi="Calibri Light" w:cs="Calibri Light"/>
          <w:i/>
          <w:iCs/>
          <w:sz w:val="18"/>
          <w:szCs w:val="18"/>
        </w:rPr>
        <w:t xml:space="preserve"> </w:t>
      </w:r>
      <w:r>
        <w:rPr>
          <w:rFonts w:ascii="Calibri Light" w:eastAsia="Calibri Light" w:hAnsi="Calibri Light" w:cs="Calibri Light"/>
          <w:i/>
          <w:iCs/>
          <w:sz w:val="18"/>
          <w:szCs w:val="18"/>
        </w:rPr>
        <w:t>Flat Menu vs Hierarchy Menu</w:t>
      </w:r>
    </w:p>
    <w:p w14:paraId="564B56BA" w14:textId="77777777" w:rsidR="00FA3DE0" w:rsidRPr="00FA3DE0" w:rsidRDefault="00FA3DE0" w:rsidP="006373B9">
      <w:pPr>
        <w:pStyle w:val="Heading2Text"/>
        <w:ind w:left="0"/>
        <w:rPr>
          <w:rFonts w:ascii="Calibri Light" w:hAnsi="Calibri Light" w:cs="Arial"/>
          <w:i/>
          <w:sz w:val="18"/>
          <w:szCs w:val="18"/>
        </w:rPr>
      </w:pPr>
    </w:p>
    <w:p w14:paraId="56EC2136" w14:textId="70546586" w:rsidR="00B42220" w:rsidRDefault="00B42220" w:rsidP="00993B75">
      <w:pPr>
        <w:pStyle w:val="Heading2"/>
      </w:pPr>
      <w:bookmarkStart w:id="27" w:name="_Toc26282903"/>
      <w:r>
        <w:t>2.1.2.2</w:t>
      </w:r>
      <w:r>
        <w:tab/>
      </w:r>
      <w:r w:rsidR="009C64F0" w:rsidRPr="00A06EA9">
        <w:t>UI and General Navigation</w:t>
      </w:r>
      <w:r w:rsidR="009C64F0">
        <w:t xml:space="preserve"> -</w:t>
      </w:r>
      <w:r w:rsidRPr="00A06EA9">
        <w:t xml:space="preserve"> </w:t>
      </w:r>
      <w:r>
        <w:t>Home Page</w:t>
      </w:r>
      <w:bookmarkEnd w:id="27"/>
    </w:p>
    <w:p w14:paraId="3BC2EE29" w14:textId="1814BC1B" w:rsidR="0099513B" w:rsidRDefault="00FA55E9" w:rsidP="546B4D49">
      <w:pPr>
        <w:pStyle w:val="Heading2Text"/>
        <w:ind w:left="0"/>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When a user logs into C4C, the landing page will be the Home </w:t>
      </w:r>
      <w:r w:rsidR="00A84C93" w:rsidRPr="546B4D49">
        <w:rPr>
          <w:rFonts w:ascii="Calibri Light" w:eastAsia="Calibri Light" w:hAnsi="Calibri Light" w:cs="Calibri Light"/>
          <w:sz w:val="18"/>
          <w:szCs w:val="18"/>
        </w:rPr>
        <w:t>page</w:t>
      </w:r>
      <w:r w:rsidRPr="546B4D49">
        <w:rPr>
          <w:rFonts w:ascii="Calibri Light" w:eastAsia="Calibri Light" w:hAnsi="Calibri Light" w:cs="Calibri Light"/>
          <w:sz w:val="18"/>
          <w:szCs w:val="18"/>
        </w:rPr>
        <w:t>.  The H</w:t>
      </w:r>
      <w:r w:rsidR="00097ED5" w:rsidRPr="546B4D49">
        <w:rPr>
          <w:rFonts w:ascii="Calibri Light" w:eastAsia="Calibri Light" w:hAnsi="Calibri Light" w:cs="Calibri Light"/>
          <w:sz w:val="18"/>
          <w:szCs w:val="18"/>
        </w:rPr>
        <w:t xml:space="preserve">ome </w:t>
      </w:r>
      <w:r w:rsidR="00A84C93" w:rsidRPr="546B4D49">
        <w:rPr>
          <w:rFonts w:ascii="Calibri Light" w:eastAsia="Calibri Light" w:hAnsi="Calibri Light" w:cs="Calibri Light"/>
          <w:sz w:val="18"/>
          <w:szCs w:val="18"/>
        </w:rPr>
        <w:t xml:space="preserve">page </w:t>
      </w:r>
      <w:r w:rsidR="00097ED5" w:rsidRPr="546B4D49">
        <w:rPr>
          <w:rFonts w:ascii="Calibri Light" w:eastAsia="Calibri Light" w:hAnsi="Calibri Light" w:cs="Calibri Light"/>
          <w:sz w:val="18"/>
          <w:szCs w:val="18"/>
        </w:rPr>
        <w:t xml:space="preserve">provides an overview of items that require </w:t>
      </w:r>
      <w:r w:rsidR="00B27771" w:rsidRPr="546B4D49">
        <w:rPr>
          <w:rFonts w:ascii="Calibri Light" w:eastAsia="Calibri Light" w:hAnsi="Calibri Light" w:cs="Calibri Light"/>
          <w:sz w:val="18"/>
          <w:szCs w:val="18"/>
        </w:rPr>
        <w:t xml:space="preserve">the </w:t>
      </w:r>
      <w:r w:rsidR="00097ED5" w:rsidRPr="546B4D49">
        <w:rPr>
          <w:rFonts w:ascii="Calibri Light" w:eastAsia="Calibri Light" w:hAnsi="Calibri Light" w:cs="Calibri Light"/>
          <w:sz w:val="18"/>
          <w:szCs w:val="18"/>
        </w:rPr>
        <w:t>us</w:t>
      </w:r>
      <w:r w:rsidRPr="546B4D49">
        <w:rPr>
          <w:rFonts w:ascii="Calibri Light" w:eastAsia="Calibri Light" w:hAnsi="Calibri Light" w:cs="Calibri Light"/>
          <w:sz w:val="18"/>
          <w:szCs w:val="18"/>
        </w:rPr>
        <w:t>er</w:t>
      </w:r>
      <w:r w:rsidR="00F11B3B" w:rsidRPr="546B4D49">
        <w:rPr>
          <w:rFonts w:ascii="Calibri Light,Arial" w:eastAsia="Calibri Light,Arial" w:hAnsi="Calibri Light,Arial" w:cs="Calibri Light,Arial"/>
          <w:sz w:val="18"/>
          <w:szCs w:val="18"/>
        </w:rPr>
        <w:t>’</w:t>
      </w:r>
      <w:r w:rsidR="00B27771" w:rsidRPr="546B4D49">
        <w:rPr>
          <w:rFonts w:ascii="Calibri Light" w:eastAsia="Calibri Light" w:hAnsi="Calibri Light" w:cs="Calibri Light"/>
          <w:sz w:val="18"/>
          <w:szCs w:val="18"/>
        </w:rPr>
        <w:t>s</w:t>
      </w:r>
      <w:r w:rsidRPr="546B4D49">
        <w:rPr>
          <w:rFonts w:ascii="Calibri Light" w:eastAsia="Calibri Light" w:hAnsi="Calibri Light" w:cs="Calibri Light"/>
          <w:sz w:val="18"/>
          <w:szCs w:val="18"/>
        </w:rPr>
        <w:t xml:space="preserve"> attention</w:t>
      </w:r>
      <w:r w:rsidR="00B27771" w:rsidRPr="546B4D49">
        <w:rPr>
          <w:rFonts w:ascii="Calibri Light,Arial" w:eastAsia="Calibri Light,Arial" w:hAnsi="Calibri Light,Arial" w:cs="Calibri Light,Arial"/>
          <w:sz w:val="18"/>
          <w:szCs w:val="18"/>
        </w:rPr>
        <w:t>;</w:t>
      </w:r>
      <w:r w:rsidRPr="546B4D49">
        <w:rPr>
          <w:rFonts w:ascii="Calibri Light" w:eastAsia="Calibri Light" w:hAnsi="Calibri Light" w:cs="Calibri Light"/>
          <w:sz w:val="18"/>
          <w:szCs w:val="18"/>
        </w:rPr>
        <w:t xml:space="preserve"> KPI’s, reports</w:t>
      </w:r>
      <w:r w:rsidR="00A84C93" w:rsidRPr="546B4D49">
        <w:rPr>
          <w:rFonts w:ascii="Calibri Light" w:eastAsia="Calibri Light" w:hAnsi="Calibri Light" w:cs="Calibri Light"/>
          <w:sz w:val="18"/>
          <w:szCs w:val="18"/>
        </w:rPr>
        <w:t xml:space="preserve">, or dynamic </w:t>
      </w:r>
      <w:r w:rsidR="00FF0B18" w:rsidRPr="546B4D49">
        <w:rPr>
          <w:rFonts w:ascii="Calibri Light" w:eastAsia="Calibri Light" w:hAnsi="Calibri Light" w:cs="Calibri Light"/>
          <w:sz w:val="18"/>
          <w:szCs w:val="18"/>
        </w:rPr>
        <w:t>Rich Site Summary (</w:t>
      </w:r>
      <w:r w:rsidR="00A84C93" w:rsidRPr="546B4D49">
        <w:rPr>
          <w:rFonts w:ascii="Calibri Light" w:eastAsia="Calibri Light" w:hAnsi="Calibri Light" w:cs="Calibri Light"/>
          <w:sz w:val="18"/>
          <w:szCs w:val="18"/>
        </w:rPr>
        <w:t>RSS</w:t>
      </w:r>
      <w:r w:rsidR="00FF0B18" w:rsidRPr="546B4D49">
        <w:rPr>
          <w:rFonts w:ascii="Calibri Light,Arial" w:eastAsia="Calibri Light,Arial" w:hAnsi="Calibri Light,Arial" w:cs="Calibri Light,Arial"/>
          <w:sz w:val="18"/>
          <w:szCs w:val="18"/>
        </w:rPr>
        <w:t>)</w:t>
      </w:r>
      <w:r w:rsidR="00A84C93" w:rsidRPr="546B4D49">
        <w:rPr>
          <w:rFonts w:ascii="Calibri Light" w:eastAsia="Calibri Light" w:hAnsi="Calibri Light" w:cs="Calibri Light"/>
          <w:sz w:val="18"/>
          <w:szCs w:val="18"/>
        </w:rPr>
        <w:t xml:space="preserve"> Feeds</w:t>
      </w:r>
      <w:r w:rsidR="008C01EF" w:rsidRPr="546B4D49">
        <w:rPr>
          <w:rFonts w:ascii="Calibri Light,Arial" w:eastAsia="Calibri Light,Arial" w:hAnsi="Calibri Light,Arial" w:cs="Calibri Light,Arial"/>
          <w:sz w:val="18"/>
          <w:szCs w:val="18"/>
        </w:rPr>
        <w:t xml:space="preserve">.  </w:t>
      </w:r>
      <w:r w:rsidR="00097ED5" w:rsidRPr="546B4D49">
        <w:rPr>
          <w:rFonts w:ascii="Calibri Light" w:eastAsia="Calibri Light" w:hAnsi="Calibri Light" w:cs="Calibri Light"/>
          <w:sz w:val="18"/>
          <w:szCs w:val="18"/>
        </w:rPr>
        <w:t>Each tile</w:t>
      </w:r>
      <w:r w:rsidR="00F11B3B" w:rsidRPr="546B4D49">
        <w:rPr>
          <w:rFonts w:ascii="Calibri Light" w:eastAsia="Calibri Light" w:hAnsi="Calibri Light" w:cs="Calibri Light"/>
          <w:sz w:val="18"/>
          <w:szCs w:val="18"/>
        </w:rPr>
        <w:t xml:space="preserve"> (icon)</w:t>
      </w:r>
      <w:r w:rsidR="00097ED5" w:rsidRPr="546B4D49">
        <w:rPr>
          <w:rFonts w:ascii="Calibri Light" w:eastAsia="Calibri Light" w:hAnsi="Calibri Light" w:cs="Calibri Light"/>
          <w:sz w:val="18"/>
          <w:szCs w:val="18"/>
        </w:rPr>
        <w:t xml:space="preserve"> provides an overview of the </w:t>
      </w:r>
      <w:proofErr w:type="gramStart"/>
      <w:r w:rsidR="00097ED5" w:rsidRPr="546B4D49">
        <w:rPr>
          <w:rFonts w:ascii="Calibri Light" w:eastAsia="Calibri Light" w:hAnsi="Calibri Light" w:cs="Calibri Light"/>
          <w:sz w:val="18"/>
          <w:szCs w:val="18"/>
        </w:rPr>
        <w:t>information, and</w:t>
      </w:r>
      <w:proofErr w:type="gramEnd"/>
      <w:r w:rsidR="00097ED5" w:rsidRPr="546B4D49">
        <w:rPr>
          <w:rFonts w:ascii="Calibri Light" w:eastAsia="Calibri Light" w:hAnsi="Calibri Light" w:cs="Calibri Light"/>
          <w:sz w:val="18"/>
          <w:szCs w:val="18"/>
        </w:rPr>
        <w:t xml:space="preserve"> serves as a link </w:t>
      </w:r>
      <w:r w:rsidR="00100FE5" w:rsidRPr="546B4D49">
        <w:rPr>
          <w:rFonts w:ascii="Calibri Light" w:eastAsia="Calibri Light" w:hAnsi="Calibri Light" w:cs="Calibri Light"/>
          <w:sz w:val="18"/>
          <w:szCs w:val="18"/>
        </w:rPr>
        <w:t>for navigation</w:t>
      </w:r>
      <w:r w:rsidR="008C01EF" w:rsidRPr="546B4D49">
        <w:rPr>
          <w:rFonts w:ascii="Calibri Light" w:eastAsia="Calibri Light" w:hAnsi="Calibri Light" w:cs="Calibri Light"/>
          <w:sz w:val="18"/>
          <w:szCs w:val="18"/>
        </w:rPr>
        <w:t xml:space="preserve"> into additional details.  The </w:t>
      </w:r>
      <w:r w:rsidR="00097ED5" w:rsidRPr="546B4D49">
        <w:rPr>
          <w:rFonts w:ascii="Calibri Light" w:eastAsia="Calibri Light" w:hAnsi="Calibri Light" w:cs="Calibri Light"/>
          <w:sz w:val="18"/>
          <w:szCs w:val="18"/>
        </w:rPr>
        <w:t>home page can be configured for each business role to show</w:t>
      </w:r>
      <w:r w:rsidR="008C01EF" w:rsidRPr="546B4D49">
        <w:rPr>
          <w:rFonts w:ascii="Calibri Light" w:eastAsia="Calibri Light" w:hAnsi="Calibri Light" w:cs="Calibri Light"/>
          <w:sz w:val="18"/>
          <w:szCs w:val="18"/>
        </w:rPr>
        <w:t xml:space="preserve"> the most pertinent information</w:t>
      </w:r>
      <w:r w:rsidR="005B1EAB" w:rsidRPr="546B4D49">
        <w:rPr>
          <w:rFonts w:ascii="Calibri Light,Arial" w:eastAsia="Calibri Light,Arial" w:hAnsi="Calibri Light,Arial" w:cs="Calibri Light,Arial"/>
          <w:sz w:val="18"/>
          <w:szCs w:val="18"/>
        </w:rPr>
        <w:t xml:space="preserve">.  </w:t>
      </w:r>
      <w:r w:rsidR="008636F9" w:rsidRPr="546B4D49">
        <w:rPr>
          <w:rFonts w:ascii="Calibri Light" w:eastAsia="Calibri Light" w:hAnsi="Calibri Light" w:cs="Calibri Light"/>
          <w:sz w:val="18"/>
          <w:szCs w:val="18"/>
        </w:rPr>
        <w:t>The BCD user roles may have tiles</w:t>
      </w:r>
      <w:r w:rsidR="00F11B3B" w:rsidRPr="546B4D49">
        <w:rPr>
          <w:rFonts w:ascii="Calibri Light" w:eastAsia="Calibri Light" w:hAnsi="Calibri Light" w:cs="Calibri Light"/>
          <w:sz w:val="18"/>
          <w:szCs w:val="18"/>
        </w:rPr>
        <w:t xml:space="preserve"> (icons)</w:t>
      </w:r>
      <w:r w:rsidR="008636F9" w:rsidRPr="546B4D49">
        <w:rPr>
          <w:rFonts w:ascii="Calibri Light" w:eastAsia="Calibri Light" w:hAnsi="Calibri Light" w:cs="Calibri Light"/>
          <w:sz w:val="18"/>
          <w:szCs w:val="18"/>
        </w:rPr>
        <w:t xml:space="preserve"> for leads, opportunities, and sales forecasting (as shown in </w:t>
      </w:r>
      <w:r w:rsidR="008636F9" w:rsidRPr="546B4D49">
        <w:rPr>
          <w:rFonts w:ascii="Calibri Light" w:eastAsia="Calibri Light" w:hAnsi="Calibri Light" w:cs="Calibri Light"/>
          <w:b/>
          <w:bCs/>
          <w:sz w:val="18"/>
          <w:szCs w:val="18"/>
        </w:rPr>
        <w:t>Figure 4</w:t>
      </w:r>
      <w:r w:rsidR="008636F9" w:rsidRPr="546B4D49">
        <w:rPr>
          <w:rFonts w:ascii="Calibri Light" w:eastAsia="Calibri Light" w:hAnsi="Calibri Light" w:cs="Calibri Light"/>
          <w:sz w:val="18"/>
          <w:szCs w:val="18"/>
        </w:rPr>
        <w:t>), while a front office manager may have tiles</w:t>
      </w:r>
      <w:r w:rsidR="00F11B3B" w:rsidRPr="546B4D49">
        <w:rPr>
          <w:rFonts w:ascii="Calibri Light" w:eastAsia="Calibri Light" w:hAnsi="Calibri Light" w:cs="Calibri Light"/>
          <w:sz w:val="18"/>
          <w:szCs w:val="18"/>
        </w:rPr>
        <w:t xml:space="preserve"> (icons)</w:t>
      </w:r>
      <w:r w:rsidR="008636F9" w:rsidRPr="546B4D49">
        <w:rPr>
          <w:rFonts w:ascii="Calibri Light" w:eastAsia="Calibri Light" w:hAnsi="Calibri Light" w:cs="Calibri Light"/>
          <w:sz w:val="18"/>
          <w:szCs w:val="18"/>
        </w:rPr>
        <w:t xml:space="preserve"> specific to outstanding tickets.  In addition to business role configuration, u</w:t>
      </w:r>
      <w:r w:rsidR="00097ED5" w:rsidRPr="546B4D49">
        <w:rPr>
          <w:rFonts w:ascii="Calibri Light" w:eastAsia="Calibri Light" w:hAnsi="Calibri Light" w:cs="Calibri Light"/>
          <w:sz w:val="18"/>
          <w:szCs w:val="18"/>
        </w:rPr>
        <w:t xml:space="preserve">sers </w:t>
      </w:r>
      <w:r w:rsidR="008C01EF" w:rsidRPr="546B4D49">
        <w:rPr>
          <w:rFonts w:ascii="Calibri Light" w:eastAsia="Calibri Light" w:hAnsi="Calibri Light" w:cs="Calibri Light"/>
          <w:sz w:val="18"/>
          <w:szCs w:val="18"/>
        </w:rPr>
        <w:t xml:space="preserve">also have the option to </w:t>
      </w:r>
      <w:r w:rsidR="00A84C93" w:rsidRPr="546B4D49">
        <w:rPr>
          <w:rFonts w:ascii="Calibri Light" w:eastAsia="Calibri Light" w:hAnsi="Calibri Light" w:cs="Calibri Light"/>
          <w:sz w:val="18"/>
          <w:szCs w:val="18"/>
        </w:rPr>
        <w:t>personalize their home page by adding tiles</w:t>
      </w:r>
      <w:r w:rsidR="00F11B3B" w:rsidRPr="546B4D49">
        <w:rPr>
          <w:rFonts w:ascii="Calibri Light" w:eastAsia="Calibri Light" w:hAnsi="Calibri Light" w:cs="Calibri Light"/>
          <w:sz w:val="18"/>
          <w:szCs w:val="18"/>
        </w:rPr>
        <w:t xml:space="preserve"> (icons)</w:t>
      </w:r>
      <w:r w:rsidR="003F0AF1" w:rsidRPr="546B4D49">
        <w:rPr>
          <w:rFonts w:ascii="Calibri Light" w:eastAsia="Calibri Light" w:hAnsi="Calibri Light" w:cs="Calibri Light"/>
          <w:sz w:val="18"/>
          <w:szCs w:val="18"/>
        </w:rPr>
        <w:t xml:space="preserve"> and</w:t>
      </w:r>
      <w:r w:rsidR="00A84C93" w:rsidRPr="546B4D49">
        <w:rPr>
          <w:rFonts w:ascii="Calibri Light" w:eastAsia="Calibri Light" w:hAnsi="Calibri Light" w:cs="Calibri Light"/>
          <w:sz w:val="18"/>
          <w:szCs w:val="18"/>
        </w:rPr>
        <w:t xml:space="preserve"> grouping </w:t>
      </w:r>
      <w:r w:rsidR="00B83DD4" w:rsidRPr="546B4D49">
        <w:rPr>
          <w:rFonts w:ascii="Calibri Light" w:eastAsia="Calibri Light" w:hAnsi="Calibri Light" w:cs="Calibri Light"/>
          <w:sz w:val="18"/>
          <w:szCs w:val="18"/>
        </w:rPr>
        <w:t xml:space="preserve">them </w:t>
      </w:r>
      <w:r w:rsidR="00A84C93" w:rsidRPr="546B4D49">
        <w:rPr>
          <w:rFonts w:ascii="Calibri Light" w:eastAsia="Calibri Light" w:hAnsi="Calibri Light" w:cs="Calibri Light"/>
          <w:sz w:val="18"/>
          <w:szCs w:val="18"/>
        </w:rPr>
        <w:t>based on their preferences.</w:t>
      </w:r>
      <w:r w:rsidR="003F0AF1" w:rsidRPr="546B4D49">
        <w:rPr>
          <w:rFonts w:ascii="Calibri Light" w:eastAsia="Calibri Light" w:hAnsi="Calibri Light" w:cs="Calibri Light"/>
          <w:sz w:val="18"/>
          <w:szCs w:val="18"/>
        </w:rPr>
        <w:t xml:space="preserve">  The background image can also be personalized.</w:t>
      </w:r>
      <w:r w:rsidR="00BC419E">
        <w:rPr>
          <w:rFonts w:ascii="Calibri Light" w:eastAsia="Calibri Light" w:hAnsi="Calibri Light" w:cs="Calibri Light"/>
          <w:sz w:val="18"/>
          <w:szCs w:val="18"/>
        </w:rPr>
        <w:t xml:space="preserve">  The standard background image which will be used by SCE is SAP Belize, shown below. </w:t>
      </w:r>
    </w:p>
    <w:p w14:paraId="26D74C64" w14:textId="4BB04911" w:rsidR="00232C2C" w:rsidRDefault="00232C2C">
      <w:pPr>
        <w:rPr>
          <w:rFonts w:ascii="Calibri Light" w:eastAsia="MS Mincho" w:hAnsi="Calibri Light" w:cs="Arial"/>
          <w:sz w:val="18"/>
          <w:szCs w:val="18"/>
          <w:lang w:eastAsia="ja-JP"/>
        </w:rPr>
      </w:pPr>
    </w:p>
    <w:p w14:paraId="2C9A5459" w14:textId="2131C295" w:rsidR="008A748A" w:rsidRDefault="00BF2206" w:rsidP="004E2986">
      <w:pPr>
        <w:pStyle w:val="Heading2Text"/>
        <w:ind w:left="0"/>
        <w:rPr>
          <w:rFonts w:ascii="Calibri Light" w:hAnsi="Calibri Light" w:cs="Arial"/>
          <w:sz w:val="18"/>
          <w:szCs w:val="18"/>
        </w:rPr>
      </w:pPr>
      <w:r>
        <w:rPr>
          <w:rFonts w:ascii="Calibri Light" w:hAnsi="Calibri Light" w:cs="Arial"/>
          <w:noProof/>
          <w:sz w:val="18"/>
          <w:szCs w:val="18"/>
          <w:lang w:eastAsia="en-US"/>
        </w:rPr>
        <mc:AlternateContent>
          <mc:Choice Requires="wps">
            <w:drawing>
              <wp:anchor distT="0" distB="0" distL="114300" distR="114300" simplePos="0" relativeHeight="251652608" behindDoc="0" locked="0" layoutInCell="1" allowOverlap="1" wp14:anchorId="6D229CDC" wp14:editId="68FD1727">
                <wp:simplePos x="0" y="0"/>
                <wp:positionH relativeFrom="column">
                  <wp:posOffset>3213725</wp:posOffset>
                </wp:positionH>
                <wp:positionV relativeFrom="paragraph">
                  <wp:posOffset>2540833</wp:posOffset>
                </wp:positionV>
                <wp:extent cx="1665573" cy="539136"/>
                <wp:effectExtent l="50800" t="25400" r="62230" b="222885"/>
                <wp:wrapNone/>
                <wp:docPr id="50212" name="Line Callout 2 50212"/>
                <wp:cNvGraphicFramePr/>
                <a:graphic xmlns:a="http://schemas.openxmlformats.org/drawingml/2006/main">
                  <a:graphicData uri="http://schemas.microsoft.com/office/word/2010/wordprocessingShape">
                    <wps:wsp>
                      <wps:cNvSpPr/>
                      <wps:spPr>
                        <a:xfrm>
                          <a:off x="0" y="0"/>
                          <a:ext cx="1665573" cy="539136"/>
                        </a:xfrm>
                        <a:prstGeom prst="borderCallout2">
                          <a:avLst>
                            <a:gd name="adj1" fmla="val 98750"/>
                            <a:gd name="adj2" fmla="val 54005"/>
                            <a:gd name="adj3" fmla="val 98750"/>
                            <a:gd name="adj4" fmla="val 54329"/>
                            <a:gd name="adj5" fmla="val 128426"/>
                            <a:gd name="adj6" fmla="val 20830"/>
                          </a:avLst>
                        </a:prstGeom>
                      </wps:spPr>
                      <wps:style>
                        <a:lnRef idx="1">
                          <a:schemeClr val="accent1"/>
                        </a:lnRef>
                        <a:fillRef idx="2">
                          <a:schemeClr val="accent1"/>
                        </a:fillRef>
                        <a:effectRef idx="1">
                          <a:schemeClr val="accent1"/>
                        </a:effectRef>
                        <a:fontRef idx="minor">
                          <a:schemeClr val="dk1"/>
                        </a:fontRef>
                      </wps:style>
                      <wps:txbx>
                        <w:txbxContent>
                          <w:p w14:paraId="505208BE" w14:textId="0604B661" w:rsidR="0089490E" w:rsidRPr="00A73B02" w:rsidRDefault="0089490E" w:rsidP="00A73B02">
                            <w:pPr>
                              <w:rPr>
                                <w:rFonts w:ascii="Calibri Light" w:hAnsi="Calibri Light"/>
                                <w:sz w:val="20"/>
                                <w:szCs w:val="20"/>
                              </w:rPr>
                            </w:pPr>
                            <w:r>
                              <w:rPr>
                                <w:rFonts w:ascii="Calibri Light" w:hAnsi="Calibri Light"/>
                                <w:sz w:val="20"/>
                                <w:szCs w:val="20"/>
                              </w:rPr>
                              <w:t xml:space="preserve">SCE </w:t>
                            </w:r>
                            <w:bookmarkStart w:id="28" w:name="MashUp"/>
                            <w:r>
                              <w:rPr>
                                <w:rFonts w:ascii="Calibri Light" w:hAnsi="Calibri Light"/>
                                <w:sz w:val="20"/>
                                <w:szCs w:val="20"/>
                              </w:rPr>
                              <w:t xml:space="preserve">Mash-Ups </w:t>
                            </w:r>
                            <w:bookmarkEnd w:id="28"/>
                            <w:r>
                              <w:rPr>
                                <w:rFonts w:ascii="Calibri Light" w:hAnsi="Calibri Light"/>
                                <w:sz w:val="20"/>
                                <w:szCs w:val="20"/>
                              </w:rPr>
                              <w:t>have been added in section ‘Quick Links’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229CDC"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Line Callout 2 50212" o:spid="_x0000_s1033" type="#_x0000_t48" style="position:absolute;margin-left:253.05pt;margin-top:200.05pt;width:131.15pt;height:42.4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" adj="4499,27740,11735,21330,11665,21330" fillcolor="#a7bfde [1620]" strokecolor="#4579b8 [3044]">
                <v:fill color2="#e4ecf5 [500]" rotate="t" angle="180" colors="0 #a3c4ff;22938f #bfd5ff;1 #e5eeff" focus="100%" type="gradient"/>
                <v:shadow on="t" color="black" opacity="24903f" origin=",.5" offset="0,.55556mm"/>
                <v:textbox>
                  <w:txbxContent>
                    <w:p w14:paraId="505208BE" w14:textId="0604B661" w:rsidR="0089490E" w:rsidRPr="00A73B02" w:rsidRDefault="0089490E" w:rsidP="00A73B02">
                      <w:pPr>
                        <w:rPr>
                          <w:rFonts w:ascii="Calibri Light" w:hAnsi="Calibri Light"/>
                          <w:sz w:val="20"/>
                          <w:szCs w:val="20"/>
                        </w:rPr>
                      </w:pPr>
                      <w:r>
                        <w:rPr>
                          <w:rFonts w:ascii="Calibri Light" w:hAnsi="Calibri Light"/>
                          <w:sz w:val="20"/>
                          <w:szCs w:val="20"/>
                        </w:rPr>
                        <w:t xml:space="preserve">SCE </w:t>
                      </w:r>
                      <w:bookmarkStart w:id="29" w:name="MashUp"/>
                      <w:r>
                        <w:rPr>
                          <w:rFonts w:ascii="Calibri Light" w:hAnsi="Calibri Light"/>
                          <w:sz w:val="20"/>
                          <w:szCs w:val="20"/>
                        </w:rPr>
                        <w:t xml:space="preserve">Mash-Ups </w:t>
                      </w:r>
                      <w:bookmarkEnd w:id="29"/>
                      <w:r>
                        <w:rPr>
                          <w:rFonts w:ascii="Calibri Light" w:hAnsi="Calibri Light"/>
                          <w:sz w:val="20"/>
                          <w:szCs w:val="20"/>
                        </w:rPr>
                        <w:t>have been added in section ‘Quick Links’</w:t>
                      </w:r>
                    </w:p>
                  </w:txbxContent>
                </v:textbox>
                <o:callout v:ext="edit" minusy="t"/>
              </v:shape>
            </w:pict>
          </mc:Fallback>
        </mc:AlternateContent>
      </w:r>
      <w:r>
        <w:rPr>
          <w:rFonts w:ascii="Calibri Light" w:hAnsi="Calibri Light" w:cs="Arial"/>
          <w:noProof/>
          <w:sz w:val="18"/>
          <w:szCs w:val="18"/>
          <w:lang w:eastAsia="en-US"/>
        </w:rPr>
        <mc:AlternateContent>
          <mc:Choice Requires="wps">
            <w:drawing>
              <wp:anchor distT="0" distB="0" distL="114300" distR="114300" simplePos="0" relativeHeight="251657728" behindDoc="0" locked="0" layoutInCell="1" allowOverlap="1" wp14:anchorId="6CAB6B70" wp14:editId="506E1A1E">
                <wp:simplePos x="0" y="0"/>
                <wp:positionH relativeFrom="column">
                  <wp:posOffset>2928287</wp:posOffset>
                </wp:positionH>
                <wp:positionV relativeFrom="paragraph">
                  <wp:posOffset>2421973</wp:posOffset>
                </wp:positionV>
                <wp:extent cx="139700" cy="800100"/>
                <wp:effectExtent l="50800" t="25400" r="88900" b="114300"/>
                <wp:wrapNone/>
                <wp:docPr id="50205" name="Right Brace 50205"/>
                <wp:cNvGraphicFramePr/>
                <a:graphic xmlns:a="http://schemas.openxmlformats.org/drawingml/2006/main">
                  <a:graphicData uri="http://schemas.microsoft.com/office/word/2010/wordprocessingShape">
                    <wps:wsp>
                      <wps:cNvSpPr/>
                      <wps:spPr>
                        <a:xfrm>
                          <a:off x="0" y="0"/>
                          <a:ext cx="139700" cy="800100"/>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10A850A"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50205" o:spid="_x0000_s1026" type="#_x0000_t88" style="position:absolute;margin-left:230.55pt;margin-top:190.7pt;width:11pt;height:63pt;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" adj="314" strokecolor="#4f81bd [3204]" strokeweight="2pt">
                <v:shadow on="t" color="black" opacity="24903f" origin=",.5" offset="0,.55556mm"/>
              </v:shape>
            </w:pict>
          </mc:Fallback>
        </mc:AlternateContent>
      </w:r>
      <w:r>
        <w:rPr>
          <w:rFonts w:ascii="Calibri Light" w:hAnsi="Calibri Light" w:cs="Arial"/>
          <w:noProof/>
          <w:sz w:val="18"/>
          <w:szCs w:val="18"/>
          <w:lang w:eastAsia="en-US"/>
        </w:rPr>
        <mc:AlternateContent>
          <mc:Choice Requires="wps">
            <w:drawing>
              <wp:anchor distT="0" distB="0" distL="114300" distR="114300" simplePos="0" relativeHeight="251651584" behindDoc="0" locked="0" layoutInCell="1" allowOverlap="1" wp14:anchorId="63715F55" wp14:editId="2AECE0C5">
                <wp:simplePos x="0" y="0"/>
                <wp:positionH relativeFrom="column">
                  <wp:posOffset>2630045</wp:posOffset>
                </wp:positionH>
                <wp:positionV relativeFrom="paragraph">
                  <wp:posOffset>1624996</wp:posOffset>
                </wp:positionV>
                <wp:extent cx="838200" cy="457200"/>
                <wp:effectExtent l="50800" t="812800" r="76200" b="101600"/>
                <wp:wrapNone/>
                <wp:docPr id="50210" name="Line Callout 2 50210"/>
                <wp:cNvGraphicFramePr/>
                <a:graphic xmlns:a="http://schemas.openxmlformats.org/drawingml/2006/main">
                  <a:graphicData uri="http://schemas.microsoft.com/office/word/2010/wordprocessingShape">
                    <wps:wsp>
                      <wps:cNvSpPr/>
                      <wps:spPr>
                        <a:xfrm>
                          <a:off x="0" y="0"/>
                          <a:ext cx="838200" cy="457200"/>
                        </a:xfrm>
                        <a:prstGeom prst="borderCallout2">
                          <a:avLst>
                            <a:gd name="adj1" fmla="val 9861"/>
                            <a:gd name="adj2" fmla="val 100470"/>
                            <a:gd name="adj3" fmla="val -14213"/>
                            <a:gd name="adj4" fmla="val 100794"/>
                            <a:gd name="adj5" fmla="val -173426"/>
                            <a:gd name="adj6" fmla="val 54164"/>
                          </a:avLst>
                        </a:prstGeom>
                      </wps:spPr>
                      <wps:style>
                        <a:lnRef idx="1">
                          <a:schemeClr val="accent1"/>
                        </a:lnRef>
                        <a:fillRef idx="2">
                          <a:schemeClr val="accent1"/>
                        </a:fillRef>
                        <a:effectRef idx="1">
                          <a:schemeClr val="accent1"/>
                        </a:effectRef>
                        <a:fontRef idx="minor">
                          <a:schemeClr val="dk1"/>
                        </a:fontRef>
                      </wps:style>
                      <wps:txbx>
                        <w:txbxContent>
                          <w:p w14:paraId="0AEF2400" w14:textId="77777777" w:rsidR="0089490E" w:rsidRPr="00A73B02" w:rsidRDefault="0089490E" w:rsidP="00A73B02">
                            <w:pPr>
                              <w:rPr>
                                <w:rFonts w:ascii="Calibri Light" w:hAnsi="Calibri Light"/>
                                <w:sz w:val="20"/>
                                <w:szCs w:val="20"/>
                              </w:rPr>
                            </w:pPr>
                            <w:r>
                              <w:rPr>
                                <w:rFonts w:ascii="Calibri Light" w:hAnsi="Calibri Light"/>
                                <w:sz w:val="20"/>
                                <w:szCs w:val="20"/>
                              </w:rPr>
                              <w:t>Recent Feed Activity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715F55" id="Line Callout 2 50210" o:spid="_x0000_s1034" type="#_x0000_t48" style="position:absolute;margin-left:207.1pt;margin-top:127.95pt;width:66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" adj="11699,-37460,21772,-3070,21702,2130" fillcolor="#a7bfde [1620]" strokecolor="#4579b8 [3044]">
                <v:fill color2="#e4ecf5 [500]" rotate="t" angle="180" colors="0 #a3c4ff;22938f #bfd5ff;1 #e5eeff" focus="100%" type="gradient"/>
                <v:shadow on="t" color="black" opacity="24903f" origin=",.5" offset="0,.55556mm"/>
                <v:textbox>
                  <w:txbxContent>
                    <w:p w14:paraId="0AEF2400" w14:textId="77777777" w:rsidR="0089490E" w:rsidRPr="00A73B02" w:rsidRDefault="0089490E" w:rsidP="00A73B02">
                      <w:pPr>
                        <w:rPr>
                          <w:rFonts w:ascii="Calibri Light" w:hAnsi="Calibri Light"/>
                          <w:sz w:val="20"/>
                          <w:szCs w:val="20"/>
                        </w:rPr>
                      </w:pPr>
                      <w:r>
                        <w:rPr>
                          <w:rFonts w:ascii="Calibri Light" w:hAnsi="Calibri Light"/>
                          <w:sz w:val="20"/>
                          <w:szCs w:val="20"/>
                        </w:rPr>
                        <w:t>Recent Feed Activity</w:t>
                      </w:r>
                    </w:p>
                  </w:txbxContent>
                </v:textbox>
              </v:shape>
            </w:pict>
          </mc:Fallback>
        </mc:AlternateContent>
      </w:r>
      <w:r w:rsidR="006373B9">
        <w:rPr>
          <w:rFonts w:ascii="Calibri Light" w:hAnsi="Calibri Light" w:cs="Arial"/>
          <w:noProof/>
          <w:sz w:val="18"/>
          <w:szCs w:val="18"/>
          <w:lang w:eastAsia="en-US"/>
        </w:rPr>
        <mc:AlternateContent>
          <mc:Choice Requires="wps">
            <w:drawing>
              <wp:anchor distT="0" distB="0" distL="114300" distR="114300" simplePos="0" relativeHeight="251650560" behindDoc="0" locked="0" layoutInCell="1" allowOverlap="1" wp14:anchorId="0A733E37" wp14:editId="5C77A04F">
                <wp:simplePos x="0" y="0"/>
                <wp:positionH relativeFrom="column">
                  <wp:posOffset>-297180</wp:posOffset>
                </wp:positionH>
                <wp:positionV relativeFrom="paragraph">
                  <wp:posOffset>45720</wp:posOffset>
                </wp:positionV>
                <wp:extent cx="1117600" cy="449580"/>
                <wp:effectExtent l="57150" t="38100" r="158750" b="293370"/>
                <wp:wrapNone/>
                <wp:docPr id="50208" name="Line Callout 2 50208"/>
                <wp:cNvGraphicFramePr/>
                <a:graphic xmlns:a="http://schemas.openxmlformats.org/drawingml/2006/main">
                  <a:graphicData uri="http://schemas.microsoft.com/office/word/2010/wordprocessingShape">
                    <wps:wsp>
                      <wps:cNvSpPr/>
                      <wps:spPr>
                        <a:xfrm>
                          <a:off x="0" y="0"/>
                          <a:ext cx="1117600" cy="449580"/>
                        </a:xfrm>
                        <a:prstGeom prst="borderCallout2">
                          <a:avLst>
                            <a:gd name="adj1" fmla="val 98750"/>
                            <a:gd name="adj2" fmla="val 54005"/>
                            <a:gd name="adj3" fmla="val 98750"/>
                            <a:gd name="adj4" fmla="val 54329"/>
                            <a:gd name="adj5" fmla="val 143081"/>
                            <a:gd name="adj6" fmla="val 107749"/>
                          </a:avLst>
                        </a:prstGeom>
                      </wps:spPr>
                      <wps:style>
                        <a:lnRef idx="1">
                          <a:schemeClr val="accent1"/>
                        </a:lnRef>
                        <a:fillRef idx="2">
                          <a:schemeClr val="accent1"/>
                        </a:fillRef>
                        <a:effectRef idx="1">
                          <a:schemeClr val="accent1"/>
                        </a:effectRef>
                        <a:fontRef idx="minor">
                          <a:schemeClr val="dk1"/>
                        </a:fontRef>
                      </wps:style>
                      <wps:txbx>
                        <w:txbxContent>
                          <w:p w14:paraId="72AD5211" w14:textId="77777777" w:rsidR="0089490E" w:rsidRPr="00A73B02" w:rsidRDefault="0089490E" w:rsidP="00A73B02">
                            <w:pPr>
                              <w:rPr>
                                <w:rFonts w:ascii="Calibri Light" w:hAnsi="Calibri Light"/>
                                <w:sz w:val="20"/>
                                <w:szCs w:val="20"/>
                              </w:rPr>
                            </w:pPr>
                            <w:r w:rsidRPr="00A73B02">
                              <w:rPr>
                                <w:rFonts w:ascii="Calibri Light" w:hAnsi="Calibri Light"/>
                                <w:sz w:val="20"/>
                                <w:szCs w:val="20"/>
                              </w:rPr>
                              <w:t>Dynamic News tile using Bing RSS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733E37" id="Line Callout 2 50208" o:spid="_x0000_s1035" type="#_x0000_t48" style="position:absolute;margin-left:-23.4pt;margin-top:3.6pt;width:88pt;height:35.4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" adj="23274,30905,11735,21330,11665,21330" fillcolor="#a7bfde [1620]" strokecolor="#4579b8 [3044]">
                <v:fill color2="#e4ecf5 [500]" rotate="t" angle="180" colors="0 #a3c4ff;22938f #bfd5ff;1 #e5eeff" focus="100%" type="gradient"/>
                <v:shadow on="t" color="black" opacity="24903f" origin=",.5" offset="0,.55556mm"/>
                <v:textbox>
                  <w:txbxContent>
                    <w:p w14:paraId="72AD5211" w14:textId="77777777" w:rsidR="0089490E" w:rsidRPr="00A73B02" w:rsidRDefault="0089490E" w:rsidP="00A73B02">
                      <w:pPr>
                        <w:rPr>
                          <w:rFonts w:ascii="Calibri Light" w:hAnsi="Calibri Light"/>
                          <w:sz w:val="20"/>
                          <w:szCs w:val="20"/>
                        </w:rPr>
                      </w:pPr>
                      <w:r w:rsidRPr="00A73B02">
                        <w:rPr>
                          <w:rFonts w:ascii="Calibri Light" w:hAnsi="Calibri Light"/>
                          <w:sz w:val="20"/>
                          <w:szCs w:val="20"/>
                        </w:rPr>
                        <w:t>Dynamic News tile using Bing RSS</w:t>
                      </w:r>
                    </w:p>
                  </w:txbxContent>
                </v:textbox>
                <o:callout v:ext="edit" minusx="t" minusy="t"/>
              </v:shape>
            </w:pict>
          </mc:Fallback>
        </mc:AlternateContent>
      </w:r>
      <w:r w:rsidRPr="00BF2206">
        <w:rPr>
          <w:noProof/>
        </w:rPr>
        <w:t xml:space="preserve"> </w:t>
      </w:r>
      <w:r w:rsidRPr="00BF2206">
        <w:rPr>
          <w:rFonts w:ascii="Calibri Light" w:hAnsi="Calibri Light" w:cs="Arial"/>
          <w:noProof/>
          <w:sz w:val="18"/>
          <w:szCs w:val="18"/>
        </w:rPr>
        <w:drawing>
          <wp:inline distT="0" distB="0" distL="0" distR="0" wp14:anchorId="404F20E0" wp14:editId="744DE01F">
            <wp:extent cx="5943600" cy="3221990"/>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221990"/>
                    </a:xfrm>
                    <a:prstGeom prst="rect">
                      <a:avLst/>
                    </a:prstGeom>
                  </pic:spPr>
                </pic:pic>
              </a:graphicData>
            </a:graphic>
          </wp:inline>
        </w:drawing>
      </w:r>
    </w:p>
    <w:p w14:paraId="74FE4F26" w14:textId="6E811D0A" w:rsidR="006373B9" w:rsidRPr="00BC419E" w:rsidRDefault="00112675" w:rsidP="00891D2B">
      <w:pPr>
        <w:pStyle w:val="Heading2Text"/>
        <w:ind w:left="0"/>
        <w:rPr>
          <w:rFonts w:ascii="Calibri Light,Arial" w:eastAsia="Calibri Light,Arial" w:hAnsi="Calibri Light,Arial" w:cs="Calibri Light,Arial"/>
          <w:i/>
          <w:iCs/>
          <w:sz w:val="18"/>
          <w:szCs w:val="18"/>
        </w:rPr>
      </w:pPr>
      <w:r>
        <w:rPr>
          <w:rFonts w:ascii="Calibri Light" w:hAnsi="Calibri Light" w:cs="Arial"/>
          <w:sz w:val="18"/>
          <w:szCs w:val="18"/>
        </w:rPr>
        <w:tab/>
      </w:r>
      <w:r>
        <w:rPr>
          <w:rFonts w:ascii="Calibri Light" w:hAnsi="Calibri Light" w:cs="Arial"/>
          <w:sz w:val="18"/>
          <w:szCs w:val="18"/>
        </w:rPr>
        <w:tab/>
      </w:r>
      <w:r>
        <w:rPr>
          <w:rFonts w:ascii="Calibri Light" w:hAnsi="Calibri Light" w:cs="Arial"/>
          <w:sz w:val="18"/>
          <w:szCs w:val="18"/>
        </w:rPr>
        <w:tab/>
      </w:r>
      <w:r w:rsidRPr="14C1ACD4">
        <w:rPr>
          <w:rFonts w:ascii="Calibri Light" w:eastAsia="Calibri Light" w:hAnsi="Calibri Light" w:cs="Calibri Light"/>
          <w:b/>
          <w:bCs/>
          <w:i/>
          <w:iCs/>
          <w:sz w:val="18"/>
          <w:szCs w:val="18"/>
        </w:rPr>
        <w:t>Figure 4:</w:t>
      </w:r>
      <w:r w:rsidRPr="14C1ACD4">
        <w:rPr>
          <w:rFonts w:ascii="Calibri Light" w:eastAsia="Calibri Light" w:hAnsi="Calibri Light" w:cs="Calibri Light"/>
          <w:i/>
          <w:iCs/>
          <w:sz w:val="18"/>
          <w:szCs w:val="18"/>
        </w:rPr>
        <w:t xml:space="preserve"> Home Page</w:t>
      </w:r>
      <w:r w:rsidR="00BC419E">
        <w:rPr>
          <w:rFonts w:ascii="Calibri Light" w:eastAsia="Calibri Light" w:hAnsi="Calibri Light" w:cs="Calibri Light"/>
          <w:i/>
          <w:iCs/>
          <w:sz w:val="18"/>
          <w:szCs w:val="18"/>
        </w:rPr>
        <w:t>, SAP Belize Background, Tiles</w:t>
      </w:r>
    </w:p>
    <w:p w14:paraId="5B2F5DBD" w14:textId="70C7B65F" w:rsidR="00B42220" w:rsidRDefault="00B42220" w:rsidP="00993B75">
      <w:pPr>
        <w:pStyle w:val="Heading2"/>
      </w:pPr>
      <w:bookmarkStart w:id="30" w:name="_Toc26282904"/>
      <w:r>
        <w:lastRenderedPageBreak/>
        <w:t>2.1.2.3</w:t>
      </w:r>
      <w:r>
        <w:tab/>
      </w:r>
      <w:r w:rsidR="009C64F0" w:rsidRPr="00A06EA9">
        <w:t>UI and General Navigation</w:t>
      </w:r>
      <w:r w:rsidR="009C64F0">
        <w:t xml:space="preserve"> -</w:t>
      </w:r>
      <w:r w:rsidRPr="00A06EA9">
        <w:t xml:space="preserve"> </w:t>
      </w:r>
      <w:r>
        <w:t>Feed</w:t>
      </w:r>
      <w:bookmarkEnd w:id="30"/>
    </w:p>
    <w:p w14:paraId="432BFC18" w14:textId="5F8634A2" w:rsidR="00891D2B" w:rsidRDefault="00891D2B" w:rsidP="546B4D49">
      <w:pPr>
        <w:pStyle w:val="Heading2Text"/>
        <w:ind w:left="0"/>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The C4C feed provides users </w:t>
      </w:r>
      <w:r w:rsidR="004348A8" w:rsidRPr="546B4D49">
        <w:rPr>
          <w:rFonts w:ascii="Calibri Light" w:eastAsia="Calibri Light" w:hAnsi="Calibri Light" w:cs="Calibri Light"/>
          <w:sz w:val="18"/>
          <w:szCs w:val="18"/>
        </w:rPr>
        <w:t xml:space="preserve">the ability </w:t>
      </w:r>
      <w:r w:rsidRPr="546B4D49">
        <w:rPr>
          <w:rFonts w:ascii="Calibri Light" w:eastAsia="Calibri Light" w:hAnsi="Calibri Light" w:cs="Calibri Light"/>
          <w:sz w:val="18"/>
          <w:szCs w:val="18"/>
        </w:rPr>
        <w:t xml:space="preserve">to view updates on items </w:t>
      </w:r>
      <w:r w:rsidR="004348A8" w:rsidRPr="546B4D49">
        <w:rPr>
          <w:rFonts w:ascii="Calibri Light" w:eastAsia="Calibri Light" w:hAnsi="Calibri Light" w:cs="Calibri Light"/>
          <w:sz w:val="18"/>
          <w:szCs w:val="18"/>
        </w:rPr>
        <w:t>that</w:t>
      </w:r>
      <w:r w:rsidRPr="546B4D49">
        <w:rPr>
          <w:rFonts w:ascii="Calibri Light" w:eastAsia="Calibri Light" w:hAnsi="Calibri Light" w:cs="Calibri Light"/>
          <w:sz w:val="18"/>
          <w:szCs w:val="18"/>
        </w:rPr>
        <w:t xml:space="preserve"> they are following (to be discussed in the next section).  The feed mimics </w:t>
      </w:r>
      <w:r w:rsidR="00E160FB" w:rsidRPr="546B4D49">
        <w:rPr>
          <w:rFonts w:ascii="Calibri Light" w:eastAsia="Calibri Light" w:hAnsi="Calibri Light" w:cs="Calibri Light"/>
          <w:sz w:val="18"/>
          <w:szCs w:val="18"/>
        </w:rPr>
        <w:t xml:space="preserve">the functionality of common </w:t>
      </w:r>
      <w:r w:rsidRPr="546B4D49">
        <w:rPr>
          <w:rFonts w:ascii="Calibri Light" w:eastAsia="Calibri Light" w:hAnsi="Calibri Light" w:cs="Calibri Light"/>
          <w:sz w:val="18"/>
          <w:szCs w:val="18"/>
        </w:rPr>
        <w:t>social media platforms</w:t>
      </w:r>
      <w:r w:rsidR="003908C4" w:rsidRPr="546B4D49">
        <w:rPr>
          <w:rFonts w:ascii="Calibri Light" w:eastAsia="Calibri Light" w:hAnsi="Calibri Light" w:cs="Calibri Light"/>
          <w:sz w:val="18"/>
          <w:szCs w:val="18"/>
        </w:rPr>
        <w:t xml:space="preserve"> by displaying updates in a sequence that users can quickly </w:t>
      </w:r>
      <w:r w:rsidR="00D650CD" w:rsidRPr="546B4D49">
        <w:rPr>
          <w:rFonts w:ascii="Calibri Light" w:eastAsia="Calibri Light" w:hAnsi="Calibri Light" w:cs="Calibri Light"/>
          <w:sz w:val="18"/>
          <w:szCs w:val="18"/>
        </w:rPr>
        <w:t xml:space="preserve">review </w:t>
      </w:r>
      <w:r w:rsidR="003908C4" w:rsidRPr="546B4D49">
        <w:rPr>
          <w:rFonts w:ascii="Calibri Light" w:eastAsia="Calibri Light" w:hAnsi="Calibri Light" w:cs="Calibri Light"/>
          <w:sz w:val="18"/>
          <w:szCs w:val="18"/>
        </w:rPr>
        <w:t>throughout the day</w:t>
      </w:r>
      <w:r w:rsidR="004348A8" w:rsidRPr="546B4D49">
        <w:rPr>
          <w:rFonts w:ascii="Calibri Light" w:eastAsia="Calibri Light" w:hAnsi="Calibri Light" w:cs="Calibri Light"/>
          <w:sz w:val="18"/>
          <w:szCs w:val="18"/>
        </w:rPr>
        <w:t xml:space="preserve"> as shown in </w:t>
      </w:r>
      <w:r w:rsidR="004348A8" w:rsidRPr="546B4D49">
        <w:rPr>
          <w:rFonts w:ascii="Calibri Light" w:eastAsia="Calibri Light" w:hAnsi="Calibri Light" w:cs="Calibri Light"/>
          <w:b/>
          <w:bCs/>
          <w:sz w:val="18"/>
          <w:szCs w:val="18"/>
        </w:rPr>
        <w:t>Figure 5</w:t>
      </w:r>
      <w:r w:rsidR="00E160FB" w:rsidRPr="546B4D49">
        <w:rPr>
          <w:rFonts w:ascii="Calibri Light,Arial" w:eastAsia="Calibri Light,Arial" w:hAnsi="Calibri Light,Arial" w:cs="Calibri Light,Arial"/>
          <w:sz w:val="18"/>
          <w:szCs w:val="18"/>
        </w:rPr>
        <w:t xml:space="preserve">.  </w:t>
      </w:r>
      <w:r w:rsidR="003908C4" w:rsidRPr="546B4D49">
        <w:rPr>
          <w:rFonts w:ascii="Calibri Light" w:eastAsia="Calibri Light" w:hAnsi="Calibri Light" w:cs="Calibri Light"/>
          <w:sz w:val="18"/>
          <w:szCs w:val="18"/>
        </w:rPr>
        <w:t xml:space="preserve">Users </w:t>
      </w:r>
      <w:proofErr w:type="gramStart"/>
      <w:r w:rsidR="003908C4" w:rsidRPr="546B4D49">
        <w:rPr>
          <w:rFonts w:ascii="Calibri Light" w:eastAsia="Calibri Light" w:hAnsi="Calibri Light" w:cs="Calibri Light"/>
          <w:sz w:val="18"/>
          <w:szCs w:val="18"/>
        </w:rPr>
        <w:t>have</w:t>
      </w:r>
      <w:r w:rsidR="00E160FB" w:rsidRPr="546B4D49">
        <w:rPr>
          <w:rFonts w:ascii="Calibri Light" w:eastAsia="Calibri Light" w:hAnsi="Calibri Light" w:cs="Calibri Light"/>
          <w:sz w:val="18"/>
          <w:szCs w:val="18"/>
        </w:rPr>
        <w:t xml:space="preserve"> the ability to</w:t>
      </w:r>
      <w:proofErr w:type="gramEnd"/>
      <w:r w:rsidR="00E160FB" w:rsidRPr="546B4D49">
        <w:rPr>
          <w:rFonts w:ascii="Calibri Light" w:eastAsia="Calibri Light" w:hAnsi="Calibri Light" w:cs="Calibri Light"/>
          <w:sz w:val="18"/>
          <w:szCs w:val="18"/>
        </w:rPr>
        <w:t xml:space="preserve"> post updates within their feed and tag other employees, or C4C objects within the post.  Users </w:t>
      </w:r>
      <w:proofErr w:type="gramStart"/>
      <w:r w:rsidR="00E160FB" w:rsidRPr="546B4D49">
        <w:rPr>
          <w:rFonts w:ascii="Calibri Light" w:eastAsia="Calibri Light" w:hAnsi="Calibri Light" w:cs="Calibri Light"/>
          <w:sz w:val="18"/>
          <w:szCs w:val="18"/>
        </w:rPr>
        <w:t>have the ability to</w:t>
      </w:r>
      <w:proofErr w:type="gramEnd"/>
      <w:r w:rsidR="00E160FB" w:rsidRPr="546B4D49">
        <w:rPr>
          <w:rFonts w:ascii="Calibri Light" w:eastAsia="Calibri Light" w:hAnsi="Calibri Light" w:cs="Calibri Light"/>
          <w:sz w:val="18"/>
          <w:szCs w:val="18"/>
        </w:rPr>
        <w:t xml:space="preserve"> filter and personalize their feed sources so that only certain events are displayed on their feed.  In addition, users can </w:t>
      </w:r>
      <w:r w:rsidR="00B33E6B" w:rsidRPr="546B4D49">
        <w:rPr>
          <w:rFonts w:ascii="Calibri Light" w:eastAsia="Calibri Light" w:hAnsi="Calibri Light" w:cs="Calibri Light"/>
          <w:sz w:val="18"/>
          <w:szCs w:val="18"/>
        </w:rPr>
        <w:t xml:space="preserve">personalize their feed so that they can </w:t>
      </w:r>
      <w:r w:rsidR="00E160FB" w:rsidRPr="546B4D49">
        <w:rPr>
          <w:rFonts w:ascii="Calibri Light" w:eastAsia="Calibri Light" w:hAnsi="Calibri Light" w:cs="Calibri Light"/>
          <w:sz w:val="18"/>
          <w:szCs w:val="18"/>
        </w:rPr>
        <w:t xml:space="preserve">receive an automated system </w:t>
      </w:r>
      <w:r w:rsidR="00B33E6B" w:rsidRPr="546B4D49">
        <w:rPr>
          <w:rFonts w:ascii="Calibri Light" w:eastAsia="Calibri Light" w:hAnsi="Calibri Light" w:cs="Calibri Light"/>
          <w:sz w:val="18"/>
          <w:szCs w:val="18"/>
        </w:rPr>
        <w:t>email</w:t>
      </w:r>
      <w:r w:rsidR="00144D67" w:rsidRPr="546B4D49">
        <w:rPr>
          <w:rFonts w:ascii="Calibri Light" w:eastAsia="Calibri Light" w:hAnsi="Calibri Light" w:cs="Calibri Light"/>
          <w:sz w:val="18"/>
          <w:szCs w:val="18"/>
        </w:rPr>
        <w:t>s</w:t>
      </w:r>
      <w:r w:rsidR="0021526A" w:rsidRPr="546B4D49">
        <w:rPr>
          <w:rFonts w:ascii="Calibri Light" w:eastAsia="Calibri Light" w:hAnsi="Calibri Light" w:cs="Calibri Light"/>
          <w:sz w:val="18"/>
          <w:szCs w:val="18"/>
        </w:rPr>
        <w:t xml:space="preserve"> fo</w:t>
      </w:r>
      <w:r w:rsidR="00B964D2" w:rsidRPr="546B4D49">
        <w:rPr>
          <w:rFonts w:ascii="Calibri Light" w:eastAsia="Calibri Light" w:hAnsi="Calibri Light" w:cs="Calibri Light"/>
          <w:sz w:val="18"/>
          <w:szCs w:val="18"/>
        </w:rPr>
        <w:t>r specific updates (Leads, Opportunities</w:t>
      </w:r>
      <w:r w:rsidR="0021526A" w:rsidRPr="546B4D49">
        <w:rPr>
          <w:rFonts w:ascii="Calibri Light" w:eastAsia="Calibri Light" w:hAnsi="Calibri Light" w:cs="Calibri Light"/>
          <w:sz w:val="18"/>
          <w:szCs w:val="18"/>
        </w:rPr>
        <w:t>, etc.)</w:t>
      </w:r>
      <w:r w:rsidR="00B33E6B" w:rsidRPr="546B4D49">
        <w:rPr>
          <w:rFonts w:ascii="Calibri Light,Arial" w:eastAsia="Calibri Light,Arial" w:hAnsi="Calibri Light,Arial" w:cs="Calibri Light,Arial"/>
          <w:sz w:val="18"/>
          <w:szCs w:val="18"/>
        </w:rPr>
        <w:t>,</w:t>
      </w:r>
      <w:r w:rsidR="001126C8" w:rsidRPr="546B4D49">
        <w:rPr>
          <w:rFonts w:ascii="Calibri Light" w:eastAsia="Calibri Light" w:hAnsi="Calibri Light" w:cs="Calibri Light"/>
          <w:sz w:val="18"/>
          <w:szCs w:val="18"/>
        </w:rPr>
        <w:t xml:space="preserve"> as shown in </w:t>
      </w:r>
      <w:r w:rsidR="001126C8" w:rsidRPr="546B4D49">
        <w:rPr>
          <w:rFonts w:ascii="Calibri Light" w:eastAsia="Calibri Light" w:hAnsi="Calibri Light" w:cs="Calibri Light"/>
          <w:b/>
          <w:bCs/>
          <w:sz w:val="18"/>
          <w:szCs w:val="18"/>
        </w:rPr>
        <w:t>Figure 6</w:t>
      </w:r>
      <w:r w:rsidR="001126C8" w:rsidRPr="546B4D49">
        <w:rPr>
          <w:rFonts w:ascii="Calibri Light,Arial" w:eastAsia="Calibri Light,Arial" w:hAnsi="Calibri Light,Arial" w:cs="Calibri Light,Arial"/>
          <w:sz w:val="18"/>
          <w:szCs w:val="18"/>
        </w:rPr>
        <w:t>,</w:t>
      </w:r>
      <w:r w:rsidR="00B33E6B" w:rsidRPr="546B4D49">
        <w:rPr>
          <w:rFonts w:ascii="Calibri Light" w:eastAsia="Calibri Light" w:hAnsi="Calibri Light" w:cs="Calibri Light"/>
          <w:sz w:val="18"/>
          <w:szCs w:val="18"/>
        </w:rPr>
        <w:t xml:space="preserve"> which</w:t>
      </w:r>
      <w:r w:rsidR="00E160FB" w:rsidRPr="546B4D49">
        <w:rPr>
          <w:rFonts w:ascii="Calibri Light" w:eastAsia="Calibri Light" w:hAnsi="Calibri Light" w:cs="Calibri Light"/>
          <w:sz w:val="18"/>
          <w:szCs w:val="18"/>
        </w:rPr>
        <w:t xml:space="preserve"> provides them a </w:t>
      </w:r>
      <w:r w:rsidR="00B33E6B" w:rsidRPr="546B4D49">
        <w:rPr>
          <w:rFonts w:ascii="Calibri Light" w:eastAsia="Calibri Light" w:hAnsi="Calibri Light" w:cs="Calibri Light"/>
          <w:sz w:val="18"/>
          <w:szCs w:val="18"/>
        </w:rPr>
        <w:t xml:space="preserve">list of the activity from their feed. </w:t>
      </w:r>
    </w:p>
    <w:p w14:paraId="0972F5CB" w14:textId="4E4B026D" w:rsidR="00891D2B" w:rsidRDefault="00BF2206" w:rsidP="006373B9">
      <w:pPr>
        <w:pStyle w:val="Heading2Text"/>
        <w:ind w:left="0"/>
        <w:jc w:val="center"/>
        <w:rPr>
          <w:rFonts w:ascii="Calibri Light" w:hAnsi="Calibri Light" w:cs="Arial"/>
          <w:sz w:val="18"/>
          <w:szCs w:val="18"/>
        </w:rPr>
      </w:pPr>
      <w:r w:rsidRPr="00BF2206">
        <w:rPr>
          <w:rFonts w:ascii="Calibri Light" w:hAnsi="Calibri Light" w:cs="Arial"/>
          <w:noProof/>
          <w:sz w:val="18"/>
          <w:szCs w:val="18"/>
        </w:rPr>
        <w:drawing>
          <wp:inline distT="0" distB="0" distL="0" distR="0" wp14:anchorId="2EA8EA0A" wp14:editId="6A9BF4E7">
            <wp:extent cx="5943600" cy="3180715"/>
            <wp:effectExtent l="12700" t="12700" r="1270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180715"/>
                    </a:xfrm>
                    <a:prstGeom prst="rect">
                      <a:avLst/>
                    </a:prstGeom>
                    <a:ln>
                      <a:solidFill>
                        <a:schemeClr val="accent1">
                          <a:shade val="50000"/>
                        </a:schemeClr>
                      </a:solidFill>
                    </a:ln>
                  </pic:spPr>
                </pic:pic>
              </a:graphicData>
            </a:graphic>
          </wp:inline>
        </w:drawing>
      </w:r>
    </w:p>
    <w:p w14:paraId="789098F1" w14:textId="1F812D46" w:rsidR="005B1EAB" w:rsidRPr="00BC419E" w:rsidRDefault="004348A8" w:rsidP="00BC419E">
      <w:pPr>
        <w:pStyle w:val="Heading2Text"/>
        <w:ind w:left="0"/>
        <w:jc w:val="center"/>
        <w:rPr>
          <w:rFonts w:ascii="Calibri Light,Arial" w:eastAsia="Calibri Light,Arial" w:hAnsi="Calibri Light,Arial" w:cs="Calibri Light,Arial"/>
          <w:i/>
          <w:iCs/>
          <w:sz w:val="18"/>
          <w:szCs w:val="18"/>
        </w:rPr>
      </w:pPr>
      <w:r w:rsidRPr="7C4A50D8">
        <w:rPr>
          <w:rFonts w:ascii="Calibri Light" w:eastAsia="Calibri Light" w:hAnsi="Calibri Light" w:cs="Calibri Light"/>
          <w:b/>
          <w:bCs/>
          <w:i/>
          <w:iCs/>
          <w:sz w:val="18"/>
          <w:szCs w:val="18"/>
        </w:rPr>
        <w:t>Figure 5:</w:t>
      </w:r>
      <w:r w:rsidRPr="7C4A50D8">
        <w:rPr>
          <w:rFonts w:ascii="Calibri Light" w:eastAsia="Calibri Light" w:hAnsi="Calibri Light" w:cs="Calibri Light"/>
          <w:i/>
          <w:iCs/>
          <w:sz w:val="18"/>
          <w:szCs w:val="18"/>
        </w:rPr>
        <w:t xml:space="preserve"> Sample Feed</w:t>
      </w:r>
    </w:p>
    <w:p w14:paraId="5E4844AB" w14:textId="5AF39677" w:rsidR="00D94263" w:rsidRDefault="00BC419E" w:rsidP="006373B9">
      <w:pPr>
        <w:pStyle w:val="Heading2Text"/>
        <w:ind w:left="0"/>
        <w:jc w:val="center"/>
        <w:rPr>
          <w:rFonts w:ascii="Calibri Light" w:hAnsi="Calibri Light" w:cs="Arial"/>
          <w:sz w:val="18"/>
          <w:szCs w:val="18"/>
        </w:rPr>
      </w:pPr>
      <w:r w:rsidRPr="00BC419E">
        <w:rPr>
          <w:rFonts w:ascii="Calibri Light" w:hAnsi="Calibri Light" w:cs="Arial"/>
          <w:noProof/>
          <w:sz w:val="18"/>
          <w:szCs w:val="18"/>
        </w:rPr>
        <w:drawing>
          <wp:inline distT="0" distB="0" distL="0" distR="0" wp14:anchorId="15D6684F" wp14:editId="03BF001E">
            <wp:extent cx="3411491" cy="2241889"/>
            <wp:effectExtent l="12700" t="12700" r="17780" b="190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29779" cy="2253907"/>
                    </a:xfrm>
                    <a:prstGeom prst="rect">
                      <a:avLst/>
                    </a:prstGeom>
                    <a:ln>
                      <a:solidFill>
                        <a:schemeClr val="accent1">
                          <a:shade val="50000"/>
                        </a:schemeClr>
                      </a:solidFill>
                    </a:ln>
                  </pic:spPr>
                </pic:pic>
              </a:graphicData>
            </a:graphic>
          </wp:inline>
        </w:drawing>
      </w:r>
    </w:p>
    <w:p w14:paraId="157F3C59" w14:textId="77777777" w:rsidR="001126C8" w:rsidRPr="001C637E" w:rsidRDefault="001126C8" w:rsidP="7C4A50D8">
      <w:pPr>
        <w:pStyle w:val="Heading2Text"/>
        <w:ind w:left="0"/>
        <w:jc w:val="center"/>
        <w:rPr>
          <w:rFonts w:ascii="Calibri Light,Arial" w:eastAsia="Calibri Light,Arial" w:hAnsi="Calibri Light,Arial" w:cs="Calibri Light,Arial"/>
          <w:i/>
          <w:iCs/>
          <w:sz w:val="18"/>
          <w:szCs w:val="18"/>
        </w:rPr>
      </w:pPr>
      <w:r w:rsidRPr="7C4A50D8">
        <w:rPr>
          <w:rFonts w:ascii="Calibri Light" w:eastAsia="Calibri Light" w:hAnsi="Calibri Light" w:cs="Calibri Light"/>
          <w:b/>
          <w:bCs/>
          <w:i/>
          <w:iCs/>
          <w:sz w:val="18"/>
          <w:szCs w:val="18"/>
        </w:rPr>
        <w:t xml:space="preserve">Figure 6: </w:t>
      </w:r>
      <w:r w:rsidRPr="7C4A50D8">
        <w:rPr>
          <w:rFonts w:ascii="Calibri Light" w:eastAsia="Calibri Light" w:hAnsi="Calibri Light" w:cs="Calibri Light"/>
          <w:i/>
          <w:iCs/>
          <w:sz w:val="18"/>
          <w:szCs w:val="18"/>
        </w:rPr>
        <w:t>Sample Feed Digest Email</w:t>
      </w:r>
    </w:p>
    <w:p w14:paraId="4D3AEF35" w14:textId="77777777" w:rsidR="006373B9" w:rsidRDefault="006373B9" w:rsidP="008A748A">
      <w:pPr>
        <w:pStyle w:val="Heading2Text"/>
        <w:ind w:left="0"/>
        <w:rPr>
          <w:rFonts w:ascii="Calibri Light" w:hAnsi="Calibri Light" w:cs="Arial"/>
          <w:b/>
          <w:sz w:val="18"/>
          <w:szCs w:val="18"/>
          <w:u w:val="single"/>
        </w:rPr>
      </w:pPr>
    </w:p>
    <w:p w14:paraId="68F7AC07" w14:textId="38AC3B8B" w:rsidR="00B42220" w:rsidRDefault="00B42220" w:rsidP="00993B75">
      <w:pPr>
        <w:pStyle w:val="Heading2"/>
      </w:pPr>
      <w:bookmarkStart w:id="31" w:name="_Toc26282905"/>
      <w:r>
        <w:lastRenderedPageBreak/>
        <w:t>2.1.2.4</w:t>
      </w:r>
      <w:r>
        <w:tab/>
      </w:r>
      <w:r w:rsidR="009C64F0" w:rsidRPr="00A06EA9">
        <w:t>UI and General Navigation</w:t>
      </w:r>
      <w:r w:rsidR="009C64F0">
        <w:t xml:space="preserve"> -</w:t>
      </w:r>
      <w:r w:rsidRPr="00A06EA9">
        <w:t xml:space="preserve"> </w:t>
      </w:r>
      <w:r>
        <w:t>Follow, Favorite</w:t>
      </w:r>
      <w:r w:rsidR="003F1AFB">
        <w:t>s</w:t>
      </w:r>
      <w:r>
        <w:t>, Flag, Hashtag</w:t>
      </w:r>
      <w:r w:rsidR="003F1AFB">
        <w:t xml:space="preserve"> and Posting an Update</w:t>
      </w:r>
      <w:bookmarkEnd w:id="31"/>
    </w:p>
    <w:p w14:paraId="008F7857" w14:textId="084248A5" w:rsidR="009A2373" w:rsidRDefault="008149DF" w:rsidP="0303380E">
      <w:pPr>
        <w:pStyle w:val="Heading2Text"/>
        <w:ind w:left="0"/>
        <w:rPr>
          <w:rFonts w:ascii="Calibri Light,Arial" w:eastAsia="Calibri Light,Arial" w:hAnsi="Calibri Light,Arial" w:cs="Calibri Light,Arial"/>
          <w:sz w:val="18"/>
          <w:szCs w:val="18"/>
        </w:rPr>
      </w:pPr>
      <w:r w:rsidRPr="0303380E">
        <w:rPr>
          <w:rFonts w:ascii="Calibri Light" w:eastAsia="Calibri Light" w:hAnsi="Calibri Light" w:cs="Calibri Light"/>
          <w:sz w:val="18"/>
          <w:szCs w:val="18"/>
        </w:rPr>
        <w:t xml:space="preserve"> C4C provides </w:t>
      </w:r>
      <w:r w:rsidR="00BC1F82" w:rsidRPr="0303380E">
        <w:rPr>
          <w:rFonts w:ascii="Calibri Light" w:eastAsia="Calibri Light" w:hAnsi="Calibri Light" w:cs="Calibri Light"/>
          <w:sz w:val="18"/>
          <w:szCs w:val="18"/>
        </w:rPr>
        <w:t xml:space="preserve">users the functionality to </w:t>
      </w:r>
      <w:r w:rsidR="00891D2B" w:rsidRPr="0303380E">
        <w:rPr>
          <w:rFonts w:ascii="Calibri Light" w:eastAsia="Calibri Light" w:hAnsi="Calibri Light" w:cs="Calibri Light"/>
          <w:sz w:val="18"/>
          <w:szCs w:val="18"/>
        </w:rPr>
        <w:t xml:space="preserve">group and </w:t>
      </w:r>
      <w:r w:rsidR="00BC1F82" w:rsidRPr="0303380E">
        <w:rPr>
          <w:rFonts w:ascii="Calibri Light" w:eastAsia="Calibri Light" w:hAnsi="Calibri Light" w:cs="Calibri Light"/>
          <w:sz w:val="18"/>
          <w:szCs w:val="18"/>
        </w:rPr>
        <w:t xml:space="preserve">monitor specific accounts, customers, or C4C objects for updates by providing </w:t>
      </w:r>
      <w:r w:rsidR="00891D2B" w:rsidRPr="0303380E">
        <w:rPr>
          <w:rFonts w:ascii="Calibri Light" w:eastAsia="Calibri Light" w:hAnsi="Calibri Light" w:cs="Calibri Light"/>
          <w:sz w:val="18"/>
          <w:szCs w:val="18"/>
        </w:rPr>
        <w:t>mu</w:t>
      </w:r>
      <w:r w:rsidR="00CB45EF" w:rsidRPr="0303380E">
        <w:rPr>
          <w:rFonts w:ascii="Calibri Light" w:eastAsia="Calibri Light" w:hAnsi="Calibri Light" w:cs="Calibri Light"/>
          <w:sz w:val="18"/>
          <w:szCs w:val="18"/>
        </w:rPr>
        <w:t xml:space="preserve">ltiple options, described below.  </w:t>
      </w:r>
    </w:p>
    <w:tbl>
      <w:tblPr>
        <w:tblW w:w="8902"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330"/>
        <w:gridCol w:w="6355"/>
        <w:gridCol w:w="1217"/>
      </w:tblGrid>
      <w:tr w:rsidR="000C3C34" w:rsidRPr="00387370" w14:paraId="0B08C9F9" w14:textId="77777777" w:rsidTr="14C1ACD4">
        <w:trPr>
          <w:cantSplit/>
          <w:trHeight w:val="420"/>
          <w:tblHeader/>
        </w:trPr>
        <w:tc>
          <w:tcPr>
            <w:tcW w:w="1330" w:type="dxa"/>
            <w:tcBorders>
              <w:top w:val="threeDEmboss" w:sz="6" w:space="0" w:color="auto"/>
              <w:bottom w:val="threeDEmboss" w:sz="6" w:space="0" w:color="auto"/>
            </w:tcBorders>
            <w:shd w:val="clear" w:color="auto" w:fill="F9FBAF"/>
            <w:vAlign w:val="center"/>
          </w:tcPr>
          <w:p w14:paraId="1B085562" w14:textId="77777777" w:rsidR="00CF702F" w:rsidRPr="00CD4E29" w:rsidRDefault="00CF702F" w:rsidP="546B4D49">
            <w:pPr>
              <w:pStyle w:val="TableHeader-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Function</w:t>
            </w:r>
          </w:p>
        </w:tc>
        <w:tc>
          <w:tcPr>
            <w:tcW w:w="6355" w:type="dxa"/>
            <w:tcBorders>
              <w:top w:val="threeDEmboss" w:sz="6" w:space="0" w:color="auto"/>
              <w:bottom w:val="threeDEmboss" w:sz="6" w:space="0" w:color="auto"/>
            </w:tcBorders>
            <w:shd w:val="clear" w:color="auto" w:fill="F9FBAF"/>
            <w:vAlign w:val="center"/>
          </w:tcPr>
          <w:p w14:paraId="29C057C9" w14:textId="77777777" w:rsidR="00CF702F" w:rsidRPr="00CD4E29" w:rsidRDefault="00CF702F"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Description</w:t>
            </w:r>
          </w:p>
        </w:tc>
        <w:tc>
          <w:tcPr>
            <w:tcW w:w="1217" w:type="dxa"/>
            <w:tcBorders>
              <w:top w:val="threeDEmboss" w:sz="6" w:space="0" w:color="auto"/>
              <w:bottom w:val="threeDEmboss" w:sz="6" w:space="0" w:color="auto"/>
            </w:tcBorders>
            <w:shd w:val="clear" w:color="auto" w:fill="F9FBAF"/>
            <w:vAlign w:val="center"/>
          </w:tcPr>
          <w:p w14:paraId="52F48E6D" w14:textId="153C4A7D" w:rsidR="00CF702F" w:rsidRPr="00CD4E29" w:rsidRDefault="00CF702F"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C4C Icon</w:t>
            </w:r>
          </w:p>
        </w:tc>
      </w:tr>
      <w:tr w:rsidR="000C3C34" w:rsidRPr="00387370" w14:paraId="5F4D2CBA" w14:textId="77777777" w:rsidTr="14C1ACD4">
        <w:trPr>
          <w:cantSplit/>
          <w:trHeight w:val="420"/>
        </w:trPr>
        <w:tc>
          <w:tcPr>
            <w:tcW w:w="1330" w:type="dxa"/>
            <w:tcBorders>
              <w:top w:val="threeDEmboss" w:sz="6" w:space="0" w:color="auto"/>
              <w:bottom w:val="threeDEmboss" w:sz="6" w:space="0" w:color="auto"/>
            </w:tcBorders>
            <w:vAlign w:val="center"/>
          </w:tcPr>
          <w:p w14:paraId="6B39137F" w14:textId="77777777" w:rsidR="00CF702F" w:rsidRPr="00CD4E29" w:rsidRDefault="00CF702F"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Follow</w:t>
            </w:r>
          </w:p>
        </w:tc>
        <w:tc>
          <w:tcPr>
            <w:tcW w:w="6355" w:type="dxa"/>
            <w:tcBorders>
              <w:top w:val="threeDEmboss" w:sz="6" w:space="0" w:color="auto"/>
              <w:bottom w:val="threeDEmboss" w:sz="6" w:space="0" w:color="auto"/>
            </w:tcBorders>
            <w:vAlign w:val="center"/>
          </w:tcPr>
          <w:p w14:paraId="07ADD844" w14:textId="1E845D44" w:rsidR="00CF702F" w:rsidRPr="00CD4E29" w:rsidRDefault="00CF702F"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Users </w:t>
            </w:r>
            <w:proofErr w:type="gramStart"/>
            <w:r w:rsidRPr="546B4D49">
              <w:rPr>
                <w:rFonts w:ascii="Calibri Light" w:eastAsia="Calibri Light" w:hAnsi="Calibri Light" w:cs="Calibri Light"/>
                <w:sz w:val="18"/>
                <w:szCs w:val="18"/>
              </w:rPr>
              <w:t>have the ability to</w:t>
            </w:r>
            <w:proofErr w:type="gramEnd"/>
            <w:r w:rsidRPr="546B4D49">
              <w:rPr>
                <w:rFonts w:ascii="Calibri Light" w:eastAsia="Calibri Light" w:hAnsi="Calibri Light" w:cs="Calibri Light"/>
                <w:sz w:val="18"/>
                <w:szCs w:val="18"/>
              </w:rPr>
              <w:t xml:space="preserve"> follow accounts or C4C objects</w:t>
            </w:r>
            <w:r w:rsidR="00FF0B18" w:rsidRPr="546B4D49">
              <w:rPr>
                <w:rFonts w:ascii="Calibri Light" w:eastAsia="Calibri Light" w:hAnsi="Calibri Light" w:cs="Calibri Light"/>
                <w:sz w:val="18"/>
                <w:szCs w:val="18"/>
              </w:rPr>
              <w:t xml:space="preserve"> (ex: C4C ticket, activity</w:t>
            </w:r>
            <w:r w:rsidR="00787914" w:rsidRPr="546B4D49">
              <w:rPr>
                <w:rFonts w:ascii="Calibri Light" w:eastAsia="Calibri Light" w:hAnsi="Calibri Light" w:cs="Calibri Light"/>
                <w:sz w:val="18"/>
                <w:szCs w:val="18"/>
              </w:rPr>
              <w:t>, lead, or account</w:t>
            </w:r>
            <w:r w:rsidR="00FF0B18" w:rsidRPr="546B4D49">
              <w:rPr>
                <w:rFonts w:ascii="Calibri Light,Arial" w:eastAsia="Calibri Light,Arial" w:hAnsi="Calibri Light,Arial" w:cs="Calibri Light,Arial"/>
                <w:sz w:val="18"/>
                <w:szCs w:val="18"/>
              </w:rPr>
              <w:t>)</w:t>
            </w:r>
            <w:r w:rsidR="00D97EE1" w:rsidRPr="546B4D49">
              <w:rPr>
                <w:rFonts w:ascii="Calibri Light,Arial" w:eastAsia="Calibri Light,Arial" w:hAnsi="Calibri Light,Arial" w:cs="Calibri Light,Arial"/>
                <w:sz w:val="18"/>
                <w:szCs w:val="18"/>
              </w:rPr>
              <w:t>.</w:t>
            </w:r>
            <w:r w:rsidRPr="546B4D49">
              <w:rPr>
                <w:rFonts w:ascii="Calibri Light" w:eastAsia="Calibri Light" w:hAnsi="Calibri Light" w:cs="Calibri Light"/>
                <w:sz w:val="18"/>
                <w:szCs w:val="18"/>
              </w:rPr>
              <w:t xml:space="preserve"> This functionality can be used by </w:t>
            </w:r>
            <w:r w:rsidR="00D97EE1" w:rsidRPr="546B4D49">
              <w:rPr>
                <w:rFonts w:ascii="Calibri Light" w:eastAsia="Calibri Light" w:hAnsi="Calibri Light" w:cs="Calibri Light"/>
                <w:sz w:val="18"/>
                <w:szCs w:val="18"/>
              </w:rPr>
              <w:t>users</w:t>
            </w:r>
            <w:r w:rsidRPr="546B4D49">
              <w:rPr>
                <w:rFonts w:ascii="Calibri Light" w:eastAsia="Calibri Light" w:hAnsi="Calibri Light" w:cs="Calibri Light"/>
                <w:sz w:val="18"/>
                <w:szCs w:val="18"/>
              </w:rPr>
              <w:t xml:space="preserve"> to follow assigned accounts, or a call center manager to follow a ticket until it has been resolved.  </w:t>
            </w:r>
          </w:p>
        </w:tc>
        <w:tc>
          <w:tcPr>
            <w:tcW w:w="1217" w:type="dxa"/>
            <w:tcBorders>
              <w:top w:val="threeDEmboss" w:sz="6" w:space="0" w:color="auto"/>
              <w:bottom w:val="threeDEmboss" w:sz="6" w:space="0" w:color="auto"/>
            </w:tcBorders>
            <w:vAlign w:val="center"/>
          </w:tcPr>
          <w:p w14:paraId="334E5630" w14:textId="728DA59A" w:rsidR="00CF702F" w:rsidRPr="00CD4E29" w:rsidRDefault="00DE3123" w:rsidP="009A2373">
            <w:pPr>
              <w:pStyle w:val="TableField-Left"/>
              <w:rPr>
                <w:rFonts w:ascii="Calibri Light" w:hAnsi="Calibri Light" w:cs="Arial"/>
                <w:sz w:val="18"/>
              </w:rPr>
            </w:pPr>
            <w:r w:rsidRPr="00DE3123">
              <w:rPr>
                <w:rFonts w:ascii="Calibri Light" w:hAnsi="Calibri Light" w:cs="Arial"/>
                <w:noProof/>
                <w:sz w:val="18"/>
              </w:rPr>
              <w:drawing>
                <wp:inline distT="0" distB="0" distL="0" distR="0" wp14:anchorId="3F16F8EF" wp14:editId="008D7342">
                  <wp:extent cx="355600" cy="308387"/>
                  <wp:effectExtent l="12700" t="12700" r="1270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2869" b="19595"/>
                          <a:stretch/>
                        </pic:blipFill>
                        <pic:spPr bwMode="auto">
                          <a:xfrm>
                            <a:off x="0" y="0"/>
                            <a:ext cx="359379" cy="311664"/>
                          </a:xfrm>
                          <a:prstGeom prst="rect">
                            <a:avLst/>
                          </a:prstGeom>
                          <a:ln w="9525" cap="flat" cmpd="sng" algn="ctr">
                            <a:solidFill>
                              <a:srgbClr val="4F81BD">
                                <a:shade val="50000"/>
                              </a:srgbClr>
                            </a:solidFill>
                            <a:prstDash val="solid"/>
                            <a:round/>
                            <a:headEnd type="none" w="med" len="med"/>
                            <a:tailEnd type="none" w="med" len="med"/>
                            <a:extLst>
                              <a:ext uri="{C807C97D-BFC1-408E-A445-0C87EB9F89A2}">
                                <ask:lineSketchStyleProps xmlns="" xmlns:o="urn:schemas-microsoft-com:office:office" xmlns:v="urn:schemas-microsoft-com:vml" xmlns:w10="urn:schemas-microsoft-com:office:word" xmlns:w="http://schemas.openxmlformats.org/wordprocessingml/2006/main" xmlns:ask="http://schemas.microsoft.com/office/drawing/2018/sketchyshapes" sd="0">
                                  <a:custGeom>
                                    <a:avLst/>
                                    <a:gdLst/>
                                    <a:ahLst/>
                                    <a:cxnLst/>
                                    <a:rect l="0" t="0" r="0" b="0"/>
                                    <a:pathLst/>
                                  </a:custGeom>
                                  <ask:type/>
                                  <ask:seed>0</ask:seed>
                                </ask:lineSketchStyleProps>
                              </a:ext>
                            </a:extLst>
                          </a:ln>
                          <a:extLst>
                            <a:ext uri="{53640926-AAD7-44D8-BBD7-CCE9431645EC}">
                              <a14:shadowObscured xmlns:a14="http://schemas.microsoft.com/office/drawing/2010/main"/>
                            </a:ext>
                          </a:extLst>
                        </pic:spPr>
                      </pic:pic>
                    </a:graphicData>
                  </a:graphic>
                </wp:inline>
              </w:drawing>
            </w:r>
          </w:p>
        </w:tc>
      </w:tr>
      <w:tr w:rsidR="000C3C34" w:rsidRPr="00387370" w14:paraId="6EC95C61" w14:textId="77777777" w:rsidTr="14C1ACD4">
        <w:trPr>
          <w:cantSplit/>
          <w:trHeight w:val="420"/>
        </w:trPr>
        <w:tc>
          <w:tcPr>
            <w:tcW w:w="1330" w:type="dxa"/>
            <w:tcBorders>
              <w:top w:val="threeDEmboss" w:sz="6" w:space="0" w:color="auto"/>
              <w:bottom w:val="threeDEmboss" w:sz="6" w:space="0" w:color="auto"/>
            </w:tcBorders>
            <w:vAlign w:val="center"/>
          </w:tcPr>
          <w:p w14:paraId="2EB9CBBD" w14:textId="77777777" w:rsidR="00CF702F" w:rsidRPr="00CD4E29" w:rsidRDefault="00CF702F"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Favorite</w:t>
            </w:r>
            <w:r w:rsidR="003F1AFB" w:rsidRPr="546B4D49">
              <w:rPr>
                <w:rFonts w:ascii="Calibri Light" w:eastAsia="Calibri Light" w:hAnsi="Calibri Light" w:cs="Calibri Light"/>
                <w:sz w:val="18"/>
                <w:szCs w:val="18"/>
              </w:rPr>
              <w:t>s</w:t>
            </w:r>
          </w:p>
        </w:tc>
        <w:tc>
          <w:tcPr>
            <w:tcW w:w="6355" w:type="dxa"/>
            <w:tcBorders>
              <w:top w:val="threeDEmboss" w:sz="6" w:space="0" w:color="auto"/>
              <w:bottom w:val="threeDEmboss" w:sz="6" w:space="0" w:color="auto"/>
            </w:tcBorders>
            <w:vAlign w:val="center"/>
          </w:tcPr>
          <w:p w14:paraId="28C9E847" w14:textId="479E66D9" w:rsidR="00CF702F" w:rsidRPr="00CD4E29" w:rsidRDefault="003F1AFB"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Designating </w:t>
            </w:r>
            <w:r w:rsidR="00CF702F" w:rsidRPr="546B4D49">
              <w:rPr>
                <w:rFonts w:ascii="Calibri Light" w:eastAsia="Calibri Light" w:hAnsi="Calibri Light" w:cs="Calibri Light"/>
                <w:sz w:val="18"/>
                <w:szCs w:val="18"/>
              </w:rPr>
              <w:t xml:space="preserve">an account or C4C object as a ‘Favorite’ </w:t>
            </w:r>
            <w:r w:rsidRPr="546B4D49">
              <w:rPr>
                <w:rFonts w:ascii="Calibri Light" w:eastAsia="Calibri Light" w:hAnsi="Calibri Light" w:cs="Calibri Light"/>
                <w:sz w:val="18"/>
                <w:szCs w:val="18"/>
              </w:rPr>
              <w:t xml:space="preserve">and </w:t>
            </w:r>
            <w:r w:rsidR="000C3C34" w:rsidRPr="546B4D49">
              <w:rPr>
                <w:rFonts w:ascii="Calibri Light" w:eastAsia="Calibri Light" w:hAnsi="Calibri Light" w:cs="Calibri Light"/>
                <w:sz w:val="18"/>
                <w:szCs w:val="18"/>
              </w:rPr>
              <w:t>by ‘Flagging’</w:t>
            </w:r>
            <w:r w:rsidRPr="546B4D49">
              <w:rPr>
                <w:rFonts w:ascii="Calibri Light" w:eastAsia="Calibri Light" w:hAnsi="Calibri Light" w:cs="Calibri Light"/>
                <w:sz w:val="18"/>
                <w:szCs w:val="18"/>
              </w:rPr>
              <w:t xml:space="preserve"> it</w:t>
            </w:r>
            <w:r w:rsidR="0012678E" w:rsidRPr="546B4D49">
              <w:rPr>
                <w:rFonts w:ascii="Calibri Light,Arial" w:eastAsia="Calibri Light,Arial" w:hAnsi="Calibri Light,Arial" w:cs="Calibri Light,Arial"/>
                <w:sz w:val="18"/>
                <w:szCs w:val="18"/>
              </w:rPr>
              <w:t>,</w:t>
            </w:r>
            <w:r w:rsidR="000C3C34" w:rsidRPr="546B4D49">
              <w:rPr>
                <w:rFonts w:ascii="Calibri Light,Arial" w:eastAsia="Calibri Light,Arial" w:hAnsi="Calibri Light,Arial" w:cs="Calibri Light,Arial"/>
                <w:sz w:val="18"/>
                <w:szCs w:val="18"/>
              </w:rPr>
              <w:t xml:space="preserve"> </w:t>
            </w:r>
            <w:r w:rsidRPr="546B4D49">
              <w:rPr>
                <w:rFonts w:ascii="Calibri Light" w:eastAsia="Calibri Light" w:hAnsi="Calibri Light" w:cs="Calibri Light"/>
                <w:sz w:val="18"/>
                <w:szCs w:val="18"/>
              </w:rPr>
              <w:t xml:space="preserve">has </w:t>
            </w:r>
            <w:r w:rsidR="00CF702F" w:rsidRPr="546B4D49">
              <w:rPr>
                <w:rFonts w:ascii="Calibri Light" w:eastAsia="Calibri Light" w:hAnsi="Calibri Light" w:cs="Calibri Light"/>
                <w:sz w:val="18"/>
                <w:szCs w:val="18"/>
              </w:rPr>
              <w:t xml:space="preserve">the same </w:t>
            </w:r>
            <w:r w:rsidR="0012678E" w:rsidRPr="546B4D49">
              <w:rPr>
                <w:rFonts w:ascii="Calibri Light" w:eastAsia="Calibri Light" w:hAnsi="Calibri Light" w:cs="Calibri Light"/>
                <w:sz w:val="18"/>
                <w:szCs w:val="18"/>
              </w:rPr>
              <w:t>result</w:t>
            </w:r>
            <w:r w:rsidR="00CF702F" w:rsidRPr="546B4D49">
              <w:rPr>
                <w:rFonts w:ascii="Calibri Light" w:eastAsia="Calibri Light" w:hAnsi="Calibri Light" w:cs="Calibri Light"/>
                <w:sz w:val="18"/>
                <w:szCs w:val="18"/>
              </w:rPr>
              <w:t xml:space="preserve">; it adds the object to the user’s personal pane so that it can be quickly accessed.  </w:t>
            </w:r>
            <w:r w:rsidR="000C3C34" w:rsidRPr="546B4D49">
              <w:rPr>
                <w:rFonts w:ascii="Calibri Light" w:eastAsia="Calibri Light" w:hAnsi="Calibri Light" w:cs="Calibri Light"/>
                <w:sz w:val="18"/>
                <w:szCs w:val="18"/>
              </w:rPr>
              <w:t xml:space="preserve">Therefore, users can leverage both </w:t>
            </w:r>
            <w:proofErr w:type="gramStart"/>
            <w:r w:rsidR="000C3C34" w:rsidRPr="546B4D49">
              <w:rPr>
                <w:rFonts w:ascii="Calibri Light" w:eastAsia="Calibri Light" w:hAnsi="Calibri Light" w:cs="Calibri Light"/>
                <w:sz w:val="18"/>
                <w:szCs w:val="18"/>
              </w:rPr>
              <w:t>functionality</w:t>
            </w:r>
            <w:proofErr w:type="gramEnd"/>
            <w:r w:rsidR="000C3C34" w:rsidRPr="546B4D49">
              <w:rPr>
                <w:rFonts w:ascii="Calibri Light" w:eastAsia="Calibri Light" w:hAnsi="Calibri Light" w:cs="Calibri Light"/>
                <w:sz w:val="18"/>
                <w:szCs w:val="18"/>
              </w:rPr>
              <w:t xml:space="preserve">, but differentiate their list by type of object.  For example, designate only customers or accounts as favorites, and use the Flag to follow tickets, activities, or sales leads. </w:t>
            </w:r>
            <w:r w:rsidR="00F00242" w:rsidRPr="546B4D49">
              <w:rPr>
                <w:rFonts w:ascii="Calibri Light" w:eastAsia="Calibri Light" w:hAnsi="Calibri Light" w:cs="Calibri Light"/>
                <w:sz w:val="18"/>
                <w:szCs w:val="18"/>
              </w:rPr>
              <w:t>U</w:t>
            </w:r>
            <w:r w:rsidR="006D36A7" w:rsidRPr="546B4D49">
              <w:rPr>
                <w:rFonts w:ascii="Calibri Light" w:eastAsia="Calibri Light" w:hAnsi="Calibri Light" w:cs="Calibri Light"/>
                <w:sz w:val="18"/>
                <w:szCs w:val="18"/>
              </w:rPr>
              <w:t>ser</w:t>
            </w:r>
            <w:r w:rsidR="00F00242" w:rsidRPr="546B4D49">
              <w:rPr>
                <w:rFonts w:ascii="Calibri Light" w:eastAsia="Calibri Light" w:hAnsi="Calibri Light" w:cs="Calibri Light"/>
                <w:sz w:val="18"/>
                <w:szCs w:val="18"/>
              </w:rPr>
              <w:t>s</w:t>
            </w:r>
            <w:r w:rsidR="006D36A7" w:rsidRPr="546B4D49">
              <w:rPr>
                <w:rFonts w:ascii="Calibri Light" w:eastAsia="Calibri Light" w:hAnsi="Calibri Light" w:cs="Calibri Light"/>
                <w:sz w:val="18"/>
                <w:szCs w:val="18"/>
              </w:rPr>
              <w:t xml:space="preserve"> can view their favorites by </w:t>
            </w:r>
            <w:r w:rsidR="00F00242" w:rsidRPr="546B4D49">
              <w:rPr>
                <w:rFonts w:ascii="Calibri Light" w:eastAsia="Calibri Light" w:hAnsi="Calibri Light" w:cs="Calibri Light"/>
                <w:sz w:val="18"/>
                <w:szCs w:val="18"/>
              </w:rPr>
              <w:t xml:space="preserve">accessing the pane on the bottom left, as shown in </w:t>
            </w:r>
            <w:r w:rsidR="00F00242" w:rsidRPr="546B4D49">
              <w:rPr>
                <w:rFonts w:ascii="Calibri Light" w:eastAsia="Calibri Light" w:hAnsi="Calibri Light" w:cs="Calibri Light"/>
                <w:b/>
                <w:bCs/>
                <w:sz w:val="18"/>
                <w:szCs w:val="18"/>
              </w:rPr>
              <w:t>Figure 7</w:t>
            </w:r>
            <w:r w:rsidR="00F00242" w:rsidRPr="546B4D49">
              <w:rPr>
                <w:rFonts w:ascii="Calibri Light,Arial" w:eastAsia="Calibri Light,Arial" w:hAnsi="Calibri Light,Arial" w:cs="Calibri Light,Arial"/>
                <w:sz w:val="18"/>
                <w:szCs w:val="18"/>
              </w:rPr>
              <w:t>.</w:t>
            </w:r>
          </w:p>
        </w:tc>
        <w:tc>
          <w:tcPr>
            <w:tcW w:w="1217" w:type="dxa"/>
            <w:tcBorders>
              <w:top w:val="threeDEmboss" w:sz="6" w:space="0" w:color="auto"/>
              <w:bottom w:val="threeDEmboss" w:sz="6" w:space="0" w:color="auto"/>
            </w:tcBorders>
            <w:vAlign w:val="center"/>
          </w:tcPr>
          <w:p w14:paraId="64E0C4BB" w14:textId="63069DA9" w:rsidR="00561769" w:rsidRDefault="00561769" w:rsidP="009A2373">
            <w:pPr>
              <w:pStyle w:val="TableField-Left"/>
              <w:rPr>
                <w:rFonts w:ascii="Calibri Light" w:hAnsi="Calibri Light" w:cs="Arial"/>
                <w:sz w:val="18"/>
              </w:rPr>
            </w:pPr>
          </w:p>
          <w:p w14:paraId="1DE82B14" w14:textId="1CEA9648" w:rsidR="00CF702F" w:rsidRPr="00561769" w:rsidRDefault="00BC419E" w:rsidP="00561769">
            <w:pPr>
              <w:rPr>
                <w:lang w:eastAsia="ja-JP"/>
              </w:rPr>
            </w:pPr>
            <w:r w:rsidRPr="00BC419E">
              <w:rPr>
                <w:rFonts w:ascii="Calibri Light" w:eastAsia="Calibri Light" w:hAnsi="Calibri Light" w:cs="Calibri Light"/>
                <w:noProof/>
                <w:sz w:val="18"/>
                <w:szCs w:val="18"/>
              </w:rPr>
              <w:drawing>
                <wp:inline distT="0" distB="0" distL="0" distR="0" wp14:anchorId="6E941747" wp14:editId="75762BB8">
                  <wp:extent cx="360509" cy="329565"/>
                  <wp:effectExtent l="12700" t="12700" r="8255" b="133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3363" t="13196" r="17158"/>
                          <a:stretch/>
                        </pic:blipFill>
                        <pic:spPr bwMode="auto">
                          <a:xfrm>
                            <a:off x="0" y="0"/>
                            <a:ext cx="361778" cy="330725"/>
                          </a:xfrm>
                          <a:prstGeom prst="rect">
                            <a:avLst/>
                          </a:prstGeom>
                          <a:ln w="9525" cap="flat" cmpd="sng" algn="ctr">
                            <a:solidFill>
                              <a:srgbClr val="4F81BD">
                                <a:shade val="50000"/>
                              </a:srgbClr>
                            </a:solidFill>
                            <a:prstDash val="solid"/>
                            <a:round/>
                            <a:headEnd type="none" w="med" len="med"/>
                            <a:tailEnd type="none" w="med" len="med"/>
                            <a:extLst>
                              <a:ext uri="{C807C97D-BFC1-408E-A445-0C87EB9F89A2}">
                                <ask:lineSketchStyleProps xmlns="" xmlns:o="urn:schemas-microsoft-com:office:office" xmlns:v="urn:schemas-microsoft-com:vml" xmlns:w10="urn:schemas-microsoft-com:office:word" xmlns:w="http://schemas.openxmlformats.org/wordprocessingml/2006/main" xmlns:ask="http://schemas.microsoft.com/office/drawing/2018/sketchyshapes" sd="0">
                                  <a:custGeom>
                                    <a:avLst/>
                                    <a:gdLst/>
                                    <a:ahLst/>
                                    <a:cxnLst/>
                                    <a:rect l="0" t="0" r="0" b="0"/>
                                    <a:pathLst/>
                                  </a:custGeom>
                                  <ask:type/>
                                  <ask:seed>0</ask:seed>
                                </ask:lineSketchStyleProps>
                              </a:ext>
                            </a:extLst>
                          </a:ln>
                          <a:extLst>
                            <a:ext uri="{53640926-AAD7-44D8-BBD7-CCE9431645EC}">
                              <a14:shadowObscured xmlns:a14="http://schemas.microsoft.com/office/drawing/2010/main"/>
                            </a:ext>
                          </a:extLst>
                        </pic:spPr>
                      </pic:pic>
                    </a:graphicData>
                  </a:graphic>
                </wp:inline>
              </w:drawing>
            </w:r>
          </w:p>
        </w:tc>
      </w:tr>
      <w:tr w:rsidR="000C3C34" w:rsidRPr="00387370" w14:paraId="268AF337" w14:textId="77777777" w:rsidTr="14C1ACD4">
        <w:trPr>
          <w:cantSplit/>
          <w:trHeight w:val="420"/>
        </w:trPr>
        <w:tc>
          <w:tcPr>
            <w:tcW w:w="1330" w:type="dxa"/>
            <w:tcBorders>
              <w:top w:val="threeDEmboss" w:sz="6" w:space="0" w:color="auto"/>
              <w:bottom w:val="threeDEmboss" w:sz="6" w:space="0" w:color="auto"/>
            </w:tcBorders>
            <w:vAlign w:val="center"/>
          </w:tcPr>
          <w:p w14:paraId="3DE9E555" w14:textId="77777777" w:rsidR="00CF702F" w:rsidRDefault="00CF702F"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Flag</w:t>
            </w:r>
          </w:p>
        </w:tc>
        <w:tc>
          <w:tcPr>
            <w:tcW w:w="6355" w:type="dxa"/>
            <w:tcBorders>
              <w:top w:val="threeDEmboss" w:sz="6" w:space="0" w:color="auto"/>
              <w:bottom w:val="threeDEmboss" w:sz="6" w:space="0" w:color="auto"/>
            </w:tcBorders>
            <w:vAlign w:val="center"/>
          </w:tcPr>
          <w:p w14:paraId="510FBD87" w14:textId="43778A34" w:rsidR="00CF702F" w:rsidRPr="00CD4E29" w:rsidRDefault="0012678E"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Designating an account or C4C object as a ‘Favorite’ and by ‘Flagging’ it, has the same result</w:t>
            </w:r>
            <w:r w:rsidR="000C3C34" w:rsidRPr="546B4D49">
              <w:rPr>
                <w:rFonts w:ascii="Calibri Light" w:eastAsia="Calibri Light" w:hAnsi="Calibri Light" w:cs="Calibri Light"/>
                <w:sz w:val="18"/>
                <w:szCs w:val="18"/>
              </w:rPr>
              <w:t xml:space="preserve">; it adds the object to the user’s personal pane so that it can be quickly accessed.  Therefore, users can leverage both </w:t>
            </w:r>
            <w:proofErr w:type="gramStart"/>
            <w:r w:rsidR="000C3C34" w:rsidRPr="546B4D49">
              <w:rPr>
                <w:rFonts w:ascii="Calibri Light" w:eastAsia="Calibri Light" w:hAnsi="Calibri Light" w:cs="Calibri Light"/>
                <w:sz w:val="18"/>
                <w:szCs w:val="18"/>
              </w:rPr>
              <w:t>functionality</w:t>
            </w:r>
            <w:proofErr w:type="gramEnd"/>
            <w:r w:rsidR="000C3C34" w:rsidRPr="546B4D49">
              <w:rPr>
                <w:rFonts w:ascii="Calibri Light" w:eastAsia="Calibri Light" w:hAnsi="Calibri Light" w:cs="Calibri Light"/>
                <w:sz w:val="18"/>
                <w:szCs w:val="18"/>
              </w:rPr>
              <w:t>, but differentiate their list by type of object.  For example, designate only customers or accounts as favorites, and use the Flag to follow tickets, activities, or sales leads.</w:t>
            </w:r>
            <w:r w:rsidR="00F00242" w:rsidRPr="546B4D49">
              <w:rPr>
                <w:rFonts w:ascii="Calibri Light" w:eastAsia="Calibri Light" w:hAnsi="Calibri Light" w:cs="Calibri Light"/>
                <w:sz w:val="18"/>
                <w:szCs w:val="18"/>
              </w:rPr>
              <w:t xml:space="preserve">  Users can view their flagged items by accessing the pane on the bottom left, as shown in </w:t>
            </w:r>
            <w:r w:rsidR="00F00242" w:rsidRPr="546B4D49">
              <w:rPr>
                <w:rFonts w:ascii="Calibri Light" w:eastAsia="Calibri Light" w:hAnsi="Calibri Light" w:cs="Calibri Light"/>
                <w:b/>
                <w:bCs/>
                <w:sz w:val="18"/>
                <w:szCs w:val="18"/>
              </w:rPr>
              <w:t>Figure 7</w:t>
            </w:r>
            <w:r w:rsidR="00F00242" w:rsidRPr="546B4D49">
              <w:rPr>
                <w:rFonts w:ascii="Calibri Light,Arial" w:eastAsia="Calibri Light,Arial" w:hAnsi="Calibri Light,Arial" w:cs="Calibri Light,Arial"/>
                <w:sz w:val="18"/>
                <w:szCs w:val="18"/>
              </w:rPr>
              <w:t>.</w:t>
            </w:r>
          </w:p>
        </w:tc>
        <w:tc>
          <w:tcPr>
            <w:tcW w:w="1217" w:type="dxa"/>
            <w:tcBorders>
              <w:top w:val="threeDEmboss" w:sz="6" w:space="0" w:color="auto"/>
              <w:bottom w:val="threeDEmboss" w:sz="6" w:space="0" w:color="auto"/>
            </w:tcBorders>
            <w:vAlign w:val="center"/>
          </w:tcPr>
          <w:p w14:paraId="63E6C11A" w14:textId="59FDD6E6" w:rsidR="00CF702F" w:rsidRPr="00CD4E29" w:rsidRDefault="00BC419E" w:rsidP="009A2373">
            <w:pPr>
              <w:pStyle w:val="TableField-Left"/>
              <w:rPr>
                <w:rFonts w:ascii="Calibri Light" w:hAnsi="Calibri Light" w:cs="Arial"/>
                <w:sz w:val="18"/>
              </w:rPr>
            </w:pPr>
            <w:r w:rsidRPr="00BC419E">
              <w:rPr>
                <w:rFonts w:ascii="Calibri Light" w:hAnsi="Calibri Light" w:cs="Arial"/>
                <w:noProof/>
                <w:sz w:val="18"/>
                <w:szCs w:val="18"/>
              </w:rPr>
              <w:drawing>
                <wp:inline distT="0" distB="0" distL="0" distR="0" wp14:anchorId="7A2A23C5" wp14:editId="43873421">
                  <wp:extent cx="355668" cy="380724"/>
                  <wp:effectExtent l="12700" t="12700" r="12700" b="133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6340" r="15304"/>
                          <a:stretch/>
                        </pic:blipFill>
                        <pic:spPr bwMode="auto">
                          <a:xfrm>
                            <a:off x="0" y="0"/>
                            <a:ext cx="355925" cy="381000"/>
                          </a:xfrm>
                          <a:prstGeom prst="rect">
                            <a:avLst/>
                          </a:prstGeom>
                          <a:ln w="9525" cap="flat" cmpd="sng" algn="ctr">
                            <a:solidFill>
                              <a:srgbClr val="4F81BD">
                                <a:shade val="50000"/>
                              </a:srgbClr>
                            </a:solidFill>
                            <a:prstDash val="solid"/>
                            <a:round/>
                            <a:headEnd type="none" w="med" len="med"/>
                            <a:tailEnd type="none" w="med" len="med"/>
                            <a:extLst>
                              <a:ext uri="{C807C97D-BFC1-408E-A445-0C87EB9F89A2}">
                                <ask:lineSketchStyleProps xmlns="" xmlns:o="urn:schemas-microsoft-com:office:office" xmlns:v="urn:schemas-microsoft-com:vml" xmlns:w10="urn:schemas-microsoft-com:office:word" xmlns:w="http://schemas.openxmlformats.org/wordprocessingml/2006/main" xmlns:ask="http://schemas.microsoft.com/office/drawing/2018/sketchyshapes" sd="0">
                                  <a:custGeom>
                                    <a:avLst/>
                                    <a:gdLst/>
                                    <a:ahLst/>
                                    <a:cxnLst/>
                                    <a:rect l="0" t="0" r="0" b="0"/>
                                    <a:pathLst/>
                                  </a:custGeom>
                                  <ask:type/>
                                  <ask:seed>0</ask:seed>
                                </ask:lineSketchStyleProps>
                              </a:ext>
                            </a:extLst>
                          </a:ln>
                          <a:extLst>
                            <a:ext uri="{53640926-AAD7-44D8-BBD7-CCE9431645EC}">
                              <a14:shadowObscured xmlns:a14="http://schemas.microsoft.com/office/drawing/2010/main"/>
                            </a:ext>
                          </a:extLst>
                        </pic:spPr>
                      </pic:pic>
                    </a:graphicData>
                  </a:graphic>
                </wp:inline>
              </w:drawing>
            </w:r>
          </w:p>
        </w:tc>
      </w:tr>
      <w:tr w:rsidR="000C3C34" w:rsidRPr="00387370" w14:paraId="6834F435" w14:textId="77777777" w:rsidTr="14C1ACD4">
        <w:trPr>
          <w:cantSplit/>
          <w:trHeight w:val="420"/>
        </w:trPr>
        <w:tc>
          <w:tcPr>
            <w:tcW w:w="1330" w:type="dxa"/>
            <w:tcBorders>
              <w:top w:val="threeDEmboss" w:sz="6" w:space="0" w:color="auto"/>
              <w:bottom w:val="threeDEmboss" w:sz="6" w:space="0" w:color="auto"/>
            </w:tcBorders>
            <w:vAlign w:val="center"/>
          </w:tcPr>
          <w:p w14:paraId="3BA1469E" w14:textId="77777777" w:rsidR="00CF702F" w:rsidRDefault="00CF702F"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Hashtag</w:t>
            </w:r>
          </w:p>
        </w:tc>
        <w:tc>
          <w:tcPr>
            <w:tcW w:w="6355" w:type="dxa"/>
            <w:tcBorders>
              <w:top w:val="threeDEmboss" w:sz="6" w:space="0" w:color="auto"/>
              <w:bottom w:val="threeDEmboss" w:sz="6" w:space="0" w:color="auto"/>
            </w:tcBorders>
            <w:vAlign w:val="center"/>
          </w:tcPr>
          <w:p w14:paraId="351EF9BC" w14:textId="77777777" w:rsidR="00CF702F" w:rsidRPr="00CD4E29" w:rsidRDefault="00CF702F"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Users </w:t>
            </w:r>
            <w:proofErr w:type="gramStart"/>
            <w:r w:rsidRPr="546B4D49">
              <w:rPr>
                <w:rFonts w:ascii="Calibri Light" w:eastAsia="Calibri Light" w:hAnsi="Calibri Light" w:cs="Calibri Light"/>
                <w:sz w:val="18"/>
                <w:szCs w:val="18"/>
              </w:rPr>
              <w:t>are able to</w:t>
            </w:r>
            <w:proofErr w:type="gramEnd"/>
            <w:r w:rsidRPr="546B4D49">
              <w:rPr>
                <w:rFonts w:ascii="Calibri Light" w:eastAsia="Calibri Light" w:hAnsi="Calibri Light" w:cs="Calibri Light"/>
                <w:sz w:val="18"/>
                <w:szCs w:val="18"/>
              </w:rPr>
              <w:t xml:space="preserve"> add tags to accounts, customers, or C4C objects</w:t>
            </w:r>
            <w:r w:rsidR="000C3C34" w:rsidRPr="546B4D49">
              <w:rPr>
                <w:rFonts w:ascii="Calibri Light" w:eastAsia="Calibri Light" w:hAnsi="Calibri Light" w:cs="Calibri Light"/>
                <w:sz w:val="18"/>
                <w:szCs w:val="18"/>
              </w:rPr>
              <w:t xml:space="preserve">.  This allows users to group multiple activities together for the ability to easily search when needed. </w:t>
            </w:r>
            <w:r w:rsidR="00F00242" w:rsidRPr="546B4D49">
              <w:rPr>
                <w:rFonts w:ascii="Calibri Light" w:eastAsia="Calibri Light" w:hAnsi="Calibri Light" w:cs="Calibri Light"/>
                <w:sz w:val="18"/>
                <w:szCs w:val="18"/>
              </w:rPr>
              <w:t xml:space="preserve">Users can search for the hashtags by accessing the pane on the bottom left as shown in </w:t>
            </w:r>
            <w:r w:rsidR="00F00242" w:rsidRPr="546B4D49">
              <w:rPr>
                <w:rFonts w:ascii="Calibri Light" w:eastAsia="Calibri Light" w:hAnsi="Calibri Light" w:cs="Calibri Light"/>
                <w:b/>
                <w:bCs/>
                <w:sz w:val="18"/>
                <w:szCs w:val="18"/>
              </w:rPr>
              <w:t>Figure 7</w:t>
            </w:r>
            <w:r w:rsidR="00F00242" w:rsidRPr="546B4D49">
              <w:rPr>
                <w:rFonts w:ascii="Calibri Light,Arial" w:eastAsia="Calibri Light,Arial" w:hAnsi="Calibri Light,Arial" w:cs="Calibri Light,Arial"/>
                <w:sz w:val="18"/>
                <w:szCs w:val="18"/>
              </w:rPr>
              <w:t>.</w:t>
            </w:r>
          </w:p>
        </w:tc>
        <w:tc>
          <w:tcPr>
            <w:tcW w:w="1217" w:type="dxa"/>
            <w:tcBorders>
              <w:top w:val="threeDEmboss" w:sz="6" w:space="0" w:color="auto"/>
              <w:bottom w:val="threeDEmboss" w:sz="6" w:space="0" w:color="auto"/>
            </w:tcBorders>
            <w:vAlign w:val="center"/>
          </w:tcPr>
          <w:p w14:paraId="005F6F14" w14:textId="579B339E" w:rsidR="00CF702F" w:rsidRPr="00CD4E29" w:rsidRDefault="00DE3123" w:rsidP="009A2373">
            <w:pPr>
              <w:pStyle w:val="TableField-Left"/>
              <w:rPr>
                <w:rFonts w:ascii="Calibri Light" w:hAnsi="Calibri Light" w:cs="Arial"/>
                <w:sz w:val="18"/>
              </w:rPr>
            </w:pPr>
            <w:r w:rsidRPr="00DE3123">
              <w:rPr>
                <w:rFonts w:ascii="Calibri Light" w:hAnsi="Calibri Light" w:cs="Arial"/>
                <w:noProof/>
                <w:sz w:val="18"/>
              </w:rPr>
              <w:drawing>
                <wp:inline distT="0" distB="0" distL="0" distR="0" wp14:anchorId="78182443" wp14:editId="7D29EC6A">
                  <wp:extent cx="397578" cy="393700"/>
                  <wp:effectExtent l="12700" t="12700" r="8890" b="1270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7617"/>
                          <a:stretch/>
                        </pic:blipFill>
                        <pic:spPr bwMode="auto">
                          <a:xfrm>
                            <a:off x="0" y="0"/>
                            <a:ext cx="397578" cy="393700"/>
                          </a:xfrm>
                          <a:prstGeom prst="rect">
                            <a:avLst/>
                          </a:prstGeom>
                          <a:ln w="9525" cap="flat" cmpd="sng" algn="ctr">
                            <a:solidFill>
                              <a:srgbClr val="4F81BD">
                                <a:shade val="50000"/>
                              </a:srgbClr>
                            </a:solidFill>
                            <a:prstDash val="solid"/>
                            <a:round/>
                            <a:headEnd type="none" w="med" len="med"/>
                            <a:tailEnd type="none" w="med" len="med"/>
                            <a:extLst>
                              <a:ext uri="{C807C97D-BFC1-408E-A445-0C87EB9F89A2}">
                                <ask:lineSketchStyleProps xmlns="" xmlns:o="urn:schemas-microsoft-com:office:office" xmlns:v="urn:schemas-microsoft-com:vml" xmlns:w10="urn:schemas-microsoft-com:office:word" xmlns:w="http://schemas.openxmlformats.org/wordprocessingml/2006/main" xmlns:ask="http://schemas.microsoft.com/office/drawing/2018/sketchyshapes" sd="0">
                                  <a:custGeom>
                                    <a:avLst/>
                                    <a:gdLst/>
                                    <a:ahLst/>
                                    <a:cxnLst/>
                                    <a:rect l="0" t="0" r="0" b="0"/>
                                    <a:pathLst/>
                                  </a:custGeom>
                                  <ask:type/>
                                  <ask:seed>0</ask:seed>
                                </ask:lineSketchStyleProps>
                              </a:ext>
                            </a:extLst>
                          </a:ln>
                          <a:extLst>
                            <a:ext uri="{53640926-AAD7-44D8-BBD7-CCE9431645EC}">
                              <a14:shadowObscured xmlns:a14="http://schemas.microsoft.com/office/drawing/2010/main"/>
                            </a:ext>
                          </a:extLst>
                        </pic:spPr>
                      </pic:pic>
                    </a:graphicData>
                  </a:graphic>
                </wp:inline>
              </w:drawing>
            </w:r>
          </w:p>
        </w:tc>
      </w:tr>
      <w:tr w:rsidR="000C3C34" w:rsidRPr="00387370" w14:paraId="1577FFA1" w14:textId="77777777" w:rsidTr="14C1ACD4">
        <w:trPr>
          <w:cantSplit/>
          <w:trHeight w:val="420"/>
        </w:trPr>
        <w:tc>
          <w:tcPr>
            <w:tcW w:w="1330" w:type="dxa"/>
            <w:tcBorders>
              <w:top w:val="threeDEmboss" w:sz="6" w:space="0" w:color="auto"/>
            </w:tcBorders>
            <w:vAlign w:val="center"/>
          </w:tcPr>
          <w:p w14:paraId="528979F5" w14:textId="77777777" w:rsidR="00CF702F" w:rsidRDefault="00CF702F"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Post an Update</w:t>
            </w:r>
          </w:p>
        </w:tc>
        <w:tc>
          <w:tcPr>
            <w:tcW w:w="6355" w:type="dxa"/>
            <w:tcBorders>
              <w:top w:val="threeDEmboss" w:sz="6" w:space="0" w:color="auto"/>
            </w:tcBorders>
            <w:vAlign w:val="center"/>
          </w:tcPr>
          <w:p w14:paraId="1DE505D0" w14:textId="77777777" w:rsidR="00CF702F" w:rsidRDefault="00CF702F"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Users can post updates from within a C4C object that will appear within the feed.  Users can tag other employees or another object within the update.</w:t>
            </w:r>
            <w:r w:rsidR="0088141A" w:rsidRPr="546B4D49">
              <w:rPr>
                <w:rFonts w:ascii="Calibri Light" w:eastAsia="Calibri Light" w:hAnsi="Calibri Light" w:cs="Calibri Light"/>
                <w:sz w:val="18"/>
                <w:szCs w:val="18"/>
              </w:rPr>
              <w:t xml:space="preserve"> (See </w:t>
            </w:r>
            <w:r w:rsidR="0088141A" w:rsidRPr="546B4D49">
              <w:rPr>
                <w:rFonts w:ascii="Calibri Light" w:eastAsia="Calibri Light" w:hAnsi="Calibri Light" w:cs="Calibri Light"/>
                <w:b/>
                <w:bCs/>
                <w:sz w:val="18"/>
                <w:szCs w:val="18"/>
              </w:rPr>
              <w:t>F</w:t>
            </w:r>
            <w:r w:rsidR="005F6B4C" w:rsidRPr="546B4D49">
              <w:rPr>
                <w:rFonts w:ascii="Calibri Light" w:eastAsia="Calibri Light" w:hAnsi="Calibri Light" w:cs="Calibri Light"/>
                <w:b/>
                <w:bCs/>
                <w:sz w:val="18"/>
                <w:szCs w:val="18"/>
              </w:rPr>
              <w:t>igure 8</w:t>
            </w:r>
            <w:r w:rsidR="005F6B4C" w:rsidRPr="546B4D49">
              <w:rPr>
                <w:rFonts w:ascii="Calibri Light,Arial" w:eastAsia="Calibri Light,Arial" w:hAnsi="Calibri Light,Arial" w:cs="Calibri Light,Arial"/>
                <w:sz w:val="18"/>
                <w:szCs w:val="18"/>
              </w:rPr>
              <w:t>)</w:t>
            </w:r>
          </w:p>
          <w:p w14:paraId="7F189905" w14:textId="39521B10" w:rsidR="00DE3123" w:rsidRDefault="00DE3123" w:rsidP="546B4D49">
            <w:pPr>
              <w:pStyle w:val="TableField-Left"/>
              <w:rPr>
                <w:rFonts w:ascii="Calibri Light,Arial" w:eastAsia="Calibri Light,Arial" w:hAnsi="Calibri Light,Arial" w:cs="Calibri Light,Arial"/>
                <w:sz w:val="18"/>
                <w:szCs w:val="18"/>
              </w:rPr>
            </w:pPr>
          </w:p>
        </w:tc>
        <w:tc>
          <w:tcPr>
            <w:tcW w:w="1217" w:type="dxa"/>
            <w:tcBorders>
              <w:top w:val="threeDEmboss" w:sz="6" w:space="0" w:color="auto"/>
            </w:tcBorders>
            <w:vAlign w:val="center"/>
          </w:tcPr>
          <w:p w14:paraId="6DB36008" w14:textId="5AF78D1C" w:rsidR="00CF702F" w:rsidRDefault="00DE3123" w:rsidP="009A2373">
            <w:pPr>
              <w:pStyle w:val="TableField-Left"/>
              <w:rPr>
                <w:rFonts w:ascii="Calibri Light" w:hAnsi="Calibri Light" w:cs="Arial"/>
                <w:noProof/>
                <w:sz w:val="18"/>
                <w:szCs w:val="18"/>
                <w:lang w:eastAsia="en-US"/>
              </w:rPr>
            </w:pPr>
            <w:r w:rsidRPr="00DE3123">
              <w:rPr>
                <w:rFonts w:ascii="Calibri Light" w:eastAsia="Calibri Light" w:hAnsi="Calibri Light" w:cs="Calibri Light"/>
                <w:noProof/>
                <w:sz w:val="18"/>
                <w:szCs w:val="18"/>
              </w:rPr>
              <w:drawing>
                <wp:inline distT="0" distB="0" distL="0" distR="0" wp14:anchorId="65ED59EB" wp14:editId="53352826">
                  <wp:extent cx="366395" cy="322347"/>
                  <wp:effectExtent l="12700" t="12700" r="14605" b="825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 r="-13" b="18778"/>
                          <a:stretch/>
                        </pic:blipFill>
                        <pic:spPr bwMode="auto">
                          <a:xfrm>
                            <a:off x="0" y="0"/>
                            <a:ext cx="370483" cy="325943"/>
                          </a:xfrm>
                          <a:prstGeom prst="rect">
                            <a:avLst/>
                          </a:prstGeom>
                          <a:ln w="9525" cap="flat" cmpd="sng" algn="ctr">
                            <a:solidFill>
                              <a:srgbClr val="4F81BD">
                                <a:shade val="50000"/>
                              </a:srgbClr>
                            </a:solidFill>
                            <a:prstDash val="solid"/>
                            <a:round/>
                            <a:headEnd type="none" w="med" len="med"/>
                            <a:tailEnd type="none" w="med" len="med"/>
                            <a:extLst>
                              <a:ext uri="{C807C97D-BFC1-408E-A445-0C87EB9F89A2}">
                                <ask:lineSketchStyleProps xmlns="" xmlns:o="urn:schemas-microsoft-com:office:office" xmlns:v="urn:schemas-microsoft-com:vml" xmlns:w10="urn:schemas-microsoft-com:office:word" xmlns:w="http://schemas.openxmlformats.org/wordprocessingml/2006/main" xmlns:ask="http://schemas.microsoft.com/office/drawing/2018/sketchyshapes" sd="0">
                                  <a:custGeom>
                                    <a:avLst/>
                                    <a:gdLst/>
                                    <a:ahLst/>
                                    <a:cxnLst/>
                                    <a:rect l="0" t="0" r="0" b="0"/>
                                    <a:pathLst/>
                                  </a:custGeom>
                                  <ask:type/>
                                  <ask:seed>0</ask:seed>
                                </ask:lineSketchStyleProps>
                              </a:ext>
                            </a:extLst>
                          </a:ln>
                          <a:extLst>
                            <a:ext uri="{53640926-AAD7-44D8-BBD7-CCE9431645EC}">
                              <a14:shadowObscured xmlns:a14="http://schemas.microsoft.com/office/drawing/2010/main"/>
                            </a:ext>
                          </a:extLst>
                        </pic:spPr>
                      </pic:pic>
                    </a:graphicData>
                  </a:graphic>
                </wp:inline>
              </w:drawing>
            </w:r>
          </w:p>
        </w:tc>
      </w:tr>
    </w:tbl>
    <w:p w14:paraId="37968C8B" w14:textId="04419658" w:rsidR="009A2373" w:rsidRDefault="00F70324" w:rsidP="008A748A">
      <w:pPr>
        <w:pStyle w:val="Heading2Text"/>
        <w:ind w:left="0"/>
        <w:rPr>
          <w:rFonts w:ascii="Calibri Light" w:hAnsi="Calibri Light" w:cs="Arial"/>
          <w:sz w:val="18"/>
          <w:szCs w:val="18"/>
        </w:rPr>
      </w:pPr>
      <w:r w:rsidRPr="00FA3DE0">
        <w:rPr>
          <w:rFonts w:ascii="Calibri Light" w:hAnsi="Calibri Light" w:cs="Arial"/>
          <w:i/>
          <w:noProof/>
          <w:sz w:val="18"/>
          <w:szCs w:val="18"/>
        </w:rPr>
        <w:drawing>
          <wp:anchor distT="0" distB="0" distL="114300" distR="114300" simplePos="0" relativeHeight="251665920" behindDoc="1" locked="0" layoutInCell="1" allowOverlap="1" wp14:anchorId="1B8333AE" wp14:editId="500C1986">
            <wp:simplePos x="0" y="0"/>
            <wp:positionH relativeFrom="column">
              <wp:posOffset>2021528</wp:posOffset>
            </wp:positionH>
            <wp:positionV relativeFrom="paragraph">
              <wp:posOffset>215900</wp:posOffset>
            </wp:positionV>
            <wp:extent cx="941070" cy="2404110"/>
            <wp:effectExtent l="12700" t="12700" r="11430" b="8890"/>
            <wp:wrapTight wrapText="bothSides">
              <wp:wrapPolygon edited="0">
                <wp:start x="-291" y="-114"/>
                <wp:lineTo x="-291" y="21566"/>
                <wp:lineTo x="21571" y="21566"/>
                <wp:lineTo x="21571" y="-114"/>
                <wp:lineTo x="-291" y="-114"/>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41070" cy="2404110"/>
                    </a:xfrm>
                    <a:prstGeom prst="rect">
                      <a:avLst/>
                    </a:prstGeom>
                    <a:ln>
                      <a:solidFill>
                        <a:schemeClr val="accent1">
                          <a:shade val="95000"/>
                          <a:satMod val="105000"/>
                        </a:schemeClr>
                      </a:solidFill>
                    </a:ln>
                  </pic:spPr>
                </pic:pic>
              </a:graphicData>
            </a:graphic>
            <wp14:sizeRelH relativeFrom="page">
              <wp14:pctWidth>0</wp14:pctWidth>
            </wp14:sizeRelH>
            <wp14:sizeRelV relativeFrom="page">
              <wp14:pctHeight>0</wp14:pctHeight>
            </wp14:sizeRelV>
          </wp:anchor>
        </w:drawing>
      </w:r>
    </w:p>
    <w:p w14:paraId="354C7052" w14:textId="517833C5" w:rsidR="003B3DD7" w:rsidRPr="00365F51" w:rsidRDefault="00F70324" w:rsidP="008A748A">
      <w:pPr>
        <w:pStyle w:val="Heading2Text"/>
        <w:ind w:left="0"/>
        <w:rPr>
          <w:rFonts w:ascii="Calibri Light" w:hAnsi="Calibri Light" w:cs="Arial"/>
          <w:i/>
          <w:sz w:val="18"/>
          <w:szCs w:val="18"/>
        </w:rPr>
      </w:pPr>
      <w:r>
        <w:rPr>
          <w:rFonts w:ascii="Calibri Light" w:hAnsi="Calibri Light" w:cs="Arial"/>
          <w:noProof/>
          <w:sz w:val="18"/>
          <w:szCs w:val="18"/>
          <w:lang w:eastAsia="en-US"/>
        </w:rPr>
        <mc:AlternateContent>
          <mc:Choice Requires="wps">
            <w:drawing>
              <wp:anchor distT="0" distB="0" distL="114300" distR="114300" simplePos="0" relativeHeight="251658752" behindDoc="0" locked="0" layoutInCell="1" allowOverlap="1" wp14:anchorId="1D7067D1" wp14:editId="0B66E536">
                <wp:simplePos x="0" y="0"/>
                <wp:positionH relativeFrom="column">
                  <wp:posOffset>-89857</wp:posOffset>
                </wp:positionH>
                <wp:positionV relativeFrom="paragraph">
                  <wp:posOffset>52590</wp:posOffset>
                </wp:positionV>
                <wp:extent cx="1955800" cy="571500"/>
                <wp:effectExtent l="38100" t="25400" r="76200" b="1689100"/>
                <wp:wrapNone/>
                <wp:docPr id="15" name="Line Callout 2 15"/>
                <wp:cNvGraphicFramePr/>
                <a:graphic xmlns:a="http://schemas.openxmlformats.org/drawingml/2006/main">
                  <a:graphicData uri="http://schemas.microsoft.com/office/word/2010/wordprocessingShape">
                    <wps:wsp>
                      <wps:cNvSpPr/>
                      <wps:spPr>
                        <a:xfrm>
                          <a:off x="0" y="0"/>
                          <a:ext cx="1955800" cy="571500"/>
                        </a:xfrm>
                        <a:prstGeom prst="borderCallout2">
                          <a:avLst>
                            <a:gd name="adj1" fmla="val 114488"/>
                            <a:gd name="adj2" fmla="val 51067"/>
                            <a:gd name="adj3" fmla="val 114488"/>
                            <a:gd name="adj4" fmla="val 61894"/>
                            <a:gd name="adj5" fmla="val 381095"/>
                            <a:gd name="adj6" fmla="val 101671"/>
                          </a:avLst>
                        </a:prstGeom>
                        <a:noFill/>
                      </wps:spPr>
                      <wps:style>
                        <a:lnRef idx="1">
                          <a:schemeClr val="accent1"/>
                        </a:lnRef>
                        <a:fillRef idx="3">
                          <a:schemeClr val="accent1"/>
                        </a:fillRef>
                        <a:effectRef idx="2">
                          <a:schemeClr val="accent1"/>
                        </a:effectRef>
                        <a:fontRef idx="minor">
                          <a:schemeClr val="lt1"/>
                        </a:fontRef>
                      </wps:style>
                      <wps:txbx>
                        <w:txbxContent>
                          <w:p w14:paraId="34455B1B" w14:textId="0D740DC3" w:rsidR="0089490E" w:rsidRDefault="0089490E" w:rsidP="003B3DD7">
                            <w:pPr>
                              <w:jc w:val="center"/>
                            </w:pPr>
                            <w:r w:rsidRPr="00FA3DE0">
                              <w:rPr>
                                <w:noProof/>
                              </w:rPr>
                              <w:drawing>
                                <wp:inline distT="0" distB="0" distL="0" distR="0" wp14:anchorId="3840B6ED" wp14:editId="12D6D91A">
                                  <wp:extent cx="1764030" cy="343535"/>
                                  <wp:effectExtent l="0" t="0" r="127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764030" cy="3435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7067D1" id="Line Callout 2 15" o:spid="_x0000_s1036" type="#_x0000_t48" style="position:absolute;margin-left:-7.1pt;margin-top:4.15pt;width:154pt;height: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" adj="21961,82317,13369,24729,11030,24729" filled="f" strokecolor="#4579b8 [3044]">
                <v:shadow on="t" color="black" opacity="22937f" origin=",.5" offset="0,.63889mm"/>
                <v:textbox>
                  <w:txbxContent>
                    <w:p w14:paraId="34455B1B" w14:textId="0D740DC3" w:rsidR="0089490E" w:rsidRDefault="0089490E" w:rsidP="003B3DD7">
                      <w:pPr>
                        <w:jc w:val="center"/>
                      </w:pPr>
                      <w:r w:rsidRPr="00FA3DE0">
                        <w:rPr>
                          <w:noProof/>
                        </w:rPr>
                        <w:drawing>
                          <wp:inline distT="0" distB="0" distL="0" distR="0" wp14:anchorId="3840B6ED" wp14:editId="12D6D91A">
                            <wp:extent cx="1764030" cy="343535"/>
                            <wp:effectExtent l="0" t="0" r="127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764030" cy="343535"/>
                                    </a:xfrm>
                                    <a:prstGeom prst="rect">
                                      <a:avLst/>
                                    </a:prstGeom>
                                  </pic:spPr>
                                </pic:pic>
                              </a:graphicData>
                            </a:graphic>
                          </wp:inline>
                        </w:drawing>
                      </w:r>
                    </w:p>
                  </w:txbxContent>
                </v:textbox>
                <o:callout v:ext="edit" minusx="t" minusy="t"/>
              </v:shape>
            </w:pict>
          </mc:Fallback>
        </mc:AlternateContent>
      </w:r>
      <w:r w:rsidR="00FA3DE0" w:rsidRPr="00FA3DE0">
        <w:rPr>
          <w:noProof/>
        </w:rPr>
        <w:t xml:space="preserve"> </w:t>
      </w:r>
    </w:p>
    <w:p w14:paraId="507DC0D2" w14:textId="139C8B6E" w:rsidR="00C35ED5" w:rsidRDefault="00C35ED5" w:rsidP="00B9472F">
      <w:pPr>
        <w:pStyle w:val="Heading2Text"/>
        <w:ind w:left="2880"/>
        <w:rPr>
          <w:rFonts w:ascii="Calibri Light" w:hAnsi="Calibri Light" w:cs="Arial"/>
          <w:sz w:val="18"/>
          <w:szCs w:val="18"/>
        </w:rPr>
      </w:pPr>
    </w:p>
    <w:p w14:paraId="4DD93756" w14:textId="64CC7A66" w:rsidR="00F70324" w:rsidRDefault="00F70324" w:rsidP="00B9472F">
      <w:pPr>
        <w:pStyle w:val="Heading2Text"/>
        <w:ind w:left="2880"/>
        <w:rPr>
          <w:rFonts w:ascii="Calibri Light" w:hAnsi="Calibri Light" w:cs="Arial"/>
          <w:sz w:val="18"/>
          <w:szCs w:val="18"/>
        </w:rPr>
      </w:pPr>
    </w:p>
    <w:p w14:paraId="4B4B730D" w14:textId="791AF8D8" w:rsidR="00F70324" w:rsidRDefault="00F70324" w:rsidP="00B9472F">
      <w:pPr>
        <w:pStyle w:val="Heading2Text"/>
        <w:ind w:left="2880"/>
        <w:rPr>
          <w:rFonts w:ascii="Calibri Light" w:hAnsi="Calibri Light" w:cs="Arial"/>
          <w:sz w:val="18"/>
          <w:szCs w:val="18"/>
        </w:rPr>
      </w:pPr>
    </w:p>
    <w:p w14:paraId="41872621" w14:textId="78CEA523" w:rsidR="00F70324" w:rsidRDefault="00F70324" w:rsidP="00B9472F">
      <w:pPr>
        <w:pStyle w:val="Heading2Text"/>
        <w:ind w:left="2880"/>
        <w:rPr>
          <w:rFonts w:ascii="Calibri Light" w:hAnsi="Calibri Light" w:cs="Arial"/>
          <w:sz w:val="18"/>
          <w:szCs w:val="18"/>
        </w:rPr>
      </w:pPr>
    </w:p>
    <w:p w14:paraId="2AA23829" w14:textId="2C514DE5" w:rsidR="00F70324" w:rsidRDefault="00F70324" w:rsidP="00B9472F">
      <w:pPr>
        <w:pStyle w:val="Heading2Text"/>
        <w:ind w:left="2880"/>
        <w:rPr>
          <w:rFonts w:ascii="Calibri Light" w:hAnsi="Calibri Light" w:cs="Arial"/>
          <w:sz w:val="18"/>
          <w:szCs w:val="18"/>
        </w:rPr>
      </w:pPr>
    </w:p>
    <w:p w14:paraId="46260B3B" w14:textId="3C89A363" w:rsidR="00F70324" w:rsidRDefault="00F70324" w:rsidP="00B9472F">
      <w:pPr>
        <w:pStyle w:val="Heading2Text"/>
        <w:ind w:left="2880"/>
        <w:rPr>
          <w:rFonts w:ascii="Calibri Light" w:hAnsi="Calibri Light" w:cs="Arial"/>
          <w:sz w:val="18"/>
          <w:szCs w:val="18"/>
        </w:rPr>
      </w:pPr>
    </w:p>
    <w:p w14:paraId="074DD559" w14:textId="4FFE7CA4" w:rsidR="00F70324" w:rsidRDefault="00F70324" w:rsidP="00B9472F">
      <w:pPr>
        <w:pStyle w:val="Heading2Text"/>
        <w:ind w:left="2880"/>
        <w:rPr>
          <w:rFonts w:ascii="Calibri Light" w:hAnsi="Calibri Light" w:cs="Arial"/>
          <w:sz w:val="18"/>
          <w:szCs w:val="18"/>
        </w:rPr>
      </w:pPr>
    </w:p>
    <w:p w14:paraId="71007A17" w14:textId="3A58AE61" w:rsidR="00F70324" w:rsidRDefault="00F70324" w:rsidP="00B9472F">
      <w:pPr>
        <w:pStyle w:val="Heading2Text"/>
        <w:ind w:left="2880"/>
        <w:rPr>
          <w:rFonts w:ascii="Calibri Light" w:hAnsi="Calibri Light" w:cs="Arial"/>
          <w:sz w:val="18"/>
          <w:szCs w:val="18"/>
        </w:rPr>
      </w:pPr>
    </w:p>
    <w:p w14:paraId="772699F9" w14:textId="1EEDE463" w:rsidR="00F70324" w:rsidRDefault="00F70324" w:rsidP="00B9472F">
      <w:pPr>
        <w:pStyle w:val="Heading2Text"/>
        <w:ind w:left="2880"/>
        <w:rPr>
          <w:rFonts w:ascii="Calibri Light" w:hAnsi="Calibri Light" w:cs="Arial"/>
          <w:sz w:val="18"/>
          <w:szCs w:val="18"/>
        </w:rPr>
      </w:pPr>
    </w:p>
    <w:p w14:paraId="275F786B" w14:textId="149B5B2B" w:rsidR="00F70324" w:rsidRDefault="00F70324" w:rsidP="00B9472F">
      <w:pPr>
        <w:pStyle w:val="Heading2Text"/>
        <w:ind w:left="2880"/>
        <w:rPr>
          <w:rFonts w:ascii="Calibri Light" w:hAnsi="Calibri Light" w:cs="Arial"/>
          <w:sz w:val="18"/>
          <w:szCs w:val="18"/>
        </w:rPr>
      </w:pPr>
    </w:p>
    <w:p w14:paraId="7496EBCA" w14:textId="77777777" w:rsidR="00F70324" w:rsidRDefault="00F70324" w:rsidP="00F70324">
      <w:pPr>
        <w:pStyle w:val="Heading2Text"/>
        <w:ind w:left="0"/>
        <w:rPr>
          <w:rFonts w:ascii="Calibri Light" w:hAnsi="Calibri Light" w:cs="Arial"/>
          <w:sz w:val="18"/>
          <w:szCs w:val="18"/>
        </w:rPr>
      </w:pPr>
    </w:p>
    <w:p w14:paraId="035B19A0" w14:textId="4590E84F" w:rsidR="00B9472F" w:rsidRDefault="00B9472F" w:rsidP="546B4D49">
      <w:pPr>
        <w:pStyle w:val="Heading2Text"/>
        <w:ind w:left="0"/>
        <w:jc w:val="center"/>
        <w:rPr>
          <w:rFonts w:ascii="Calibri Light,Arial" w:eastAsia="Calibri Light,Arial" w:hAnsi="Calibri Light,Arial" w:cs="Calibri Light,Arial"/>
          <w:sz w:val="18"/>
          <w:szCs w:val="18"/>
        </w:rPr>
      </w:pPr>
      <w:r w:rsidRPr="14C1ACD4">
        <w:rPr>
          <w:rFonts w:ascii="Calibri Light" w:eastAsia="Calibri Light" w:hAnsi="Calibri Light" w:cs="Calibri Light"/>
          <w:b/>
          <w:bCs/>
          <w:i/>
          <w:iCs/>
          <w:sz w:val="18"/>
          <w:szCs w:val="18"/>
        </w:rPr>
        <w:t xml:space="preserve">Figure 7:  </w:t>
      </w:r>
      <w:r w:rsidRPr="14C1ACD4">
        <w:rPr>
          <w:rFonts w:ascii="Calibri Light" w:eastAsia="Calibri Light" w:hAnsi="Calibri Light" w:cs="Calibri Light"/>
          <w:i/>
          <w:iCs/>
          <w:sz w:val="18"/>
          <w:szCs w:val="18"/>
        </w:rPr>
        <w:t>Use the Panes to switch between favorites, flagged items, and hashtags</w:t>
      </w:r>
    </w:p>
    <w:p w14:paraId="58F2C0BA" w14:textId="15310BC0" w:rsidR="00B9472F" w:rsidRDefault="00B9472F" w:rsidP="008A748A">
      <w:pPr>
        <w:pStyle w:val="Heading2Text"/>
        <w:ind w:left="0"/>
        <w:rPr>
          <w:rFonts w:ascii="Calibri Light" w:hAnsi="Calibri Light" w:cs="Arial"/>
          <w:sz w:val="18"/>
          <w:szCs w:val="18"/>
        </w:rPr>
      </w:pPr>
    </w:p>
    <w:p w14:paraId="73D882D9" w14:textId="4CF46DCF" w:rsidR="006943F0" w:rsidRDefault="00F70324" w:rsidP="00F70324">
      <w:pPr>
        <w:pStyle w:val="Heading2Text"/>
        <w:ind w:left="0"/>
        <w:jc w:val="center"/>
        <w:rPr>
          <w:rFonts w:ascii="Calibri Light" w:hAnsi="Calibri Light" w:cs="Arial"/>
          <w:sz w:val="18"/>
          <w:szCs w:val="18"/>
        </w:rPr>
      </w:pPr>
      <w:r w:rsidRPr="00F70324">
        <w:rPr>
          <w:noProof/>
        </w:rPr>
        <w:lastRenderedPageBreak/>
        <w:drawing>
          <wp:inline distT="0" distB="0" distL="0" distR="0" wp14:anchorId="534F6BFB" wp14:editId="431B907D">
            <wp:extent cx="4347148" cy="1337584"/>
            <wp:effectExtent l="12700" t="12700" r="9525" b="889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55375" cy="1340116"/>
                    </a:xfrm>
                    <a:prstGeom prst="rect">
                      <a:avLst/>
                    </a:prstGeom>
                    <a:ln>
                      <a:solidFill>
                        <a:schemeClr val="accent1">
                          <a:shade val="95000"/>
                          <a:satMod val="105000"/>
                        </a:schemeClr>
                      </a:solidFill>
                    </a:ln>
                  </pic:spPr>
                </pic:pic>
              </a:graphicData>
            </a:graphic>
          </wp:inline>
        </w:drawing>
      </w:r>
    </w:p>
    <w:p w14:paraId="5420B285" w14:textId="72CF8847" w:rsidR="00B9472F" w:rsidRPr="00B9472F" w:rsidRDefault="00B9472F" w:rsidP="14C1ACD4">
      <w:pPr>
        <w:pStyle w:val="Heading2Text"/>
        <w:ind w:left="0"/>
        <w:jc w:val="center"/>
        <w:rPr>
          <w:rFonts w:ascii="Calibri Light,Arial" w:eastAsia="Calibri Light,Arial" w:hAnsi="Calibri Light,Arial" w:cs="Calibri Light,Arial"/>
          <w:i/>
          <w:iCs/>
          <w:sz w:val="18"/>
          <w:szCs w:val="18"/>
        </w:rPr>
      </w:pPr>
      <w:r w:rsidRPr="14C1ACD4">
        <w:rPr>
          <w:rFonts w:ascii="Calibri Light" w:eastAsia="Calibri Light" w:hAnsi="Calibri Light" w:cs="Calibri Light"/>
          <w:b/>
          <w:bCs/>
          <w:i/>
          <w:iCs/>
          <w:sz w:val="18"/>
          <w:szCs w:val="18"/>
        </w:rPr>
        <w:t>Figure 8:</w:t>
      </w:r>
      <w:r w:rsidRPr="14C1ACD4">
        <w:rPr>
          <w:rFonts w:ascii="Calibri Light" w:eastAsia="Calibri Light" w:hAnsi="Calibri Light" w:cs="Calibri Light"/>
          <w:i/>
          <w:iCs/>
          <w:sz w:val="18"/>
          <w:szCs w:val="18"/>
        </w:rPr>
        <w:t xml:space="preserve"> Posting an Update from within a</w:t>
      </w:r>
      <w:r w:rsidR="00FA3DE0">
        <w:rPr>
          <w:rFonts w:ascii="Calibri Light" w:eastAsia="Calibri Light" w:hAnsi="Calibri Light" w:cs="Calibri Light"/>
          <w:i/>
          <w:iCs/>
          <w:sz w:val="18"/>
          <w:szCs w:val="18"/>
        </w:rPr>
        <w:t>n Account</w:t>
      </w:r>
    </w:p>
    <w:p w14:paraId="056D838B" w14:textId="77777777" w:rsidR="006373B9" w:rsidRPr="006373B9" w:rsidRDefault="006373B9" w:rsidP="008A748A">
      <w:pPr>
        <w:pStyle w:val="Heading2Text"/>
        <w:ind w:left="0"/>
        <w:rPr>
          <w:rFonts w:ascii="Calibri Light" w:hAnsi="Calibri Light" w:cs="Arial"/>
          <w:sz w:val="18"/>
          <w:szCs w:val="18"/>
          <w:u w:val="single"/>
        </w:rPr>
      </w:pPr>
    </w:p>
    <w:p w14:paraId="555C1C33" w14:textId="42752607" w:rsidR="00B42220" w:rsidRDefault="00B42220" w:rsidP="00993B75">
      <w:pPr>
        <w:pStyle w:val="Heading2"/>
      </w:pPr>
      <w:bookmarkStart w:id="32" w:name="_Toc26282906"/>
      <w:r>
        <w:t>2.1.2.5</w:t>
      </w:r>
      <w:r>
        <w:tab/>
      </w:r>
      <w:r w:rsidR="009C64F0" w:rsidRPr="00A06EA9">
        <w:t>UI and General Navigation</w:t>
      </w:r>
      <w:r w:rsidR="009C64F0">
        <w:t xml:space="preserve"> -</w:t>
      </w:r>
      <w:r w:rsidRPr="00A06EA9">
        <w:t xml:space="preserve"> </w:t>
      </w:r>
      <w:r>
        <w:t>Notifications</w:t>
      </w:r>
      <w:bookmarkEnd w:id="32"/>
    </w:p>
    <w:p w14:paraId="49B2ACEA" w14:textId="233BC62F" w:rsidR="00DE75B5" w:rsidRDefault="00C31666" w:rsidP="546B4D49">
      <w:pPr>
        <w:pStyle w:val="Heading2Text"/>
        <w:ind w:left="0"/>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C4C delivers a standard notifications area that alerts users when they have a C4C object that gets routed to them (assigned), or becomes past due</w:t>
      </w:r>
      <w:r w:rsidR="00B9472F" w:rsidRPr="546B4D49">
        <w:rPr>
          <w:rFonts w:ascii="Calibri Light" w:eastAsia="Calibri Light" w:hAnsi="Calibri Light" w:cs="Calibri Light"/>
          <w:sz w:val="18"/>
          <w:szCs w:val="18"/>
        </w:rPr>
        <w:t xml:space="preserve">, as shown in </w:t>
      </w:r>
      <w:r w:rsidR="00B9472F" w:rsidRPr="546B4D49">
        <w:rPr>
          <w:rFonts w:ascii="Calibri Light" w:eastAsia="Calibri Light" w:hAnsi="Calibri Light" w:cs="Calibri Light"/>
          <w:b/>
          <w:bCs/>
          <w:sz w:val="18"/>
          <w:szCs w:val="18"/>
        </w:rPr>
        <w:t>Figure 9</w:t>
      </w:r>
      <w:r w:rsidRPr="546B4D49">
        <w:rPr>
          <w:rFonts w:ascii="Calibri Light" w:eastAsia="Calibri Light" w:hAnsi="Calibri Light" w:cs="Calibri Light"/>
          <w:sz w:val="18"/>
          <w:szCs w:val="18"/>
        </w:rPr>
        <w:t>.  These notifications can be configured using the ‘Workflow Rules’ facet</w:t>
      </w:r>
      <w:r w:rsidR="00F70324">
        <w:rPr>
          <w:rFonts w:ascii="Calibri Light" w:eastAsia="Calibri Light" w:hAnsi="Calibri Light" w:cs="Calibri Light"/>
          <w:sz w:val="18"/>
          <w:szCs w:val="18"/>
        </w:rPr>
        <w:t>.</w:t>
      </w:r>
      <w:r w:rsidRPr="546B4D49">
        <w:rPr>
          <w:rFonts w:ascii="Calibri Light" w:eastAsia="Calibri Light" w:hAnsi="Calibri Light" w:cs="Calibri Light"/>
          <w:sz w:val="18"/>
          <w:szCs w:val="18"/>
        </w:rPr>
        <w:t xml:space="preserve">  </w:t>
      </w:r>
      <w:r w:rsidR="00F70324">
        <w:rPr>
          <w:rFonts w:ascii="Calibri Light" w:eastAsia="Calibri Light" w:hAnsi="Calibri Light" w:cs="Calibri Light"/>
          <w:sz w:val="18"/>
          <w:szCs w:val="18"/>
        </w:rPr>
        <w:t>Notifications</w:t>
      </w:r>
      <w:r w:rsidRPr="546B4D49">
        <w:rPr>
          <w:rFonts w:ascii="Calibri Light" w:eastAsia="Calibri Light" w:hAnsi="Calibri Light" w:cs="Calibri Light"/>
          <w:sz w:val="18"/>
          <w:szCs w:val="18"/>
        </w:rPr>
        <w:t xml:space="preserve"> can be configured to be generated based o</w:t>
      </w:r>
      <w:r w:rsidR="00E406B4" w:rsidRPr="546B4D49">
        <w:rPr>
          <w:rFonts w:ascii="Calibri Light" w:eastAsia="Calibri Light" w:hAnsi="Calibri Light" w:cs="Calibri Light"/>
          <w:sz w:val="18"/>
          <w:szCs w:val="18"/>
        </w:rPr>
        <w:t xml:space="preserve">n different events within </w:t>
      </w:r>
      <w:proofErr w:type="gramStart"/>
      <w:r w:rsidR="00E406B4" w:rsidRPr="546B4D49">
        <w:rPr>
          <w:rFonts w:ascii="Calibri Light" w:eastAsia="Calibri Light" w:hAnsi="Calibri Light" w:cs="Calibri Light"/>
          <w:sz w:val="18"/>
          <w:szCs w:val="18"/>
        </w:rPr>
        <w:t>C4C, but</w:t>
      </w:r>
      <w:proofErr w:type="gramEnd"/>
      <w:r w:rsidR="00E406B4" w:rsidRPr="546B4D49">
        <w:rPr>
          <w:rFonts w:ascii="Calibri Light" w:eastAsia="Calibri Light" w:hAnsi="Calibri Light" w:cs="Calibri Light"/>
          <w:sz w:val="18"/>
          <w:szCs w:val="18"/>
        </w:rPr>
        <w:t xml:space="preserve"> can only be generated for C4C objects.</w:t>
      </w:r>
    </w:p>
    <w:p w14:paraId="66A0656C" w14:textId="513D4243" w:rsidR="00DE75B5" w:rsidRDefault="00F70324" w:rsidP="00B9472F">
      <w:pPr>
        <w:pStyle w:val="Heading2Text"/>
        <w:ind w:left="2880"/>
        <w:rPr>
          <w:rFonts w:ascii="Calibri Light" w:hAnsi="Calibri Light" w:cs="Arial"/>
          <w:sz w:val="18"/>
          <w:szCs w:val="18"/>
        </w:rPr>
      </w:pPr>
      <w:r w:rsidRPr="00F70324">
        <w:rPr>
          <w:rFonts w:ascii="Calibri Light" w:hAnsi="Calibri Light" w:cs="Arial"/>
          <w:noProof/>
          <w:sz w:val="18"/>
          <w:szCs w:val="18"/>
        </w:rPr>
        <w:drawing>
          <wp:inline distT="0" distB="0" distL="0" distR="0" wp14:anchorId="3623E1C7" wp14:editId="1382D1D9">
            <wp:extent cx="1660462" cy="2805451"/>
            <wp:effectExtent l="12700" t="12700" r="16510" b="139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676240" cy="2832110"/>
                    </a:xfrm>
                    <a:prstGeom prst="rect">
                      <a:avLst/>
                    </a:prstGeom>
                    <a:ln>
                      <a:solidFill>
                        <a:srgbClr val="4F81BD"/>
                      </a:solidFill>
                    </a:ln>
                  </pic:spPr>
                </pic:pic>
              </a:graphicData>
            </a:graphic>
          </wp:inline>
        </w:drawing>
      </w:r>
    </w:p>
    <w:p w14:paraId="1F60A655" w14:textId="19CCFE18" w:rsidR="00B9472F" w:rsidRDefault="0088141A" w:rsidP="546B4D49">
      <w:pPr>
        <w:pStyle w:val="Heading2Text"/>
        <w:ind w:left="3600"/>
        <w:rPr>
          <w:rFonts w:ascii="Calibri Light,Arial" w:eastAsia="Calibri Light,Arial" w:hAnsi="Calibri Light,Arial" w:cs="Calibri Light,Arial"/>
          <w:sz w:val="18"/>
          <w:szCs w:val="18"/>
        </w:rPr>
      </w:pPr>
      <w:r w:rsidRPr="14C1ACD4">
        <w:rPr>
          <w:rFonts w:ascii="Calibri Light" w:eastAsia="Calibri Light" w:hAnsi="Calibri Light" w:cs="Calibri Light"/>
          <w:b/>
          <w:bCs/>
          <w:i/>
          <w:iCs/>
          <w:sz w:val="18"/>
          <w:szCs w:val="18"/>
        </w:rPr>
        <w:t>Figure 9:</w:t>
      </w:r>
      <w:r w:rsidRPr="14C1ACD4">
        <w:rPr>
          <w:rFonts w:ascii="Calibri Light" w:eastAsia="Calibri Light" w:hAnsi="Calibri Light" w:cs="Calibri Light"/>
          <w:i/>
          <w:iCs/>
          <w:sz w:val="18"/>
          <w:szCs w:val="18"/>
        </w:rPr>
        <w:t xml:space="preserve"> User </w:t>
      </w:r>
      <w:r w:rsidR="00B9472F" w:rsidRPr="14C1ACD4">
        <w:rPr>
          <w:rFonts w:ascii="Calibri Light" w:eastAsia="Calibri Light" w:hAnsi="Calibri Light" w:cs="Calibri Light"/>
          <w:i/>
          <w:iCs/>
          <w:sz w:val="18"/>
          <w:szCs w:val="18"/>
        </w:rPr>
        <w:t>Notifications</w:t>
      </w:r>
    </w:p>
    <w:p w14:paraId="59D9D1FC" w14:textId="2340AEEA" w:rsidR="00B42220" w:rsidRDefault="00B42220" w:rsidP="00993B75">
      <w:pPr>
        <w:pStyle w:val="Heading2"/>
      </w:pPr>
      <w:bookmarkStart w:id="33" w:name="_Toc26282907"/>
      <w:r>
        <w:t>2.1.2.6</w:t>
      </w:r>
      <w:r>
        <w:tab/>
      </w:r>
      <w:r w:rsidR="009C64F0" w:rsidRPr="00A06EA9">
        <w:t>UI and General Navigation</w:t>
      </w:r>
      <w:r w:rsidR="009C64F0">
        <w:t xml:space="preserve"> -</w:t>
      </w:r>
      <w:r w:rsidRPr="00A06EA9">
        <w:t xml:space="preserve"> </w:t>
      </w:r>
      <w:r>
        <w:t>Personalization</w:t>
      </w:r>
      <w:bookmarkEnd w:id="33"/>
    </w:p>
    <w:p w14:paraId="145998DA" w14:textId="0623F864" w:rsidR="004E38A3" w:rsidRDefault="004E38A3" w:rsidP="546B4D49">
      <w:pPr>
        <w:pStyle w:val="Heading2Text"/>
        <w:ind w:left="0"/>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In addition to the home page personaliz</w:t>
      </w:r>
      <w:r w:rsidR="001346EC" w:rsidRPr="546B4D49">
        <w:rPr>
          <w:rFonts w:ascii="Calibri Light" w:eastAsia="Calibri Light" w:hAnsi="Calibri Light" w:cs="Calibri Light"/>
          <w:sz w:val="18"/>
          <w:szCs w:val="18"/>
        </w:rPr>
        <w:t xml:space="preserve">ation, (discussed in </w:t>
      </w:r>
      <w:r w:rsidR="009D6036" w:rsidRPr="546B4D49">
        <w:rPr>
          <w:rFonts w:ascii="Calibri Light" w:eastAsia="Calibri Light" w:hAnsi="Calibri Light" w:cs="Calibri Light"/>
          <w:sz w:val="18"/>
          <w:szCs w:val="18"/>
        </w:rPr>
        <w:t>S</w:t>
      </w:r>
      <w:r w:rsidR="001346EC" w:rsidRPr="546B4D49">
        <w:rPr>
          <w:rFonts w:ascii="Calibri Light" w:eastAsia="Calibri Light" w:hAnsi="Calibri Light" w:cs="Calibri Light"/>
          <w:sz w:val="18"/>
          <w:szCs w:val="18"/>
        </w:rPr>
        <w:t>ection 2.1</w:t>
      </w:r>
      <w:r w:rsidRPr="546B4D49">
        <w:rPr>
          <w:rFonts w:ascii="Calibri Light" w:eastAsia="Calibri Light" w:hAnsi="Calibri Light" w:cs="Calibri Light"/>
          <w:sz w:val="18"/>
          <w:szCs w:val="18"/>
        </w:rPr>
        <w:t>.2</w:t>
      </w:r>
      <w:r w:rsidR="001346EC" w:rsidRPr="546B4D49">
        <w:rPr>
          <w:rFonts w:ascii="Calibri Light" w:eastAsia="Calibri Light" w:hAnsi="Calibri Light" w:cs="Calibri Light"/>
          <w:sz w:val="18"/>
          <w:szCs w:val="18"/>
        </w:rPr>
        <w:t>.2</w:t>
      </w:r>
      <w:r w:rsidRPr="546B4D49">
        <w:rPr>
          <w:rFonts w:ascii="Calibri Light" w:eastAsia="Calibri Light" w:hAnsi="Calibri Light" w:cs="Calibri Light"/>
          <w:sz w:val="18"/>
          <w:szCs w:val="18"/>
        </w:rPr>
        <w:t xml:space="preserve">) end users will have the ability to modify the layout of </w:t>
      </w:r>
      <w:r w:rsidR="00DE3123">
        <w:rPr>
          <w:rFonts w:ascii="Calibri Light" w:eastAsia="Calibri Light" w:hAnsi="Calibri Light" w:cs="Calibri Light"/>
          <w:sz w:val="18"/>
          <w:szCs w:val="18"/>
        </w:rPr>
        <w:t>by</w:t>
      </w:r>
      <w:r w:rsidRPr="546B4D49">
        <w:rPr>
          <w:rFonts w:ascii="Calibri Light" w:eastAsia="Calibri Light" w:hAnsi="Calibri Light" w:cs="Calibri Light"/>
          <w:sz w:val="18"/>
          <w:szCs w:val="18"/>
        </w:rPr>
        <w:t xml:space="preserve"> hiding/displaying fields t</w:t>
      </w:r>
      <w:r w:rsidR="001346EC" w:rsidRPr="546B4D49">
        <w:rPr>
          <w:rFonts w:ascii="Calibri Light" w:eastAsia="Calibri Light" w:hAnsi="Calibri Light" w:cs="Calibri Light"/>
          <w:sz w:val="18"/>
          <w:szCs w:val="18"/>
        </w:rPr>
        <w:t xml:space="preserve">hat are </w:t>
      </w:r>
      <w:proofErr w:type="gramStart"/>
      <w:r w:rsidR="001346EC" w:rsidRPr="546B4D49">
        <w:rPr>
          <w:rFonts w:ascii="Calibri Light" w:eastAsia="Calibri Light" w:hAnsi="Calibri Light" w:cs="Calibri Light"/>
          <w:sz w:val="18"/>
          <w:szCs w:val="18"/>
        </w:rPr>
        <w:t>available, and</w:t>
      </w:r>
      <w:proofErr w:type="gramEnd"/>
      <w:r w:rsidR="001346EC" w:rsidRPr="546B4D49">
        <w:rPr>
          <w:rFonts w:ascii="Calibri Light" w:eastAsia="Calibri Light" w:hAnsi="Calibri Light" w:cs="Calibri Light"/>
          <w:sz w:val="18"/>
          <w:szCs w:val="18"/>
        </w:rPr>
        <w:t xml:space="preserve"> rearranging their facets</w:t>
      </w:r>
      <w:r w:rsidR="00A47729" w:rsidRPr="546B4D49">
        <w:rPr>
          <w:rFonts w:ascii="Calibri Light" w:eastAsia="Calibri Light" w:hAnsi="Calibri Light" w:cs="Calibri Light"/>
          <w:sz w:val="18"/>
          <w:szCs w:val="18"/>
        </w:rPr>
        <w:t xml:space="preserve"> (Tabs)</w:t>
      </w:r>
      <w:r w:rsidR="001346EC" w:rsidRPr="546B4D49">
        <w:rPr>
          <w:rFonts w:ascii="Calibri Light" w:eastAsia="Calibri Light" w:hAnsi="Calibri Light" w:cs="Calibri Light"/>
          <w:sz w:val="18"/>
          <w:szCs w:val="18"/>
        </w:rPr>
        <w:t xml:space="preserve"> as shown in </w:t>
      </w:r>
      <w:r w:rsidR="001346EC" w:rsidRPr="546B4D49">
        <w:rPr>
          <w:rFonts w:ascii="Calibri Light" w:eastAsia="Calibri Light" w:hAnsi="Calibri Light" w:cs="Calibri Light"/>
          <w:b/>
          <w:bCs/>
          <w:sz w:val="18"/>
          <w:szCs w:val="18"/>
        </w:rPr>
        <w:t>Figure 10</w:t>
      </w:r>
      <w:r w:rsidR="001346EC" w:rsidRPr="546B4D49">
        <w:rPr>
          <w:rFonts w:ascii="Calibri Light,Arial" w:eastAsia="Calibri Light,Arial" w:hAnsi="Calibri Light,Arial" w:cs="Calibri Light,Arial"/>
          <w:sz w:val="18"/>
          <w:szCs w:val="18"/>
        </w:rPr>
        <w:t>.</w:t>
      </w:r>
      <w:r w:rsidRPr="546B4D49">
        <w:rPr>
          <w:rFonts w:ascii="Calibri Light,Arial" w:eastAsia="Calibri Light,Arial" w:hAnsi="Calibri Light,Arial" w:cs="Calibri Light,Arial"/>
          <w:sz w:val="18"/>
          <w:szCs w:val="18"/>
        </w:rPr>
        <w:t xml:space="preserve">  </w:t>
      </w:r>
    </w:p>
    <w:p w14:paraId="4C4990AD" w14:textId="77777777" w:rsidR="00A03CCB" w:rsidRDefault="004E38A3" w:rsidP="546B4D49">
      <w:pPr>
        <w:pStyle w:val="Heading2Text"/>
        <w:ind w:left="0"/>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Note</w:t>
      </w:r>
      <w:r w:rsidR="00EB0FE5" w:rsidRPr="546B4D49">
        <w:rPr>
          <w:rFonts w:ascii="Calibri Light,Arial" w:eastAsia="Calibri Light,Arial" w:hAnsi="Calibri Light,Arial" w:cs="Calibri Light,Arial"/>
          <w:sz w:val="18"/>
          <w:szCs w:val="18"/>
        </w:rPr>
        <w:t>:</w:t>
      </w:r>
      <w:r w:rsidRPr="546B4D49">
        <w:rPr>
          <w:rFonts w:ascii="Calibri Light,Arial" w:eastAsia="Calibri Light,Arial" w:hAnsi="Calibri Light,Arial" w:cs="Calibri Light,Arial"/>
          <w:sz w:val="18"/>
          <w:szCs w:val="18"/>
        </w:rPr>
        <w:t xml:space="preserve"> </w:t>
      </w:r>
      <w:r w:rsidR="00EB0FE5" w:rsidRPr="546B4D49">
        <w:rPr>
          <w:rFonts w:ascii="Calibri Light" w:eastAsia="Calibri Light" w:hAnsi="Calibri Light" w:cs="Calibri Light"/>
          <w:sz w:val="18"/>
          <w:szCs w:val="18"/>
        </w:rPr>
        <w:t xml:space="preserve">User </w:t>
      </w:r>
      <w:r w:rsidRPr="546B4D49">
        <w:rPr>
          <w:rFonts w:ascii="Calibri Light" w:eastAsia="Calibri Light" w:hAnsi="Calibri Light" w:cs="Calibri Light"/>
          <w:sz w:val="18"/>
          <w:szCs w:val="18"/>
        </w:rPr>
        <w:t xml:space="preserve">personalization is only allowed for data the user is authorized to view.  If </w:t>
      </w:r>
      <w:r w:rsidR="009C4CBC" w:rsidRPr="546B4D49">
        <w:rPr>
          <w:rFonts w:ascii="Calibri Light" w:eastAsia="Calibri Light" w:hAnsi="Calibri Light" w:cs="Calibri Light"/>
          <w:sz w:val="18"/>
          <w:szCs w:val="18"/>
        </w:rPr>
        <w:t>a</w:t>
      </w:r>
      <w:r w:rsidRPr="546B4D49">
        <w:rPr>
          <w:rFonts w:ascii="Calibri Light" w:eastAsia="Calibri Light" w:hAnsi="Calibri Light" w:cs="Calibri Light"/>
          <w:sz w:val="18"/>
          <w:szCs w:val="18"/>
        </w:rPr>
        <w:t xml:space="preserve"> facet</w:t>
      </w:r>
      <w:r w:rsidR="00EB0FE5" w:rsidRPr="546B4D49">
        <w:rPr>
          <w:rFonts w:ascii="Calibri Light" w:eastAsia="Calibri Light" w:hAnsi="Calibri Light" w:cs="Calibri Light"/>
          <w:sz w:val="18"/>
          <w:szCs w:val="18"/>
        </w:rPr>
        <w:t xml:space="preserve"> (Tab)</w:t>
      </w:r>
      <w:r w:rsidR="009C4CBC" w:rsidRPr="546B4D49">
        <w:rPr>
          <w:rFonts w:ascii="Calibri Light" w:eastAsia="Calibri Light" w:hAnsi="Calibri Light" w:cs="Calibri Light"/>
          <w:sz w:val="18"/>
          <w:szCs w:val="18"/>
        </w:rPr>
        <w:t xml:space="preserve"> is hidden from a user</w:t>
      </w:r>
      <w:r w:rsidRPr="546B4D49">
        <w:rPr>
          <w:rFonts w:ascii="Calibri Light" w:eastAsia="Calibri Light" w:hAnsi="Calibri Light" w:cs="Calibri Light"/>
          <w:sz w:val="18"/>
          <w:szCs w:val="18"/>
        </w:rPr>
        <w:t xml:space="preserve"> due to authorization</w:t>
      </w:r>
      <w:r w:rsidR="00EB0FE5" w:rsidRPr="546B4D49">
        <w:rPr>
          <w:rFonts w:ascii="Calibri Light" w:eastAsia="Calibri Light" w:hAnsi="Calibri Light" w:cs="Calibri Light"/>
          <w:sz w:val="18"/>
          <w:szCs w:val="18"/>
        </w:rPr>
        <w:t xml:space="preserve"> controls</w:t>
      </w:r>
      <w:r w:rsidRPr="546B4D49">
        <w:rPr>
          <w:rFonts w:ascii="Calibri Light" w:eastAsia="Calibri Light" w:hAnsi="Calibri Light" w:cs="Calibri Light"/>
          <w:sz w:val="18"/>
          <w:szCs w:val="18"/>
        </w:rPr>
        <w:t>, they will not be able to expose the facet</w:t>
      </w:r>
      <w:r w:rsidR="00EB0FE5" w:rsidRPr="546B4D49">
        <w:rPr>
          <w:rFonts w:ascii="Calibri Light" w:eastAsia="Calibri Light" w:hAnsi="Calibri Light" w:cs="Calibri Light"/>
          <w:sz w:val="18"/>
          <w:szCs w:val="18"/>
        </w:rPr>
        <w:t xml:space="preserve"> (tab)</w:t>
      </w:r>
      <w:r w:rsidRPr="546B4D49">
        <w:rPr>
          <w:rFonts w:ascii="Calibri Light" w:eastAsia="Calibri Light" w:hAnsi="Calibri Light" w:cs="Calibri Light"/>
          <w:sz w:val="18"/>
          <w:szCs w:val="18"/>
        </w:rPr>
        <w:t xml:space="preserve"> using personalization. </w:t>
      </w:r>
    </w:p>
    <w:p w14:paraId="3D402081" w14:textId="7032E1F6" w:rsidR="00DE75B5" w:rsidRDefault="00F70324" w:rsidP="006373B9">
      <w:pPr>
        <w:pStyle w:val="Heading2Text"/>
        <w:ind w:left="0"/>
        <w:jc w:val="center"/>
        <w:rPr>
          <w:rFonts w:ascii="Calibri Light" w:hAnsi="Calibri Light" w:cs="Arial"/>
          <w:sz w:val="18"/>
          <w:szCs w:val="18"/>
        </w:rPr>
      </w:pPr>
      <w:r w:rsidRPr="00F70324">
        <w:rPr>
          <w:rFonts w:ascii="Calibri Light" w:hAnsi="Calibri Light" w:cs="Arial"/>
          <w:noProof/>
          <w:sz w:val="18"/>
          <w:szCs w:val="18"/>
        </w:rPr>
        <w:lastRenderedPageBreak/>
        <w:drawing>
          <wp:inline distT="0" distB="0" distL="0" distR="0" wp14:anchorId="6B1392B3" wp14:editId="1CB91B6B">
            <wp:extent cx="4626756" cy="2583766"/>
            <wp:effectExtent l="12700" t="12700" r="889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37214" cy="2589606"/>
                    </a:xfrm>
                    <a:prstGeom prst="rect">
                      <a:avLst/>
                    </a:prstGeom>
                    <a:ln>
                      <a:solidFill>
                        <a:srgbClr val="4F81BD"/>
                      </a:solidFill>
                    </a:ln>
                  </pic:spPr>
                </pic:pic>
              </a:graphicData>
            </a:graphic>
          </wp:inline>
        </w:drawing>
      </w:r>
    </w:p>
    <w:p w14:paraId="602BBEAA" w14:textId="77777777" w:rsidR="001346EC" w:rsidRPr="00E721AD" w:rsidRDefault="001346EC" w:rsidP="14C1ACD4">
      <w:pPr>
        <w:pStyle w:val="Heading2Text"/>
        <w:ind w:left="0"/>
        <w:jc w:val="center"/>
        <w:rPr>
          <w:rFonts w:ascii="Calibri Light,Arial" w:eastAsia="Calibri Light,Arial" w:hAnsi="Calibri Light,Arial" w:cs="Calibri Light,Arial"/>
          <w:i/>
          <w:iCs/>
          <w:sz w:val="18"/>
          <w:szCs w:val="18"/>
        </w:rPr>
      </w:pPr>
      <w:r w:rsidRPr="14C1ACD4">
        <w:rPr>
          <w:rFonts w:ascii="Calibri Light" w:eastAsia="Calibri Light" w:hAnsi="Calibri Light" w:cs="Calibri Light"/>
          <w:b/>
          <w:bCs/>
          <w:i/>
          <w:iCs/>
          <w:sz w:val="18"/>
          <w:szCs w:val="18"/>
        </w:rPr>
        <w:t>Figure 10:</w:t>
      </w:r>
      <w:r w:rsidRPr="14C1ACD4">
        <w:rPr>
          <w:rFonts w:ascii="Calibri Light" w:eastAsia="Calibri Light" w:hAnsi="Calibri Light" w:cs="Calibri Light"/>
          <w:i/>
          <w:iCs/>
          <w:sz w:val="18"/>
          <w:szCs w:val="18"/>
        </w:rPr>
        <w:t xml:space="preserve"> Personalization within the RUI</w:t>
      </w:r>
    </w:p>
    <w:p w14:paraId="3D44379A" w14:textId="42FF79DC" w:rsidR="006373B9" w:rsidRDefault="006373B9">
      <w:pPr>
        <w:rPr>
          <w:rFonts w:ascii="Calibri Light" w:eastAsia="MS Mincho" w:hAnsi="Calibri Light" w:cs="Arial"/>
          <w:sz w:val="18"/>
          <w:szCs w:val="18"/>
          <w:lang w:eastAsia="ja-JP"/>
        </w:rPr>
      </w:pPr>
    </w:p>
    <w:p w14:paraId="7D15D9B8" w14:textId="0D4430C4" w:rsidR="008251CD" w:rsidRDefault="008251CD" w:rsidP="00993B75">
      <w:pPr>
        <w:pStyle w:val="Heading2"/>
      </w:pPr>
      <w:bookmarkStart w:id="34" w:name="_Toc26282908"/>
      <w:r>
        <w:t>2.1.3</w:t>
      </w:r>
      <w:proofErr w:type="gramStart"/>
      <w:r>
        <w:tab/>
      </w:r>
      <w:r w:rsidRPr="00A06EA9">
        <w:t xml:space="preserve"> </w:t>
      </w:r>
      <w:r>
        <w:t xml:space="preserve"> </w:t>
      </w:r>
      <w:r w:rsidR="00DE3123">
        <w:t>Service</w:t>
      </w:r>
      <w:proofErr w:type="gramEnd"/>
      <w:r w:rsidR="00DE3123">
        <w:t xml:space="preserve"> Cloud</w:t>
      </w:r>
      <w:bookmarkEnd w:id="34"/>
    </w:p>
    <w:p w14:paraId="4A4E72B0" w14:textId="41D1F3E4" w:rsidR="00232C2C" w:rsidRDefault="00232C2C" w:rsidP="000D7F4D">
      <w:r w:rsidRPr="546B4D49">
        <w:rPr>
          <w:rFonts w:ascii="Calibri Light" w:eastAsia="Calibri Light" w:hAnsi="Calibri Light" w:cs="Calibri Light"/>
          <w:sz w:val="18"/>
          <w:szCs w:val="18"/>
        </w:rPr>
        <w:t xml:space="preserve">The  </w:t>
      </w:r>
      <w:r w:rsidR="00DE3123">
        <w:rPr>
          <w:rFonts w:ascii="Calibri Light" w:eastAsia="Calibri Light" w:hAnsi="Calibri Light" w:cs="Calibri Light"/>
          <w:sz w:val="18"/>
          <w:szCs w:val="18"/>
        </w:rPr>
        <w:t>Service Cloud</w:t>
      </w:r>
      <w:r w:rsidRPr="546B4D49">
        <w:rPr>
          <w:rFonts w:ascii="Calibri Light" w:eastAsia="Calibri Light" w:hAnsi="Calibri Light" w:cs="Calibri Light"/>
          <w:sz w:val="18"/>
          <w:szCs w:val="18"/>
        </w:rPr>
        <w:t xml:space="preserve"> module will be used for Activity Management, </w:t>
      </w:r>
      <w:r w:rsidR="004D16A0" w:rsidRPr="546B4D49">
        <w:rPr>
          <w:rFonts w:ascii="Calibri Light" w:eastAsia="Calibri Light" w:hAnsi="Calibri Light" w:cs="Calibri Light"/>
          <w:sz w:val="18"/>
          <w:szCs w:val="18"/>
        </w:rPr>
        <w:t>Tickets Management</w:t>
      </w:r>
      <w:r w:rsidR="000D7F4D" w:rsidRPr="546B4D49">
        <w:rPr>
          <w:rFonts w:ascii="Calibri Light,Arial" w:eastAsia="Calibri Light,Arial" w:hAnsi="Calibri Light,Arial" w:cs="Calibri Light,Arial"/>
          <w:sz w:val="18"/>
          <w:szCs w:val="18"/>
        </w:rPr>
        <w:t xml:space="preserve"> (</w:t>
      </w:r>
      <w:hyperlink r:id="rId31" w:history="1">
        <w:r w:rsidR="000D7F4D" w:rsidRPr="546B4D49">
          <w:rPr>
            <w:rStyle w:val="Hyperlink"/>
            <w:rFonts w:ascii="Calibri Light" w:eastAsia="Calibri Light" w:hAnsi="Calibri Light" w:cs="Calibri Light"/>
            <w:sz w:val="18"/>
            <w:szCs w:val="18"/>
          </w:rPr>
          <w:t>CIM-CS-08 - Complaints, Claims, and Survey</w:t>
        </w:r>
      </w:hyperlink>
      <w:r w:rsidR="000D7F4D" w:rsidRPr="546B4D49">
        <w:rPr>
          <w:rFonts w:ascii="Calibri Light,Arial" w:eastAsia="Calibri Light,Arial" w:hAnsi="Calibri Light,Arial" w:cs="Calibri Light,Arial"/>
          <w:sz w:val="18"/>
          <w:szCs w:val="18"/>
        </w:rPr>
        <w:t>)</w:t>
      </w:r>
      <w:r w:rsidR="004D16A0" w:rsidRPr="546B4D49">
        <w:rPr>
          <w:rFonts w:ascii="Calibri Light" w:eastAsia="Calibri Light" w:hAnsi="Calibri Light" w:cs="Calibri Light"/>
          <w:sz w:val="18"/>
          <w:szCs w:val="18"/>
        </w:rPr>
        <w:t>, and Utilities</w:t>
      </w:r>
      <w:r w:rsidR="004C40CD" w:rsidRPr="546B4D49">
        <w:rPr>
          <w:rFonts w:ascii="Calibri Light,Arial" w:eastAsia="Calibri Light,Arial" w:hAnsi="Calibri Light,Arial" w:cs="Calibri Light,Arial"/>
          <w:sz w:val="18"/>
          <w:szCs w:val="18"/>
        </w:rPr>
        <w:t xml:space="preserve"> </w:t>
      </w:r>
      <w:r w:rsidR="00200BE0" w:rsidRPr="546B4D49">
        <w:rPr>
          <w:rFonts w:ascii="Calibri Light" w:eastAsia="Calibri Light" w:hAnsi="Calibri Light" w:cs="Calibri Light"/>
          <w:sz w:val="18"/>
          <w:szCs w:val="18"/>
        </w:rPr>
        <w:t>Call Center</w:t>
      </w:r>
      <w:r w:rsidR="00200BE0" w:rsidRPr="546B4D49">
        <w:rPr>
          <w:rFonts w:ascii="Calibri Light,Arial" w:eastAsia="Calibri Light,Arial" w:hAnsi="Calibri Light,Arial" w:cs="Calibri Light,Arial"/>
          <w:sz w:val="18"/>
          <w:szCs w:val="18"/>
        </w:rPr>
        <w:t xml:space="preserve"> </w:t>
      </w:r>
      <w:r w:rsidR="000D7F4D" w:rsidRPr="546B4D49">
        <w:rPr>
          <w:rFonts w:ascii="Calibri Light,Arial" w:eastAsia="Calibri Light,Arial" w:hAnsi="Calibri Light,Arial" w:cs="Calibri Light,Arial"/>
          <w:sz w:val="18"/>
          <w:szCs w:val="18"/>
        </w:rPr>
        <w:t>(</w:t>
      </w:r>
      <w:hyperlink r:id="rId32" w:history="1">
        <w:r w:rsidR="000D7F4D" w:rsidRPr="546B4D49">
          <w:rPr>
            <w:rStyle w:val="Hyperlink"/>
            <w:rFonts w:ascii="Calibri Light" w:eastAsia="Calibri Light" w:hAnsi="Calibri Light" w:cs="Calibri Light"/>
            <w:sz w:val="18"/>
            <w:szCs w:val="18"/>
          </w:rPr>
          <w:t>CIM-CS-13 - Manage Inbound Telephone Call - IVR</w:t>
        </w:r>
      </w:hyperlink>
      <w:r w:rsidR="000D7F4D" w:rsidRPr="546B4D49">
        <w:rPr>
          <w:rFonts w:ascii="Calibri Light,Arial" w:eastAsia="Calibri Light,Arial" w:hAnsi="Calibri Light,Arial" w:cs="Calibri Light,Arial"/>
          <w:sz w:val="18"/>
          <w:szCs w:val="18"/>
        </w:rPr>
        <w:t>)</w:t>
      </w:r>
      <w:r w:rsidRPr="546B4D49">
        <w:rPr>
          <w:rFonts w:ascii="Calibri Light" w:eastAsia="Calibri Light" w:hAnsi="Calibri Light" w:cs="Calibri Light"/>
          <w:sz w:val="18"/>
          <w:szCs w:val="18"/>
        </w:rPr>
        <w:t>. This document will only provide an overview of this functionality</w:t>
      </w:r>
      <w:r w:rsidRPr="546B4D49">
        <w:rPr>
          <w:rFonts w:ascii="Calibri Light,Arial" w:eastAsia="Calibri Light,Arial" w:hAnsi="Calibri Light,Arial" w:cs="Calibri Light,Arial"/>
          <w:sz w:val="18"/>
          <w:szCs w:val="18"/>
        </w:rPr>
        <w:t xml:space="preserve">, </w:t>
      </w:r>
      <w:r w:rsidR="004C40CD" w:rsidRPr="546B4D49">
        <w:rPr>
          <w:rFonts w:ascii="Calibri Light" w:eastAsia="Calibri Light" w:hAnsi="Calibri Light" w:cs="Calibri Light"/>
          <w:sz w:val="18"/>
          <w:szCs w:val="18"/>
        </w:rPr>
        <w:t>detailed functionality</w:t>
      </w:r>
      <w:r w:rsidR="004C40CD" w:rsidRPr="546B4D49">
        <w:rPr>
          <w:rFonts w:ascii="Calibri Light,Arial" w:eastAsia="Calibri Light,Arial" w:hAnsi="Calibri Light,Arial" w:cs="Calibri Light,Arial"/>
          <w:sz w:val="18"/>
          <w:szCs w:val="18"/>
        </w:rPr>
        <w:t xml:space="preserve"> </w:t>
      </w:r>
      <w:r w:rsidR="004C40CD" w:rsidRPr="546B4D49">
        <w:rPr>
          <w:rFonts w:ascii="Calibri Light" w:eastAsia="Calibri Light" w:hAnsi="Calibri Light" w:cs="Calibri Light"/>
          <w:sz w:val="18"/>
          <w:szCs w:val="18"/>
        </w:rPr>
        <w:t>is</w:t>
      </w:r>
      <w:r w:rsidR="004C40CD" w:rsidRPr="546B4D49">
        <w:rPr>
          <w:rFonts w:ascii="Calibri Light,Arial" w:eastAsia="Calibri Light,Arial" w:hAnsi="Calibri Light,Arial" w:cs="Calibri Light,Arial"/>
          <w:sz w:val="18"/>
          <w:szCs w:val="18"/>
        </w:rPr>
        <w:t xml:space="preserve"> </w:t>
      </w:r>
      <w:r w:rsidRPr="546B4D49">
        <w:rPr>
          <w:rFonts w:ascii="Calibri Light" w:eastAsia="Calibri Light" w:hAnsi="Calibri Light" w:cs="Calibri Light"/>
          <w:sz w:val="18"/>
          <w:szCs w:val="18"/>
        </w:rPr>
        <w:t xml:space="preserve">covered in </w:t>
      </w:r>
      <w:r w:rsidR="004D16A0" w:rsidRPr="546B4D49">
        <w:rPr>
          <w:rFonts w:ascii="Calibri Light" w:eastAsia="Calibri Light" w:hAnsi="Calibri Light" w:cs="Calibri Light"/>
          <w:sz w:val="18"/>
          <w:szCs w:val="18"/>
        </w:rPr>
        <w:t>multiple BPD’s which are referenced.</w:t>
      </w:r>
    </w:p>
    <w:p w14:paraId="3E9293BE" w14:textId="77777777" w:rsidR="00232C2C" w:rsidRDefault="00232C2C" w:rsidP="008A748A">
      <w:pPr>
        <w:pStyle w:val="Heading2Text"/>
        <w:ind w:left="0"/>
        <w:rPr>
          <w:rFonts w:ascii="Calibri Light" w:hAnsi="Calibri Light" w:cs="Arial"/>
          <w:sz w:val="18"/>
          <w:szCs w:val="18"/>
        </w:rPr>
      </w:pPr>
    </w:p>
    <w:p w14:paraId="183AB6A5" w14:textId="148ECEC4" w:rsidR="00600C04" w:rsidRDefault="00600C04" w:rsidP="00993B75">
      <w:pPr>
        <w:pStyle w:val="Heading2"/>
      </w:pPr>
      <w:bookmarkStart w:id="35" w:name="_Toc26282909"/>
      <w:r>
        <w:t>2.1.3.1</w:t>
      </w:r>
      <w:r>
        <w:tab/>
      </w:r>
      <w:r w:rsidR="009C64F0">
        <w:t xml:space="preserve"> Service</w:t>
      </w:r>
      <w:r w:rsidR="00DE3123">
        <w:t xml:space="preserve"> Cloud</w:t>
      </w:r>
      <w:r w:rsidR="00993B75">
        <w:t xml:space="preserve"> </w:t>
      </w:r>
      <w:r w:rsidR="009C64F0">
        <w:t>-</w:t>
      </w:r>
      <w:r w:rsidRPr="00A06EA9">
        <w:t xml:space="preserve"> </w:t>
      </w:r>
      <w:r>
        <w:t>Activity Management</w:t>
      </w:r>
      <w:bookmarkEnd w:id="35"/>
    </w:p>
    <w:p w14:paraId="1F7D8A85" w14:textId="2F4EF686" w:rsidR="004536AC" w:rsidRDefault="00305AD1" w:rsidP="546B4D49">
      <w:pP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Activities will be used by SCE to record customer interactions.  The type of </w:t>
      </w:r>
      <w:r w:rsidR="00CC77FB" w:rsidRPr="546B4D49">
        <w:rPr>
          <w:rFonts w:ascii="Calibri Light" w:eastAsia="Calibri Light" w:hAnsi="Calibri Light" w:cs="Calibri Light"/>
          <w:sz w:val="18"/>
          <w:szCs w:val="18"/>
        </w:rPr>
        <w:t xml:space="preserve">activities </w:t>
      </w:r>
      <w:r w:rsidRPr="546B4D49">
        <w:rPr>
          <w:rFonts w:ascii="Calibri Light" w:eastAsia="Calibri Light" w:hAnsi="Calibri Light" w:cs="Calibri Light"/>
          <w:sz w:val="18"/>
          <w:szCs w:val="18"/>
        </w:rPr>
        <w:t>created depends on the</w:t>
      </w:r>
      <w:r w:rsidR="00F06D4B" w:rsidRPr="546B4D49">
        <w:rPr>
          <w:rFonts w:ascii="Calibri Light" w:eastAsia="Calibri Light" w:hAnsi="Calibri Light" w:cs="Calibri Light"/>
          <w:sz w:val="18"/>
          <w:szCs w:val="18"/>
        </w:rPr>
        <w:t xml:space="preserve"> type of interaction</w:t>
      </w:r>
      <w:r w:rsidR="00CC77FB" w:rsidRPr="546B4D49">
        <w:rPr>
          <w:rFonts w:ascii="Calibri Light" w:eastAsia="Calibri Light" w:hAnsi="Calibri Light" w:cs="Calibri Light"/>
          <w:sz w:val="18"/>
          <w:szCs w:val="18"/>
        </w:rPr>
        <w:t>s</w:t>
      </w:r>
      <w:r w:rsidRPr="546B4D49">
        <w:rPr>
          <w:rFonts w:ascii="Calibri Light" w:eastAsia="Calibri Light" w:hAnsi="Calibri Light" w:cs="Calibri Light"/>
          <w:sz w:val="18"/>
          <w:szCs w:val="18"/>
        </w:rPr>
        <w:t xml:space="preserve">, which are </w:t>
      </w:r>
      <w:r w:rsidR="003856EB" w:rsidRPr="546B4D49">
        <w:rPr>
          <w:rFonts w:ascii="Calibri Light" w:eastAsia="Calibri Light" w:hAnsi="Calibri Light" w:cs="Calibri Light"/>
          <w:sz w:val="18"/>
          <w:szCs w:val="18"/>
        </w:rPr>
        <w:t xml:space="preserve">shown </w:t>
      </w:r>
      <w:r w:rsidR="00A6598A" w:rsidRPr="546B4D49">
        <w:rPr>
          <w:rFonts w:ascii="Calibri Light" w:eastAsia="Calibri Light" w:hAnsi="Calibri Light" w:cs="Calibri Light"/>
          <w:sz w:val="18"/>
          <w:szCs w:val="18"/>
        </w:rPr>
        <w:t xml:space="preserve">in </w:t>
      </w:r>
      <w:r w:rsidR="00A6598A" w:rsidRPr="546B4D49">
        <w:rPr>
          <w:rFonts w:ascii="Calibri Light" w:eastAsia="Calibri Light" w:hAnsi="Calibri Light" w:cs="Calibri Light"/>
          <w:b/>
          <w:bCs/>
          <w:sz w:val="18"/>
          <w:szCs w:val="18"/>
        </w:rPr>
        <w:t>Figure 11</w:t>
      </w:r>
      <w:r w:rsidRPr="546B4D49">
        <w:rPr>
          <w:rFonts w:ascii="Calibri Light,Arial" w:eastAsia="Calibri Light,Arial" w:hAnsi="Calibri Light,Arial" w:cs="Calibri Light,Arial"/>
          <w:sz w:val="18"/>
          <w:szCs w:val="18"/>
        </w:rPr>
        <w:t xml:space="preserve">. </w:t>
      </w:r>
      <w:r w:rsidR="00D9042A" w:rsidRPr="546B4D49">
        <w:rPr>
          <w:rFonts w:ascii="Calibri Light" w:eastAsia="Calibri Light" w:hAnsi="Calibri Light" w:cs="Calibri Light"/>
          <w:sz w:val="18"/>
          <w:szCs w:val="18"/>
        </w:rPr>
        <w:t>A customer’s activities can be viewed through the Activities facet</w:t>
      </w:r>
      <w:r w:rsidR="00A6598A" w:rsidRPr="546B4D49">
        <w:rPr>
          <w:rFonts w:ascii="Calibri Light" w:eastAsia="Calibri Light" w:hAnsi="Calibri Light" w:cs="Calibri Light"/>
          <w:sz w:val="18"/>
          <w:szCs w:val="18"/>
        </w:rPr>
        <w:t xml:space="preserve"> (Tab)</w:t>
      </w:r>
      <w:r w:rsidR="00D9042A" w:rsidRPr="546B4D49">
        <w:rPr>
          <w:rFonts w:ascii="Calibri Light,Arial" w:eastAsia="Calibri Light,Arial" w:hAnsi="Calibri Light,Arial" w:cs="Calibri Light,Arial"/>
          <w:sz w:val="18"/>
          <w:szCs w:val="18"/>
        </w:rPr>
        <w:t xml:space="preserve">. </w:t>
      </w:r>
      <w:r w:rsidR="00E072A3" w:rsidRPr="546B4D49">
        <w:rPr>
          <w:rFonts w:ascii="Calibri Light" w:eastAsia="Calibri Light" w:hAnsi="Calibri Light" w:cs="Calibri Light"/>
          <w:sz w:val="18"/>
          <w:szCs w:val="18"/>
        </w:rPr>
        <w:t xml:space="preserve"> For additional information on this process, refer to </w:t>
      </w:r>
      <w:hyperlink r:id="rId33" w:history="1">
        <w:r w:rsidR="00E072A3" w:rsidRPr="546B4D49">
          <w:rPr>
            <w:rStyle w:val="Hyperlink"/>
            <w:rFonts w:ascii="Calibri Light" w:eastAsia="Calibri Light" w:hAnsi="Calibri Light" w:cs="Calibri Light"/>
            <w:sz w:val="18"/>
            <w:szCs w:val="18"/>
          </w:rPr>
          <w:t>CIM-CS-12 - Manage Customer Interactions</w:t>
        </w:r>
      </w:hyperlink>
      <w:r w:rsidR="00E072A3" w:rsidRPr="546B4D49">
        <w:rPr>
          <w:rStyle w:val="Hyperlink"/>
          <w:rFonts w:ascii="Calibri Light" w:eastAsia="Calibri Light" w:hAnsi="Calibri Light" w:cs="Calibri Light"/>
          <w:sz w:val="18"/>
          <w:szCs w:val="18"/>
        </w:rPr>
        <w:t>.</w:t>
      </w:r>
    </w:p>
    <w:p w14:paraId="2E37DB19" w14:textId="77777777" w:rsidR="004536AC" w:rsidRDefault="004536AC" w:rsidP="00305AD1">
      <w:pPr>
        <w:rPr>
          <w:rFonts w:ascii="Calibri Light" w:hAnsi="Calibri Light" w:cs="Arial"/>
          <w:sz w:val="18"/>
          <w:szCs w:val="18"/>
        </w:rPr>
      </w:pPr>
    </w:p>
    <w:p w14:paraId="2FDD0C33" w14:textId="77777777" w:rsidR="004536AC" w:rsidRPr="00772778" w:rsidRDefault="004536AC" w:rsidP="546B4D49">
      <w:pPr>
        <w:pStyle w:val="ListParagraph"/>
        <w:numPr>
          <w:ilvl w:val="0"/>
          <w:numId w:val="31"/>
        </w:numPr>
        <w:ind w:left="360"/>
        <w:rPr>
          <w:rFonts w:ascii="Calibri Light,Arial" w:eastAsia="Calibri Light,Arial" w:hAnsi="Calibri Light,Arial" w:cs="Calibri Light,Arial"/>
          <w:sz w:val="18"/>
          <w:szCs w:val="18"/>
        </w:rPr>
      </w:pPr>
      <w:r w:rsidRPr="546B4D49">
        <w:rPr>
          <w:rFonts w:ascii="Calibri Light" w:eastAsia="Calibri Light" w:hAnsi="Calibri Light" w:cs="Calibri Light"/>
          <w:b/>
          <w:bCs/>
          <w:sz w:val="18"/>
          <w:szCs w:val="18"/>
        </w:rPr>
        <w:t>Phone Calls</w:t>
      </w:r>
      <w:r w:rsidR="00361713" w:rsidRPr="546B4D49">
        <w:rPr>
          <w:rFonts w:ascii="Calibri Light,Arial" w:eastAsia="Calibri Light,Arial" w:hAnsi="Calibri Light,Arial" w:cs="Calibri Light,Arial"/>
          <w:b/>
          <w:bCs/>
          <w:sz w:val="18"/>
          <w:szCs w:val="18"/>
        </w:rPr>
        <w:t>:</w:t>
      </w:r>
      <w:r w:rsidR="00361713" w:rsidRPr="546B4D49">
        <w:rPr>
          <w:rFonts w:ascii="Calibri Light,Arial" w:eastAsia="Calibri Light,Arial" w:hAnsi="Calibri Light,Arial" w:cs="Calibri Light,Arial"/>
          <w:sz w:val="18"/>
          <w:szCs w:val="18"/>
        </w:rPr>
        <w:t xml:space="preserve"> </w:t>
      </w:r>
      <w:r w:rsidR="00295185" w:rsidRPr="546B4D49">
        <w:rPr>
          <w:rFonts w:ascii="Calibri Light" w:eastAsia="Calibri Light" w:hAnsi="Calibri Light" w:cs="Calibri Light"/>
          <w:sz w:val="18"/>
          <w:szCs w:val="18"/>
        </w:rPr>
        <w:t>Activity will be c</w:t>
      </w:r>
      <w:r w:rsidR="00F06D4B" w:rsidRPr="546B4D49">
        <w:rPr>
          <w:rFonts w:ascii="Calibri Light" w:eastAsia="Calibri Light" w:hAnsi="Calibri Light" w:cs="Calibri Light"/>
          <w:sz w:val="18"/>
          <w:szCs w:val="18"/>
        </w:rPr>
        <w:t>reated to record after call wrap up</w:t>
      </w:r>
      <w:r w:rsidR="00295185" w:rsidRPr="546B4D49">
        <w:rPr>
          <w:rFonts w:ascii="Calibri Light" w:eastAsia="Calibri Light" w:hAnsi="Calibri Light" w:cs="Calibri Light"/>
          <w:sz w:val="18"/>
          <w:szCs w:val="18"/>
        </w:rPr>
        <w:t xml:space="preserve"> and/or</w:t>
      </w:r>
      <w:r w:rsidR="00F06D4B" w:rsidRPr="546B4D49">
        <w:rPr>
          <w:rFonts w:ascii="Calibri Light,Arial" w:eastAsia="Calibri Light,Arial" w:hAnsi="Calibri Light,Arial" w:cs="Calibri Light,Arial"/>
          <w:sz w:val="18"/>
          <w:szCs w:val="18"/>
        </w:rPr>
        <w:t xml:space="preserve"> </w:t>
      </w:r>
      <w:r w:rsidR="00295185" w:rsidRPr="546B4D49">
        <w:rPr>
          <w:rFonts w:ascii="Calibri Light" w:eastAsia="Calibri Light" w:hAnsi="Calibri Light" w:cs="Calibri Light"/>
          <w:sz w:val="18"/>
          <w:szCs w:val="18"/>
        </w:rPr>
        <w:t xml:space="preserve">input </w:t>
      </w:r>
      <w:r w:rsidR="00F06D4B" w:rsidRPr="546B4D49">
        <w:rPr>
          <w:rFonts w:ascii="Calibri Light" w:eastAsia="Calibri Light" w:hAnsi="Calibri Light" w:cs="Calibri Light"/>
          <w:sz w:val="18"/>
          <w:szCs w:val="18"/>
        </w:rPr>
        <w:t>notes once a call with the customer has been completed.</w:t>
      </w:r>
    </w:p>
    <w:p w14:paraId="344115A0" w14:textId="17EDDEF7" w:rsidR="004536AC" w:rsidRPr="0089490E" w:rsidDel="0089490E" w:rsidRDefault="004536AC" w:rsidP="0089490E">
      <w:pPr>
        <w:pStyle w:val="ListParagraph"/>
        <w:numPr>
          <w:ilvl w:val="0"/>
          <w:numId w:val="31"/>
        </w:numPr>
        <w:ind w:left="360"/>
        <w:rPr>
          <w:del w:id="36" w:author="Denise Arebalo" w:date="2019-12-03T16:26:00Z"/>
          <w:rFonts w:ascii="Calibri Light,Arial" w:eastAsia="Calibri Light,Arial" w:hAnsi="Calibri Light,Arial" w:cs="Calibri Light,Arial"/>
          <w:sz w:val="18"/>
          <w:szCs w:val="18"/>
        </w:rPr>
      </w:pPr>
      <w:r w:rsidRPr="546B4D49">
        <w:rPr>
          <w:rFonts w:ascii="Calibri Light" w:eastAsia="Calibri Light" w:hAnsi="Calibri Light" w:cs="Calibri Light"/>
          <w:b/>
          <w:bCs/>
          <w:sz w:val="18"/>
          <w:szCs w:val="18"/>
        </w:rPr>
        <w:t>Appointments</w:t>
      </w:r>
      <w:r w:rsidR="00F06D4B" w:rsidRPr="546B4D49">
        <w:rPr>
          <w:rFonts w:ascii="Calibri Light,Arial" w:eastAsia="Calibri Light,Arial" w:hAnsi="Calibri Light,Arial" w:cs="Calibri Light,Arial"/>
          <w:b/>
          <w:bCs/>
          <w:sz w:val="18"/>
          <w:szCs w:val="18"/>
        </w:rPr>
        <w:t>:</w:t>
      </w:r>
      <w:r w:rsidR="00F06D4B" w:rsidRPr="546B4D49">
        <w:rPr>
          <w:rFonts w:ascii="Calibri Light" w:eastAsia="Calibri Light" w:hAnsi="Calibri Light" w:cs="Calibri Light"/>
          <w:sz w:val="18"/>
          <w:szCs w:val="18"/>
        </w:rPr>
        <w:t xml:space="preserve"> An appointment </w:t>
      </w:r>
      <w:r w:rsidR="00252F6D" w:rsidRPr="546B4D49">
        <w:rPr>
          <w:rFonts w:ascii="Calibri Light" w:eastAsia="Calibri Light" w:hAnsi="Calibri Light" w:cs="Calibri Light"/>
          <w:sz w:val="18"/>
          <w:szCs w:val="18"/>
        </w:rPr>
        <w:t>is a planned meeting with a customer</w:t>
      </w:r>
      <w:r w:rsidR="00F06D4B" w:rsidRPr="546B4D49">
        <w:rPr>
          <w:rFonts w:ascii="Calibri Light,Arial" w:eastAsia="Calibri Light,Arial" w:hAnsi="Calibri Light,Arial" w:cs="Calibri Light,Arial"/>
          <w:sz w:val="18"/>
          <w:szCs w:val="18"/>
        </w:rPr>
        <w:t xml:space="preserve">.  </w:t>
      </w:r>
      <w:r w:rsidR="00295185" w:rsidRPr="546B4D49">
        <w:rPr>
          <w:rFonts w:ascii="Calibri Light" w:eastAsia="Calibri Light" w:hAnsi="Calibri Light" w:cs="Calibri Light"/>
          <w:sz w:val="18"/>
          <w:szCs w:val="18"/>
        </w:rPr>
        <w:t>Appointments are</w:t>
      </w:r>
      <w:r w:rsidR="00F06D4B" w:rsidRPr="546B4D49">
        <w:rPr>
          <w:rFonts w:ascii="Calibri Light" w:eastAsia="Calibri Light" w:hAnsi="Calibri Light" w:cs="Calibri Light"/>
          <w:sz w:val="18"/>
          <w:szCs w:val="18"/>
        </w:rPr>
        <w:t xml:space="preserve"> created prior to </w:t>
      </w:r>
      <w:r w:rsidR="00295185" w:rsidRPr="546B4D49">
        <w:rPr>
          <w:rFonts w:ascii="Calibri Light" w:eastAsia="Calibri Light" w:hAnsi="Calibri Light" w:cs="Calibri Light"/>
          <w:sz w:val="18"/>
          <w:szCs w:val="18"/>
        </w:rPr>
        <w:t xml:space="preserve">a </w:t>
      </w:r>
      <w:r w:rsidR="00F06D4B" w:rsidRPr="546B4D49">
        <w:rPr>
          <w:rFonts w:ascii="Calibri Light" w:eastAsia="Calibri Light" w:hAnsi="Calibri Light" w:cs="Calibri Light"/>
          <w:sz w:val="18"/>
          <w:szCs w:val="18"/>
        </w:rPr>
        <w:t xml:space="preserve">meeting with the </w:t>
      </w:r>
      <w:proofErr w:type="gramStart"/>
      <w:r w:rsidR="00F06D4B" w:rsidRPr="546B4D49">
        <w:rPr>
          <w:rFonts w:ascii="Calibri Light" w:eastAsia="Calibri Light" w:hAnsi="Calibri Light" w:cs="Calibri Light"/>
          <w:sz w:val="18"/>
          <w:szCs w:val="18"/>
        </w:rPr>
        <w:t>customer, and</w:t>
      </w:r>
      <w:proofErr w:type="gramEnd"/>
      <w:r w:rsidR="00F06D4B" w:rsidRPr="546B4D49">
        <w:rPr>
          <w:rFonts w:ascii="Calibri Light" w:eastAsia="Calibri Light" w:hAnsi="Calibri Light" w:cs="Calibri Light"/>
          <w:sz w:val="18"/>
          <w:szCs w:val="18"/>
        </w:rPr>
        <w:t xml:space="preserve"> </w:t>
      </w:r>
      <w:r w:rsidR="00295185" w:rsidRPr="546B4D49">
        <w:rPr>
          <w:rFonts w:ascii="Calibri Light" w:eastAsia="Calibri Light" w:hAnsi="Calibri Light" w:cs="Calibri Light"/>
          <w:sz w:val="18"/>
          <w:szCs w:val="18"/>
        </w:rPr>
        <w:t>are</w:t>
      </w:r>
      <w:r w:rsidR="00295185" w:rsidRPr="546B4D49">
        <w:rPr>
          <w:rFonts w:ascii="Calibri Light,Arial" w:eastAsia="Calibri Light,Arial" w:hAnsi="Calibri Light,Arial" w:cs="Calibri Light,Arial"/>
          <w:sz w:val="18"/>
          <w:szCs w:val="18"/>
        </w:rPr>
        <w:t xml:space="preserve"> </w:t>
      </w:r>
      <w:r w:rsidR="00F06D4B" w:rsidRPr="546B4D49">
        <w:rPr>
          <w:rFonts w:ascii="Calibri Light" w:eastAsia="Calibri Light" w:hAnsi="Calibri Light" w:cs="Calibri Light"/>
          <w:sz w:val="18"/>
          <w:szCs w:val="18"/>
        </w:rPr>
        <w:t>visible within the C4C calendar.</w:t>
      </w:r>
      <w:r w:rsidR="00252F6D" w:rsidRPr="546B4D49">
        <w:rPr>
          <w:rFonts w:ascii="Calibri Light,Arial" w:eastAsia="Calibri Light,Arial" w:hAnsi="Calibri Light,Arial" w:cs="Calibri Light,Arial"/>
          <w:sz w:val="18"/>
          <w:szCs w:val="18"/>
        </w:rPr>
        <w:t xml:space="preserve"> </w:t>
      </w:r>
      <w:r w:rsidR="000D52BD" w:rsidRPr="546B4D49">
        <w:rPr>
          <w:rFonts w:ascii="Calibri Light" w:eastAsia="Calibri Light" w:hAnsi="Calibri Light" w:cs="Calibri Light"/>
          <w:sz w:val="18"/>
          <w:szCs w:val="18"/>
        </w:rPr>
        <w:t xml:space="preserve">This will be used by the BCD group for their assigned/unassigned customers. For additional information on activities, please refer to </w:t>
      </w:r>
      <w:hyperlink r:id="rId34" w:history="1">
        <w:r w:rsidR="000D52BD" w:rsidRPr="546B4D49">
          <w:rPr>
            <w:rStyle w:val="Hyperlink"/>
            <w:rFonts w:ascii="Calibri Light" w:eastAsia="Calibri Light" w:hAnsi="Calibri Light" w:cs="Calibri Light"/>
            <w:sz w:val="18"/>
            <w:szCs w:val="18"/>
          </w:rPr>
          <w:t>CIM-CS-16 Manage Leads, Opportunities, and Territory</w:t>
        </w:r>
      </w:hyperlink>
    </w:p>
    <w:p w14:paraId="1B8F5F75" w14:textId="77777777" w:rsidR="0089490E" w:rsidRPr="002710F9" w:rsidRDefault="0089490E" w:rsidP="546B4D49">
      <w:pPr>
        <w:pStyle w:val="ListParagraph"/>
        <w:numPr>
          <w:ilvl w:val="0"/>
          <w:numId w:val="31"/>
        </w:numPr>
        <w:ind w:left="360"/>
        <w:rPr>
          <w:rFonts w:ascii="Calibri Light,Arial" w:eastAsia="Calibri Light,Arial" w:hAnsi="Calibri Light,Arial" w:cs="Calibri Light,Arial"/>
          <w:sz w:val="18"/>
          <w:szCs w:val="18"/>
        </w:rPr>
      </w:pPr>
    </w:p>
    <w:p w14:paraId="2DFA93D8" w14:textId="672BE8A2" w:rsidR="00757F01" w:rsidRPr="00B83536" w:rsidRDefault="004536AC" w:rsidP="0089490E">
      <w:pPr>
        <w:pStyle w:val="ListParagraph"/>
        <w:numPr>
          <w:ilvl w:val="0"/>
          <w:numId w:val="31"/>
        </w:numPr>
        <w:ind w:left="360"/>
        <w:rPr>
          <w:rFonts w:ascii="Calibri Light" w:hAnsi="Calibri Light" w:cs="Arial"/>
          <w:sz w:val="18"/>
          <w:szCs w:val="18"/>
        </w:rPr>
      </w:pPr>
      <w:r w:rsidRPr="0089490E">
        <w:rPr>
          <w:rFonts w:ascii="Calibri Light" w:eastAsia="Calibri Light" w:hAnsi="Calibri Light" w:cs="Calibri Light"/>
          <w:b/>
          <w:bCs/>
          <w:sz w:val="18"/>
          <w:szCs w:val="18"/>
        </w:rPr>
        <w:t>Tasks</w:t>
      </w:r>
      <w:r w:rsidR="00F06D4B" w:rsidRPr="0089490E">
        <w:rPr>
          <w:rFonts w:ascii="Calibri Light,Arial" w:eastAsia="Calibri Light,Arial" w:hAnsi="Calibri Light,Arial" w:cs="Calibri Light,Arial"/>
          <w:b/>
          <w:bCs/>
          <w:sz w:val="18"/>
          <w:szCs w:val="18"/>
        </w:rPr>
        <w:t>:</w:t>
      </w:r>
      <w:r w:rsidR="00F06D4B" w:rsidRPr="0089490E">
        <w:rPr>
          <w:rFonts w:ascii="Calibri Light" w:eastAsia="Calibri Light" w:hAnsi="Calibri Light" w:cs="Calibri Light"/>
          <w:sz w:val="18"/>
          <w:szCs w:val="18"/>
        </w:rPr>
        <w:t xml:space="preserve"> A task can be created for oneself, or for another user with the intent </w:t>
      </w:r>
      <w:r w:rsidR="00295185" w:rsidRPr="0089490E">
        <w:rPr>
          <w:rFonts w:ascii="Calibri Light" w:eastAsia="Calibri Light" w:hAnsi="Calibri Light" w:cs="Calibri Light"/>
          <w:sz w:val="18"/>
          <w:szCs w:val="18"/>
        </w:rPr>
        <w:t>of</w:t>
      </w:r>
      <w:r w:rsidR="00295185" w:rsidRPr="0089490E">
        <w:rPr>
          <w:rFonts w:ascii="Calibri Light,Arial" w:eastAsia="Calibri Light,Arial" w:hAnsi="Calibri Light,Arial" w:cs="Calibri Light,Arial"/>
          <w:sz w:val="18"/>
          <w:szCs w:val="18"/>
        </w:rPr>
        <w:t xml:space="preserve"> </w:t>
      </w:r>
      <w:r w:rsidR="00F06D4B" w:rsidRPr="0089490E">
        <w:rPr>
          <w:rFonts w:ascii="Calibri Light" w:eastAsia="Calibri Light" w:hAnsi="Calibri Light" w:cs="Calibri Light"/>
          <w:sz w:val="18"/>
          <w:szCs w:val="18"/>
        </w:rPr>
        <w:t xml:space="preserve">tracking the activity to completion. </w:t>
      </w:r>
      <w:r w:rsidR="00D9042A" w:rsidRPr="0089490E">
        <w:rPr>
          <w:rFonts w:ascii="Calibri Light" w:eastAsia="Calibri Light" w:hAnsi="Calibri Light" w:cs="Calibri Light"/>
          <w:sz w:val="18"/>
          <w:szCs w:val="18"/>
        </w:rPr>
        <w:t xml:space="preserve"> An </w:t>
      </w:r>
      <w:r w:rsidR="0080230D" w:rsidRPr="0089490E">
        <w:rPr>
          <w:rFonts w:ascii="Calibri Light" w:eastAsia="Calibri Light" w:hAnsi="Calibri Light" w:cs="Calibri Light"/>
          <w:sz w:val="18"/>
          <w:szCs w:val="18"/>
        </w:rPr>
        <w:t>example would</w:t>
      </w:r>
      <w:r w:rsidR="00252F6D" w:rsidRPr="0089490E">
        <w:rPr>
          <w:rFonts w:ascii="Calibri Light" w:eastAsia="Calibri Light" w:hAnsi="Calibri Light" w:cs="Calibri Light"/>
          <w:sz w:val="18"/>
          <w:szCs w:val="18"/>
        </w:rPr>
        <w:t xml:space="preserve"> be </w:t>
      </w:r>
      <w:r w:rsidR="00295185" w:rsidRPr="0089490E">
        <w:rPr>
          <w:rFonts w:ascii="Calibri Light" w:eastAsia="Calibri Light" w:hAnsi="Calibri Light" w:cs="Calibri Light"/>
          <w:sz w:val="18"/>
          <w:szCs w:val="18"/>
        </w:rPr>
        <w:t xml:space="preserve">if a </w:t>
      </w:r>
      <w:r w:rsidR="00252F6D" w:rsidRPr="0089490E">
        <w:rPr>
          <w:rFonts w:ascii="Calibri Light" w:eastAsia="Calibri Light" w:hAnsi="Calibri Light" w:cs="Calibri Light"/>
          <w:sz w:val="18"/>
          <w:szCs w:val="18"/>
        </w:rPr>
        <w:t>customer request</w:t>
      </w:r>
      <w:r w:rsidR="00D9042A" w:rsidRPr="0089490E">
        <w:rPr>
          <w:rFonts w:ascii="Calibri Light,Arial" w:eastAsia="Calibri Light,Arial" w:hAnsi="Calibri Light,Arial" w:cs="Calibri Light,Arial"/>
          <w:sz w:val="18"/>
          <w:szCs w:val="18"/>
        </w:rPr>
        <w:t xml:space="preserve"> </w:t>
      </w:r>
      <w:r w:rsidR="00295185" w:rsidRPr="0089490E">
        <w:rPr>
          <w:rFonts w:ascii="Calibri Light" w:eastAsia="Calibri Light" w:hAnsi="Calibri Light" w:cs="Calibri Light"/>
          <w:sz w:val="18"/>
          <w:szCs w:val="18"/>
        </w:rPr>
        <w:t xml:space="preserve">additional information </w:t>
      </w:r>
      <w:r w:rsidR="00D9042A" w:rsidRPr="0089490E">
        <w:rPr>
          <w:rFonts w:ascii="Calibri Light" w:eastAsia="Calibri Light" w:hAnsi="Calibri Light" w:cs="Calibri Light"/>
          <w:sz w:val="18"/>
          <w:szCs w:val="18"/>
        </w:rPr>
        <w:t>or action item</w:t>
      </w:r>
      <w:r w:rsidR="00252F6D" w:rsidRPr="0089490E">
        <w:rPr>
          <w:rFonts w:ascii="Calibri Light,Arial" w:eastAsia="Calibri Light,Arial" w:hAnsi="Calibri Light,Arial" w:cs="Calibri Light,Arial"/>
          <w:sz w:val="18"/>
          <w:szCs w:val="18"/>
        </w:rPr>
        <w:t xml:space="preserve"> </w:t>
      </w:r>
      <w:r w:rsidR="00295185" w:rsidRPr="0089490E">
        <w:rPr>
          <w:rFonts w:ascii="Calibri Light" w:eastAsia="Calibri Light" w:hAnsi="Calibri Light" w:cs="Calibri Light"/>
          <w:sz w:val="18"/>
          <w:szCs w:val="18"/>
        </w:rPr>
        <w:t>is noted</w:t>
      </w:r>
      <w:r w:rsidR="00252F6D" w:rsidRPr="0089490E">
        <w:rPr>
          <w:rFonts w:ascii="Calibri Light" w:eastAsia="Calibri Light" w:hAnsi="Calibri Light" w:cs="Calibri Light"/>
          <w:sz w:val="18"/>
          <w:szCs w:val="18"/>
        </w:rPr>
        <w:t xml:space="preserve"> during an in-person visit</w:t>
      </w:r>
      <w:r w:rsidR="00295185" w:rsidRPr="0089490E">
        <w:rPr>
          <w:rFonts w:ascii="Calibri Light,Arial" w:eastAsia="Calibri Light,Arial" w:hAnsi="Calibri Light,Arial" w:cs="Calibri Light,Arial"/>
          <w:sz w:val="18"/>
          <w:szCs w:val="18"/>
        </w:rPr>
        <w:t>,</w:t>
      </w:r>
      <w:r w:rsidR="00252F6D" w:rsidRPr="0089490E">
        <w:rPr>
          <w:rFonts w:ascii="Calibri Light,Arial" w:eastAsia="Calibri Light,Arial" w:hAnsi="Calibri Light,Arial" w:cs="Calibri Light,Arial"/>
          <w:sz w:val="18"/>
          <w:szCs w:val="18"/>
        </w:rPr>
        <w:t xml:space="preserve"> </w:t>
      </w:r>
      <w:r w:rsidR="00295185" w:rsidRPr="0089490E">
        <w:rPr>
          <w:rFonts w:ascii="Calibri Light" w:eastAsia="Calibri Light" w:hAnsi="Calibri Light" w:cs="Calibri Light"/>
          <w:sz w:val="18"/>
          <w:szCs w:val="18"/>
        </w:rPr>
        <w:t xml:space="preserve">creation of </w:t>
      </w:r>
      <w:r w:rsidR="00295185" w:rsidRPr="0089490E">
        <w:rPr>
          <w:rFonts w:ascii="Calibri Light" w:eastAsia="Calibri Light" w:hAnsi="Calibri Light" w:cs="Calibri Light"/>
          <w:sz w:val="18"/>
          <w:szCs w:val="18"/>
        </w:rPr>
        <w:lastRenderedPageBreak/>
        <w:t>the tasks allows for the action to be tracked</w:t>
      </w:r>
      <w:r w:rsidR="00295185" w:rsidRPr="0089490E">
        <w:rPr>
          <w:rFonts w:ascii="Calibri Light,Arial" w:eastAsia="Calibri Light,Arial" w:hAnsi="Calibri Light,Arial" w:cs="Calibri Light,Arial"/>
          <w:sz w:val="18"/>
          <w:szCs w:val="18"/>
        </w:rPr>
        <w:t xml:space="preserve"> </w:t>
      </w:r>
      <w:r w:rsidR="00D9042A" w:rsidRPr="0089490E">
        <w:rPr>
          <w:rFonts w:ascii="Calibri Light" w:eastAsia="Calibri Light" w:hAnsi="Calibri Light" w:cs="Calibri Light"/>
          <w:sz w:val="18"/>
          <w:szCs w:val="18"/>
        </w:rPr>
        <w:t>to completion</w:t>
      </w:r>
      <w:r w:rsidR="00B83536" w:rsidRPr="0089490E">
        <w:rPr>
          <w:rFonts w:ascii="Calibri Light" w:eastAsia="Calibri Light" w:hAnsi="Calibri Light" w:cs="Calibri Light"/>
          <w:sz w:val="18"/>
          <w:szCs w:val="18"/>
        </w:rPr>
        <w:t xml:space="preserve">. </w:t>
      </w:r>
      <w:r w:rsidR="0089490E" w:rsidRPr="0089490E">
        <w:rPr>
          <w:rFonts w:ascii="Calibri Light" w:eastAsia="Calibri Light" w:hAnsi="Calibri Light" w:cs="Calibri Light"/>
          <w:sz w:val="18"/>
          <w:szCs w:val="18"/>
        </w:rPr>
        <w:t>SCE</w:t>
      </w:r>
      <w:r w:rsidR="00B83536" w:rsidRPr="0089490E">
        <w:rPr>
          <w:rFonts w:ascii="Calibri Light" w:eastAsia="Calibri Light" w:hAnsi="Calibri Light" w:cs="Calibri Light"/>
          <w:sz w:val="18"/>
          <w:szCs w:val="18"/>
        </w:rPr>
        <w:t xml:space="preserve"> ha</w:t>
      </w:r>
      <w:ins w:id="37" w:author="Denise Arebalo" w:date="2019-12-03T16:25:00Z">
        <w:r w:rsidR="0089490E" w:rsidRPr="0089490E">
          <w:rPr>
            <w:rFonts w:ascii="Calibri Light" w:eastAsia="Calibri Light" w:hAnsi="Calibri Light" w:cs="Calibri Light"/>
            <w:sz w:val="18"/>
            <w:szCs w:val="18"/>
          </w:rPr>
          <w:t>s</w:t>
        </w:r>
      </w:ins>
      <w:del w:id="38" w:author="Denise Arebalo" w:date="2019-12-03T16:25:00Z">
        <w:r w:rsidR="00B83536" w:rsidRPr="0089490E" w:rsidDel="0089490E">
          <w:rPr>
            <w:rFonts w:ascii="Calibri Light" w:eastAsia="Calibri Light" w:hAnsi="Calibri Light" w:cs="Calibri Light"/>
            <w:sz w:val="18"/>
            <w:szCs w:val="18"/>
          </w:rPr>
          <w:delText>ve</w:delText>
        </w:r>
      </w:del>
      <w:r w:rsidR="00B83536" w:rsidRPr="0089490E">
        <w:rPr>
          <w:rFonts w:ascii="Calibri Light" w:eastAsia="Calibri Light" w:hAnsi="Calibri Light" w:cs="Calibri Light"/>
          <w:sz w:val="18"/>
          <w:szCs w:val="18"/>
        </w:rPr>
        <w:t xml:space="preserve"> decided not to leverage Tasks functionality</w:t>
      </w:r>
      <w:r w:rsidR="00D9042A" w:rsidRPr="0089490E">
        <w:rPr>
          <w:rFonts w:ascii="Calibri Light" w:eastAsia="Calibri Light" w:hAnsi="Calibri Light" w:cs="Calibri Light"/>
          <w:sz w:val="18"/>
          <w:szCs w:val="18"/>
        </w:rPr>
        <w:t xml:space="preserve">. </w:t>
      </w:r>
      <w:r w:rsidR="00F70324" w:rsidRPr="00F70324">
        <w:rPr>
          <w:rFonts w:ascii="Calibri Light" w:hAnsi="Calibri Light" w:cs="Arial"/>
          <w:noProof/>
          <w:sz w:val="18"/>
          <w:szCs w:val="18"/>
        </w:rPr>
        <w:drawing>
          <wp:inline distT="0" distB="0" distL="0" distR="0" wp14:anchorId="484F2EE3" wp14:editId="045DAA72">
            <wp:extent cx="5943600" cy="2143125"/>
            <wp:effectExtent l="12700" t="12700" r="12700" b="1587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143125"/>
                    </a:xfrm>
                    <a:prstGeom prst="rect">
                      <a:avLst/>
                    </a:prstGeom>
                    <a:ln>
                      <a:solidFill>
                        <a:srgbClr val="4F81BD"/>
                      </a:solidFill>
                    </a:ln>
                  </pic:spPr>
                </pic:pic>
              </a:graphicData>
            </a:graphic>
          </wp:inline>
        </w:drawing>
      </w:r>
    </w:p>
    <w:p w14:paraId="0106871C" w14:textId="77777777" w:rsidR="00406FC6" w:rsidRPr="00406FC6" w:rsidRDefault="00406FC6" w:rsidP="14C1ACD4">
      <w:pPr>
        <w:pStyle w:val="Heading2Text"/>
        <w:ind w:left="0"/>
        <w:jc w:val="center"/>
        <w:rPr>
          <w:rFonts w:ascii="Calibri Light,Arial" w:eastAsia="Calibri Light,Arial" w:hAnsi="Calibri Light,Arial" w:cs="Calibri Light,Arial"/>
          <w:i/>
          <w:iCs/>
          <w:sz w:val="18"/>
          <w:szCs w:val="18"/>
        </w:rPr>
      </w:pPr>
      <w:r w:rsidRPr="14C1ACD4">
        <w:rPr>
          <w:rFonts w:ascii="Calibri Light" w:eastAsia="Calibri Light" w:hAnsi="Calibri Light" w:cs="Calibri Light"/>
          <w:b/>
          <w:bCs/>
          <w:i/>
          <w:iCs/>
          <w:sz w:val="18"/>
          <w:szCs w:val="18"/>
        </w:rPr>
        <w:t>Figure 11:</w:t>
      </w:r>
      <w:r w:rsidRPr="14C1ACD4">
        <w:rPr>
          <w:rFonts w:ascii="Calibri Light" w:eastAsia="Calibri Light" w:hAnsi="Calibri Light" w:cs="Calibri Light"/>
          <w:i/>
          <w:iCs/>
          <w:sz w:val="18"/>
          <w:szCs w:val="18"/>
        </w:rPr>
        <w:t xml:space="preserve"> Activities Facet</w:t>
      </w:r>
      <w:r w:rsidR="004C40CD" w:rsidRPr="14C1ACD4">
        <w:rPr>
          <w:rFonts w:ascii="Calibri Light" w:eastAsia="Calibri Light" w:hAnsi="Calibri Light" w:cs="Calibri Light"/>
          <w:i/>
          <w:iCs/>
          <w:sz w:val="18"/>
          <w:szCs w:val="18"/>
        </w:rPr>
        <w:t xml:space="preserve"> (Tab)</w:t>
      </w:r>
    </w:p>
    <w:p w14:paraId="7279F524" w14:textId="77777777" w:rsidR="009146B2" w:rsidRDefault="009146B2" w:rsidP="008A748A">
      <w:pPr>
        <w:pStyle w:val="Heading2Text"/>
        <w:ind w:left="0"/>
        <w:rPr>
          <w:rFonts w:ascii="Calibri Light" w:hAnsi="Calibri Light" w:cs="Arial"/>
          <w:b/>
          <w:sz w:val="18"/>
          <w:szCs w:val="18"/>
          <w:u w:val="single"/>
        </w:rPr>
      </w:pPr>
    </w:p>
    <w:p w14:paraId="4BBE5A38" w14:textId="7E061939" w:rsidR="00600C04" w:rsidRDefault="00600C04" w:rsidP="00993B75">
      <w:pPr>
        <w:pStyle w:val="Heading2"/>
      </w:pPr>
      <w:bookmarkStart w:id="39" w:name="_Toc26282910"/>
      <w:r>
        <w:t>2.1.3.2</w:t>
      </w:r>
      <w:r>
        <w:tab/>
      </w:r>
      <w:r w:rsidR="009C64F0">
        <w:t xml:space="preserve"> </w:t>
      </w:r>
      <w:r w:rsidR="00DE3123">
        <w:t>Service Cloud</w:t>
      </w:r>
      <w:r w:rsidR="00993B75">
        <w:t xml:space="preserve"> –</w:t>
      </w:r>
      <w:r w:rsidRPr="00A06EA9">
        <w:t xml:space="preserve"> </w:t>
      </w:r>
      <w:r>
        <w:t>Ticket</w:t>
      </w:r>
      <w:r w:rsidR="00993B75">
        <w:t xml:space="preserve"> Management</w:t>
      </w:r>
      <w:bookmarkEnd w:id="39"/>
    </w:p>
    <w:p w14:paraId="0E8E270C" w14:textId="6C5CFC1A" w:rsidR="003A22F3" w:rsidRPr="003A22F3" w:rsidRDefault="003E00CE" w:rsidP="546B4D49">
      <w:pPr>
        <w:rPr>
          <w:rFonts w:ascii="Calibri Light" w:eastAsia="Calibri Light" w:hAnsi="Calibri Light" w:cs="Calibri Light"/>
          <w:sz w:val="18"/>
          <w:szCs w:val="18"/>
        </w:rPr>
      </w:pPr>
      <w:r w:rsidRPr="2F903037">
        <w:rPr>
          <w:rFonts w:ascii="Calibri Light" w:eastAsia="Calibri Light" w:hAnsi="Calibri Light" w:cs="Calibri Light"/>
          <w:sz w:val="18"/>
          <w:szCs w:val="18"/>
        </w:rPr>
        <w:t>Tickets are used within C4C to record and track work that needs to be</w:t>
      </w:r>
      <w:r w:rsidR="001B1D9E" w:rsidRPr="2F903037">
        <w:rPr>
          <w:rFonts w:ascii="Calibri Light" w:eastAsia="Calibri Light" w:hAnsi="Calibri Light" w:cs="Calibri Light"/>
          <w:sz w:val="18"/>
          <w:szCs w:val="18"/>
        </w:rPr>
        <w:t xml:space="preserve"> performed.  At SCE, tickets will be used to track work among agents.  If routing to the back-office is required, the users will </w:t>
      </w:r>
      <w:r w:rsidR="00406FC6" w:rsidRPr="2F903037">
        <w:rPr>
          <w:rFonts w:ascii="Calibri Light" w:eastAsia="Calibri Light" w:hAnsi="Calibri Light" w:cs="Calibri Light"/>
          <w:sz w:val="18"/>
          <w:szCs w:val="18"/>
        </w:rPr>
        <w:t xml:space="preserve">create a </w:t>
      </w:r>
      <w:r w:rsidR="00217A2A">
        <w:rPr>
          <w:rFonts w:ascii="Calibri Light" w:eastAsia="Calibri Light" w:hAnsi="Calibri Light" w:cs="Calibri Light"/>
          <w:sz w:val="18"/>
          <w:szCs w:val="18"/>
        </w:rPr>
        <w:t xml:space="preserve">BPEM case using </w:t>
      </w:r>
      <w:proofErr w:type="gramStart"/>
      <w:r w:rsidR="00217A2A">
        <w:rPr>
          <w:rFonts w:ascii="Calibri Light" w:eastAsia="Calibri Light" w:hAnsi="Calibri Light" w:cs="Calibri Light"/>
          <w:sz w:val="18"/>
          <w:szCs w:val="18"/>
        </w:rPr>
        <w:t>an</w:t>
      </w:r>
      <w:proofErr w:type="gramEnd"/>
      <w:r w:rsidR="00217A2A">
        <w:rPr>
          <w:rFonts w:ascii="Calibri Light" w:eastAsia="Calibri Light" w:hAnsi="Calibri Light" w:cs="Calibri Light"/>
          <w:sz w:val="18"/>
          <w:szCs w:val="18"/>
        </w:rPr>
        <w:t xml:space="preserve"> FOP</w:t>
      </w:r>
      <w:r w:rsidR="00406FC6" w:rsidRPr="2F903037">
        <w:rPr>
          <w:rFonts w:ascii="Calibri Light" w:eastAsia="Calibri Light" w:hAnsi="Calibri Light" w:cs="Calibri Light"/>
          <w:sz w:val="18"/>
          <w:szCs w:val="18"/>
        </w:rPr>
        <w:t>.</w:t>
      </w:r>
      <w:r w:rsidR="00016676" w:rsidRPr="2F903037">
        <w:rPr>
          <w:rFonts w:ascii="Calibri Light" w:eastAsia="Calibri Light" w:hAnsi="Calibri Light" w:cs="Calibri Light"/>
          <w:sz w:val="18"/>
          <w:szCs w:val="18"/>
        </w:rPr>
        <w:t xml:space="preserve">  For additional information on this process, please refer to </w:t>
      </w:r>
      <w:hyperlink r:id="rId36" w:history="1">
        <w:r w:rsidR="003A22F3" w:rsidRPr="2F903037">
          <w:rPr>
            <w:rFonts w:ascii="Calibri Light" w:eastAsia="Calibri Light" w:hAnsi="Calibri Light" w:cs="Calibri Light"/>
            <w:sz w:val="18"/>
            <w:szCs w:val="18"/>
          </w:rPr>
          <w:t>CIM-CS-06 - Handle Customer Inquiries</w:t>
        </w:r>
      </w:hyperlink>
      <w:r w:rsidR="003A22F3" w:rsidRPr="2F903037">
        <w:rPr>
          <w:rFonts w:ascii="Calibri Light" w:eastAsia="Calibri Light" w:hAnsi="Calibri Light" w:cs="Calibri Light"/>
          <w:sz w:val="18"/>
          <w:szCs w:val="18"/>
        </w:rPr>
        <w:t xml:space="preserve"> and </w:t>
      </w:r>
      <w:hyperlink r:id="rId37" w:history="1">
        <w:r w:rsidR="003A22F3" w:rsidRPr="2F903037">
          <w:rPr>
            <w:rStyle w:val="Hyperlink"/>
            <w:rFonts w:ascii="Calibri Light" w:eastAsia="Calibri Light" w:hAnsi="Calibri Light" w:cs="Calibri Light"/>
            <w:sz w:val="18"/>
            <w:szCs w:val="18"/>
            <w:shd w:val="clear" w:color="auto" w:fill="FFFFFF"/>
          </w:rPr>
          <w:t>CIM-CS-07 - Handle Bill Inquiries</w:t>
        </w:r>
      </w:hyperlink>
    </w:p>
    <w:p w14:paraId="6097EA30" w14:textId="76D14C39" w:rsidR="00BA4870" w:rsidRPr="003A22F3" w:rsidRDefault="00BA4870" w:rsidP="003A22F3"/>
    <w:p w14:paraId="3F001718" w14:textId="6BEFABC1" w:rsidR="00BA4870" w:rsidRDefault="00BA4870" w:rsidP="009146B2">
      <w:pPr>
        <w:pStyle w:val="Heading2Text"/>
        <w:ind w:left="0"/>
        <w:jc w:val="center"/>
        <w:rPr>
          <w:rFonts w:ascii="Calibri Light" w:hAnsi="Calibri Light" w:cs="Arial"/>
          <w:sz w:val="18"/>
          <w:szCs w:val="18"/>
        </w:rPr>
      </w:pPr>
      <w:r>
        <w:rPr>
          <w:rFonts w:ascii="Calibri Light" w:hAnsi="Calibri Light" w:cs="Arial"/>
          <w:noProof/>
          <w:sz w:val="18"/>
          <w:szCs w:val="18"/>
          <w:lang w:eastAsia="en-US"/>
        </w:rPr>
        <w:drawing>
          <wp:inline distT="0" distB="0" distL="0" distR="0" wp14:anchorId="6671C09E" wp14:editId="18609156">
            <wp:extent cx="4191000" cy="2585391"/>
            <wp:effectExtent l="25400" t="25400" r="25400" b="31115"/>
            <wp:docPr id="502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91790" cy="2585878"/>
                    </a:xfrm>
                    <a:prstGeom prst="rect">
                      <a:avLst/>
                    </a:prstGeom>
                    <a:noFill/>
                    <a:ln>
                      <a:solidFill>
                        <a:srgbClr val="4F81BD"/>
                      </a:solidFill>
                    </a:ln>
                  </pic:spPr>
                </pic:pic>
              </a:graphicData>
            </a:graphic>
          </wp:inline>
        </w:drawing>
      </w:r>
    </w:p>
    <w:p w14:paraId="0FAD944D" w14:textId="24DFEBE1" w:rsidR="00232C2C" w:rsidRPr="00217A2A" w:rsidRDefault="00406FC6" w:rsidP="00217A2A">
      <w:pPr>
        <w:pStyle w:val="Heading2Text"/>
        <w:ind w:left="0"/>
        <w:jc w:val="center"/>
        <w:rPr>
          <w:rFonts w:ascii="Calibri Light,Arial" w:eastAsia="Calibri Light,Arial" w:hAnsi="Calibri Light,Arial" w:cs="Calibri Light,Arial"/>
          <w:i/>
          <w:iCs/>
          <w:sz w:val="18"/>
          <w:szCs w:val="18"/>
        </w:rPr>
      </w:pPr>
      <w:r w:rsidRPr="7C4A50D8">
        <w:rPr>
          <w:rFonts w:ascii="Calibri Light" w:eastAsia="Calibri Light" w:hAnsi="Calibri Light" w:cs="Calibri Light"/>
          <w:b/>
          <w:bCs/>
          <w:i/>
          <w:iCs/>
          <w:sz w:val="18"/>
          <w:szCs w:val="18"/>
        </w:rPr>
        <w:t>Figure 12:</w:t>
      </w:r>
      <w:r w:rsidRPr="7C4A50D8">
        <w:rPr>
          <w:rFonts w:ascii="Calibri Light" w:eastAsia="Calibri Light" w:hAnsi="Calibri Light" w:cs="Calibri Light"/>
          <w:i/>
          <w:iCs/>
          <w:sz w:val="18"/>
          <w:szCs w:val="18"/>
        </w:rPr>
        <w:t xml:space="preserve"> Create Service ticket</w:t>
      </w:r>
    </w:p>
    <w:p w14:paraId="111F008E" w14:textId="680B74EC" w:rsidR="00BA4870" w:rsidRDefault="00BA4870" w:rsidP="008A748A">
      <w:pPr>
        <w:pStyle w:val="Heading2Text"/>
        <w:ind w:left="0"/>
        <w:rPr>
          <w:rFonts w:ascii="Calibri Light" w:hAnsi="Calibri Light" w:cs="Arial"/>
          <w:sz w:val="18"/>
          <w:szCs w:val="18"/>
        </w:rPr>
      </w:pPr>
    </w:p>
    <w:p w14:paraId="2ED61117" w14:textId="30CAD4DF" w:rsidR="00600C04" w:rsidRDefault="00600C04" w:rsidP="00993B75">
      <w:pPr>
        <w:pStyle w:val="Heading2"/>
      </w:pPr>
      <w:bookmarkStart w:id="40" w:name="_Toc26282911"/>
      <w:r>
        <w:t>2.1.4</w:t>
      </w:r>
      <w:r>
        <w:tab/>
      </w:r>
      <w:r w:rsidRPr="00A06EA9">
        <w:t xml:space="preserve"> </w:t>
      </w:r>
      <w:r>
        <w:t>Utilities Call Center</w:t>
      </w:r>
      <w:bookmarkEnd w:id="40"/>
    </w:p>
    <w:p w14:paraId="655A5FB8" w14:textId="77777777" w:rsidR="00561769" w:rsidRDefault="006D7398" w:rsidP="546B4D49">
      <w:pPr>
        <w:pStyle w:val="Heading2Text"/>
        <w:ind w:left="0"/>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The functionality within the Utilities Call Center includes </w:t>
      </w:r>
      <w:r w:rsidR="00AF31AA" w:rsidRPr="546B4D49">
        <w:rPr>
          <w:rFonts w:ascii="Calibri Light" w:eastAsia="Calibri Light" w:hAnsi="Calibri Light" w:cs="Calibri Light"/>
          <w:sz w:val="18"/>
          <w:szCs w:val="18"/>
        </w:rPr>
        <w:t>four utilities specific facets</w:t>
      </w:r>
      <w:r w:rsidR="00576AC0" w:rsidRPr="546B4D49">
        <w:rPr>
          <w:rFonts w:ascii="Calibri Light" w:eastAsia="Calibri Light" w:hAnsi="Calibri Light" w:cs="Calibri Light"/>
          <w:sz w:val="18"/>
          <w:szCs w:val="18"/>
        </w:rPr>
        <w:t xml:space="preserve"> (tabs)</w:t>
      </w:r>
      <w:r w:rsidR="00AF31AA" w:rsidRPr="546B4D49">
        <w:rPr>
          <w:rFonts w:ascii="Calibri Light" w:eastAsia="Calibri Light" w:hAnsi="Calibri Light" w:cs="Calibri Light"/>
          <w:sz w:val="18"/>
          <w:szCs w:val="18"/>
        </w:rPr>
        <w:t>, which are detailed in this section.</w:t>
      </w:r>
    </w:p>
    <w:p w14:paraId="2620FC4F" w14:textId="73D6E8B4" w:rsidR="00600C04" w:rsidRDefault="00600C04" w:rsidP="00993B75">
      <w:pPr>
        <w:pStyle w:val="Heading2"/>
      </w:pPr>
      <w:bookmarkStart w:id="41" w:name="_Toc26282912"/>
      <w:r>
        <w:lastRenderedPageBreak/>
        <w:t>2.1.4.1</w:t>
      </w:r>
      <w:r>
        <w:tab/>
      </w:r>
      <w:r w:rsidR="009C64F0">
        <w:t>Utilities Call Center-</w:t>
      </w:r>
      <w:r w:rsidRPr="00A06EA9">
        <w:t xml:space="preserve"> </w:t>
      </w:r>
      <w:r>
        <w:t>Utilities Financials</w:t>
      </w:r>
      <w:bookmarkEnd w:id="41"/>
    </w:p>
    <w:p w14:paraId="5A7C24A3" w14:textId="4581F2F3" w:rsidR="009500E9" w:rsidRDefault="00AF31AA" w:rsidP="546B4D49">
      <w:pPr>
        <w:pStyle w:val="Heading2Text"/>
        <w:ind w:left="0"/>
        <w:rPr>
          <w:rFonts w:ascii="Calibri Light,Tahoma" w:eastAsia="Calibri Light,Tahoma" w:hAnsi="Calibri Light,Tahoma" w:cs="Calibri Light,Tahoma"/>
          <w:sz w:val="18"/>
          <w:szCs w:val="18"/>
        </w:rPr>
      </w:pPr>
      <w:r w:rsidRPr="546B4D49">
        <w:rPr>
          <w:rFonts w:ascii="Calibri Light" w:eastAsia="Calibri Light" w:hAnsi="Calibri Light" w:cs="Calibri Light"/>
          <w:sz w:val="18"/>
          <w:szCs w:val="18"/>
        </w:rPr>
        <w:t xml:space="preserve">The </w:t>
      </w:r>
      <w:r w:rsidR="004F18B4" w:rsidRPr="546B4D49">
        <w:rPr>
          <w:rFonts w:ascii="Calibri Light" w:eastAsia="Calibri Light" w:hAnsi="Calibri Light" w:cs="Calibri Light"/>
          <w:sz w:val="18"/>
          <w:szCs w:val="18"/>
        </w:rPr>
        <w:t>Utilities</w:t>
      </w:r>
      <w:r w:rsidRPr="546B4D49">
        <w:rPr>
          <w:rFonts w:ascii="Calibri Light" w:eastAsia="Calibri Light" w:hAnsi="Calibri Light" w:cs="Calibri Light"/>
          <w:sz w:val="18"/>
          <w:szCs w:val="18"/>
        </w:rPr>
        <w:t xml:space="preserve"> Financials facet</w:t>
      </w:r>
      <w:r w:rsidR="00576AC0" w:rsidRPr="546B4D49">
        <w:rPr>
          <w:rFonts w:ascii="Calibri Light" w:eastAsia="Calibri Light" w:hAnsi="Calibri Light" w:cs="Calibri Light"/>
          <w:sz w:val="18"/>
          <w:szCs w:val="18"/>
        </w:rPr>
        <w:t xml:space="preserve"> (tab)</w:t>
      </w:r>
      <w:r w:rsidRPr="546B4D49">
        <w:rPr>
          <w:rFonts w:ascii="Calibri Light" w:eastAsia="Calibri Light" w:hAnsi="Calibri Light" w:cs="Calibri Light"/>
          <w:sz w:val="18"/>
          <w:szCs w:val="18"/>
        </w:rPr>
        <w:t xml:space="preserve"> will be the </w:t>
      </w:r>
      <w:r w:rsidR="00871F4F" w:rsidRPr="546B4D49">
        <w:rPr>
          <w:rFonts w:ascii="Calibri Light" w:eastAsia="Calibri Light" w:hAnsi="Calibri Light" w:cs="Calibri Light"/>
          <w:sz w:val="18"/>
          <w:szCs w:val="18"/>
        </w:rPr>
        <w:t>landing page</w:t>
      </w:r>
      <w:r w:rsidRPr="546B4D49">
        <w:rPr>
          <w:rFonts w:ascii="Calibri Light" w:eastAsia="Calibri Light" w:hAnsi="Calibri Light" w:cs="Calibri Light"/>
          <w:sz w:val="18"/>
          <w:szCs w:val="18"/>
        </w:rPr>
        <w:t xml:space="preserve"> when a customer’s account is accessed by the </w:t>
      </w:r>
      <w:r w:rsidR="005532D6" w:rsidRPr="546B4D49">
        <w:rPr>
          <w:rFonts w:ascii="Calibri Light" w:eastAsia="Calibri Light" w:hAnsi="Calibri Light" w:cs="Calibri Light"/>
          <w:sz w:val="18"/>
          <w:szCs w:val="18"/>
        </w:rPr>
        <w:t>u</w:t>
      </w:r>
      <w:r w:rsidR="0083414B" w:rsidRPr="546B4D49">
        <w:rPr>
          <w:rFonts w:ascii="Calibri Light" w:eastAsia="Calibri Light" w:hAnsi="Calibri Light" w:cs="Calibri Light"/>
          <w:sz w:val="18"/>
          <w:szCs w:val="18"/>
        </w:rPr>
        <w:t>sers</w:t>
      </w:r>
      <w:r w:rsidR="0070743E" w:rsidRPr="00DE3123">
        <w:rPr>
          <w:rFonts w:ascii="Calibri Light" w:eastAsia="Calibri Light" w:hAnsi="Calibri Light" w:cs="Calibri Light"/>
          <w:sz w:val="18"/>
          <w:szCs w:val="18"/>
        </w:rPr>
        <w:t xml:space="preserve">.  </w:t>
      </w:r>
      <w:r w:rsidR="00DE3123" w:rsidRPr="00DE3123">
        <w:rPr>
          <w:rFonts w:ascii="Calibri Light" w:eastAsia="Calibri Light" w:hAnsi="Calibri Light" w:cs="Calibri Light"/>
          <w:sz w:val="18"/>
          <w:szCs w:val="18"/>
        </w:rPr>
        <w:t>The standard</w:t>
      </w:r>
      <w:r w:rsidR="00DE3123">
        <w:rPr>
          <w:rFonts w:ascii="Calibri Light" w:eastAsia="Calibri Light" w:hAnsi="Calibri Light" w:cs="Calibri Light"/>
          <w:sz w:val="18"/>
          <w:szCs w:val="18"/>
        </w:rPr>
        <w:t xml:space="preserve"> facet has been renamed at SCE to “Customer Financials”.  </w:t>
      </w:r>
      <w:r w:rsidR="00871F4F" w:rsidRPr="546B4D49">
        <w:rPr>
          <w:rFonts w:ascii="Calibri Light" w:eastAsia="Calibri Light" w:hAnsi="Calibri Light" w:cs="Calibri Light"/>
          <w:sz w:val="18"/>
          <w:szCs w:val="18"/>
        </w:rPr>
        <w:t>This facet</w:t>
      </w:r>
      <w:r w:rsidR="00576AC0" w:rsidRPr="546B4D49">
        <w:rPr>
          <w:rFonts w:ascii="Calibri Light" w:eastAsia="Calibri Light" w:hAnsi="Calibri Light" w:cs="Calibri Light"/>
          <w:sz w:val="18"/>
          <w:szCs w:val="18"/>
        </w:rPr>
        <w:t xml:space="preserve"> (tab)</w:t>
      </w:r>
      <w:r w:rsidR="009500E9" w:rsidRPr="546B4D49">
        <w:rPr>
          <w:rFonts w:ascii="Calibri Light" w:eastAsia="Calibri Light" w:hAnsi="Calibri Light" w:cs="Calibri Light"/>
          <w:sz w:val="18"/>
          <w:szCs w:val="18"/>
        </w:rPr>
        <w:t xml:space="preserve"> shows a detailed overview of the SCE business partner; invoices, payments, open items, installment plans,</w:t>
      </w:r>
      <w:r w:rsidR="00871F4F" w:rsidRPr="546B4D49">
        <w:rPr>
          <w:rFonts w:ascii="Calibri Light" w:eastAsia="Calibri Light" w:hAnsi="Calibri Light" w:cs="Calibri Light"/>
          <w:sz w:val="18"/>
          <w:szCs w:val="18"/>
        </w:rPr>
        <w:t xml:space="preserve"> and</w:t>
      </w:r>
      <w:r w:rsidR="009500E9" w:rsidRPr="546B4D49">
        <w:rPr>
          <w:rFonts w:ascii="Calibri Light" w:eastAsia="Calibri Light" w:hAnsi="Calibri Light" w:cs="Calibri Light"/>
          <w:sz w:val="18"/>
          <w:szCs w:val="18"/>
        </w:rPr>
        <w:t xml:space="preserve"> payment plans</w:t>
      </w:r>
      <w:r w:rsidR="00871F4F" w:rsidRPr="546B4D49">
        <w:rPr>
          <w:rFonts w:ascii="Calibri Light,Tahoma" w:eastAsia="Calibri Light,Tahoma" w:hAnsi="Calibri Light,Tahoma" w:cs="Calibri Light,Tahoma"/>
          <w:sz w:val="18"/>
          <w:szCs w:val="18"/>
        </w:rPr>
        <w:t>,</w:t>
      </w:r>
      <w:r w:rsidR="009500E9" w:rsidRPr="546B4D49">
        <w:rPr>
          <w:rFonts w:ascii="Calibri Light" w:eastAsia="Calibri Light" w:hAnsi="Calibri Light" w:cs="Calibri Light"/>
          <w:sz w:val="18"/>
          <w:szCs w:val="18"/>
        </w:rPr>
        <w:t xml:space="preserve"> in addition to the premise and contracts associated with the business partner</w:t>
      </w:r>
      <w:r w:rsidR="00BF6D8C" w:rsidRPr="546B4D49">
        <w:rPr>
          <w:rFonts w:ascii="Calibri Light" w:eastAsia="Calibri Light" w:hAnsi="Calibri Light" w:cs="Calibri Light"/>
          <w:sz w:val="18"/>
          <w:szCs w:val="18"/>
        </w:rPr>
        <w:t xml:space="preserve">, as shown in </w:t>
      </w:r>
      <w:r w:rsidR="00BF6D8C" w:rsidRPr="546B4D49">
        <w:rPr>
          <w:rFonts w:ascii="Calibri Light" w:eastAsia="Calibri Light" w:hAnsi="Calibri Light" w:cs="Calibri Light"/>
          <w:b/>
          <w:bCs/>
          <w:sz w:val="18"/>
          <w:szCs w:val="18"/>
        </w:rPr>
        <w:t>Figure 14</w:t>
      </w:r>
      <w:r w:rsidR="00195DA5" w:rsidRPr="546B4D49">
        <w:rPr>
          <w:rFonts w:ascii="Calibri Light,Tahoma" w:eastAsia="Calibri Light,Tahoma" w:hAnsi="Calibri Light,Tahoma" w:cs="Calibri Light,Tahoma"/>
          <w:sz w:val="18"/>
          <w:szCs w:val="18"/>
        </w:rPr>
        <w:t xml:space="preserve">.  </w:t>
      </w:r>
      <w:r w:rsidR="009500E9" w:rsidRPr="546B4D49">
        <w:rPr>
          <w:rFonts w:ascii="Calibri Light" w:eastAsia="Calibri Light" w:hAnsi="Calibri Light" w:cs="Calibri Light"/>
          <w:sz w:val="18"/>
          <w:szCs w:val="18"/>
        </w:rPr>
        <w:t xml:space="preserve">Users can </w:t>
      </w:r>
      <w:r w:rsidR="00871F4F" w:rsidRPr="546B4D49">
        <w:rPr>
          <w:rFonts w:ascii="Calibri Light" w:eastAsia="Calibri Light" w:hAnsi="Calibri Light" w:cs="Calibri Light"/>
          <w:sz w:val="18"/>
          <w:szCs w:val="18"/>
        </w:rPr>
        <w:t>update</w:t>
      </w:r>
      <w:r w:rsidR="009500E9" w:rsidRPr="546B4D49">
        <w:rPr>
          <w:rFonts w:ascii="Calibri Light" w:eastAsia="Calibri Light" w:hAnsi="Calibri Light" w:cs="Calibri Light"/>
          <w:sz w:val="18"/>
          <w:szCs w:val="18"/>
        </w:rPr>
        <w:t xml:space="preserve"> meter readings, view invoices, </w:t>
      </w:r>
      <w:r w:rsidR="00195DA5" w:rsidRPr="546B4D49">
        <w:rPr>
          <w:rFonts w:ascii="Calibri Light" w:eastAsia="Calibri Light" w:hAnsi="Calibri Light" w:cs="Calibri Light"/>
          <w:sz w:val="18"/>
          <w:szCs w:val="18"/>
        </w:rPr>
        <w:t xml:space="preserve">or enroll the customer in a budget billing plan or installment plan.  </w:t>
      </w:r>
    </w:p>
    <w:p w14:paraId="6796550F" w14:textId="48E36060" w:rsidR="00BF6D8C" w:rsidRDefault="00217A2A" w:rsidP="00217A2A">
      <w:pPr>
        <w:pStyle w:val="Heading2Text"/>
        <w:ind w:left="0"/>
        <w:rPr>
          <w:rFonts w:ascii="Calibri Light" w:hAnsi="Calibri Light" w:cs="Tahoma"/>
          <w:sz w:val="18"/>
          <w:szCs w:val="18"/>
        </w:rPr>
      </w:pPr>
      <w:r w:rsidRPr="00217A2A">
        <w:rPr>
          <w:rFonts w:ascii="Calibri Light" w:hAnsi="Calibri Light" w:cs="Tahoma"/>
          <w:noProof/>
          <w:sz w:val="18"/>
          <w:szCs w:val="18"/>
        </w:rPr>
        <w:drawing>
          <wp:inline distT="0" distB="0" distL="0" distR="0" wp14:anchorId="55F5137F" wp14:editId="4BB45361">
            <wp:extent cx="5943600" cy="3094990"/>
            <wp:effectExtent l="12700" t="12700" r="12700" b="165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094990"/>
                    </a:xfrm>
                    <a:prstGeom prst="rect">
                      <a:avLst/>
                    </a:prstGeom>
                    <a:ln>
                      <a:solidFill>
                        <a:srgbClr val="4F81BD"/>
                      </a:solidFill>
                    </a:ln>
                  </pic:spPr>
                </pic:pic>
              </a:graphicData>
            </a:graphic>
          </wp:inline>
        </w:drawing>
      </w:r>
    </w:p>
    <w:p w14:paraId="0D4A041B" w14:textId="12ED2A40" w:rsidR="00BF6D8C" w:rsidRDefault="00BF6D8C" w:rsidP="14C1ACD4">
      <w:pPr>
        <w:pStyle w:val="Heading2Text"/>
        <w:ind w:left="2880"/>
        <w:rPr>
          <w:rFonts w:ascii="Calibri Light,Arial" w:eastAsia="Calibri Light,Arial" w:hAnsi="Calibri Light,Arial" w:cs="Calibri Light,Arial"/>
          <w:i/>
          <w:iCs/>
          <w:sz w:val="18"/>
          <w:szCs w:val="18"/>
        </w:rPr>
      </w:pPr>
      <w:r w:rsidRPr="14C1ACD4">
        <w:rPr>
          <w:rFonts w:ascii="Calibri Light" w:eastAsia="Calibri Light" w:hAnsi="Calibri Light" w:cs="Calibri Light"/>
          <w:b/>
          <w:bCs/>
          <w:i/>
          <w:iCs/>
          <w:sz w:val="18"/>
          <w:szCs w:val="18"/>
        </w:rPr>
        <w:t>Figure 14:</w:t>
      </w:r>
      <w:r w:rsidRPr="14C1ACD4">
        <w:rPr>
          <w:rFonts w:ascii="Calibri Light" w:eastAsia="Calibri Light" w:hAnsi="Calibri Light" w:cs="Calibri Light"/>
          <w:i/>
          <w:iCs/>
          <w:sz w:val="18"/>
          <w:szCs w:val="18"/>
        </w:rPr>
        <w:t xml:space="preserve"> Utilities Financials</w:t>
      </w:r>
      <w:r w:rsidR="00DE3123">
        <w:rPr>
          <w:rFonts w:ascii="Calibri Light" w:eastAsia="Calibri Light" w:hAnsi="Calibri Light" w:cs="Calibri Light"/>
          <w:i/>
          <w:iCs/>
          <w:sz w:val="18"/>
          <w:szCs w:val="18"/>
        </w:rPr>
        <w:t>, renamed ‘Customer Financials’</w:t>
      </w:r>
    </w:p>
    <w:p w14:paraId="639F8B1B" w14:textId="5D7383D7" w:rsidR="00A868E0" w:rsidRDefault="00A868E0" w:rsidP="546B4D49">
      <w:pPr>
        <w:pStyle w:val="Heading2Text"/>
        <w:ind w:left="0"/>
        <w:rPr>
          <w:rFonts w:ascii="Calibri Light" w:eastAsia="Calibri Light" w:hAnsi="Calibri Light" w:cs="Calibri Light"/>
          <w:sz w:val="18"/>
          <w:szCs w:val="18"/>
        </w:rPr>
      </w:pPr>
      <w:r>
        <w:rPr>
          <w:rFonts w:ascii="Calibri Light" w:eastAsia="Calibri Light" w:hAnsi="Calibri Light" w:cs="Calibri Light"/>
          <w:sz w:val="18"/>
          <w:szCs w:val="18"/>
        </w:rPr>
        <w:t xml:space="preserve">The Utilities Financials provides an overview of the recent financial activity on the account. The user also </w:t>
      </w:r>
      <w:proofErr w:type="gramStart"/>
      <w:r>
        <w:rPr>
          <w:rFonts w:ascii="Calibri Light" w:eastAsia="Calibri Light" w:hAnsi="Calibri Light" w:cs="Calibri Light"/>
          <w:sz w:val="18"/>
          <w:szCs w:val="18"/>
        </w:rPr>
        <w:t>has the ability to</w:t>
      </w:r>
      <w:proofErr w:type="gramEnd"/>
      <w:r>
        <w:rPr>
          <w:rFonts w:ascii="Calibri Light" w:eastAsia="Calibri Light" w:hAnsi="Calibri Light" w:cs="Calibri Light"/>
          <w:sz w:val="18"/>
          <w:szCs w:val="18"/>
        </w:rPr>
        <w:t xml:space="preserve"> take a One Time Payment</w:t>
      </w:r>
    </w:p>
    <w:p w14:paraId="2A40D96F" w14:textId="77777777" w:rsidR="00A868E0" w:rsidRDefault="00A868E0" w:rsidP="546B4D49">
      <w:pPr>
        <w:pStyle w:val="Heading2Text"/>
        <w:ind w:left="0"/>
        <w:rPr>
          <w:rFonts w:ascii="Calibri Light" w:eastAsia="Calibri Light" w:hAnsi="Calibri Light" w:cs="Calibri Light"/>
          <w:sz w:val="18"/>
          <w:szCs w:val="18"/>
        </w:rPr>
      </w:pPr>
    </w:p>
    <w:p w14:paraId="7FF0E2A6" w14:textId="259BF4BE" w:rsidR="00BF6D8C" w:rsidRPr="00963B27" w:rsidRDefault="00BF6D8C" w:rsidP="546B4D49">
      <w:pPr>
        <w:pStyle w:val="Heading2Text"/>
        <w:ind w:left="0"/>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The Utilities Financials </w:t>
      </w:r>
      <w:r w:rsidR="00963B27" w:rsidRPr="546B4D49">
        <w:rPr>
          <w:rFonts w:ascii="Calibri Light" w:eastAsia="Calibri Light" w:hAnsi="Calibri Light" w:cs="Calibri Light"/>
          <w:sz w:val="18"/>
          <w:szCs w:val="18"/>
        </w:rPr>
        <w:t>facet</w:t>
      </w:r>
      <w:r w:rsidR="00514E7F" w:rsidRPr="546B4D49">
        <w:rPr>
          <w:rFonts w:ascii="Calibri Light" w:eastAsia="Calibri Light" w:hAnsi="Calibri Light" w:cs="Calibri Light"/>
          <w:sz w:val="18"/>
          <w:szCs w:val="18"/>
        </w:rPr>
        <w:t xml:space="preserve"> (tab)</w:t>
      </w:r>
      <w:r w:rsidRPr="546B4D49">
        <w:rPr>
          <w:rFonts w:ascii="Calibri Light" w:eastAsia="Calibri Light" w:hAnsi="Calibri Light" w:cs="Calibri Light"/>
          <w:sz w:val="18"/>
          <w:szCs w:val="18"/>
        </w:rPr>
        <w:t xml:space="preserve"> has the following sections that are displayed:</w:t>
      </w:r>
    </w:p>
    <w:p w14:paraId="0A7BBE42" w14:textId="6890DC4B" w:rsidR="00C8621E" w:rsidRDefault="00C8621E" w:rsidP="00C8621E">
      <w:pPr>
        <w:pStyle w:val="Heading2Text"/>
        <w:numPr>
          <w:ilvl w:val="0"/>
          <w:numId w:val="32"/>
        </w:numPr>
        <w:ind w:left="360"/>
        <w:rPr>
          <w:rFonts w:ascii="Calibri Light,Tahoma" w:eastAsia="Calibri Light,Tahoma" w:hAnsi="Calibri Light,Tahoma" w:cs="Calibri Light,Tahoma"/>
          <w:sz w:val="18"/>
          <w:szCs w:val="18"/>
        </w:rPr>
      </w:pPr>
      <w:r>
        <w:rPr>
          <w:rFonts w:ascii="Calibri Light" w:eastAsia="Calibri Light" w:hAnsi="Calibri Light" w:cs="Calibri Light"/>
          <w:b/>
          <w:bCs/>
          <w:sz w:val="18"/>
          <w:szCs w:val="18"/>
        </w:rPr>
        <w:t>Invoices</w:t>
      </w:r>
      <w:r w:rsidRPr="546B4D49">
        <w:rPr>
          <w:rFonts w:ascii="Calibri Light" w:eastAsia="Calibri Light" w:hAnsi="Calibri Light" w:cs="Calibri Light"/>
          <w:b/>
          <w:bCs/>
          <w:sz w:val="18"/>
          <w:szCs w:val="18"/>
        </w:rPr>
        <w:t>:</w:t>
      </w:r>
      <w:r w:rsidRPr="546B4D49">
        <w:rPr>
          <w:rFonts w:ascii="Calibri Light,Tahoma" w:eastAsia="Calibri Light,Tahoma" w:hAnsi="Calibri Light,Tahoma" w:cs="Calibri Light,Tahoma"/>
          <w:sz w:val="18"/>
          <w:szCs w:val="18"/>
        </w:rPr>
        <w:t xml:space="preserve"> </w:t>
      </w:r>
      <w:r w:rsidRPr="546B4D49">
        <w:rPr>
          <w:rFonts w:ascii="Calibri Light" w:eastAsia="Calibri Light" w:hAnsi="Calibri Light" w:cs="Calibri Light"/>
          <w:sz w:val="18"/>
          <w:szCs w:val="18"/>
        </w:rPr>
        <w:t xml:space="preserve"> This section </w:t>
      </w:r>
      <w:r w:rsidR="0019150D">
        <w:rPr>
          <w:rFonts w:ascii="Calibri Light" w:eastAsia="Calibri Light" w:hAnsi="Calibri Light" w:cs="Calibri Light"/>
          <w:sz w:val="18"/>
          <w:szCs w:val="18"/>
        </w:rPr>
        <w:t>will contain the list of invoices. The invoice numbers are hyperlinks which launch the PDF of the individual invoices.  This section will contain both legacy invoices and SAP generated invoices. Enhancement 2350 Legacy Invoices in C4C has been implemented so that Legacy invoices are available to be viewed from this section.</w:t>
      </w:r>
    </w:p>
    <w:p w14:paraId="6CFE2E9D" w14:textId="7DC1AFA1" w:rsidR="00C8621E" w:rsidRPr="00C8621E" w:rsidRDefault="00C8621E" w:rsidP="00C8621E">
      <w:pPr>
        <w:pStyle w:val="Heading2Text"/>
        <w:numPr>
          <w:ilvl w:val="0"/>
          <w:numId w:val="32"/>
        </w:numPr>
        <w:ind w:left="360"/>
        <w:rPr>
          <w:rStyle w:val="Hyperlink"/>
          <w:rFonts w:ascii="Calibri Light,Tahoma" w:eastAsia="Calibri Light,Tahoma" w:hAnsi="Calibri Light,Tahoma" w:cs="Calibri Light,Tahoma"/>
          <w:color w:val="auto"/>
          <w:sz w:val="18"/>
          <w:szCs w:val="18"/>
          <w:u w:val="none"/>
        </w:rPr>
      </w:pPr>
      <w:r w:rsidRPr="00C8621E">
        <w:rPr>
          <w:rFonts w:ascii="Calibri Light" w:eastAsia="Calibri Light" w:hAnsi="Calibri Light" w:cs="Calibri Light"/>
          <w:b/>
          <w:bCs/>
          <w:sz w:val="18"/>
          <w:szCs w:val="18"/>
        </w:rPr>
        <w:t>Payments:</w:t>
      </w:r>
      <w:r w:rsidRPr="00C8621E">
        <w:rPr>
          <w:rFonts w:ascii="Calibri Light" w:eastAsia="Calibri Light" w:hAnsi="Calibri Light" w:cs="Calibri Light"/>
          <w:sz w:val="18"/>
          <w:szCs w:val="18"/>
        </w:rPr>
        <w:t xml:space="preserve"> A list of the customer’s recent payments including the posting date and cleared amount are displayed (see </w:t>
      </w:r>
      <w:r w:rsidRPr="00C8621E">
        <w:rPr>
          <w:rFonts w:ascii="Calibri Light" w:eastAsia="Calibri Light" w:hAnsi="Calibri Light" w:cs="Calibri Light"/>
          <w:b/>
          <w:bCs/>
          <w:sz w:val="18"/>
          <w:szCs w:val="18"/>
        </w:rPr>
        <w:t>Figure 16</w:t>
      </w:r>
      <w:r w:rsidRPr="00C8621E">
        <w:rPr>
          <w:rFonts w:ascii="Calibri Light,Tahoma" w:eastAsia="Calibri Light,Tahoma" w:hAnsi="Calibri Light,Tahoma" w:cs="Calibri Light,Tahoma"/>
          <w:sz w:val="18"/>
          <w:szCs w:val="18"/>
        </w:rPr>
        <w:t>).</w:t>
      </w:r>
    </w:p>
    <w:p w14:paraId="6E4F2FE6" w14:textId="77777777" w:rsidR="00C8621E" w:rsidRDefault="00C8621E" w:rsidP="00C8621E">
      <w:pPr>
        <w:pStyle w:val="Heading2Text"/>
        <w:ind w:left="360"/>
        <w:jc w:val="center"/>
        <w:rPr>
          <w:rFonts w:ascii="Calibri Light" w:hAnsi="Calibri Light" w:cs="Tahoma"/>
          <w:sz w:val="18"/>
          <w:szCs w:val="18"/>
        </w:rPr>
      </w:pPr>
      <w:r w:rsidRPr="008D2BED">
        <w:rPr>
          <w:rFonts w:ascii="Calibri Light" w:hAnsi="Calibri Light" w:cs="Tahoma"/>
          <w:noProof/>
          <w:sz w:val="18"/>
          <w:szCs w:val="18"/>
        </w:rPr>
        <w:drawing>
          <wp:inline distT="0" distB="0" distL="0" distR="0" wp14:anchorId="26D1EA2E" wp14:editId="5E119B89">
            <wp:extent cx="5943600" cy="962660"/>
            <wp:effectExtent l="12700" t="12700" r="12700" b="15240"/>
            <wp:docPr id="1210429697" name="Picture 1210429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962660"/>
                    </a:xfrm>
                    <a:prstGeom prst="rect">
                      <a:avLst/>
                    </a:prstGeom>
                    <a:ln>
                      <a:solidFill>
                        <a:schemeClr val="accent1">
                          <a:shade val="50000"/>
                        </a:schemeClr>
                      </a:solidFill>
                    </a:ln>
                  </pic:spPr>
                </pic:pic>
              </a:graphicData>
            </a:graphic>
          </wp:inline>
        </w:drawing>
      </w:r>
    </w:p>
    <w:p w14:paraId="24730E74" w14:textId="483EACBD" w:rsidR="00C8621E" w:rsidRPr="00C8621E" w:rsidRDefault="00C8621E" w:rsidP="00C8621E">
      <w:pPr>
        <w:pStyle w:val="Heading2Text"/>
        <w:ind w:left="360"/>
        <w:jc w:val="center"/>
        <w:rPr>
          <w:rFonts w:ascii="Calibri Light,Tahoma" w:eastAsia="Calibri Light,Tahoma" w:hAnsi="Calibri Light,Tahoma" w:cs="Calibri Light,Tahoma"/>
          <w:i/>
          <w:iCs/>
          <w:sz w:val="18"/>
          <w:szCs w:val="18"/>
        </w:rPr>
      </w:pPr>
      <w:r w:rsidRPr="7C4A50D8">
        <w:rPr>
          <w:rFonts w:ascii="Calibri Light" w:eastAsia="Calibri Light" w:hAnsi="Calibri Light" w:cs="Calibri Light"/>
          <w:b/>
          <w:bCs/>
          <w:i/>
          <w:iCs/>
          <w:sz w:val="18"/>
          <w:szCs w:val="18"/>
        </w:rPr>
        <w:t>Figure 16:</w:t>
      </w:r>
      <w:r w:rsidRPr="7C4A50D8">
        <w:rPr>
          <w:rFonts w:ascii="Calibri Light" w:eastAsia="Calibri Light" w:hAnsi="Calibri Light" w:cs="Calibri Light"/>
          <w:i/>
          <w:iCs/>
          <w:sz w:val="18"/>
          <w:szCs w:val="18"/>
        </w:rPr>
        <w:t xml:space="preserve"> Payments</w:t>
      </w:r>
    </w:p>
    <w:p w14:paraId="5733F99B" w14:textId="6936CCC0" w:rsidR="009500E9" w:rsidRPr="009500E9" w:rsidRDefault="009500E9" w:rsidP="546B4D49">
      <w:pPr>
        <w:pStyle w:val="Heading2Text"/>
        <w:numPr>
          <w:ilvl w:val="0"/>
          <w:numId w:val="32"/>
        </w:numPr>
        <w:ind w:left="360"/>
        <w:rPr>
          <w:rFonts w:ascii="Calibri Light,Tahoma" w:eastAsia="Calibri Light,Tahoma" w:hAnsi="Calibri Light,Tahoma" w:cs="Calibri Light,Tahoma"/>
          <w:sz w:val="18"/>
          <w:szCs w:val="18"/>
        </w:rPr>
      </w:pPr>
      <w:r w:rsidRPr="546B4D49">
        <w:rPr>
          <w:rFonts w:ascii="Calibri Light" w:eastAsia="Calibri Light" w:hAnsi="Calibri Light" w:cs="Calibri Light"/>
          <w:b/>
          <w:bCs/>
          <w:sz w:val="18"/>
          <w:szCs w:val="18"/>
        </w:rPr>
        <w:t>Open Items:</w:t>
      </w:r>
      <w:r w:rsidRPr="546B4D49">
        <w:rPr>
          <w:rFonts w:ascii="Calibri Light,Tahoma" w:eastAsia="Calibri Light,Tahoma" w:hAnsi="Calibri Light,Tahoma" w:cs="Calibri Light,Tahoma"/>
          <w:sz w:val="18"/>
          <w:szCs w:val="18"/>
        </w:rPr>
        <w:t xml:space="preserve"> </w:t>
      </w:r>
      <w:r w:rsidR="00195DA5" w:rsidRPr="546B4D49">
        <w:rPr>
          <w:rFonts w:ascii="Calibri Light" w:eastAsia="Calibri Light" w:hAnsi="Calibri Light" w:cs="Calibri Light"/>
          <w:sz w:val="18"/>
          <w:szCs w:val="18"/>
        </w:rPr>
        <w:t xml:space="preserve"> This section displays unpaid items </w:t>
      </w:r>
      <w:r w:rsidRPr="546B4D49">
        <w:rPr>
          <w:rFonts w:ascii="Calibri Light" w:eastAsia="Calibri Light" w:hAnsi="Calibri Light" w:cs="Calibri Light"/>
          <w:sz w:val="18"/>
          <w:szCs w:val="18"/>
        </w:rPr>
        <w:t>that are grouped and displayed for each contract account</w:t>
      </w:r>
      <w:r w:rsidR="00195DA5" w:rsidRPr="546B4D49">
        <w:rPr>
          <w:rFonts w:ascii="Calibri Light,Tahoma" w:eastAsia="Calibri Light,Tahoma" w:hAnsi="Calibri Light,Tahoma" w:cs="Calibri Light,Tahoma"/>
          <w:sz w:val="18"/>
          <w:szCs w:val="18"/>
        </w:rPr>
        <w:t xml:space="preserve">.  </w:t>
      </w:r>
      <w:r w:rsidR="00195DA5" w:rsidRPr="546B4D49">
        <w:rPr>
          <w:rFonts w:ascii="Calibri Light" w:eastAsia="Calibri Light" w:hAnsi="Calibri Light" w:cs="Calibri Light"/>
          <w:sz w:val="18"/>
          <w:szCs w:val="18"/>
        </w:rPr>
        <w:t>If needed, the user can set an individual item lock to prevent dunning or clearing.</w:t>
      </w:r>
    </w:p>
    <w:p w14:paraId="734A2020" w14:textId="20888F88" w:rsidR="0086297D" w:rsidRPr="006B42D0" w:rsidRDefault="009500E9" w:rsidP="546B4D49">
      <w:pPr>
        <w:pStyle w:val="Heading2Text"/>
        <w:numPr>
          <w:ilvl w:val="0"/>
          <w:numId w:val="32"/>
        </w:numPr>
        <w:ind w:left="360"/>
        <w:rPr>
          <w:rFonts w:ascii="Calibri Light,Tahoma" w:eastAsia="Calibri Light,Tahoma" w:hAnsi="Calibri Light,Tahoma" w:cs="Calibri Light,Tahoma"/>
          <w:sz w:val="18"/>
          <w:szCs w:val="18"/>
        </w:rPr>
      </w:pPr>
      <w:r w:rsidRPr="546B4D49">
        <w:rPr>
          <w:rFonts w:ascii="Calibri Light" w:eastAsia="Calibri Light" w:hAnsi="Calibri Light" w:cs="Calibri Light"/>
          <w:b/>
          <w:bCs/>
          <w:sz w:val="18"/>
          <w:szCs w:val="18"/>
        </w:rPr>
        <w:t>Installment Plans:</w:t>
      </w:r>
      <w:r w:rsidRPr="546B4D49">
        <w:rPr>
          <w:rFonts w:ascii="Calibri Light" w:eastAsia="Calibri Light" w:hAnsi="Calibri Light" w:cs="Calibri Light"/>
          <w:sz w:val="18"/>
          <w:szCs w:val="18"/>
        </w:rPr>
        <w:t xml:space="preserve"> Installment Plans can be issued to a customer via SCE.com, IVR or by </w:t>
      </w:r>
      <w:r w:rsidR="00E54793" w:rsidRPr="546B4D49">
        <w:rPr>
          <w:rFonts w:ascii="Calibri Light" w:eastAsia="Calibri Light" w:hAnsi="Calibri Light" w:cs="Calibri Light"/>
          <w:sz w:val="18"/>
          <w:szCs w:val="18"/>
        </w:rPr>
        <w:t xml:space="preserve">calling and requesting through </w:t>
      </w:r>
      <w:r w:rsidRPr="546B4D49">
        <w:rPr>
          <w:rFonts w:ascii="Calibri Light" w:eastAsia="Calibri Light" w:hAnsi="Calibri Light" w:cs="Calibri Light"/>
          <w:sz w:val="18"/>
          <w:szCs w:val="18"/>
        </w:rPr>
        <w:t>an authorized Fr</w:t>
      </w:r>
      <w:r w:rsidR="00E54793" w:rsidRPr="546B4D49">
        <w:rPr>
          <w:rFonts w:ascii="Calibri Light" w:eastAsia="Calibri Light" w:hAnsi="Calibri Light" w:cs="Calibri Light"/>
          <w:sz w:val="18"/>
          <w:szCs w:val="18"/>
        </w:rPr>
        <w:t>ont Office or Back Office agent</w:t>
      </w:r>
      <w:r w:rsidR="00195DA5" w:rsidRPr="546B4D49">
        <w:rPr>
          <w:rFonts w:ascii="Calibri Light,Tahoma" w:eastAsia="Calibri Light,Tahoma" w:hAnsi="Calibri Light,Tahoma" w:cs="Calibri Light,Tahoma"/>
          <w:sz w:val="18"/>
          <w:szCs w:val="18"/>
        </w:rPr>
        <w:t xml:space="preserve">.  </w:t>
      </w:r>
      <w:r w:rsidR="00DF6BA3" w:rsidRPr="546B4D49">
        <w:rPr>
          <w:rFonts w:ascii="Calibri Light" w:eastAsia="Calibri Light" w:hAnsi="Calibri Light" w:cs="Calibri Light"/>
          <w:sz w:val="18"/>
          <w:szCs w:val="18"/>
        </w:rPr>
        <w:t xml:space="preserve">Installment plans can be displayed, modified and deactivated from within C4C, as shown in </w:t>
      </w:r>
      <w:r w:rsidR="00DF6BA3" w:rsidRPr="546B4D49">
        <w:rPr>
          <w:rFonts w:ascii="Calibri Light" w:eastAsia="Calibri Light" w:hAnsi="Calibri Light" w:cs="Calibri Light"/>
          <w:b/>
          <w:bCs/>
          <w:sz w:val="18"/>
          <w:szCs w:val="18"/>
        </w:rPr>
        <w:t xml:space="preserve">Figure </w:t>
      </w:r>
      <w:r w:rsidR="00BF6D8C" w:rsidRPr="546B4D49">
        <w:rPr>
          <w:rFonts w:ascii="Calibri Light" w:eastAsia="Calibri Light" w:hAnsi="Calibri Light" w:cs="Calibri Light"/>
          <w:b/>
          <w:bCs/>
          <w:sz w:val="18"/>
          <w:szCs w:val="18"/>
        </w:rPr>
        <w:t>15</w:t>
      </w:r>
      <w:r w:rsidR="00DF6BA3" w:rsidRPr="546B4D49">
        <w:rPr>
          <w:rFonts w:ascii="Calibri Light,Tahoma" w:eastAsia="Calibri Light,Tahoma" w:hAnsi="Calibri Light,Tahoma" w:cs="Calibri Light,Tahoma"/>
          <w:sz w:val="18"/>
          <w:szCs w:val="18"/>
        </w:rPr>
        <w:t xml:space="preserve">.  </w:t>
      </w:r>
      <w:r w:rsidRPr="546B4D49">
        <w:rPr>
          <w:rFonts w:ascii="Calibri Light" w:eastAsia="Calibri Light" w:hAnsi="Calibri Light" w:cs="Calibri Light"/>
          <w:sz w:val="18"/>
          <w:szCs w:val="18"/>
        </w:rPr>
        <w:t xml:space="preserve">When </w:t>
      </w:r>
      <w:r w:rsidR="00E54793" w:rsidRPr="546B4D49">
        <w:rPr>
          <w:rFonts w:ascii="Calibri Light" w:eastAsia="Calibri Light" w:hAnsi="Calibri Light" w:cs="Calibri Light"/>
          <w:sz w:val="18"/>
          <w:szCs w:val="18"/>
        </w:rPr>
        <w:t>an inbound call is received to</w:t>
      </w:r>
      <w:r w:rsidRPr="546B4D49">
        <w:rPr>
          <w:rFonts w:ascii="Calibri Light" w:eastAsia="Calibri Light" w:hAnsi="Calibri Light" w:cs="Calibri Light"/>
          <w:sz w:val="18"/>
          <w:szCs w:val="18"/>
        </w:rPr>
        <w:t xml:space="preserve"> request a payment arrangement, the front office agent </w:t>
      </w:r>
      <w:r w:rsidR="00C53952" w:rsidRPr="546B4D49">
        <w:rPr>
          <w:rFonts w:ascii="Calibri Light" w:eastAsia="Calibri Light" w:hAnsi="Calibri Light" w:cs="Calibri Light"/>
          <w:sz w:val="18"/>
          <w:szCs w:val="18"/>
        </w:rPr>
        <w:t xml:space="preserve">will </w:t>
      </w:r>
      <w:r w:rsidR="00C53952" w:rsidRPr="546B4D49">
        <w:rPr>
          <w:rFonts w:ascii="Calibri Light" w:eastAsia="Calibri Light" w:hAnsi="Calibri Light" w:cs="Calibri Light"/>
          <w:sz w:val="18"/>
          <w:szCs w:val="18"/>
        </w:rPr>
        <w:lastRenderedPageBreak/>
        <w:t>review</w:t>
      </w:r>
      <w:r w:rsidRPr="546B4D49">
        <w:rPr>
          <w:rFonts w:ascii="Calibri Light" w:eastAsia="Calibri Light" w:hAnsi="Calibri Light" w:cs="Calibri Light"/>
          <w:sz w:val="18"/>
          <w:szCs w:val="18"/>
        </w:rPr>
        <w:t xml:space="preserve"> the business partner’s overall credit profile </w:t>
      </w:r>
      <w:r w:rsidR="00C53952" w:rsidRPr="546B4D49">
        <w:rPr>
          <w:rFonts w:ascii="Calibri Light" w:eastAsia="Calibri Light" w:hAnsi="Calibri Light" w:cs="Calibri Light"/>
          <w:sz w:val="18"/>
          <w:szCs w:val="18"/>
        </w:rPr>
        <w:t xml:space="preserve">to validate that the customer qualifies for an installment plan based on SCE’s business rules and credit policy.  </w:t>
      </w:r>
      <w:r w:rsidRPr="546B4D49">
        <w:rPr>
          <w:rFonts w:ascii="Calibri Light" w:eastAsia="Calibri Light" w:hAnsi="Calibri Light" w:cs="Calibri Light"/>
          <w:sz w:val="18"/>
          <w:szCs w:val="18"/>
        </w:rPr>
        <w:t>If the customer is deemed eligible for payment arrangements, the front office agent can select the appropriate Installment plan based on SCE Business Rules</w:t>
      </w:r>
      <w:r w:rsidR="00C53952" w:rsidRPr="546B4D49">
        <w:rPr>
          <w:rFonts w:ascii="Calibri Light" w:eastAsia="Calibri Light" w:hAnsi="Calibri Light" w:cs="Calibri Light"/>
          <w:sz w:val="18"/>
          <w:szCs w:val="18"/>
        </w:rPr>
        <w:t>.</w:t>
      </w:r>
      <w:r w:rsidR="00C53952" w:rsidRPr="546B4D49">
        <w:rPr>
          <w:rFonts w:ascii="Calibri Light,Tahoma" w:eastAsia="Calibri Light,Tahoma" w:hAnsi="Calibri Light,Tahoma" w:cs="Calibri Light,Tahoma"/>
          <w:sz w:val="18"/>
          <w:szCs w:val="18"/>
        </w:rPr>
        <w:t xml:space="preserve">  </w:t>
      </w:r>
      <w:r w:rsidRPr="546B4D49">
        <w:rPr>
          <w:rFonts w:ascii="Calibri Light" w:eastAsia="Calibri Light" w:hAnsi="Calibri Light" w:cs="Calibri Light"/>
          <w:sz w:val="18"/>
          <w:szCs w:val="18"/>
        </w:rPr>
        <w:t xml:space="preserve">Please reference </w:t>
      </w:r>
      <w:hyperlink r:id="rId41" w:history="1">
        <w:r w:rsidRPr="546B4D49">
          <w:rPr>
            <w:rStyle w:val="Hyperlink"/>
            <w:rFonts w:ascii="Calibri Light" w:eastAsia="Calibri Light" w:hAnsi="Calibri Light" w:cs="Calibri Light"/>
            <w:sz w:val="18"/>
            <w:szCs w:val="18"/>
          </w:rPr>
          <w:t>BPD-CC-FI-08 - Manage Collections (Dunning) - Manage Payment Arrangements Status</w:t>
        </w:r>
      </w:hyperlink>
      <w:r w:rsidRPr="546B4D49">
        <w:rPr>
          <w:rFonts w:ascii="Calibri Light" w:eastAsia="Calibri Light" w:hAnsi="Calibri Light" w:cs="Calibri Light"/>
          <w:sz w:val="18"/>
          <w:szCs w:val="18"/>
        </w:rPr>
        <w:t xml:space="preserve"> for additional inform</w:t>
      </w:r>
      <w:r w:rsidR="00BF6D8C" w:rsidRPr="546B4D49">
        <w:rPr>
          <w:rFonts w:ascii="Calibri Light" w:eastAsia="Calibri Light" w:hAnsi="Calibri Light" w:cs="Calibri Light"/>
          <w:sz w:val="18"/>
          <w:szCs w:val="18"/>
        </w:rPr>
        <w:t>ation</w:t>
      </w:r>
      <w:r w:rsidR="00605349" w:rsidRPr="546B4D49">
        <w:rPr>
          <w:rFonts w:ascii="Calibri Light,Tahoma" w:eastAsia="Calibri Light,Tahoma" w:hAnsi="Calibri Light,Tahoma" w:cs="Calibri Light,Tahoma"/>
          <w:sz w:val="18"/>
          <w:szCs w:val="18"/>
        </w:rPr>
        <w:t>.</w:t>
      </w:r>
    </w:p>
    <w:p w14:paraId="7DBF57BE" w14:textId="66871EE2" w:rsidR="001F03D5" w:rsidRDefault="00C8621E" w:rsidP="00C8621E">
      <w:pPr>
        <w:pStyle w:val="Heading2Text"/>
        <w:jc w:val="center"/>
        <w:rPr>
          <w:rFonts w:ascii="Calibri Light" w:hAnsi="Calibri Light" w:cs="Tahoma"/>
          <w:sz w:val="18"/>
          <w:szCs w:val="18"/>
        </w:rPr>
      </w:pPr>
      <w:r w:rsidRPr="00C8621E">
        <w:rPr>
          <w:rFonts w:ascii="Calibri Light" w:hAnsi="Calibri Light" w:cs="Tahoma"/>
          <w:noProof/>
          <w:sz w:val="18"/>
          <w:szCs w:val="18"/>
        </w:rPr>
        <w:drawing>
          <wp:inline distT="0" distB="0" distL="0" distR="0" wp14:anchorId="68B8C0A1" wp14:editId="74FBF47D">
            <wp:extent cx="5592363" cy="794641"/>
            <wp:effectExtent l="12700" t="12700" r="8890" b="18415"/>
            <wp:docPr id="1210429700" name="Picture 1210429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98952" cy="795577"/>
                    </a:xfrm>
                    <a:prstGeom prst="rect">
                      <a:avLst/>
                    </a:prstGeom>
                    <a:ln>
                      <a:solidFill>
                        <a:schemeClr val="accent1">
                          <a:shade val="50000"/>
                        </a:schemeClr>
                      </a:solidFill>
                    </a:ln>
                  </pic:spPr>
                </pic:pic>
              </a:graphicData>
            </a:graphic>
          </wp:inline>
        </w:drawing>
      </w:r>
    </w:p>
    <w:p w14:paraId="3096186C" w14:textId="77777777" w:rsidR="0070743E" w:rsidRPr="0070743E" w:rsidRDefault="00BF6D8C" w:rsidP="14C1ACD4">
      <w:pPr>
        <w:pStyle w:val="Heading2Text"/>
        <w:ind w:left="0"/>
        <w:jc w:val="center"/>
        <w:rPr>
          <w:rFonts w:ascii="Calibri Light,Tahoma" w:eastAsia="Calibri Light,Tahoma" w:hAnsi="Calibri Light,Tahoma" w:cs="Calibri Light,Tahoma"/>
          <w:i/>
          <w:iCs/>
          <w:sz w:val="18"/>
          <w:szCs w:val="18"/>
        </w:rPr>
      </w:pPr>
      <w:r w:rsidRPr="14C1ACD4">
        <w:rPr>
          <w:rFonts w:ascii="Calibri Light" w:eastAsia="Calibri Light" w:hAnsi="Calibri Light" w:cs="Calibri Light"/>
          <w:b/>
          <w:bCs/>
          <w:i/>
          <w:iCs/>
          <w:sz w:val="18"/>
          <w:szCs w:val="18"/>
        </w:rPr>
        <w:t>Figure 15</w:t>
      </w:r>
      <w:r w:rsidR="0070743E" w:rsidRPr="14C1ACD4">
        <w:rPr>
          <w:rFonts w:ascii="Calibri Light,Tahoma" w:eastAsia="Calibri Light,Tahoma" w:hAnsi="Calibri Light,Tahoma" w:cs="Calibri Light,Tahoma"/>
          <w:b/>
          <w:bCs/>
          <w:i/>
          <w:iCs/>
          <w:sz w:val="18"/>
          <w:szCs w:val="18"/>
        </w:rPr>
        <w:t>:</w:t>
      </w:r>
      <w:r w:rsidR="0070743E" w:rsidRPr="14C1ACD4">
        <w:rPr>
          <w:rFonts w:ascii="Calibri Light" w:eastAsia="Calibri Light" w:hAnsi="Calibri Light" w:cs="Calibri Light"/>
          <w:i/>
          <w:iCs/>
          <w:sz w:val="18"/>
          <w:szCs w:val="18"/>
        </w:rPr>
        <w:t xml:space="preserve"> Installment Plan</w:t>
      </w:r>
    </w:p>
    <w:p w14:paraId="6BABDF15" w14:textId="77777777" w:rsidR="00C8621E" w:rsidRPr="00C8621E" w:rsidRDefault="00C8621E" w:rsidP="00C8621E">
      <w:pPr>
        <w:pStyle w:val="Heading2Text"/>
        <w:ind w:left="360"/>
        <w:rPr>
          <w:rFonts w:ascii="Calibri Light,Tahoma" w:eastAsia="Calibri Light,Tahoma" w:hAnsi="Calibri Light,Tahoma" w:cs="Calibri Light,Tahoma"/>
          <w:sz w:val="18"/>
          <w:szCs w:val="18"/>
        </w:rPr>
      </w:pPr>
    </w:p>
    <w:p w14:paraId="01D4D83C" w14:textId="26854E7E" w:rsidR="00C8621E" w:rsidRPr="00C8621E" w:rsidRDefault="00C8621E" w:rsidP="00C8621E">
      <w:pPr>
        <w:pStyle w:val="Heading2Text"/>
        <w:numPr>
          <w:ilvl w:val="0"/>
          <w:numId w:val="35"/>
        </w:numPr>
        <w:rPr>
          <w:rFonts w:ascii="Calibri Light,Tahoma" w:eastAsia="Calibri Light,Tahoma" w:hAnsi="Calibri Light,Tahoma" w:cs="Calibri Light,Tahoma"/>
          <w:sz w:val="18"/>
          <w:szCs w:val="18"/>
        </w:rPr>
      </w:pPr>
      <w:r w:rsidRPr="546B4D49">
        <w:rPr>
          <w:rFonts w:ascii="Calibri Light" w:eastAsia="Calibri Light" w:hAnsi="Calibri Light" w:cs="Calibri Light"/>
          <w:b/>
          <w:bCs/>
          <w:sz w:val="18"/>
          <w:szCs w:val="18"/>
        </w:rPr>
        <w:t>Premises:</w:t>
      </w:r>
      <w:r w:rsidRPr="546B4D49">
        <w:rPr>
          <w:rFonts w:ascii="Calibri Light" w:eastAsia="Calibri Light" w:hAnsi="Calibri Light" w:cs="Calibri Light"/>
          <w:sz w:val="18"/>
          <w:szCs w:val="18"/>
        </w:rPr>
        <w:t xml:space="preserve"> Displays the list of premises where the customer has an active contract.</w:t>
      </w:r>
    </w:p>
    <w:p w14:paraId="74005002" w14:textId="66E532A5" w:rsidR="009500E9" w:rsidRDefault="009500E9" w:rsidP="546B4D49">
      <w:pPr>
        <w:pStyle w:val="Heading2Text"/>
        <w:numPr>
          <w:ilvl w:val="0"/>
          <w:numId w:val="35"/>
        </w:numPr>
        <w:rPr>
          <w:rFonts w:ascii="Calibri Light,Tahoma" w:eastAsia="Calibri Light,Tahoma" w:hAnsi="Calibri Light,Tahoma" w:cs="Calibri Light,Tahoma"/>
          <w:sz w:val="18"/>
          <w:szCs w:val="18"/>
        </w:rPr>
      </w:pPr>
      <w:r w:rsidRPr="546B4D49">
        <w:rPr>
          <w:rFonts w:ascii="Calibri Light" w:eastAsia="Calibri Light" w:hAnsi="Calibri Light" w:cs="Calibri Light"/>
          <w:b/>
          <w:bCs/>
          <w:sz w:val="18"/>
          <w:szCs w:val="18"/>
        </w:rPr>
        <w:t>Contracts with Meter Reading:</w:t>
      </w:r>
      <w:r w:rsidRPr="546B4D49">
        <w:rPr>
          <w:rFonts w:ascii="Calibri Light" w:eastAsia="Calibri Light" w:hAnsi="Calibri Light" w:cs="Calibri Light"/>
          <w:sz w:val="18"/>
          <w:szCs w:val="18"/>
        </w:rPr>
        <w:t xml:space="preserve"> This section displays all contracts for the customer with their monthly meter readings for Mechanical Meters.</w:t>
      </w:r>
      <w:r w:rsidR="00695205" w:rsidRPr="546B4D49">
        <w:rPr>
          <w:rFonts w:ascii="Calibri Light,Tahoma" w:eastAsia="Calibri Light,Tahoma" w:hAnsi="Calibri Light,Tahoma" w:cs="Calibri Light,Tahoma"/>
          <w:sz w:val="18"/>
          <w:szCs w:val="18"/>
        </w:rPr>
        <w:t xml:space="preserve"> </w:t>
      </w:r>
      <w:r w:rsidRPr="546B4D49">
        <w:rPr>
          <w:rFonts w:ascii="Calibri Light" w:eastAsia="Calibri Light" w:hAnsi="Calibri Light" w:cs="Calibri Light"/>
          <w:sz w:val="18"/>
          <w:szCs w:val="18"/>
        </w:rPr>
        <w:t>The user can select a row to display all recorded meter readings for the</w:t>
      </w:r>
      <w:r w:rsidR="00A31399" w:rsidRPr="546B4D49">
        <w:rPr>
          <w:rFonts w:ascii="Calibri Light" w:eastAsia="Calibri Light" w:hAnsi="Calibri Light" w:cs="Calibri Light"/>
          <w:sz w:val="18"/>
          <w:szCs w:val="18"/>
        </w:rPr>
        <w:t xml:space="preserve"> selected contract account</w:t>
      </w:r>
      <w:r w:rsidR="001B1D9E" w:rsidRPr="546B4D49">
        <w:rPr>
          <w:rFonts w:ascii="Calibri Light,Tahoma" w:eastAsia="Calibri Light,Tahoma" w:hAnsi="Calibri Light,Tahoma" w:cs="Calibri Light,Tahoma"/>
          <w:sz w:val="18"/>
          <w:szCs w:val="18"/>
        </w:rPr>
        <w:t xml:space="preserve">. </w:t>
      </w:r>
      <w:r w:rsidR="008F5E86" w:rsidRPr="546B4D49">
        <w:rPr>
          <w:rFonts w:ascii="Calibri Light" w:eastAsia="Calibri Light" w:hAnsi="Calibri Light" w:cs="Calibri Light"/>
          <w:sz w:val="18"/>
          <w:szCs w:val="18"/>
        </w:rPr>
        <w:t xml:space="preserve">This </w:t>
      </w:r>
      <w:r w:rsidR="00C8621E">
        <w:rPr>
          <w:rFonts w:ascii="Calibri Light" w:eastAsia="Calibri Light" w:hAnsi="Calibri Light" w:cs="Calibri Light"/>
          <w:sz w:val="18"/>
          <w:szCs w:val="18"/>
        </w:rPr>
        <w:t xml:space="preserve">will only display meter readings for </w:t>
      </w:r>
      <w:r w:rsidR="00AB1034" w:rsidRPr="00C8621E">
        <w:rPr>
          <w:rFonts w:ascii="Calibri Light" w:eastAsia="Calibri Light" w:hAnsi="Calibri Light" w:cs="Calibri Light"/>
          <w:b/>
          <w:bCs/>
          <w:sz w:val="18"/>
          <w:szCs w:val="18"/>
        </w:rPr>
        <w:t>non-AMI</w:t>
      </w:r>
      <w:r w:rsidR="00AB1034" w:rsidRPr="546B4D49">
        <w:rPr>
          <w:rFonts w:ascii="Calibri Light" w:eastAsia="Calibri Light" w:hAnsi="Calibri Light" w:cs="Calibri Light"/>
          <w:sz w:val="18"/>
          <w:szCs w:val="18"/>
        </w:rPr>
        <w:t xml:space="preserve"> meters.</w:t>
      </w:r>
      <w:r w:rsidR="00CD3323" w:rsidRPr="546B4D49">
        <w:rPr>
          <w:rFonts w:ascii="Calibri Light" w:eastAsia="Calibri Light" w:hAnsi="Calibri Light" w:cs="Calibri Light"/>
          <w:sz w:val="18"/>
          <w:szCs w:val="18"/>
        </w:rPr>
        <w:t xml:space="preserve"> </w:t>
      </w:r>
    </w:p>
    <w:p w14:paraId="6DC794B9" w14:textId="1B7391A7" w:rsidR="005E4DB4" w:rsidRDefault="00C8621E" w:rsidP="005E4DB4">
      <w:pPr>
        <w:pStyle w:val="Heading2Text"/>
        <w:ind w:left="360"/>
        <w:rPr>
          <w:rFonts w:ascii="Calibri Light" w:hAnsi="Calibri Light" w:cs="Tahoma"/>
          <w:sz w:val="18"/>
          <w:szCs w:val="18"/>
        </w:rPr>
      </w:pPr>
      <w:r w:rsidRPr="00C8621E">
        <w:rPr>
          <w:rFonts w:ascii="Calibri Light" w:hAnsi="Calibri Light" w:cs="Tahoma"/>
          <w:noProof/>
          <w:sz w:val="18"/>
          <w:szCs w:val="18"/>
        </w:rPr>
        <w:drawing>
          <wp:inline distT="0" distB="0" distL="0" distR="0" wp14:anchorId="3BA7742F" wp14:editId="3D4DC5BC">
            <wp:extent cx="5943600" cy="2146935"/>
            <wp:effectExtent l="12700" t="12700" r="12700" b="12065"/>
            <wp:docPr id="1210429699" name="Picture 1210429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146935"/>
                    </a:xfrm>
                    <a:prstGeom prst="rect">
                      <a:avLst/>
                    </a:prstGeom>
                    <a:ln>
                      <a:solidFill>
                        <a:srgbClr val="4F81BD"/>
                      </a:solidFill>
                    </a:ln>
                  </pic:spPr>
                </pic:pic>
              </a:graphicData>
            </a:graphic>
          </wp:inline>
        </w:drawing>
      </w:r>
    </w:p>
    <w:p w14:paraId="18A4B0BC" w14:textId="011CD732" w:rsidR="005E4DB4" w:rsidRPr="005E4DB4" w:rsidRDefault="005E4DB4" w:rsidP="14C1ACD4">
      <w:pPr>
        <w:pStyle w:val="Heading2Text"/>
        <w:ind w:left="360"/>
        <w:jc w:val="center"/>
        <w:rPr>
          <w:rFonts w:ascii="Calibri Light,Tahoma" w:eastAsia="Calibri Light,Tahoma" w:hAnsi="Calibri Light,Tahoma" w:cs="Calibri Light,Tahoma"/>
          <w:i/>
          <w:iCs/>
          <w:sz w:val="18"/>
          <w:szCs w:val="18"/>
        </w:rPr>
      </w:pPr>
      <w:r w:rsidRPr="14C1ACD4">
        <w:rPr>
          <w:rFonts w:ascii="Calibri Light" w:eastAsia="Calibri Light" w:hAnsi="Calibri Light" w:cs="Calibri Light"/>
          <w:i/>
          <w:iCs/>
          <w:sz w:val="18"/>
          <w:szCs w:val="18"/>
        </w:rPr>
        <w:t>Figure 18: Contracts with Meter Reading</w:t>
      </w:r>
    </w:p>
    <w:p w14:paraId="02CDD084" w14:textId="08BE2BCB" w:rsidR="00BF6D8C" w:rsidRDefault="00BF6D8C" w:rsidP="00C8621E">
      <w:pPr>
        <w:rPr>
          <w:rFonts w:ascii="Calibri Light" w:hAnsi="Calibri Light" w:cs="Tahoma"/>
          <w:sz w:val="18"/>
          <w:szCs w:val="18"/>
        </w:rPr>
      </w:pPr>
    </w:p>
    <w:p w14:paraId="4981DC67" w14:textId="77777777" w:rsidR="00C8621E" w:rsidRPr="001F03D5" w:rsidRDefault="00C8621E" w:rsidP="00C8621E">
      <w:pPr>
        <w:pStyle w:val="Heading2Text"/>
        <w:numPr>
          <w:ilvl w:val="0"/>
          <w:numId w:val="34"/>
        </w:numPr>
        <w:ind w:left="360"/>
        <w:rPr>
          <w:rFonts w:ascii="Calibri Light,Tahoma" w:eastAsia="Calibri Light,Tahoma" w:hAnsi="Calibri Light,Tahoma" w:cs="Calibri Light,Tahoma"/>
          <w:sz w:val="18"/>
          <w:szCs w:val="18"/>
        </w:rPr>
      </w:pPr>
      <w:r w:rsidRPr="546B4D49">
        <w:rPr>
          <w:rFonts w:ascii="Calibri Light" w:eastAsia="Calibri Light" w:hAnsi="Calibri Light" w:cs="Calibri Light"/>
          <w:b/>
          <w:bCs/>
          <w:sz w:val="18"/>
          <w:szCs w:val="18"/>
        </w:rPr>
        <w:t xml:space="preserve">Payment Plan: A Payment Plan is a budget billing plan (also known as level pay plan) </w:t>
      </w:r>
      <w:r w:rsidRPr="546B4D49">
        <w:rPr>
          <w:rFonts w:ascii="Calibri Light" w:eastAsia="Calibri Light" w:hAnsi="Calibri Light" w:cs="Calibri Light"/>
          <w:sz w:val="18"/>
          <w:szCs w:val="18"/>
        </w:rPr>
        <w:t xml:space="preserve">that offers eligible customers the opportunity to pay for their annual service across 11 equal monthly payments. The first month of the plan is called </w:t>
      </w:r>
      <w:r w:rsidRPr="14C1ACD4">
        <w:rPr>
          <w:rFonts w:ascii="Calibri Light" w:eastAsia="Calibri Light" w:hAnsi="Calibri Light" w:cs="Calibri Light"/>
          <w:i/>
          <w:iCs/>
          <w:sz w:val="18"/>
          <w:szCs w:val="18"/>
        </w:rPr>
        <w:t>“Month 1”</w:t>
      </w:r>
      <w:r w:rsidRPr="546B4D49">
        <w:rPr>
          <w:rFonts w:ascii="Calibri Light" w:eastAsia="Calibri Light" w:hAnsi="Calibri Light" w:cs="Calibri Light"/>
          <w:sz w:val="18"/>
          <w:szCs w:val="18"/>
        </w:rPr>
        <w:t xml:space="preserve">. </w:t>
      </w:r>
      <w:r w:rsidRPr="14C1ACD4">
        <w:rPr>
          <w:rFonts w:ascii="Calibri Light" w:eastAsia="Calibri Light" w:hAnsi="Calibri Light" w:cs="Calibri Light"/>
          <w:i/>
          <w:iCs/>
          <w:sz w:val="18"/>
          <w:szCs w:val="18"/>
        </w:rPr>
        <w:t>“Month 12”</w:t>
      </w:r>
      <w:r w:rsidRPr="546B4D49">
        <w:rPr>
          <w:rFonts w:ascii="Calibri Light" w:eastAsia="Calibri Light" w:hAnsi="Calibri Light" w:cs="Calibri Light"/>
          <w:sz w:val="18"/>
          <w:szCs w:val="18"/>
        </w:rPr>
        <w:t xml:space="preserve"> is the month that the customer receives the settlement bill. Payment Plans are visible and can be created in C4C as shown in </w:t>
      </w:r>
      <w:r w:rsidRPr="546B4D49">
        <w:rPr>
          <w:rFonts w:ascii="Calibri Light" w:eastAsia="Calibri Light" w:hAnsi="Calibri Light" w:cs="Calibri Light"/>
          <w:b/>
          <w:bCs/>
          <w:sz w:val="18"/>
          <w:szCs w:val="18"/>
        </w:rPr>
        <w:t>Figure 17</w:t>
      </w:r>
      <w:r w:rsidRPr="546B4D49">
        <w:rPr>
          <w:rFonts w:ascii="Calibri Light" w:eastAsia="Calibri Light" w:hAnsi="Calibri Light" w:cs="Calibri Light"/>
          <w:sz w:val="18"/>
          <w:szCs w:val="18"/>
        </w:rPr>
        <w:t xml:space="preserve">.  For additional information regarding Budget Billing, please refer to </w:t>
      </w:r>
      <w:hyperlink r:id="rId44" w:history="1">
        <w:r w:rsidRPr="546B4D49">
          <w:rPr>
            <w:rStyle w:val="Hyperlink"/>
            <w:rFonts w:ascii="Calibri Light" w:eastAsia="Calibri Light" w:hAnsi="Calibri Light" w:cs="Calibri Light"/>
            <w:sz w:val="18"/>
            <w:szCs w:val="18"/>
          </w:rPr>
          <w:t>BPD UB-BI-11 - Manage Bill Arrangements</w:t>
        </w:r>
      </w:hyperlink>
      <w:r w:rsidRPr="546B4D49">
        <w:rPr>
          <w:rFonts w:ascii="Calibri Light" w:eastAsia="Calibri Light" w:hAnsi="Calibri Light" w:cs="Calibri Light"/>
          <w:sz w:val="18"/>
          <w:szCs w:val="18"/>
        </w:rPr>
        <w:t>.</w:t>
      </w:r>
    </w:p>
    <w:p w14:paraId="15F13B2E" w14:textId="77777777" w:rsidR="00C8621E" w:rsidRDefault="00C8621E" w:rsidP="00C8621E">
      <w:pPr>
        <w:pStyle w:val="Heading2Text"/>
        <w:ind w:left="360"/>
        <w:jc w:val="center"/>
        <w:rPr>
          <w:rFonts w:ascii="Calibri Light" w:hAnsi="Calibri Light" w:cs="Tahoma"/>
          <w:sz w:val="18"/>
          <w:szCs w:val="18"/>
        </w:rPr>
      </w:pPr>
      <w:r w:rsidRPr="00C8621E">
        <w:rPr>
          <w:rFonts w:ascii="Calibri Light" w:hAnsi="Calibri Light" w:cs="Tahoma"/>
          <w:noProof/>
          <w:sz w:val="18"/>
          <w:szCs w:val="18"/>
        </w:rPr>
        <w:lastRenderedPageBreak/>
        <w:drawing>
          <wp:inline distT="0" distB="0" distL="0" distR="0" wp14:anchorId="3281C50F" wp14:editId="377195E9">
            <wp:extent cx="5727818" cy="2953865"/>
            <wp:effectExtent l="12700" t="12700" r="12700" b="18415"/>
            <wp:docPr id="1210429698" name="Picture 1210429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2314" cy="2956183"/>
                    </a:xfrm>
                    <a:prstGeom prst="rect">
                      <a:avLst/>
                    </a:prstGeom>
                    <a:ln>
                      <a:solidFill>
                        <a:srgbClr val="4F81BD"/>
                      </a:solidFill>
                    </a:ln>
                  </pic:spPr>
                </pic:pic>
              </a:graphicData>
            </a:graphic>
          </wp:inline>
        </w:drawing>
      </w:r>
    </w:p>
    <w:p w14:paraId="62780C6E" w14:textId="77777777" w:rsidR="00C8621E" w:rsidRPr="00BF6D8C" w:rsidRDefault="00C8621E" w:rsidP="00C8621E">
      <w:pPr>
        <w:pStyle w:val="Heading2Text"/>
        <w:ind w:left="0"/>
        <w:jc w:val="center"/>
        <w:rPr>
          <w:rFonts w:ascii="Calibri Light,Tahoma" w:eastAsia="Calibri Light,Tahoma" w:hAnsi="Calibri Light,Tahoma" w:cs="Calibri Light,Tahoma"/>
          <w:i/>
          <w:iCs/>
          <w:sz w:val="18"/>
          <w:szCs w:val="18"/>
        </w:rPr>
      </w:pPr>
      <w:r w:rsidRPr="7C4A50D8">
        <w:rPr>
          <w:rFonts w:ascii="Calibri Light" w:eastAsia="Calibri Light" w:hAnsi="Calibri Light" w:cs="Calibri Light"/>
          <w:b/>
          <w:bCs/>
          <w:i/>
          <w:iCs/>
          <w:sz w:val="18"/>
          <w:szCs w:val="18"/>
        </w:rPr>
        <w:t>Figure 17:</w:t>
      </w:r>
      <w:r w:rsidRPr="7C4A50D8">
        <w:rPr>
          <w:rFonts w:ascii="Calibri Light" w:eastAsia="Calibri Light" w:hAnsi="Calibri Light" w:cs="Calibri Light"/>
          <w:i/>
          <w:iCs/>
          <w:sz w:val="18"/>
          <w:szCs w:val="18"/>
        </w:rPr>
        <w:t xml:space="preserve"> Payment Plans</w:t>
      </w:r>
    </w:p>
    <w:p w14:paraId="02A2AF2A" w14:textId="36269C60" w:rsidR="00C8621E" w:rsidRDefault="00C8621E" w:rsidP="00C8621E">
      <w:pPr>
        <w:rPr>
          <w:rFonts w:ascii="Calibri Light" w:hAnsi="Calibri Light" w:cs="Tahoma"/>
          <w:sz w:val="18"/>
          <w:szCs w:val="18"/>
        </w:rPr>
      </w:pPr>
    </w:p>
    <w:p w14:paraId="0249D89C" w14:textId="77777777" w:rsidR="00C8621E" w:rsidRPr="00C8621E" w:rsidRDefault="00C8621E" w:rsidP="00C8621E">
      <w:pPr>
        <w:rPr>
          <w:rFonts w:ascii="Calibri Light" w:eastAsia="MS Mincho" w:hAnsi="Calibri Light" w:cs="Tahoma"/>
          <w:sz w:val="18"/>
          <w:szCs w:val="18"/>
          <w:lang w:eastAsia="ja-JP"/>
        </w:rPr>
      </w:pPr>
    </w:p>
    <w:p w14:paraId="67D8456A" w14:textId="1A2AD26B" w:rsidR="00600C04" w:rsidRDefault="00600C04" w:rsidP="00993B75">
      <w:pPr>
        <w:pStyle w:val="Heading2"/>
      </w:pPr>
      <w:bookmarkStart w:id="42" w:name="_Toc26282913"/>
      <w:r>
        <w:t>2.1.4.2</w:t>
      </w:r>
      <w:r>
        <w:tab/>
      </w:r>
      <w:r w:rsidR="009C64F0">
        <w:t>Utilities Call Center-</w:t>
      </w:r>
      <w:r w:rsidRPr="00A06EA9">
        <w:t xml:space="preserve"> </w:t>
      </w:r>
      <w:r>
        <w:t>Utilities 360</w:t>
      </w:r>
      <w:bookmarkEnd w:id="42"/>
    </w:p>
    <w:p w14:paraId="6EEBE971" w14:textId="1A8E8FEE" w:rsidR="008235F8" w:rsidRDefault="00F0572A" w:rsidP="546B4D49">
      <w:pPr>
        <w:pStyle w:val="Heading2Text"/>
        <w:ind w:left="0"/>
        <w:rPr>
          <w:rFonts w:ascii="Calibri Light,Tahoma" w:eastAsia="Calibri Light,Tahoma" w:hAnsi="Calibri Light,Tahoma" w:cs="Calibri Light,Tahoma"/>
          <w:sz w:val="18"/>
          <w:szCs w:val="18"/>
        </w:rPr>
      </w:pPr>
      <w:r w:rsidRPr="546B4D49">
        <w:rPr>
          <w:rFonts w:ascii="Calibri Light" w:eastAsia="Calibri Light" w:hAnsi="Calibri Light" w:cs="Calibri Light"/>
          <w:sz w:val="18"/>
          <w:szCs w:val="18"/>
        </w:rPr>
        <w:t xml:space="preserve">The </w:t>
      </w:r>
      <w:r w:rsidR="00DE3123">
        <w:rPr>
          <w:rFonts w:ascii="Calibri Light" w:eastAsia="Calibri Light" w:hAnsi="Calibri Light" w:cs="Calibri Light"/>
          <w:sz w:val="18"/>
          <w:szCs w:val="18"/>
        </w:rPr>
        <w:t xml:space="preserve">standard </w:t>
      </w:r>
      <w:r w:rsidR="006E36C6" w:rsidRPr="546B4D49">
        <w:rPr>
          <w:rFonts w:ascii="Calibri Light" w:eastAsia="Calibri Light" w:hAnsi="Calibri Light" w:cs="Calibri Light"/>
          <w:sz w:val="18"/>
          <w:szCs w:val="18"/>
        </w:rPr>
        <w:t xml:space="preserve">Utilities 360 </w:t>
      </w:r>
      <w:r w:rsidRPr="546B4D49">
        <w:rPr>
          <w:rFonts w:ascii="Calibri Light" w:eastAsia="Calibri Light" w:hAnsi="Calibri Light" w:cs="Calibri Light"/>
          <w:sz w:val="18"/>
          <w:szCs w:val="18"/>
        </w:rPr>
        <w:t>facet</w:t>
      </w:r>
      <w:r w:rsidR="00040288" w:rsidRPr="546B4D49">
        <w:rPr>
          <w:rFonts w:ascii="Calibri Light" w:eastAsia="Calibri Light" w:hAnsi="Calibri Light" w:cs="Calibri Light"/>
          <w:sz w:val="18"/>
          <w:szCs w:val="18"/>
        </w:rPr>
        <w:t xml:space="preserve"> (Tab)</w:t>
      </w:r>
      <w:r w:rsidR="00BF6D8C" w:rsidRPr="546B4D49">
        <w:rPr>
          <w:rFonts w:ascii="Calibri Light" w:eastAsia="Calibri Light" w:hAnsi="Calibri Light" w:cs="Calibri Light"/>
          <w:sz w:val="18"/>
          <w:szCs w:val="18"/>
        </w:rPr>
        <w:t xml:space="preserve"> </w:t>
      </w:r>
      <w:r w:rsidR="00DE3123">
        <w:rPr>
          <w:rFonts w:ascii="Calibri Light" w:eastAsia="Calibri Light" w:hAnsi="Calibri Light" w:cs="Calibri Light"/>
          <w:sz w:val="18"/>
          <w:szCs w:val="18"/>
        </w:rPr>
        <w:t xml:space="preserve">label has been changed for SCE to “Customer 360”. </w:t>
      </w:r>
    </w:p>
    <w:p w14:paraId="07BC45F9" w14:textId="5D03A594" w:rsidR="00B7409A" w:rsidRDefault="00DE3123" w:rsidP="00B7409A">
      <w:pPr>
        <w:pStyle w:val="Heading2Text"/>
        <w:ind w:left="0"/>
        <w:jc w:val="center"/>
        <w:rPr>
          <w:rFonts w:ascii="Calibri Light" w:hAnsi="Calibri Light" w:cs="Tahoma"/>
          <w:sz w:val="18"/>
          <w:szCs w:val="18"/>
        </w:rPr>
      </w:pPr>
      <w:r>
        <w:rPr>
          <w:noProof/>
        </w:rPr>
        <mc:AlternateContent>
          <mc:Choice Requires="wps">
            <w:drawing>
              <wp:anchor distT="0" distB="0" distL="114300" distR="114300" simplePos="0" relativeHeight="251655680" behindDoc="0" locked="0" layoutInCell="1" allowOverlap="1" wp14:anchorId="7927E0AD" wp14:editId="62F5F92B">
                <wp:simplePos x="0" y="0"/>
                <wp:positionH relativeFrom="column">
                  <wp:posOffset>1209229</wp:posOffset>
                </wp:positionH>
                <wp:positionV relativeFrom="paragraph">
                  <wp:posOffset>1397291</wp:posOffset>
                </wp:positionV>
                <wp:extent cx="1415009" cy="448247"/>
                <wp:effectExtent l="50800" t="25400" r="58420" b="73025"/>
                <wp:wrapNone/>
                <wp:docPr id="50232" name="Rounded Rectangle 50232"/>
                <wp:cNvGraphicFramePr/>
                <a:graphic xmlns:a="http://schemas.openxmlformats.org/drawingml/2006/main">
                  <a:graphicData uri="http://schemas.microsoft.com/office/word/2010/wordprocessingShape">
                    <wps:wsp>
                      <wps:cNvSpPr/>
                      <wps:spPr>
                        <a:xfrm>
                          <a:off x="0" y="0"/>
                          <a:ext cx="1415009" cy="448247"/>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7E42B574" w14:textId="31CF59C3" w:rsidR="0089490E" w:rsidRPr="008B098B" w:rsidRDefault="0089490E" w:rsidP="00B7409A">
                            <w:pPr>
                              <w:jc w:val="center"/>
                              <w:rPr>
                                <w:rFonts w:ascii="Calibri Light" w:hAnsi="Calibri Light"/>
                                <w:sz w:val="18"/>
                                <w:szCs w:val="18"/>
                              </w:rPr>
                            </w:pPr>
                            <w:r w:rsidRPr="008B098B">
                              <w:rPr>
                                <w:rFonts w:ascii="Calibri Light" w:hAnsi="Calibri Light"/>
                                <w:sz w:val="18"/>
                                <w:szCs w:val="18"/>
                              </w:rPr>
                              <w:t>Configurable Hierarchy</w:t>
                            </w:r>
                            <w:r>
                              <w:rPr>
                                <w:rFonts w:ascii="Calibri Light" w:hAnsi="Calibri Light"/>
                                <w:sz w:val="18"/>
                                <w:szCs w:val="18"/>
                              </w:rPr>
                              <w:t xml:space="preserve"> is the</w:t>
                            </w:r>
                            <w:r w:rsidRPr="008B098B">
                              <w:rPr>
                                <w:rFonts w:ascii="Calibri Light" w:hAnsi="Calibri Light"/>
                                <w:sz w:val="18"/>
                                <w:szCs w:val="18"/>
                              </w:rPr>
                              <w:t xml:space="preserve"> </w:t>
                            </w:r>
                            <w:r>
                              <w:rPr>
                                <w:rFonts w:ascii="Calibri Light" w:hAnsi="Calibri Light"/>
                                <w:sz w:val="18"/>
                                <w:szCs w:val="18"/>
                              </w:rPr>
                              <w:t>default 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27E0AD" id="Rounded Rectangle 50232" o:spid="_x0000_s1037" style="position:absolute;left:0;text-align:left;margin-left:95.2pt;margin-top:110pt;width:111.4pt;height:35.3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" fillcolor="#a7bfde [1620]" strokecolor="#4579b8 [3044]">
                <v:fill color2="#e4ecf5 [500]" rotate="t" angle="180" colors="0 #a3c4ff;22938f #bfd5ff;1 #e5eeff" focus="100%" type="gradient"/>
                <v:shadow on="t" color="black" opacity="24903f" origin=",.5" offset="0,.55556mm"/>
                <v:textbox>
                  <w:txbxContent>
                    <w:p w14:paraId="7E42B574" w14:textId="31CF59C3" w:rsidR="0089490E" w:rsidRPr="008B098B" w:rsidRDefault="0089490E" w:rsidP="00B7409A">
                      <w:pPr>
                        <w:jc w:val="center"/>
                        <w:rPr>
                          <w:rFonts w:ascii="Calibri Light" w:hAnsi="Calibri Light"/>
                          <w:sz w:val="18"/>
                          <w:szCs w:val="18"/>
                        </w:rPr>
                      </w:pPr>
                      <w:r w:rsidRPr="008B098B">
                        <w:rPr>
                          <w:rFonts w:ascii="Calibri Light" w:hAnsi="Calibri Light"/>
                          <w:sz w:val="18"/>
                          <w:szCs w:val="18"/>
                        </w:rPr>
                        <w:t>Configurable Hierarchy</w:t>
                      </w:r>
                      <w:r>
                        <w:rPr>
                          <w:rFonts w:ascii="Calibri Light" w:hAnsi="Calibri Light"/>
                          <w:sz w:val="18"/>
                          <w:szCs w:val="18"/>
                        </w:rPr>
                        <w:t xml:space="preserve"> is the</w:t>
                      </w:r>
                      <w:r w:rsidRPr="008B098B">
                        <w:rPr>
                          <w:rFonts w:ascii="Calibri Light" w:hAnsi="Calibri Light"/>
                          <w:sz w:val="18"/>
                          <w:szCs w:val="18"/>
                        </w:rPr>
                        <w:t xml:space="preserve"> </w:t>
                      </w:r>
                      <w:r>
                        <w:rPr>
                          <w:rFonts w:ascii="Calibri Light" w:hAnsi="Calibri Light"/>
                          <w:sz w:val="18"/>
                          <w:szCs w:val="18"/>
                        </w:rPr>
                        <w:t>default view</w:t>
                      </w:r>
                    </w:p>
                  </w:txbxContent>
                </v:textbox>
              </v:roundrect>
            </w:pict>
          </mc:Fallback>
        </mc:AlternateContent>
      </w:r>
      <w:r w:rsidR="004D1F96">
        <w:rPr>
          <w:noProof/>
        </w:rPr>
        <mc:AlternateContent>
          <mc:Choice Requires="wps">
            <w:drawing>
              <wp:anchor distT="0" distB="0" distL="114300" distR="114300" simplePos="0" relativeHeight="251656704" behindDoc="0" locked="0" layoutInCell="1" allowOverlap="1" wp14:anchorId="217AABCF" wp14:editId="3FF5E2B4">
                <wp:simplePos x="0" y="0"/>
                <wp:positionH relativeFrom="column">
                  <wp:posOffset>748815</wp:posOffset>
                </wp:positionH>
                <wp:positionV relativeFrom="paragraph">
                  <wp:posOffset>1653075</wp:posOffset>
                </wp:positionV>
                <wp:extent cx="381970" cy="189976"/>
                <wp:effectExtent l="50800" t="38100" r="37465" b="76835"/>
                <wp:wrapNone/>
                <wp:docPr id="50233" name="Straight Arrow Connector 50233"/>
                <wp:cNvGraphicFramePr/>
                <a:graphic xmlns:a="http://schemas.openxmlformats.org/drawingml/2006/main">
                  <a:graphicData uri="http://schemas.microsoft.com/office/word/2010/wordprocessingShape">
                    <wps:wsp>
                      <wps:cNvCnPr/>
                      <wps:spPr>
                        <a:xfrm flipH="1">
                          <a:off x="0" y="0"/>
                          <a:ext cx="381970" cy="189976"/>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A285032" id="_x0000_t32" coordsize="21600,21600" o:spt="32" o:oned="t" path="m,l21600,21600e" filled="f">
                <v:path arrowok="t" fillok="f" o:connecttype="none"/>
                <o:lock v:ext="edit" shapetype="t"/>
              </v:shapetype>
              <v:shape id="Straight Arrow Connector 50233" o:spid="_x0000_s1026" type="#_x0000_t32" style="position:absolute;margin-left:58.95pt;margin-top:130.15pt;width:30.1pt;height:14.95pt;flip:x;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" strokecolor="#4f81bd [3204]" strokeweight="2pt">
                <v:stroke endarrow="open"/>
                <v:shadow on="t" color="black" opacity="24903f" origin=",.5" offset="0,.55556mm"/>
              </v:shape>
            </w:pict>
          </mc:Fallback>
        </mc:AlternateContent>
      </w:r>
      <w:r w:rsidR="004D1F96" w:rsidRPr="004D1F96">
        <w:rPr>
          <w:noProof/>
        </w:rPr>
        <w:t xml:space="preserve"> </w:t>
      </w:r>
      <w:r w:rsidR="004D1F96" w:rsidRPr="004D1F96">
        <w:rPr>
          <w:rFonts w:ascii="Calibri Light" w:hAnsi="Calibri Light" w:cs="Tahoma"/>
          <w:noProof/>
          <w:sz w:val="18"/>
          <w:szCs w:val="18"/>
        </w:rPr>
        <w:drawing>
          <wp:inline distT="0" distB="0" distL="0" distR="0" wp14:anchorId="4767F11C" wp14:editId="5DD9F7A7">
            <wp:extent cx="5943600" cy="3400425"/>
            <wp:effectExtent l="12700" t="12700" r="12700" b="158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400425"/>
                    </a:xfrm>
                    <a:prstGeom prst="rect">
                      <a:avLst/>
                    </a:prstGeom>
                    <a:ln>
                      <a:solidFill>
                        <a:schemeClr val="accent1"/>
                      </a:solidFill>
                    </a:ln>
                  </pic:spPr>
                </pic:pic>
              </a:graphicData>
            </a:graphic>
          </wp:inline>
        </w:drawing>
      </w:r>
    </w:p>
    <w:p w14:paraId="0C2C5F70" w14:textId="596B9BD9" w:rsidR="00B7409A" w:rsidRPr="000D6EF1" w:rsidRDefault="00B7409A" w:rsidP="7C4A50D8">
      <w:pPr>
        <w:pStyle w:val="Heading2Text"/>
        <w:ind w:left="2880" w:firstLine="720"/>
        <w:rPr>
          <w:rFonts w:ascii="Calibri Light,Tahoma" w:eastAsia="Calibri Light,Tahoma" w:hAnsi="Calibri Light,Tahoma" w:cs="Calibri Light,Tahoma"/>
          <w:i/>
          <w:iCs/>
          <w:sz w:val="18"/>
          <w:szCs w:val="18"/>
        </w:rPr>
      </w:pPr>
      <w:r w:rsidRPr="7C4A50D8">
        <w:rPr>
          <w:rFonts w:ascii="Calibri Light" w:eastAsia="Calibri Light" w:hAnsi="Calibri Light" w:cs="Calibri Light"/>
          <w:b/>
          <w:bCs/>
          <w:i/>
          <w:iCs/>
          <w:sz w:val="18"/>
          <w:szCs w:val="18"/>
        </w:rPr>
        <w:t>Figure 1</w:t>
      </w:r>
      <w:r w:rsidR="005E4DB4" w:rsidRPr="7C4A50D8">
        <w:rPr>
          <w:rFonts w:ascii="Calibri Light" w:eastAsia="Calibri Light" w:hAnsi="Calibri Light" w:cs="Calibri Light"/>
          <w:b/>
          <w:bCs/>
          <w:i/>
          <w:iCs/>
          <w:sz w:val="18"/>
          <w:szCs w:val="18"/>
        </w:rPr>
        <w:t>9</w:t>
      </w:r>
      <w:r w:rsidRPr="7C4A50D8">
        <w:rPr>
          <w:rFonts w:ascii="Calibri Light,Tahoma" w:eastAsia="Calibri Light,Tahoma" w:hAnsi="Calibri Light,Tahoma" w:cs="Calibri Light,Tahoma"/>
          <w:b/>
          <w:bCs/>
          <w:i/>
          <w:iCs/>
          <w:sz w:val="18"/>
          <w:szCs w:val="18"/>
        </w:rPr>
        <w:t>:</w:t>
      </w:r>
      <w:r w:rsidRPr="7C4A50D8">
        <w:rPr>
          <w:rFonts w:ascii="Calibri Light" w:eastAsia="Calibri Light" w:hAnsi="Calibri Light" w:cs="Calibri Light"/>
          <w:i/>
          <w:iCs/>
          <w:sz w:val="18"/>
          <w:szCs w:val="18"/>
        </w:rPr>
        <w:t xml:space="preserve"> Utilities 360</w:t>
      </w:r>
    </w:p>
    <w:p w14:paraId="184AE47D" w14:textId="77777777" w:rsidR="00B7409A" w:rsidRDefault="00B7409A" w:rsidP="00B7409A">
      <w:pPr>
        <w:pStyle w:val="Heading2Text"/>
        <w:ind w:left="0"/>
        <w:jc w:val="center"/>
        <w:rPr>
          <w:rFonts w:ascii="Calibri Light" w:hAnsi="Calibri Light" w:cs="Tahoma"/>
          <w:sz w:val="18"/>
          <w:szCs w:val="18"/>
        </w:rPr>
      </w:pPr>
    </w:p>
    <w:p w14:paraId="6B679081" w14:textId="77777777" w:rsidR="00FF289E" w:rsidRDefault="00FF289E" w:rsidP="546B4D49">
      <w:pPr>
        <w:pStyle w:val="Heading2Text"/>
        <w:numPr>
          <w:ilvl w:val="0"/>
          <w:numId w:val="33"/>
        </w:numPr>
        <w:ind w:left="360"/>
        <w:rPr>
          <w:rFonts w:ascii="Calibri Light,Tahoma" w:eastAsia="Calibri Light,Tahoma" w:hAnsi="Calibri Light,Tahoma" w:cs="Calibri Light,Tahoma"/>
          <w:sz w:val="18"/>
          <w:szCs w:val="18"/>
        </w:rPr>
      </w:pPr>
      <w:r w:rsidRPr="546B4D49">
        <w:rPr>
          <w:rFonts w:ascii="Calibri Light" w:eastAsia="Calibri Light" w:hAnsi="Calibri Light" w:cs="Calibri Light"/>
          <w:b/>
          <w:bCs/>
          <w:sz w:val="18"/>
          <w:szCs w:val="18"/>
        </w:rPr>
        <w:t>Highlights</w:t>
      </w:r>
      <w:r w:rsidR="003964FC" w:rsidRPr="546B4D49">
        <w:rPr>
          <w:rFonts w:ascii="Calibri Light,Tahoma" w:eastAsia="Calibri Light,Tahoma" w:hAnsi="Calibri Light,Tahoma" w:cs="Calibri Light,Tahoma"/>
          <w:sz w:val="18"/>
          <w:szCs w:val="18"/>
        </w:rPr>
        <w:t xml:space="preserve"> - </w:t>
      </w:r>
      <w:r w:rsidR="005A209F" w:rsidRPr="546B4D49">
        <w:rPr>
          <w:rFonts w:ascii="Calibri Light" w:eastAsia="Calibri Light" w:hAnsi="Calibri Light" w:cs="Calibri Light"/>
          <w:sz w:val="18"/>
          <w:szCs w:val="18"/>
        </w:rPr>
        <w:t>The highlights section is at the top, and b</w:t>
      </w:r>
      <w:r w:rsidRPr="546B4D49">
        <w:rPr>
          <w:rFonts w:ascii="Calibri Light" w:eastAsia="Calibri Light" w:hAnsi="Calibri Light" w:cs="Calibri Light"/>
          <w:sz w:val="18"/>
          <w:szCs w:val="18"/>
        </w:rPr>
        <w:t xml:space="preserve">y default, will display the </w:t>
      </w:r>
      <w:r w:rsidR="00CE60BB" w:rsidRPr="546B4D49">
        <w:rPr>
          <w:rFonts w:ascii="Calibri Light" w:eastAsia="Calibri Light" w:hAnsi="Calibri Light" w:cs="Calibri Light"/>
          <w:sz w:val="18"/>
          <w:szCs w:val="18"/>
        </w:rPr>
        <w:t xml:space="preserve">customer’s total balance and overdue balance.  </w:t>
      </w:r>
      <w:r w:rsidRPr="546B4D49">
        <w:rPr>
          <w:rFonts w:ascii="Calibri Light,Tahoma" w:eastAsia="Calibri Light,Tahoma" w:hAnsi="Calibri Light,Tahoma" w:cs="Calibri Light,Tahoma"/>
          <w:sz w:val="18"/>
          <w:szCs w:val="18"/>
        </w:rPr>
        <w:t xml:space="preserve"> </w:t>
      </w:r>
    </w:p>
    <w:p w14:paraId="2F13F5CE" w14:textId="232FE1E6" w:rsidR="00B7409A" w:rsidRPr="007310FD" w:rsidRDefault="00DE3123" w:rsidP="0A2890B0">
      <w:pPr>
        <w:pStyle w:val="Heading2Text"/>
        <w:numPr>
          <w:ilvl w:val="0"/>
          <w:numId w:val="33"/>
        </w:numPr>
        <w:ind w:left="360"/>
        <w:rPr>
          <w:rFonts w:ascii="Calibri Light,Tahoma" w:eastAsia="Calibri Light,Tahoma" w:hAnsi="Calibri Light,Tahoma" w:cs="Calibri Light,Tahoma"/>
          <w:sz w:val="18"/>
          <w:szCs w:val="18"/>
        </w:rPr>
      </w:pPr>
      <w:r>
        <w:rPr>
          <w:rFonts w:ascii="Calibri Light" w:eastAsia="Calibri Light" w:hAnsi="Calibri Light" w:cs="Calibri Light"/>
          <w:b/>
          <w:bCs/>
          <w:sz w:val="18"/>
          <w:szCs w:val="18"/>
        </w:rPr>
        <w:t xml:space="preserve">Configurable </w:t>
      </w:r>
      <w:r w:rsidR="008235F8" w:rsidRPr="0A2890B0">
        <w:rPr>
          <w:rFonts w:ascii="Calibri Light" w:eastAsia="Calibri Light" w:hAnsi="Calibri Light" w:cs="Calibri Light"/>
          <w:b/>
          <w:bCs/>
          <w:sz w:val="18"/>
          <w:szCs w:val="18"/>
        </w:rPr>
        <w:t>Hierarchy</w:t>
      </w:r>
      <w:r w:rsidR="003964FC" w:rsidRPr="0A2890B0">
        <w:rPr>
          <w:rFonts w:ascii="Calibri Light,Tahoma" w:eastAsia="Calibri Light,Tahoma" w:hAnsi="Calibri Light,Tahoma" w:cs="Calibri Light,Tahoma"/>
          <w:sz w:val="18"/>
          <w:szCs w:val="18"/>
        </w:rPr>
        <w:t xml:space="preserve"> - </w:t>
      </w:r>
      <w:r w:rsidR="008235F8" w:rsidRPr="0A2890B0">
        <w:rPr>
          <w:rFonts w:ascii="Calibri Light" w:eastAsia="Calibri Light" w:hAnsi="Calibri Light" w:cs="Calibri Light"/>
          <w:sz w:val="18"/>
          <w:szCs w:val="18"/>
        </w:rPr>
        <w:t>The Utilities 360 facet</w:t>
      </w:r>
      <w:r w:rsidR="00040288" w:rsidRPr="0A2890B0">
        <w:rPr>
          <w:rFonts w:ascii="Calibri Light" w:eastAsia="Calibri Light" w:hAnsi="Calibri Light" w:cs="Calibri Light"/>
          <w:sz w:val="18"/>
          <w:szCs w:val="18"/>
        </w:rPr>
        <w:t xml:space="preserve"> (Tab)</w:t>
      </w:r>
      <w:r w:rsidR="00F0572A" w:rsidRPr="0A2890B0">
        <w:rPr>
          <w:rFonts w:ascii="Calibri Light,Tahoma" w:eastAsia="Calibri Light,Tahoma" w:hAnsi="Calibri Light,Tahoma" w:cs="Calibri Light,Tahoma"/>
          <w:sz w:val="18"/>
          <w:szCs w:val="18"/>
        </w:rPr>
        <w:t xml:space="preserve"> </w:t>
      </w:r>
      <w:r w:rsidR="006E36C6" w:rsidRPr="0A2890B0">
        <w:rPr>
          <w:rFonts w:ascii="Calibri Light" w:eastAsia="Calibri Light" w:hAnsi="Calibri Light" w:cs="Calibri Light"/>
          <w:sz w:val="18"/>
          <w:szCs w:val="18"/>
        </w:rPr>
        <w:t xml:space="preserve">provides </w:t>
      </w:r>
      <w:r w:rsidR="009A05A0" w:rsidRPr="0A2890B0">
        <w:rPr>
          <w:rFonts w:ascii="Calibri Light" w:eastAsia="Calibri Light" w:hAnsi="Calibri Light" w:cs="Calibri Light"/>
          <w:sz w:val="18"/>
          <w:szCs w:val="18"/>
        </w:rPr>
        <w:t>the user with the</w:t>
      </w:r>
      <w:r w:rsidR="006E36C6" w:rsidRPr="0A2890B0">
        <w:rPr>
          <w:rFonts w:ascii="Calibri Light" w:eastAsia="Calibri Light" w:hAnsi="Calibri Light" w:cs="Calibri Light"/>
          <w:sz w:val="18"/>
          <w:szCs w:val="18"/>
        </w:rPr>
        <w:t xml:space="preserve"> object hierarchy</w:t>
      </w:r>
      <w:r w:rsidR="009A05A0" w:rsidRPr="0A2890B0">
        <w:rPr>
          <w:rFonts w:ascii="Calibri Light" w:eastAsia="Calibri Light" w:hAnsi="Calibri Light" w:cs="Calibri Light"/>
          <w:sz w:val="18"/>
          <w:szCs w:val="18"/>
        </w:rPr>
        <w:t xml:space="preserve"> including</w:t>
      </w:r>
      <w:r w:rsidR="004058F8" w:rsidRPr="0A2890B0">
        <w:rPr>
          <w:rFonts w:ascii="Calibri Light" w:eastAsia="Calibri Light" w:hAnsi="Calibri Light" w:cs="Calibri Light"/>
          <w:sz w:val="18"/>
          <w:szCs w:val="18"/>
        </w:rPr>
        <w:t xml:space="preserve"> both business master data and a few of the key</w:t>
      </w:r>
      <w:r w:rsidR="009A05A0" w:rsidRPr="0A2890B0">
        <w:rPr>
          <w:rFonts w:ascii="Calibri Light" w:eastAsia="Calibri Light" w:hAnsi="Calibri Light" w:cs="Calibri Light"/>
          <w:sz w:val="18"/>
          <w:szCs w:val="18"/>
        </w:rPr>
        <w:t xml:space="preserve"> S4/</w:t>
      </w:r>
      <w:r w:rsidR="00225886" w:rsidRPr="0A2890B0">
        <w:rPr>
          <w:rFonts w:ascii="Calibri Light" w:eastAsia="Calibri Light" w:hAnsi="Calibri Light" w:cs="Calibri Light"/>
          <w:sz w:val="18"/>
          <w:szCs w:val="18"/>
        </w:rPr>
        <w:t>HANA technical</w:t>
      </w:r>
      <w:r w:rsidR="009A05A0" w:rsidRPr="0A2890B0">
        <w:rPr>
          <w:rFonts w:ascii="Calibri Light" w:eastAsia="Calibri Light" w:hAnsi="Calibri Light" w:cs="Calibri Light"/>
          <w:sz w:val="18"/>
          <w:szCs w:val="18"/>
        </w:rPr>
        <w:t xml:space="preserve"> master data objects</w:t>
      </w:r>
      <w:r w:rsidR="006B42D0" w:rsidRPr="0A2890B0">
        <w:rPr>
          <w:rFonts w:ascii="Calibri Light" w:eastAsia="Calibri Light" w:hAnsi="Calibri Light" w:cs="Calibri Light"/>
          <w:sz w:val="18"/>
          <w:szCs w:val="18"/>
        </w:rPr>
        <w:t>: the premise, installation, and device</w:t>
      </w:r>
      <w:r w:rsidR="009A05A0" w:rsidRPr="0A2890B0">
        <w:rPr>
          <w:rFonts w:ascii="Calibri Light" w:eastAsia="Calibri Light" w:hAnsi="Calibri Light" w:cs="Calibri Light"/>
          <w:sz w:val="18"/>
          <w:szCs w:val="18"/>
        </w:rPr>
        <w:t>.  The user can click on each row within the hierarchy to view additional information on the selected object directly below the hierarchy.</w:t>
      </w:r>
      <w:r w:rsidR="002975E7" w:rsidRPr="0A2890B0">
        <w:rPr>
          <w:rFonts w:ascii="Calibri Light" w:eastAsia="Calibri Light" w:hAnsi="Calibri Light" w:cs="Calibri Light"/>
          <w:sz w:val="18"/>
          <w:szCs w:val="18"/>
        </w:rPr>
        <w:t xml:space="preserve"> </w:t>
      </w:r>
      <w:r w:rsidR="00507AC3">
        <w:rPr>
          <w:rFonts w:ascii="Calibri Light" w:eastAsia="Calibri Light" w:hAnsi="Calibri Light" w:cs="Calibri Light"/>
          <w:sz w:val="18"/>
          <w:szCs w:val="18"/>
        </w:rPr>
        <w:t xml:space="preserve">In addition, the user will be able to view the parent/child relationships between collective accounts, as shown in </w:t>
      </w:r>
      <w:r w:rsidR="00507AC3" w:rsidRPr="13C083F1">
        <w:rPr>
          <w:rFonts w:ascii="Calibri Light" w:eastAsia="Calibri Light" w:hAnsi="Calibri Light" w:cs="Calibri Light"/>
          <w:b/>
          <w:bCs/>
          <w:sz w:val="18"/>
          <w:szCs w:val="18"/>
        </w:rPr>
        <w:t>Figure 20a</w:t>
      </w:r>
      <w:r w:rsidR="00507AC3">
        <w:rPr>
          <w:rFonts w:ascii="Calibri Light" w:eastAsia="Calibri Light" w:hAnsi="Calibri Light" w:cs="Calibri Light"/>
          <w:sz w:val="18"/>
          <w:szCs w:val="18"/>
        </w:rPr>
        <w:t>.</w:t>
      </w:r>
      <w:r w:rsidR="002975E7" w:rsidRPr="0A2890B0">
        <w:rPr>
          <w:rFonts w:ascii="Calibri Light" w:eastAsia="Calibri Light" w:hAnsi="Calibri Light" w:cs="Calibri Light"/>
          <w:sz w:val="18"/>
          <w:szCs w:val="18"/>
        </w:rPr>
        <w:t xml:space="preserve"> While the embedded hierarchy </w:t>
      </w:r>
      <w:r w:rsidR="002710F9" w:rsidRPr="0A2890B0">
        <w:rPr>
          <w:rFonts w:ascii="Calibri Light" w:eastAsia="Calibri Light" w:hAnsi="Calibri Light" w:cs="Calibri Light"/>
          <w:sz w:val="18"/>
          <w:szCs w:val="18"/>
        </w:rPr>
        <w:t xml:space="preserve">within the Utilities 360 </w:t>
      </w:r>
      <w:r w:rsidR="002975E7" w:rsidRPr="0A2890B0">
        <w:rPr>
          <w:rFonts w:ascii="Calibri Light" w:eastAsia="Calibri Light" w:hAnsi="Calibri Light" w:cs="Calibri Light"/>
          <w:sz w:val="18"/>
          <w:szCs w:val="18"/>
        </w:rPr>
        <w:t>is not configurable, an additional hierarchy is available, which will be configured for SCE</w:t>
      </w:r>
      <w:r w:rsidR="007310FD" w:rsidRPr="0A2890B0">
        <w:rPr>
          <w:rFonts w:ascii="Calibri Light" w:eastAsia="Calibri Light" w:hAnsi="Calibri Light" w:cs="Calibri Light"/>
          <w:sz w:val="18"/>
          <w:szCs w:val="18"/>
        </w:rPr>
        <w:t xml:space="preserve"> to display specific attributes, such as fringe </w:t>
      </w:r>
      <w:proofErr w:type="gramStart"/>
      <w:r w:rsidR="007310FD" w:rsidRPr="0A2890B0">
        <w:rPr>
          <w:rFonts w:ascii="Calibri Light" w:eastAsia="Calibri Light" w:hAnsi="Calibri Light" w:cs="Calibri Light"/>
          <w:sz w:val="18"/>
          <w:szCs w:val="18"/>
        </w:rPr>
        <w:t>account,</w:t>
      </w:r>
      <w:r w:rsidR="002975E7" w:rsidRPr="0A2890B0">
        <w:rPr>
          <w:rFonts w:ascii="Calibri Light" w:eastAsia="Calibri Light" w:hAnsi="Calibri Light" w:cs="Calibri Light"/>
          <w:sz w:val="18"/>
          <w:szCs w:val="18"/>
        </w:rPr>
        <w:t>.</w:t>
      </w:r>
      <w:proofErr w:type="gramEnd"/>
      <w:r w:rsidR="002975E7" w:rsidRPr="0A2890B0">
        <w:rPr>
          <w:rFonts w:ascii="Calibri Light" w:eastAsia="Calibri Light" w:hAnsi="Calibri Light" w:cs="Calibri Light"/>
          <w:sz w:val="18"/>
          <w:szCs w:val="18"/>
        </w:rPr>
        <w:t xml:space="preserve">  The configurable hierarchy</w:t>
      </w:r>
      <w:r w:rsidR="008826E8" w:rsidRPr="0A2890B0">
        <w:rPr>
          <w:rFonts w:ascii="Calibri Light" w:eastAsia="Calibri Light" w:hAnsi="Calibri Light" w:cs="Calibri Light"/>
          <w:sz w:val="18"/>
          <w:szCs w:val="18"/>
        </w:rPr>
        <w:t xml:space="preserve"> (as shown in </w:t>
      </w:r>
      <w:r w:rsidR="008826E8" w:rsidRPr="0A2890B0">
        <w:rPr>
          <w:rFonts w:ascii="Calibri Light" w:eastAsia="Calibri Light" w:hAnsi="Calibri Light" w:cs="Calibri Light"/>
          <w:b/>
          <w:bCs/>
          <w:sz w:val="18"/>
          <w:szCs w:val="18"/>
        </w:rPr>
        <w:t xml:space="preserve">Figure </w:t>
      </w:r>
      <w:r w:rsidR="005E4DB4" w:rsidRPr="0A2890B0">
        <w:rPr>
          <w:rFonts w:ascii="Calibri Light" w:eastAsia="Calibri Light" w:hAnsi="Calibri Light" w:cs="Calibri Light"/>
          <w:b/>
          <w:bCs/>
          <w:sz w:val="18"/>
          <w:szCs w:val="18"/>
        </w:rPr>
        <w:t>20</w:t>
      </w:r>
      <w:r w:rsidR="21CBB4B1" w:rsidRPr="0A2890B0">
        <w:rPr>
          <w:rFonts w:ascii="Calibri Light" w:eastAsia="Calibri Light" w:hAnsi="Calibri Light" w:cs="Calibri Light"/>
          <w:b/>
          <w:bCs/>
          <w:sz w:val="18"/>
          <w:szCs w:val="18"/>
        </w:rPr>
        <w:t>b</w:t>
      </w:r>
      <w:r w:rsidR="002975E7" w:rsidRPr="0A2890B0">
        <w:rPr>
          <w:rFonts w:ascii="Calibri Light" w:eastAsia="Calibri Light" w:hAnsi="Calibri Light" w:cs="Calibri Light"/>
          <w:sz w:val="18"/>
          <w:szCs w:val="18"/>
        </w:rPr>
        <w:t xml:space="preserve"> can be accessed via the ‘</w:t>
      </w:r>
      <w:r w:rsidR="0080230D" w:rsidRPr="0A2890B0">
        <w:rPr>
          <w:rFonts w:ascii="Calibri Light" w:eastAsia="Calibri Light" w:hAnsi="Calibri Light" w:cs="Calibri Light"/>
          <w:sz w:val="18"/>
          <w:szCs w:val="18"/>
        </w:rPr>
        <w:t>Hierarchy</w:t>
      </w:r>
      <w:r w:rsidR="002975E7" w:rsidRPr="0A2890B0">
        <w:rPr>
          <w:rFonts w:ascii="Calibri Light" w:eastAsia="Calibri Light" w:hAnsi="Calibri Light" w:cs="Calibri Light"/>
          <w:sz w:val="18"/>
          <w:szCs w:val="18"/>
        </w:rPr>
        <w:t>’ button near the bottom right of the screen.</w:t>
      </w:r>
      <w:r w:rsidR="00CE60BB" w:rsidRPr="0A2890B0">
        <w:rPr>
          <w:rFonts w:ascii="Calibri Light,Tahoma" w:eastAsia="Calibri Light,Tahoma" w:hAnsi="Calibri Light,Tahoma" w:cs="Calibri Light,Tahoma"/>
          <w:sz w:val="18"/>
          <w:szCs w:val="18"/>
        </w:rPr>
        <w:t xml:space="preserve"> </w:t>
      </w:r>
    </w:p>
    <w:p w14:paraId="523FB83D" w14:textId="62A9CF0C" w:rsidR="0A2890B0" w:rsidRDefault="0A2890B0" w:rsidP="00507AC3">
      <w:pPr>
        <w:pStyle w:val="Heading2Text"/>
        <w:ind w:left="0"/>
        <w:jc w:val="center"/>
      </w:pPr>
      <w:r>
        <w:rPr>
          <w:noProof/>
          <w:lang w:eastAsia="en-US"/>
        </w:rPr>
        <w:drawing>
          <wp:inline distT="0" distB="0" distL="0" distR="0" wp14:anchorId="6B673434" wp14:editId="30CD3B55">
            <wp:extent cx="5699573" cy="1935480"/>
            <wp:effectExtent l="19050" t="19050" r="15875" b="26670"/>
            <wp:docPr id="121042974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47">
                      <a:extLst>
                        <a:ext uri="{28A0092B-C50C-407E-A947-70E740481C1C}">
                          <a14:useLocalDpi xmlns:a14="http://schemas.microsoft.com/office/drawing/2010/main" val="0"/>
                        </a:ext>
                      </a:extLst>
                    </a:blip>
                    <a:stretch>
                      <a:fillRect/>
                    </a:stretch>
                  </pic:blipFill>
                  <pic:spPr>
                    <a:xfrm>
                      <a:off x="0" y="0"/>
                      <a:ext cx="5700844" cy="1935912"/>
                    </a:xfrm>
                    <a:prstGeom prst="rect">
                      <a:avLst/>
                    </a:prstGeom>
                    <a:ln>
                      <a:solidFill>
                        <a:schemeClr val="tx2"/>
                      </a:solidFill>
                    </a:ln>
                  </pic:spPr>
                </pic:pic>
              </a:graphicData>
            </a:graphic>
          </wp:inline>
        </w:drawing>
      </w:r>
    </w:p>
    <w:p w14:paraId="04A7C8C2" w14:textId="38AF7B7E" w:rsidR="21CBB4B1" w:rsidRDefault="21CBB4B1" w:rsidP="14C1ACD4">
      <w:pPr>
        <w:pStyle w:val="Heading2Text"/>
        <w:spacing w:line="259" w:lineRule="auto"/>
        <w:ind w:left="0"/>
        <w:jc w:val="center"/>
        <w:rPr>
          <w:rFonts w:ascii="Calibri Light,Arial" w:eastAsia="Calibri Light,Arial" w:hAnsi="Calibri Light,Arial" w:cs="Calibri Light,Arial"/>
          <w:i/>
          <w:iCs/>
          <w:sz w:val="18"/>
          <w:szCs w:val="18"/>
        </w:rPr>
      </w:pPr>
      <w:r w:rsidRPr="14C1ACD4">
        <w:rPr>
          <w:rFonts w:ascii="Calibri Light" w:eastAsia="Calibri Light" w:hAnsi="Calibri Light" w:cs="Calibri Light"/>
          <w:b/>
          <w:bCs/>
          <w:i/>
          <w:iCs/>
          <w:sz w:val="18"/>
          <w:szCs w:val="18"/>
        </w:rPr>
        <w:t>Figure 20a</w:t>
      </w:r>
      <w:r w:rsidRPr="14C1ACD4">
        <w:rPr>
          <w:rFonts w:ascii="Calibri Light,Arial" w:eastAsia="Calibri Light,Arial" w:hAnsi="Calibri Light,Arial" w:cs="Calibri Light,Arial"/>
          <w:b/>
          <w:bCs/>
          <w:i/>
          <w:iCs/>
          <w:sz w:val="18"/>
          <w:szCs w:val="18"/>
        </w:rPr>
        <w:t>:</w:t>
      </w:r>
      <w:r w:rsidRPr="14C1ACD4">
        <w:rPr>
          <w:rFonts w:ascii="Calibri Light" w:eastAsia="Calibri Light" w:hAnsi="Calibri Light" w:cs="Calibri Light"/>
          <w:i/>
          <w:iCs/>
          <w:sz w:val="18"/>
          <w:szCs w:val="18"/>
        </w:rPr>
        <w:t xml:space="preserve"> E</w:t>
      </w:r>
      <w:r w:rsidR="053DC413" w:rsidRPr="14C1ACD4">
        <w:rPr>
          <w:rFonts w:ascii="Calibri Light" w:eastAsia="Calibri Light" w:hAnsi="Calibri Light" w:cs="Calibri Light"/>
          <w:i/>
          <w:iCs/>
          <w:sz w:val="18"/>
          <w:szCs w:val="18"/>
        </w:rPr>
        <w:t>mbedded Hierarchy with Collective Account</w:t>
      </w:r>
    </w:p>
    <w:p w14:paraId="091A4DB9" w14:textId="77777777" w:rsidR="00B7409A" w:rsidRDefault="00B7409A" w:rsidP="004D1F96">
      <w:pPr>
        <w:pStyle w:val="Heading2Text"/>
        <w:ind w:left="0"/>
        <w:rPr>
          <w:rFonts w:ascii="Calibri Light" w:hAnsi="Calibri Light" w:cs="Tahoma"/>
          <w:sz w:val="18"/>
          <w:szCs w:val="18"/>
        </w:rPr>
      </w:pPr>
    </w:p>
    <w:p w14:paraId="1BE85EA3" w14:textId="26433DBD" w:rsidR="00600C04" w:rsidRPr="002710F9" w:rsidRDefault="00CE60BB" w:rsidP="546B4D49">
      <w:pPr>
        <w:pStyle w:val="Heading2Text"/>
        <w:ind w:left="360"/>
        <w:rPr>
          <w:rFonts w:ascii="Calibri Light,Arial" w:eastAsia="Calibri Light,Arial" w:hAnsi="Calibri Light,Arial" w:cs="Calibri Light,Arial"/>
          <w:sz w:val="18"/>
          <w:szCs w:val="18"/>
        </w:rPr>
      </w:pPr>
      <w:r w:rsidRPr="546B4D49">
        <w:rPr>
          <w:rFonts w:ascii="Calibri Light" w:eastAsia="Calibri Light" w:hAnsi="Calibri Light" w:cs="Calibri Light"/>
          <w:b/>
          <w:bCs/>
          <w:sz w:val="18"/>
          <w:szCs w:val="18"/>
        </w:rPr>
        <w:t xml:space="preserve">Recent </w:t>
      </w:r>
      <w:r w:rsidR="009552E7" w:rsidRPr="546B4D49">
        <w:rPr>
          <w:rFonts w:ascii="Calibri Light" w:eastAsia="Calibri Light" w:hAnsi="Calibri Light" w:cs="Calibri Light"/>
          <w:b/>
          <w:bCs/>
          <w:sz w:val="18"/>
          <w:szCs w:val="18"/>
        </w:rPr>
        <w:t>History</w:t>
      </w:r>
      <w:r w:rsidR="003964FC" w:rsidRPr="546B4D49">
        <w:rPr>
          <w:rFonts w:ascii="Calibri Light,Tahoma" w:eastAsia="Calibri Light,Tahoma" w:hAnsi="Calibri Light,Tahoma" w:cs="Calibri Light,Tahoma"/>
          <w:sz w:val="18"/>
          <w:szCs w:val="18"/>
        </w:rPr>
        <w:t xml:space="preserve"> - </w:t>
      </w:r>
      <w:r w:rsidRPr="546B4D49">
        <w:rPr>
          <w:rFonts w:ascii="Calibri Light" w:eastAsia="Calibri Light" w:hAnsi="Calibri Light" w:cs="Calibri Light"/>
          <w:sz w:val="18"/>
          <w:szCs w:val="18"/>
        </w:rPr>
        <w:t xml:space="preserve">This </w:t>
      </w:r>
      <w:r w:rsidR="00A63704" w:rsidRPr="546B4D49">
        <w:rPr>
          <w:rFonts w:ascii="Calibri Light" w:eastAsia="Calibri Light" w:hAnsi="Calibri Light" w:cs="Calibri Light"/>
          <w:sz w:val="18"/>
          <w:szCs w:val="18"/>
        </w:rPr>
        <w:t>provides an overview of the most recent tickets, activities, invoices, payments, business partner contacts, and service orders cr</w:t>
      </w:r>
      <w:r w:rsidR="000D6EF1" w:rsidRPr="546B4D49">
        <w:rPr>
          <w:rFonts w:ascii="Calibri Light" w:eastAsia="Calibri Light" w:hAnsi="Calibri Light" w:cs="Calibri Light"/>
          <w:sz w:val="18"/>
          <w:szCs w:val="18"/>
        </w:rPr>
        <w:t>eated in one</w:t>
      </w:r>
      <w:r w:rsidR="008826E8" w:rsidRPr="546B4D49">
        <w:rPr>
          <w:rFonts w:ascii="Calibri Light" w:eastAsia="Calibri Light" w:hAnsi="Calibri Light" w:cs="Calibri Light"/>
          <w:sz w:val="18"/>
          <w:szCs w:val="18"/>
        </w:rPr>
        <w:t xml:space="preserve"> centralized view (see </w:t>
      </w:r>
      <w:r w:rsidR="008826E8" w:rsidRPr="546B4D49">
        <w:rPr>
          <w:rFonts w:ascii="Calibri Light" w:eastAsia="Calibri Light" w:hAnsi="Calibri Light" w:cs="Calibri Light"/>
          <w:b/>
          <w:bCs/>
          <w:sz w:val="18"/>
          <w:szCs w:val="18"/>
        </w:rPr>
        <w:t>Figure 2</w:t>
      </w:r>
      <w:r w:rsidR="005E4DB4" w:rsidRPr="546B4D49">
        <w:rPr>
          <w:rFonts w:ascii="Calibri Light" w:eastAsia="Calibri Light" w:hAnsi="Calibri Light" w:cs="Calibri Light"/>
          <w:b/>
          <w:bCs/>
          <w:sz w:val="18"/>
          <w:szCs w:val="18"/>
        </w:rPr>
        <w:t>1</w:t>
      </w:r>
      <w:r w:rsidR="003721E4" w:rsidRPr="546B4D49">
        <w:rPr>
          <w:rFonts w:ascii="Calibri Light,Tahoma" w:eastAsia="Calibri Light,Tahoma" w:hAnsi="Calibri Light,Tahoma" w:cs="Calibri Light,Tahoma"/>
          <w:b/>
          <w:bCs/>
          <w:sz w:val="18"/>
          <w:szCs w:val="18"/>
        </w:rPr>
        <w:t>)</w:t>
      </w:r>
      <w:r w:rsidR="000D6EF1" w:rsidRPr="546B4D49">
        <w:rPr>
          <w:rFonts w:ascii="Calibri Light,Tahoma" w:eastAsia="Calibri Light,Tahoma" w:hAnsi="Calibri Light,Tahoma" w:cs="Calibri Light,Tahoma"/>
          <w:sz w:val="18"/>
          <w:szCs w:val="18"/>
        </w:rPr>
        <w:t>.</w:t>
      </w:r>
      <w:r w:rsidR="00B7409A" w:rsidRPr="546B4D49" w:rsidDel="00B7409A">
        <w:rPr>
          <w:rFonts w:ascii="Calibri Light,Tahoma" w:eastAsia="Calibri Light,Tahoma" w:hAnsi="Calibri Light,Tahoma" w:cs="Calibri Light,Tahoma"/>
          <w:sz w:val="18"/>
          <w:szCs w:val="18"/>
        </w:rPr>
        <w:t xml:space="preserve"> </w:t>
      </w:r>
    </w:p>
    <w:p w14:paraId="3C836051" w14:textId="575B5AD4" w:rsidR="000501C1" w:rsidRDefault="004D1F96" w:rsidP="003964FC">
      <w:pPr>
        <w:pStyle w:val="Heading2Text"/>
        <w:ind w:left="0"/>
        <w:jc w:val="center"/>
        <w:rPr>
          <w:rFonts w:ascii="Calibri Light" w:hAnsi="Calibri Light" w:cs="Arial"/>
          <w:sz w:val="18"/>
          <w:szCs w:val="18"/>
        </w:rPr>
      </w:pPr>
      <w:r w:rsidRPr="004D1F96">
        <w:rPr>
          <w:rFonts w:ascii="Calibri Light" w:hAnsi="Calibri Light" w:cs="Arial"/>
          <w:noProof/>
          <w:sz w:val="18"/>
          <w:szCs w:val="18"/>
        </w:rPr>
        <w:drawing>
          <wp:inline distT="0" distB="0" distL="0" distR="0" wp14:anchorId="66B864EF" wp14:editId="38395454">
            <wp:extent cx="5608611" cy="3339401"/>
            <wp:effectExtent l="12700" t="12700" r="17780" b="139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762" cy="3341872"/>
                    </a:xfrm>
                    <a:prstGeom prst="rect">
                      <a:avLst/>
                    </a:prstGeom>
                    <a:ln>
                      <a:solidFill>
                        <a:srgbClr val="4F81BD"/>
                      </a:solidFill>
                    </a:ln>
                  </pic:spPr>
                </pic:pic>
              </a:graphicData>
            </a:graphic>
          </wp:inline>
        </w:drawing>
      </w:r>
    </w:p>
    <w:p w14:paraId="1712D9BF" w14:textId="6AC4C5ED" w:rsidR="000D6EF1" w:rsidRPr="003C6D3C" w:rsidRDefault="000D6EF1" w:rsidP="14C1ACD4">
      <w:pPr>
        <w:pStyle w:val="Heading2Text"/>
        <w:ind w:left="0"/>
        <w:jc w:val="center"/>
        <w:rPr>
          <w:rFonts w:ascii="Calibri Light,Arial" w:eastAsia="Calibri Light,Arial" w:hAnsi="Calibri Light,Arial" w:cs="Calibri Light,Arial"/>
          <w:i/>
          <w:iCs/>
          <w:sz w:val="18"/>
          <w:szCs w:val="18"/>
        </w:rPr>
      </w:pPr>
      <w:r w:rsidRPr="14C1ACD4">
        <w:rPr>
          <w:rFonts w:ascii="Calibri Light" w:eastAsia="Calibri Light" w:hAnsi="Calibri Light" w:cs="Calibri Light"/>
          <w:b/>
          <w:bCs/>
          <w:i/>
          <w:iCs/>
          <w:sz w:val="18"/>
          <w:szCs w:val="18"/>
        </w:rPr>
        <w:t>Figure</w:t>
      </w:r>
      <w:r w:rsidR="008826E8" w:rsidRPr="14C1ACD4">
        <w:rPr>
          <w:rFonts w:ascii="Calibri Light" w:eastAsia="Calibri Light" w:hAnsi="Calibri Light" w:cs="Calibri Light"/>
          <w:b/>
          <w:bCs/>
          <w:i/>
          <w:iCs/>
          <w:sz w:val="18"/>
          <w:szCs w:val="18"/>
        </w:rPr>
        <w:t xml:space="preserve"> 2</w:t>
      </w:r>
      <w:r w:rsidR="005E4DB4" w:rsidRPr="14C1ACD4">
        <w:rPr>
          <w:rFonts w:ascii="Calibri Light" w:eastAsia="Calibri Light" w:hAnsi="Calibri Light" w:cs="Calibri Light"/>
          <w:b/>
          <w:bCs/>
          <w:i/>
          <w:iCs/>
          <w:sz w:val="18"/>
          <w:szCs w:val="18"/>
        </w:rPr>
        <w:t>1</w:t>
      </w:r>
      <w:r w:rsidRPr="14C1ACD4">
        <w:rPr>
          <w:rFonts w:ascii="Calibri Light,Arial" w:eastAsia="Calibri Light,Arial" w:hAnsi="Calibri Light,Arial" w:cs="Calibri Light,Arial"/>
          <w:b/>
          <w:bCs/>
          <w:i/>
          <w:iCs/>
          <w:sz w:val="18"/>
          <w:szCs w:val="18"/>
        </w:rPr>
        <w:t>:</w:t>
      </w:r>
      <w:r w:rsidRPr="14C1ACD4">
        <w:rPr>
          <w:rFonts w:ascii="Calibri Light" w:eastAsia="Calibri Light" w:hAnsi="Calibri Light" w:cs="Calibri Light"/>
          <w:i/>
          <w:iCs/>
          <w:sz w:val="18"/>
          <w:szCs w:val="18"/>
        </w:rPr>
        <w:t xml:space="preserve"> Recent History</w:t>
      </w:r>
    </w:p>
    <w:p w14:paraId="49383174" w14:textId="77777777" w:rsidR="003964FC" w:rsidRDefault="003964FC" w:rsidP="00A63704">
      <w:pPr>
        <w:pStyle w:val="Heading2Text"/>
        <w:ind w:left="0"/>
        <w:rPr>
          <w:rFonts w:ascii="Calibri Light" w:hAnsi="Calibri Light" w:cs="Tahoma"/>
          <w:b/>
          <w:sz w:val="18"/>
          <w:szCs w:val="18"/>
          <w:u w:val="single"/>
        </w:rPr>
      </w:pPr>
    </w:p>
    <w:p w14:paraId="0BCE0A68" w14:textId="13B8C0DB" w:rsidR="00600C04" w:rsidRDefault="00600C04" w:rsidP="00993B75">
      <w:pPr>
        <w:pStyle w:val="Heading2"/>
      </w:pPr>
      <w:bookmarkStart w:id="43" w:name="_Toc26282914"/>
      <w:r>
        <w:t>2.1.4.3</w:t>
      </w:r>
      <w:r>
        <w:tab/>
      </w:r>
      <w:r w:rsidR="009C64F0">
        <w:t>Utilities Call Center-</w:t>
      </w:r>
      <w:r w:rsidRPr="00A06EA9">
        <w:t xml:space="preserve"> </w:t>
      </w:r>
      <w:r>
        <w:t>Utilities Service Orders</w:t>
      </w:r>
      <w:bookmarkEnd w:id="43"/>
    </w:p>
    <w:p w14:paraId="682A0BEB" w14:textId="712BA7DD" w:rsidR="00576101" w:rsidRDefault="00A63704" w:rsidP="546B4D49">
      <w:pPr>
        <w:pStyle w:val="Heading2Text"/>
        <w:ind w:left="0"/>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Front office agents will often need </w:t>
      </w:r>
      <w:r w:rsidR="002F34A3" w:rsidRPr="546B4D49">
        <w:rPr>
          <w:rFonts w:ascii="Calibri Light" w:eastAsia="Calibri Light" w:hAnsi="Calibri Light" w:cs="Calibri Light"/>
          <w:sz w:val="18"/>
          <w:szCs w:val="18"/>
        </w:rPr>
        <w:t>to create a field request</w:t>
      </w:r>
      <w:r w:rsidR="00232C2C" w:rsidRPr="546B4D49">
        <w:rPr>
          <w:rFonts w:ascii="Calibri Light" w:eastAsia="Calibri Light" w:hAnsi="Calibri Light" w:cs="Calibri Light"/>
          <w:sz w:val="18"/>
          <w:szCs w:val="18"/>
        </w:rPr>
        <w:t>s</w:t>
      </w:r>
      <w:r w:rsidR="002F34A3" w:rsidRPr="546B4D49">
        <w:rPr>
          <w:rFonts w:ascii="Calibri Light" w:eastAsia="Calibri Light" w:hAnsi="Calibri Light" w:cs="Calibri Light"/>
          <w:sz w:val="18"/>
          <w:szCs w:val="18"/>
        </w:rPr>
        <w:t xml:space="preserve"> on behalf of a customer or respond to customer inquiries regarding the status of an outstanding field request.  The </w:t>
      </w:r>
      <w:r w:rsidR="00B128ED" w:rsidRPr="546B4D49">
        <w:rPr>
          <w:rFonts w:ascii="Calibri Light" w:eastAsia="Calibri Light" w:hAnsi="Calibri Light" w:cs="Calibri Light"/>
          <w:sz w:val="18"/>
          <w:szCs w:val="18"/>
        </w:rPr>
        <w:t xml:space="preserve">Utilities </w:t>
      </w:r>
      <w:r w:rsidR="002F34A3" w:rsidRPr="546B4D49">
        <w:rPr>
          <w:rFonts w:ascii="Calibri Light" w:eastAsia="Calibri Light" w:hAnsi="Calibri Light" w:cs="Calibri Light"/>
          <w:sz w:val="18"/>
          <w:szCs w:val="18"/>
        </w:rPr>
        <w:t>Service Orders facet</w:t>
      </w:r>
      <w:r w:rsidR="001E63B9" w:rsidRPr="546B4D49">
        <w:rPr>
          <w:rFonts w:ascii="Calibri Light" w:eastAsia="Calibri Light" w:hAnsi="Calibri Light" w:cs="Calibri Light"/>
          <w:sz w:val="18"/>
          <w:szCs w:val="18"/>
        </w:rPr>
        <w:t xml:space="preserve"> (Tab) in </w:t>
      </w:r>
      <w:r w:rsidR="00392A06" w:rsidRPr="546B4D49">
        <w:rPr>
          <w:rFonts w:ascii="Calibri Light" w:eastAsia="Calibri Light" w:hAnsi="Calibri Light" w:cs="Calibri Light"/>
          <w:b/>
          <w:bCs/>
          <w:sz w:val="18"/>
          <w:szCs w:val="18"/>
        </w:rPr>
        <w:t>Figure 2</w:t>
      </w:r>
      <w:r w:rsidR="005E4DB4" w:rsidRPr="546B4D49">
        <w:rPr>
          <w:rFonts w:ascii="Calibri Light" w:eastAsia="Calibri Light" w:hAnsi="Calibri Light" w:cs="Calibri Light"/>
          <w:b/>
          <w:bCs/>
          <w:sz w:val="18"/>
          <w:szCs w:val="18"/>
        </w:rPr>
        <w:t>2</w:t>
      </w:r>
      <w:r w:rsidR="001E63B9" w:rsidRPr="546B4D49">
        <w:rPr>
          <w:rFonts w:ascii="Calibri Light,Arial" w:eastAsia="Calibri Light,Arial" w:hAnsi="Calibri Light,Arial" w:cs="Calibri Light,Arial"/>
          <w:sz w:val="18"/>
          <w:szCs w:val="18"/>
        </w:rPr>
        <w:t>,</w:t>
      </w:r>
      <w:r w:rsidR="00392A06" w:rsidRPr="546B4D49">
        <w:rPr>
          <w:rFonts w:ascii="Calibri Light,Arial" w:eastAsia="Calibri Light,Arial" w:hAnsi="Calibri Light,Arial" w:cs="Calibri Light,Arial"/>
          <w:sz w:val="18"/>
          <w:szCs w:val="18"/>
        </w:rPr>
        <w:t xml:space="preserve"> </w:t>
      </w:r>
      <w:r w:rsidR="002F34A3" w:rsidRPr="546B4D49">
        <w:rPr>
          <w:rFonts w:ascii="Calibri Light" w:eastAsia="Calibri Light" w:hAnsi="Calibri Light" w:cs="Calibri Light"/>
          <w:sz w:val="18"/>
          <w:szCs w:val="18"/>
        </w:rPr>
        <w:t>will be used to view the status of an order, to issue a new order, and to modify or cancel existing orders</w:t>
      </w:r>
      <w:r w:rsidR="00CD3323" w:rsidRPr="546B4D49">
        <w:rPr>
          <w:rFonts w:ascii="Calibri Light" w:eastAsia="Calibri Light" w:hAnsi="Calibri Light" w:cs="Calibri Light"/>
          <w:sz w:val="18"/>
          <w:szCs w:val="18"/>
        </w:rPr>
        <w:t xml:space="preserve">.  This view shows only orders relevant to confirmed customer. </w:t>
      </w:r>
      <w:r w:rsidR="006A3604" w:rsidRPr="546B4D49">
        <w:rPr>
          <w:rFonts w:ascii="Calibri Light" w:eastAsia="Calibri Light" w:hAnsi="Calibri Light" w:cs="Calibri Light"/>
          <w:sz w:val="18"/>
          <w:szCs w:val="18"/>
        </w:rPr>
        <w:t xml:space="preserve">To modify or cancel an order, select the order and click the </w:t>
      </w:r>
      <w:r w:rsidR="006A3604" w:rsidRPr="14C1ACD4">
        <w:rPr>
          <w:rFonts w:ascii="Calibri Light" w:eastAsia="Calibri Light" w:hAnsi="Calibri Light" w:cs="Calibri Light"/>
          <w:i/>
          <w:iCs/>
          <w:sz w:val="18"/>
          <w:szCs w:val="18"/>
        </w:rPr>
        <w:t>‘More’</w:t>
      </w:r>
      <w:r w:rsidR="006A3604" w:rsidRPr="546B4D49">
        <w:rPr>
          <w:rFonts w:ascii="Calibri Light" w:eastAsia="Calibri Light" w:hAnsi="Calibri Light" w:cs="Calibri Light"/>
          <w:sz w:val="18"/>
          <w:szCs w:val="18"/>
        </w:rPr>
        <w:t xml:space="preserve"> button.  </w:t>
      </w:r>
      <w:r w:rsidR="00576101" w:rsidRPr="546B4D49">
        <w:rPr>
          <w:rFonts w:ascii="Calibri Light" w:eastAsia="Calibri Light" w:hAnsi="Calibri Light" w:cs="Calibri Light"/>
          <w:sz w:val="18"/>
          <w:szCs w:val="18"/>
        </w:rPr>
        <w:t>To create service orders from C4C, the enhancement E-CIM-CS-17 Service Order Creation has been identified.</w:t>
      </w:r>
    </w:p>
    <w:p w14:paraId="00B9C4E0" w14:textId="602906B8" w:rsidR="00B128ED" w:rsidRDefault="0026690C" w:rsidP="003964FC">
      <w:pPr>
        <w:pStyle w:val="Heading2Text"/>
        <w:ind w:left="0"/>
        <w:jc w:val="center"/>
        <w:rPr>
          <w:rFonts w:ascii="Calibri Light" w:hAnsi="Calibri Light" w:cs="Arial"/>
          <w:sz w:val="18"/>
          <w:szCs w:val="18"/>
        </w:rPr>
      </w:pPr>
      <w:r>
        <w:rPr>
          <w:rFonts w:ascii="Calibri Light" w:hAnsi="Calibri Light" w:cs="Arial"/>
          <w:noProof/>
          <w:sz w:val="18"/>
          <w:szCs w:val="18"/>
          <w:lang w:eastAsia="en-US"/>
        </w:rPr>
        <mc:AlternateContent>
          <mc:Choice Requires="wps">
            <w:drawing>
              <wp:anchor distT="0" distB="0" distL="114300" distR="114300" simplePos="0" relativeHeight="251661824" behindDoc="0" locked="0" layoutInCell="1" allowOverlap="1" wp14:anchorId="6DC4244A" wp14:editId="287B578A">
                <wp:simplePos x="0" y="0"/>
                <wp:positionH relativeFrom="column">
                  <wp:posOffset>5105400</wp:posOffset>
                </wp:positionH>
                <wp:positionV relativeFrom="paragraph">
                  <wp:posOffset>808157</wp:posOffset>
                </wp:positionV>
                <wp:extent cx="335280" cy="335280"/>
                <wp:effectExtent l="38100" t="38100" r="64770" b="83820"/>
                <wp:wrapNone/>
                <wp:docPr id="50224" name="Straight Arrow Connector 50224"/>
                <wp:cNvGraphicFramePr/>
                <a:graphic xmlns:a="http://schemas.openxmlformats.org/drawingml/2006/main">
                  <a:graphicData uri="http://schemas.microsoft.com/office/word/2010/wordprocessingShape">
                    <wps:wsp>
                      <wps:cNvCnPr/>
                      <wps:spPr>
                        <a:xfrm flipV="1">
                          <a:off x="0" y="0"/>
                          <a:ext cx="335280" cy="335280"/>
                        </a:xfrm>
                        <a:prstGeom prst="straightConnector1">
                          <a:avLst/>
                        </a:prstGeom>
                        <a:ln>
                          <a:tailEnd type="arrow"/>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B582DD" id="Straight Arrow Connector 50224" o:spid="_x0000_s1026" type="#_x0000_t32" style="position:absolute;margin-left:402pt;margin-top:63.65pt;width:26.4pt;height:26.4pt;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" strokecolor="#f79646 [3209]" strokeweight="2pt">
                <v:stroke endarrow="open"/>
                <v:shadow on="t" color="black" opacity="24903f" origin=",.5" offset="0,.55556mm"/>
              </v:shape>
            </w:pict>
          </mc:Fallback>
        </mc:AlternateContent>
      </w:r>
      <w:r w:rsidR="004D1F96" w:rsidRPr="004D1F96">
        <w:rPr>
          <w:noProof/>
        </w:rPr>
        <w:t xml:space="preserve"> </w:t>
      </w:r>
      <w:r w:rsidR="004D1F96" w:rsidRPr="004D1F96">
        <w:rPr>
          <w:rFonts w:ascii="Calibri Light" w:hAnsi="Calibri Light" w:cs="Arial"/>
          <w:noProof/>
          <w:sz w:val="18"/>
          <w:szCs w:val="18"/>
        </w:rPr>
        <w:drawing>
          <wp:inline distT="0" distB="0" distL="0" distR="0" wp14:anchorId="332F0ED0" wp14:editId="52273B79">
            <wp:extent cx="5943600" cy="2103120"/>
            <wp:effectExtent l="12700" t="12700" r="12700" b="177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103120"/>
                    </a:xfrm>
                    <a:prstGeom prst="rect">
                      <a:avLst/>
                    </a:prstGeom>
                    <a:ln>
                      <a:solidFill>
                        <a:srgbClr val="4F81BD"/>
                      </a:solidFill>
                    </a:ln>
                  </pic:spPr>
                </pic:pic>
              </a:graphicData>
            </a:graphic>
          </wp:inline>
        </w:drawing>
      </w:r>
    </w:p>
    <w:p w14:paraId="71C2745A" w14:textId="0F050A5A" w:rsidR="00392A06" w:rsidRPr="00B128ED" w:rsidRDefault="00392A06" w:rsidP="14C1ACD4">
      <w:pPr>
        <w:pStyle w:val="Heading2Text"/>
        <w:ind w:left="0"/>
        <w:jc w:val="center"/>
        <w:rPr>
          <w:rFonts w:ascii="Calibri Light,Arial" w:eastAsia="Calibri Light,Arial" w:hAnsi="Calibri Light,Arial" w:cs="Calibri Light,Arial"/>
          <w:i/>
          <w:iCs/>
          <w:sz w:val="18"/>
          <w:szCs w:val="18"/>
        </w:rPr>
      </w:pPr>
      <w:r w:rsidRPr="14C1ACD4">
        <w:rPr>
          <w:rFonts w:ascii="Calibri Light" w:eastAsia="Calibri Light" w:hAnsi="Calibri Light" w:cs="Calibri Light"/>
          <w:b/>
          <w:bCs/>
          <w:i/>
          <w:iCs/>
          <w:sz w:val="18"/>
          <w:szCs w:val="18"/>
        </w:rPr>
        <w:t>Figure 2</w:t>
      </w:r>
      <w:r w:rsidR="005E4DB4" w:rsidRPr="14C1ACD4">
        <w:rPr>
          <w:rFonts w:ascii="Calibri Light" w:eastAsia="Calibri Light" w:hAnsi="Calibri Light" w:cs="Calibri Light"/>
          <w:b/>
          <w:bCs/>
          <w:i/>
          <w:iCs/>
          <w:sz w:val="18"/>
          <w:szCs w:val="18"/>
        </w:rPr>
        <w:t>2</w:t>
      </w:r>
      <w:r w:rsidRPr="14C1ACD4">
        <w:rPr>
          <w:rFonts w:ascii="Calibri Light,Tahoma" w:eastAsia="Calibri Light,Tahoma" w:hAnsi="Calibri Light,Tahoma" w:cs="Calibri Light,Tahoma"/>
          <w:b/>
          <w:bCs/>
          <w:i/>
          <w:iCs/>
          <w:sz w:val="18"/>
          <w:szCs w:val="18"/>
        </w:rPr>
        <w:t>:</w:t>
      </w:r>
      <w:r w:rsidRPr="14C1ACD4">
        <w:rPr>
          <w:rFonts w:ascii="Calibri Light" w:eastAsia="Calibri Light" w:hAnsi="Calibri Light" w:cs="Calibri Light"/>
          <w:i/>
          <w:iCs/>
          <w:sz w:val="18"/>
          <w:szCs w:val="18"/>
        </w:rPr>
        <w:t xml:space="preserve"> Service Order</w:t>
      </w:r>
      <w:r w:rsidR="004D1F96">
        <w:rPr>
          <w:rFonts w:ascii="Calibri Light" w:eastAsia="Calibri Light" w:hAnsi="Calibri Light" w:cs="Calibri Light"/>
          <w:i/>
          <w:iCs/>
          <w:sz w:val="18"/>
          <w:szCs w:val="18"/>
        </w:rPr>
        <w:t>s</w:t>
      </w:r>
      <w:r w:rsidRPr="14C1ACD4">
        <w:rPr>
          <w:rFonts w:ascii="Calibri Light" w:eastAsia="Calibri Light" w:hAnsi="Calibri Light" w:cs="Calibri Light"/>
          <w:i/>
          <w:iCs/>
          <w:sz w:val="18"/>
          <w:szCs w:val="18"/>
        </w:rPr>
        <w:t xml:space="preserve"> Facet</w:t>
      </w:r>
    </w:p>
    <w:p w14:paraId="4BF69CA1" w14:textId="77777777" w:rsidR="00392A06" w:rsidRDefault="00392A06" w:rsidP="00392A06">
      <w:pPr>
        <w:pStyle w:val="Heading2Text"/>
        <w:rPr>
          <w:rFonts w:ascii="Calibri Light" w:hAnsi="Calibri Light" w:cs="Arial"/>
          <w:sz w:val="18"/>
          <w:szCs w:val="18"/>
        </w:rPr>
      </w:pPr>
    </w:p>
    <w:p w14:paraId="4EE39C23" w14:textId="32A05E3A" w:rsidR="00A63704" w:rsidRPr="00757F01" w:rsidRDefault="00546452" w:rsidP="546B4D49">
      <w:pPr>
        <w:pStyle w:val="Heading2Text"/>
        <w:ind w:left="0"/>
        <w:rPr>
          <w:rFonts w:ascii="Calibri Light,Tahoma" w:eastAsia="Calibri Light,Tahoma" w:hAnsi="Calibri Light,Tahoma" w:cs="Calibri Light,Tahoma"/>
          <w:sz w:val="18"/>
          <w:szCs w:val="18"/>
        </w:rPr>
      </w:pPr>
      <w:r w:rsidRPr="546B4D49">
        <w:rPr>
          <w:rFonts w:ascii="Calibri Light" w:eastAsia="Calibri Light" w:hAnsi="Calibri Light" w:cs="Calibri Light"/>
          <w:sz w:val="18"/>
          <w:szCs w:val="18"/>
        </w:rPr>
        <w:t>If the ‘Edit’ option is selected, a pop-up will be generated</w:t>
      </w:r>
      <w:r w:rsidR="00FE6A22" w:rsidRPr="546B4D49">
        <w:rPr>
          <w:rFonts w:ascii="Calibri Light" w:eastAsia="Calibri Light" w:hAnsi="Calibri Light" w:cs="Calibri Light"/>
          <w:sz w:val="18"/>
          <w:szCs w:val="18"/>
        </w:rPr>
        <w:t xml:space="preserve"> to modify the request date</w:t>
      </w:r>
      <w:r w:rsidR="00D22862" w:rsidRPr="546B4D49">
        <w:rPr>
          <w:rFonts w:ascii="Calibri Light,Arial" w:eastAsia="Calibri Light,Arial" w:hAnsi="Calibri Light,Arial" w:cs="Calibri Light,Arial"/>
          <w:sz w:val="18"/>
          <w:szCs w:val="18"/>
        </w:rPr>
        <w:t xml:space="preserve"> (</w:t>
      </w:r>
      <w:r w:rsidR="00D22862" w:rsidRPr="546B4D49">
        <w:rPr>
          <w:rFonts w:ascii="Calibri Light" w:eastAsia="Calibri Light" w:hAnsi="Calibri Light" w:cs="Calibri Light"/>
          <w:b/>
          <w:bCs/>
          <w:sz w:val="18"/>
          <w:szCs w:val="18"/>
        </w:rPr>
        <w:t>Figure 2</w:t>
      </w:r>
      <w:r w:rsidR="005E4DB4" w:rsidRPr="546B4D49">
        <w:rPr>
          <w:rFonts w:ascii="Calibri Light" w:eastAsia="Calibri Light" w:hAnsi="Calibri Light" w:cs="Calibri Light"/>
          <w:b/>
          <w:bCs/>
          <w:sz w:val="18"/>
          <w:szCs w:val="18"/>
        </w:rPr>
        <w:t>3</w:t>
      </w:r>
      <w:r w:rsidR="00D22862" w:rsidRPr="546B4D49">
        <w:rPr>
          <w:rFonts w:ascii="Calibri Light,Arial" w:eastAsia="Calibri Light,Arial" w:hAnsi="Calibri Light,Arial" w:cs="Calibri Light,Arial"/>
          <w:sz w:val="18"/>
          <w:szCs w:val="18"/>
        </w:rPr>
        <w:t>)</w:t>
      </w:r>
      <w:r w:rsidR="00FE6A22" w:rsidRPr="546B4D49">
        <w:rPr>
          <w:rFonts w:ascii="Calibri Light" w:eastAsia="Calibri Light" w:hAnsi="Calibri Light" w:cs="Calibri Light"/>
          <w:sz w:val="18"/>
          <w:szCs w:val="18"/>
        </w:rPr>
        <w:t>.  If the ‘Cancel’ option is selected, a pop-up to confirm the cancellation will be appear</w:t>
      </w:r>
      <w:r w:rsidR="00D22862" w:rsidRPr="546B4D49">
        <w:rPr>
          <w:rFonts w:ascii="Calibri Light,Arial" w:eastAsia="Calibri Light,Arial" w:hAnsi="Calibri Light,Arial" w:cs="Calibri Light,Arial"/>
          <w:sz w:val="18"/>
          <w:szCs w:val="18"/>
        </w:rPr>
        <w:t xml:space="preserve"> (</w:t>
      </w:r>
      <w:r w:rsidR="00D22862" w:rsidRPr="546B4D49">
        <w:rPr>
          <w:rFonts w:ascii="Calibri Light" w:eastAsia="Calibri Light" w:hAnsi="Calibri Light" w:cs="Calibri Light"/>
          <w:b/>
          <w:bCs/>
          <w:sz w:val="18"/>
          <w:szCs w:val="18"/>
        </w:rPr>
        <w:t>Figure 2</w:t>
      </w:r>
      <w:r w:rsidR="005E4DB4" w:rsidRPr="546B4D49">
        <w:rPr>
          <w:rFonts w:ascii="Calibri Light" w:eastAsia="Calibri Light" w:hAnsi="Calibri Light" w:cs="Calibri Light"/>
          <w:b/>
          <w:bCs/>
          <w:sz w:val="18"/>
          <w:szCs w:val="18"/>
        </w:rPr>
        <w:t>4</w:t>
      </w:r>
      <w:r w:rsidR="00D22862" w:rsidRPr="546B4D49">
        <w:rPr>
          <w:rFonts w:ascii="Calibri Light,Arial" w:eastAsia="Calibri Light,Arial" w:hAnsi="Calibri Light,Arial" w:cs="Calibri Light,Arial"/>
          <w:sz w:val="18"/>
          <w:szCs w:val="18"/>
        </w:rPr>
        <w:t>)</w:t>
      </w:r>
      <w:r w:rsidR="00FE6A22" w:rsidRPr="546B4D49">
        <w:rPr>
          <w:rFonts w:ascii="Calibri Light" w:eastAsia="Calibri Light" w:hAnsi="Calibri Light" w:cs="Calibri Light"/>
          <w:sz w:val="18"/>
          <w:szCs w:val="18"/>
        </w:rPr>
        <w:t xml:space="preserve">.  For additional information on the service order process, please refer </w:t>
      </w:r>
      <w:r w:rsidR="0080230D" w:rsidRPr="546B4D49">
        <w:rPr>
          <w:rFonts w:ascii="Calibri Light" w:eastAsia="Calibri Light" w:hAnsi="Calibri Light" w:cs="Calibri Light"/>
          <w:sz w:val="18"/>
          <w:szCs w:val="18"/>
        </w:rPr>
        <w:t xml:space="preserve">to </w:t>
      </w:r>
      <w:hyperlink r:id="rId50" w:history="1">
        <w:r w:rsidR="005A3D2E" w:rsidRPr="546B4D49">
          <w:rPr>
            <w:rStyle w:val="Hyperlink"/>
            <w:rFonts w:ascii="Calibri Light" w:eastAsia="Calibri Light" w:hAnsi="Calibri Light" w:cs="Calibri Light"/>
            <w:sz w:val="18"/>
            <w:szCs w:val="18"/>
          </w:rPr>
          <w:t>BPD CIM-CS-04 Handle Trouble &amp; Outage Contacts - Process Trouble Call</w:t>
        </w:r>
      </w:hyperlink>
      <w:r w:rsidR="005A3D2E" w:rsidRPr="546B4D49">
        <w:rPr>
          <w:rFonts w:ascii="Calibri Light" w:eastAsia="Calibri Light" w:hAnsi="Calibri Light" w:cs="Calibri Light"/>
          <w:sz w:val="18"/>
          <w:szCs w:val="18"/>
        </w:rPr>
        <w:t xml:space="preserve"> and </w:t>
      </w:r>
      <w:hyperlink r:id="rId51" w:history="1">
        <w:r w:rsidR="005A3D2E" w:rsidRPr="546B4D49">
          <w:rPr>
            <w:rStyle w:val="Hyperlink"/>
            <w:rFonts w:ascii="Calibri Light" w:eastAsia="Calibri Light" w:hAnsi="Calibri Light" w:cs="Calibri Light"/>
            <w:sz w:val="18"/>
            <w:szCs w:val="18"/>
          </w:rPr>
          <w:t>BPD CIM-CS-05-Handle Request-Process Field Work Request</w:t>
        </w:r>
      </w:hyperlink>
      <w:r w:rsidR="005A3D2E" w:rsidRPr="546B4D49">
        <w:rPr>
          <w:rFonts w:ascii="Calibri Light,Tahoma" w:eastAsia="Calibri Light,Tahoma" w:hAnsi="Calibri Light,Tahoma" w:cs="Calibri Light,Tahoma"/>
          <w:sz w:val="18"/>
          <w:szCs w:val="18"/>
        </w:rPr>
        <w:t>.</w:t>
      </w:r>
    </w:p>
    <w:p w14:paraId="0CE9C7C7" w14:textId="791E054F" w:rsidR="00816555" w:rsidRDefault="004D1F96" w:rsidP="003964FC">
      <w:pPr>
        <w:pStyle w:val="Heading2Text"/>
        <w:ind w:left="0"/>
        <w:jc w:val="center"/>
        <w:rPr>
          <w:rFonts w:ascii="Calibri Light" w:hAnsi="Calibri Light" w:cs="Arial"/>
          <w:sz w:val="18"/>
          <w:szCs w:val="18"/>
        </w:rPr>
      </w:pPr>
      <w:r w:rsidRPr="004D1F96">
        <w:rPr>
          <w:rFonts w:ascii="Calibri Light" w:hAnsi="Calibri Light" w:cs="Arial"/>
          <w:noProof/>
          <w:sz w:val="18"/>
          <w:szCs w:val="18"/>
        </w:rPr>
        <w:drawing>
          <wp:inline distT="0" distB="0" distL="0" distR="0" wp14:anchorId="0FBEA642" wp14:editId="7299148C">
            <wp:extent cx="4461864" cy="2337712"/>
            <wp:effectExtent l="12700" t="12700" r="8890" b="1206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471998" cy="2343022"/>
                    </a:xfrm>
                    <a:prstGeom prst="rect">
                      <a:avLst/>
                    </a:prstGeom>
                    <a:ln>
                      <a:solidFill>
                        <a:srgbClr val="4F81BD"/>
                      </a:solidFill>
                    </a:ln>
                  </pic:spPr>
                </pic:pic>
              </a:graphicData>
            </a:graphic>
          </wp:inline>
        </w:drawing>
      </w:r>
    </w:p>
    <w:p w14:paraId="7FA1E7B1" w14:textId="76854DA8" w:rsidR="00392A06" w:rsidRPr="000D1339" w:rsidRDefault="00392A06" w:rsidP="7C4A50D8">
      <w:pPr>
        <w:pStyle w:val="Heading2Text"/>
        <w:ind w:left="0"/>
        <w:jc w:val="center"/>
        <w:rPr>
          <w:rFonts w:ascii="Calibri Light,Arial" w:eastAsia="Calibri Light,Arial" w:hAnsi="Calibri Light,Arial" w:cs="Calibri Light,Arial"/>
          <w:i/>
          <w:iCs/>
          <w:sz w:val="18"/>
          <w:szCs w:val="18"/>
        </w:rPr>
      </w:pPr>
      <w:r w:rsidRPr="7C4A50D8">
        <w:rPr>
          <w:rFonts w:ascii="Calibri Light" w:eastAsia="Calibri Light" w:hAnsi="Calibri Light" w:cs="Calibri Light"/>
          <w:b/>
          <w:bCs/>
          <w:i/>
          <w:iCs/>
          <w:sz w:val="18"/>
          <w:szCs w:val="18"/>
        </w:rPr>
        <w:t>Figure 2</w:t>
      </w:r>
      <w:r w:rsidR="005E4DB4" w:rsidRPr="7C4A50D8">
        <w:rPr>
          <w:rFonts w:ascii="Calibri Light" w:eastAsia="Calibri Light" w:hAnsi="Calibri Light" w:cs="Calibri Light"/>
          <w:b/>
          <w:bCs/>
          <w:i/>
          <w:iCs/>
          <w:sz w:val="18"/>
          <w:szCs w:val="18"/>
        </w:rPr>
        <w:t>3</w:t>
      </w:r>
      <w:r w:rsidRPr="7C4A50D8">
        <w:rPr>
          <w:rFonts w:ascii="Calibri Light,Arial" w:eastAsia="Calibri Light,Arial" w:hAnsi="Calibri Light,Arial" w:cs="Calibri Light,Arial"/>
          <w:b/>
          <w:bCs/>
          <w:i/>
          <w:iCs/>
          <w:sz w:val="18"/>
          <w:szCs w:val="18"/>
        </w:rPr>
        <w:t>:</w:t>
      </w:r>
      <w:r w:rsidRPr="7C4A50D8">
        <w:rPr>
          <w:rFonts w:ascii="Calibri Light" w:eastAsia="Calibri Light" w:hAnsi="Calibri Light" w:cs="Calibri Light"/>
          <w:i/>
          <w:iCs/>
          <w:sz w:val="18"/>
          <w:szCs w:val="18"/>
        </w:rPr>
        <w:t xml:space="preserve"> Edit Service Order</w:t>
      </w:r>
    </w:p>
    <w:p w14:paraId="01427FAB" w14:textId="23AC33C7" w:rsidR="00816555" w:rsidRDefault="004D1F96" w:rsidP="003964FC">
      <w:pPr>
        <w:pStyle w:val="Heading2Text"/>
        <w:ind w:left="0"/>
        <w:jc w:val="center"/>
        <w:rPr>
          <w:rFonts w:ascii="Calibri Light" w:hAnsi="Calibri Light" w:cs="Arial"/>
          <w:sz w:val="18"/>
          <w:szCs w:val="18"/>
        </w:rPr>
      </w:pPr>
      <w:r w:rsidRPr="004D1F96">
        <w:rPr>
          <w:rFonts w:ascii="Calibri Light" w:hAnsi="Calibri Light" w:cs="Arial"/>
          <w:noProof/>
          <w:sz w:val="18"/>
          <w:szCs w:val="18"/>
        </w:rPr>
        <w:lastRenderedPageBreak/>
        <w:drawing>
          <wp:inline distT="0" distB="0" distL="0" distR="0" wp14:anchorId="204B1AC9" wp14:editId="2ED4A539">
            <wp:extent cx="3825482" cy="1231838"/>
            <wp:effectExtent l="12700" t="12700" r="10160" b="1333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849210" cy="1239479"/>
                    </a:xfrm>
                    <a:prstGeom prst="rect">
                      <a:avLst/>
                    </a:prstGeom>
                    <a:ln>
                      <a:solidFill>
                        <a:srgbClr val="4F81BD"/>
                      </a:solidFill>
                    </a:ln>
                  </pic:spPr>
                </pic:pic>
              </a:graphicData>
            </a:graphic>
          </wp:inline>
        </w:drawing>
      </w:r>
    </w:p>
    <w:p w14:paraId="6F287B17" w14:textId="4D4B9749" w:rsidR="00392A06" w:rsidRDefault="00392A06" w:rsidP="14C1ACD4">
      <w:pPr>
        <w:pStyle w:val="Heading2Text"/>
        <w:ind w:left="0"/>
        <w:jc w:val="center"/>
        <w:rPr>
          <w:rFonts w:ascii="Calibri Light,Arial" w:eastAsia="Calibri Light,Arial" w:hAnsi="Calibri Light,Arial" w:cs="Calibri Light,Arial"/>
          <w:i/>
          <w:iCs/>
          <w:sz w:val="18"/>
          <w:szCs w:val="18"/>
        </w:rPr>
      </w:pPr>
      <w:r w:rsidRPr="14C1ACD4">
        <w:rPr>
          <w:rFonts w:ascii="Calibri Light" w:eastAsia="Calibri Light" w:hAnsi="Calibri Light" w:cs="Calibri Light"/>
          <w:b/>
          <w:bCs/>
          <w:i/>
          <w:iCs/>
          <w:sz w:val="18"/>
          <w:szCs w:val="18"/>
        </w:rPr>
        <w:t>Figure 2</w:t>
      </w:r>
      <w:r w:rsidR="005E4DB4" w:rsidRPr="14C1ACD4">
        <w:rPr>
          <w:rFonts w:ascii="Calibri Light" w:eastAsia="Calibri Light" w:hAnsi="Calibri Light" w:cs="Calibri Light"/>
          <w:b/>
          <w:bCs/>
          <w:i/>
          <w:iCs/>
          <w:sz w:val="18"/>
          <w:szCs w:val="18"/>
        </w:rPr>
        <w:t>4</w:t>
      </w:r>
      <w:r w:rsidRPr="14C1ACD4">
        <w:rPr>
          <w:rFonts w:ascii="Calibri Light,Arial" w:eastAsia="Calibri Light,Arial" w:hAnsi="Calibri Light,Arial" w:cs="Calibri Light,Arial"/>
          <w:b/>
          <w:bCs/>
          <w:i/>
          <w:iCs/>
          <w:sz w:val="18"/>
          <w:szCs w:val="18"/>
        </w:rPr>
        <w:t xml:space="preserve">: </w:t>
      </w:r>
      <w:r w:rsidRPr="14C1ACD4">
        <w:rPr>
          <w:rFonts w:ascii="Calibri Light" w:eastAsia="Calibri Light" w:hAnsi="Calibri Light" w:cs="Calibri Light"/>
          <w:i/>
          <w:iCs/>
          <w:sz w:val="18"/>
          <w:szCs w:val="18"/>
        </w:rPr>
        <w:t>Cancel Service Order</w:t>
      </w:r>
    </w:p>
    <w:p w14:paraId="7F07157E" w14:textId="77777777" w:rsidR="003964FC" w:rsidRDefault="003964FC" w:rsidP="00005F2B">
      <w:pPr>
        <w:rPr>
          <w:rFonts w:ascii="Calibri Light" w:hAnsi="Calibri Light" w:cs="Arial"/>
          <w:sz w:val="18"/>
          <w:szCs w:val="18"/>
        </w:rPr>
      </w:pPr>
    </w:p>
    <w:p w14:paraId="4DD07CFB" w14:textId="25716A1A" w:rsidR="00005F2B" w:rsidRPr="00005F2B" w:rsidRDefault="00693A8C" w:rsidP="546B4D49">
      <w:pPr>
        <w:rPr>
          <w:rFonts w:ascii="Calibri Light" w:eastAsia="Calibri Light" w:hAnsi="Calibri Light" w:cs="Calibri Light"/>
          <w:sz w:val="18"/>
          <w:szCs w:val="18"/>
        </w:rPr>
      </w:pPr>
      <w:r w:rsidRPr="546B4D49">
        <w:rPr>
          <w:rFonts w:ascii="Calibri Light" w:eastAsia="Calibri Light" w:hAnsi="Calibri Light" w:cs="Calibri Light"/>
          <w:sz w:val="18"/>
          <w:szCs w:val="18"/>
        </w:rPr>
        <w:t xml:space="preserve">In order to view planned, unplanned and macro outage events, </w:t>
      </w:r>
      <w:r w:rsidR="00005F2B" w:rsidRPr="546B4D49">
        <w:rPr>
          <w:rFonts w:ascii="Calibri Light" w:eastAsia="Calibri Light" w:hAnsi="Calibri Light" w:cs="Calibri Light"/>
          <w:sz w:val="18"/>
          <w:szCs w:val="18"/>
        </w:rPr>
        <w:t xml:space="preserve">an </w:t>
      </w:r>
      <w:r w:rsidRPr="546B4D49">
        <w:rPr>
          <w:rFonts w:ascii="Calibri Light" w:eastAsia="Calibri Light" w:hAnsi="Calibri Light" w:cs="Calibri Light"/>
          <w:sz w:val="18"/>
          <w:szCs w:val="18"/>
        </w:rPr>
        <w:t xml:space="preserve">enhancement </w:t>
      </w:r>
      <w:r w:rsidR="003964FC" w:rsidRPr="546B4D49">
        <w:rPr>
          <w:rFonts w:ascii="Calibri Light" w:eastAsia="Calibri Light" w:hAnsi="Calibri Light" w:cs="Calibri Light"/>
          <w:sz w:val="18"/>
          <w:szCs w:val="18"/>
        </w:rPr>
        <w:t xml:space="preserve">E-CIM-CS-17 C4C Outage View </w:t>
      </w:r>
      <w:r w:rsidR="00005F2B" w:rsidRPr="546B4D49">
        <w:rPr>
          <w:rFonts w:ascii="Calibri Light" w:eastAsia="Calibri Light" w:hAnsi="Calibri Light" w:cs="Calibri Light"/>
          <w:sz w:val="18"/>
          <w:szCs w:val="18"/>
        </w:rPr>
        <w:t>has been</w:t>
      </w:r>
      <w:r w:rsidR="00005F2B" w:rsidRPr="546B4D49">
        <w:rPr>
          <w:rFonts w:ascii="Calibri Light" w:eastAsia="Calibri Light" w:hAnsi="Calibri Light" w:cs="Calibri Light"/>
          <w:color w:val="0000FF"/>
          <w:sz w:val="18"/>
          <w:szCs w:val="18"/>
        </w:rPr>
        <w:t xml:space="preserve"> </w:t>
      </w:r>
      <w:r w:rsidR="00005F2B" w:rsidRPr="546B4D49">
        <w:rPr>
          <w:rFonts w:ascii="Calibri Light" w:eastAsia="Calibri Light" w:hAnsi="Calibri Light" w:cs="Calibri Light"/>
          <w:sz w:val="18"/>
          <w:szCs w:val="18"/>
        </w:rPr>
        <w:t>identified which will</w:t>
      </w:r>
      <w:r w:rsidR="00005F2B" w:rsidRPr="546B4D49">
        <w:rPr>
          <w:rFonts w:ascii="Calibri Light" w:eastAsia="Calibri Light" w:hAnsi="Calibri Light" w:cs="Calibri Light"/>
          <w:color w:val="0000FF"/>
          <w:sz w:val="18"/>
          <w:szCs w:val="18"/>
        </w:rPr>
        <w:t xml:space="preserve"> </w:t>
      </w:r>
      <w:r w:rsidR="00005F2B" w:rsidRPr="546B4D49">
        <w:rPr>
          <w:rFonts w:ascii="Calibri Light" w:eastAsia="Calibri Light" w:hAnsi="Calibri Light" w:cs="Calibri Light"/>
          <w:sz w:val="18"/>
          <w:szCs w:val="18"/>
        </w:rPr>
        <w:t>enhance the Utilities Service Order</w:t>
      </w:r>
      <w:r w:rsidR="009A5054" w:rsidRPr="546B4D49">
        <w:rPr>
          <w:rFonts w:ascii="Calibri Light" w:eastAsia="Calibri Light" w:hAnsi="Calibri Light" w:cs="Calibri Light"/>
          <w:sz w:val="18"/>
          <w:szCs w:val="18"/>
        </w:rPr>
        <w:t>s facet</w:t>
      </w:r>
      <w:r w:rsidR="001E63B9" w:rsidRPr="546B4D49">
        <w:rPr>
          <w:rFonts w:ascii="Calibri Light" w:eastAsia="Calibri Light" w:hAnsi="Calibri Light" w:cs="Calibri Light"/>
          <w:sz w:val="18"/>
          <w:szCs w:val="18"/>
        </w:rPr>
        <w:t xml:space="preserve"> (tab)</w:t>
      </w:r>
      <w:r w:rsidR="009A5054" w:rsidRPr="546B4D49">
        <w:rPr>
          <w:rFonts w:ascii="Calibri Light" w:eastAsia="Calibri Light" w:hAnsi="Calibri Light" w:cs="Calibri Light"/>
          <w:sz w:val="18"/>
          <w:szCs w:val="18"/>
        </w:rPr>
        <w:t xml:space="preserve">, as shown in </w:t>
      </w:r>
      <w:r w:rsidR="009A5054" w:rsidRPr="546B4D49">
        <w:rPr>
          <w:rFonts w:ascii="Calibri Light" w:eastAsia="Calibri Light" w:hAnsi="Calibri Light" w:cs="Calibri Light"/>
          <w:b/>
          <w:bCs/>
          <w:sz w:val="18"/>
          <w:szCs w:val="18"/>
        </w:rPr>
        <w:t>Figure 2</w:t>
      </w:r>
      <w:r w:rsidR="005E4DB4" w:rsidRPr="546B4D49">
        <w:rPr>
          <w:rFonts w:ascii="Calibri Light" w:eastAsia="Calibri Light" w:hAnsi="Calibri Light" w:cs="Calibri Light"/>
          <w:b/>
          <w:bCs/>
          <w:sz w:val="18"/>
          <w:szCs w:val="18"/>
        </w:rPr>
        <w:t>5</w:t>
      </w:r>
      <w:r w:rsidR="009A5054" w:rsidRPr="546B4D49">
        <w:rPr>
          <w:rFonts w:ascii="Calibri Light" w:eastAsia="Calibri Light" w:hAnsi="Calibri Light" w:cs="Calibri Light"/>
          <w:sz w:val="18"/>
          <w:szCs w:val="18"/>
        </w:rPr>
        <w:t>.</w:t>
      </w:r>
      <w:r w:rsidR="00DE79A5" w:rsidRPr="546B4D49">
        <w:rPr>
          <w:rFonts w:ascii="Calibri Light" w:eastAsia="Calibri Light" w:hAnsi="Calibri Light" w:cs="Calibri Light"/>
          <w:sz w:val="18"/>
          <w:szCs w:val="18"/>
        </w:rPr>
        <w:t xml:space="preserve"> A front office process has been identified which will allow users to query S4/HANA to view open service orders.</w:t>
      </w:r>
    </w:p>
    <w:p w14:paraId="52578CEA" w14:textId="77777777" w:rsidR="003964FC" w:rsidRDefault="003964FC" w:rsidP="00693A8C">
      <w:pPr>
        <w:pStyle w:val="Heading2Text"/>
        <w:ind w:left="0"/>
        <w:rPr>
          <w:rFonts w:ascii="Calibri Light" w:hAnsi="Calibri Light" w:cs="Arial"/>
          <w:sz w:val="18"/>
          <w:szCs w:val="18"/>
        </w:rPr>
      </w:pPr>
    </w:p>
    <w:p w14:paraId="03C5BDC9" w14:textId="383F6DDA" w:rsidR="00693A8C" w:rsidRDefault="004D1F96" w:rsidP="003964FC">
      <w:pPr>
        <w:pStyle w:val="Heading2Text"/>
        <w:ind w:left="0"/>
        <w:jc w:val="center"/>
        <w:rPr>
          <w:rFonts w:ascii="Calibri Light" w:hAnsi="Calibri Light" w:cs="Arial"/>
          <w:sz w:val="18"/>
          <w:szCs w:val="18"/>
        </w:rPr>
      </w:pPr>
      <w:r w:rsidRPr="004D1F96">
        <w:rPr>
          <w:rFonts w:ascii="Calibri Light" w:hAnsi="Calibri Light" w:cs="Arial"/>
          <w:noProof/>
          <w:sz w:val="18"/>
          <w:szCs w:val="18"/>
        </w:rPr>
        <w:drawing>
          <wp:inline distT="0" distB="0" distL="0" distR="0" wp14:anchorId="74660A1A" wp14:editId="62470B79">
            <wp:extent cx="5061470" cy="3715530"/>
            <wp:effectExtent l="12700" t="12700" r="19050" b="1841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065756" cy="3718677"/>
                    </a:xfrm>
                    <a:prstGeom prst="rect">
                      <a:avLst/>
                    </a:prstGeom>
                    <a:ln>
                      <a:solidFill>
                        <a:srgbClr val="4F81BD"/>
                      </a:solidFill>
                    </a:ln>
                  </pic:spPr>
                </pic:pic>
              </a:graphicData>
            </a:graphic>
          </wp:inline>
        </w:drawing>
      </w:r>
    </w:p>
    <w:p w14:paraId="498AD57B" w14:textId="1F3DE3DB" w:rsidR="009A5054" w:rsidRDefault="00005F2B" w:rsidP="546B4D49">
      <w:pPr>
        <w:pStyle w:val="Heading2Text"/>
        <w:ind w:left="0"/>
        <w:jc w:val="center"/>
        <w:rPr>
          <w:rFonts w:ascii="Calibri Light,Arial" w:eastAsia="Calibri Light,Arial" w:hAnsi="Calibri Light,Arial" w:cs="Calibri Light,Arial"/>
          <w:sz w:val="18"/>
          <w:szCs w:val="18"/>
        </w:rPr>
      </w:pPr>
      <w:r w:rsidRPr="14C1ACD4">
        <w:rPr>
          <w:rFonts w:ascii="Calibri Light" w:eastAsia="Calibri Light" w:hAnsi="Calibri Light" w:cs="Calibri Light"/>
          <w:b/>
          <w:bCs/>
          <w:i/>
          <w:iCs/>
          <w:sz w:val="18"/>
          <w:szCs w:val="18"/>
        </w:rPr>
        <w:t>Figure 2</w:t>
      </w:r>
      <w:r w:rsidR="005E4DB4" w:rsidRPr="14C1ACD4">
        <w:rPr>
          <w:rFonts w:ascii="Calibri Light" w:eastAsia="Calibri Light" w:hAnsi="Calibri Light" w:cs="Calibri Light"/>
          <w:b/>
          <w:bCs/>
          <w:i/>
          <w:iCs/>
          <w:sz w:val="18"/>
          <w:szCs w:val="18"/>
        </w:rPr>
        <w:t>5</w:t>
      </w:r>
      <w:r w:rsidRPr="14C1ACD4">
        <w:rPr>
          <w:rFonts w:ascii="Calibri Light,Arial" w:eastAsia="Calibri Light,Arial" w:hAnsi="Calibri Light,Arial" w:cs="Calibri Light,Arial"/>
          <w:b/>
          <w:bCs/>
          <w:i/>
          <w:iCs/>
          <w:sz w:val="18"/>
          <w:szCs w:val="18"/>
        </w:rPr>
        <w:t>:</w:t>
      </w:r>
      <w:r w:rsidRPr="14C1ACD4">
        <w:rPr>
          <w:rFonts w:ascii="Calibri Light" w:eastAsia="Calibri Light" w:hAnsi="Calibri Light" w:cs="Calibri Light"/>
          <w:i/>
          <w:iCs/>
          <w:sz w:val="18"/>
          <w:szCs w:val="18"/>
        </w:rPr>
        <w:t xml:space="preserve"> Macro Outage Event Enhancement</w:t>
      </w:r>
    </w:p>
    <w:p w14:paraId="6E2CBD4D" w14:textId="2990D9FE" w:rsidR="00600C04" w:rsidRDefault="00600C04" w:rsidP="00993B75">
      <w:pPr>
        <w:pStyle w:val="Heading2"/>
      </w:pPr>
      <w:bookmarkStart w:id="44" w:name="_Toc26282915"/>
      <w:r>
        <w:t>2.1.4.4</w:t>
      </w:r>
      <w:r>
        <w:tab/>
      </w:r>
      <w:r w:rsidR="009C64F0">
        <w:t>Utilities Call Center -</w:t>
      </w:r>
      <w:r w:rsidRPr="00A06EA9">
        <w:t xml:space="preserve"> </w:t>
      </w:r>
      <w:r>
        <w:t>Move-In / Move-Out</w:t>
      </w:r>
      <w:bookmarkEnd w:id="44"/>
      <w:r>
        <w:t xml:space="preserve"> </w:t>
      </w:r>
    </w:p>
    <w:p w14:paraId="45672936" w14:textId="77777777" w:rsidR="00600C04" w:rsidRDefault="00600C04" w:rsidP="0096405E">
      <w:pPr>
        <w:rPr>
          <w:rFonts w:ascii="Calibri Light" w:hAnsi="Calibri Light" w:cs="Arial"/>
          <w:sz w:val="18"/>
          <w:szCs w:val="18"/>
        </w:rPr>
      </w:pPr>
    </w:p>
    <w:p w14:paraId="21A4C85F" w14:textId="6252C1BC" w:rsidR="0096405E" w:rsidRPr="00950D7C" w:rsidRDefault="003C187C" w:rsidP="546B4D49">
      <w:pPr>
        <w:rPr>
          <w:rFonts w:ascii="Calibri Light" w:eastAsia="Calibri Light" w:hAnsi="Calibri Light" w:cs="Calibri Light"/>
        </w:rPr>
      </w:pPr>
      <w:r w:rsidRPr="546B4D49">
        <w:rPr>
          <w:rFonts w:ascii="Calibri Light" w:eastAsia="Calibri Light" w:hAnsi="Calibri Light" w:cs="Calibri Light"/>
          <w:sz w:val="18"/>
          <w:szCs w:val="18"/>
        </w:rPr>
        <w:t xml:space="preserve">The move-in/out </w:t>
      </w:r>
      <w:r w:rsidR="00BB4351" w:rsidRPr="546B4D49">
        <w:rPr>
          <w:rFonts w:ascii="Calibri Light" w:eastAsia="Calibri Light" w:hAnsi="Calibri Light" w:cs="Calibri Light"/>
          <w:sz w:val="18"/>
          <w:szCs w:val="18"/>
        </w:rPr>
        <w:t>will be performed via C4C</w:t>
      </w:r>
      <w:r w:rsidR="00410FAE" w:rsidRPr="546B4D49">
        <w:rPr>
          <w:rFonts w:ascii="Calibri Light" w:eastAsia="Calibri Light" w:hAnsi="Calibri Light" w:cs="Calibri Light"/>
          <w:sz w:val="18"/>
          <w:szCs w:val="18"/>
        </w:rPr>
        <w:t>.  The outline of each process is below.  For additional d</w:t>
      </w:r>
      <w:r w:rsidR="0096405E" w:rsidRPr="546B4D49">
        <w:rPr>
          <w:rFonts w:ascii="Calibri Light" w:eastAsia="Calibri Light" w:hAnsi="Calibri Light" w:cs="Calibri Light"/>
          <w:sz w:val="18"/>
          <w:szCs w:val="18"/>
        </w:rPr>
        <w:t xml:space="preserve">etails, please refer to </w:t>
      </w:r>
      <w:hyperlink r:id="rId55" w:history="1">
        <w:r w:rsidR="0096405E" w:rsidRPr="546B4D49">
          <w:rPr>
            <w:rStyle w:val="Hyperlink"/>
            <w:rFonts w:ascii="Calibri Light" w:eastAsia="Calibri Light" w:hAnsi="Calibri Light" w:cs="Calibri Light"/>
            <w:sz w:val="18"/>
            <w:szCs w:val="18"/>
          </w:rPr>
          <w:t>Process - 15 - CIM-CS-02 - Handle Customer Move-in/Out - Contract New</w:t>
        </w:r>
      </w:hyperlink>
      <w:r w:rsidR="0096405E" w:rsidRPr="546B4D49">
        <w:rPr>
          <w:rFonts w:ascii="Calibri Light" w:eastAsia="Calibri Light" w:hAnsi="Calibri Light" w:cs="Calibri Light"/>
          <w:color w:val="000000"/>
          <w:sz w:val="18"/>
          <w:szCs w:val="18"/>
        </w:rPr>
        <w:t xml:space="preserve"> and </w:t>
      </w:r>
      <w:hyperlink r:id="rId56" w:history="1">
        <w:r w:rsidR="0096405E" w:rsidRPr="546B4D49">
          <w:rPr>
            <w:rStyle w:val="Hyperlink"/>
            <w:rFonts w:ascii="Calibri Light" w:eastAsia="Calibri Light" w:hAnsi="Calibri Light" w:cs="Calibri Light"/>
            <w:sz w:val="18"/>
            <w:szCs w:val="18"/>
          </w:rPr>
          <w:t>Process - 16 - CIM-CS-03 - Handle Customer Move-in/Out - Contract End</w:t>
        </w:r>
      </w:hyperlink>
      <w:r w:rsidR="0096405E" w:rsidRPr="546B4D49">
        <w:rPr>
          <w:rFonts w:ascii="Calibri Light" w:eastAsia="Calibri Light" w:hAnsi="Calibri Light" w:cs="Calibri Light"/>
          <w:sz w:val="18"/>
          <w:szCs w:val="18"/>
        </w:rPr>
        <w:t>.</w:t>
      </w:r>
      <w:r w:rsidR="0096405E" w:rsidRPr="546B4D49">
        <w:rPr>
          <w:rFonts w:ascii="Calibri Light" w:eastAsia="Calibri Light" w:hAnsi="Calibri Light" w:cs="Calibri Light"/>
        </w:rPr>
        <w:t xml:space="preserve"> </w:t>
      </w:r>
    </w:p>
    <w:p w14:paraId="49A7B07D" w14:textId="77777777" w:rsidR="00053296" w:rsidRPr="00950D7C" w:rsidRDefault="00053296" w:rsidP="008A748A">
      <w:pPr>
        <w:pStyle w:val="Heading2Text"/>
        <w:ind w:left="0"/>
        <w:rPr>
          <w:rFonts w:ascii="Calibri Light" w:hAnsi="Calibri Light" w:cs="Arial"/>
          <w:sz w:val="18"/>
          <w:szCs w:val="18"/>
        </w:rPr>
      </w:pPr>
    </w:p>
    <w:p w14:paraId="412A8C4B" w14:textId="77777777" w:rsidR="00AF71FA" w:rsidRDefault="00AF71FA" w:rsidP="546B4D49">
      <w:pPr>
        <w:pStyle w:val="Heading2Text"/>
        <w:ind w:left="0"/>
        <w:rPr>
          <w:rFonts w:ascii="Calibri Light,Arial" w:eastAsia="Calibri Light,Arial" w:hAnsi="Calibri Light,Arial" w:cs="Calibri Light,Arial"/>
          <w:sz w:val="18"/>
          <w:szCs w:val="18"/>
        </w:rPr>
      </w:pPr>
      <w:r w:rsidRPr="546B4D49">
        <w:rPr>
          <w:rFonts w:ascii="Calibri Light" w:eastAsia="Calibri Light" w:hAnsi="Calibri Light" w:cs="Calibri Light"/>
          <w:b/>
          <w:bCs/>
          <w:sz w:val="18"/>
          <w:szCs w:val="18"/>
        </w:rPr>
        <w:t>Move-In:</w:t>
      </w:r>
      <w:r w:rsidRPr="546B4D49">
        <w:rPr>
          <w:rFonts w:ascii="Calibri Light,Arial" w:eastAsia="Calibri Light,Arial" w:hAnsi="Calibri Light,Arial" w:cs="Calibri Light,Arial"/>
          <w:sz w:val="18"/>
          <w:szCs w:val="18"/>
        </w:rPr>
        <w:t xml:space="preserve"> </w:t>
      </w:r>
      <w:r w:rsidR="002030E7" w:rsidRPr="546B4D49">
        <w:rPr>
          <w:rFonts w:ascii="Calibri Light" w:eastAsia="Calibri Light" w:hAnsi="Calibri Light" w:cs="Calibri Light"/>
          <w:sz w:val="18"/>
          <w:szCs w:val="18"/>
        </w:rPr>
        <w:t>Once a user has confirmed the customer, the user can perform the guided move-in proce</w:t>
      </w:r>
      <w:r w:rsidR="001C006E" w:rsidRPr="546B4D49">
        <w:rPr>
          <w:rFonts w:ascii="Calibri Light" w:eastAsia="Calibri Light" w:hAnsi="Calibri Light" w:cs="Calibri Light"/>
          <w:sz w:val="18"/>
          <w:szCs w:val="18"/>
        </w:rPr>
        <w:t>dure</w:t>
      </w:r>
      <w:r w:rsidR="002030E7" w:rsidRPr="546B4D49">
        <w:rPr>
          <w:rFonts w:ascii="Calibri Light" w:eastAsia="Calibri Light" w:hAnsi="Calibri Light" w:cs="Calibri Light"/>
          <w:sz w:val="18"/>
          <w:szCs w:val="18"/>
        </w:rPr>
        <w:t xml:space="preserve">.  The move-in will </w:t>
      </w:r>
      <w:r w:rsidR="005833B8" w:rsidRPr="546B4D49">
        <w:rPr>
          <w:rFonts w:ascii="Calibri Light" w:eastAsia="Calibri Light" w:hAnsi="Calibri Light" w:cs="Calibri Light"/>
          <w:sz w:val="18"/>
          <w:szCs w:val="18"/>
        </w:rPr>
        <w:t>be initiated</w:t>
      </w:r>
      <w:r w:rsidR="002030E7" w:rsidRPr="546B4D49">
        <w:rPr>
          <w:rFonts w:ascii="Calibri Light,Arial" w:eastAsia="Calibri Light,Arial" w:hAnsi="Calibri Light,Arial" w:cs="Calibri Light,Arial"/>
          <w:sz w:val="18"/>
          <w:szCs w:val="18"/>
        </w:rPr>
        <w:t xml:space="preserve"> </w:t>
      </w:r>
      <w:r w:rsidRPr="546B4D49">
        <w:rPr>
          <w:rFonts w:ascii="Calibri Light" w:eastAsia="Calibri Light" w:hAnsi="Calibri Light" w:cs="Calibri Light"/>
          <w:sz w:val="18"/>
          <w:szCs w:val="18"/>
        </w:rPr>
        <w:t xml:space="preserve">via the “Move-In” button. </w:t>
      </w:r>
      <w:r w:rsidR="00472324" w:rsidRPr="546B4D49">
        <w:rPr>
          <w:rFonts w:ascii="Calibri Light" w:eastAsia="Calibri Light" w:hAnsi="Calibri Light" w:cs="Calibri Light"/>
          <w:sz w:val="18"/>
          <w:szCs w:val="18"/>
        </w:rPr>
        <w:t xml:space="preserve">The move-in consists of </w:t>
      </w:r>
      <w:r w:rsidR="00410FAE" w:rsidRPr="546B4D49">
        <w:rPr>
          <w:rFonts w:ascii="Calibri Light" w:eastAsia="Calibri Light" w:hAnsi="Calibri Light" w:cs="Calibri Light"/>
          <w:sz w:val="18"/>
          <w:szCs w:val="18"/>
        </w:rPr>
        <w:t>4 steps:</w:t>
      </w:r>
    </w:p>
    <w:p w14:paraId="1854EDC5" w14:textId="77777777" w:rsidR="00410FAE" w:rsidRDefault="00410FAE" w:rsidP="546B4D49">
      <w:pPr>
        <w:pStyle w:val="Heading2Text"/>
        <w:numPr>
          <w:ilvl w:val="0"/>
          <w:numId w:val="26"/>
        </w:numPr>
        <w:ind w:left="360"/>
        <w:rPr>
          <w:rFonts w:ascii="Calibri Light,Arial" w:eastAsia="Calibri Light,Arial" w:hAnsi="Calibri Light,Arial" w:cs="Calibri Light,Arial"/>
          <w:sz w:val="18"/>
          <w:szCs w:val="18"/>
        </w:rPr>
      </w:pPr>
      <w:r w:rsidRPr="546B4D49">
        <w:rPr>
          <w:rFonts w:ascii="Calibri Light" w:eastAsia="Calibri Light" w:hAnsi="Calibri Light" w:cs="Calibri Light"/>
          <w:b/>
          <w:bCs/>
          <w:sz w:val="18"/>
          <w:szCs w:val="18"/>
        </w:rPr>
        <w:t>Customer &amp; Premise:</w:t>
      </w:r>
      <w:r w:rsidRPr="546B4D49">
        <w:rPr>
          <w:rFonts w:ascii="Calibri Light" w:eastAsia="Calibri Light" w:hAnsi="Calibri Light" w:cs="Calibri Light"/>
          <w:sz w:val="18"/>
          <w:szCs w:val="18"/>
        </w:rPr>
        <w:t xml:space="preserve"> This allows the user to select the </w:t>
      </w:r>
      <w:r w:rsidR="00746A0B" w:rsidRPr="546B4D49">
        <w:rPr>
          <w:rFonts w:ascii="Calibri Light" w:eastAsia="Calibri Light" w:hAnsi="Calibri Light" w:cs="Calibri Light"/>
          <w:sz w:val="18"/>
          <w:szCs w:val="18"/>
        </w:rPr>
        <w:t xml:space="preserve">desired premise and move-in date.  </w:t>
      </w:r>
    </w:p>
    <w:p w14:paraId="0D324DD9" w14:textId="77777777" w:rsidR="002030E7" w:rsidRDefault="0038084E" w:rsidP="546B4D49">
      <w:pPr>
        <w:pStyle w:val="Heading2Text"/>
        <w:numPr>
          <w:ilvl w:val="0"/>
          <w:numId w:val="26"/>
        </w:numPr>
        <w:ind w:left="360"/>
        <w:rPr>
          <w:rFonts w:ascii="Calibri Light,Arial" w:eastAsia="Calibri Light,Arial" w:hAnsi="Calibri Light,Arial" w:cs="Calibri Light,Arial"/>
          <w:sz w:val="18"/>
          <w:szCs w:val="18"/>
        </w:rPr>
      </w:pPr>
      <w:r w:rsidRPr="546B4D49">
        <w:rPr>
          <w:rFonts w:ascii="Calibri Light" w:eastAsia="Calibri Light" w:hAnsi="Calibri Light" w:cs="Calibri Light"/>
          <w:b/>
          <w:bCs/>
          <w:sz w:val="18"/>
          <w:szCs w:val="18"/>
        </w:rPr>
        <w:lastRenderedPageBreak/>
        <w:t>Service:</w:t>
      </w:r>
      <w:r w:rsidRPr="546B4D49">
        <w:rPr>
          <w:rFonts w:ascii="Calibri Light" w:eastAsia="Calibri Light" w:hAnsi="Calibri Light" w:cs="Calibri Light"/>
          <w:sz w:val="18"/>
          <w:szCs w:val="18"/>
        </w:rPr>
        <w:t xml:space="preserve"> The user will select the relevant ins</w:t>
      </w:r>
      <w:r w:rsidR="003849DD" w:rsidRPr="546B4D49">
        <w:rPr>
          <w:rFonts w:ascii="Calibri Light" w:eastAsia="Calibri Light" w:hAnsi="Calibri Light" w:cs="Calibri Light"/>
          <w:sz w:val="18"/>
          <w:szCs w:val="18"/>
        </w:rPr>
        <w:t xml:space="preserve">tallations that the customer is selecting </w:t>
      </w:r>
      <w:r w:rsidR="003B02D4" w:rsidRPr="546B4D49">
        <w:rPr>
          <w:rFonts w:ascii="Calibri Light" w:eastAsia="Calibri Light" w:hAnsi="Calibri Light" w:cs="Calibri Light"/>
          <w:sz w:val="18"/>
          <w:szCs w:val="18"/>
        </w:rPr>
        <w:t xml:space="preserve">to </w:t>
      </w:r>
      <w:r w:rsidR="003849DD" w:rsidRPr="546B4D49">
        <w:rPr>
          <w:rFonts w:ascii="Calibri Light" w:eastAsia="Calibri Light" w:hAnsi="Calibri Light" w:cs="Calibri Light"/>
          <w:sz w:val="18"/>
          <w:szCs w:val="18"/>
        </w:rPr>
        <w:t>have turned-on/energized.</w:t>
      </w:r>
    </w:p>
    <w:p w14:paraId="5DE148E9" w14:textId="77777777" w:rsidR="0038084E" w:rsidRDefault="0038084E" w:rsidP="546B4D49">
      <w:pPr>
        <w:pStyle w:val="Heading2Text"/>
        <w:numPr>
          <w:ilvl w:val="0"/>
          <w:numId w:val="26"/>
        </w:numPr>
        <w:ind w:left="360"/>
        <w:rPr>
          <w:rFonts w:ascii="Calibri Light,Arial" w:eastAsia="Calibri Light,Arial" w:hAnsi="Calibri Light,Arial" w:cs="Calibri Light,Arial"/>
          <w:sz w:val="18"/>
          <w:szCs w:val="18"/>
        </w:rPr>
      </w:pPr>
      <w:r w:rsidRPr="546B4D49">
        <w:rPr>
          <w:rFonts w:ascii="Calibri Light" w:eastAsia="Calibri Light" w:hAnsi="Calibri Light" w:cs="Calibri Light"/>
          <w:b/>
          <w:bCs/>
          <w:sz w:val="18"/>
          <w:szCs w:val="18"/>
        </w:rPr>
        <w:t>Contract Account</w:t>
      </w:r>
      <w:r w:rsidR="00746A0B" w:rsidRPr="546B4D49">
        <w:rPr>
          <w:rFonts w:ascii="Calibri Light" w:eastAsia="Calibri Light" w:hAnsi="Calibri Light" w:cs="Calibri Light"/>
          <w:b/>
          <w:bCs/>
          <w:sz w:val="18"/>
          <w:szCs w:val="18"/>
        </w:rPr>
        <w:t xml:space="preserve"> &amp; B</w:t>
      </w:r>
      <w:r w:rsidRPr="546B4D49">
        <w:rPr>
          <w:rFonts w:ascii="Calibri Light" w:eastAsia="Calibri Light" w:hAnsi="Calibri Light" w:cs="Calibri Light"/>
          <w:b/>
          <w:bCs/>
          <w:sz w:val="18"/>
          <w:szCs w:val="18"/>
        </w:rPr>
        <w:t>illing:</w:t>
      </w:r>
      <w:r w:rsidRPr="546B4D49">
        <w:rPr>
          <w:rFonts w:ascii="Calibri Light" w:eastAsia="Calibri Light" w:hAnsi="Calibri Light" w:cs="Calibri Light"/>
          <w:sz w:val="18"/>
          <w:szCs w:val="18"/>
        </w:rPr>
        <w:t xml:space="preserve"> The user will have the ability to either select an existing contract account, o</w:t>
      </w:r>
      <w:r w:rsidR="00746A0B" w:rsidRPr="546B4D49">
        <w:rPr>
          <w:rFonts w:ascii="Calibri Light" w:eastAsia="Calibri Light" w:hAnsi="Calibri Light" w:cs="Calibri Light"/>
          <w:sz w:val="18"/>
          <w:szCs w:val="18"/>
        </w:rPr>
        <w:t>r create a new contract account, and specify the billing address.</w:t>
      </w:r>
    </w:p>
    <w:p w14:paraId="26B6ECA3" w14:textId="77777777" w:rsidR="0038084E" w:rsidRDefault="0038084E" w:rsidP="546B4D49">
      <w:pPr>
        <w:pStyle w:val="Heading2Text"/>
        <w:numPr>
          <w:ilvl w:val="0"/>
          <w:numId w:val="26"/>
        </w:numPr>
        <w:ind w:left="360"/>
        <w:rPr>
          <w:rFonts w:ascii="Calibri Light,Arial" w:eastAsia="Calibri Light,Arial" w:hAnsi="Calibri Light,Arial" w:cs="Calibri Light,Arial"/>
          <w:sz w:val="18"/>
          <w:szCs w:val="18"/>
        </w:rPr>
      </w:pPr>
      <w:r w:rsidRPr="546B4D49">
        <w:rPr>
          <w:rFonts w:ascii="Calibri Light" w:eastAsia="Calibri Light" w:hAnsi="Calibri Light" w:cs="Calibri Light"/>
          <w:b/>
          <w:bCs/>
          <w:sz w:val="18"/>
          <w:szCs w:val="18"/>
        </w:rPr>
        <w:t>Review:</w:t>
      </w:r>
      <w:r w:rsidRPr="546B4D49">
        <w:rPr>
          <w:rFonts w:ascii="Calibri Light" w:eastAsia="Calibri Light" w:hAnsi="Calibri Light" w:cs="Calibri Light"/>
          <w:sz w:val="18"/>
          <w:szCs w:val="18"/>
        </w:rPr>
        <w:t xml:space="preserve"> The user will review the selections with the customer, </w:t>
      </w:r>
      <w:r w:rsidR="001C006E" w:rsidRPr="546B4D49">
        <w:rPr>
          <w:rFonts w:ascii="Calibri Light" w:eastAsia="Calibri Light" w:hAnsi="Calibri Light" w:cs="Calibri Light"/>
          <w:sz w:val="18"/>
          <w:szCs w:val="18"/>
        </w:rPr>
        <w:t>and then</w:t>
      </w:r>
      <w:r w:rsidRPr="546B4D49">
        <w:rPr>
          <w:rFonts w:ascii="Calibri Light" w:eastAsia="Calibri Light" w:hAnsi="Calibri Light" w:cs="Calibri Light"/>
          <w:sz w:val="18"/>
          <w:szCs w:val="18"/>
        </w:rPr>
        <w:t xml:space="preserve"> create the move-in.</w:t>
      </w:r>
    </w:p>
    <w:p w14:paraId="52A0E276" w14:textId="77777777" w:rsidR="003964FC" w:rsidRDefault="003964FC" w:rsidP="001C006E">
      <w:pPr>
        <w:pStyle w:val="Heading2Text"/>
        <w:ind w:left="0"/>
        <w:rPr>
          <w:rFonts w:ascii="Calibri Light" w:hAnsi="Calibri Light" w:cs="Arial"/>
          <w:sz w:val="18"/>
          <w:szCs w:val="18"/>
        </w:rPr>
      </w:pPr>
    </w:p>
    <w:p w14:paraId="011C9A05" w14:textId="77777777" w:rsidR="001C006E" w:rsidRDefault="001C006E" w:rsidP="546B4D49">
      <w:pPr>
        <w:pStyle w:val="Heading2Text"/>
        <w:ind w:left="0"/>
        <w:rPr>
          <w:rFonts w:ascii="Calibri Light,Arial" w:eastAsia="Calibri Light,Arial" w:hAnsi="Calibri Light,Arial" w:cs="Calibri Light,Arial"/>
          <w:sz w:val="18"/>
          <w:szCs w:val="18"/>
        </w:rPr>
      </w:pPr>
      <w:r w:rsidRPr="546B4D49">
        <w:rPr>
          <w:rFonts w:ascii="Calibri Light" w:eastAsia="Calibri Light" w:hAnsi="Calibri Light" w:cs="Calibri Light"/>
          <w:b/>
          <w:bCs/>
          <w:sz w:val="18"/>
          <w:szCs w:val="18"/>
        </w:rPr>
        <w:t>Move-Out:</w:t>
      </w:r>
      <w:r w:rsidRPr="546B4D49">
        <w:rPr>
          <w:rFonts w:ascii="Calibri Light" w:eastAsia="Calibri Light" w:hAnsi="Calibri Light" w:cs="Calibri Light"/>
          <w:sz w:val="18"/>
          <w:szCs w:val="18"/>
        </w:rPr>
        <w:t xml:space="preserve"> Once the user has confirmed the customer, the user can perform the guided move-out procedure.  </w:t>
      </w:r>
      <w:r w:rsidR="005833B8" w:rsidRPr="546B4D49">
        <w:rPr>
          <w:rFonts w:ascii="Calibri Light" w:eastAsia="Calibri Light" w:hAnsi="Calibri Light" w:cs="Calibri Light"/>
          <w:sz w:val="18"/>
          <w:szCs w:val="18"/>
        </w:rPr>
        <w:t xml:space="preserve">The move-out will be initiated via the “Move-Out” button.  The move-out consists of </w:t>
      </w:r>
      <w:r w:rsidR="00281259" w:rsidRPr="546B4D49">
        <w:rPr>
          <w:rFonts w:ascii="Calibri Light" w:eastAsia="Calibri Light" w:hAnsi="Calibri Light" w:cs="Calibri Light"/>
          <w:sz w:val="18"/>
          <w:szCs w:val="18"/>
        </w:rPr>
        <w:t>4 steps:</w:t>
      </w:r>
    </w:p>
    <w:p w14:paraId="414D5A6E" w14:textId="77777777" w:rsidR="00281259" w:rsidRDefault="00281259" w:rsidP="546B4D49">
      <w:pPr>
        <w:pStyle w:val="Heading2Text"/>
        <w:numPr>
          <w:ilvl w:val="0"/>
          <w:numId w:val="27"/>
        </w:numPr>
        <w:ind w:left="360"/>
        <w:rPr>
          <w:rFonts w:ascii="Calibri Light,Arial" w:eastAsia="Calibri Light,Arial" w:hAnsi="Calibri Light,Arial" w:cs="Calibri Light,Arial"/>
          <w:sz w:val="18"/>
          <w:szCs w:val="18"/>
        </w:rPr>
      </w:pPr>
      <w:r w:rsidRPr="546B4D49">
        <w:rPr>
          <w:rFonts w:ascii="Calibri Light" w:eastAsia="Calibri Light" w:hAnsi="Calibri Light" w:cs="Calibri Light"/>
          <w:b/>
          <w:bCs/>
          <w:sz w:val="18"/>
          <w:szCs w:val="18"/>
        </w:rPr>
        <w:t>Customer &amp; Premise:</w:t>
      </w:r>
      <w:r w:rsidRPr="546B4D49">
        <w:rPr>
          <w:rFonts w:ascii="Calibri Light" w:eastAsia="Calibri Light" w:hAnsi="Calibri Light" w:cs="Calibri Light"/>
          <w:sz w:val="18"/>
          <w:szCs w:val="18"/>
        </w:rPr>
        <w:t xml:space="preserve"> This allows the user to select the move-out premise and desired date.  </w:t>
      </w:r>
    </w:p>
    <w:p w14:paraId="4F92F2AC" w14:textId="77777777" w:rsidR="00281259" w:rsidRDefault="00281259" w:rsidP="546B4D49">
      <w:pPr>
        <w:pStyle w:val="Heading2Text"/>
        <w:numPr>
          <w:ilvl w:val="0"/>
          <w:numId w:val="27"/>
        </w:numPr>
        <w:ind w:left="360"/>
        <w:rPr>
          <w:rFonts w:ascii="Calibri Light,Arial" w:eastAsia="Calibri Light,Arial" w:hAnsi="Calibri Light,Arial" w:cs="Calibri Light,Arial"/>
          <w:sz w:val="18"/>
          <w:szCs w:val="18"/>
        </w:rPr>
      </w:pPr>
      <w:r w:rsidRPr="546B4D49">
        <w:rPr>
          <w:rFonts w:ascii="Calibri Light" w:eastAsia="Calibri Light" w:hAnsi="Calibri Light" w:cs="Calibri Light"/>
          <w:b/>
          <w:bCs/>
          <w:sz w:val="18"/>
          <w:szCs w:val="18"/>
        </w:rPr>
        <w:t>Service:</w:t>
      </w:r>
      <w:r w:rsidRPr="546B4D49">
        <w:rPr>
          <w:rFonts w:ascii="Calibri Light" w:eastAsia="Calibri Light" w:hAnsi="Calibri Light" w:cs="Calibri Light"/>
          <w:sz w:val="18"/>
          <w:szCs w:val="18"/>
        </w:rPr>
        <w:t xml:space="preserve"> The user will select the relevant services the customer is </w:t>
      </w:r>
      <w:r w:rsidR="001A5BA0" w:rsidRPr="546B4D49">
        <w:rPr>
          <w:rFonts w:ascii="Calibri Light" w:eastAsia="Calibri Light" w:hAnsi="Calibri Light" w:cs="Calibri Light"/>
          <w:sz w:val="18"/>
          <w:szCs w:val="18"/>
        </w:rPr>
        <w:t>choosing to terminate.</w:t>
      </w:r>
      <w:r w:rsidRPr="546B4D49">
        <w:rPr>
          <w:rFonts w:ascii="Calibri Light,Arial" w:eastAsia="Calibri Light,Arial" w:hAnsi="Calibri Light,Arial" w:cs="Calibri Light,Arial"/>
          <w:sz w:val="18"/>
          <w:szCs w:val="18"/>
        </w:rPr>
        <w:t xml:space="preserve"> </w:t>
      </w:r>
    </w:p>
    <w:p w14:paraId="53748514" w14:textId="77777777" w:rsidR="00281259" w:rsidRDefault="00281259" w:rsidP="546B4D49">
      <w:pPr>
        <w:pStyle w:val="Heading2Text"/>
        <w:numPr>
          <w:ilvl w:val="0"/>
          <w:numId w:val="27"/>
        </w:numPr>
        <w:ind w:left="360"/>
        <w:rPr>
          <w:rFonts w:ascii="Calibri Light,Arial" w:eastAsia="Calibri Light,Arial" w:hAnsi="Calibri Light,Arial" w:cs="Calibri Light,Arial"/>
          <w:sz w:val="18"/>
          <w:szCs w:val="18"/>
        </w:rPr>
      </w:pPr>
      <w:r w:rsidRPr="546B4D49">
        <w:rPr>
          <w:rFonts w:ascii="Calibri Light" w:eastAsia="Calibri Light" w:hAnsi="Calibri Light" w:cs="Calibri Light"/>
          <w:b/>
          <w:bCs/>
          <w:sz w:val="18"/>
          <w:szCs w:val="18"/>
        </w:rPr>
        <w:t>Contract Account &amp; Billing:</w:t>
      </w:r>
      <w:r w:rsidRPr="546B4D49">
        <w:rPr>
          <w:rFonts w:ascii="Calibri Light" w:eastAsia="Calibri Light" w:hAnsi="Calibri Light" w:cs="Calibri Light"/>
          <w:sz w:val="18"/>
          <w:szCs w:val="18"/>
        </w:rPr>
        <w:t xml:space="preserve"> The user will have the ability to update their mailing address for the final bill.</w:t>
      </w:r>
    </w:p>
    <w:p w14:paraId="38222CE1" w14:textId="77777777" w:rsidR="00281259" w:rsidRDefault="00281259" w:rsidP="546B4D49">
      <w:pPr>
        <w:pStyle w:val="Heading2Text"/>
        <w:numPr>
          <w:ilvl w:val="0"/>
          <w:numId w:val="27"/>
        </w:numPr>
        <w:ind w:left="360"/>
        <w:rPr>
          <w:rFonts w:ascii="Calibri Light,Arial" w:eastAsia="Calibri Light,Arial" w:hAnsi="Calibri Light,Arial" w:cs="Calibri Light,Arial"/>
          <w:sz w:val="18"/>
          <w:szCs w:val="18"/>
        </w:rPr>
      </w:pPr>
      <w:r w:rsidRPr="546B4D49">
        <w:rPr>
          <w:rFonts w:ascii="Calibri Light" w:eastAsia="Calibri Light" w:hAnsi="Calibri Light" w:cs="Calibri Light"/>
          <w:b/>
          <w:bCs/>
          <w:sz w:val="18"/>
          <w:szCs w:val="18"/>
        </w:rPr>
        <w:t>Review:</w:t>
      </w:r>
      <w:r w:rsidRPr="546B4D49">
        <w:rPr>
          <w:rFonts w:ascii="Calibri Light" w:eastAsia="Calibri Light" w:hAnsi="Calibri Light" w:cs="Calibri Light"/>
          <w:sz w:val="18"/>
          <w:szCs w:val="18"/>
        </w:rPr>
        <w:t xml:space="preserve"> The user will review the selections with the customer, and then create the move-out.</w:t>
      </w:r>
    </w:p>
    <w:p w14:paraId="4FF20901" w14:textId="77777777" w:rsidR="00281259" w:rsidRDefault="00281259" w:rsidP="001C006E">
      <w:pPr>
        <w:pStyle w:val="Heading2Text"/>
        <w:ind w:left="0"/>
        <w:rPr>
          <w:rFonts w:ascii="Calibri Light" w:hAnsi="Calibri Light" w:cs="Arial"/>
          <w:sz w:val="18"/>
          <w:szCs w:val="18"/>
        </w:rPr>
      </w:pPr>
    </w:p>
    <w:p w14:paraId="350B4134" w14:textId="77777777" w:rsidR="003A7F3D" w:rsidRPr="004B701C" w:rsidRDefault="003A7F3D" w:rsidP="003A7F3D">
      <w:pPr>
        <w:pStyle w:val="Heading2Text"/>
        <w:ind w:left="0"/>
        <w:rPr>
          <w:rFonts w:ascii="Calibri Light" w:eastAsia="Calibri Light" w:hAnsi="Calibri Light" w:cs="Calibri Light"/>
          <w:b/>
        </w:rPr>
      </w:pPr>
      <w:r w:rsidRPr="004B701C">
        <w:rPr>
          <w:rFonts w:ascii="Calibri Light" w:eastAsia="Calibri Light" w:hAnsi="Calibri Light" w:cs="Calibri Light"/>
          <w:b/>
        </w:rPr>
        <w:t>Credit Check</w:t>
      </w:r>
    </w:p>
    <w:p w14:paraId="5B0FD6A9" w14:textId="32E145F0" w:rsidR="00482040" w:rsidRPr="004B701C" w:rsidRDefault="0061191A" w:rsidP="00BF215D">
      <w:pPr>
        <w:pStyle w:val="Heading2Text"/>
        <w:ind w:left="0"/>
        <w:rPr>
          <w:rFonts w:ascii="Calibri Light" w:eastAsia="Calibri Light" w:hAnsi="Calibri Light" w:cs="Calibri Light"/>
          <w:sz w:val="18"/>
          <w:szCs w:val="18"/>
        </w:rPr>
      </w:pPr>
      <w:r w:rsidRPr="004B701C">
        <w:rPr>
          <w:rFonts w:ascii="Calibri Light" w:eastAsia="Calibri Light" w:hAnsi="Calibri Light" w:cs="Calibri Light"/>
          <w:sz w:val="18"/>
          <w:szCs w:val="18"/>
        </w:rPr>
        <w:t xml:space="preserve">An external credit check to Experian is used to determine a customer’s </w:t>
      </w:r>
      <w:r w:rsidR="001F7F7B" w:rsidRPr="004B701C">
        <w:rPr>
          <w:rFonts w:ascii="Calibri Light" w:eastAsia="Calibri Light" w:hAnsi="Calibri Light" w:cs="Calibri Light"/>
          <w:sz w:val="18"/>
          <w:szCs w:val="18"/>
        </w:rPr>
        <w:t xml:space="preserve">risk class, which is based on their credit score. For information regarding the risk class to credit score mapping, please refer to BPD </w:t>
      </w:r>
      <w:hyperlink r:id="rId57" w:history="1">
        <w:r w:rsidR="001F7F7B" w:rsidRPr="004B701C">
          <w:rPr>
            <w:rStyle w:val="Hyperlink"/>
            <w:rFonts w:ascii="Calibri Light" w:eastAsia="Calibri Light" w:hAnsi="Calibri Light" w:cs="Calibri Light"/>
            <w:sz w:val="18"/>
            <w:szCs w:val="18"/>
          </w:rPr>
          <w:t>CC-FI-21 – Manage Credit – Credit Score</w:t>
        </w:r>
      </w:hyperlink>
      <w:r w:rsidR="001F7F7B" w:rsidRPr="004B701C">
        <w:rPr>
          <w:rFonts w:ascii="Calibri Light" w:eastAsia="Calibri Light" w:hAnsi="Calibri Light" w:cs="Calibri Light"/>
          <w:sz w:val="18"/>
          <w:szCs w:val="18"/>
        </w:rPr>
        <w:t>.  The risk class is then used to assess the amount</w:t>
      </w:r>
      <w:r w:rsidRPr="004B701C">
        <w:rPr>
          <w:rFonts w:ascii="Calibri Light" w:eastAsia="Calibri Light" w:hAnsi="Calibri Light" w:cs="Calibri Light"/>
          <w:sz w:val="18"/>
          <w:szCs w:val="18"/>
        </w:rPr>
        <w:t xml:space="preserve"> of the deposit on move-in.  For additional information regarding security deposit calculation, please refer to </w:t>
      </w:r>
      <w:hyperlink r:id="rId58" w:history="1">
        <w:r w:rsidR="00482040" w:rsidRPr="004B701C">
          <w:rPr>
            <w:rStyle w:val="Hyperlink"/>
            <w:rFonts w:ascii="Calibri Light" w:eastAsia="Calibri Light" w:hAnsi="Calibri Light" w:cs="Calibri Light"/>
            <w:sz w:val="18"/>
            <w:szCs w:val="18"/>
          </w:rPr>
          <w:t>CC-FI-03 Manage Credit – Manage Security Deposit</w:t>
        </w:r>
      </w:hyperlink>
      <w:r w:rsidR="00482040" w:rsidRPr="004B701C">
        <w:rPr>
          <w:rFonts w:ascii="Calibri Light" w:eastAsia="Calibri Light" w:hAnsi="Calibri Light" w:cs="Calibri Light"/>
          <w:sz w:val="18"/>
          <w:szCs w:val="18"/>
        </w:rPr>
        <w:t xml:space="preserve">.  </w:t>
      </w:r>
    </w:p>
    <w:p w14:paraId="5D79BB27" w14:textId="00521BF0" w:rsidR="001F7F7B" w:rsidRPr="004B701C" w:rsidRDefault="00482040" w:rsidP="001F7F7B">
      <w:pPr>
        <w:pStyle w:val="Heading2Text"/>
        <w:ind w:left="0"/>
        <w:rPr>
          <w:rFonts w:ascii="Calibri Light" w:eastAsia="Calibri Light" w:hAnsi="Calibri Light" w:cs="Calibri Light"/>
          <w:sz w:val="18"/>
          <w:szCs w:val="18"/>
        </w:rPr>
      </w:pPr>
      <w:r w:rsidRPr="004B701C">
        <w:rPr>
          <w:rFonts w:ascii="Calibri Light" w:eastAsia="Calibri Light" w:hAnsi="Calibri Light" w:cs="Calibri Light"/>
          <w:sz w:val="18"/>
          <w:szCs w:val="18"/>
        </w:rPr>
        <w:t>The credit check</w:t>
      </w:r>
      <w:r w:rsidR="0061191A" w:rsidRPr="004B701C">
        <w:rPr>
          <w:rFonts w:ascii="Calibri Light" w:eastAsia="Calibri Light" w:hAnsi="Calibri Light" w:cs="Calibri Light"/>
          <w:sz w:val="18"/>
          <w:szCs w:val="18"/>
        </w:rPr>
        <w:t xml:space="preserve"> functionality will be available to front office agents through enhancement </w:t>
      </w:r>
      <w:hyperlink r:id="rId59" w:history="1">
        <w:r w:rsidR="00BF215D" w:rsidRPr="004B701C">
          <w:rPr>
            <w:rStyle w:val="Hyperlink"/>
            <w:rFonts w:ascii="Calibri Light" w:hAnsi="Calibri Light"/>
            <w:sz w:val="18"/>
            <w:szCs w:val="18"/>
          </w:rPr>
          <w:t>1805 - E-CIM-CS-17 - Credit Check</w:t>
        </w:r>
      </w:hyperlink>
      <w:r w:rsidR="001F7F7B" w:rsidRPr="004B701C">
        <w:rPr>
          <w:rFonts w:ascii="Calibri Light" w:eastAsia="Calibri Light" w:hAnsi="Calibri Light" w:cs="Calibri Light"/>
          <w:sz w:val="18"/>
          <w:szCs w:val="18"/>
        </w:rPr>
        <w:t xml:space="preserve"> and </w:t>
      </w:r>
      <w:hyperlink r:id="rId60" w:history="1">
        <w:r w:rsidR="001F7F7B" w:rsidRPr="004B701C">
          <w:rPr>
            <w:rStyle w:val="Hyperlink"/>
            <w:rFonts w:ascii="Calibri Light" w:eastAsia="Calibri Light" w:hAnsi="Calibri Light" w:cs="Calibri Light"/>
            <w:sz w:val="18"/>
            <w:szCs w:val="18"/>
          </w:rPr>
          <w:t>I-CC-FI-03 Credit Check</w:t>
        </w:r>
      </w:hyperlink>
      <w:r w:rsidR="0061191A" w:rsidRPr="004B701C">
        <w:rPr>
          <w:rFonts w:ascii="Calibri Light" w:eastAsia="Calibri Light" w:hAnsi="Calibri Light" w:cs="Calibri Light"/>
          <w:sz w:val="18"/>
          <w:szCs w:val="18"/>
        </w:rPr>
        <w:t>.</w:t>
      </w:r>
      <w:r w:rsidR="001F7F7B" w:rsidRPr="004B701C">
        <w:rPr>
          <w:rFonts w:ascii="Calibri Light" w:eastAsia="Calibri Light" w:hAnsi="Calibri Light" w:cs="Calibri Light"/>
          <w:sz w:val="18"/>
          <w:szCs w:val="18"/>
        </w:rPr>
        <w:t xml:space="preserve">  In order to trigger the credit check, the BP must have the Social Security number populated (refer to BPD </w:t>
      </w:r>
      <w:hyperlink r:id="rId61" w:history="1">
        <w:r w:rsidR="001F7F7B" w:rsidRPr="004B701C">
          <w:rPr>
            <w:rStyle w:val="Hyperlink"/>
            <w:rFonts w:ascii="Calibri Light" w:eastAsia="Calibri Light" w:hAnsi="Calibri Light" w:cs="Calibri Light"/>
            <w:sz w:val="18"/>
            <w:szCs w:val="18"/>
          </w:rPr>
          <w:t>CIM-CS-01 Manage Business Partner</w:t>
        </w:r>
      </w:hyperlink>
      <w:r w:rsidR="001F7F7B" w:rsidRPr="004B701C">
        <w:rPr>
          <w:rFonts w:ascii="Calibri Light" w:eastAsia="Calibri Light" w:hAnsi="Calibri Light" w:cs="Calibri Light"/>
          <w:sz w:val="18"/>
          <w:szCs w:val="18"/>
        </w:rPr>
        <w:t xml:space="preserve">). </w:t>
      </w:r>
    </w:p>
    <w:p w14:paraId="2B2438B9" w14:textId="5177235B" w:rsidR="0061191A" w:rsidRPr="004B701C" w:rsidRDefault="0061191A" w:rsidP="00BF215D">
      <w:pPr>
        <w:pStyle w:val="Heading2Text"/>
        <w:ind w:left="0"/>
        <w:rPr>
          <w:rFonts w:ascii="Calibri Light" w:eastAsia="Calibri Light" w:hAnsi="Calibri Light" w:cs="Calibri Light"/>
          <w:sz w:val="18"/>
          <w:szCs w:val="18"/>
        </w:rPr>
      </w:pPr>
      <w:r w:rsidRPr="004B701C">
        <w:rPr>
          <w:rFonts w:ascii="Calibri Light" w:eastAsia="Calibri Light" w:hAnsi="Calibri Light" w:cs="Calibri Light"/>
          <w:sz w:val="18"/>
          <w:szCs w:val="18"/>
        </w:rPr>
        <w:t>While the</w:t>
      </w:r>
      <w:r w:rsidR="00BF215D" w:rsidRPr="004B701C">
        <w:rPr>
          <w:rFonts w:ascii="Calibri Light" w:eastAsia="Calibri Light" w:hAnsi="Calibri Light" w:cs="Calibri Light"/>
          <w:sz w:val="18"/>
          <w:szCs w:val="18"/>
        </w:rPr>
        <w:t xml:space="preserve"> credit check will be done outside</w:t>
      </w:r>
      <w:r w:rsidR="00482040" w:rsidRPr="004B701C">
        <w:rPr>
          <w:rFonts w:ascii="Calibri Light" w:eastAsia="Calibri Light" w:hAnsi="Calibri Light" w:cs="Calibri Light"/>
          <w:sz w:val="18"/>
          <w:szCs w:val="18"/>
        </w:rPr>
        <w:t xml:space="preserve"> of</w:t>
      </w:r>
      <w:r w:rsidR="00BF215D" w:rsidRPr="004B701C">
        <w:rPr>
          <w:rFonts w:ascii="Calibri Light" w:eastAsia="Calibri Light" w:hAnsi="Calibri Light" w:cs="Calibri Light"/>
          <w:sz w:val="18"/>
          <w:szCs w:val="18"/>
        </w:rPr>
        <w:t xml:space="preserve"> the</w:t>
      </w:r>
      <w:r w:rsidR="00482040" w:rsidRPr="004B701C">
        <w:rPr>
          <w:rFonts w:ascii="Calibri Light" w:eastAsia="Calibri Light" w:hAnsi="Calibri Light" w:cs="Calibri Light"/>
          <w:sz w:val="18"/>
          <w:szCs w:val="18"/>
        </w:rPr>
        <w:t xml:space="preserve"> C4C</w:t>
      </w:r>
      <w:r w:rsidR="00BF215D" w:rsidRPr="004B701C">
        <w:rPr>
          <w:rFonts w:ascii="Calibri Light" w:eastAsia="Calibri Light" w:hAnsi="Calibri Light" w:cs="Calibri Light"/>
          <w:sz w:val="18"/>
          <w:szCs w:val="18"/>
        </w:rPr>
        <w:t xml:space="preserve"> move-in </w:t>
      </w:r>
      <w:r w:rsidRPr="004B701C">
        <w:rPr>
          <w:rFonts w:ascii="Calibri Light" w:eastAsia="Calibri Light" w:hAnsi="Calibri Light" w:cs="Calibri Light"/>
          <w:sz w:val="18"/>
          <w:szCs w:val="18"/>
        </w:rPr>
        <w:t>guided pro</w:t>
      </w:r>
      <w:r w:rsidR="00482040" w:rsidRPr="004B701C">
        <w:rPr>
          <w:rFonts w:ascii="Calibri Light" w:eastAsia="Calibri Light" w:hAnsi="Calibri Light" w:cs="Calibri Light"/>
          <w:sz w:val="18"/>
          <w:szCs w:val="18"/>
        </w:rPr>
        <w:t xml:space="preserve">cess, </w:t>
      </w:r>
      <w:r w:rsidR="001F7F7B" w:rsidRPr="004B701C">
        <w:rPr>
          <w:rFonts w:ascii="Calibri Light" w:eastAsia="Calibri Light" w:hAnsi="Calibri Light" w:cs="Calibri Light"/>
          <w:sz w:val="18"/>
          <w:szCs w:val="18"/>
        </w:rPr>
        <w:t>the credit check</w:t>
      </w:r>
      <w:r w:rsidR="00482040" w:rsidRPr="004B701C">
        <w:rPr>
          <w:rFonts w:ascii="Calibri Light" w:eastAsia="Calibri Light" w:hAnsi="Calibri Light" w:cs="Calibri Light"/>
          <w:sz w:val="18"/>
          <w:szCs w:val="18"/>
        </w:rPr>
        <w:t xml:space="preserve"> </w:t>
      </w:r>
      <w:proofErr w:type="gramStart"/>
      <w:r w:rsidR="00482040" w:rsidRPr="004B701C">
        <w:rPr>
          <w:rFonts w:ascii="Calibri Light" w:eastAsia="Calibri Light" w:hAnsi="Calibri Light" w:cs="Calibri Light"/>
          <w:sz w:val="18"/>
          <w:szCs w:val="18"/>
        </w:rPr>
        <w:t>are</w:t>
      </w:r>
      <w:proofErr w:type="gramEnd"/>
      <w:r w:rsidR="00482040" w:rsidRPr="004B701C">
        <w:rPr>
          <w:rFonts w:ascii="Calibri Light" w:eastAsia="Calibri Light" w:hAnsi="Calibri Light" w:cs="Calibri Light"/>
          <w:sz w:val="18"/>
          <w:szCs w:val="18"/>
        </w:rPr>
        <w:t xml:space="preserve"> generally done </w:t>
      </w:r>
      <w:r w:rsidR="00BF215D" w:rsidRPr="004B701C">
        <w:rPr>
          <w:rFonts w:ascii="Calibri Light" w:eastAsia="Calibri Light" w:hAnsi="Calibri Light" w:cs="Calibri Light"/>
          <w:sz w:val="18"/>
          <w:szCs w:val="18"/>
        </w:rPr>
        <w:t>as a part of a</w:t>
      </w:r>
      <w:r w:rsidR="00482040" w:rsidRPr="004B701C">
        <w:rPr>
          <w:rFonts w:ascii="Calibri Light" w:eastAsia="Calibri Light" w:hAnsi="Calibri Light" w:cs="Calibri Light"/>
          <w:sz w:val="18"/>
          <w:szCs w:val="18"/>
        </w:rPr>
        <w:t xml:space="preserve"> customer requested</w:t>
      </w:r>
      <w:r w:rsidR="00BF215D" w:rsidRPr="004B701C">
        <w:rPr>
          <w:rFonts w:ascii="Calibri Light" w:eastAsia="Calibri Light" w:hAnsi="Calibri Light" w:cs="Calibri Light"/>
          <w:sz w:val="18"/>
          <w:szCs w:val="18"/>
        </w:rPr>
        <w:t xml:space="preserve"> </w:t>
      </w:r>
      <w:r w:rsidRPr="004B701C">
        <w:rPr>
          <w:rFonts w:ascii="Calibri Light" w:eastAsia="Calibri Light" w:hAnsi="Calibri Light" w:cs="Calibri Light"/>
          <w:sz w:val="18"/>
          <w:szCs w:val="18"/>
        </w:rPr>
        <w:t>m</w:t>
      </w:r>
      <w:r w:rsidR="00482040" w:rsidRPr="004B701C">
        <w:rPr>
          <w:rFonts w:ascii="Calibri Light" w:eastAsia="Calibri Light" w:hAnsi="Calibri Light" w:cs="Calibri Light"/>
          <w:sz w:val="18"/>
          <w:szCs w:val="18"/>
        </w:rPr>
        <w:t>ove-in</w:t>
      </w:r>
      <w:r w:rsidR="00BF215D" w:rsidRPr="004B701C">
        <w:rPr>
          <w:rFonts w:ascii="Calibri Light" w:eastAsia="Calibri Light" w:hAnsi="Calibri Light" w:cs="Calibri Light"/>
          <w:sz w:val="18"/>
          <w:szCs w:val="18"/>
        </w:rPr>
        <w:t xml:space="preserve">, or </w:t>
      </w:r>
      <w:r w:rsidRPr="004B701C">
        <w:rPr>
          <w:rFonts w:ascii="Calibri Light" w:eastAsia="Calibri Light" w:hAnsi="Calibri Light" w:cs="Calibri Light"/>
          <w:sz w:val="18"/>
          <w:szCs w:val="18"/>
        </w:rPr>
        <w:t>a</w:t>
      </w:r>
      <w:r w:rsidR="00482040" w:rsidRPr="004B701C">
        <w:rPr>
          <w:rFonts w:ascii="Calibri Light" w:eastAsia="Calibri Light" w:hAnsi="Calibri Light" w:cs="Calibri Light"/>
          <w:sz w:val="18"/>
          <w:szCs w:val="18"/>
        </w:rPr>
        <w:t>d-hoc when</w:t>
      </w:r>
      <w:r w:rsidRPr="004B701C">
        <w:rPr>
          <w:rFonts w:ascii="Calibri Light" w:eastAsia="Calibri Light" w:hAnsi="Calibri Light" w:cs="Calibri Light"/>
          <w:sz w:val="18"/>
          <w:szCs w:val="18"/>
        </w:rPr>
        <w:t xml:space="preserve"> reques</w:t>
      </w:r>
      <w:r w:rsidR="001F7F7B" w:rsidRPr="004B701C">
        <w:rPr>
          <w:rFonts w:ascii="Calibri Light" w:eastAsia="Calibri Light" w:hAnsi="Calibri Light" w:cs="Calibri Light"/>
          <w:sz w:val="18"/>
          <w:szCs w:val="18"/>
        </w:rPr>
        <w:t>ted by the customer.  C</w:t>
      </w:r>
      <w:r w:rsidRPr="004B701C">
        <w:rPr>
          <w:rFonts w:ascii="Calibri Light" w:eastAsia="Calibri Light" w:hAnsi="Calibri Light" w:cs="Calibri Light"/>
          <w:sz w:val="18"/>
          <w:szCs w:val="18"/>
        </w:rPr>
        <w:t xml:space="preserve">ustomers will </w:t>
      </w:r>
      <w:r w:rsidR="001F7F7B" w:rsidRPr="004B701C">
        <w:rPr>
          <w:rFonts w:ascii="Calibri Light" w:eastAsia="Calibri Light" w:hAnsi="Calibri Light" w:cs="Calibri Light"/>
          <w:sz w:val="18"/>
          <w:szCs w:val="18"/>
        </w:rPr>
        <w:t xml:space="preserve">generally </w:t>
      </w:r>
      <w:r w:rsidRPr="004B701C">
        <w:rPr>
          <w:rFonts w:ascii="Calibri Light" w:eastAsia="Calibri Light" w:hAnsi="Calibri Light" w:cs="Calibri Light"/>
          <w:sz w:val="18"/>
          <w:szCs w:val="18"/>
        </w:rPr>
        <w:t>request an ad-hoc credit ch</w:t>
      </w:r>
      <w:r w:rsidR="00482040" w:rsidRPr="004B701C">
        <w:rPr>
          <w:rFonts w:ascii="Calibri Light" w:eastAsia="Calibri Light" w:hAnsi="Calibri Light" w:cs="Calibri Light"/>
          <w:sz w:val="18"/>
          <w:szCs w:val="18"/>
        </w:rPr>
        <w:t>eck in cases where they do</w:t>
      </w:r>
      <w:r w:rsidRPr="004B701C">
        <w:rPr>
          <w:rFonts w:ascii="Calibri Light" w:eastAsia="Calibri Light" w:hAnsi="Calibri Light" w:cs="Calibri Light"/>
          <w:sz w:val="18"/>
          <w:szCs w:val="18"/>
        </w:rPr>
        <w:t xml:space="preserve"> not want to pay the </w:t>
      </w:r>
      <w:r w:rsidR="00482040" w:rsidRPr="004B701C">
        <w:rPr>
          <w:rFonts w:ascii="Calibri Light" w:eastAsia="Calibri Light" w:hAnsi="Calibri Light" w:cs="Calibri Light"/>
          <w:sz w:val="18"/>
          <w:szCs w:val="18"/>
        </w:rPr>
        <w:t xml:space="preserve">quoted security deposit </w:t>
      </w:r>
      <w:proofErr w:type="gramStart"/>
      <w:r w:rsidR="00482040" w:rsidRPr="004B701C">
        <w:rPr>
          <w:rFonts w:ascii="Calibri Light" w:eastAsia="Calibri Light" w:hAnsi="Calibri Light" w:cs="Calibri Light"/>
          <w:sz w:val="18"/>
          <w:szCs w:val="18"/>
        </w:rPr>
        <w:t>amount</w:t>
      </w:r>
      <w:r w:rsidRPr="004B701C">
        <w:rPr>
          <w:rFonts w:ascii="Calibri Light" w:eastAsia="Calibri Light" w:hAnsi="Calibri Light" w:cs="Calibri Light"/>
          <w:sz w:val="18"/>
          <w:szCs w:val="18"/>
        </w:rPr>
        <w:t>, and</w:t>
      </w:r>
      <w:proofErr w:type="gramEnd"/>
      <w:r w:rsidRPr="004B701C">
        <w:rPr>
          <w:rFonts w:ascii="Calibri Light" w:eastAsia="Calibri Light" w:hAnsi="Calibri Light" w:cs="Calibri Light"/>
          <w:sz w:val="18"/>
          <w:szCs w:val="18"/>
        </w:rPr>
        <w:t xml:space="preserve"> would rather have the credit check done </w:t>
      </w:r>
      <w:r w:rsidR="00531D2C" w:rsidRPr="004B701C">
        <w:rPr>
          <w:rFonts w:ascii="Calibri Light" w:eastAsia="Calibri Light" w:hAnsi="Calibri Light" w:cs="Calibri Light"/>
          <w:sz w:val="18"/>
          <w:szCs w:val="18"/>
        </w:rPr>
        <w:t>if they think their credit score will help waive the deposit amount.</w:t>
      </w:r>
      <w:r w:rsidRPr="004B701C">
        <w:rPr>
          <w:rFonts w:ascii="Calibri Light" w:eastAsia="Calibri Light" w:hAnsi="Calibri Light" w:cs="Calibri Light"/>
          <w:sz w:val="18"/>
          <w:szCs w:val="18"/>
        </w:rPr>
        <w:t xml:space="preserve">  </w:t>
      </w:r>
    </w:p>
    <w:p w14:paraId="2DF257F3" w14:textId="77777777" w:rsidR="001F7F7B" w:rsidRPr="004B701C" w:rsidRDefault="001F7F7B" w:rsidP="001F7F7B">
      <w:pPr>
        <w:pStyle w:val="Heading2Text"/>
        <w:ind w:left="0"/>
        <w:rPr>
          <w:rFonts w:ascii="Calibri Light" w:eastAsia="Calibri Light" w:hAnsi="Calibri Light" w:cs="Calibri Light"/>
          <w:sz w:val="18"/>
          <w:szCs w:val="18"/>
        </w:rPr>
      </w:pPr>
      <w:r w:rsidRPr="004B701C">
        <w:rPr>
          <w:rFonts w:ascii="Calibri Light" w:eastAsia="Calibri Light" w:hAnsi="Calibri Light" w:cs="Calibri Light"/>
          <w:sz w:val="18"/>
          <w:szCs w:val="18"/>
        </w:rPr>
        <w:t>Credit Check is not applicable for the following BP types:</w:t>
      </w:r>
    </w:p>
    <w:p w14:paraId="4524D36D" w14:textId="77777777" w:rsidR="001F7F7B" w:rsidRPr="004B701C" w:rsidRDefault="001F7F7B" w:rsidP="001F7F7B">
      <w:pPr>
        <w:pStyle w:val="Heading2Text"/>
        <w:numPr>
          <w:ilvl w:val="1"/>
          <w:numId w:val="3"/>
        </w:numPr>
        <w:rPr>
          <w:rFonts w:ascii="Calibri Light" w:eastAsia="Calibri Light" w:hAnsi="Calibri Light" w:cs="Calibri Light"/>
          <w:sz w:val="18"/>
          <w:szCs w:val="18"/>
        </w:rPr>
      </w:pPr>
      <w:r w:rsidRPr="004B701C">
        <w:rPr>
          <w:rFonts w:ascii="Calibri Light" w:eastAsia="Calibri Light" w:hAnsi="Calibri Light" w:cs="Calibri Light"/>
          <w:sz w:val="18"/>
          <w:szCs w:val="18"/>
        </w:rPr>
        <w:t>New residential BP without SSN updated on BP record</w:t>
      </w:r>
    </w:p>
    <w:p w14:paraId="30CFE7BF" w14:textId="77777777" w:rsidR="001F7F7B" w:rsidRPr="004B701C" w:rsidRDefault="001F7F7B" w:rsidP="001F7F7B">
      <w:pPr>
        <w:pStyle w:val="Heading2Text"/>
        <w:numPr>
          <w:ilvl w:val="1"/>
          <w:numId w:val="3"/>
        </w:numPr>
        <w:rPr>
          <w:rFonts w:ascii="Calibri Light" w:eastAsia="Calibri Light" w:hAnsi="Calibri Light" w:cs="Calibri Light"/>
          <w:sz w:val="18"/>
          <w:szCs w:val="18"/>
        </w:rPr>
      </w:pPr>
      <w:r w:rsidRPr="004B701C">
        <w:rPr>
          <w:rFonts w:ascii="Calibri Light" w:eastAsia="Calibri Light" w:hAnsi="Calibri Light" w:cs="Calibri Light"/>
          <w:sz w:val="18"/>
          <w:szCs w:val="18"/>
        </w:rPr>
        <w:t>Non-residential BP</w:t>
      </w:r>
    </w:p>
    <w:p w14:paraId="32FA5A7C" w14:textId="77777777" w:rsidR="001F7F7B" w:rsidRPr="004B701C" w:rsidRDefault="001F7F7B" w:rsidP="001F7F7B">
      <w:pPr>
        <w:pStyle w:val="Heading2Text"/>
        <w:numPr>
          <w:ilvl w:val="1"/>
          <w:numId w:val="3"/>
        </w:numPr>
        <w:rPr>
          <w:rFonts w:ascii="Calibri Light" w:eastAsia="Calibri Light" w:hAnsi="Calibri Light" w:cs="Calibri Light"/>
          <w:sz w:val="18"/>
          <w:szCs w:val="18"/>
        </w:rPr>
      </w:pPr>
      <w:r w:rsidRPr="004B701C">
        <w:rPr>
          <w:rFonts w:ascii="Calibri Light" w:eastAsia="Calibri Light" w:hAnsi="Calibri Light" w:cs="Calibri Light"/>
          <w:sz w:val="18"/>
          <w:szCs w:val="18"/>
        </w:rPr>
        <w:t xml:space="preserve">Existing BP with a good credit worthiness score; consistent receipt of payment on time. </w:t>
      </w:r>
    </w:p>
    <w:p w14:paraId="496E278E" w14:textId="77777777" w:rsidR="001F7F7B" w:rsidRPr="004B701C" w:rsidRDefault="001F7F7B" w:rsidP="001F7F7B">
      <w:pPr>
        <w:pStyle w:val="Heading2Text"/>
        <w:numPr>
          <w:ilvl w:val="1"/>
          <w:numId w:val="3"/>
        </w:numPr>
        <w:rPr>
          <w:rFonts w:ascii="Calibri Light" w:eastAsia="Calibri Light" w:hAnsi="Calibri Light" w:cs="Calibri Light"/>
          <w:sz w:val="18"/>
          <w:szCs w:val="18"/>
        </w:rPr>
      </w:pPr>
      <w:r w:rsidRPr="004B701C">
        <w:rPr>
          <w:rFonts w:ascii="Calibri Light" w:eastAsia="Calibri Light" w:hAnsi="Calibri Light" w:cs="Calibri Light"/>
          <w:sz w:val="18"/>
          <w:szCs w:val="18"/>
        </w:rPr>
        <w:t>Sub-Metered Accounts</w:t>
      </w:r>
    </w:p>
    <w:p w14:paraId="5CDADB79" w14:textId="464DC075" w:rsidR="0072726C" w:rsidRPr="004B701C" w:rsidRDefault="006E2778" w:rsidP="00BF215D">
      <w:pPr>
        <w:pStyle w:val="Heading2Text"/>
        <w:ind w:left="0"/>
        <w:rPr>
          <w:rFonts w:ascii="Calibri Light" w:eastAsia="Calibri Light" w:hAnsi="Calibri Light" w:cs="Calibri Light"/>
          <w:sz w:val="18"/>
          <w:szCs w:val="18"/>
        </w:rPr>
      </w:pPr>
      <w:r w:rsidRPr="004B701C">
        <w:rPr>
          <w:rFonts w:ascii="Calibri Light" w:eastAsia="Calibri Light" w:hAnsi="Calibri Light" w:cs="Calibri Light"/>
          <w:sz w:val="18"/>
          <w:szCs w:val="18"/>
        </w:rPr>
        <w:t>The initial credit check will result in one of the following:</w:t>
      </w:r>
    </w:p>
    <w:tbl>
      <w:tblPr>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777"/>
        <w:gridCol w:w="7560"/>
      </w:tblGrid>
      <w:tr w:rsidR="006E2778" w:rsidRPr="00CD4E29" w14:paraId="65E6C5CA" w14:textId="77777777" w:rsidTr="004675E2">
        <w:trPr>
          <w:cantSplit/>
          <w:trHeight w:val="432"/>
          <w:tblHeader/>
        </w:trPr>
        <w:tc>
          <w:tcPr>
            <w:tcW w:w="1777" w:type="dxa"/>
            <w:tcBorders>
              <w:top w:val="threeDEmboss" w:sz="6" w:space="0" w:color="auto"/>
              <w:bottom w:val="threeDEmboss" w:sz="6" w:space="0" w:color="auto"/>
            </w:tcBorders>
            <w:shd w:val="clear" w:color="auto" w:fill="F9FBAF"/>
            <w:vAlign w:val="center"/>
          </w:tcPr>
          <w:p w14:paraId="119DE830" w14:textId="454D2EBD" w:rsidR="006E2778" w:rsidRPr="00CD4E29" w:rsidRDefault="006E2778" w:rsidP="004675E2">
            <w:pPr>
              <w:pStyle w:val="TableHeader-Center"/>
              <w:rPr>
                <w:rFonts w:ascii="Calibri Light,Arial" w:eastAsia="Calibri Light,Arial" w:hAnsi="Calibri Light,Arial" w:cs="Calibri Light,Arial"/>
                <w:sz w:val="18"/>
                <w:szCs w:val="18"/>
              </w:rPr>
            </w:pPr>
            <w:r>
              <w:rPr>
                <w:rFonts w:ascii="Calibri Light" w:eastAsia="Calibri Light" w:hAnsi="Calibri Light" w:cs="Calibri Light"/>
                <w:sz w:val="18"/>
                <w:szCs w:val="18"/>
              </w:rPr>
              <w:t>Credit Check Result</w:t>
            </w:r>
          </w:p>
        </w:tc>
        <w:tc>
          <w:tcPr>
            <w:tcW w:w="7560" w:type="dxa"/>
            <w:tcBorders>
              <w:top w:val="threeDEmboss" w:sz="6" w:space="0" w:color="auto"/>
              <w:bottom w:val="threeDEmboss" w:sz="6" w:space="0" w:color="auto"/>
            </w:tcBorders>
            <w:shd w:val="clear" w:color="auto" w:fill="F9FBAF"/>
            <w:vAlign w:val="center"/>
          </w:tcPr>
          <w:p w14:paraId="71E128CA" w14:textId="6CE59B45" w:rsidR="006E2778" w:rsidRPr="00CD4E29" w:rsidRDefault="006E2778" w:rsidP="004675E2">
            <w:pPr>
              <w:pStyle w:val="TableHeader-Left"/>
              <w:rPr>
                <w:rFonts w:ascii="Calibri Light,Arial" w:eastAsia="Calibri Light,Arial" w:hAnsi="Calibri Light,Arial" w:cs="Calibri Light,Arial"/>
                <w:sz w:val="18"/>
                <w:szCs w:val="18"/>
              </w:rPr>
            </w:pPr>
            <w:r>
              <w:rPr>
                <w:rFonts w:ascii="Calibri Light" w:eastAsia="Calibri Light" w:hAnsi="Calibri Light" w:cs="Calibri Light"/>
                <w:sz w:val="18"/>
                <w:szCs w:val="18"/>
              </w:rPr>
              <w:t>Expected User Action</w:t>
            </w:r>
          </w:p>
        </w:tc>
      </w:tr>
      <w:tr w:rsidR="006E2778" w:rsidRPr="004F1DFA" w14:paraId="36344455" w14:textId="77777777" w:rsidTr="004675E2">
        <w:trPr>
          <w:cantSplit/>
          <w:trHeight w:val="432"/>
        </w:trPr>
        <w:tc>
          <w:tcPr>
            <w:tcW w:w="1777" w:type="dxa"/>
            <w:tcBorders>
              <w:top w:val="single" w:sz="6" w:space="0" w:color="auto"/>
              <w:bottom w:val="single" w:sz="6" w:space="0" w:color="auto"/>
            </w:tcBorders>
            <w:vAlign w:val="bottom"/>
          </w:tcPr>
          <w:p w14:paraId="613ED2B0" w14:textId="59F4B0BB" w:rsidR="006E2778" w:rsidRPr="00C724B6" w:rsidRDefault="00744935" w:rsidP="004675E2">
            <w:pPr>
              <w:pStyle w:val="TableField-Center"/>
              <w:rPr>
                <w:rFonts w:ascii="Calibri Light" w:eastAsia="Calibri Light" w:hAnsi="Calibri Light" w:cs="Calibri Light"/>
                <w:color w:val="000000"/>
                <w:sz w:val="18"/>
                <w:szCs w:val="18"/>
              </w:rPr>
            </w:pPr>
            <w:r>
              <w:rPr>
                <w:rFonts w:ascii="Calibri Light" w:eastAsia="Calibri Light" w:hAnsi="Calibri Light" w:cs="Calibri Light"/>
                <w:color w:val="000000"/>
                <w:sz w:val="18"/>
                <w:szCs w:val="18"/>
              </w:rPr>
              <w:t>Credit Check completed</w:t>
            </w:r>
          </w:p>
        </w:tc>
        <w:tc>
          <w:tcPr>
            <w:tcW w:w="7560" w:type="dxa"/>
            <w:tcBorders>
              <w:top w:val="single" w:sz="6" w:space="0" w:color="auto"/>
              <w:bottom w:val="single" w:sz="6" w:space="0" w:color="auto"/>
            </w:tcBorders>
            <w:vAlign w:val="bottom"/>
          </w:tcPr>
          <w:p w14:paraId="422590E4" w14:textId="2C6C5CFF" w:rsidR="006E2778" w:rsidRPr="004F1DFA" w:rsidRDefault="006E2778" w:rsidP="00F9722E">
            <w:pPr>
              <w:rPr>
                <w:rFonts w:ascii="Calibri Light" w:eastAsia="Calibri Light" w:hAnsi="Calibri Light" w:cs="Calibri Light"/>
                <w:sz w:val="18"/>
                <w:szCs w:val="18"/>
              </w:rPr>
            </w:pPr>
            <w:r>
              <w:rPr>
                <w:rFonts w:ascii="Calibri Light" w:eastAsia="Calibri Light" w:hAnsi="Calibri Light" w:cs="Calibri Light"/>
                <w:sz w:val="18"/>
                <w:szCs w:val="18"/>
              </w:rPr>
              <w:t>The SSN is found to be invalid.  A BPEM case of “Customer Verification Investigation”</w:t>
            </w:r>
            <w:r w:rsidR="00177B40">
              <w:rPr>
                <w:rFonts w:ascii="Calibri Light" w:eastAsia="Calibri Light" w:hAnsi="Calibri Light" w:cs="Calibri Light"/>
                <w:sz w:val="18"/>
                <w:szCs w:val="18"/>
              </w:rPr>
              <w:t xml:space="preserve"> is created manually to the </w:t>
            </w:r>
            <w:r>
              <w:rPr>
                <w:rFonts w:ascii="Calibri Light" w:eastAsia="Calibri Light" w:hAnsi="Calibri Light" w:cs="Calibri Light"/>
                <w:sz w:val="18"/>
                <w:szCs w:val="18"/>
              </w:rPr>
              <w:t xml:space="preserve">Credit </w:t>
            </w:r>
            <w:proofErr w:type="gramStart"/>
            <w:r>
              <w:rPr>
                <w:rFonts w:ascii="Calibri Light" w:eastAsia="Calibri Light" w:hAnsi="Calibri Light" w:cs="Calibri Light"/>
                <w:sz w:val="18"/>
                <w:szCs w:val="18"/>
              </w:rPr>
              <w:t xml:space="preserve">Team,  </w:t>
            </w:r>
            <w:r w:rsidR="00F9722E">
              <w:rPr>
                <w:rFonts w:ascii="Calibri Light" w:eastAsia="Calibri Light" w:hAnsi="Calibri Light" w:cs="Calibri Light"/>
                <w:sz w:val="18"/>
                <w:szCs w:val="18"/>
              </w:rPr>
              <w:t>The</w:t>
            </w:r>
            <w:proofErr w:type="gramEnd"/>
            <w:r w:rsidR="00F9722E">
              <w:rPr>
                <w:rFonts w:ascii="Calibri Light" w:eastAsia="Calibri Light" w:hAnsi="Calibri Light" w:cs="Calibri Light"/>
                <w:sz w:val="18"/>
                <w:szCs w:val="18"/>
              </w:rPr>
              <w:t xml:space="preserve"> agent will proceed to create the move-in but will manually set the contract billing block, and cancel the service order (if applicable)</w:t>
            </w:r>
          </w:p>
        </w:tc>
      </w:tr>
      <w:tr w:rsidR="00177B40" w:rsidRPr="004F1DFA" w14:paraId="62FE52BC" w14:textId="77777777" w:rsidTr="004675E2">
        <w:trPr>
          <w:cantSplit/>
          <w:trHeight w:val="432"/>
        </w:trPr>
        <w:tc>
          <w:tcPr>
            <w:tcW w:w="1777" w:type="dxa"/>
            <w:tcBorders>
              <w:top w:val="single" w:sz="6" w:space="0" w:color="auto"/>
              <w:bottom w:val="single" w:sz="6" w:space="0" w:color="auto"/>
            </w:tcBorders>
            <w:vAlign w:val="bottom"/>
          </w:tcPr>
          <w:p w14:paraId="4318484D" w14:textId="041B4CED" w:rsidR="00177B40" w:rsidRDefault="00177B40" w:rsidP="004675E2">
            <w:pPr>
              <w:pStyle w:val="TableField-Center"/>
              <w:rPr>
                <w:rFonts w:ascii="Calibri Light" w:eastAsia="Calibri Light" w:hAnsi="Calibri Light" w:cs="Calibri Light"/>
                <w:color w:val="000000"/>
                <w:sz w:val="18"/>
                <w:szCs w:val="18"/>
              </w:rPr>
            </w:pPr>
            <w:r>
              <w:rPr>
                <w:rFonts w:ascii="Calibri Light" w:eastAsia="Calibri Light" w:hAnsi="Calibri Light" w:cs="Calibri Light"/>
                <w:color w:val="000000"/>
                <w:sz w:val="18"/>
                <w:szCs w:val="18"/>
              </w:rPr>
              <w:t>Refer to Credit</w:t>
            </w:r>
          </w:p>
        </w:tc>
        <w:tc>
          <w:tcPr>
            <w:tcW w:w="7560" w:type="dxa"/>
            <w:tcBorders>
              <w:top w:val="single" w:sz="6" w:space="0" w:color="auto"/>
              <w:bottom w:val="single" w:sz="6" w:space="0" w:color="auto"/>
            </w:tcBorders>
            <w:vAlign w:val="bottom"/>
          </w:tcPr>
          <w:p w14:paraId="159A7EC7" w14:textId="7F94A095" w:rsidR="00177B40" w:rsidRDefault="00177B40" w:rsidP="00F9722E">
            <w:pPr>
              <w:rPr>
                <w:rFonts w:ascii="Calibri Light" w:eastAsia="Calibri Light" w:hAnsi="Calibri Light" w:cs="Calibri Light"/>
                <w:color w:val="000000"/>
                <w:sz w:val="18"/>
                <w:szCs w:val="18"/>
              </w:rPr>
            </w:pPr>
            <w:r>
              <w:rPr>
                <w:rFonts w:ascii="Calibri Light" w:eastAsia="Calibri Light" w:hAnsi="Calibri Light" w:cs="Calibri Light"/>
                <w:color w:val="000000"/>
                <w:sz w:val="18"/>
                <w:szCs w:val="18"/>
              </w:rPr>
              <w:t>A BPEM case of “Customer Verification Investigation” is created manually to the Credit Team.</w:t>
            </w:r>
            <w:r w:rsidR="00F9722E">
              <w:rPr>
                <w:rFonts w:ascii="Calibri Light" w:eastAsia="Calibri Light" w:hAnsi="Calibri Light" w:cs="Calibri Light"/>
                <w:color w:val="000000"/>
                <w:sz w:val="18"/>
                <w:szCs w:val="18"/>
              </w:rPr>
              <w:t xml:space="preserve"> </w:t>
            </w:r>
            <w:r w:rsidR="00F9722E">
              <w:rPr>
                <w:rFonts w:ascii="Calibri Light" w:eastAsia="Calibri Light" w:hAnsi="Calibri Light" w:cs="Calibri Light"/>
                <w:sz w:val="18"/>
                <w:szCs w:val="18"/>
              </w:rPr>
              <w:t>The agent will proceed to create the move-in but will manually set the contract billing block and cancel the service order (if applicable).</w:t>
            </w:r>
          </w:p>
        </w:tc>
      </w:tr>
      <w:tr w:rsidR="00744935" w:rsidRPr="004F1DFA" w14:paraId="171DD5F4" w14:textId="77777777" w:rsidTr="004675E2">
        <w:trPr>
          <w:cantSplit/>
          <w:trHeight w:val="432"/>
        </w:trPr>
        <w:tc>
          <w:tcPr>
            <w:tcW w:w="1777" w:type="dxa"/>
            <w:tcBorders>
              <w:top w:val="single" w:sz="6" w:space="0" w:color="auto"/>
              <w:bottom w:val="single" w:sz="6" w:space="0" w:color="auto"/>
            </w:tcBorders>
            <w:vAlign w:val="bottom"/>
          </w:tcPr>
          <w:p w14:paraId="48275C81" w14:textId="6D1B5637" w:rsidR="00744935" w:rsidRDefault="00744935" w:rsidP="004675E2">
            <w:pPr>
              <w:pStyle w:val="TableField-Center"/>
              <w:rPr>
                <w:rFonts w:ascii="Calibri Light" w:eastAsia="Calibri Light" w:hAnsi="Calibri Light" w:cs="Calibri Light"/>
                <w:color w:val="000000"/>
                <w:sz w:val="18"/>
                <w:szCs w:val="18"/>
              </w:rPr>
            </w:pPr>
            <w:r>
              <w:rPr>
                <w:rFonts w:ascii="Calibri Light" w:eastAsia="Calibri Light" w:hAnsi="Calibri Light" w:cs="Calibri Light"/>
                <w:color w:val="000000"/>
                <w:sz w:val="18"/>
                <w:szCs w:val="18"/>
              </w:rPr>
              <w:t>Authentication Required</w:t>
            </w:r>
          </w:p>
        </w:tc>
        <w:tc>
          <w:tcPr>
            <w:tcW w:w="7560" w:type="dxa"/>
            <w:tcBorders>
              <w:top w:val="single" w:sz="6" w:space="0" w:color="auto"/>
              <w:bottom w:val="single" w:sz="6" w:space="0" w:color="auto"/>
            </w:tcBorders>
            <w:vAlign w:val="bottom"/>
          </w:tcPr>
          <w:p w14:paraId="29149ED3" w14:textId="0E5CE350" w:rsidR="00744935" w:rsidRDefault="00744935" w:rsidP="00F9722E">
            <w:pPr>
              <w:rPr>
                <w:rFonts w:ascii="Calibri Light" w:eastAsia="Calibri Light" w:hAnsi="Calibri Light" w:cs="Calibri Light"/>
                <w:color w:val="000000"/>
                <w:sz w:val="18"/>
                <w:szCs w:val="18"/>
              </w:rPr>
            </w:pPr>
            <w:r>
              <w:rPr>
                <w:rFonts w:ascii="Calibri Light" w:eastAsia="Calibri Light" w:hAnsi="Calibri Light" w:cs="Calibri Light"/>
                <w:color w:val="000000"/>
                <w:sz w:val="18"/>
                <w:szCs w:val="18"/>
              </w:rPr>
              <w:t>The customer is required to answer a series of questions to verify their identity.</w:t>
            </w:r>
          </w:p>
        </w:tc>
      </w:tr>
    </w:tbl>
    <w:p w14:paraId="748AE960" w14:textId="77777777" w:rsidR="004B701C" w:rsidRDefault="004B701C" w:rsidP="00BF215D">
      <w:pPr>
        <w:pStyle w:val="Heading2Text"/>
        <w:ind w:left="0"/>
        <w:rPr>
          <w:rFonts w:ascii="Calibri Light" w:eastAsia="Calibri Light" w:hAnsi="Calibri Light" w:cs="Calibri Light"/>
          <w:i/>
          <w:sz w:val="18"/>
          <w:szCs w:val="18"/>
        </w:rPr>
      </w:pPr>
    </w:p>
    <w:p w14:paraId="3CA1E9EB" w14:textId="15138EB1" w:rsidR="00BF215D" w:rsidRPr="004B701C" w:rsidRDefault="00531D2C" w:rsidP="00BF215D">
      <w:pPr>
        <w:pStyle w:val="Heading2Text"/>
        <w:ind w:left="0"/>
        <w:rPr>
          <w:rFonts w:ascii="Calibri Light" w:eastAsia="Calibri Light" w:hAnsi="Calibri Light" w:cs="Calibri Light"/>
          <w:i/>
          <w:sz w:val="18"/>
          <w:szCs w:val="18"/>
        </w:rPr>
      </w:pPr>
      <w:r w:rsidRPr="004B701C">
        <w:rPr>
          <w:rFonts w:ascii="Calibri Light" w:eastAsia="Calibri Light" w:hAnsi="Calibri Light" w:cs="Calibri Light"/>
          <w:i/>
          <w:sz w:val="18"/>
          <w:szCs w:val="18"/>
        </w:rPr>
        <w:t>Credit Bureau Authentication</w:t>
      </w:r>
    </w:p>
    <w:p w14:paraId="1027ECA8" w14:textId="15C9DE6D" w:rsidR="004B701C" w:rsidRDefault="00531D2C" w:rsidP="00BF215D">
      <w:pPr>
        <w:pStyle w:val="Heading2Text"/>
        <w:ind w:left="0"/>
        <w:rPr>
          <w:rFonts w:ascii="Calibri Light" w:eastAsia="Calibri Light" w:hAnsi="Calibri Light" w:cs="Calibri Light"/>
        </w:rPr>
      </w:pPr>
      <w:r w:rsidRPr="004B701C">
        <w:rPr>
          <w:rFonts w:ascii="Calibri Light" w:eastAsia="Calibri Light" w:hAnsi="Calibri Light" w:cs="Calibri Light"/>
        </w:rPr>
        <w:t>The Experian Authentication process is only triggered if the results of the initial credit check are “</w:t>
      </w:r>
      <w:proofErr w:type="spellStart"/>
      <w:r w:rsidRPr="004B701C">
        <w:rPr>
          <w:rFonts w:ascii="Calibri Light" w:eastAsia="Calibri Light" w:hAnsi="Calibri Light" w:cs="Calibri Light"/>
        </w:rPr>
        <w:t>Authenticat</w:t>
      </w:r>
      <w:r w:rsidR="00744935">
        <w:rPr>
          <w:rFonts w:ascii="Calibri Light" w:eastAsia="Calibri Light" w:hAnsi="Calibri Light" w:cs="Calibri Light"/>
        </w:rPr>
        <w:t>ation</w:t>
      </w:r>
      <w:proofErr w:type="spellEnd"/>
      <w:r w:rsidR="00744935">
        <w:rPr>
          <w:rFonts w:ascii="Calibri Light" w:eastAsia="Calibri Light" w:hAnsi="Calibri Light" w:cs="Calibri Light"/>
        </w:rPr>
        <w:t xml:space="preserve"> Required</w:t>
      </w:r>
      <w:r w:rsidRPr="004B701C">
        <w:rPr>
          <w:rFonts w:ascii="Calibri Light" w:eastAsia="Calibri Light" w:hAnsi="Calibri Light" w:cs="Calibri Light"/>
        </w:rPr>
        <w:t>”</w:t>
      </w:r>
      <w:r w:rsidR="00177B40" w:rsidRPr="004B701C">
        <w:rPr>
          <w:rFonts w:ascii="Calibri Light" w:eastAsia="Calibri Light" w:hAnsi="Calibri Light" w:cs="Calibri Light"/>
        </w:rPr>
        <w:t>. There are two results of the Authenticate process are detailed below.</w:t>
      </w:r>
      <w:r w:rsidR="004675E2">
        <w:rPr>
          <w:rFonts w:ascii="Calibri Light" w:eastAsia="Calibri Light" w:hAnsi="Calibri Light" w:cs="Calibri Light"/>
        </w:rPr>
        <w:t xml:space="preserve"> The Experian Authentication </w:t>
      </w:r>
      <w:r w:rsidR="004675E2">
        <w:rPr>
          <w:rFonts w:ascii="Calibri Light" w:eastAsia="Calibri Light" w:hAnsi="Calibri Light" w:cs="Calibri Light"/>
        </w:rPr>
        <w:lastRenderedPageBreak/>
        <w:t xml:space="preserve">process </w:t>
      </w:r>
      <w:r w:rsidR="00744935">
        <w:rPr>
          <w:rFonts w:ascii="Calibri Light" w:eastAsia="Calibri Light" w:hAnsi="Calibri Light" w:cs="Calibri Light"/>
        </w:rPr>
        <w:t xml:space="preserve">will </w:t>
      </w:r>
      <w:r w:rsidR="004675E2">
        <w:rPr>
          <w:rFonts w:ascii="Calibri Light" w:eastAsia="Calibri Light" w:hAnsi="Calibri Light" w:cs="Calibri Light"/>
        </w:rPr>
        <w:t xml:space="preserve">be done through </w:t>
      </w:r>
      <w:r w:rsidR="004675E2" w:rsidRPr="004B701C">
        <w:rPr>
          <w:rFonts w:ascii="Calibri Light" w:eastAsia="Calibri Light" w:hAnsi="Calibri Light" w:cs="Calibri Light"/>
          <w:sz w:val="18"/>
          <w:szCs w:val="18"/>
        </w:rPr>
        <w:t xml:space="preserve"> </w:t>
      </w:r>
      <w:hyperlink r:id="rId62" w:history="1">
        <w:r w:rsidR="004675E2" w:rsidRPr="004B701C">
          <w:rPr>
            <w:rStyle w:val="Hyperlink"/>
            <w:rFonts w:ascii="Calibri Light" w:hAnsi="Calibri Light"/>
            <w:sz w:val="18"/>
            <w:szCs w:val="18"/>
          </w:rPr>
          <w:t>1805 - E-CIM-CS-17 - Credit Check</w:t>
        </w:r>
      </w:hyperlink>
      <w:r w:rsidR="004675E2">
        <w:rPr>
          <w:rStyle w:val="Hyperlink"/>
          <w:rFonts w:ascii="Calibri Light" w:hAnsi="Calibri Light"/>
          <w:sz w:val="18"/>
          <w:szCs w:val="18"/>
        </w:rPr>
        <w:t xml:space="preserve"> </w:t>
      </w:r>
      <w:r w:rsidR="004675E2">
        <w:rPr>
          <w:rFonts w:ascii="Calibri Light" w:eastAsia="Calibri Light" w:hAnsi="Calibri Light" w:cs="Calibri Light"/>
        </w:rPr>
        <w:t xml:space="preserve">and an interface as defined in </w:t>
      </w:r>
      <w:hyperlink r:id="rId63" w:history="1">
        <w:r w:rsidR="004675E2" w:rsidRPr="004675E2">
          <w:rPr>
            <w:rStyle w:val="Hyperlink"/>
            <w:rFonts w:ascii="Calibri Light" w:eastAsia="Calibri Light" w:hAnsi="Calibri Light" w:cs="Calibri Light"/>
          </w:rPr>
          <w:t>SCC 244 CIM-CS-17 Credit Bureau Authenticate</w:t>
        </w:r>
      </w:hyperlink>
      <w:r w:rsidR="004675E2">
        <w:rPr>
          <w:rFonts w:ascii="Calibri Light" w:eastAsia="Calibri Light" w:hAnsi="Calibri Light" w:cs="Calibri Light"/>
        </w:rPr>
        <w:t>.</w:t>
      </w:r>
    </w:p>
    <w:p w14:paraId="193B6903" w14:textId="77777777" w:rsidR="004675E2" w:rsidRPr="004B701C" w:rsidRDefault="004675E2" w:rsidP="00BF215D">
      <w:pPr>
        <w:pStyle w:val="Heading2Text"/>
        <w:ind w:left="0"/>
        <w:rPr>
          <w:rFonts w:ascii="Calibri Light" w:eastAsia="Calibri Light" w:hAnsi="Calibri Light" w:cs="Calibri Light"/>
        </w:rPr>
      </w:pPr>
    </w:p>
    <w:tbl>
      <w:tblPr>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777"/>
        <w:gridCol w:w="7560"/>
      </w:tblGrid>
      <w:tr w:rsidR="00177B40" w:rsidRPr="00CD4E29" w14:paraId="131F276C" w14:textId="77777777" w:rsidTr="004675E2">
        <w:trPr>
          <w:cantSplit/>
          <w:trHeight w:val="432"/>
          <w:tblHeader/>
        </w:trPr>
        <w:tc>
          <w:tcPr>
            <w:tcW w:w="1777" w:type="dxa"/>
            <w:tcBorders>
              <w:top w:val="threeDEmboss" w:sz="6" w:space="0" w:color="auto"/>
              <w:bottom w:val="threeDEmboss" w:sz="6" w:space="0" w:color="auto"/>
            </w:tcBorders>
            <w:shd w:val="clear" w:color="auto" w:fill="F9FBAF"/>
            <w:vAlign w:val="center"/>
          </w:tcPr>
          <w:p w14:paraId="07E5ED2C" w14:textId="0817DD50" w:rsidR="00177B40" w:rsidRPr="00CD4E29" w:rsidRDefault="00177B40" w:rsidP="004675E2">
            <w:pPr>
              <w:pStyle w:val="TableHeader-Center"/>
              <w:rPr>
                <w:rFonts w:ascii="Calibri Light,Arial" w:eastAsia="Calibri Light,Arial" w:hAnsi="Calibri Light,Arial" w:cs="Calibri Light,Arial"/>
                <w:sz w:val="18"/>
                <w:szCs w:val="18"/>
              </w:rPr>
            </w:pPr>
            <w:r>
              <w:rPr>
                <w:rFonts w:ascii="Calibri Light" w:eastAsia="Calibri Light" w:hAnsi="Calibri Light" w:cs="Calibri Light"/>
                <w:sz w:val="18"/>
                <w:szCs w:val="18"/>
              </w:rPr>
              <w:t>Authentication Result</w:t>
            </w:r>
          </w:p>
        </w:tc>
        <w:tc>
          <w:tcPr>
            <w:tcW w:w="7560" w:type="dxa"/>
            <w:tcBorders>
              <w:top w:val="threeDEmboss" w:sz="6" w:space="0" w:color="auto"/>
              <w:bottom w:val="threeDEmboss" w:sz="6" w:space="0" w:color="auto"/>
            </w:tcBorders>
            <w:shd w:val="clear" w:color="auto" w:fill="F9FBAF"/>
            <w:vAlign w:val="center"/>
          </w:tcPr>
          <w:p w14:paraId="1AC85986" w14:textId="77777777" w:rsidR="00177B40" w:rsidRPr="00CD4E29" w:rsidRDefault="00177B40" w:rsidP="004675E2">
            <w:pPr>
              <w:pStyle w:val="TableHeader-Left"/>
              <w:rPr>
                <w:rFonts w:ascii="Calibri Light,Arial" w:eastAsia="Calibri Light,Arial" w:hAnsi="Calibri Light,Arial" w:cs="Calibri Light,Arial"/>
                <w:sz w:val="18"/>
                <w:szCs w:val="18"/>
              </w:rPr>
            </w:pPr>
            <w:r>
              <w:rPr>
                <w:rFonts w:ascii="Calibri Light" w:eastAsia="Calibri Light" w:hAnsi="Calibri Light" w:cs="Calibri Light"/>
                <w:sz w:val="18"/>
                <w:szCs w:val="18"/>
              </w:rPr>
              <w:t>Expected User Action</w:t>
            </w:r>
          </w:p>
        </w:tc>
      </w:tr>
      <w:tr w:rsidR="00177B40" w:rsidRPr="004F1DFA" w14:paraId="305EF929" w14:textId="77777777" w:rsidTr="004675E2">
        <w:trPr>
          <w:cantSplit/>
          <w:trHeight w:val="432"/>
        </w:trPr>
        <w:tc>
          <w:tcPr>
            <w:tcW w:w="1777" w:type="dxa"/>
            <w:tcBorders>
              <w:top w:val="single" w:sz="6" w:space="0" w:color="auto"/>
              <w:bottom w:val="single" w:sz="6" w:space="0" w:color="auto"/>
            </w:tcBorders>
            <w:vAlign w:val="bottom"/>
          </w:tcPr>
          <w:p w14:paraId="2D38277D" w14:textId="1691F904" w:rsidR="00177B40" w:rsidRPr="00C724B6" w:rsidRDefault="00177B40" w:rsidP="004675E2">
            <w:pPr>
              <w:pStyle w:val="TableField-Center"/>
              <w:rPr>
                <w:rFonts w:ascii="Calibri Light" w:eastAsia="Calibri Light" w:hAnsi="Calibri Light" w:cs="Calibri Light"/>
                <w:color w:val="000000"/>
                <w:sz w:val="18"/>
                <w:szCs w:val="18"/>
              </w:rPr>
            </w:pPr>
            <w:r>
              <w:rPr>
                <w:rFonts w:ascii="Calibri Light" w:eastAsia="Calibri Light" w:hAnsi="Calibri Light" w:cs="Calibri Light"/>
                <w:color w:val="000000"/>
                <w:sz w:val="18"/>
                <w:szCs w:val="18"/>
              </w:rPr>
              <w:t>Refer to Credit</w:t>
            </w:r>
          </w:p>
        </w:tc>
        <w:tc>
          <w:tcPr>
            <w:tcW w:w="7560" w:type="dxa"/>
            <w:tcBorders>
              <w:top w:val="single" w:sz="6" w:space="0" w:color="auto"/>
              <w:bottom w:val="single" w:sz="6" w:space="0" w:color="auto"/>
            </w:tcBorders>
            <w:vAlign w:val="bottom"/>
          </w:tcPr>
          <w:p w14:paraId="1EBF3B8B" w14:textId="0359A051" w:rsidR="00177B40" w:rsidRDefault="00177B40" w:rsidP="004675E2">
            <w:pPr>
              <w:rPr>
                <w:rFonts w:ascii="Calibri Light" w:eastAsia="Calibri Light" w:hAnsi="Calibri Light" w:cs="Calibri Light"/>
                <w:sz w:val="18"/>
                <w:szCs w:val="18"/>
              </w:rPr>
            </w:pPr>
            <w:r>
              <w:rPr>
                <w:rFonts w:ascii="Calibri Light" w:eastAsia="Calibri Light" w:hAnsi="Calibri Light" w:cs="Calibri Light"/>
                <w:sz w:val="18"/>
                <w:szCs w:val="18"/>
              </w:rPr>
              <w:t>The customer did not answer the authentication questions correctly.  A BPEM case of “Customer Verification Investigation” is created manually to the Credit Team. The agent will proceed to create the move-</w:t>
            </w:r>
            <w:proofErr w:type="gramStart"/>
            <w:r>
              <w:rPr>
                <w:rFonts w:ascii="Calibri Light" w:eastAsia="Calibri Light" w:hAnsi="Calibri Light" w:cs="Calibri Light"/>
                <w:sz w:val="18"/>
                <w:szCs w:val="18"/>
              </w:rPr>
              <w:t>in, but</w:t>
            </w:r>
            <w:proofErr w:type="gramEnd"/>
            <w:r>
              <w:rPr>
                <w:rFonts w:ascii="Calibri Light" w:eastAsia="Calibri Light" w:hAnsi="Calibri Light" w:cs="Calibri Light"/>
                <w:sz w:val="18"/>
                <w:szCs w:val="18"/>
              </w:rPr>
              <w:t xml:space="preserve"> will manually add a billing block to the contract and cancel the reconnection service order (if applicable).</w:t>
            </w:r>
          </w:p>
          <w:p w14:paraId="5E4FA44D" w14:textId="408DE60C" w:rsidR="00177B40" w:rsidRPr="004F1DFA" w:rsidRDefault="00177B40" w:rsidP="004675E2">
            <w:pPr>
              <w:rPr>
                <w:rFonts w:ascii="Calibri Light" w:eastAsia="Calibri Light" w:hAnsi="Calibri Light" w:cs="Calibri Light"/>
                <w:sz w:val="18"/>
                <w:szCs w:val="18"/>
              </w:rPr>
            </w:pPr>
          </w:p>
        </w:tc>
      </w:tr>
      <w:tr w:rsidR="00177B40" w:rsidRPr="004F1DFA" w14:paraId="675C003B" w14:textId="77777777" w:rsidTr="004675E2">
        <w:trPr>
          <w:cantSplit/>
          <w:trHeight w:val="432"/>
        </w:trPr>
        <w:tc>
          <w:tcPr>
            <w:tcW w:w="1777" w:type="dxa"/>
            <w:tcBorders>
              <w:top w:val="single" w:sz="6" w:space="0" w:color="auto"/>
              <w:bottom w:val="single" w:sz="6" w:space="0" w:color="auto"/>
            </w:tcBorders>
            <w:vAlign w:val="bottom"/>
          </w:tcPr>
          <w:p w14:paraId="19E0E380" w14:textId="3481E056" w:rsidR="00177B40" w:rsidRDefault="00744935" w:rsidP="004675E2">
            <w:pPr>
              <w:pStyle w:val="TableField-Center"/>
              <w:rPr>
                <w:rFonts w:ascii="Calibri Light" w:eastAsia="Calibri Light" w:hAnsi="Calibri Light" w:cs="Calibri Light"/>
                <w:color w:val="000000"/>
                <w:sz w:val="18"/>
                <w:szCs w:val="18"/>
              </w:rPr>
            </w:pPr>
            <w:r>
              <w:rPr>
                <w:rFonts w:ascii="Calibri Light" w:eastAsia="Calibri Light" w:hAnsi="Calibri Light" w:cs="Calibri Light"/>
                <w:color w:val="000000"/>
                <w:sz w:val="18"/>
                <w:szCs w:val="18"/>
              </w:rPr>
              <w:t>Authentication Successful</w:t>
            </w:r>
          </w:p>
        </w:tc>
        <w:tc>
          <w:tcPr>
            <w:tcW w:w="7560" w:type="dxa"/>
            <w:tcBorders>
              <w:top w:val="single" w:sz="6" w:space="0" w:color="auto"/>
              <w:bottom w:val="single" w:sz="6" w:space="0" w:color="auto"/>
            </w:tcBorders>
            <w:vAlign w:val="bottom"/>
          </w:tcPr>
          <w:p w14:paraId="63845920" w14:textId="41ECE8E4" w:rsidR="00177B40" w:rsidRDefault="00177B40" w:rsidP="004675E2">
            <w:pPr>
              <w:rPr>
                <w:rFonts w:ascii="Calibri Light" w:eastAsia="Calibri Light" w:hAnsi="Calibri Light" w:cs="Calibri Light"/>
                <w:sz w:val="18"/>
                <w:szCs w:val="18"/>
              </w:rPr>
            </w:pPr>
            <w:r>
              <w:rPr>
                <w:rFonts w:ascii="Calibri Light" w:eastAsia="Calibri Light" w:hAnsi="Calibri Light" w:cs="Calibri Light"/>
                <w:sz w:val="18"/>
                <w:szCs w:val="18"/>
              </w:rPr>
              <w:t>The customer answered the questions correctly.  The user will assess/not assess deposit based on initial result (Authenticate with Deposit or Authenticate (without deposit).</w:t>
            </w:r>
          </w:p>
        </w:tc>
      </w:tr>
    </w:tbl>
    <w:p w14:paraId="13503984" w14:textId="466C3B65" w:rsidR="00600C04" w:rsidRDefault="00600C04" w:rsidP="00993B75">
      <w:pPr>
        <w:pStyle w:val="Heading2"/>
      </w:pPr>
      <w:bookmarkStart w:id="45" w:name="_Toc26282916"/>
      <w:r>
        <w:t>2.1.4.5</w:t>
      </w:r>
      <w:r w:rsidR="0EB6F9BB">
        <w:t xml:space="preserve"> </w:t>
      </w:r>
      <w:r>
        <w:tab/>
      </w:r>
      <w:r w:rsidR="009C64F0">
        <w:t xml:space="preserve">Utilities Call Center </w:t>
      </w:r>
      <w:r w:rsidR="00993B75" w:rsidRPr="0EB6F9BB">
        <w:t xml:space="preserve">- </w:t>
      </w:r>
      <w:r>
        <w:t>Rate Change</w:t>
      </w:r>
      <w:bookmarkEnd w:id="45"/>
    </w:p>
    <w:p w14:paraId="07BB41BE" w14:textId="412F6589" w:rsidR="00B56E4B" w:rsidRDefault="000270D1" w:rsidP="546B4D49">
      <w:pPr>
        <w:pStyle w:val="Heading2Text"/>
        <w:ind w:left="0"/>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The Rate Change facet</w:t>
      </w:r>
      <w:r w:rsidR="003B02D4" w:rsidRPr="546B4D49">
        <w:rPr>
          <w:rFonts w:ascii="Calibri Light" w:eastAsia="Calibri Light" w:hAnsi="Calibri Light" w:cs="Calibri Light"/>
          <w:sz w:val="18"/>
          <w:szCs w:val="18"/>
        </w:rPr>
        <w:t xml:space="preserve"> (tab)</w:t>
      </w:r>
      <w:r w:rsidRPr="546B4D49">
        <w:rPr>
          <w:rFonts w:ascii="Calibri Light" w:eastAsia="Calibri Light" w:hAnsi="Calibri Light" w:cs="Calibri Light"/>
          <w:sz w:val="18"/>
          <w:szCs w:val="18"/>
        </w:rPr>
        <w:t xml:space="preserve"> will be used </w:t>
      </w:r>
      <w:r w:rsidR="00884211" w:rsidRPr="546B4D49">
        <w:rPr>
          <w:rFonts w:ascii="Calibri Light" w:eastAsia="Calibri Light" w:hAnsi="Calibri Light" w:cs="Calibri Light"/>
          <w:sz w:val="18"/>
          <w:szCs w:val="18"/>
        </w:rPr>
        <w:t xml:space="preserve">when a customer </w:t>
      </w:r>
      <w:proofErr w:type="gramStart"/>
      <w:r w:rsidR="00884211" w:rsidRPr="546B4D49">
        <w:rPr>
          <w:rFonts w:ascii="Calibri Light" w:eastAsia="Calibri Light" w:hAnsi="Calibri Light" w:cs="Calibri Light"/>
          <w:sz w:val="18"/>
          <w:szCs w:val="18"/>
        </w:rPr>
        <w:t>request</w:t>
      </w:r>
      <w:proofErr w:type="gramEnd"/>
      <w:r w:rsidR="003B02D4" w:rsidRPr="546B4D49">
        <w:rPr>
          <w:rFonts w:ascii="Calibri Light" w:eastAsia="Calibri Light" w:hAnsi="Calibri Light" w:cs="Calibri Light"/>
          <w:sz w:val="18"/>
          <w:szCs w:val="18"/>
        </w:rPr>
        <w:t xml:space="preserve"> a rate change </w:t>
      </w:r>
      <w:r w:rsidR="0098791F" w:rsidRPr="546B4D49">
        <w:rPr>
          <w:rFonts w:ascii="Calibri Light" w:eastAsia="Calibri Light" w:hAnsi="Calibri Light" w:cs="Calibri Light"/>
          <w:sz w:val="18"/>
          <w:szCs w:val="18"/>
        </w:rPr>
        <w:t xml:space="preserve">or when a user needs </w:t>
      </w:r>
      <w:r w:rsidR="00446EE1" w:rsidRPr="546B4D49">
        <w:rPr>
          <w:rFonts w:ascii="Calibri Light" w:eastAsia="Calibri Light" w:hAnsi="Calibri Light" w:cs="Calibri Light"/>
          <w:sz w:val="18"/>
          <w:szCs w:val="18"/>
        </w:rPr>
        <w:t>to display</w:t>
      </w:r>
      <w:r w:rsidR="0098791F" w:rsidRPr="546B4D49">
        <w:rPr>
          <w:rFonts w:ascii="Calibri Light" w:eastAsia="Calibri Light" w:hAnsi="Calibri Light" w:cs="Calibri Light"/>
          <w:sz w:val="18"/>
          <w:szCs w:val="18"/>
        </w:rPr>
        <w:t xml:space="preserve"> installation facts </w:t>
      </w:r>
      <w:r w:rsidR="00F0465F" w:rsidRPr="546B4D49">
        <w:rPr>
          <w:rFonts w:ascii="Calibri Light" w:eastAsia="Calibri Light" w:hAnsi="Calibri Light" w:cs="Calibri Light"/>
          <w:sz w:val="18"/>
          <w:szCs w:val="18"/>
        </w:rPr>
        <w:t xml:space="preserve">(billing parameters) </w:t>
      </w:r>
      <w:r w:rsidR="00D22862" w:rsidRPr="546B4D49">
        <w:rPr>
          <w:rFonts w:ascii="Calibri Light" w:eastAsia="Calibri Light" w:hAnsi="Calibri Light" w:cs="Calibri Light"/>
          <w:sz w:val="18"/>
          <w:szCs w:val="18"/>
        </w:rPr>
        <w:t>on a cu</w:t>
      </w:r>
      <w:r w:rsidR="009A5054" w:rsidRPr="546B4D49">
        <w:rPr>
          <w:rFonts w:ascii="Calibri Light" w:eastAsia="Calibri Light" w:hAnsi="Calibri Light" w:cs="Calibri Light"/>
          <w:sz w:val="18"/>
          <w:szCs w:val="18"/>
        </w:rPr>
        <w:t>stomer’s contract (</w:t>
      </w:r>
      <w:r w:rsidR="009A5054" w:rsidRPr="546B4D49">
        <w:rPr>
          <w:rFonts w:ascii="Calibri Light" w:eastAsia="Calibri Light" w:hAnsi="Calibri Light" w:cs="Calibri Light"/>
          <w:b/>
          <w:bCs/>
          <w:sz w:val="18"/>
          <w:szCs w:val="18"/>
        </w:rPr>
        <w:t>Figure 2</w:t>
      </w:r>
      <w:r w:rsidR="005E4DB4" w:rsidRPr="546B4D49">
        <w:rPr>
          <w:rFonts w:ascii="Calibri Light" w:eastAsia="Calibri Light" w:hAnsi="Calibri Light" w:cs="Calibri Light"/>
          <w:b/>
          <w:bCs/>
          <w:sz w:val="18"/>
          <w:szCs w:val="18"/>
        </w:rPr>
        <w:t>6</w:t>
      </w:r>
      <w:r w:rsidR="00D22862" w:rsidRPr="546B4D49">
        <w:rPr>
          <w:rFonts w:ascii="Calibri Light,Arial" w:eastAsia="Calibri Light,Arial" w:hAnsi="Calibri Light,Arial" w:cs="Calibri Light,Arial"/>
          <w:sz w:val="18"/>
          <w:szCs w:val="18"/>
        </w:rPr>
        <w:t>).</w:t>
      </w:r>
    </w:p>
    <w:p w14:paraId="35D5BFC2" w14:textId="0246B021" w:rsidR="00B56E4B" w:rsidRDefault="00DC79E3" w:rsidP="003964FC">
      <w:pPr>
        <w:pStyle w:val="Heading2Text"/>
        <w:ind w:left="0"/>
        <w:jc w:val="center"/>
        <w:rPr>
          <w:rFonts w:ascii="Calibri Light" w:hAnsi="Calibri Light" w:cs="Arial"/>
          <w:sz w:val="18"/>
          <w:szCs w:val="18"/>
        </w:rPr>
      </w:pPr>
      <w:r w:rsidRPr="00DC79E3">
        <w:rPr>
          <w:rFonts w:ascii="Calibri Light" w:hAnsi="Calibri Light" w:cs="Arial"/>
          <w:noProof/>
          <w:sz w:val="18"/>
          <w:szCs w:val="18"/>
        </w:rPr>
        <w:drawing>
          <wp:inline distT="0" distB="0" distL="0" distR="0" wp14:anchorId="6CDF8CFF" wp14:editId="10A8A592">
            <wp:extent cx="5943600" cy="1945005"/>
            <wp:effectExtent l="12700" t="12700" r="12700" b="1079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1945005"/>
                    </a:xfrm>
                    <a:prstGeom prst="rect">
                      <a:avLst/>
                    </a:prstGeom>
                    <a:ln>
                      <a:solidFill>
                        <a:srgbClr val="4F81BD"/>
                      </a:solidFill>
                    </a:ln>
                  </pic:spPr>
                </pic:pic>
              </a:graphicData>
            </a:graphic>
          </wp:inline>
        </w:drawing>
      </w:r>
    </w:p>
    <w:p w14:paraId="47317C96" w14:textId="32D3AD8A" w:rsidR="003964FC" w:rsidRDefault="000D1339" w:rsidP="546B4D49">
      <w:pPr>
        <w:pStyle w:val="Heading2Text"/>
        <w:ind w:left="0"/>
        <w:jc w:val="center"/>
        <w:rPr>
          <w:rFonts w:ascii="Calibri Light,Arial" w:eastAsia="Calibri Light,Arial" w:hAnsi="Calibri Light,Arial" w:cs="Calibri Light,Arial"/>
          <w:sz w:val="18"/>
          <w:szCs w:val="18"/>
        </w:rPr>
      </w:pPr>
      <w:r w:rsidRPr="43D024A8">
        <w:rPr>
          <w:rFonts w:ascii="Calibri Light" w:eastAsia="Calibri Light" w:hAnsi="Calibri Light" w:cs="Calibri Light"/>
          <w:b/>
          <w:bCs/>
          <w:i/>
          <w:iCs/>
          <w:sz w:val="18"/>
          <w:szCs w:val="18"/>
        </w:rPr>
        <w:t>Figure</w:t>
      </w:r>
      <w:r w:rsidR="009A5054" w:rsidRPr="43D024A8">
        <w:rPr>
          <w:rFonts w:ascii="Calibri Light" w:eastAsia="Calibri Light" w:hAnsi="Calibri Light" w:cs="Calibri Light"/>
          <w:b/>
          <w:bCs/>
          <w:i/>
          <w:iCs/>
          <w:sz w:val="18"/>
          <w:szCs w:val="18"/>
        </w:rPr>
        <w:t xml:space="preserve"> 2</w:t>
      </w:r>
      <w:r w:rsidR="005E4DB4" w:rsidRPr="43D024A8">
        <w:rPr>
          <w:rFonts w:ascii="Calibri Light" w:eastAsia="Calibri Light" w:hAnsi="Calibri Light" w:cs="Calibri Light"/>
          <w:b/>
          <w:bCs/>
          <w:i/>
          <w:iCs/>
          <w:sz w:val="18"/>
          <w:szCs w:val="18"/>
        </w:rPr>
        <w:t>6</w:t>
      </w:r>
      <w:r w:rsidRPr="43D024A8">
        <w:rPr>
          <w:rFonts w:ascii="Calibri Light,Arial" w:eastAsia="Calibri Light,Arial" w:hAnsi="Calibri Light,Arial" w:cs="Calibri Light,Arial"/>
          <w:b/>
          <w:bCs/>
          <w:i/>
          <w:iCs/>
          <w:sz w:val="18"/>
          <w:szCs w:val="18"/>
        </w:rPr>
        <w:t>:</w:t>
      </w:r>
      <w:r w:rsidRPr="43D024A8">
        <w:rPr>
          <w:rFonts w:ascii="Calibri Light" w:eastAsia="Calibri Light" w:hAnsi="Calibri Light" w:cs="Calibri Light"/>
          <w:i/>
          <w:iCs/>
          <w:sz w:val="18"/>
          <w:szCs w:val="18"/>
        </w:rPr>
        <w:t xml:space="preserve"> Utilities Rate Change Facet</w:t>
      </w:r>
    </w:p>
    <w:p w14:paraId="508570BD" w14:textId="29EF8B31" w:rsidR="00446EE1" w:rsidRDefault="0098791F" w:rsidP="546B4D49">
      <w:pPr>
        <w:pStyle w:val="Heading2Text"/>
        <w:ind w:left="0"/>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If the user needs to change the customer’</w:t>
      </w:r>
      <w:r w:rsidR="00E47F4E" w:rsidRPr="546B4D49">
        <w:rPr>
          <w:rFonts w:ascii="Calibri Light" w:eastAsia="Calibri Light" w:hAnsi="Calibri Light" w:cs="Calibri Light"/>
          <w:sz w:val="18"/>
          <w:szCs w:val="18"/>
        </w:rPr>
        <w:t xml:space="preserve">s rate, then they will select the contract and click </w:t>
      </w:r>
      <w:r w:rsidR="00E47F4E" w:rsidRPr="14C1ACD4">
        <w:rPr>
          <w:rFonts w:ascii="Calibri Light" w:eastAsia="Calibri Light" w:hAnsi="Calibri Light" w:cs="Calibri Light"/>
          <w:i/>
          <w:iCs/>
          <w:sz w:val="18"/>
          <w:szCs w:val="18"/>
        </w:rPr>
        <w:t>‘Rate Change’</w:t>
      </w:r>
      <w:r w:rsidR="00B00690" w:rsidRPr="546B4D49">
        <w:rPr>
          <w:rFonts w:ascii="Calibri Light" w:eastAsia="Calibri Light" w:hAnsi="Calibri Light" w:cs="Calibri Light"/>
          <w:sz w:val="18"/>
          <w:szCs w:val="18"/>
        </w:rPr>
        <w:t>.  A pop-up will be generated which will allow the user to select the new rate</w:t>
      </w:r>
      <w:r w:rsidR="009A5054" w:rsidRPr="546B4D49">
        <w:rPr>
          <w:rFonts w:ascii="Calibri Light,Arial" w:eastAsia="Calibri Light,Arial" w:hAnsi="Calibri Light,Arial" w:cs="Calibri Light,Arial"/>
          <w:sz w:val="18"/>
          <w:szCs w:val="18"/>
        </w:rPr>
        <w:t xml:space="preserve"> (</w:t>
      </w:r>
      <w:r w:rsidR="009A5054" w:rsidRPr="546B4D49">
        <w:rPr>
          <w:rFonts w:ascii="Calibri Light" w:eastAsia="Calibri Light" w:hAnsi="Calibri Light" w:cs="Calibri Light"/>
          <w:b/>
          <w:bCs/>
          <w:sz w:val="18"/>
          <w:szCs w:val="18"/>
        </w:rPr>
        <w:t>Figure 2</w:t>
      </w:r>
      <w:r w:rsidR="005E4DB4" w:rsidRPr="546B4D49">
        <w:rPr>
          <w:rFonts w:ascii="Calibri Light" w:eastAsia="Calibri Light" w:hAnsi="Calibri Light" w:cs="Calibri Light"/>
          <w:b/>
          <w:bCs/>
          <w:sz w:val="18"/>
          <w:szCs w:val="18"/>
        </w:rPr>
        <w:t>7</w:t>
      </w:r>
      <w:r w:rsidR="00D22862" w:rsidRPr="546B4D49">
        <w:rPr>
          <w:rFonts w:ascii="Calibri Light,Arial" w:eastAsia="Calibri Light,Arial" w:hAnsi="Calibri Light,Arial" w:cs="Calibri Light,Arial"/>
          <w:sz w:val="18"/>
          <w:szCs w:val="18"/>
        </w:rPr>
        <w:t>)</w:t>
      </w:r>
      <w:r w:rsidR="00B00690" w:rsidRPr="546B4D49">
        <w:rPr>
          <w:rFonts w:ascii="Calibri Light,Arial" w:eastAsia="Calibri Light,Arial" w:hAnsi="Calibri Light,Arial" w:cs="Calibri Light,Arial"/>
          <w:sz w:val="18"/>
          <w:szCs w:val="18"/>
        </w:rPr>
        <w:t>.</w:t>
      </w:r>
      <w:r w:rsidR="00624610" w:rsidRPr="546B4D49">
        <w:rPr>
          <w:rFonts w:ascii="Calibri Light" w:eastAsia="Calibri Light" w:hAnsi="Calibri Light" w:cs="Calibri Light"/>
          <w:sz w:val="18"/>
          <w:szCs w:val="18"/>
        </w:rPr>
        <w:t xml:space="preserve">  When performing a rate change, the validity of the new rate will not </w:t>
      </w:r>
      <w:r w:rsidR="00886F66" w:rsidRPr="546B4D49">
        <w:rPr>
          <w:rFonts w:ascii="Calibri Light" w:eastAsia="Calibri Light" w:hAnsi="Calibri Light" w:cs="Calibri Light"/>
          <w:sz w:val="18"/>
          <w:szCs w:val="18"/>
        </w:rPr>
        <w:t xml:space="preserve">be effective </w:t>
      </w:r>
      <w:r w:rsidR="00624610" w:rsidRPr="546B4D49">
        <w:rPr>
          <w:rFonts w:ascii="Calibri Light" w:eastAsia="Calibri Light" w:hAnsi="Calibri Light" w:cs="Calibri Light"/>
          <w:sz w:val="18"/>
          <w:szCs w:val="18"/>
        </w:rPr>
        <w:t xml:space="preserve">until </w:t>
      </w:r>
      <w:r w:rsidR="00580D46" w:rsidRPr="546B4D49">
        <w:rPr>
          <w:rFonts w:ascii="Calibri Light" w:eastAsia="Calibri Light" w:hAnsi="Calibri Light" w:cs="Calibri Light"/>
          <w:sz w:val="18"/>
          <w:szCs w:val="18"/>
        </w:rPr>
        <w:t xml:space="preserve">the </w:t>
      </w:r>
      <w:r w:rsidR="12C9BCDB" w:rsidRPr="546B4D49">
        <w:rPr>
          <w:rFonts w:ascii="Calibri Light" w:eastAsia="Calibri Light" w:hAnsi="Calibri Light" w:cs="Calibri Light"/>
          <w:sz w:val="18"/>
          <w:szCs w:val="18"/>
        </w:rPr>
        <w:t>first</w:t>
      </w:r>
      <w:r w:rsidR="00580D46" w:rsidRPr="546B4D49">
        <w:rPr>
          <w:rFonts w:ascii="Calibri Light" w:eastAsia="Calibri Light" w:hAnsi="Calibri Light" w:cs="Calibri Light"/>
          <w:sz w:val="18"/>
          <w:szCs w:val="18"/>
        </w:rPr>
        <w:t xml:space="preserve"> day of their </w:t>
      </w:r>
      <w:r w:rsidR="59417C4B" w:rsidRPr="546B4D49">
        <w:rPr>
          <w:rFonts w:ascii="Calibri Light" w:eastAsia="Calibri Light" w:hAnsi="Calibri Light" w:cs="Calibri Light"/>
          <w:sz w:val="18"/>
          <w:szCs w:val="18"/>
        </w:rPr>
        <w:t>next</w:t>
      </w:r>
      <w:r w:rsidR="00580D46" w:rsidRPr="546B4D49">
        <w:rPr>
          <w:rFonts w:ascii="Calibri Light" w:eastAsia="Calibri Light" w:hAnsi="Calibri Light" w:cs="Calibri Light"/>
          <w:sz w:val="18"/>
          <w:szCs w:val="18"/>
        </w:rPr>
        <w:t xml:space="preserve"> bill</w:t>
      </w:r>
      <w:r w:rsidR="00886F66" w:rsidRPr="546B4D49">
        <w:rPr>
          <w:rFonts w:ascii="Calibri Light" w:eastAsia="Calibri Light" w:hAnsi="Calibri Light" w:cs="Calibri Light"/>
          <w:sz w:val="18"/>
          <w:szCs w:val="18"/>
        </w:rPr>
        <w:t>ing</w:t>
      </w:r>
      <w:r w:rsidR="00580D46" w:rsidRPr="546B4D49">
        <w:rPr>
          <w:rFonts w:ascii="Calibri Light" w:eastAsia="Calibri Light" w:hAnsi="Calibri Light" w:cs="Calibri Light"/>
          <w:sz w:val="18"/>
          <w:szCs w:val="18"/>
        </w:rPr>
        <w:t xml:space="preserve"> period</w:t>
      </w:r>
      <w:r w:rsidR="59417C4B" w:rsidRPr="546B4D49">
        <w:rPr>
          <w:rFonts w:ascii="Calibri Light" w:eastAsia="Calibri Light" w:hAnsi="Calibri Light" w:cs="Calibri Light"/>
          <w:sz w:val="18"/>
          <w:szCs w:val="18"/>
        </w:rPr>
        <w:t xml:space="preserve">.  A FRICEW object has been identified </w:t>
      </w:r>
      <w:r w:rsidR="4BBFD2F0" w:rsidRPr="546B4D49">
        <w:rPr>
          <w:rFonts w:ascii="Calibri Light" w:eastAsia="Calibri Light" w:hAnsi="Calibri Light" w:cs="Calibri Light"/>
          <w:sz w:val="18"/>
          <w:szCs w:val="18"/>
        </w:rPr>
        <w:t>so that the next bill cycle date default</w:t>
      </w:r>
      <w:r w:rsidR="4BBFD2F0" w:rsidRPr="4BBFD2F0">
        <w:rPr>
          <w:rFonts w:ascii="Calibri Light" w:eastAsia="Calibri Light" w:hAnsi="Calibri Light" w:cs="Calibri Light"/>
          <w:sz w:val="18"/>
          <w:szCs w:val="18"/>
        </w:rPr>
        <w:t>s</w:t>
      </w:r>
      <w:r w:rsidR="14C1ACD4" w:rsidRPr="4BBFD2F0">
        <w:rPr>
          <w:rFonts w:ascii="Calibri Light" w:eastAsia="Calibri Light" w:hAnsi="Calibri Light" w:cs="Calibri Light"/>
          <w:sz w:val="18"/>
          <w:szCs w:val="18"/>
        </w:rPr>
        <w:t xml:space="preserve"> for the user</w:t>
      </w:r>
      <w:r w:rsidR="4BBFD2F0" w:rsidRPr="4BBFD2F0">
        <w:rPr>
          <w:rFonts w:ascii="Calibri Light" w:eastAsia="Calibri Light" w:hAnsi="Calibri Light" w:cs="Calibri Light"/>
          <w:sz w:val="18"/>
          <w:szCs w:val="18"/>
        </w:rPr>
        <w:t xml:space="preserve"> (</w:t>
      </w:r>
      <w:r w:rsidR="4BBFD2F0" w:rsidRPr="4BBFD2F0">
        <w:rPr>
          <w:rFonts w:ascii="Calibri Light" w:eastAsia="Calibri Light" w:hAnsi="Calibri Light" w:cs="Calibri Light"/>
          <w:sz w:val="18"/>
          <w:szCs w:val="18"/>
          <w:lang w:val="de-CH"/>
        </w:rPr>
        <w:t>E-CIM-CS-02 - Default next bill cycle date)</w:t>
      </w:r>
      <w:r w:rsidR="00580D46" w:rsidRPr="4BBFD2F0">
        <w:rPr>
          <w:rFonts w:ascii="Calibri Light" w:eastAsia="Calibri Light" w:hAnsi="Calibri Light" w:cs="Calibri Light"/>
          <w:sz w:val="18"/>
          <w:szCs w:val="18"/>
        </w:rPr>
        <w:t>.</w:t>
      </w:r>
    </w:p>
    <w:p w14:paraId="2A42F23B" w14:textId="128070BF" w:rsidR="00B56E4B" w:rsidRDefault="00DC79E3" w:rsidP="003964FC">
      <w:pPr>
        <w:pStyle w:val="Heading2Text"/>
        <w:ind w:left="0"/>
        <w:jc w:val="center"/>
        <w:rPr>
          <w:rFonts w:ascii="Calibri Light" w:hAnsi="Calibri Light" w:cs="Arial"/>
          <w:sz w:val="18"/>
          <w:szCs w:val="18"/>
        </w:rPr>
      </w:pPr>
      <w:r w:rsidRPr="00DC79E3">
        <w:rPr>
          <w:rFonts w:ascii="Calibri Light" w:hAnsi="Calibri Light" w:cs="Arial"/>
          <w:noProof/>
          <w:sz w:val="18"/>
          <w:szCs w:val="18"/>
        </w:rPr>
        <w:drawing>
          <wp:inline distT="0" distB="0" distL="0" distR="0" wp14:anchorId="64721392" wp14:editId="0ED79593">
            <wp:extent cx="4788212" cy="2059545"/>
            <wp:effectExtent l="12700" t="12700" r="12700" b="1079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794620" cy="2062301"/>
                    </a:xfrm>
                    <a:prstGeom prst="rect">
                      <a:avLst/>
                    </a:prstGeom>
                    <a:ln>
                      <a:solidFill>
                        <a:srgbClr val="4F81BD"/>
                      </a:solidFill>
                    </a:ln>
                  </pic:spPr>
                </pic:pic>
              </a:graphicData>
            </a:graphic>
          </wp:inline>
        </w:drawing>
      </w:r>
    </w:p>
    <w:p w14:paraId="43D37919" w14:textId="6769CF29" w:rsidR="005E4DB4" w:rsidRPr="00F0465F" w:rsidRDefault="00D22862" w:rsidP="546B4D49">
      <w:pPr>
        <w:pStyle w:val="Heading2Text"/>
        <w:ind w:left="0"/>
        <w:jc w:val="center"/>
        <w:rPr>
          <w:rFonts w:ascii="Calibri Light,Arial" w:eastAsia="Calibri Light,Arial" w:hAnsi="Calibri Light,Arial" w:cs="Calibri Light,Arial"/>
          <w:noProof/>
          <w:sz w:val="18"/>
          <w:szCs w:val="18"/>
          <w:lang w:eastAsia="en-US"/>
        </w:rPr>
      </w:pPr>
      <w:r w:rsidRPr="43D024A8">
        <w:rPr>
          <w:rFonts w:ascii="Calibri Light" w:eastAsia="Calibri Light" w:hAnsi="Calibri Light" w:cs="Calibri Light"/>
          <w:b/>
          <w:bCs/>
          <w:i/>
          <w:iCs/>
          <w:sz w:val="18"/>
          <w:szCs w:val="18"/>
        </w:rPr>
        <w:t>Figure</w:t>
      </w:r>
      <w:r w:rsidR="009A5054" w:rsidRPr="43D024A8">
        <w:rPr>
          <w:rFonts w:ascii="Calibri Light" w:eastAsia="Calibri Light" w:hAnsi="Calibri Light" w:cs="Calibri Light"/>
          <w:b/>
          <w:bCs/>
          <w:i/>
          <w:iCs/>
          <w:sz w:val="18"/>
          <w:szCs w:val="18"/>
        </w:rPr>
        <w:t xml:space="preserve"> 2</w:t>
      </w:r>
      <w:r w:rsidR="005E4DB4" w:rsidRPr="43D024A8">
        <w:rPr>
          <w:rFonts w:ascii="Calibri Light" w:eastAsia="Calibri Light" w:hAnsi="Calibri Light" w:cs="Calibri Light"/>
          <w:b/>
          <w:bCs/>
          <w:i/>
          <w:iCs/>
          <w:sz w:val="18"/>
          <w:szCs w:val="18"/>
        </w:rPr>
        <w:t>7</w:t>
      </w:r>
      <w:r w:rsidRPr="43D024A8">
        <w:rPr>
          <w:rFonts w:ascii="Calibri Light,Arial" w:eastAsia="Calibri Light,Arial" w:hAnsi="Calibri Light,Arial" w:cs="Calibri Light,Arial"/>
          <w:b/>
          <w:bCs/>
          <w:i/>
          <w:iCs/>
          <w:sz w:val="18"/>
          <w:szCs w:val="18"/>
        </w:rPr>
        <w:t>:</w:t>
      </w:r>
      <w:r w:rsidRPr="43D024A8">
        <w:rPr>
          <w:rFonts w:ascii="Calibri Light" w:eastAsia="Calibri Light" w:hAnsi="Calibri Light" w:cs="Calibri Light"/>
          <w:i/>
          <w:iCs/>
          <w:sz w:val="18"/>
          <w:szCs w:val="18"/>
        </w:rPr>
        <w:t xml:space="preserve"> Rate Category Change</w:t>
      </w:r>
    </w:p>
    <w:p w14:paraId="71FE1CA6" w14:textId="6DB8603D" w:rsidR="00AA6BC0" w:rsidRPr="00AA6BC0" w:rsidRDefault="00624610" w:rsidP="279DA945">
      <w:pPr>
        <w:pStyle w:val="Heading2Text"/>
        <w:ind w:left="0"/>
        <w:rPr>
          <w:rFonts w:ascii="Calibri Light" w:eastAsia="Calibri Light" w:hAnsi="Calibri Light" w:cs="Calibri Light"/>
          <w:sz w:val="18"/>
          <w:szCs w:val="18"/>
        </w:rPr>
      </w:pPr>
      <w:r w:rsidRPr="546B4D49">
        <w:rPr>
          <w:rFonts w:ascii="Calibri Light" w:eastAsia="Calibri Light" w:hAnsi="Calibri Light" w:cs="Calibri Light"/>
          <w:sz w:val="18"/>
          <w:szCs w:val="18"/>
        </w:rPr>
        <w:lastRenderedPageBreak/>
        <w:t>Using the field help</w:t>
      </w:r>
      <w:r w:rsidR="00446EE1" w:rsidRPr="546B4D49">
        <w:rPr>
          <w:rFonts w:ascii="Calibri Light" w:eastAsia="Calibri Light" w:hAnsi="Calibri Light" w:cs="Calibri Light"/>
          <w:sz w:val="18"/>
          <w:szCs w:val="18"/>
        </w:rPr>
        <w:t xml:space="preserve"> available in the </w:t>
      </w:r>
      <w:r w:rsidR="00446EE1" w:rsidRPr="279DA945">
        <w:rPr>
          <w:rFonts w:ascii="Calibri Light" w:eastAsia="Calibri Light" w:hAnsi="Calibri Light" w:cs="Calibri Light"/>
          <w:i/>
          <w:iCs/>
          <w:sz w:val="18"/>
          <w:szCs w:val="18"/>
        </w:rPr>
        <w:t>‘Proposed Rate Category’</w:t>
      </w:r>
      <w:r w:rsidR="00446EE1" w:rsidRPr="546B4D49">
        <w:rPr>
          <w:rFonts w:ascii="Calibri Light" w:eastAsia="Calibri Light" w:hAnsi="Calibri Light" w:cs="Calibri Light"/>
          <w:sz w:val="18"/>
          <w:szCs w:val="18"/>
        </w:rPr>
        <w:t xml:space="preserve"> field</w:t>
      </w:r>
      <w:r w:rsidR="009A5054" w:rsidRPr="546B4D49">
        <w:rPr>
          <w:rFonts w:ascii="Calibri Light,Arial" w:eastAsia="Calibri Light,Arial" w:hAnsi="Calibri Light,Arial" w:cs="Calibri Light,Arial"/>
          <w:sz w:val="18"/>
          <w:szCs w:val="18"/>
        </w:rPr>
        <w:t xml:space="preserve"> (</w:t>
      </w:r>
      <w:r w:rsidR="009A5054" w:rsidRPr="546B4D49">
        <w:rPr>
          <w:rFonts w:ascii="Calibri Light" w:eastAsia="Calibri Light" w:hAnsi="Calibri Light" w:cs="Calibri Light"/>
          <w:b/>
          <w:bCs/>
          <w:sz w:val="18"/>
          <w:szCs w:val="18"/>
        </w:rPr>
        <w:t>Figure 26</w:t>
      </w:r>
      <w:r w:rsidR="00F579BE" w:rsidRPr="546B4D49">
        <w:rPr>
          <w:rFonts w:ascii="Calibri Light,Arial" w:eastAsia="Calibri Light,Arial" w:hAnsi="Calibri Light,Arial" w:cs="Calibri Light,Arial"/>
          <w:sz w:val="18"/>
          <w:szCs w:val="18"/>
        </w:rPr>
        <w:t>)</w:t>
      </w:r>
      <w:r w:rsidRPr="546B4D49">
        <w:rPr>
          <w:rFonts w:ascii="Calibri Light" w:eastAsia="Calibri Light" w:hAnsi="Calibri Light" w:cs="Calibri Light"/>
          <w:sz w:val="18"/>
          <w:szCs w:val="18"/>
        </w:rPr>
        <w:t xml:space="preserve">, an additional pop-up will display the available rates. </w:t>
      </w:r>
      <w:r w:rsidR="00576101" w:rsidRPr="546B4D49">
        <w:rPr>
          <w:rFonts w:ascii="Calibri Light" w:eastAsia="Calibri Light" w:hAnsi="Calibri Light" w:cs="Calibri Light"/>
          <w:sz w:val="18"/>
          <w:szCs w:val="18"/>
        </w:rPr>
        <w:t xml:space="preserve">The enhancement E-CIM-CS-17 Rate Change Validations has been identified so that only certain rates are available for selection per the SCE business rules. </w:t>
      </w:r>
      <w:r w:rsidR="43D024A8" w:rsidRPr="546B4D49">
        <w:rPr>
          <w:rFonts w:ascii="Calibri Light" w:eastAsia="Calibri Light" w:hAnsi="Calibri Light" w:cs="Calibri Light"/>
          <w:sz w:val="18"/>
          <w:szCs w:val="18"/>
        </w:rPr>
        <w:t xml:space="preserve">Therefore, some rates which require </w:t>
      </w:r>
      <w:r w:rsidR="00716B89">
        <w:rPr>
          <w:rFonts w:ascii="Calibri Light" w:eastAsia="Calibri Light" w:hAnsi="Calibri Light" w:cs="Calibri Light"/>
          <w:sz w:val="18"/>
          <w:szCs w:val="18"/>
        </w:rPr>
        <w:t>back office processing or rates that are no longer open for enrollment (grandfathered rates)</w:t>
      </w:r>
      <w:r w:rsidR="43D024A8" w:rsidRPr="546B4D49">
        <w:rPr>
          <w:rFonts w:ascii="Calibri Light" w:eastAsia="Calibri Light" w:hAnsi="Calibri Light" w:cs="Calibri Light"/>
          <w:sz w:val="18"/>
          <w:szCs w:val="18"/>
        </w:rPr>
        <w:t xml:space="preserve"> will be required to be performed via back-office only.</w:t>
      </w:r>
      <w:r w:rsidR="00576101" w:rsidRPr="546B4D49">
        <w:rPr>
          <w:rFonts w:ascii="Calibri Light" w:eastAsia="Calibri Light" w:hAnsi="Calibri Light" w:cs="Calibri Light"/>
          <w:sz w:val="18"/>
          <w:szCs w:val="18"/>
        </w:rPr>
        <w:t xml:space="preserve"> </w:t>
      </w:r>
    </w:p>
    <w:p w14:paraId="5FB264E7" w14:textId="6BD68150" w:rsidR="00AA6BC0" w:rsidRPr="00AA6BC0" w:rsidRDefault="00624610" w:rsidP="546B4D49">
      <w:pPr>
        <w:pStyle w:val="Heading2Text"/>
        <w:ind w:left="0"/>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Once the user has selected the </w:t>
      </w:r>
      <w:r w:rsidR="00446EE1" w:rsidRPr="546B4D49">
        <w:rPr>
          <w:rFonts w:ascii="Calibri Light" w:eastAsia="Calibri Light" w:hAnsi="Calibri Light" w:cs="Calibri Light"/>
          <w:sz w:val="18"/>
          <w:szCs w:val="18"/>
        </w:rPr>
        <w:t>new desired rate, they will save the changes</w:t>
      </w:r>
      <w:r w:rsidR="00F0465F" w:rsidRPr="546B4D49">
        <w:rPr>
          <w:rFonts w:ascii="Calibri Light" w:eastAsia="Calibri Light" w:hAnsi="Calibri Light" w:cs="Calibri Light"/>
          <w:sz w:val="18"/>
          <w:szCs w:val="18"/>
        </w:rPr>
        <w:t xml:space="preserve"> using the</w:t>
      </w:r>
      <w:r w:rsidR="009A5054" w:rsidRPr="546B4D49">
        <w:rPr>
          <w:rFonts w:ascii="Calibri Light,Arial" w:eastAsia="Calibri Light,Arial" w:hAnsi="Calibri Light,Arial" w:cs="Calibri Light,Arial"/>
          <w:sz w:val="18"/>
          <w:szCs w:val="18"/>
        </w:rPr>
        <w:t xml:space="preserve"> </w:t>
      </w:r>
      <w:r w:rsidR="009A5054" w:rsidRPr="0EB6F9BB">
        <w:rPr>
          <w:rFonts w:ascii="Calibri Light" w:eastAsia="Calibri Light" w:hAnsi="Calibri Light" w:cs="Calibri Light"/>
          <w:i/>
          <w:iCs/>
          <w:sz w:val="18"/>
          <w:szCs w:val="18"/>
        </w:rPr>
        <w:t>“Rate Change Using MDT”</w:t>
      </w:r>
      <w:r w:rsidR="009A5054" w:rsidRPr="546B4D49">
        <w:rPr>
          <w:rFonts w:ascii="Calibri Light" w:eastAsia="Calibri Light" w:hAnsi="Calibri Light" w:cs="Calibri Light"/>
          <w:sz w:val="18"/>
          <w:szCs w:val="18"/>
        </w:rPr>
        <w:t xml:space="preserve"> button</w:t>
      </w:r>
      <w:r w:rsidR="00785A06" w:rsidRPr="546B4D49">
        <w:rPr>
          <w:rFonts w:ascii="Calibri Light,Arial" w:eastAsia="Calibri Light,Arial" w:hAnsi="Calibri Light,Arial" w:cs="Calibri Light,Arial"/>
          <w:sz w:val="18"/>
          <w:szCs w:val="18"/>
        </w:rPr>
        <w:t>.</w:t>
      </w:r>
    </w:p>
    <w:p w14:paraId="59D5CC35" w14:textId="5DDBBBFA" w:rsidR="00615EA3" w:rsidRDefault="00DC79E3" w:rsidP="003964FC">
      <w:pPr>
        <w:pStyle w:val="Heading2Text"/>
        <w:ind w:left="0"/>
        <w:jc w:val="center"/>
        <w:rPr>
          <w:rFonts w:ascii="Calibri Light" w:hAnsi="Calibri Light" w:cs="Arial"/>
          <w:sz w:val="18"/>
          <w:szCs w:val="18"/>
        </w:rPr>
      </w:pPr>
      <w:r w:rsidRPr="00DC79E3">
        <w:rPr>
          <w:rFonts w:ascii="Calibri Light" w:hAnsi="Calibri Light" w:cs="Arial"/>
          <w:noProof/>
          <w:sz w:val="18"/>
          <w:szCs w:val="18"/>
        </w:rPr>
        <w:drawing>
          <wp:inline distT="0" distB="0" distL="0" distR="0" wp14:anchorId="51C757C9" wp14:editId="5ADDD5C3">
            <wp:extent cx="3999185" cy="2127344"/>
            <wp:effectExtent l="0" t="0" r="190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011363" cy="2133822"/>
                    </a:xfrm>
                    <a:prstGeom prst="rect">
                      <a:avLst/>
                    </a:prstGeom>
                  </pic:spPr>
                </pic:pic>
              </a:graphicData>
            </a:graphic>
          </wp:inline>
        </w:drawing>
      </w:r>
    </w:p>
    <w:p w14:paraId="7A07E25F" w14:textId="2E350A28" w:rsidR="00D22862" w:rsidRPr="00F0465F" w:rsidRDefault="00D22862" w:rsidP="43D024A8">
      <w:pPr>
        <w:pStyle w:val="Heading2Text"/>
        <w:ind w:left="0"/>
        <w:jc w:val="center"/>
        <w:rPr>
          <w:rFonts w:ascii="Calibri Light,Arial" w:eastAsia="Calibri Light,Arial" w:hAnsi="Calibri Light,Arial" w:cs="Calibri Light,Arial"/>
          <w:i/>
          <w:iCs/>
          <w:sz w:val="18"/>
          <w:szCs w:val="18"/>
        </w:rPr>
      </w:pPr>
      <w:r w:rsidRPr="43D024A8">
        <w:rPr>
          <w:rFonts w:ascii="Calibri Light" w:eastAsia="Calibri Light" w:hAnsi="Calibri Light" w:cs="Calibri Light"/>
          <w:b/>
          <w:bCs/>
          <w:i/>
          <w:iCs/>
          <w:sz w:val="18"/>
          <w:szCs w:val="18"/>
        </w:rPr>
        <w:t>Figure</w:t>
      </w:r>
      <w:r w:rsidR="009A5054" w:rsidRPr="43D024A8">
        <w:rPr>
          <w:rFonts w:ascii="Calibri Light" w:eastAsia="Calibri Light" w:hAnsi="Calibri Light" w:cs="Calibri Light"/>
          <w:b/>
          <w:bCs/>
          <w:i/>
          <w:iCs/>
          <w:sz w:val="18"/>
          <w:szCs w:val="18"/>
        </w:rPr>
        <w:t xml:space="preserve"> 26</w:t>
      </w:r>
      <w:r w:rsidRPr="43D024A8">
        <w:rPr>
          <w:rFonts w:ascii="Calibri Light,Arial" w:eastAsia="Calibri Light,Arial" w:hAnsi="Calibri Light,Arial" w:cs="Calibri Light,Arial"/>
          <w:b/>
          <w:bCs/>
          <w:i/>
          <w:iCs/>
          <w:sz w:val="18"/>
          <w:szCs w:val="18"/>
        </w:rPr>
        <w:t>:</w:t>
      </w:r>
      <w:r w:rsidRPr="43D024A8">
        <w:rPr>
          <w:rFonts w:ascii="Calibri Light" w:eastAsia="Calibri Light" w:hAnsi="Calibri Light" w:cs="Calibri Light"/>
          <w:i/>
          <w:iCs/>
          <w:sz w:val="18"/>
          <w:szCs w:val="18"/>
        </w:rPr>
        <w:t xml:space="preserve"> ‘Proposed Rate Category’ Selection Help</w:t>
      </w:r>
    </w:p>
    <w:p w14:paraId="51F4667C" w14:textId="0144E5EE" w:rsidR="008D4DAF" w:rsidRDefault="008D4DAF" w:rsidP="008D4DAF">
      <w:pPr>
        <w:pStyle w:val="Heading2"/>
      </w:pPr>
      <w:bookmarkStart w:id="46" w:name="_Toc26282917"/>
      <w:r>
        <w:t>2.1.4.6</w:t>
      </w:r>
      <w:r w:rsidR="775774A8" w:rsidRPr="0EB6F9BB">
        <w:t xml:space="preserve"> </w:t>
      </w:r>
      <w:r>
        <w:tab/>
        <w:t>Utilities Call Center – Premise</w:t>
      </w:r>
      <w:bookmarkEnd w:id="46"/>
      <w:r w:rsidRPr="0EB6F9BB">
        <w:t xml:space="preserve"> </w:t>
      </w:r>
    </w:p>
    <w:p w14:paraId="318A9258" w14:textId="336EF2A5" w:rsidR="008D4DAF" w:rsidRDefault="008D4DAF" w:rsidP="546B4D49">
      <w:pPr>
        <w:rPr>
          <w:rFonts w:ascii="Calibri Light,Arial,MS Mincho" w:eastAsia="Calibri Light,Arial,MS Mincho" w:hAnsi="Calibri Light,Arial,MS Mincho" w:cs="Calibri Light,Arial,MS Mincho"/>
          <w:sz w:val="18"/>
          <w:szCs w:val="18"/>
          <w:lang w:eastAsia="ja-JP"/>
        </w:rPr>
      </w:pPr>
      <w:r w:rsidRPr="546B4D49">
        <w:rPr>
          <w:rFonts w:ascii="Calibri Light" w:eastAsia="Calibri Light" w:hAnsi="Calibri Light" w:cs="Calibri Light"/>
          <w:sz w:val="18"/>
          <w:szCs w:val="18"/>
          <w:lang w:eastAsia="ja-JP"/>
        </w:rPr>
        <w:t>The Premise</w:t>
      </w:r>
      <w:r w:rsidR="008C00C6" w:rsidRPr="546B4D49">
        <w:rPr>
          <w:rFonts w:ascii="Calibri Light" w:eastAsia="Calibri Light" w:hAnsi="Calibri Light" w:cs="Calibri Light"/>
          <w:sz w:val="18"/>
          <w:szCs w:val="18"/>
          <w:lang w:eastAsia="ja-JP"/>
        </w:rPr>
        <w:t xml:space="preserve"> facet</w:t>
      </w:r>
      <w:r w:rsidRPr="546B4D49">
        <w:rPr>
          <w:rFonts w:ascii="Calibri Light" w:eastAsia="Calibri Light" w:hAnsi="Calibri Light" w:cs="Calibri Light"/>
          <w:sz w:val="18"/>
          <w:szCs w:val="18"/>
          <w:lang w:eastAsia="ja-JP"/>
        </w:rPr>
        <w:t xml:space="preserve"> provides users the ability to view details specific to a service location including:</w:t>
      </w:r>
    </w:p>
    <w:p w14:paraId="72685F8D" w14:textId="59F60B65" w:rsidR="008D4DAF" w:rsidRPr="008D4DAF" w:rsidRDefault="008D4DAF" w:rsidP="546B4D49">
      <w:pPr>
        <w:pStyle w:val="ListParagraph"/>
        <w:numPr>
          <w:ilvl w:val="0"/>
          <w:numId w:val="48"/>
        </w:numPr>
        <w:rPr>
          <w:rFonts w:ascii="Calibri Light,Arial,MS Mincho" w:eastAsia="Calibri Light,Arial,MS Mincho" w:hAnsi="Calibri Light,Arial,MS Mincho" w:cs="Calibri Light,Arial,MS Mincho"/>
          <w:sz w:val="18"/>
          <w:szCs w:val="18"/>
          <w:lang w:eastAsia="ja-JP"/>
        </w:rPr>
      </w:pPr>
      <w:r w:rsidRPr="546B4D49">
        <w:rPr>
          <w:rFonts w:ascii="Calibri Light" w:eastAsia="Calibri Light" w:hAnsi="Calibri Light" w:cs="Calibri Light"/>
          <w:sz w:val="18"/>
          <w:szCs w:val="18"/>
          <w:lang w:eastAsia="ja-JP"/>
        </w:rPr>
        <w:t xml:space="preserve">Overview of the service location address: This will inform the user of the premise type, </w:t>
      </w:r>
      <w:r w:rsidR="008C00C6" w:rsidRPr="546B4D49">
        <w:rPr>
          <w:rFonts w:ascii="Calibri Light" w:eastAsia="Calibri Light" w:hAnsi="Calibri Light" w:cs="Calibri Light"/>
          <w:sz w:val="18"/>
          <w:szCs w:val="18"/>
          <w:lang w:eastAsia="ja-JP"/>
        </w:rPr>
        <w:t xml:space="preserve">detailed address, and </w:t>
      </w:r>
    </w:p>
    <w:p w14:paraId="46F54402" w14:textId="4CA0AF82" w:rsidR="008D4DAF" w:rsidRPr="008D4DAF" w:rsidRDefault="008D4DAF" w:rsidP="546B4D49">
      <w:pPr>
        <w:pStyle w:val="ListParagraph"/>
        <w:numPr>
          <w:ilvl w:val="0"/>
          <w:numId w:val="48"/>
        </w:numPr>
        <w:rPr>
          <w:rFonts w:ascii="Calibri Light,Arial,MS Mincho" w:eastAsia="Calibri Light,Arial,MS Mincho" w:hAnsi="Calibri Light,Arial,MS Mincho" w:cs="Calibri Light,Arial,MS Mincho"/>
          <w:sz w:val="18"/>
          <w:szCs w:val="18"/>
          <w:lang w:eastAsia="ja-JP"/>
        </w:rPr>
      </w:pPr>
      <w:r w:rsidRPr="546B4D49">
        <w:rPr>
          <w:rFonts w:ascii="Calibri Light" w:eastAsia="Calibri Light" w:hAnsi="Calibri Light" w:cs="Calibri Light"/>
          <w:sz w:val="18"/>
          <w:szCs w:val="18"/>
          <w:lang w:eastAsia="ja-JP"/>
        </w:rPr>
        <w:t>Highlights</w:t>
      </w:r>
      <w:r w:rsidR="008C00C6" w:rsidRPr="546B4D49">
        <w:rPr>
          <w:rFonts w:ascii="Calibri Light" w:eastAsia="Calibri Light" w:hAnsi="Calibri Light" w:cs="Calibri Light"/>
          <w:sz w:val="18"/>
          <w:szCs w:val="18"/>
          <w:lang w:eastAsia="ja-JP"/>
        </w:rPr>
        <w:t>: This section will inform the user if the location is connected / disconnected</w:t>
      </w:r>
    </w:p>
    <w:p w14:paraId="6C4A363C" w14:textId="2B4D655F" w:rsidR="008D4DAF" w:rsidRPr="00DC79E3" w:rsidRDefault="008D4DAF" w:rsidP="008D4DAF">
      <w:pPr>
        <w:pStyle w:val="ListParagraph"/>
        <w:numPr>
          <w:ilvl w:val="0"/>
          <w:numId w:val="48"/>
        </w:numPr>
        <w:rPr>
          <w:rFonts w:ascii="Calibri Light,Arial,MS Mincho" w:eastAsia="Calibri Light,Arial,MS Mincho" w:hAnsi="Calibri Light,Arial,MS Mincho" w:cs="Calibri Light,Arial,MS Mincho"/>
          <w:sz w:val="18"/>
          <w:szCs w:val="18"/>
          <w:lang w:eastAsia="ja-JP"/>
        </w:rPr>
      </w:pPr>
      <w:r w:rsidRPr="546B4D49">
        <w:rPr>
          <w:rFonts w:ascii="Calibri Light" w:eastAsia="Calibri Light" w:hAnsi="Calibri Light" w:cs="Calibri Light"/>
          <w:sz w:val="18"/>
          <w:szCs w:val="18"/>
          <w:lang w:eastAsia="ja-JP"/>
        </w:rPr>
        <w:t xml:space="preserve">Customer </w:t>
      </w:r>
      <w:r w:rsidR="008C00C6" w:rsidRPr="546B4D49">
        <w:rPr>
          <w:rFonts w:ascii="Calibri Light" w:eastAsia="Calibri Light" w:hAnsi="Calibri Light" w:cs="Calibri Light"/>
          <w:sz w:val="18"/>
          <w:szCs w:val="18"/>
          <w:lang w:eastAsia="ja-JP"/>
        </w:rPr>
        <w:t>Overview: This section details the customer that is active at the service location.</w:t>
      </w:r>
    </w:p>
    <w:p w14:paraId="0E036BDD" w14:textId="77777777" w:rsidR="008D4DAF" w:rsidRDefault="008D4DAF" w:rsidP="546B4D49">
      <w:pPr>
        <w:rPr>
          <w:rFonts w:ascii="Calibri Light,Arial,MS Mincho" w:eastAsia="Calibri Light,Arial,MS Mincho" w:hAnsi="Calibri Light,Arial,MS Mincho" w:cs="Calibri Light,Arial,MS Mincho"/>
          <w:sz w:val="18"/>
          <w:szCs w:val="18"/>
          <w:lang w:eastAsia="ja-JP"/>
        </w:rPr>
      </w:pPr>
      <w:r w:rsidRPr="546B4D49">
        <w:rPr>
          <w:rFonts w:ascii="Calibri Light" w:eastAsia="Calibri Light" w:hAnsi="Calibri Light" w:cs="Calibri Light"/>
          <w:sz w:val="18"/>
          <w:szCs w:val="18"/>
          <w:lang w:eastAsia="ja-JP"/>
        </w:rPr>
        <w:t>In addition, the user can view the service orders that were specifically created for the premise location.</w:t>
      </w:r>
    </w:p>
    <w:p w14:paraId="2AF9895B" w14:textId="344DBA47" w:rsidR="008D4DAF" w:rsidRDefault="008D4DAF" w:rsidP="008D4DAF">
      <w:pPr>
        <w:rPr>
          <w:rFonts w:ascii="Calibri Light" w:eastAsia="MS Mincho" w:hAnsi="Calibri Light" w:cs="Arial"/>
          <w:sz w:val="18"/>
          <w:szCs w:val="18"/>
          <w:lang w:eastAsia="ja-JP"/>
        </w:rPr>
      </w:pPr>
      <w:r>
        <w:rPr>
          <w:rFonts w:ascii="Calibri Light" w:eastAsia="MS Mincho" w:hAnsi="Calibri Light" w:cs="Arial"/>
          <w:sz w:val="18"/>
          <w:szCs w:val="18"/>
          <w:lang w:eastAsia="ja-JP"/>
        </w:rPr>
        <w:t xml:space="preserve"> </w:t>
      </w:r>
    </w:p>
    <w:p w14:paraId="758725E5" w14:textId="02F487E5" w:rsidR="008D4DAF" w:rsidRDefault="008D4DAF" w:rsidP="546B4D49">
      <w:pPr>
        <w:rPr>
          <w:rFonts w:ascii="Calibri Light,Arial,MS Mincho" w:eastAsia="Calibri Light,Arial,MS Mincho" w:hAnsi="Calibri Light,Arial,MS Mincho" w:cs="Calibri Light,Arial,MS Mincho"/>
          <w:sz w:val="18"/>
          <w:szCs w:val="18"/>
          <w:lang w:eastAsia="ja-JP"/>
        </w:rPr>
      </w:pPr>
      <w:r w:rsidRPr="546B4D49">
        <w:rPr>
          <w:rFonts w:ascii="Calibri Light" w:eastAsia="Calibri Light" w:hAnsi="Calibri Light" w:cs="Calibri Light"/>
          <w:sz w:val="18"/>
          <w:szCs w:val="18"/>
          <w:lang w:eastAsia="ja-JP"/>
        </w:rPr>
        <w:t>The premise facet can be launched from within a customer’s account (to view the premise details), or a premise can be searched for independently.  The move-in process can be initiated from this facet (tab)</w:t>
      </w:r>
      <w:r w:rsidR="008C00C6" w:rsidRPr="546B4D49">
        <w:rPr>
          <w:rFonts w:ascii="Calibri Light" w:eastAsia="Calibri Light" w:hAnsi="Calibri Light" w:cs="Calibri Light"/>
          <w:sz w:val="18"/>
          <w:szCs w:val="18"/>
          <w:lang w:eastAsia="ja-JP"/>
        </w:rPr>
        <w:t xml:space="preserve">, for additional information please refer to </w:t>
      </w:r>
      <w:hyperlink r:id="rId67" w:history="1">
        <w:r w:rsidR="008C00C6" w:rsidRPr="546B4D49">
          <w:rPr>
            <w:rStyle w:val="Hyperlink"/>
            <w:rFonts w:ascii="Calibri Light" w:eastAsia="Calibri Light" w:hAnsi="Calibri Light" w:cs="Calibri Light"/>
            <w:sz w:val="18"/>
            <w:szCs w:val="18"/>
          </w:rPr>
          <w:t>BPD CIM-CS-02 Handle Customer Move-in</w:t>
        </w:r>
        <w:r w:rsidR="002037AC" w:rsidRPr="546B4D49">
          <w:rPr>
            <w:rStyle w:val="Hyperlink"/>
            <w:rFonts w:ascii="Calibri Light,Arial" w:eastAsia="Calibri Light,Arial" w:hAnsi="Calibri Light,Arial" w:cs="Calibri Light,Arial"/>
            <w:sz w:val="18"/>
            <w:szCs w:val="18"/>
          </w:rPr>
          <w:t xml:space="preserve"> </w:t>
        </w:r>
        <w:r w:rsidR="008C00C6" w:rsidRPr="546B4D49">
          <w:rPr>
            <w:rStyle w:val="Hyperlink"/>
            <w:rFonts w:ascii="Calibri Light" w:eastAsia="Calibri Light" w:hAnsi="Calibri Light" w:cs="Calibri Light"/>
            <w:sz w:val="18"/>
            <w:szCs w:val="18"/>
          </w:rPr>
          <w:t>Out - Contract New</w:t>
        </w:r>
      </w:hyperlink>
      <w:r w:rsidR="008C00C6" w:rsidRPr="546B4D49">
        <w:rPr>
          <w:rStyle w:val="Hyperlink"/>
          <w:rFonts w:ascii="Calibri Light,Arial" w:eastAsia="Calibri Light,Arial" w:hAnsi="Calibri Light,Arial" w:cs="Calibri Light,Arial"/>
          <w:sz w:val="18"/>
          <w:szCs w:val="18"/>
        </w:rPr>
        <w:t>.</w:t>
      </w:r>
      <w:r w:rsidR="008C00C6" w:rsidRPr="546B4D49">
        <w:rPr>
          <w:rFonts w:ascii="Calibri Light,Arial,MS Mincho" w:eastAsia="Calibri Light,Arial,MS Mincho" w:hAnsi="Calibri Light,Arial,MS Mincho" w:cs="Calibri Light,Arial,MS Mincho"/>
          <w:sz w:val="18"/>
          <w:szCs w:val="18"/>
          <w:lang w:eastAsia="ja-JP"/>
        </w:rPr>
        <w:t xml:space="preserve"> </w:t>
      </w:r>
    </w:p>
    <w:p w14:paraId="34548A06" w14:textId="77777777" w:rsidR="008C00C6" w:rsidRPr="008D4DAF" w:rsidRDefault="008C00C6" w:rsidP="008D4DAF">
      <w:pPr>
        <w:rPr>
          <w:rFonts w:ascii="Calibri Light" w:eastAsia="MS Mincho" w:hAnsi="Calibri Light" w:cs="Arial"/>
          <w:sz w:val="18"/>
          <w:szCs w:val="18"/>
          <w:lang w:eastAsia="ja-JP"/>
        </w:rPr>
      </w:pPr>
    </w:p>
    <w:p w14:paraId="71D72FB3" w14:textId="6C57862F" w:rsidR="008D4DAF" w:rsidRDefault="00DC79E3" w:rsidP="008D4DAF">
      <w:r w:rsidRPr="00DC79E3">
        <w:rPr>
          <w:noProof/>
        </w:rPr>
        <w:drawing>
          <wp:inline distT="0" distB="0" distL="0" distR="0" wp14:anchorId="74C3B873" wp14:editId="2C2A12F9">
            <wp:extent cx="5316303" cy="2397448"/>
            <wp:effectExtent l="12700" t="12700" r="17780" b="1587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322493" cy="2400239"/>
                    </a:xfrm>
                    <a:prstGeom prst="rect">
                      <a:avLst/>
                    </a:prstGeom>
                    <a:ln>
                      <a:solidFill>
                        <a:srgbClr val="4F81BD"/>
                      </a:solidFill>
                    </a:ln>
                  </pic:spPr>
                </pic:pic>
              </a:graphicData>
            </a:graphic>
          </wp:inline>
        </w:drawing>
      </w:r>
    </w:p>
    <w:p w14:paraId="2C39B788" w14:textId="3D42B067" w:rsidR="008D4DAF" w:rsidRPr="008D4DAF" w:rsidRDefault="008D4DAF" w:rsidP="00DC79E3">
      <w:pPr>
        <w:jc w:val="center"/>
        <w:rPr>
          <w:rFonts w:ascii="Calibri Light,Arial,MS Mincho" w:eastAsia="Calibri Light,Arial,MS Mincho" w:hAnsi="Calibri Light,Arial,MS Mincho" w:cs="Calibri Light,Arial,MS Mincho"/>
          <w:i/>
          <w:iCs/>
          <w:sz w:val="18"/>
          <w:szCs w:val="18"/>
          <w:lang w:eastAsia="ja-JP"/>
        </w:rPr>
      </w:pPr>
      <w:r w:rsidRPr="7C4A50D8">
        <w:rPr>
          <w:rFonts w:ascii="Calibri Light" w:eastAsia="Calibri Light" w:hAnsi="Calibri Light" w:cs="Calibri Light"/>
          <w:i/>
          <w:iCs/>
          <w:sz w:val="18"/>
          <w:szCs w:val="18"/>
          <w:lang w:eastAsia="ja-JP"/>
        </w:rPr>
        <w:t>Figure 27: Premise Overview</w:t>
      </w:r>
    </w:p>
    <w:p w14:paraId="1B843D8A" w14:textId="44AB9356" w:rsidR="003964FC" w:rsidRDefault="003964FC" w:rsidP="008D4DAF">
      <w:pPr>
        <w:pStyle w:val="Heading2Text"/>
        <w:ind w:left="0"/>
        <w:rPr>
          <w:rFonts w:ascii="Calibri Light" w:hAnsi="Calibri Light" w:cs="Arial"/>
          <w:b/>
          <w:sz w:val="18"/>
          <w:szCs w:val="18"/>
          <w:u w:val="single"/>
        </w:rPr>
      </w:pPr>
    </w:p>
    <w:p w14:paraId="70F7A2E3" w14:textId="23C99F8E" w:rsidR="00E64796" w:rsidRDefault="00E64796" w:rsidP="008D4DAF">
      <w:pPr>
        <w:pStyle w:val="Heading2Text"/>
        <w:ind w:left="0"/>
        <w:rPr>
          <w:rFonts w:ascii="Calibri Light" w:hAnsi="Calibri Light" w:cs="Arial"/>
          <w:b/>
          <w:sz w:val="18"/>
          <w:szCs w:val="18"/>
        </w:rPr>
      </w:pPr>
      <w:r w:rsidRPr="00E64796">
        <w:rPr>
          <w:rFonts w:ascii="Calibri Light" w:hAnsi="Calibri Light" w:cs="Arial"/>
          <w:b/>
          <w:noProof/>
          <w:sz w:val="18"/>
          <w:szCs w:val="18"/>
        </w:rPr>
        <w:lastRenderedPageBreak/>
        <w:drawing>
          <wp:inline distT="0" distB="0" distL="0" distR="0" wp14:anchorId="0D942860" wp14:editId="48BB9E96">
            <wp:extent cx="5943600" cy="2716530"/>
            <wp:effectExtent l="12700" t="12700" r="12700" b="13970"/>
            <wp:docPr id="1210429696" name="Picture 1210429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2716530"/>
                    </a:xfrm>
                    <a:prstGeom prst="rect">
                      <a:avLst/>
                    </a:prstGeom>
                    <a:ln>
                      <a:solidFill>
                        <a:schemeClr val="accent1">
                          <a:shade val="50000"/>
                        </a:schemeClr>
                      </a:solidFill>
                    </a:ln>
                  </pic:spPr>
                </pic:pic>
              </a:graphicData>
            </a:graphic>
          </wp:inline>
        </w:drawing>
      </w:r>
    </w:p>
    <w:p w14:paraId="09712407" w14:textId="544E3EDB" w:rsidR="00E64796" w:rsidRPr="00E64796" w:rsidRDefault="00E64796" w:rsidP="00E64796">
      <w:pPr>
        <w:pStyle w:val="Heading2Text"/>
        <w:ind w:left="0"/>
        <w:jc w:val="center"/>
        <w:rPr>
          <w:rFonts w:ascii="Calibri Light" w:hAnsi="Calibri Light" w:cs="Arial"/>
          <w:bCs/>
          <w:i/>
          <w:iCs/>
          <w:sz w:val="18"/>
          <w:szCs w:val="18"/>
        </w:rPr>
      </w:pPr>
      <w:r w:rsidRPr="00E64796">
        <w:rPr>
          <w:rFonts w:ascii="Calibri Light" w:hAnsi="Calibri Light" w:cs="Arial"/>
          <w:bCs/>
          <w:i/>
          <w:iCs/>
          <w:sz w:val="18"/>
          <w:szCs w:val="18"/>
        </w:rPr>
        <w:t>Figure 28: Connection Details</w:t>
      </w:r>
    </w:p>
    <w:p w14:paraId="13232394" w14:textId="77777777" w:rsidR="006763BB" w:rsidRDefault="006763BB" w:rsidP="008D4DAF">
      <w:pPr>
        <w:pStyle w:val="Heading2Text"/>
        <w:ind w:left="0"/>
        <w:rPr>
          <w:rFonts w:ascii="Calibri Light" w:hAnsi="Calibri Light" w:cs="Arial"/>
          <w:b/>
          <w:sz w:val="18"/>
          <w:szCs w:val="18"/>
          <w:u w:val="single"/>
        </w:rPr>
      </w:pPr>
    </w:p>
    <w:p w14:paraId="3B39A7AE" w14:textId="26619892" w:rsidR="00600C04" w:rsidRDefault="00600C04" w:rsidP="00993B75">
      <w:pPr>
        <w:pStyle w:val="Heading2"/>
      </w:pPr>
      <w:bookmarkStart w:id="47" w:name="_Toc26282918"/>
      <w:r>
        <w:t>2.1.4.</w:t>
      </w:r>
      <w:r w:rsidR="008D4DAF">
        <w:t>7</w:t>
      </w:r>
      <w:r w:rsidR="0EB6F9BB">
        <w:t xml:space="preserve"> </w:t>
      </w:r>
      <w:r>
        <w:tab/>
      </w:r>
      <w:r w:rsidR="009C64F0">
        <w:t>Utilities Call Center -</w:t>
      </w:r>
      <w:r w:rsidRPr="0EB6F9BB">
        <w:t xml:space="preserve"> </w:t>
      </w:r>
      <w:r>
        <w:t>Mash-ups and Front Office Processes</w:t>
      </w:r>
      <w:bookmarkEnd w:id="47"/>
    </w:p>
    <w:p w14:paraId="2DE2A22B" w14:textId="77777777" w:rsidR="00230E01" w:rsidRDefault="00230E01" w:rsidP="546B4D49">
      <w:pPr>
        <w:pStyle w:val="Heading2Text"/>
        <w:ind w:left="0"/>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C4C offers different mechanisms to allow users to access data from external sources </w:t>
      </w:r>
      <w:r w:rsidR="000A0B93" w:rsidRPr="546B4D49">
        <w:rPr>
          <w:rFonts w:ascii="Calibri Light" w:eastAsia="Calibri Light" w:hAnsi="Calibri Light" w:cs="Calibri Light"/>
          <w:sz w:val="18"/>
          <w:szCs w:val="18"/>
        </w:rPr>
        <w:t>while using the</w:t>
      </w:r>
      <w:r w:rsidRPr="546B4D49">
        <w:rPr>
          <w:rFonts w:ascii="Calibri Light" w:eastAsia="Calibri Light" w:hAnsi="Calibri Light" w:cs="Calibri Light"/>
          <w:sz w:val="18"/>
          <w:szCs w:val="18"/>
        </w:rPr>
        <w:t xml:space="preserve"> C4C application.  Depending on the </w:t>
      </w:r>
      <w:proofErr w:type="gramStart"/>
      <w:r w:rsidR="0061646D" w:rsidRPr="546B4D49">
        <w:rPr>
          <w:rFonts w:ascii="Calibri Light" w:eastAsia="Calibri Light" w:hAnsi="Calibri Light" w:cs="Calibri Light"/>
          <w:sz w:val="18"/>
          <w:szCs w:val="18"/>
        </w:rPr>
        <w:t>third party</w:t>
      </w:r>
      <w:proofErr w:type="gramEnd"/>
      <w:r w:rsidR="0061646D" w:rsidRPr="546B4D49">
        <w:rPr>
          <w:rFonts w:ascii="Calibri Light" w:eastAsia="Calibri Light" w:hAnsi="Calibri Light" w:cs="Calibri Light"/>
          <w:sz w:val="18"/>
          <w:szCs w:val="18"/>
        </w:rPr>
        <w:t xml:space="preserve"> application</w:t>
      </w:r>
      <w:r w:rsidRPr="546B4D49">
        <w:rPr>
          <w:rFonts w:ascii="Calibri Light,Arial" w:eastAsia="Calibri Light,Arial" w:hAnsi="Calibri Light,Arial" w:cs="Calibri Light,Arial"/>
          <w:sz w:val="18"/>
          <w:szCs w:val="18"/>
        </w:rPr>
        <w:t xml:space="preserve">, </w:t>
      </w:r>
      <w:r w:rsidR="00F579BE" w:rsidRPr="546B4D49">
        <w:rPr>
          <w:rFonts w:ascii="Calibri Light" w:eastAsia="Calibri Light" w:hAnsi="Calibri Light" w:cs="Calibri Light"/>
          <w:sz w:val="18"/>
          <w:szCs w:val="18"/>
        </w:rPr>
        <w:t>the following options are available:</w:t>
      </w:r>
    </w:p>
    <w:p w14:paraId="643924A6" w14:textId="57B93C43" w:rsidR="009D3F87" w:rsidRPr="00DC79E3" w:rsidRDefault="00230E01" w:rsidP="00DC79E3">
      <w:pPr>
        <w:pStyle w:val="Heading2Text"/>
        <w:numPr>
          <w:ilvl w:val="0"/>
          <w:numId w:val="36"/>
        </w:numPr>
        <w:ind w:left="360"/>
        <w:rPr>
          <w:rFonts w:ascii="Calibri Light,Arial" w:eastAsia="Calibri Light,Arial" w:hAnsi="Calibri Light,Arial" w:cs="Calibri Light,Arial"/>
          <w:sz w:val="18"/>
          <w:szCs w:val="18"/>
        </w:rPr>
      </w:pPr>
      <w:r w:rsidRPr="2A7A095F">
        <w:rPr>
          <w:rFonts w:ascii="Calibri Light" w:eastAsia="Calibri Light" w:hAnsi="Calibri Light" w:cs="Calibri Light"/>
          <w:b/>
          <w:bCs/>
          <w:sz w:val="18"/>
          <w:szCs w:val="18"/>
        </w:rPr>
        <w:t>Front Office Processes:</w:t>
      </w:r>
      <w:r w:rsidRPr="2A7A095F">
        <w:rPr>
          <w:rFonts w:ascii="Calibri Light" w:eastAsia="Calibri Light" w:hAnsi="Calibri Light" w:cs="Calibri Light"/>
          <w:sz w:val="18"/>
          <w:szCs w:val="18"/>
        </w:rPr>
        <w:t xml:space="preserve"> A front office process</w:t>
      </w:r>
      <w:r w:rsidR="00466F2E" w:rsidRPr="2A7A095F">
        <w:rPr>
          <w:rFonts w:ascii="Calibri Light" w:eastAsia="Calibri Light" w:hAnsi="Calibri Light" w:cs="Calibri Light"/>
          <w:sz w:val="18"/>
          <w:szCs w:val="18"/>
        </w:rPr>
        <w:t xml:space="preserve"> (FOP)</w:t>
      </w:r>
      <w:r w:rsidRPr="2A7A095F">
        <w:rPr>
          <w:rFonts w:ascii="Calibri Light" w:eastAsia="Calibri Light" w:hAnsi="Calibri Light" w:cs="Calibri Light"/>
          <w:sz w:val="18"/>
          <w:szCs w:val="18"/>
        </w:rPr>
        <w:t xml:space="preserve"> can be launched via C4C using the </w:t>
      </w:r>
      <w:r w:rsidRPr="43D024A8">
        <w:rPr>
          <w:rFonts w:ascii="Calibri Light" w:eastAsia="Calibri Light" w:hAnsi="Calibri Light" w:cs="Calibri Light"/>
          <w:i/>
          <w:iCs/>
          <w:sz w:val="18"/>
          <w:szCs w:val="18"/>
        </w:rPr>
        <w:t>‘Launch FOP’</w:t>
      </w:r>
      <w:r w:rsidRPr="2A7A095F">
        <w:rPr>
          <w:rFonts w:ascii="Calibri Light" w:eastAsia="Calibri Light" w:hAnsi="Calibri Light" w:cs="Calibri Light"/>
          <w:sz w:val="18"/>
          <w:szCs w:val="18"/>
        </w:rPr>
        <w:t xml:space="preserve"> button.  This </w:t>
      </w:r>
      <w:r w:rsidR="009702D5" w:rsidRPr="2A7A095F">
        <w:rPr>
          <w:rFonts w:ascii="Calibri Light" w:eastAsia="Calibri Light" w:hAnsi="Calibri Light" w:cs="Calibri Light"/>
          <w:sz w:val="18"/>
          <w:szCs w:val="18"/>
        </w:rPr>
        <w:t xml:space="preserve">is used to launch S4/HANA transactions from C4C.  This will allow front office users the ability to access the transaction they need within S4/HANA with </w:t>
      </w:r>
      <w:r w:rsidR="00785A06" w:rsidRPr="2A7A095F">
        <w:rPr>
          <w:rFonts w:ascii="Calibri Light" w:eastAsia="Calibri Light" w:hAnsi="Calibri Light" w:cs="Calibri Light"/>
          <w:sz w:val="18"/>
          <w:szCs w:val="18"/>
        </w:rPr>
        <w:t>minimal navigation</w:t>
      </w:r>
      <w:r w:rsidR="009702D5" w:rsidRPr="2A7A095F">
        <w:rPr>
          <w:rFonts w:ascii="Calibri Light" w:eastAsia="Calibri Light" w:hAnsi="Calibri Light" w:cs="Calibri Light"/>
          <w:sz w:val="18"/>
          <w:szCs w:val="18"/>
        </w:rPr>
        <w:t xml:space="preserve"> as possible. </w:t>
      </w:r>
      <w:r w:rsidR="00466F2E" w:rsidRPr="2A7A095F">
        <w:rPr>
          <w:rFonts w:ascii="Calibri Light" w:eastAsia="Calibri Light" w:hAnsi="Calibri Light" w:cs="Calibri Light"/>
          <w:sz w:val="18"/>
          <w:szCs w:val="18"/>
        </w:rPr>
        <w:t xml:space="preserve"> </w:t>
      </w:r>
      <w:r w:rsidR="00DC79E3">
        <w:rPr>
          <w:rFonts w:ascii="Calibri Light" w:eastAsia="Calibri Light" w:hAnsi="Calibri Light" w:cs="Calibri Light"/>
          <w:sz w:val="18"/>
          <w:szCs w:val="18"/>
        </w:rPr>
        <w:t xml:space="preserve">The full list of configured FOP’s, refer to APSE document </w:t>
      </w:r>
      <w:hyperlink r:id="rId70" w:history="1">
        <w:r w:rsidR="00DC79E3" w:rsidRPr="00DC79E3">
          <w:rPr>
            <w:rStyle w:val="Hyperlink"/>
            <w:rFonts w:ascii="Calibri Light" w:eastAsia="Calibri Light" w:hAnsi="Calibri Light" w:cs="Calibri Light"/>
            <w:sz w:val="18"/>
            <w:szCs w:val="18"/>
          </w:rPr>
          <w:t>FOP List</w:t>
        </w:r>
      </w:hyperlink>
      <w:r w:rsidR="00DC79E3">
        <w:rPr>
          <w:rFonts w:ascii="Calibri Light" w:eastAsia="Calibri Light" w:hAnsi="Calibri Light" w:cs="Calibri Light"/>
          <w:sz w:val="18"/>
          <w:szCs w:val="18"/>
        </w:rPr>
        <w:t xml:space="preserve">. </w:t>
      </w:r>
    </w:p>
    <w:p w14:paraId="00D45F53" w14:textId="391C271C" w:rsidR="00205552" w:rsidRDefault="00230E01" w:rsidP="2A7A095F">
      <w:pPr>
        <w:pStyle w:val="Heading2Text"/>
        <w:numPr>
          <w:ilvl w:val="0"/>
          <w:numId w:val="36"/>
        </w:numPr>
        <w:ind w:left="360"/>
        <w:rPr>
          <w:rFonts w:ascii="Calibri Light,Arial" w:eastAsia="Calibri Light,Arial" w:hAnsi="Calibri Light,Arial" w:cs="Calibri Light,Arial"/>
          <w:sz w:val="18"/>
          <w:szCs w:val="18"/>
        </w:rPr>
      </w:pPr>
      <w:r w:rsidRPr="2A7A095F">
        <w:rPr>
          <w:rFonts w:ascii="Calibri Light" w:eastAsia="Calibri Light" w:hAnsi="Calibri Light" w:cs="Calibri Light"/>
          <w:b/>
          <w:bCs/>
          <w:sz w:val="18"/>
          <w:szCs w:val="18"/>
        </w:rPr>
        <w:t>Mash-up</w:t>
      </w:r>
      <w:r w:rsidR="0061646D" w:rsidRPr="2A7A095F">
        <w:rPr>
          <w:rFonts w:ascii="Calibri Light" w:eastAsia="Calibri Light" w:hAnsi="Calibri Light" w:cs="Calibri Light"/>
          <w:b/>
          <w:bCs/>
          <w:sz w:val="18"/>
          <w:szCs w:val="18"/>
        </w:rPr>
        <w:t xml:space="preserve"> (URL, web service, or HTML)</w:t>
      </w:r>
      <w:r w:rsidRPr="2A7A095F">
        <w:rPr>
          <w:rFonts w:ascii="Calibri Light,Arial" w:eastAsia="Calibri Light,Arial" w:hAnsi="Calibri Light,Arial" w:cs="Calibri Light,Arial"/>
          <w:b/>
          <w:bCs/>
          <w:sz w:val="18"/>
          <w:szCs w:val="18"/>
        </w:rPr>
        <w:t>:</w:t>
      </w:r>
      <w:r w:rsidRPr="2A7A095F">
        <w:rPr>
          <w:rFonts w:ascii="Calibri Light,Arial" w:eastAsia="Calibri Light,Arial" w:hAnsi="Calibri Light,Arial" w:cs="Calibri Light,Arial"/>
          <w:sz w:val="18"/>
          <w:szCs w:val="18"/>
        </w:rPr>
        <w:t xml:space="preserve"> </w:t>
      </w:r>
      <w:r w:rsidR="000A0B93" w:rsidRPr="2A7A095F">
        <w:rPr>
          <w:rFonts w:ascii="Calibri Light" w:eastAsia="Calibri Light" w:hAnsi="Calibri Light" w:cs="Calibri Light"/>
          <w:sz w:val="18"/>
          <w:szCs w:val="18"/>
        </w:rPr>
        <w:t xml:space="preserve">A </w:t>
      </w:r>
      <w:r w:rsidR="0061646D" w:rsidRPr="2A7A095F">
        <w:rPr>
          <w:rFonts w:ascii="Calibri Light" w:eastAsia="Calibri Light" w:hAnsi="Calibri Light" w:cs="Calibri Light"/>
          <w:sz w:val="18"/>
          <w:szCs w:val="18"/>
        </w:rPr>
        <w:t xml:space="preserve">mash-up allows the user to easily launch a </w:t>
      </w:r>
      <w:proofErr w:type="gramStart"/>
      <w:r w:rsidR="0061646D" w:rsidRPr="2A7A095F">
        <w:rPr>
          <w:rFonts w:ascii="Calibri Light" w:eastAsia="Calibri Light" w:hAnsi="Calibri Light" w:cs="Calibri Light"/>
          <w:sz w:val="18"/>
          <w:szCs w:val="18"/>
        </w:rPr>
        <w:t>third party</w:t>
      </w:r>
      <w:proofErr w:type="gramEnd"/>
      <w:r w:rsidR="0061646D" w:rsidRPr="2A7A095F">
        <w:rPr>
          <w:rFonts w:ascii="Calibri Light" w:eastAsia="Calibri Light" w:hAnsi="Calibri Light" w:cs="Calibri Light"/>
          <w:sz w:val="18"/>
          <w:szCs w:val="18"/>
        </w:rPr>
        <w:t xml:space="preserve"> application via a link or by embedding it within C4C (depends on the mash-up type and third party application). </w:t>
      </w:r>
      <w:r w:rsidR="00A524F5" w:rsidRPr="2A7A095F">
        <w:rPr>
          <w:rFonts w:ascii="Calibri Light" w:eastAsia="Calibri Light" w:hAnsi="Calibri Light" w:cs="Calibri Light"/>
          <w:sz w:val="18"/>
          <w:szCs w:val="18"/>
        </w:rPr>
        <w:t xml:space="preserve"> At SCE, the following mash-ups have been </w:t>
      </w:r>
      <w:r w:rsidR="00DC79E3">
        <w:rPr>
          <w:rFonts w:ascii="Calibri Light" w:eastAsia="Calibri Light" w:hAnsi="Calibri Light" w:cs="Calibri Light"/>
          <w:sz w:val="18"/>
          <w:szCs w:val="18"/>
        </w:rPr>
        <w:t xml:space="preserve">configured within the C4C homepage in the  </w:t>
      </w:r>
      <w:hyperlink w:anchor="MashUp" w:history="1">
        <w:r w:rsidR="00DC79E3" w:rsidRPr="00DC79E3">
          <w:rPr>
            <w:rStyle w:val="Hyperlink"/>
            <w:rFonts w:ascii="Calibri Light" w:eastAsia="Calibri Light" w:hAnsi="Calibri Light" w:cs="Calibri Light"/>
            <w:sz w:val="18"/>
            <w:szCs w:val="18"/>
          </w:rPr>
          <w:t>‘Quick Links’</w:t>
        </w:r>
      </w:hyperlink>
      <w:r w:rsidR="00DC79E3">
        <w:rPr>
          <w:rFonts w:ascii="Calibri Light" w:eastAsia="Calibri Light" w:hAnsi="Calibri Light" w:cs="Calibri Light"/>
          <w:sz w:val="18"/>
          <w:szCs w:val="18"/>
        </w:rPr>
        <w:t xml:space="preserve"> section.</w:t>
      </w:r>
      <w:r w:rsidR="001A3C68">
        <w:rPr>
          <w:rFonts w:ascii="Calibri Light" w:eastAsia="Calibri Light" w:hAnsi="Calibri Light" w:cs="Calibri Light"/>
          <w:sz w:val="18"/>
          <w:szCs w:val="18"/>
        </w:rPr>
        <w:t xml:space="preserve"> The URLs for each are maintained within the </w:t>
      </w:r>
      <w:hyperlink r:id="rId71" w:history="1">
        <w:r w:rsidR="001A3C68" w:rsidRPr="00DC79E3">
          <w:rPr>
            <w:rStyle w:val="Hyperlink"/>
            <w:rFonts w:ascii="Calibri Light" w:eastAsia="Calibri Light" w:hAnsi="Calibri Light" w:cs="Calibri Light"/>
            <w:sz w:val="18"/>
            <w:szCs w:val="18"/>
          </w:rPr>
          <w:t>FOP List</w:t>
        </w:r>
      </w:hyperlink>
      <w:r w:rsidR="001A3C68">
        <w:rPr>
          <w:rFonts w:ascii="Calibri Light" w:eastAsia="Calibri Light" w:hAnsi="Calibri Light" w:cs="Calibri Light"/>
          <w:sz w:val="18"/>
          <w:szCs w:val="18"/>
        </w:rPr>
        <w:t xml:space="preserve"> document.</w:t>
      </w:r>
    </w:p>
    <w:tbl>
      <w:tblPr>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777"/>
        <w:gridCol w:w="7560"/>
      </w:tblGrid>
      <w:tr w:rsidR="00A524F5" w:rsidRPr="00CD4E29" w14:paraId="63380A23" w14:textId="77777777" w:rsidTr="43D024A8">
        <w:trPr>
          <w:cantSplit/>
          <w:trHeight w:val="432"/>
          <w:tblHeader/>
        </w:trPr>
        <w:tc>
          <w:tcPr>
            <w:tcW w:w="1777" w:type="dxa"/>
            <w:tcBorders>
              <w:top w:val="threeDEmboss" w:sz="6" w:space="0" w:color="auto"/>
              <w:bottom w:val="threeDEmboss" w:sz="6" w:space="0" w:color="auto"/>
            </w:tcBorders>
            <w:shd w:val="clear" w:color="auto" w:fill="F9FBAF"/>
            <w:vAlign w:val="center"/>
          </w:tcPr>
          <w:p w14:paraId="6FCDA53B" w14:textId="2B0C450D" w:rsidR="00A524F5" w:rsidRPr="00CD4E29" w:rsidRDefault="00A524F5" w:rsidP="546B4D49">
            <w:pPr>
              <w:pStyle w:val="TableHeader-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Application</w:t>
            </w:r>
          </w:p>
        </w:tc>
        <w:tc>
          <w:tcPr>
            <w:tcW w:w="7560" w:type="dxa"/>
            <w:tcBorders>
              <w:top w:val="threeDEmboss" w:sz="6" w:space="0" w:color="auto"/>
              <w:bottom w:val="threeDEmboss" w:sz="6" w:space="0" w:color="auto"/>
            </w:tcBorders>
            <w:shd w:val="clear" w:color="auto" w:fill="F9FBAF"/>
            <w:vAlign w:val="center"/>
          </w:tcPr>
          <w:p w14:paraId="3F48B441" w14:textId="77777777" w:rsidR="00A524F5" w:rsidRPr="00CD4E29" w:rsidRDefault="00A524F5" w:rsidP="630B9CC9">
            <w:pPr>
              <w:pStyle w:val="TableHeader-Left"/>
              <w:rPr>
                <w:rFonts w:ascii="Calibri Light,Arial" w:eastAsia="Calibri Light,Arial" w:hAnsi="Calibri Light,Arial" w:cs="Calibri Light,Arial"/>
                <w:sz w:val="18"/>
                <w:szCs w:val="18"/>
              </w:rPr>
            </w:pPr>
            <w:r w:rsidRPr="630B9CC9">
              <w:rPr>
                <w:rFonts w:ascii="Calibri Light" w:eastAsia="Calibri Light" w:hAnsi="Calibri Light" w:cs="Calibri Light"/>
                <w:sz w:val="18"/>
                <w:szCs w:val="18"/>
              </w:rPr>
              <w:t>Description</w:t>
            </w:r>
          </w:p>
        </w:tc>
      </w:tr>
      <w:tr w:rsidR="00A524F5" w:rsidRPr="00C724B6" w14:paraId="39C12CAF" w14:textId="77777777" w:rsidTr="43D024A8">
        <w:trPr>
          <w:cantSplit/>
          <w:trHeight w:val="135"/>
        </w:trPr>
        <w:tc>
          <w:tcPr>
            <w:tcW w:w="1777" w:type="dxa"/>
            <w:tcBorders>
              <w:top w:val="threeDEmboss" w:sz="6" w:space="0" w:color="auto"/>
              <w:bottom w:val="threeDEmboss" w:sz="6" w:space="0" w:color="auto"/>
            </w:tcBorders>
            <w:vAlign w:val="bottom"/>
          </w:tcPr>
          <w:p w14:paraId="77E9C976" w14:textId="7743FBA8" w:rsidR="00A524F5" w:rsidRPr="00C724B6" w:rsidRDefault="00A524F5" w:rsidP="630B9CC9">
            <w:pPr>
              <w:pStyle w:val="TableField-Center"/>
              <w:rPr>
                <w:rFonts w:ascii="Calibri Light,Arial" w:eastAsia="Calibri Light,Arial" w:hAnsi="Calibri Light,Arial" w:cs="Calibri Light,Arial"/>
                <w:sz w:val="18"/>
                <w:szCs w:val="18"/>
              </w:rPr>
            </w:pPr>
            <w:r w:rsidRPr="630B9CC9">
              <w:rPr>
                <w:rFonts w:ascii="Calibri Light" w:eastAsia="Calibri Light" w:hAnsi="Calibri Light" w:cs="Calibri Light"/>
                <w:color w:val="000000"/>
                <w:sz w:val="18"/>
                <w:szCs w:val="18"/>
              </w:rPr>
              <w:t>SCE.COM</w:t>
            </w:r>
          </w:p>
        </w:tc>
        <w:tc>
          <w:tcPr>
            <w:tcW w:w="7560" w:type="dxa"/>
            <w:tcBorders>
              <w:top w:val="threeDEmboss" w:sz="6" w:space="0" w:color="auto"/>
              <w:bottom w:val="threeDEmboss" w:sz="6" w:space="0" w:color="auto"/>
            </w:tcBorders>
            <w:vAlign w:val="bottom"/>
          </w:tcPr>
          <w:p w14:paraId="5EE2B185" w14:textId="4D7935B0" w:rsidR="00A524F5" w:rsidRPr="00C724B6" w:rsidRDefault="00FB167E" w:rsidP="630B9CC9">
            <w:pPr>
              <w:pStyle w:val="TableField-Left"/>
              <w:rPr>
                <w:rFonts w:ascii="Calibri Light,Arial" w:eastAsia="Calibri Light,Arial" w:hAnsi="Calibri Light,Arial" w:cs="Calibri Light,Arial"/>
                <w:sz w:val="18"/>
                <w:szCs w:val="18"/>
              </w:rPr>
            </w:pPr>
            <w:r w:rsidRPr="630B9CC9">
              <w:rPr>
                <w:rFonts w:ascii="Calibri Light" w:eastAsia="Calibri Light" w:hAnsi="Calibri Light" w:cs="Calibri Light"/>
                <w:color w:val="000000"/>
                <w:sz w:val="18"/>
                <w:szCs w:val="18"/>
              </w:rPr>
              <w:t>SPOC</w:t>
            </w:r>
          </w:p>
        </w:tc>
      </w:tr>
      <w:tr w:rsidR="00FB167E" w:rsidRPr="00C724B6" w14:paraId="4810B458" w14:textId="77777777" w:rsidTr="43D024A8">
        <w:trPr>
          <w:cantSplit/>
          <w:trHeight w:val="135"/>
        </w:trPr>
        <w:tc>
          <w:tcPr>
            <w:tcW w:w="1777" w:type="dxa"/>
            <w:tcBorders>
              <w:top w:val="threeDEmboss" w:sz="6" w:space="0" w:color="auto"/>
              <w:bottom w:val="threeDEmboss" w:sz="6" w:space="0" w:color="auto"/>
            </w:tcBorders>
            <w:vAlign w:val="bottom"/>
          </w:tcPr>
          <w:p w14:paraId="0780C5B3" w14:textId="43E36F02" w:rsidR="00FB167E" w:rsidRDefault="00FB167E" w:rsidP="546B4D49">
            <w:pPr>
              <w:pStyle w:val="TableField-Center"/>
              <w:rPr>
                <w:rFonts w:ascii="Calibri Light" w:eastAsia="Calibri Light" w:hAnsi="Calibri Light" w:cs="Calibri Light"/>
                <w:color w:val="000000"/>
                <w:sz w:val="18"/>
                <w:szCs w:val="18"/>
              </w:rPr>
            </w:pPr>
            <w:proofErr w:type="spellStart"/>
            <w:r w:rsidRPr="546B4D49">
              <w:rPr>
                <w:rFonts w:ascii="Calibri Light" w:eastAsia="Calibri Light" w:hAnsi="Calibri Light" w:cs="Calibri Light"/>
                <w:color w:val="000000"/>
                <w:sz w:val="18"/>
                <w:szCs w:val="18"/>
              </w:rPr>
              <w:t>iEnergy</w:t>
            </w:r>
            <w:proofErr w:type="spellEnd"/>
          </w:p>
        </w:tc>
        <w:tc>
          <w:tcPr>
            <w:tcW w:w="7560" w:type="dxa"/>
            <w:tcBorders>
              <w:top w:val="threeDEmboss" w:sz="6" w:space="0" w:color="auto"/>
              <w:bottom w:val="threeDEmboss" w:sz="6" w:space="0" w:color="auto"/>
            </w:tcBorders>
            <w:vAlign w:val="bottom"/>
          </w:tcPr>
          <w:p w14:paraId="722D1F25" w14:textId="07266DCE" w:rsidR="00FB167E" w:rsidRDefault="00FB167E" w:rsidP="546B4D49">
            <w:pPr>
              <w:pStyle w:val="TableField-Left"/>
              <w:rPr>
                <w:rFonts w:ascii="Calibri Light" w:eastAsia="Calibri Light" w:hAnsi="Calibri Light" w:cs="Calibri Light"/>
                <w:color w:val="000000"/>
                <w:sz w:val="18"/>
                <w:szCs w:val="18"/>
              </w:rPr>
            </w:pPr>
            <w:r w:rsidRPr="546B4D49">
              <w:rPr>
                <w:rFonts w:ascii="Calibri Light" w:eastAsia="Calibri Light" w:hAnsi="Calibri Light" w:cs="Calibri Light"/>
                <w:color w:val="000000"/>
                <w:sz w:val="18"/>
                <w:szCs w:val="18"/>
              </w:rPr>
              <w:t>Rebate application program</w:t>
            </w:r>
          </w:p>
        </w:tc>
      </w:tr>
      <w:tr w:rsidR="00090E64" w:rsidRPr="00C724B6" w14:paraId="392425E5" w14:textId="77777777" w:rsidTr="001A3C68">
        <w:trPr>
          <w:cantSplit/>
          <w:trHeight w:val="135"/>
        </w:trPr>
        <w:tc>
          <w:tcPr>
            <w:tcW w:w="1777" w:type="dxa"/>
            <w:tcBorders>
              <w:top w:val="threeDEmboss" w:sz="6" w:space="0" w:color="auto"/>
              <w:bottom w:val="threeDEmboss" w:sz="6" w:space="0" w:color="auto"/>
            </w:tcBorders>
            <w:vAlign w:val="bottom"/>
          </w:tcPr>
          <w:p w14:paraId="21F60D54" w14:textId="6B39B045" w:rsidR="00090E64" w:rsidRDefault="00090E64" w:rsidP="546B4D49">
            <w:pPr>
              <w:pStyle w:val="TableField-Center"/>
              <w:rPr>
                <w:rFonts w:ascii="Calibri Light" w:eastAsia="Calibri Light" w:hAnsi="Calibri Light" w:cs="Calibri Light"/>
                <w:color w:val="000000"/>
                <w:sz w:val="18"/>
                <w:szCs w:val="18"/>
              </w:rPr>
            </w:pPr>
            <w:r w:rsidRPr="546B4D49">
              <w:rPr>
                <w:rFonts w:ascii="Calibri Light" w:eastAsia="Calibri Light" w:hAnsi="Calibri Light" w:cs="Calibri Light"/>
                <w:color w:val="000000"/>
                <w:sz w:val="18"/>
                <w:szCs w:val="18"/>
              </w:rPr>
              <w:t>DM</w:t>
            </w:r>
          </w:p>
        </w:tc>
        <w:tc>
          <w:tcPr>
            <w:tcW w:w="7560" w:type="dxa"/>
            <w:tcBorders>
              <w:top w:val="threeDEmboss" w:sz="6" w:space="0" w:color="auto"/>
              <w:bottom w:val="threeDEmboss" w:sz="6" w:space="0" w:color="auto"/>
            </w:tcBorders>
            <w:vAlign w:val="bottom"/>
          </w:tcPr>
          <w:p w14:paraId="776A03E3" w14:textId="23BD6B26" w:rsidR="00090E64" w:rsidRDefault="00090E64" w:rsidP="546B4D49">
            <w:pPr>
              <w:pStyle w:val="TableField-Left"/>
              <w:rPr>
                <w:rFonts w:ascii="Calibri Light" w:eastAsia="Calibri Light" w:hAnsi="Calibri Light" w:cs="Calibri Light"/>
                <w:color w:val="000000"/>
                <w:sz w:val="18"/>
                <w:szCs w:val="18"/>
              </w:rPr>
            </w:pPr>
            <w:r w:rsidRPr="546B4D49">
              <w:rPr>
                <w:rFonts w:ascii="Calibri Light" w:eastAsia="Calibri Light" w:hAnsi="Calibri Light" w:cs="Calibri Light"/>
                <w:color w:val="000000"/>
                <w:sz w:val="18"/>
                <w:szCs w:val="18"/>
              </w:rPr>
              <w:t>Design Manager</w:t>
            </w:r>
          </w:p>
        </w:tc>
      </w:tr>
      <w:tr w:rsidR="001A3C68" w:rsidRPr="00C724B6" w14:paraId="7302B4D2" w14:textId="77777777" w:rsidTr="43D024A8">
        <w:trPr>
          <w:cantSplit/>
          <w:trHeight w:val="135"/>
        </w:trPr>
        <w:tc>
          <w:tcPr>
            <w:tcW w:w="1777" w:type="dxa"/>
            <w:tcBorders>
              <w:top w:val="threeDEmboss" w:sz="6" w:space="0" w:color="auto"/>
              <w:bottom w:val="single" w:sz="6" w:space="0" w:color="auto"/>
            </w:tcBorders>
            <w:vAlign w:val="bottom"/>
          </w:tcPr>
          <w:p w14:paraId="5E7D3C1F" w14:textId="5C212CA9" w:rsidR="001A3C68" w:rsidRPr="546B4D49" w:rsidRDefault="001A3C68" w:rsidP="546B4D49">
            <w:pPr>
              <w:pStyle w:val="TableField-Center"/>
              <w:rPr>
                <w:rFonts w:ascii="Calibri Light" w:eastAsia="Calibri Light" w:hAnsi="Calibri Light" w:cs="Calibri Light"/>
                <w:color w:val="000000"/>
                <w:sz w:val="18"/>
                <w:szCs w:val="18"/>
              </w:rPr>
            </w:pPr>
            <w:r>
              <w:rPr>
                <w:rFonts w:ascii="Calibri Light" w:eastAsia="Calibri Light" w:hAnsi="Calibri Light" w:cs="Calibri Light"/>
                <w:color w:val="000000"/>
                <w:sz w:val="18"/>
                <w:szCs w:val="18"/>
              </w:rPr>
              <w:t>S/4HANA</w:t>
            </w:r>
          </w:p>
        </w:tc>
        <w:tc>
          <w:tcPr>
            <w:tcW w:w="7560" w:type="dxa"/>
            <w:tcBorders>
              <w:top w:val="threeDEmboss" w:sz="6" w:space="0" w:color="auto"/>
              <w:bottom w:val="single" w:sz="6" w:space="0" w:color="auto"/>
            </w:tcBorders>
            <w:vAlign w:val="bottom"/>
          </w:tcPr>
          <w:p w14:paraId="05784BDB" w14:textId="46832D8F" w:rsidR="001A3C68" w:rsidRPr="546B4D49" w:rsidRDefault="001A3C68" w:rsidP="546B4D49">
            <w:pPr>
              <w:pStyle w:val="TableField-Left"/>
              <w:rPr>
                <w:rFonts w:ascii="Calibri Light" w:eastAsia="Calibri Light" w:hAnsi="Calibri Light" w:cs="Calibri Light"/>
                <w:color w:val="000000"/>
                <w:sz w:val="18"/>
                <w:szCs w:val="18"/>
              </w:rPr>
            </w:pPr>
            <w:r>
              <w:rPr>
                <w:rFonts w:ascii="Calibri Light" w:eastAsia="Calibri Light" w:hAnsi="Calibri Light" w:cs="Calibri Light"/>
                <w:color w:val="000000"/>
                <w:sz w:val="18"/>
                <w:szCs w:val="18"/>
              </w:rPr>
              <w:t>Trouble Order for Non-SCE Customer</w:t>
            </w:r>
          </w:p>
        </w:tc>
      </w:tr>
    </w:tbl>
    <w:p w14:paraId="568CA920" w14:textId="02F7CF08" w:rsidR="00DC79E3" w:rsidRDefault="00DC79E3" w:rsidP="003964FC">
      <w:pPr>
        <w:pStyle w:val="Heading2Text"/>
        <w:ind w:left="0"/>
        <w:rPr>
          <w:rFonts w:ascii="Calibri Light" w:hAnsi="Calibri Light" w:cs="Arial"/>
          <w:sz w:val="18"/>
          <w:szCs w:val="18"/>
        </w:rPr>
      </w:pPr>
    </w:p>
    <w:p w14:paraId="00713F22" w14:textId="61FABF94" w:rsidR="00600C04" w:rsidRDefault="00600C04" w:rsidP="00993B75">
      <w:pPr>
        <w:pStyle w:val="Heading2"/>
      </w:pPr>
      <w:bookmarkStart w:id="48" w:name="_Toc26282919"/>
      <w:r>
        <w:t>2.1.5</w:t>
      </w:r>
      <w:r>
        <w:tab/>
      </w:r>
      <w:r w:rsidR="00DE3123">
        <w:t>Sales Cloud</w:t>
      </w:r>
      <w:bookmarkEnd w:id="48"/>
    </w:p>
    <w:p w14:paraId="138F98F4" w14:textId="39995929" w:rsidR="009A1D49" w:rsidRDefault="00ED299C" w:rsidP="009A1D49">
      <w:r w:rsidRPr="546B4D49">
        <w:rPr>
          <w:rFonts w:ascii="Calibri Light" w:eastAsia="Calibri Light" w:hAnsi="Calibri Light" w:cs="Calibri Light"/>
          <w:sz w:val="18"/>
          <w:szCs w:val="18"/>
        </w:rPr>
        <w:t xml:space="preserve">The </w:t>
      </w:r>
      <w:r w:rsidR="00DE3123">
        <w:rPr>
          <w:rFonts w:ascii="Calibri Light" w:eastAsia="Calibri Light" w:hAnsi="Calibri Light" w:cs="Calibri Light"/>
          <w:sz w:val="18"/>
          <w:szCs w:val="18"/>
        </w:rPr>
        <w:t>Sales Cloud</w:t>
      </w:r>
      <w:r w:rsidRPr="546B4D49">
        <w:rPr>
          <w:rFonts w:ascii="Calibri Light" w:eastAsia="Calibri Light" w:hAnsi="Calibri Light" w:cs="Calibri Light"/>
          <w:sz w:val="18"/>
          <w:szCs w:val="18"/>
        </w:rPr>
        <w:t xml:space="preserve"> module is </w:t>
      </w:r>
      <w:r w:rsidR="00451D95" w:rsidRPr="546B4D49">
        <w:rPr>
          <w:rFonts w:ascii="Calibri Light" w:eastAsia="Calibri Light" w:hAnsi="Calibri Light" w:cs="Calibri Light"/>
          <w:sz w:val="18"/>
          <w:szCs w:val="18"/>
        </w:rPr>
        <w:t>used for sales planning, leads &amp; opportunity</w:t>
      </w:r>
      <w:r w:rsidR="009414FC" w:rsidRPr="546B4D49">
        <w:rPr>
          <w:rFonts w:ascii="Calibri Light" w:eastAsia="Calibri Light" w:hAnsi="Calibri Light" w:cs="Calibri Light"/>
          <w:sz w:val="18"/>
          <w:szCs w:val="18"/>
        </w:rPr>
        <w:t xml:space="preserve"> management.</w:t>
      </w:r>
      <w:r w:rsidR="00451D95" w:rsidRPr="546B4D49">
        <w:rPr>
          <w:rFonts w:ascii="Calibri Light,Arial" w:eastAsia="Calibri Light,Arial" w:hAnsi="Calibri Light,Arial" w:cs="Calibri Light,Arial"/>
          <w:sz w:val="18"/>
          <w:szCs w:val="18"/>
        </w:rPr>
        <w:t xml:space="preserve"> </w:t>
      </w:r>
      <w:r w:rsidR="00EE4BB7" w:rsidRPr="546B4D49">
        <w:rPr>
          <w:rFonts w:ascii="Calibri Light" w:eastAsia="Calibri Light" w:hAnsi="Calibri Light" w:cs="Calibri Light"/>
          <w:sz w:val="18"/>
          <w:szCs w:val="18"/>
        </w:rPr>
        <w:t xml:space="preserve"> Users with authorization will have the ability to use both </w:t>
      </w:r>
      <w:r w:rsidR="00DE3123">
        <w:rPr>
          <w:rFonts w:ascii="Calibri Light" w:eastAsia="Calibri Light" w:hAnsi="Calibri Light" w:cs="Calibri Light"/>
          <w:sz w:val="18"/>
          <w:szCs w:val="18"/>
        </w:rPr>
        <w:t>Sales Cloud</w:t>
      </w:r>
      <w:r w:rsidR="00EE4BB7" w:rsidRPr="546B4D49">
        <w:rPr>
          <w:rFonts w:ascii="Calibri Light" w:eastAsia="Calibri Light" w:hAnsi="Calibri Light" w:cs="Calibri Light"/>
          <w:sz w:val="18"/>
          <w:szCs w:val="18"/>
        </w:rPr>
        <w:t xml:space="preserve"> and Service functionality. </w:t>
      </w:r>
      <w:r w:rsidR="007C3317" w:rsidRPr="546B4D49">
        <w:rPr>
          <w:rFonts w:ascii="Calibri Light" w:eastAsia="Calibri Light" w:hAnsi="Calibri Light" w:cs="Calibri Light"/>
          <w:sz w:val="18"/>
          <w:szCs w:val="18"/>
        </w:rPr>
        <w:t xml:space="preserve">This document will only provide </w:t>
      </w:r>
      <w:r w:rsidR="0080230D" w:rsidRPr="546B4D49">
        <w:rPr>
          <w:rFonts w:ascii="Calibri Light" w:eastAsia="Calibri Light" w:hAnsi="Calibri Light" w:cs="Calibri Light"/>
          <w:sz w:val="18"/>
          <w:szCs w:val="18"/>
        </w:rPr>
        <w:t>an</w:t>
      </w:r>
      <w:r w:rsidR="007C3317" w:rsidRPr="546B4D49">
        <w:rPr>
          <w:rFonts w:ascii="Calibri Light" w:eastAsia="Calibri Light" w:hAnsi="Calibri Light" w:cs="Calibri Light"/>
          <w:sz w:val="18"/>
          <w:szCs w:val="18"/>
        </w:rPr>
        <w:t xml:space="preserve"> overview of this functionality, as it will be covered in detail in BPD </w:t>
      </w:r>
      <w:hyperlink r:id="rId72" w:history="1">
        <w:r w:rsidR="009A1D49" w:rsidRPr="546B4D49">
          <w:rPr>
            <w:rStyle w:val="Hyperlink"/>
            <w:rFonts w:ascii="Calibri Light" w:eastAsia="Calibri Light" w:hAnsi="Calibri Light" w:cs="Calibri Light"/>
            <w:sz w:val="18"/>
            <w:szCs w:val="18"/>
          </w:rPr>
          <w:t>CIM-CS-16 - Manage Leads, Opportunities &amp; Territory</w:t>
        </w:r>
      </w:hyperlink>
      <w:r w:rsidR="00A7539D" w:rsidRPr="546B4D49">
        <w:rPr>
          <w:rStyle w:val="Hyperlink"/>
          <w:rFonts w:ascii="Calibri Light" w:eastAsia="Calibri Light" w:hAnsi="Calibri Light" w:cs="Calibri Light"/>
          <w:sz w:val="18"/>
          <w:szCs w:val="18"/>
        </w:rPr>
        <w:t>.</w:t>
      </w:r>
    </w:p>
    <w:p w14:paraId="06EB7275" w14:textId="77777777" w:rsidR="00ED299C" w:rsidRDefault="00ED299C" w:rsidP="004E2986">
      <w:pPr>
        <w:pStyle w:val="Heading2Text"/>
        <w:ind w:left="0"/>
        <w:rPr>
          <w:rFonts w:ascii="Calibri Light" w:hAnsi="Calibri Light" w:cs="Arial"/>
          <w:sz w:val="18"/>
          <w:szCs w:val="18"/>
        </w:rPr>
      </w:pPr>
    </w:p>
    <w:p w14:paraId="119298C2" w14:textId="65EA3A7C" w:rsidR="00600C04" w:rsidRDefault="00600C04" w:rsidP="00993B75">
      <w:pPr>
        <w:pStyle w:val="Heading2"/>
      </w:pPr>
      <w:bookmarkStart w:id="49" w:name="_Toc26282920"/>
      <w:r>
        <w:t>2.1.5.1</w:t>
      </w:r>
      <w:r w:rsidR="0EB6F9BB">
        <w:t xml:space="preserve"> </w:t>
      </w:r>
      <w:r>
        <w:tab/>
      </w:r>
      <w:r w:rsidR="00A524F5">
        <w:t xml:space="preserve"> </w:t>
      </w:r>
      <w:r w:rsidR="00DE3123">
        <w:t>Sales Cloud</w:t>
      </w:r>
      <w:r w:rsidR="006763BB">
        <w:t xml:space="preserve"> </w:t>
      </w:r>
      <w:r w:rsidR="00A524F5">
        <w:t>-</w:t>
      </w:r>
      <w:r w:rsidRPr="0EB6F9BB">
        <w:t xml:space="preserve"> </w:t>
      </w:r>
      <w:r>
        <w:t>Leads</w:t>
      </w:r>
      <w:bookmarkEnd w:id="49"/>
    </w:p>
    <w:p w14:paraId="3FFB06AF" w14:textId="134D9A74" w:rsidR="005546B7" w:rsidRDefault="005546B7" w:rsidP="546B4D49">
      <w:pPr>
        <w:pStyle w:val="Heading2Text"/>
        <w:ind w:left="0"/>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Leads</w:t>
      </w:r>
      <w:r w:rsidR="00D7254F" w:rsidRPr="546B4D49">
        <w:rPr>
          <w:rFonts w:ascii="Calibri Light" w:eastAsia="Calibri Light" w:hAnsi="Calibri Light" w:cs="Calibri Light"/>
          <w:sz w:val="18"/>
          <w:szCs w:val="18"/>
        </w:rPr>
        <w:t xml:space="preserve"> are the </w:t>
      </w:r>
      <w:r w:rsidR="00FD2A15" w:rsidRPr="546B4D49">
        <w:rPr>
          <w:rFonts w:ascii="Calibri Light" w:eastAsia="Calibri Light" w:hAnsi="Calibri Light" w:cs="Calibri Light"/>
          <w:sz w:val="18"/>
          <w:szCs w:val="18"/>
        </w:rPr>
        <w:t xml:space="preserve">initial </w:t>
      </w:r>
      <w:r w:rsidR="00D7254F" w:rsidRPr="546B4D49">
        <w:rPr>
          <w:rFonts w:ascii="Calibri Light" w:eastAsia="Calibri Light" w:hAnsi="Calibri Light" w:cs="Calibri Light"/>
          <w:sz w:val="18"/>
          <w:szCs w:val="18"/>
        </w:rPr>
        <w:t>step within the</w:t>
      </w:r>
      <w:r w:rsidR="0090608D" w:rsidRPr="546B4D49">
        <w:rPr>
          <w:rFonts w:ascii="Calibri Light" w:eastAsia="Calibri Light" w:hAnsi="Calibri Light" w:cs="Calibri Light"/>
          <w:sz w:val="18"/>
          <w:szCs w:val="18"/>
        </w:rPr>
        <w:t xml:space="preserve"> sales process to record interest in a specific program or product.  Leads can be created manually</w:t>
      </w:r>
      <w:r w:rsidR="009A5054" w:rsidRPr="546B4D49">
        <w:rPr>
          <w:rFonts w:ascii="Calibri Light,Arial" w:eastAsia="Calibri Light,Arial" w:hAnsi="Calibri Light,Arial" w:cs="Calibri Light,Arial"/>
          <w:sz w:val="18"/>
          <w:szCs w:val="18"/>
        </w:rPr>
        <w:t xml:space="preserve"> (</w:t>
      </w:r>
      <w:r w:rsidR="009A5054" w:rsidRPr="546B4D49">
        <w:rPr>
          <w:rFonts w:ascii="Calibri Light" w:eastAsia="Calibri Light" w:hAnsi="Calibri Light" w:cs="Calibri Light"/>
          <w:b/>
          <w:bCs/>
          <w:sz w:val="18"/>
          <w:szCs w:val="18"/>
        </w:rPr>
        <w:t>Figure 2</w:t>
      </w:r>
      <w:r w:rsidR="008D4DAF" w:rsidRPr="546B4D49">
        <w:rPr>
          <w:rFonts w:ascii="Calibri Light" w:eastAsia="Calibri Light" w:hAnsi="Calibri Light" w:cs="Calibri Light"/>
          <w:b/>
          <w:bCs/>
          <w:sz w:val="18"/>
          <w:szCs w:val="18"/>
        </w:rPr>
        <w:t>9</w:t>
      </w:r>
      <w:proofErr w:type="gramStart"/>
      <w:r w:rsidR="00910D66" w:rsidRPr="546B4D49">
        <w:rPr>
          <w:rFonts w:ascii="Calibri Light,Arial" w:eastAsia="Calibri Light,Arial" w:hAnsi="Calibri Light,Arial" w:cs="Calibri Light,Arial"/>
          <w:sz w:val="18"/>
          <w:szCs w:val="18"/>
        </w:rPr>
        <w:t>)</w:t>
      </w:r>
      <w:r w:rsidR="0090608D" w:rsidRPr="546B4D49">
        <w:rPr>
          <w:rFonts w:ascii="Calibri Light" w:eastAsia="Calibri Light" w:hAnsi="Calibri Light" w:cs="Calibri Light"/>
          <w:sz w:val="18"/>
          <w:szCs w:val="18"/>
        </w:rPr>
        <w:t>, or</w:t>
      </w:r>
      <w:proofErr w:type="gramEnd"/>
      <w:r w:rsidR="0090608D" w:rsidRPr="546B4D49">
        <w:rPr>
          <w:rFonts w:ascii="Calibri Light" w:eastAsia="Calibri Light" w:hAnsi="Calibri Light" w:cs="Calibri Light"/>
          <w:sz w:val="18"/>
          <w:szCs w:val="18"/>
        </w:rPr>
        <w:t xml:space="preserve"> </w:t>
      </w:r>
      <w:r w:rsidR="007C3317" w:rsidRPr="546B4D49">
        <w:rPr>
          <w:rFonts w:ascii="Calibri Light" w:eastAsia="Calibri Light" w:hAnsi="Calibri Light" w:cs="Calibri Light"/>
          <w:sz w:val="18"/>
          <w:szCs w:val="18"/>
        </w:rPr>
        <w:t xml:space="preserve">created via excel upload as a result of an event. Leads can be qualified directly within C4C then directly </w:t>
      </w:r>
      <w:r w:rsidR="007C3317" w:rsidRPr="546B4D49">
        <w:rPr>
          <w:rFonts w:ascii="Calibri Light" w:eastAsia="Calibri Light" w:hAnsi="Calibri Light" w:cs="Calibri Light"/>
          <w:sz w:val="18"/>
          <w:szCs w:val="18"/>
        </w:rPr>
        <w:lastRenderedPageBreak/>
        <w:t xml:space="preserve">converted to an opportunity.  </w:t>
      </w:r>
      <w:r w:rsidR="00670E13" w:rsidRPr="546B4D49">
        <w:rPr>
          <w:rFonts w:ascii="Calibri Light" w:eastAsia="Calibri Light" w:hAnsi="Calibri Light" w:cs="Calibri Light"/>
          <w:sz w:val="18"/>
          <w:szCs w:val="18"/>
        </w:rPr>
        <w:t xml:space="preserve">Sales phases with mandatory activities that must be completed can be defined.  </w:t>
      </w:r>
      <w:r w:rsidR="003853AA" w:rsidRPr="546B4D49">
        <w:rPr>
          <w:rFonts w:ascii="Calibri Light" w:eastAsia="Calibri Light" w:hAnsi="Calibri Light" w:cs="Calibri Light"/>
          <w:sz w:val="18"/>
          <w:szCs w:val="18"/>
        </w:rPr>
        <w:t xml:space="preserve">This will assist in standardizing the sales process </w:t>
      </w:r>
      <w:r w:rsidR="00670E13" w:rsidRPr="546B4D49">
        <w:rPr>
          <w:rFonts w:ascii="Calibri Light" w:eastAsia="Calibri Light" w:hAnsi="Calibri Light" w:cs="Calibri Light"/>
          <w:sz w:val="18"/>
          <w:szCs w:val="18"/>
        </w:rPr>
        <w:t>to ensure</w:t>
      </w:r>
      <w:r w:rsidR="003853AA" w:rsidRPr="546B4D49">
        <w:rPr>
          <w:rFonts w:ascii="Calibri Light" w:eastAsia="Calibri Light" w:hAnsi="Calibri Light" w:cs="Calibri Light"/>
          <w:sz w:val="18"/>
          <w:szCs w:val="18"/>
        </w:rPr>
        <w:t xml:space="preserve"> each team member is performing the required tasks. </w:t>
      </w:r>
      <w:r w:rsidR="00670E13" w:rsidRPr="546B4D49">
        <w:rPr>
          <w:rFonts w:ascii="Calibri Light,Arial" w:eastAsia="Calibri Light,Arial" w:hAnsi="Calibri Light,Arial" w:cs="Calibri Light,Arial"/>
          <w:sz w:val="18"/>
          <w:szCs w:val="18"/>
        </w:rPr>
        <w:t xml:space="preserve"> </w:t>
      </w:r>
      <w:r w:rsidR="00906524" w:rsidRPr="546B4D49">
        <w:rPr>
          <w:rFonts w:ascii="Calibri Light" w:eastAsia="Calibri Light" w:hAnsi="Calibri Light" w:cs="Calibri Light"/>
          <w:sz w:val="18"/>
          <w:szCs w:val="18"/>
        </w:rPr>
        <w:t xml:space="preserve">For additional information regarding the leads management process, please refer to </w:t>
      </w:r>
      <w:hyperlink r:id="rId73" w:history="1">
        <w:r w:rsidR="00906524" w:rsidRPr="546B4D49">
          <w:rPr>
            <w:rStyle w:val="Hyperlink"/>
            <w:rFonts w:ascii="Calibri Light" w:eastAsia="Calibri Light" w:hAnsi="Calibri Light" w:cs="Calibri Light"/>
            <w:sz w:val="18"/>
            <w:szCs w:val="18"/>
          </w:rPr>
          <w:t>CIM-CS-16 - Manage Leads, Opportunities &amp; Territory</w:t>
        </w:r>
      </w:hyperlink>
      <w:r w:rsidR="00906524" w:rsidRPr="546B4D49">
        <w:rPr>
          <w:rFonts w:ascii="Calibri Light" w:eastAsia="Calibri Light" w:hAnsi="Calibri Light" w:cs="Calibri Light"/>
          <w:sz w:val="18"/>
          <w:szCs w:val="18"/>
        </w:rPr>
        <w:t>.</w:t>
      </w:r>
    </w:p>
    <w:p w14:paraId="1C3C2C40" w14:textId="7DB5DBE7" w:rsidR="00423048" w:rsidRDefault="006763BB" w:rsidP="003964FC">
      <w:pPr>
        <w:pStyle w:val="Heading2Text"/>
        <w:ind w:left="0"/>
        <w:jc w:val="center"/>
        <w:rPr>
          <w:rFonts w:ascii="Calibri Light" w:hAnsi="Calibri Light" w:cs="Arial"/>
          <w:sz w:val="18"/>
          <w:szCs w:val="18"/>
        </w:rPr>
      </w:pPr>
      <w:r w:rsidRPr="006763BB">
        <w:rPr>
          <w:rFonts w:ascii="Calibri Light" w:hAnsi="Calibri Light" w:cs="Arial"/>
          <w:noProof/>
          <w:sz w:val="18"/>
          <w:szCs w:val="18"/>
        </w:rPr>
        <w:drawing>
          <wp:inline distT="0" distB="0" distL="0" distR="0" wp14:anchorId="44C21BBD" wp14:editId="2A5C374D">
            <wp:extent cx="3854304" cy="3141916"/>
            <wp:effectExtent l="12700" t="12700" r="6985"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867234" cy="3152456"/>
                    </a:xfrm>
                    <a:prstGeom prst="rect">
                      <a:avLst/>
                    </a:prstGeom>
                    <a:ln>
                      <a:solidFill>
                        <a:schemeClr val="accent1">
                          <a:shade val="50000"/>
                        </a:schemeClr>
                      </a:solidFill>
                    </a:ln>
                  </pic:spPr>
                </pic:pic>
              </a:graphicData>
            </a:graphic>
          </wp:inline>
        </w:drawing>
      </w:r>
    </w:p>
    <w:p w14:paraId="2CD2C0ED" w14:textId="2C32A297" w:rsidR="009B1628" w:rsidRPr="000B629A" w:rsidRDefault="00910D66" w:rsidP="000B629A">
      <w:pPr>
        <w:pStyle w:val="Heading2Text"/>
        <w:ind w:left="0"/>
        <w:jc w:val="center"/>
        <w:rPr>
          <w:rFonts w:ascii="Calibri Light,Arial" w:eastAsia="Calibri Light,Arial" w:hAnsi="Calibri Light,Arial" w:cs="Calibri Light,Arial"/>
          <w:i/>
          <w:iCs/>
          <w:sz w:val="18"/>
          <w:szCs w:val="18"/>
        </w:rPr>
      </w:pPr>
      <w:r w:rsidRPr="43D024A8">
        <w:rPr>
          <w:rFonts w:ascii="Calibri Light" w:eastAsia="Calibri Light" w:hAnsi="Calibri Light" w:cs="Calibri Light"/>
          <w:b/>
          <w:bCs/>
          <w:i/>
          <w:iCs/>
          <w:sz w:val="18"/>
          <w:szCs w:val="18"/>
        </w:rPr>
        <w:t>Figure</w:t>
      </w:r>
      <w:r w:rsidR="009A5054" w:rsidRPr="43D024A8">
        <w:rPr>
          <w:rFonts w:ascii="Calibri Light,Arial" w:eastAsia="Calibri Light,Arial" w:hAnsi="Calibri Light,Arial" w:cs="Calibri Light,Arial"/>
          <w:b/>
          <w:bCs/>
          <w:i/>
          <w:iCs/>
          <w:sz w:val="18"/>
          <w:szCs w:val="18"/>
        </w:rPr>
        <w:t xml:space="preserve"> </w:t>
      </w:r>
      <w:r w:rsidR="008D4DAF" w:rsidRPr="43D024A8">
        <w:rPr>
          <w:rFonts w:ascii="Calibri Light" w:eastAsia="Calibri Light" w:hAnsi="Calibri Light" w:cs="Calibri Light"/>
          <w:b/>
          <w:bCs/>
          <w:i/>
          <w:iCs/>
          <w:sz w:val="18"/>
          <w:szCs w:val="18"/>
        </w:rPr>
        <w:t>29</w:t>
      </w:r>
      <w:r w:rsidRPr="43D024A8">
        <w:rPr>
          <w:rFonts w:ascii="Calibri Light,Arial" w:eastAsia="Calibri Light,Arial" w:hAnsi="Calibri Light,Arial" w:cs="Calibri Light,Arial"/>
          <w:b/>
          <w:bCs/>
          <w:i/>
          <w:iCs/>
          <w:sz w:val="18"/>
          <w:szCs w:val="18"/>
        </w:rPr>
        <w:t>:</w:t>
      </w:r>
      <w:r w:rsidRPr="43D024A8">
        <w:rPr>
          <w:rFonts w:ascii="Calibri Light" w:eastAsia="Calibri Light" w:hAnsi="Calibri Light" w:cs="Calibri Light"/>
          <w:i/>
          <w:iCs/>
          <w:sz w:val="18"/>
          <w:szCs w:val="18"/>
        </w:rPr>
        <w:t xml:space="preserve"> Leads Creation</w:t>
      </w:r>
    </w:p>
    <w:p w14:paraId="2C400656" w14:textId="41980F99" w:rsidR="00600C04" w:rsidRDefault="00600C04" w:rsidP="00993B75">
      <w:pPr>
        <w:pStyle w:val="Heading2"/>
      </w:pPr>
      <w:bookmarkStart w:id="50" w:name="_Toc26282921"/>
      <w:r>
        <w:t>2.1.5.2</w:t>
      </w:r>
      <w:r>
        <w:tab/>
      </w:r>
      <w:r w:rsidRPr="00A06EA9">
        <w:t xml:space="preserve"> </w:t>
      </w:r>
      <w:r w:rsidR="00DE3123">
        <w:t>Sales Cloud</w:t>
      </w:r>
      <w:r w:rsidR="00A524F5">
        <w:t xml:space="preserve"> - </w:t>
      </w:r>
      <w:r>
        <w:t>Opportunities</w:t>
      </w:r>
      <w:bookmarkEnd w:id="50"/>
    </w:p>
    <w:p w14:paraId="2F3FDA99" w14:textId="43BE21B7" w:rsidR="003828EF" w:rsidRDefault="00A547EB" w:rsidP="546B4D49">
      <w:pPr>
        <w:pStyle w:val="Heading2Text"/>
        <w:ind w:left="0"/>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Once a lead is qualified, it can be converted to an opportunity. Information from the lead will be</w:t>
      </w:r>
      <w:r w:rsidRPr="546B4D49">
        <w:rPr>
          <w:rFonts w:ascii="Calibri Light,Arial" w:eastAsia="Calibri Light,Arial" w:hAnsi="Calibri Light,Arial" w:cs="Calibri Light,Arial"/>
          <w:sz w:val="18"/>
          <w:szCs w:val="18"/>
        </w:rPr>
        <w:t xml:space="preserve"> </w:t>
      </w:r>
      <w:r w:rsidR="007220CF" w:rsidRPr="546B4D49">
        <w:rPr>
          <w:rFonts w:ascii="Calibri Light" w:eastAsia="Calibri Light" w:hAnsi="Calibri Light" w:cs="Calibri Light"/>
          <w:sz w:val="18"/>
          <w:szCs w:val="18"/>
        </w:rPr>
        <w:t>copied to the oppo</w:t>
      </w:r>
      <w:r w:rsidR="003828EF" w:rsidRPr="546B4D49">
        <w:rPr>
          <w:rFonts w:ascii="Calibri Light" w:eastAsia="Calibri Light" w:hAnsi="Calibri Light" w:cs="Calibri Light"/>
          <w:sz w:val="18"/>
          <w:szCs w:val="18"/>
        </w:rPr>
        <w:t xml:space="preserve">rtunity, and the user will be able to set multiple attributes including the forecast category, source of the opportunity, probability, expected value, and </w:t>
      </w:r>
      <w:proofErr w:type="gramStart"/>
      <w:r w:rsidR="003828EF" w:rsidRPr="546B4D49">
        <w:rPr>
          <w:rFonts w:ascii="Calibri Light" w:eastAsia="Calibri Light" w:hAnsi="Calibri Light" w:cs="Calibri Light"/>
          <w:sz w:val="18"/>
          <w:szCs w:val="18"/>
        </w:rPr>
        <w:t>whether or not</w:t>
      </w:r>
      <w:proofErr w:type="gramEnd"/>
      <w:r w:rsidR="003828EF" w:rsidRPr="546B4D49">
        <w:rPr>
          <w:rFonts w:ascii="Calibri Light" w:eastAsia="Calibri Light" w:hAnsi="Calibri Light" w:cs="Calibri Light"/>
          <w:sz w:val="18"/>
          <w:szCs w:val="18"/>
        </w:rPr>
        <w:t xml:space="preserve"> it should be included in the forecast</w:t>
      </w:r>
      <w:r w:rsidR="009A5054" w:rsidRPr="546B4D49">
        <w:rPr>
          <w:rFonts w:ascii="Calibri Light,Arial" w:eastAsia="Calibri Light,Arial" w:hAnsi="Calibri Light,Arial" w:cs="Calibri Light,Arial"/>
          <w:sz w:val="18"/>
          <w:szCs w:val="18"/>
        </w:rPr>
        <w:t xml:space="preserve"> (</w:t>
      </w:r>
      <w:r w:rsidR="009A5054" w:rsidRPr="546B4D49">
        <w:rPr>
          <w:rFonts w:ascii="Calibri Light" w:eastAsia="Calibri Light" w:hAnsi="Calibri Light" w:cs="Calibri Light"/>
          <w:b/>
          <w:bCs/>
          <w:sz w:val="18"/>
          <w:szCs w:val="18"/>
        </w:rPr>
        <w:t xml:space="preserve">Figure </w:t>
      </w:r>
      <w:r w:rsidR="008D4DAF" w:rsidRPr="546B4D49">
        <w:rPr>
          <w:rFonts w:ascii="Calibri Light" w:eastAsia="Calibri Light" w:hAnsi="Calibri Light" w:cs="Calibri Light"/>
          <w:b/>
          <w:bCs/>
          <w:sz w:val="18"/>
          <w:szCs w:val="18"/>
        </w:rPr>
        <w:t>30</w:t>
      </w:r>
      <w:r w:rsidR="00050CD6" w:rsidRPr="546B4D49">
        <w:rPr>
          <w:rFonts w:ascii="Calibri Light,Arial" w:eastAsia="Calibri Light,Arial" w:hAnsi="Calibri Light,Arial" w:cs="Calibri Light,Arial"/>
          <w:sz w:val="18"/>
          <w:szCs w:val="18"/>
        </w:rPr>
        <w:t>)</w:t>
      </w:r>
      <w:r w:rsidR="005C5D1B" w:rsidRPr="546B4D49">
        <w:rPr>
          <w:rFonts w:ascii="Calibri Light,Arial" w:eastAsia="Calibri Light,Arial" w:hAnsi="Calibri Light,Arial" w:cs="Calibri Light,Arial"/>
          <w:sz w:val="18"/>
          <w:szCs w:val="18"/>
        </w:rPr>
        <w:t xml:space="preserve">.  </w:t>
      </w:r>
      <w:r w:rsidR="00050CD6" w:rsidRPr="546B4D49">
        <w:rPr>
          <w:rFonts w:ascii="Calibri Light" w:eastAsia="Calibri Light" w:hAnsi="Calibri Light" w:cs="Calibri Light"/>
          <w:sz w:val="18"/>
          <w:szCs w:val="18"/>
        </w:rPr>
        <w:t xml:space="preserve">For additional information regarding the opportunity management process, refer to </w:t>
      </w:r>
      <w:hyperlink r:id="rId75" w:history="1">
        <w:r w:rsidR="00050CD6" w:rsidRPr="546B4D49">
          <w:rPr>
            <w:rStyle w:val="Hyperlink"/>
            <w:rFonts w:ascii="Calibri Light" w:eastAsia="Calibri Light" w:hAnsi="Calibri Light" w:cs="Calibri Light"/>
            <w:sz w:val="18"/>
            <w:szCs w:val="18"/>
          </w:rPr>
          <w:t>CIM-CS-16 - Manage Leads, Opportunities &amp; Territory</w:t>
        </w:r>
      </w:hyperlink>
      <w:r w:rsidR="00050CD6" w:rsidRPr="546B4D49">
        <w:rPr>
          <w:rFonts w:ascii="Calibri Light" w:eastAsia="Calibri Light" w:hAnsi="Calibri Light" w:cs="Calibri Light"/>
          <w:sz w:val="18"/>
          <w:szCs w:val="18"/>
        </w:rPr>
        <w:t>.</w:t>
      </w:r>
    </w:p>
    <w:p w14:paraId="3FB1F2C1" w14:textId="0F52216E" w:rsidR="003828EF" w:rsidRDefault="006763BB" w:rsidP="003964FC">
      <w:pPr>
        <w:pStyle w:val="Heading2Text"/>
        <w:ind w:left="0"/>
        <w:jc w:val="center"/>
        <w:rPr>
          <w:rFonts w:ascii="Calibri Light" w:hAnsi="Calibri Light" w:cs="Arial"/>
          <w:sz w:val="18"/>
          <w:szCs w:val="18"/>
        </w:rPr>
      </w:pPr>
      <w:r w:rsidRPr="006763BB">
        <w:rPr>
          <w:rFonts w:ascii="Calibri Light" w:hAnsi="Calibri Light" w:cs="Arial"/>
          <w:noProof/>
          <w:sz w:val="18"/>
          <w:szCs w:val="18"/>
        </w:rPr>
        <w:drawing>
          <wp:inline distT="0" distB="0" distL="0" distR="0" wp14:anchorId="5CD935BA" wp14:editId="7C4A186D">
            <wp:extent cx="4273114" cy="2584412"/>
            <wp:effectExtent l="12700" t="12700" r="6985" b="698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281474" cy="2589468"/>
                    </a:xfrm>
                    <a:prstGeom prst="rect">
                      <a:avLst/>
                    </a:prstGeom>
                    <a:ln>
                      <a:solidFill>
                        <a:schemeClr val="accent1">
                          <a:shade val="50000"/>
                        </a:schemeClr>
                      </a:solidFill>
                    </a:ln>
                  </pic:spPr>
                </pic:pic>
              </a:graphicData>
            </a:graphic>
          </wp:inline>
        </w:drawing>
      </w:r>
    </w:p>
    <w:p w14:paraId="28BAA16B" w14:textId="5422B0EF" w:rsidR="003828EF" w:rsidRPr="00050CD6" w:rsidRDefault="009A5054" w:rsidP="43D024A8">
      <w:pPr>
        <w:pStyle w:val="Heading2Text"/>
        <w:ind w:left="0"/>
        <w:jc w:val="center"/>
        <w:rPr>
          <w:rFonts w:ascii="Calibri Light,Arial" w:eastAsia="Calibri Light,Arial" w:hAnsi="Calibri Light,Arial" w:cs="Calibri Light,Arial"/>
          <w:i/>
          <w:iCs/>
          <w:sz w:val="18"/>
          <w:szCs w:val="18"/>
        </w:rPr>
      </w:pPr>
      <w:r w:rsidRPr="43D024A8">
        <w:rPr>
          <w:rFonts w:ascii="Calibri Light" w:eastAsia="Calibri Light" w:hAnsi="Calibri Light" w:cs="Calibri Light"/>
          <w:b/>
          <w:bCs/>
          <w:i/>
          <w:iCs/>
          <w:sz w:val="18"/>
          <w:szCs w:val="18"/>
        </w:rPr>
        <w:t xml:space="preserve">Figure </w:t>
      </w:r>
      <w:r w:rsidR="008D4DAF" w:rsidRPr="43D024A8">
        <w:rPr>
          <w:rFonts w:ascii="Calibri Light" w:eastAsia="Calibri Light" w:hAnsi="Calibri Light" w:cs="Calibri Light"/>
          <w:b/>
          <w:bCs/>
          <w:i/>
          <w:iCs/>
          <w:sz w:val="18"/>
          <w:szCs w:val="18"/>
        </w:rPr>
        <w:t>30</w:t>
      </w:r>
      <w:r w:rsidRPr="43D024A8">
        <w:rPr>
          <w:rFonts w:ascii="Calibri Light,Arial" w:eastAsia="Calibri Light,Arial" w:hAnsi="Calibri Light,Arial" w:cs="Calibri Light,Arial"/>
          <w:b/>
          <w:bCs/>
          <w:i/>
          <w:iCs/>
          <w:sz w:val="18"/>
          <w:szCs w:val="18"/>
        </w:rPr>
        <w:t>:</w:t>
      </w:r>
      <w:r w:rsidR="003828EF" w:rsidRPr="43D024A8">
        <w:rPr>
          <w:rFonts w:ascii="Calibri Light" w:eastAsia="Calibri Light" w:hAnsi="Calibri Light" w:cs="Calibri Light"/>
          <w:i/>
          <w:iCs/>
          <w:sz w:val="18"/>
          <w:szCs w:val="18"/>
        </w:rPr>
        <w:t xml:space="preserve"> Creation of an Opportunity</w:t>
      </w:r>
    </w:p>
    <w:p w14:paraId="1ACF4E67" w14:textId="77777777" w:rsidR="003964FC" w:rsidRPr="003964FC" w:rsidRDefault="003964FC" w:rsidP="004E2986">
      <w:pPr>
        <w:pStyle w:val="Heading2Text"/>
        <w:ind w:left="0"/>
        <w:rPr>
          <w:rFonts w:ascii="Calibri Light" w:hAnsi="Calibri Light" w:cs="Arial"/>
          <w:sz w:val="18"/>
          <w:szCs w:val="18"/>
          <w:u w:val="single"/>
        </w:rPr>
      </w:pPr>
    </w:p>
    <w:p w14:paraId="1DFF98AA" w14:textId="6F03F1AA" w:rsidR="00600C04" w:rsidRDefault="00600C04" w:rsidP="00993B75">
      <w:pPr>
        <w:pStyle w:val="Heading2"/>
      </w:pPr>
      <w:bookmarkStart w:id="51" w:name="_Toc26282922"/>
      <w:r>
        <w:lastRenderedPageBreak/>
        <w:t>2.1.5.3</w:t>
      </w:r>
      <w:r>
        <w:tab/>
      </w:r>
      <w:r w:rsidR="00A524F5">
        <w:t xml:space="preserve"> </w:t>
      </w:r>
      <w:r w:rsidR="00DE3123">
        <w:t>Sales Cloud</w:t>
      </w:r>
      <w:r w:rsidR="00A524F5">
        <w:t xml:space="preserve"> -</w:t>
      </w:r>
      <w:r>
        <w:t xml:space="preserve"> Territory Management</w:t>
      </w:r>
      <w:bookmarkEnd w:id="51"/>
    </w:p>
    <w:p w14:paraId="10CD39E4" w14:textId="77777777" w:rsidR="000B629A" w:rsidRDefault="00D7254F" w:rsidP="000B629A">
      <w:pPr>
        <w:pStyle w:val="Heading2Text"/>
        <w:ind w:left="0"/>
        <w:rPr>
          <w:rFonts w:ascii="Calibri Light" w:eastAsia="Calibri Light" w:hAnsi="Calibri Light" w:cs="Calibri Light"/>
          <w:sz w:val="18"/>
          <w:szCs w:val="18"/>
        </w:rPr>
      </w:pPr>
      <w:r w:rsidRPr="546B4D49">
        <w:rPr>
          <w:rFonts w:ascii="Calibri Light" w:eastAsia="Calibri Light" w:hAnsi="Calibri Light" w:cs="Calibri Light"/>
          <w:sz w:val="18"/>
          <w:szCs w:val="18"/>
        </w:rPr>
        <w:t>Territory management is used as a mechanism to allocate a group of accounts to dedicate</w:t>
      </w:r>
      <w:r w:rsidR="00785A06" w:rsidRPr="546B4D49">
        <w:rPr>
          <w:rFonts w:ascii="Calibri Light" w:eastAsia="Calibri Light" w:hAnsi="Calibri Light" w:cs="Calibri Light"/>
          <w:sz w:val="18"/>
          <w:szCs w:val="18"/>
        </w:rPr>
        <w:t xml:space="preserve"> a</w:t>
      </w:r>
      <w:r w:rsidRPr="546B4D49">
        <w:rPr>
          <w:rFonts w:ascii="Calibri Light" w:eastAsia="Calibri Light" w:hAnsi="Calibri Light" w:cs="Calibri Light"/>
          <w:sz w:val="18"/>
          <w:szCs w:val="18"/>
        </w:rPr>
        <w:t xml:space="preserve"> resource </w:t>
      </w:r>
      <w:r w:rsidR="00B44DFD" w:rsidRPr="546B4D49">
        <w:rPr>
          <w:rFonts w:ascii="Calibri Light" w:eastAsia="Calibri Light" w:hAnsi="Calibri Light" w:cs="Calibri Light"/>
          <w:sz w:val="18"/>
          <w:szCs w:val="18"/>
        </w:rPr>
        <w:t>within a sale organization</w:t>
      </w:r>
      <w:r w:rsidRPr="546B4D49">
        <w:rPr>
          <w:rFonts w:ascii="Calibri Light" w:eastAsia="Calibri Light" w:hAnsi="Calibri Light" w:cs="Calibri Light"/>
          <w:sz w:val="18"/>
          <w:szCs w:val="18"/>
        </w:rPr>
        <w:t xml:space="preserve"> or account team.</w:t>
      </w:r>
      <w:r w:rsidR="007B6A88" w:rsidRPr="546B4D49">
        <w:rPr>
          <w:rFonts w:ascii="Calibri Light,Arial" w:eastAsia="Calibri Light,Arial" w:hAnsi="Calibri Light,Arial" w:cs="Calibri Light,Arial"/>
          <w:sz w:val="18"/>
          <w:szCs w:val="18"/>
        </w:rPr>
        <w:t xml:space="preserve">  </w:t>
      </w:r>
      <w:r w:rsidR="000B20D7" w:rsidRPr="546B4D49">
        <w:rPr>
          <w:rFonts w:ascii="Calibri Light" w:eastAsia="Calibri Light" w:hAnsi="Calibri Light" w:cs="Calibri Light"/>
          <w:sz w:val="18"/>
          <w:szCs w:val="18"/>
        </w:rPr>
        <w:t xml:space="preserve">Realignment runs </w:t>
      </w:r>
      <w:r w:rsidR="00B44DFD" w:rsidRPr="546B4D49">
        <w:rPr>
          <w:rFonts w:ascii="Calibri Light" w:eastAsia="Calibri Light" w:hAnsi="Calibri Light" w:cs="Calibri Light"/>
          <w:sz w:val="18"/>
          <w:szCs w:val="18"/>
        </w:rPr>
        <w:t>are</w:t>
      </w:r>
      <w:r w:rsidR="000B20D7" w:rsidRPr="546B4D49">
        <w:rPr>
          <w:rFonts w:ascii="Calibri Light" w:eastAsia="Calibri Light" w:hAnsi="Calibri Light" w:cs="Calibri Light"/>
          <w:sz w:val="18"/>
          <w:szCs w:val="18"/>
        </w:rPr>
        <w:t xml:space="preserve"> periodically executed to reassign accounts based on </w:t>
      </w:r>
      <w:r w:rsidR="00B44DFD" w:rsidRPr="546B4D49">
        <w:rPr>
          <w:rFonts w:ascii="Calibri Light" w:eastAsia="Calibri Light" w:hAnsi="Calibri Light" w:cs="Calibri Light"/>
          <w:sz w:val="18"/>
          <w:szCs w:val="18"/>
        </w:rPr>
        <w:t>changes in both the customer account data, and potential changes in the assigned account teams.</w:t>
      </w:r>
      <w:r w:rsidR="00906524" w:rsidRPr="546B4D49">
        <w:rPr>
          <w:rFonts w:ascii="Calibri Light,Arial" w:eastAsia="Calibri Light,Arial" w:hAnsi="Calibri Light,Arial" w:cs="Calibri Light,Arial"/>
          <w:sz w:val="18"/>
          <w:szCs w:val="18"/>
        </w:rPr>
        <w:t xml:space="preserve"> </w:t>
      </w:r>
      <w:r w:rsidR="00FD1C26" w:rsidRPr="546B4D49">
        <w:rPr>
          <w:rFonts w:ascii="Calibri Light" w:eastAsia="Calibri Light" w:hAnsi="Calibri Light" w:cs="Calibri Light"/>
          <w:sz w:val="18"/>
          <w:szCs w:val="18"/>
        </w:rPr>
        <w:t xml:space="preserve"> If an account is assigned</w:t>
      </w:r>
      <w:r w:rsidR="0048502A" w:rsidRPr="546B4D49">
        <w:rPr>
          <w:rFonts w:ascii="Calibri Light" w:eastAsia="Calibri Light" w:hAnsi="Calibri Light" w:cs="Calibri Light"/>
          <w:sz w:val="18"/>
          <w:szCs w:val="18"/>
        </w:rPr>
        <w:t xml:space="preserve"> it will be denoted in the customer’s </w:t>
      </w:r>
      <w:r w:rsidR="0080230D" w:rsidRPr="546B4D49">
        <w:rPr>
          <w:rFonts w:ascii="Calibri Light" w:eastAsia="Calibri Light" w:hAnsi="Calibri Light" w:cs="Calibri Light"/>
          <w:sz w:val="18"/>
          <w:szCs w:val="18"/>
        </w:rPr>
        <w:t>account details</w:t>
      </w:r>
      <w:r w:rsidR="0048502A" w:rsidRPr="546B4D49">
        <w:rPr>
          <w:rFonts w:ascii="Calibri Light" w:eastAsia="Calibri Light" w:hAnsi="Calibri Light" w:cs="Calibri Light"/>
          <w:sz w:val="18"/>
          <w:szCs w:val="18"/>
        </w:rPr>
        <w:t>, includ</w:t>
      </w:r>
      <w:r w:rsidR="009A5054" w:rsidRPr="546B4D49">
        <w:rPr>
          <w:rFonts w:ascii="Calibri Light" w:eastAsia="Calibri Light" w:hAnsi="Calibri Light" w:cs="Calibri Light"/>
          <w:sz w:val="18"/>
          <w:szCs w:val="18"/>
        </w:rPr>
        <w:t>ing their territory assignment (</w:t>
      </w:r>
      <w:r w:rsidR="009A5054" w:rsidRPr="546B4D49">
        <w:rPr>
          <w:rFonts w:ascii="Calibri Light" w:eastAsia="Calibri Light" w:hAnsi="Calibri Light" w:cs="Calibri Light"/>
          <w:b/>
          <w:bCs/>
          <w:sz w:val="18"/>
          <w:szCs w:val="18"/>
        </w:rPr>
        <w:t xml:space="preserve">Figure </w:t>
      </w:r>
      <w:r w:rsidR="00FF7AD4" w:rsidRPr="546B4D49">
        <w:rPr>
          <w:rFonts w:ascii="Calibri Light" w:eastAsia="Calibri Light" w:hAnsi="Calibri Light" w:cs="Calibri Light"/>
          <w:b/>
          <w:bCs/>
          <w:sz w:val="18"/>
          <w:szCs w:val="18"/>
        </w:rPr>
        <w:t>31</w:t>
      </w:r>
      <w:r w:rsidR="009A5054" w:rsidRPr="546B4D49">
        <w:rPr>
          <w:rFonts w:ascii="Calibri Light,Arial" w:eastAsia="Calibri Light,Arial" w:hAnsi="Calibri Light,Arial" w:cs="Calibri Light,Arial"/>
          <w:sz w:val="18"/>
          <w:szCs w:val="18"/>
        </w:rPr>
        <w:t>).</w:t>
      </w:r>
      <w:r w:rsidR="000B629A">
        <w:rPr>
          <w:rFonts w:ascii="Calibri Light,Arial" w:eastAsia="Calibri Light,Arial" w:hAnsi="Calibri Light,Arial" w:cs="Calibri Light,Arial"/>
          <w:sz w:val="18"/>
          <w:szCs w:val="18"/>
        </w:rPr>
        <w:t xml:space="preserve">  </w:t>
      </w:r>
      <w:r w:rsidR="000B629A" w:rsidRPr="546B4D49">
        <w:rPr>
          <w:rFonts w:ascii="Calibri Light" w:eastAsia="Calibri Light" w:hAnsi="Calibri Light" w:cs="Calibri Light"/>
          <w:sz w:val="18"/>
          <w:szCs w:val="18"/>
        </w:rPr>
        <w:t xml:space="preserve">For additional information on territory management, please refer to </w:t>
      </w:r>
      <w:hyperlink r:id="rId77" w:history="1">
        <w:r w:rsidR="000B629A" w:rsidRPr="546B4D49">
          <w:rPr>
            <w:rStyle w:val="Hyperlink"/>
            <w:rFonts w:ascii="Calibri Light" w:eastAsia="Calibri Light" w:hAnsi="Calibri Light" w:cs="Calibri Light"/>
            <w:sz w:val="18"/>
            <w:szCs w:val="18"/>
          </w:rPr>
          <w:t>CIM-CS-16 - Manage Leads, Opportunities &amp; Territory</w:t>
        </w:r>
      </w:hyperlink>
      <w:r w:rsidR="000B629A" w:rsidRPr="546B4D49">
        <w:rPr>
          <w:rFonts w:ascii="Calibri Light" w:eastAsia="Calibri Light" w:hAnsi="Calibri Light" w:cs="Calibri Light"/>
          <w:sz w:val="18"/>
          <w:szCs w:val="18"/>
        </w:rPr>
        <w:t>.</w:t>
      </w:r>
    </w:p>
    <w:p w14:paraId="71908407" w14:textId="10D9DBAD" w:rsidR="00C100C4" w:rsidRDefault="00C100C4" w:rsidP="546B4D49">
      <w:pPr>
        <w:pStyle w:val="Heading2Text"/>
        <w:ind w:left="0"/>
        <w:rPr>
          <w:rFonts w:ascii="Calibri Light,Arial" w:eastAsia="Calibri Light,Arial" w:hAnsi="Calibri Light,Arial" w:cs="Calibri Light,Arial"/>
          <w:sz w:val="18"/>
          <w:szCs w:val="18"/>
        </w:rPr>
      </w:pPr>
    </w:p>
    <w:p w14:paraId="5025EB51" w14:textId="057CF599" w:rsidR="0048502A" w:rsidRDefault="000B629A" w:rsidP="003964FC">
      <w:pPr>
        <w:pStyle w:val="Heading2Text"/>
        <w:ind w:left="0"/>
        <w:jc w:val="center"/>
        <w:rPr>
          <w:rFonts w:ascii="Calibri Light" w:hAnsi="Calibri Light" w:cs="Arial"/>
          <w:sz w:val="18"/>
          <w:szCs w:val="18"/>
        </w:rPr>
      </w:pPr>
      <w:r w:rsidRPr="000B629A">
        <w:rPr>
          <w:rFonts w:ascii="Calibri Light" w:hAnsi="Calibri Light" w:cs="Arial"/>
          <w:noProof/>
          <w:sz w:val="18"/>
          <w:szCs w:val="18"/>
        </w:rPr>
        <w:drawing>
          <wp:inline distT="0" distB="0" distL="0" distR="0" wp14:anchorId="25E69625" wp14:editId="6B609715">
            <wp:extent cx="5270015" cy="2761691"/>
            <wp:effectExtent l="12700" t="12700" r="13335" b="698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271076" cy="2762247"/>
                    </a:xfrm>
                    <a:prstGeom prst="rect">
                      <a:avLst/>
                    </a:prstGeom>
                    <a:ln>
                      <a:solidFill>
                        <a:schemeClr val="accent1">
                          <a:shade val="50000"/>
                        </a:schemeClr>
                      </a:solidFill>
                    </a:ln>
                  </pic:spPr>
                </pic:pic>
              </a:graphicData>
            </a:graphic>
          </wp:inline>
        </w:drawing>
      </w:r>
    </w:p>
    <w:p w14:paraId="59C1561F" w14:textId="55026ACA" w:rsidR="00315274" w:rsidRPr="00030599" w:rsidRDefault="009A5054" w:rsidP="43D024A8">
      <w:pPr>
        <w:pStyle w:val="Heading2Text"/>
        <w:ind w:left="0"/>
        <w:jc w:val="center"/>
        <w:rPr>
          <w:rFonts w:ascii="Calibri Light,Arial" w:eastAsia="Calibri Light,Arial" w:hAnsi="Calibri Light,Arial" w:cs="Calibri Light,Arial"/>
          <w:i/>
          <w:iCs/>
          <w:sz w:val="18"/>
          <w:szCs w:val="18"/>
        </w:rPr>
      </w:pPr>
      <w:r w:rsidRPr="43D024A8">
        <w:rPr>
          <w:rFonts w:ascii="Calibri Light" w:eastAsia="Calibri Light" w:hAnsi="Calibri Light" w:cs="Calibri Light"/>
          <w:b/>
          <w:bCs/>
          <w:i/>
          <w:iCs/>
          <w:sz w:val="18"/>
          <w:szCs w:val="18"/>
        </w:rPr>
        <w:t xml:space="preserve">Figure </w:t>
      </w:r>
      <w:r w:rsidR="00FF7AD4" w:rsidRPr="43D024A8">
        <w:rPr>
          <w:rFonts w:ascii="Calibri Light" w:eastAsia="Calibri Light" w:hAnsi="Calibri Light" w:cs="Calibri Light"/>
          <w:b/>
          <w:bCs/>
          <w:i/>
          <w:iCs/>
          <w:sz w:val="18"/>
          <w:szCs w:val="18"/>
        </w:rPr>
        <w:t>31</w:t>
      </w:r>
      <w:r w:rsidR="00030599" w:rsidRPr="43D024A8">
        <w:rPr>
          <w:rFonts w:ascii="Calibri Light,Arial" w:eastAsia="Calibri Light,Arial" w:hAnsi="Calibri Light,Arial" w:cs="Calibri Light,Arial"/>
          <w:b/>
          <w:bCs/>
          <w:i/>
          <w:iCs/>
          <w:sz w:val="18"/>
          <w:szCs w:val="18"/>
        </w:rPr>
        <w:t>:</w:t>
      </w:r>
      <w:r w:rsidR="00030599" w:rsidRPr="43D024A8">
        <w:rPr>
          <w:rFonts w:ascii="Calibri Light" w:eastAsia="Calibri Light" w:hAnsi="Calibri Light" w:cs="Calibri Light"/>
          <w:i/>
          <w:iCs/>
          <w:sz w:val="18"/>
          <w:szCs w:val="18"/>
        </w:rPr>
        <w:t xml:space="preserve"> </w:t>
      </w:r>
      <w:r w:rsidR="00315274" w:rsidRPr="43D024A8">
        <w:rPr>
          <w:rFonts w:ascii="Calibri Light" w:eastAsia="Calibri Light" w:hAnsi="Calibri Light" w:cs="Calibri Light"/>
          <w:i/>
          <w:iCs/>
          <w:sz w:val="18"/>
          <w:szCs w:val="18"/>
        </w:rPr>
        <w:t>Territory Assignment</w:t>
      </w:r>
    </w:p>
    <w:p w14:paraId="1E4B01F5" w14:textId="7EF0A277" w:rsidR="0048502A" w:rsidRDefault="0048502A" w:rsidP="000B629A">
      <w:pPr>
        <w:pStyle w:val="Heading2Text"/>
        <w:ind w:left="0"/>
        <w:rPr>
          <w:rFonts w:ascii="Calibri Light" w:hAnsi="Calibri Light" w:cs="Arial"/>
          <w:sz w:val="18"/>
          <w:szCs w:val="18"/>
        </w:rPr>
      </w:pPr>
    </w:p>
    <w:p w14:paraId="5D40574A" w14:textId="5D5B9B7A" w:rsidR="00600C04" w:rsidRDefault="00600C04" w:rsidP="00993B75">
      <w:pPr>
        <w:pStyle w:val="Heading2"/>
      </w:pPr>
      <w:bookmarkStart w:id="52" w:name="_Toc26282923"/>
      <w:r>
        <w:t>2.1.6</w:t>
      </w:r>
      <w:r>
        <w:tab/>
        <w:t xml:space="preserve"> Organizational Structure</w:t>
      </w:r>
      <w:r w:rsidR="00DD253A">
        <w:t xml:space="preserve"> and Roles</w:t>
      </w:r>
      <w:bookmarkEnd w:id="52"/>
    </w:p>
    <w:p w14:paraId="7528C134" w14:textId="5434575D" w:rsidR="00B22A00" w:rsidRPr="00B22A00" w:rsidRDefault="00B22A00" w:rsidP="546B4D49">
      <w:pPr>
        <w:rPr>
          <w:rFonts w:ascii="Calibri Light,Arial,MS Mincho" w:eastAsia="Calibri Light,Arial,MS Mincho" w:hAnsi="Calibri Light,Arial,MS Mincho" w:cs="Calibri Light,Arial,MS Mincho"/>
          <w:sz w:val="18"/>
          <w:szCs w:val="18"/>
          <w:lang w:eastAsia="ja-JP"/>
        </w:rPr>
      </w:pPr>
      <w:r w:rsidRPr="546B4D49">
        <w:rPr>
          <w:rFonts w:ascii="Calibri Light" w:eastAsia="Calibri Light" w:hAnsi="Calibri Light" w:cs="Calibri Light"/>
          <w:sz w:val="18"/>
          <w:szCs w:val="18"/>
          <w:lang w:eastAsia="ja-JP"/>
        </w:rPr>
        <w:t>This section will discuss the business roles and organizational structure that will be configured</w:t>
      </w:r>
      <w:r w:rsidR="00DD253A" w:rsidRPr="546B4D49">
        <w:rPr>
          <w:rFonts w:ascii="Calibri Light" w:eastAsia="Calibri Light" w:hAnsi="Calibri Light" w:cs="Calibri Light"/>
          <w:sz w:val="18"/>
          <w:szCs w:val="18"/>
          <w:lang w:eastAsia="ja-JP"/>
        </w:rPr>
        <w:t xml:space="preserve"> in C4C.</w:t>
      </w:r>
    </w:p>
    <w:p w14:paraId="0D742C3A" w14:textId="5D53904A" w:rsidR="00600C04" w:rsidRDefault="00600C04" w:rsidP="00993B75">
      <w:pPr>
        <w:pStyle w:val="Heading2"/>
      </w:pPr>
      <w:bookmarkStart w:id="53" w:name="_Toc26282924"/>
      <w:r>
        <w:t>2.1.6.</w:t>
      </w:r>
      <w:r w:rsidR="00B22A00">
        <w:t>1</w:t>
      </w:r>
      <w:r>
        <w:tab/>
      </w:r>
      <w:r w:rsidR="00A524F5">
        <w:t>Organizational Structure and Roles -</w:t>
      </w:r>
      <w:r>
        <w:t xml:space="preserve"> Organizational Structure</w:t>
      </w:r>
      <w:bookmarkEnd w:id="53"/>
    </w:p>
    <w:p w14:paraId="3CD1692A" w14:textId="66A346F9" w:rsidR="005C5D1B" w:rsidRDefault="005C5D1B" w:rsidP="546B4D49">
      <w:pPr>
        <w:pStyle w:val="Heading2Text"/>
        <w:ind w:left="0"/>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SCE currently performs their e</w:t>
      </w:r>
      <w:r w:rsidR="005B4500" w:rsidRPr="546B4D49">
        <w:rPr>
          <w:rFonts w:ascii="Calibri Light" w:eastAsia="Calibri Light" w:hAnsi="Calibri Light" w:cs="Calibri Light"/>
          <w:sz w:val="18"/>
          <w:szCs w:val="18"/>
        </w:rPr>
        <w:t>mployee maintenance, which includes</w:t>
      </w:r>
      <w:r w:rsidRPr="546B4D49">
        <w:rPr>
          <w:rFonts w:ascii="Calibri Light" w:eastAsia="Calibri Light" w:hAnsi="Calibri Light" w:cs="Calibri Light"/>
          <w:sz w:val="18"/>
          <w:szCs w:val="18"/>
        </w:rPr>
        <w:t xml:space="preserve"> user creation and assignment within the organization structure (role assignment) in their existing ERP system.  </w:t>
      </w:r>
      <w:r w:rsidR="005B4500" w:rsidRPr="546B4D49">
        <w:rPr>
          <w:rFonts w:ascii="Calibri Light" w:eastAsia="Calibri Light" w:hAnsi="Calibri Light" w:cs="Calibri Light"/>
          <w:sz w:val="18"/>
          <w:szCs w:val="18"/>
        </w:rPr>
        <w:t xml:space="preserve">The organization structure in C4C </w:t>
      </w:r>
      <w:r w:rsidR="00052ADA" w:rsidRPr="546B4D49">
        <w:rPr>
          <w:rFonts w:ascii="Calibri Light" w:eastAsia="Calibri Light" w:hAnsi="Calibri Light" w:cs="Calibri Light"/>
          <w:sz w:val="18"/>
          <w:szCs w:val="18"/>
        </w:rPr>
        <w:t>will need to be</w:t>
      </w:r>
      <w:r w:rsidR="00220DA4" w:rsidRPr="546B4D49">
        <w:rPr>
          <w:rFonts w:ascii="Calibri Light" w:eastAsia="Calibri Light" w:hAnsi="Calibri Light" w:cs="Calibri Light"/>
          <w:sz w:val="18"/>
          <w:szCs w:val="18"/>
        </w:rPr>
        <w:t xml:space="preserve"> configured so that it is in sync with the organizational structure in the ERP system (</w:t>
      </w:r>
      <w:r w:rsidR="00220DA4" w:rsidRPr="546B4D49">
        <w:rPr>
          <w:rFonts w:ascii="Calibri Light" w:eastAsia="Calibri Light" w:hAnsi="Calibri Light" w:cs="Calibri Light"/>
          <w:b/>
          <w:bCs/>
          <w:sz w:val="18"/>
          <w:szCs w:val="18"/>
        </w:rPr>
        <w:t xml:space="preserve">Figure </w:t>
      </w:r>
      <w:r w:rsidR="00FF7AD4" w:rsidRPr="546B4D49">
        <w:rPr>
          <w:rFonts w:ascii="Calibri Light" w:eastAsia="Calibri Light" w:hAnsi="Calibri Light" w:cs="Calibri Light"/>
          <w:b/>
          <w:bCs/>
          <w:sz w:val="18"/>
          <w:szCs w:val="18"/>
        </w:rPr>
        <w:t>33</w:t>
      </w:r>
      <w:r w:rsidR="00220DA4" w:rsidRPr="546B4D49">
        <w:rPr>
          <w:rFonts w:ascii="Calibri Light,Arial" w:eastAsia="Calibri Light,Arial" w:hAnsi="Calibri Light,Arial" w:cs="Calibri Light,Arial"/>
          <w:sz w:val="18"/>
          <w:szCs w:val="18"/>
        </w:rPr>
        <w:t>).</w:t>
      </w:r>
      <w:r w:rsidR="00052ADA" w:rsidRPr="546B4D49">
        <w:rPr>
          <w:rFonts w:ascii="Calibri Light" w:eastAsia="Calibri Light" w:hAnsi="Calibri Light" w:cs="Calibri Light"/>
          <w:sz w:val="18"/>
          <w:szCs w:val="18"/>
        </w:rPr>
        <w:t xml:space="preserve">  Users will not be automatically created in C4C, they will require manual creation and role </w:t>
      </w:r>
      <w:r w:rsidR="00D904D9" w:rsidRPr="546B4D49">
        <w:rPr>
          <w:rFonts w:ascii="Calibri Light" w:eastAsia="Calibri Light" w:hAnsi="Calibri Light" w:cs="Calibri Light"/>
          <w:sz w:val="18"/>
          <w:szCs w:val="18"/>
        </w:rPr>
        <w:t xml:space="preserve">assignment. </w:t>
      </w:r>
    </w:p>
    <w:p w14:paraId="48BC3DA9" w14:textId="77777777" w:rsidR="00220DA4" w:rsidRDefault="00220DA4" w:rsidP="003964FC">
      <w:pPr>
        <w:pStyle w:val="Heading2Text"/>
        <w:ind w:left="0"/>
        <w:jc w:val="center"/>
        <w:rPr>
          <w:rFonts w:ascii="Calibri Light" w:hAnsi="Calibri Light" w:cs="Arial"/>
          <w:sz w:val="18"/>
          <w:szCs w:val="18"/>
        </w:rPr>
      </w:pPr>
      <w:r>
        <w:rPr>
          <w:rFonts w:ascii="Calibri Light" w:hAnsi="Calibri Light" w:cs="Arial"/>
          <w:noProof/>
          <w:sz w:val="18"/>
          <w:szCs w:val="18"/>
          <w:lang w:eastAsia="en-US"/>
        </w:rPr>
        <w:lastRenderedPageBreak/>
        <w:drawing>
          <wp:inline distT="0" distB="0" distL="0" distR="0" wp14:anchorId="7320FA29" wp14:editId="5329E09E">
            <wp:extent cx="5100949" cy="3543300"/>
            <wp:effectExtent l="25400" t="25400" r="30480" b="12700"/>
            <wp:docPr id="50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101567" cy="3543729"/>
                    </a:xfrm>
                    <a:prstGeom prst="rect">
                      <a:avLst/>
                    </a:prstGeom>
                    <a:noFill/>
                    <a:ln>
                      <a:solidFill>
                        <a:srgbClr val="4F81BD"/>
                      </a:solidFill>
                    </a:ln>
                  </pic:spPr>
                </pic:pic>
              </a:graphicData>
            </a:graphic>
          </wp:inline>
        </w:drawing>
      </w:r>
    </w:p>
    <w:p w14:paraId="78964838" w14:textId="4F0D552D" w:rsidR="00220DA4" w:rsidRPr="00220DA4" w:rsidRDefault="00220DA4" w:rsidP="43D024A8">
      <w:pPr>
        <w:pStyle w:val="Heading2Text"/>
        <w:ind w:left="576"/>
        <w:jc w:val="center"/>
        <w:rPr>
          <w:rFonts w:ascii="Calibri Light,Arial" w:eastAsia="Calibri Light,Arial" w:hAnsi="Calibri Light,Arial" w:cs="Calibri Light,Arial"/>
          <w:i/>
          <w:iCs/>
          <w:sz w:val="18"/>
          <w:szCs w:val="18"/>
        </w:rPr>
      </w:pPr>
      <w:r w:rsidRPr="43D024A8">
        <w:rPr>
          <w:rFonts w:ascii="Calibri Light" w:eastAsia="Calibri Light" w:hAnsi="Calibri Light" w:cs="Calibri Light"/>
          <w:b/>
          <w:bCs/>
          <w:i/>
          <w:iCs/>
          <w:sz w:val="18"/>
          <w:szCs w:val="18"/>
        </w:rPr>
        <w:t xml:space="preserve">Figure </w:t>
      </w:r>
      <w:r w:rsidR="00FF7AD4" w:rsidRPr="43D024A8">
        <w:rPr>
          <w:rFonts w:ascii="Calibri Light" w:eastAsia="Calibri Light" w:hAnsi="Calibri Light" w:cs="Calibri Light"/>
          <w:b/>
          <w:bCs/>
          <w:i/>
          <w:iCs/>
          <w:sz w:val="18"/>
          <w:szCs w:val="18"/>
        </w:rPr>
        <w:t>33</w:t>
      </w:r>
      <w:r w:rsidRPr="43D024A8">
        <w:rPr>
          <w:rFonts w:ascii="Calibri Light,Arial" w:eastAsia="Calibri Light,Arial" w:hAnsi="Calibri Light,Arial" w:cs="Calibri Light,Arial"/>
          <w:b/>
          <w:bCs/>
          <w:i/>
          <w:iCs/>
          <w:sz w:val="18"/>
          <w:szCs w:val="18"/>
        </w:rPr>
        <w:t>:</w:t>
      </w:r>
      <w:r w:rsidRPr="43D024A8">
        <w:rPr>
          <w:rFonts w:ascii="Calibri Light" w:eastAsia="Calibri Light" w:hAnsi="Calibri Light" w:cs="Calibri Light"/>
          <w:i/>
          <w:iCs/>
          <w:sz w:val="18"/>
          <w:szCs w:val="18"/>
        </w:rPr>
        <w:t xml:space="preserve"> SCE’s Existing Organizational Structure</w:t>
      </w:r>
    </w:p>
    <w:p w14:paraId="0EC4C3F8" w14:textId="2DBC4F0F" w:rsidR="00B22A00" w:rsidRDefault="00B22A00" w:rsidP="00993B75">
      <w:pPr>
        <w:pStyle w:val="Heading2"/>
      </w:pPr>
      <w:bookmarkStart w:id="54" w:name="_Toc26282925"/>
      <w:r>
        <w:t>2.1.6.2</w:t>
      </w:r>
      <w:r>
        <w:tab/>
      </w:r>
      <w:r w:rsidR="00A524F5">
        <w:t>Organizational Structure and Roles -</w:t>
      </w:r>
      <w:r>
        <w:t xml:space="preserve"> Roles</w:t>
      </w:r>
      <w:bookmarkEnd w:id="54"/>
    </w:p>
    <w:p w14:paraId="76DD3480" w14:textId="4D115886" w:rsidR="00220DA4" w:rsidRDefault="008D2BED" w:rsidP="008D2BED">
      <w:pPr>
        <w:pStyle w:val="Heading2Text"/>
        <w:ind w:left="0"/>
        <w:rPr>
          <w:rFonts w:ascii="Calibri Light,Arial" w:eastAsia="Calibri Light,Arial" w:hAnsi="Calibri Light,Arial" w:cs="Calibri Light,Arial"/>
          <w:sz w:val="18"/>
          <w:szCs w:val="18"/>
        </w:rPr>
      </w:pPr>
      <w:r>
        <w:rPr>
          <w:rFonts w:ascii="Calibri Light" w:eastAsia="Calibri Light" w:hAnsi="Calibri Light" w:cs="Calibri Light"/>
          <w:sz w:val="18"/>
          <w:szCs w:val="18"/>
        </w:rPr>
        <w:t xml:space="preserve">The roles will be owned and managed by the SCE Security team. They will be responsible for the creation of the users, in the system and assigning them the appropriate roles, which will provide the required system access.  The role definition are maintained in </w:t>
      </w:r>
      <w:hyperlink r:id="rId80" w:history="1">
        <w:r w:rsidRPr="008D2BED">
          <w:rPr>
            <w:rStyle w:val="Hyperlink"/>
            <w:rFonts w:ascii="Calibri Light" w:eastAsia="Calibri Light" w:hAnsi="Calibri Light" w:cs="Calibri Light"/>
            <w:sz w:val="18"/>
            <w:szCs w:val="18"/>
          </w:rPr>
          <w:t>APSE Deliverable #66 Security Access Roles and Procedures</w:t>
        </w:r>
      </w:hyperlink>
      <w:r>
        <w:rPr>
          <w:rFonts w:ascii="Calibri Light" w:eastAsia="Calibri Light" w:hAnsi="Calibri Light" w:cs="Calibri Light"/>
          <w:sz w:val="18"/>
          <w:szCs w:val="18"/>
        </w:rPr>
        <w:t xml:space="preserve">. </w:t>
      </w:r>
    </w:p>
    <w:p w14:paraId="2394996D" w14:textId="6A1EC839" w:rsidR="00EA6DF6" w:rsidRDefault="00EA6DF6" w:rsidP="00507AC3">
      <w:pPr>
        <w:pStyle w:val="Heading2Text"/>
        <w:ind w:left="0"/>
        <w:rPr>
          <w:rFonts w:ascii="Calibri Light" w:hAnsi="Calibri Light" w:cs="Arial"/>
          <w:sz w:val="18"/>
          <w:szCs w:val="18"/>
        </w:rPr>
      </w:pPr>
    </w:p>
    <w:p w14:paraId="1F3414BA" w14:textId="77777777" w:rsidR="00D66A8A" w:rsidRPr="006B24F0" w:rsidRDefault="00915130" w:rsidP="00993B75">
      <w:pPr>
        <w:pStyle w:val="Heading2"/>
      </w:pPr>
      <w:bookmarkStart w:id="55" w:name="_Toc26282926"/>
      <w:r>
        <w:t xml:space="preserve">2.2 </w:t>
      </w:r>
      <w:r w:rsidR="00D66A8A" w:rsidRPr="006B24F0">
        <w:t>Process / Performance Improvement</w:t>
      </w:r>
      <w:bookmarkEnd w:id="55"/>
      <w:r w:rsidR="00D66A8A" w:rsidRPr="006B24F0">
        <w:t xml:space="preserve"> </w:t>
      </w:r>
    </w:p>
    <w:p w14:paraId="2C0BF1B9" w14:textId="77777777" w:rsidR="00884C9B" w:rsidRPr="00884C9B" w:rsidRDefault="00884C9B" w:rsidP="546B4D49">
      <w:pPr>
        <w:pStyle w:val="ListParagraph"/>
        <w:numPr>
          <w:ilvl w:val="0"/>
          <w:numId w:val="19"/>
        </w:numPr>
        <w:ind w:left="1080"/>
        <w:rPr>
          <w:rFonts w:ascii="Calibri Light" w:eastAsia="Calibri Light" w:hAnsi="Calibri Light" w:cs="Calibri Light"/>
          <w:sz w:val="18"/>
          <w:szCs w:val="18"/>
        </w:rPr>
      </w:pPr>
      <w:bookmarkStart w:id="56" w:name="_Toc406588305"/>
      <w:bookmarkStart w:id="57" w:name="_Toc491613811"/>
      <w:bookmarkStart w:id="58" w:name="_Toc406588307"/>
      <w:bookmarkStart w:id="59" w:name="_Toc491613813"/>
      <w:bookmarkEnd w:id="22"/>
      <w:bookmarkEnd w:id="23"/>
      <w:bookmarkEnd w:id="24"/>
      <w:bookmarkEnd w:id="25"/>
      <w:r w:rsidRPr="546B4D49">
        <w:rPr>
          <w:rFonts w:ascii="Calibri Light" w:eastAsia="Calibri Light" w:hAnsi="Calibri Light" w:cs="Calibri Light"/>
          <w:sz w:val="18"/>
          <w:szCs w:val="18"/>
        </w:rPr>
        <w:t xml:space="preserve">SAP allows for smart search capabilities and provides suggestions as the user types, </w:t>
      </w:r>
      <w:proofErr w:type="gramStart"/>
      <w:r w:rsidRPr="546B4D49">
        <w:rPr>
          <w:rFonts w:ascii="Calibri Light" w:eastAsia="Calibri Light" w:hAnsi="Calibri Light" w:cs="Calibri Light"/>
          <w:sz w:val="18"/>
          <w:szCs w:val="18"/>
        </w:rPr>
        <w:t>similar to</w:t>
      </w:r>
      <w:proofErr w:type="gramEnd"/>
      <w:r w:rsidRPr="546B4D49">
        <w:rPr>
          <w:rFonts w:ascii="Calibri Light" w:eastAsia="Calibri Light" w:hAnsi="Calibri Light" w:cs="Calibri Light"/>
          <w:sz w:val="18"/>
          <w:szCs w:val="18"/>
        </w:rPr>
        <w:t xml:space="preserve"> text prediction. It also provides a wildcard search option using an asterisk (*). Users can search by multiple criteria such as name and house/business number. </w:t>
      </w:r>
    </w:p>
    <w:p w14:paraId="61450AFD" w14:textId="77777777" w:rsidR="00884C9B" w:rsidRPr="00884C9B" w:rsidRDefault="00884C9B" w:rsidP="546B4D49">
      <w:pPr>
        <w:pStyle w:val="ListParagraph"/>
        <w:numPr>
          <w:ilvl w:val="0"/>
          <w:numId w:val="19"/>
        </w:numPr>
        <w:ind w:left="1080"/>
        <w:rPr>
          <w:rFonts w:ascii="Calibri Light" w:eastAsia="Calibri Light" w:hAnsi="Calibri Light" w:cs="Calibri Light"/>
          <w:sz w:val="18"/>
          <w:szCs w:val="18"/>
        </w:rPr>
      </w:pPr>
      <w:r w:rsidRPr="546B4D49">
        <w:rPr>
          <w:rFonts w:ascii="Calibri Light" w:eastAsia="Calibri Light" w:hAnsi="Calibri Light" w:cs="Calibri Light"/>
          <w:sz w:val="18"/>
          <w:szCs w:val="18"/>
        </w:rPr>
        <w:t>Web-based, customer service, sales, and social networking functionality</w:t>
      </w:r>
    </w:p>
    <w:p w14:paraId="30C3825F" w14:textId="77777777" w:rsidR="00884C9B" w:rsidRPr="00884C9B" w:rsidRDefault="00884C9B" w:rsidP="546B4D49">
      <w:pPr>
        <w:pStyle w:val="ListParagraph"/>
        <w:numPr>
          <w:ilvl w:val="0"/>
          <w:numId w:val="19"/>
        </w:numPr>
        <w:ind w:left="1080"/>
        <w:rPr>
          <w:rFonts w:ascii="Calibri Light" w:eastAsia="Calibri Light" w:hAnsi="Calibri Light" w:cs="Calibri Light"/>
          <w:sz w:val="18"/>
          <w:szCs w:val="18"/>
        </w:rPr>
      </w:pPr>
      <w:r w:rsidRPr="546B4D49">
        <w:rPr>
          <w:rFonts w:ascii="Calibri Light" w:eastAsia="Calibri Light" w:hAnsi="Calibri Light" w:cs="Calibri Light"/>
          <w:sz w:val="18"/>
          <w:szCs w:val="18"/>
        </w:rPr>
        <w:t>Provides an intuitive, Web-based user interface that is compatible with mobile devices.</w:t>
      </w:r>
    </w:p>
    <w:p w14:paraId="576D5705" w14:textId="77777777" w:rsidR="00915130" w:rsidRPr="006B24F0" w:rsidRDefault="00915130" w:rsidP="00993B75">
      <w:pPr>
        <w:pStyle w:val="Heading2"/>
      </w:pPr>
      <w:bookmarkStart w:id="60" w:name="_Toc26282927"/>
      <w:r>
        <w:t xml:space="preserve">2.3 </w:t>
      </w:r>
      <w:r w:rsidRPr="006B24F0">
        <w:t>Prerequisites and Inputs</w:t>
      </w:r>
      <w:bookmarkEnd w:id="56"/>
      <w:bookmarkEnd w:id="57"/>
      <w:bookmarkEnd w:id="60"/>
    </w:p>
    <w:p w14:paraId="18B032DC" w14:textId="77777777" w:rsidR="00884C9B" w:rsidRPr="00884C9B" w:rsidRDefault="00884C9B" w:rsidP="546B4D49">
      <w:pPr>
        <w:pStyle w:val="ListParagraph"/>
        <w:numPr>
          <w:ilvl w:val="0"/>
          <w:numId w:val="19"/>
        </w:numPr>
        <w:ind w:left="1080"/>
        <w:rPr>
          <w:rFonts w:ascii="Calibri Light" w:eastAsia="Calibri Light" w:hAnsi="Calibri Light" w:cs="Calibri Light"/>
          <w:sz w:val="18"/>
          <w:szCs w:val="18"/>
        </w:rPr>
      </w:pPr>
      <w:r w:rsidRPr="546B4D49">
        <w:rPr>
          <w:rFonts w:ascii="Calibri Light" w:eastAsia="Calibri Light" w:hAnsi="Calibri Light" w:cs="Calibri Light"/>
          <w:sz w:val="18"/>
          <w:szCs w:val="18"/>
        </w:rPr>
        <w:t xml:space="preserve">End-users have been created within both C4C and S4/HANA, and should be assigned their appropriate roles </w:t>
      </w:r>
    </w:p>
    <w:p w14:paraId="3A9BE5CF" w14:textId="08EB6A26" w:rsidR="00884C9B" w:rsidRPr="00884C9B" w:rsidRDefault="00884C9B" w:rsidP="546B4D49">
      <w:pPr>
        <w:pStyle w:val="ListParagraph"/>
        <w:numPr>
          <w:ilvl w:val="0"/>
          <w:numId w:val="19"/>
        </w:numPr>
        <w:ind w:left="1080"/>
        <w:rPr>
          <w:rFonts w:ascii="Calibri Light" w:eastAsia="Calibri Light" w:hAnsi="Calibri Light" w:cs="Calibri Light"/>
          <w:sz w:val="18"/>
          <w:szCs w:val="18"/>
        </w:rPr>
      </w:pPr>
      <w:r w:rsidRPr="546B4D49">
        <w:rPr>
          <w:rFonts w:ascii="Calibri Light" w:eastAsia="Calibri Light" w:hAnsi="Calibri Light" w:cs="Calibri Light"/>
          <w:sz w:val="18"/>
          <w:szCs w:val="18"/>
        </w:rPr>
        <w:t>Master Data has been successfully loaded into both S4/HANA and C4C</w:t>
      </w:r>
    </w:p>
    <w:p w14:paraId="09CBFF68" w14:textId="77777777" w:rsidR="00884C9B" w:rsidRPr="00884C9B" w:rsidRDefault="00884C9B" w:rsidP="546B4D49">
      <w:pPr>
        <w:pStyle w:val="ListParagraph"/>
        <w:numPr>
          <w:ilvl w:val="0"/>
          <w:numId w:val="19"/>
        </w:numPr>
        <w:ind w:left="1080"/>
        <w:rPr>
          <w:rFonts w:ascii="Calibri Light" w:eastAsia="Calibri Light" w:hAnsi="Calibri Light" w:cs="Calibri Light"/>
          <w:sz w:val="18"/>
          <w:szCs w:val="18"/>
        </w:rPr>
      </w:pPr>
      <w:r w:rsidRPr="546B4D49">
        <w:rPr>
          <w:rFonts w:ascii="Calibri Light" w:eastAsia="Calibri Light" w:hAnsi="Calibri Light" w:cs="Calibri Light"/>
          <w:sz w:val="18"/>
          <w:szCs w:val="18"/>
        </w:rPr>
        <w:t>3</w:t>
      </w:r>
      <w:r w:rsidRPr="546B4D49">
        <w:rPr>
          <w:rFonts w:ascii="Calibri Light" w:eastAsia="Calibri Light" w:hAnsi="Calibri Light" w:cs="Calibri Light"/>
          <w:sz w:val="18"/>
          <w:szCs w:val="18"/>
          <w:vertAlign w:val="superscript"/>
        </w:rPr>
        <w:t>rd</w:t>
      </w:r>
      <w:r w:rsidRPr="546B4D49">
        <w:rPr>
          <w:rFonts w:ascii="Calibri Light" w:eastAsia="Calibri Light" w:hAnsi="Calibri Light" w:cs="Calibri Light"/>
          <w:sz w:val="18"/>
          <w:szCs w:val="18"/>
        </w:rPr>
        <w:t xml:space="preserve"> Party Integration is complete</w:t>
      </w:r>
    </w:p>
    <w:p w14:paraId="7211FE03" w14:textId="0DF749F6" w:rsidR="00884C9B" w:rsidRPr="00884C9B" w:rsidRDefault="00884C9B" w:rsidP="546B4D49">
      <w:pPr>
        <w:pStyle w:val="ListParagraph"/>
        <w:numPr>
          <w:ilvl w:val="0"/>
          <w:numId w:val="19"/>
        </w:numPr>
        <w:ind w:left="1080"/>
        <w:rPr>
          <w:rFonts w:ascii="Calibri Light" w:eastAsia="Calibri Light" w:hAnsi="Calibri Light" w:cs="Calibri Light"/>
          <w:sz w:val="18"/>
          <w:szCs w:val="18"/>
        </w:rPr>
      </w:pPr>
      <w:r w:rsidRPr="546B4D49">
        <w:rPr>
          <w:rFonts w:ascii="Calibri Light" w:eastAsia="Calibri Light" w:hAnsi="Calibri Light" w:cs="Calibri Light"/>
          <w:sz w:val="18"/>
          <w:szCs w:val="18"/>
        </w:rPr>
        <w:t>CPI connecti</w:t>
      </w:r>
      <w:r w:rsidR="008D2BED">
        <w:rPr>
          <w:rFonts w:ascii="Calibri Light" w:eastAsia="Calibri Light" w:hAnsi="Calibri Light" w:cs="Calibri Light"/>
          <w:sz w:val="18"/>
          <w:szCs w:val="18"/>
        </w:rPr>
        <w:t>vity</w:t>
      </w:r>
      <w:r w:rsidRPr="546B4D49">
        <w:rPr>
          <w:rFonts w:ascii="Calibri Light" w:eastAsia="Calibri Light" w:hAnsi="Calibri Light" w:cs="Calibri Light"/>
          <w:sz w:val="18"/>
          <w:szCs w:val="18"/>
        </w:rPr>
        <w:t xml:space="preserve"> is established successfully</w:t>
      </w:r>
    </w:p>
    <w:p w14:paraId="374AB300" w14:textId="77777777" w:rsidR="002D47EF" w:rsidRDefault="00915130" w:rsidP="00993B75">
      <w:pPr>
        <w:pStyle w:val="Heading2"/>
      </w:pPr>
      <w:bookmarkStart w:id="61" w:name="_Toc26282928"/>
      <w:r>
        <w:t xml:space="preserve">2.4 </w:t>
      </w:r>
      <w:r w:rsidR="002E3279">
        <w:t xml:space="preserve">General </w:t>
      </w:r>
      <w:r w:rsidR="002D47EF">
        <w:t>Assumptions</w:t>
      </w:r>
      <w:bookmarkEnd w:id="61"/>
    </w:p>
    <w:p w14:paraId="47C1CEDB" w14:textId="4AAF00E3" w:rsidR="00884C9B" w:rsidRPr="00884C9B" w:rsidRDefault="00884C9B" w:rsidP="546B4D49">
      <w:pPr>
        <w:pStyle w:val="ListParagraph"/>
        <w:numPr>
          <w:ilvl w:val="0"/>
          <w:numId w:val="20"/>
        </w:numPr>
        <w:rPr>
          <w:rFonts w:ascii="Calibri Light" w:eastAsia="Calibri Light" w:hAnsi="Calibri Light" w:cs="Calibri Light"/>
          <w:sz w:val="18"/>
          <w:szCs w:val="18"/>
        </w:rPr>
      </w:pPr>
      <w:r w:rsidRPr="546B4D49">
        <w:rPr>
          <w:rFonts w:ascii="Calibri Light" w:eastAsia="Calibri Light" w:hAnsi="Calibri Light" w:cs="Calibri Light"/>
          <w:sz w:val="18"/>
          <w:szCs w:val="18"/>
        </w:rPr>
        <w:t>Business Master Data and Technical Master Data will need to be loaded</w:t>
      </w:r>
      <w:r w:rsidR="00E52A3E" w:rsidRPr="546B4D49">
        <w:rPr>
          <w:rFonts w:ascii="Calibri Light" w:eastAsia="Calibri Light" w:hAnsi="Calibri Light" w:cs="Calibri Light"/>
          <w:sz w:val="18"/>
          <w:szCs w:val="18"/>
        </w:rPr>
        <w:t xml:space="preserve"> per applicable</w:t>
      </w:r>
      <w:r w:rsidR="00945676" w:rsidRPr="546B4D49">
        <w:rPr>
          <w:rFonts w:ascii="Calibri Light" w:eastAsia="Calibri Light" w:hAnsi="Calibri Light" w:cs="Calibri Light"/>
          <w:sz w:val="18"/>
          <w:szCs w:val="18"/>
        </w:rPr>
        <w:t xml:space="preserve"> BPD</w:t>
      </w:r>
    </w:p>
    <w:p w14:paraId="712988D0" w14:textId="62DD256D" w:rsidR="00884C9B" w:rsidRPr="00884C9B" w:rsidRDefault="00884C9B" w:rsidP="546B4D49">
      <w:pPr>
        <w:pStyle w:val="ListParagraph"/>
        <w:numPr>
          <w:ilvl w:val="0"/>
          <w:numId w:val="20"/>
        </w:numPr>
        <w:rPr>
          <w:rFonts w:ascii="Calibri Light" w:eastAsia="Calibri Light" w:hAnsi="Calibri Light" w:cs="Calibri Light"/>
          <w:sz w:val="18"/>
          <w:szCs w:val="18"/>
        </w:rPr>
      </w:pPr>
      <w:r w:rsidRPr="546B4D49">
        <w:rPr>
          <w:rFonts w:ascii="Calibri Light" w:eastAsia="Calibri Light" w:hAnsi="Calibri Light" w:cs="Calibri Light"/>
          <w:sz w:val="18"/>
          <w:szCs w:val="18"/>
        </w:rPr>
        <w:t xml:space="preserve">Computer Telephony Integration (CTI) </w:t>
      </w:r>
      <w:r w:rsidR="00945676" w:rsidRPr="546B4D49">
        <w:rPr>
          <w:rFonts w:ascii="Calibri Light" w:eastAsia="Calibri Light" w:hAnsi="Calibri Light" w:cs="Calibri Light"/>
          <w:sz w:val="18"/>
          <w:szCs w:val="18"/>
        </w:rPr>
        <w:t>(as indicated in IVR BPD)</w:t>
      </w:r>
    </w:p>
    <w:p w14:paraId="61728AEC" w14:textId="77777777" w:rsidR="00884C9B" w:rsidRPr="00884C9B" w:rsidRDefault="00884C9B" w:rsidP="546B4D49">
      <w:pPr>
        <w:pStyle w:val="ListParagraph"/>
        <w:numPr>
          <w:ilvl w:val="0"/>
          <w:numId w:val="20"/>
        </w:numPr>
        <w:rPr>
          <w:rFonts w:ascii="Calibri Light" w:eastAsia="Calibri Light" w:hAnsi="Calibri Light" w:cs="Calibri Light"/>
          <w:sz w:val="18"/>
          <w:szCs w:val="18"/>
        </w:rPr>
      </w:pPr>
      <w:r w:rsidRPr="546B4D49">
        <w:rPr>
          <w:rFonts w:ascii="Calibri Light" w:eastAsia="Calibri Light" w:hAnsi="Calibri Light" w:cs="Calibri Light"/>
          <w:sz w:val="18"/>
          <w:szCs w:val="18"/>
        </w:rPr>
        <w:lastRenderedPageBreak/>
        <w:t>Cloud Platform Integration (CPI) configuration should be complete</w:t>
      </w:r>
    </w:p>
    <w:p w14:paraId="02486737" w14:textId="77777777" w:rsidR="00725269" w:rsidRDefault="003E24F2" w:rsidP="00993B75">
      <w:pPr>
        <w:pStyle w:val="Heading2"/>
      </w:pPr>
      <w:bookmarkStart w:id="62" w:name="_Toc26282929"/>
      <w:r>
        <w:t xml:space="preserve">2.5 </w:t>
      </w:r>
      <w:r w:rsidR="00E823A4">
        <w:t>Business Process Hierarchy</w:t>
      </w:r>
      <w:bookmarkEnd w:id="62"/>
    </w:p>
    <w:p w14:paraId="2EAC568A" w14:textId="77777777" w:rsidR="00E823A4" w:rsidRPr="00CD4E29" w:rsidRDefault="00E823A4" w:rsidP="546B4D49">
      <w:pPr>
        <w:pStyle w:val="Heading2Tex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This Business Process Hierarchy provid</w:t>
      </w:r>
      <w:r w:rsidR="00A70D64" w:rsidRPr="546B4D49">
        <w:rPr>
          <w:rFonts w:ascii="Calibri Light" w:eastAsia="Calibri Light" w:hAnsi="Calibri Light" w:cs="Calibri Light"/>
          <w:sz w:val="18"/>
          <w:szCs w:val="18"/>
        </w:rPr>
        <w:t>es a listing of all scenarios/</w:t>
      </w:r>
      <w:r w:rsidRPr="546B4D49">
        <w:rPr>
          <w:rFonts w:ascii="Calibri Light" w:eastAsia="Calibri Light" w:hAnsi="Calibri Light" w:cs="Calibri Light"/>
          <w:sz w:val="18"/>
          <w:szCs w:val="18"/>
        </w:rPr>
        <w:t xml:space="preserve">business processes, </w:t>
      </w:r>
      <w:r w:rsidR="00A70D64" w:rsidRPr="546B4D49">
        <w:rPr>
          <w:rFonts w:ascii="Calibri Light" w:eastAsia="Calibri Light" w:hAnsi="Calibri Light" w:cs="Calibri Light"/>
          <w:sz w:val="18"/>
          <w:szCs w:val="18"/>
        </w:rPr>
        <w:t xml:space="preserve">sub-processes, </w:t>
      </w:r>
      <w:r w:rsidRPr="546B4D49">
        <w:rPr>
          <w:rFonts w:ascii="Calibri Light" w:eastAsia="Calibri Light" w:hAnsi="Calibri Light" w:cs="Calibri Light"/>
          <w:sz w:val="18"/>
          <w:szCs w:val="18"/>
        </w:rPr>
        <w:t xml:space="preserve">and </w:t>
      </w:r>
      <w:r w:rsidR="00A70D64" w:rsidRPr="546B4D49">
        <w:rPr>
          <w:rFonts w:ascii="Calibri Light" w:eastAsia="Calibri Light" w:hAnsi="Calibri Light" w:cs="Calibri Light"/>
          <w:sz w:val="18"/>
          <w:szCs w:val="18"/>
        </w:rPr>
        <w:t>SAP Transaction codes</w:t>
      </w:r>
      <w:r w:rsidRPr="546B4D49">
        <w:rPr>
          <w:rFonts w:ascii="Calibri Light" w:eastAsia="Calibri Light" w:hAnsi="Calibri Light" w:cs="Calibri Light"/>
          <w:sz w:val="18"/>
          <w:szCs w:val="18"/>
        </w:rPr>
        <w:t xml:space="preserve"> identified to support this process.</w:t>
      </w:r>
    </w:p>
    <w:tbl>
      <w:tblPr>
        <w:tblW w:w="9612"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147"/>
        <w:gridCol w:w="3780"/>
        <w:gridCol w:w="2471"/>
        <w:gridCol w:w="2214"/>
      </w:tblGrid>
      <w:tr w:rsidR="00E823A4" w:rsidRPr="00CD4E29" w14:paraId="504F01F6" w14:textId="77777777" w:rsidTr="43D024A8">
        <w:trPr>
          <w:cantSplit/>
          <w:trHeight w:val="432"/>
          <w:tblHeader/>
        </w:trPr>
        <w:tc>
          <w:tcPr>
            <w:tcW w:w="1147" w:type="dxa"/>
            <w:tcBorders>
              <w:top w:val="threeDEmboss" w:sz="6" w:space="0" w:color="auto"/>
              <w:bottom w:val="threeDEmboss" w:sz="6" w:space="0" w:color="auto"/>
            </w:tcBorders>
            <w:shd w:val="clear" w:color="auto" w:fill="F9FBAF"/>
            <w:vAlign w:val="center"/>
          </w:tcPr>
          <w:p w14:paraId="2480B066" w14:textId="77777777" w:rsidR="00E823A4" w:rsidRPr="00CD4E29" w:rsidRDefault="00E823A4" w:rsidP="546B4D49">
            <w:pPr>
              <w:pStyle w:val="TableHeader-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Level 1</w:t>
            </w:r>
          </w:p>
        </w:tc>
        <w:tc>
          <w:tcPr>
            <w:tcW w:w="3780" w:type="dxa"/>
            <w:tcBorders>
              <w:top w:val="threeDEmboss" w:sz="6" w:space="0" w:color="auto"/>
              <w:bottom w:val="threeDEmboss" w:sz="6" w:space="0" w:color="auto"/>
            </w:tcBorders>
            <w:shd w:val="clear" w:color="auto" w:fill="F9FBAF"/>
            <w:vAlign w:val="center"/>
          </w:tcPr>
          <w:p w14:paraId="77FBEF60" w14:textId="77777777" w:rsidR="00E823A4" w:rsidRPr="00CD4E29" w:rsidRDefault="00E823A4"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Level 2</w:t>
            </w:r>
          </w:p>
        </w:tc>
        <w:tc>
          <w:tcPr>
            <w:tcW w:w="2471" w:type="dxa"/>
            <w:tcBorders>
              <w:top w:val="threeDEmboss" w:sz="6" w:space="0" w:color="auto"/>
              <w:bottom w:val="threeDEmboss" w:sz="6" w:space="0" w:color="auto"/>
            </w:tcBorders>
            <w:shd w:val="clear" w:color="auto" w:fill="F9FBAF"/>
            <w:vAlign w:val="center"/>
          </w:tcPr>
          <w:p w14:paraId="171B2A2B" w14:textId="77777777" w:rsidR="00E823A4" w:rsidRPr="00CD4E29" w:rsidRDefault="00E823A4"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Level 3</w:t>
            </w:r>
          </w:p>
        </w:tc>
        <w:tc>
          <w:tcPr>
            <w:tcW w:w="2214" w:type="dxa"/>
            <w:tcBorders>
              <w:top w:val="threeDEmboss" w:sz="6" w:space="0" w:color="auto"/>
              <w:bottom w:val="threeDEmboss" w:sz="6" w:space="0" w:color="auto"/>
            </w:tcBorders>
            <w:shd w:val="clear" w:color="auto" w:fill="F9FBAF"/>
            <w:vAlign w:val="center"/>
          </w:tcPr>
          <w:p w14:paraId="082D6381" w14:textId="77777777" w:rsidR="00E823A4" w:rsidRPr="00CD4E29" w:rsidRDefault="00E823A4"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Level 4</w:t>
            </w:r>
          </w:p>
        </w:tc>
      </w:tr>
      <w:tr w:rsidR="00142662" w:rsidRPr="00CD4E29" w14:paraId="57B3DB83" w14:textId="77777777" w:rsidTr="43D024A8">
        <w:trPr>
          <w:cantSplit/>
          <w:trHeight w:val="432"/>
        </w:trPr>
        <w:tc>
          <w:tcPr>
            <w:tcW w:w="1147" w:type="dxa"/>
            <w:tcBorders>
              <w:top w:val="threeDEmboss" w:sz="6" w:space="0" w:color="auto"/>
            </w:tcBorders>
            <w:vAlign w:val="center"/>
          </w:tcPr>
          <w:p w14:paraId="020B19C1" w14:textId="4ED08EC6" w:rsidR="00142662" w:rsidRPr="00142662" w:rsidRDefault="00142662"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Front Office</w:t>
            </w:r>
            <w:r w:rsidR="00C67528" w:rsidRPr="546B4D49">
              <w:rPr>
                <w:rFonts w:ascii="Calibri Light" w:eastAsia="Calibri Light" w:hAnsi="Calibri Light" w:cs="Calibri Light"/>
                <w:sz w:val="18"/>
                <w:szCs w:val="18"/>
              </w:rPr>
              <w:t xml:space="preserve"> and Back Office</w:t>
            </w:r>
          </w:p>
        </w:tc>
        <w:tc>
          <w:tcPr>
            <w:tcW w:w="3780" w:type="dxa"/>
            <w:tcBorders>
              <w:top w:val="threeDEmboss" w:sz="6" w:space="0" w:color="auto"/>
            </w:tcBorders>
            <w:vAlign w:val="center"/>
          </w:tcPr>
          <w:p w14:paraId="7EE7BD5A" w14:textId="77777777" w:rsidR="00142662" w:rsidRPr="00142662" w:rsidRDefault="00142662"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Business Partner</w:t>
            </w:r>
          </w:p>
        </w:tc>
        <w:tc>
          <w:tcPr>
            <w:tcW w:w="2471" w:type="dxa"/>
            <w:tcBorders>
              <w:top w:val="threeDEmboss" w:sz="6" w:space="0" w:color="auto"/>
            </w:tcBorders>
            <w:vAlign w:val="center"/>
          </w:tcPr>
          <w:p w14:paraId="1B582767" w14:textId="77777777" w:rsidR="00142662" w:rsidRPr="00142662" w:rsidRDefault="00142662" w:rsidP="546B4D49">
            <w:pPr>
              <w:pStyle w:val="TableField-Center"/>
              <w:jc w:val="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Create Business Partner</w:t>
            </w:r>
            <w:r w:rsidRPr="00142662">
              <w:rPr>
                <w:rFonts w:ascii="Calibri Light" w:hAnsi="Calibri Light" w:cs="Arial"/>
                <w:sz w:val="18"/>
                <w:szCs w:val="18"/>
              </w:rPr>
              <w:br/>
            </w:r>
            <w:r w:rsidRPr="546B4D49">
              <w:rPr>
                <w:rFonts w:ascii="Calibri Light" w:eastAsia="Calibri Light" w:hAnsi="Calibri Light" w:cs="Calibri Light"/>
                <w:sz w:val="18"/>
                <w:szCs w:val="18"/>
              </w:rPr>
              <w:t>Change Business Partner</w:t>
            </w:r>
            <w:r w:rsidRPr="00142662">
              <w:rPr>
                <w:rFonts w:ascii="Calibri Light" w:hAnsi="Calibri Light" w:cs="Arial"/>
                <w:sz w:val="18"/>
                <w:szCs w:val="18"/>
              </w:rPr>
              <w:br/>
            </w:r>
            <w:r w:rsidRPr="546B4D49">
              <w:rPr>
                <w:rFonts w:ascii="Calibri Light" w:eastAsia="Calibri Light" w:hAnsi="Calibri Light" w:cs="Calibri Light"/>
                <w:sz w:val="18"/>
                <w:szCs w:val="18"/>
              </w:rPr>
              <w:t>Display Business Partner</w:t>
            </w:r>
          </w:p>
          <w:p w14:paraId="1FEC4EA5" w14:textId="77777777" w:rsidR="00142662" w:rsidRPr="00142662" w:rsidRDefault="00142662" w:rsidP="546B4D49">
            <w:pPr>
              <w:pStyle w:val="TableField-Center"/>
              <w:jc w:val="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Create Contract Account</w:t>
            </w:r>
          </w:p>
          <w:p w14:paraId="4791DA92" w14:textId="77777777" w:rsidR="00142662" w:rsidRPr="00142662" w:rsidRDefault="00142662" w:rsidP="546B4D49">
            <w:pPr>
              <w:pStyle w:val="TableField-Center"/>
              <w:jc w:val="left"/>
              <w:rPr>
                <w:rFonts w:ascii="Calibri Light,Arial" w:eastAsia="Calibri Light,Arial" w:hAnsi="Calibri Light,Arial" w:cs="Calibri Light,Arial"/>
                <w:sz w:val="18"/>
                <w:szCs w:val="18"/>
              </w:rPr>
            </w:pPr>
            <w:commentRangeStart w:id="63"/>
            <w:commentRangeStart w:id="64"/>
            <w:r w:rsidRPr="546B4D49">
              <w:rPr>
                <w:rFonts w:ascii="Calibri Light" w:eastAsia="Calibri Light" w:hAnsi="Calibri Light" w:cs="Calibri Light"/>
                <w:sz w:val="18"/>
                <w:szCs w:val="18"/>
              </w:rPr>
              <w:t>Change Contract Account</w:t>
            </w:r>
            <w:commentRangeEnd w:id="63"/>
            <w:r w:rsidR="004558AF">
              <w:rPr>
                <w:rStyle w:val="CommentReference"/>
                <w:rFonts w:ascii="Arial" w:eastAsia="Times New Roman" w:hAnsi="Arial"/>
                <w:lang w:eastAsia="en-US"/>
              </w:rPr>
              <w:commentReference w:id="63"/>
            </w:r>
            <w:commentRangeEnd w:id="64"/>
            <w:r w:rsidR="0089490E">
              <w:rPr>
                <w:rStyle w:val="CommentReference"/>
                <w:rFonts w:ascii="Arial" w:eastAsia="Times New Roman" w:hAnsi="Arial"/>
                <w:lang w:eastAsia="en-US"/>
              </w:rPr>
              <w:commentReference w:id="64"/>
            </w:r>
          </w:p>
          <w:p w14:paraId="417AE995" w14:textId="77777777" w:rsidR="00142662" w:rsidRPr="00142662" w:rsidRDefault="00142662" w:rsidP="546B4D49">
            <w:pPr>
              <w:pStyle w:val="TableField-Center"/>
              <w:jc w:val="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Display Contract Account</w:t>
            </w:r>
          </w:p>
          <w:p w14:paraId="235FCB1A" w14:textId="77777777" w:rsidR="00142662" w:rsidRPr="00142662" w:rsidRDefault="00142662" w:rsidP="546B4D49">
            <w:pPr>
              <w:pStyle w:val="TableField-Center"/>
              <w:jc w:val="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Utilities 360</w:t>
            </w:r>
          </w:p>
          <w:p w14:paraId="2CFF7359" w14:textId="77777777" w:rsidR="00142662" w:rsidRPr="00142662" w:rsidRDefault="00142662" w:rsidP="546B4D49">
            <w:pPr>
              <w:pStyle w:val="TableField-Center"/>
              <w:jc w:val="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Utilities Financial</w:t>
            </w:r>
          </w:p>
          <w:p w14:paraId="5EF8DB12" w14:textId="77777777" w:rsidR="00142662" w:rsidRPr="00142662" w:rsidRDefault="00142662" w:rsidP="546B4D49">
            <w:pPr>
              <w:pStyle w:val="TableField-Center"/>
              <w:jc w:val="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Utilities Rate Change</w:t>
            </w:r>
          </w:p>
          <w:p w14:paraId="0BF93528" w14:textId="77777777" w:rsidR="00142662" w:rsidRPr="00142662" w:rsidRDefault="00142662" w:rsidP="546B4D49">
            <w:pPr>
              <w:pStyle w:val="TableField-Center"/>
              <w:jc w:val="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Utilities Exception</w:t>
            </w:r>
          </w:p>
          <w:p w14:paraId="7278FD6B" w14:textId="77777777" w:rsidR="00142662" w:rsidRPr="00142662" w:rsidRDefault="00142662" w:rsidP="546B4D49">
            <w:pPr>
              <w:pStyle w:val="TableField-Center"/>
              <w:jc w:val="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Utilities Service Order</w:t>
            </w:r>
          </w:p>
          <w:p w14:paraId="36C1E07A" w14:textId="77777777" w:rsidR="00142662" w:rsidRDefault="00142662"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Utilities Sales POD</w:t>
            </w:r>
          </w:p>
          <w:p w14:paraId="3AED5252" w14:textId="1CBA076D" w:rsidR="00E52A3E" w:rsidRPr="00142662" w:rsidRDefault="00C67528"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Account</w:t>
            </w:r>
            <w:r w:rsidR="00E52A3E" w:rsidRPr="546B4D49">
              <w:rPr>
                <w:rFonts w:ascii="Calibri Light" w:eastAsia="Calibri Light" w:hAnsi="Calibri Light" w:cs="Calibri Light"/>
                <w:sz w:val="18"/>
                <w:szCs w:val="18"/>
              </w:rPr>
              <w:t xml:space="preserve"> Hierarchy</w:t>
            </w:r>
          </w:p>
        </w:tc>
        <w:tc>
          <w:tcPr>
            <w:tcW w:w="2214" w:type="dxa"/>
            <w:tcBorders>
              <w:top w:val="threeDEmboss" w:sz="6" w:space="0" w:color="auto"/>
            </w:tcBorders>
            <w:vAlign w:val="center"/>
          </w:tcPr>
          <w:p w14:paraId="3D7BF6B2" w14:textId="77777777" w:rsidR="00142662" w:rsidRPr="00142662" w:rsidRDefault="00142662"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Front Office/C4C System</w:t>
            </w:r>
          </w:p>
        </w:tc>
      </w:tr>
    </w:tbl>
    <w:p w14:paraId="688EC984" w14:textId="77777777" w:rsidR="00430FD0" w:rsidRPr="00725269" w:rsidRDefault="00430FD0" w:rsidP="00725269"/>
    <w:p w14:paraId="52039047" w14:textId="77777777" w:rsidR="00142662" w:rsidRPr="00142662" w:rsidRDefault="003E24F2" w:rsidP="00993B75">
      <w:pPr>
        <w:pStyle w:val="Heading2"/>
      </w:pPr>
      <w:bookmarkStart w:id="65" w:name="_Toc26282930"/>
      <w:r>
        <w:t xml:space="preserve">2.6 </w:t>
      </w:r>
      <w:r w:rsidR="00E0118B" w:rsidRPr="006B24F0">
        <w:t>Process Flows</w:t>
      </w:r>
      <w:bookmarkEnd w:id="58"/>
      <w:bookmarkEnd w:id="59"/>
      <w:bookmarkEnd w:id="65"/>
      <w:r w:rsidR="00E0118B" w:rsidRPr="006B24F0">
        <w:t xml:space="preserve"> </w:t>
      </w:r>
    </w:p>
    <w:p w14:paraId="6DC2E1C9" w14:textId="77777777" w:rsidR="00E0118B" w:rsidRPr="003E24F2" w:rsidRDefault="003E24F2" w:rsidP="546B4D49">
      <w:pPr>
        <w:pStyle w:val="Heading3"/>
        <w:numPr>
          <w:ilvl w:val="2"/>
          <w:numId w:val="0"/>
        </w:numPr>
        <w:rPr>
          <w:rFonts w:ascii="Calibri Light" w:eastAsia="Calibri Light" w:hAnsi="Calibri Light" w:cs="Calibri Light"/>
          <w:sz w:val="32"/>
          <w:szCs w:val="32"/>
        </w:rPr>
      </w:pPr>
      <w:r>
        <w:tab/>
      </w:r>
      <w:bookmarkStart w:id="66" w:name="_Toc26282931"/>
      <w:r w:rsidRPr="546B4D49">
        <w:rPr>
          <w:rFonts w:ascii="Calibri Light" w:eastAsia="Calibri Light" w:hAnsi="Calibri Light" w:cs="Calibri Light"/>
          <w:sz w:val="32"/>
          <w:szCs w:val="32"/>
        </w:rPr>
        <w:t xml:space="preserve">2.6.1 </w:t>
      </w:r>
      <w:r w:rsidR="00941318" w:rsidRPr="546B4D49">
        <w:rPr>
          <w:rFonts w:ascii="Calibri Light" w:eastAsia="Calibri Light" w:hAnsi="Calibri Light" w:cs="Calibri Light"/>
        </w:rPr>
        <w:t>Process Flows</w:t>
      </w:r>
      <w:bookmarkEnd w:id="66"/>
    </w:p>
    <w:p w14:paraId="4B73DFBB" w14:textId="7D83A278" w:rsidR="00E0118B" w:rsidRPr="00CD4E29" w:rsidRDefault="00E0118B" w:rsidP="546B4D49">
      <w:pPr>
        <w:pStyle w:val="Heading4"/>
        <w:rPr>
          <w:rFonts w:ascii="Calibri Light,Arial" w:eastAsia="Calibri Light,Arial" w:hAnsi="Calibri Light,Arial" w:cs="Calibri Light,Arial"/>
          <w:sz w:val="18"/>
          <w:szCs w:val="18"/>
        </w:rPr>
      </w:pPr>
      <w:bookmarkStart w:id="67" w:name="_Toc491613815"/>
      <w:r w:rsidRPr="546B4D49">
        <w:rPr>
          <w:rFonts w:ascii="Calibri Light" w:eastAsia="Calibri Light" w:hAnsi="Calibri Light" w:cs="Calibri Light"/>
          <w:sz w:val="18"/>
          <w:szCs w:val="18"/>
        </w:rPr>
        <w:t>Process Flow Diagram</w:t>
      </w:r>
      <w:bookmarkEnd w:id="67"/>
      <w:r w:rsidRPr="546B4D49">
        <w:rPr>
          <w:rFonts w:ascii="Calibri Light,Arial" w:eastAsia="Calibri Light,Arial" w:hAnsi="Calibri Light,Arial" w:cs="Calibri Light,Arial"/>
          <w:sz w:val="18"/>
          <w:szCs w:val="18"/>
        </w:rPr>
        <w:t xml:space="preserve"> </w:t>
      </w:r>
    </w:p>
    <w:p w14:paraId="375AF62E" w14:textId="77777777" w:rsidR="00251918" w:rsidRPr="00CD4E29" w:rsidRDefault="00251918" w:rsidP="02EAF442">
      <w:pPr>
        <w:rPr>
          <w:rFonts w:ascii="Calibri Light" w:eastAsia="Calibri Light" w:hAnsi="Calibri Light" w:cs="Calibri Light"/>
          <w:sz w:val="18"/>
          <w:szCs w:val="18"/>
        </w:rPr>
      </w:pPr>
    </w:p>
    <w:p w14:paraId="068681E7" w14:textId="184B00CA" w:rsidR="5135D69B" w:rsidRDefault="5135D69B" w:rsidP="5135D69B">
      <w:r>
        <w:rPr>
          <w:noProof/>
        </w:rPr>
        <w:lastRenderedPageBreak/>
        <w:drawing>
          <wp:inline distT="0" distB="0" distL="0" distR="0" wp14:anchorId="5D3F2C33" wp14:editId="45FB12B2">
            <wp:extent cx="5740400" cy="5417502"/>
            <wp:effectExtent l="0" t="0" r="0" b="0"/>
            <wp:docPr id="102662881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84">
                      <a:extLst>
                        <a:ext uri="{28A0092B-C50C-407E-A947-70E740481C1C}">
                          <a14:useLocalDpi xmlns:a14="http://schemas.microsoft.com/office/drawing/2010/main" val="0"/>
                        </a:ext>
                      </a:extLst>
                    </a:blip>
                    <a:stretch>
                      <a:fillRect/>
                    </a:stretch>
                  </pic:blipFill>
                  <pic:spPr>
                    <a:xfrm>
                      <a:off x="0" y="0"/>
                      <a:ext cx="5740400" cy="5417502"/>
                    </a:xfrm>
                    <a:prstGeom prst="rect">
                      <a:avLst/>
                    </a:prstGeom>
                  </pic:spPr>
                </pic:pic>
              </a:graphicData>
            </a:graphic>
          </wp:inline>
        </w:drawing>
      </w:r>
    </w:p>
    <w:p w14:paraId="73857DFB" w14:textId="7A9417A7" w:rsidR="0023101C" w:rsidRPr="006B24F0" w:rsidRDefault="0023101C" w:rsidP="02EAF442">
      <w:pPr>
        <w:rPr>
          <w:rFonts w:ascii="Calibri Light" w:hAnsi="Calibri Light"/>
        </w:rPr>
      </w:pPr>
    </w:p>
    <w:p w14:paraId="13FC4B7D" w14:textId="77777777" w:rsidR="02EAF442" w:rsidRDefault="02EAF442" w:rsidP="02EAF442">
      <w:pPr>
        <w:rPr>
          <w:rFonts w:ascii="Calibri Light" w:eastAsia="Calibri Light" w:hAnsi="Calibri Light" w:cs="Calibri Light"/>
        </w:rPr>
      </w:pPr>
    </w:p>
    <w:tbl>
      <w:tblPr>
        <w:tblW w:w="960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825"/>
        <w:gridCol w:w="2195"/>
        <w:gridCol w:w="2669"/>
        <w:gridCol w:w="1860"/>
        <w:gridCol w:w="2058"/>
      </w:tblGrid>
      <w:tr w:rsidR="006A14C7" w:rsidRPr="00CD4E29" w14:paraId="7022EDD8" w14:textId="77777777" w:rsidTr="6ECAB0E7">
        <w:trPr>
          <w:cantSplit/>
          <w:trHeight w:val="432"/>
          <w:tblHeader/>
        </w:trPr>
        <w:tc>
          <w:tcPr>
            <w:tcW w:w="825" w:type="dxa"/>
            <w:tcBorders>
              <w:top w:val="threeDEmboss" w:sz="6" w:space="0" w:color="auto"/>
              <w:bottom w:val="threeDEmboss" w:sz="6" w:space="0" w:color="auto"/>
            </w:tcBorders>
            <w:shd w:val="clear" w:color="auto" w:fill="F9FBAF"/>
            <w:vAlign w:val="center"/>
          </w:tcPr>
          <w:p w14:paraId="633F00EA" w14:textId="77777777" w:rsidR="006A14C7" w:rsidRPr="00CD4E29" w:rsidRDefault="006A14C7" w:rsidP="546B4D49">
            <w:pPr>
              <w:pStyle w:val="TableHeader-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Step</w:t>
            </w:r>
          </w:p>
        </w:tc>
        <w:tc>
          <w:tcPr>
            <w:tcW w:w="2195" w:type="dxa"/>
            <w:tcBorders>
              <w:top w:val="threeDEmboss" w:sz="6" w:space="0" w:color="auto"/>
              <w:bottom w:val="threeDEmboss" w:sz="6" w:space="0" w:color="auto"/>
            </w:tcBorders>
            <w:shd w:val="clear" w:color="auto" w:fill="F9FBAF"/>
            <w:vAlign w:val="center"/>
          </w:tcPr>
          <w:p w14:paraId="0312FF3B" w14:textId="77777777" w:rsidR="006A14C7" w:rsidRPr="00CD4E29" w:rsidRDefault="006A14C7"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Description of Step</w:t>
            </w:r>
          </w:p>
        </w:tc>
        <w:tc>
          <w:tcPr>
            <w:tcW w:w="2669" w:type="dxa"/>
            <w:tcBorders>
              <w:top w:val="threeDEmboss" w:sz="6" w:space="0" w:color="auto"/>
              <w:bottom w:val="threeDEmboss" w:sz="6" w:space="0" w:color="auto"/>
            </w:tcBorders>
            <w:shd w:val="clear" w:color="auto" w:fill="F9FBAF"/>
            <w:vAlign w:val="center"/>
          </w:tcPr>
          <w:p w14:paraId="0AD63555" w14:textId="27BBB27F" w:rsidR="006A14C7" w:rsidRPr="00CD4E29" w:rsidRDefault="0043361C"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C4C </w:t>
            </w:r>
            <w:r w:rsidR="006A14C7" w:rsidRPr="546B4D49">
              <w:rPr>
                <w:rFonts w:ascii="Calibri Light" w:eastAsia="Calibri Light" w:hAnsi="Calibri Light" w:cs="Calibri Light"/>
                <w:sz w:val="18"/>
                <w:szCs w:val="18"/>
              </w:rPr>
              <w:t>/ T-Code</w:t>
            </w:r>
          </w:p>
        </w:tc>
        <w:tc>
          <w:tcPr>
            <w:tcW w:w="1860" w:type="dxa"/>
            <w:tcBorders>
              <w:top w:val="threeDEmboss" w:sz="6" w:space="0" w:color="auto"/>
              <w:bottom w:val="threeDEmboss" w:sz="6" w:space="0" w:color="auto"/>
            </w:tcBorders>
            <w:shd w:val="clear" w:color="auto" w:fill="F9FBAF"/>
            <w:vAlign w:val="center"/>
          </w:tcPr>
          <w:p w14:paraId="56C8A884" w14:textId="77777777" w:rsidR="006A14C7" w:rsidRPr="00CD4E29" w:rsidRDefault="006A14C7"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Role(s)</w:t>
            </w:r>
          </w:p>
        </w:tc>
        <w:tc>
          <w:tcPr>
            <w:tcW w:w="2058" w:type="dxa"/>
            <w:tcBorders>
              <w:top w:val="threeDEmboss" w:sz="6" w:space="0" w:color="auto"/>
              <w:bottom w:val="threeDEmboss" w:sz="6" w:space="0" w:color="auto"/>
            </w:tcBorders>
            <w:shd w:val="clear" w:color="auto" w:fill="F9FBAF"/>
          </w:tcPr>
          <w:p w14:paraId="6AF5A7FB" w14:textId="77777777" w:rsidR="00387370" w:rsidRPr="00387370" w:rsidRDefault="00387370"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If step is relevant for a Control, add Requirement</w:t>
            </w:r>
          </w:p>
          <w:p w14:paraId="6D3A4982" w14:textId="77777777" w:rsidR="006A14C7" w:rsidRPr="00387370" w:rsidRDefault="00387370"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ID</w:t>
            </w:r>
          </w:p>
        </w:tc>
      </w:tr>
      <w:tr w:rsidR="006A14C7" w:rsidRPr="00CD4E29" w14:paraId="03AA66F6" w14:textId="77777777" w:rsidTr="6ECAB0E7">
        <w:trPr>
          <w:cantSplit/>
          <w:trHeight w:val="432"/>
        </w:trPr>
        <w:tc>
          <w:tcPr>
            <w:tcW w:w="825" w:type="dxa"/>
            <w:tcBorders>
              <w:top w:val="threeDEmboss" w:sz="6" w:space="0" w:color="auto"/>
              <w:bottom w:val="threeDEmboss" w:sz="6" w:space="0" w:color="auto"/>
            </w:tcBorders>
            <w:vAlign w:val="center"/>
          </w:tcPr>
          <w:p w14:paraId="070B6DC9" w14:textId="4D92282F" w:rsidR="006A14C7" w:rsidRPr="00CD4E29" w:rsidRDefault="00430FD0"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10</w:t>
            </w:r>
          </w:p>
        </w:tc>
        <w:tc>
          <w:tcPr>
            <w:tcW w:w="2195" w:type="dxa"/>
            <w:tcBorders>
              <w:top w:val="threeDEmboss" w:sz="6" w:space="0" w:color="auto"/>
              <w:bottom w:val="threeDEmboss" w:sz="6" w:space="0" w:color="auto"/>
            </w:tcBorders>
            <w:vAlign w:val="center"/>
          </w:tcPr>
          <w:p w14:paraId="5C7F644D" w14:textId="66BB7A11" w:rsidR="006A14C7" w:rsidRPr="00CD4E29" w:rsidRDefault="00430FD0"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Start</w:t>
            </w:r>
          </w:p>
        </w:tc>
        <w:tc>
          <w:tcPr>
            <w:tcW w:w="2669" w:type="dxa"/>
            <w:tcBorders>
              <w:top w:val="threeDEmboss" w:sz="6" w:space="0" w:color="auto"/>
              <w:bottom w:val="threeDEmboss" w:sz="6" w:space="0" w:color="auto"/>
            </w:tcBorders>
            <w:vAlign w:val="center"/>
          </w:tcPr>
          <w:p w14:paraId="1E37C53A" w14:textId="14461D03" w:rsidR="006A14C7" w:rsidRPr="00CD4E29" w:rsidRDefault="00430FD0"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N/A</w:t>
            </w:r>
          </w:p>
        </w:tc>
        <w:tc>
          <w:tcPr>
            <w:tcW w:w="1860" w:type="dxa"/>
            <w:tcBorders>
              <w:top w:val="threeDEmboss" w:sz="6" w:space="0" w:color="auto"/>
              <w:bottom w:val="threeDEmboss" w:sz="6" w:space="0" w:color="auto"/>
            </w:tcBorders>
            <w:vAlign w:val="center"/>
          </w:tcPr>
          <w:p w14:paraId="5C960115" w14:textId="1560B39D" w:rsidR="006A14C7" w:rsidRPr="00CD4E29" w:rsidRDefault="0038536D"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N/A</w:t>
            </w:r>
          </w:p>
        </w:tc>
        <w:tc>
          <w:tcPr>
            <w:tcW w:w="2058" w:type="dxa"/>
            <w:tcBorders>
              <w:top w:val="threeDEmboss" w:sz="6" w:space="0" w:color="auto"/>
              <w:bottom w:val="threeDEmboss" w:sz="6" w:space="0" w:color="auto"/>
            </w:tcBorders>
          </w:tcPr>
          <w:p w14:paraId="01B4799F" w14:textId="5CA799A4" w:rsidR="006A14C7" w:rsidRPr="00387370" w:rsidRDefault="00042121" w:rsidP="546B4D49">
            <w:pPr>
              <w:pStyle w:val="TableField-Left"/>
              <w:jc w:val="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N/A</w:t>
            </w:r>
          </w:p>
        </w:tc>
      </w:tr>
      <w:tr w:rsidR="00430FD0" w:rsidRPr="00CD4E29" w14:paraId="250E1287" w14:textId="77777777" w:rsidTr="6ECAB0E7">
        <w:trPr>
          <w:cantSplit/>
          <w:trHeight w:val="432"/>
        </w:trPr>
        <w:tc>
          <w:tcPr>
            <w:tcW w:w="825" w:type="dxa"/>
            <w:tcBorders>
              <w:top w:val="threeDEmboss" w:sz="6" w:space="0" w:color="auto"/>
              <w:bottom w:val="threeDEmboss" w:sz="6" w:space="0" w:color="auto"/>
            </w:tcBorders>
            <w:vAlign w:val="center"/>
          </w:tcPr>
          <w:p w14:paraId="6EFACE11" w14:textId="7B1C84E3" w:rsidR="00430FD0" w:rsidRPr="00CD4E29" w:rsidRDefault="00430FD0"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20</w:t>
            </w:r>
          </w:p>
        </w:tc>
        <w:tc>
          <w:tcPr>
            <w:tcW w:w="2195" w:type="dxa"/>
            <w:tcBorders>
              <w:top w:val="threeDEmboss" w:sz="6" w:space="0" w:color="auto"/>
              <w:bottom w:val="threeDEmboss" w:sz="6" w:space="0" w:color="auto"/>
            </w:tcBorders>
            <w:vAlign w:val="center"/>
          </w:tcPr>
          <w:p w14:paraId="26C06201" w14:textId="34F7745B" w:rsidR="00430FD0" w:rsidRDefault="00430FD0"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The customer contacts SCE via inbound phone call.</w:t>
            </w:r>
          </w:p>
        </w:tc>
        <w:tc>
          <w:tcPr>
            <w:tcW w:w="2669" w:type="dxa"/>
            <w:tcBorders>
              <w:top w:val="threeDEmboss" w:sz="6" w:space="0" w:color="auto"/>
              <w:bottom w:val="threeDEmboss" w:sz="6" w:space="0" w:color="auto"/>
            </w:tcBorders>
            <w:vAlign w:val="center"/>
          </w:tcPr>
          <w:p w14:paraId="3D7C95B5" w14:textId="357CB26D" w:rsidR="00430FD0" w:rsidRPr="00CD4E29" w:rsidRDefault="0043361C"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N/A</w:t>
            </w:r>
          </w:p>
        </w:tc>
        <w:tc>
          <w:tcPr>
            <w:tcW w:w="1860" w:type="dxa"/>
            <w:tcBorders>
              <w:top w:val="threeDEmboss" w:sz="6" w:space="0" w:color="auto"/>
              <w:bottom w:val="threeDEmboss" w:sz="6" w:space="0" w:color="auto"/>
            </w:tcBorders>
            <w:vAlign w:val="center"/>
          </w:tcPr>
          <w:p w14:paraId="6F881652" w14:textId="112FD951" w:rsidR="00430FD0" w:rsidRPr="00CD4E29" w:rsidRDefault="0038536D"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N/A</w:t>
            </w:r>
          </w:p>
        </w:tc>
        <w:tc>
          <w:tcPr>
            <w:tcW w:w="2058" w:type="dxa"/>
            <w:tcBorders>
              <w:top w:val="threeDEmboss" w:sz="6" w:space="0" w:color="auto"/>
              <w:bottom w:val="threeDEmboss" w:sz="6" w:space="0" w:color="auto"/>
            </w:tcBorders>
          </w:tcPr>
          <w:p w14:paraId="52CD3243" w14:textId="24BE208A" w:rsidR="00430FD0" w:rsidRPr="00387370" w:rsidRDefault="00042121" w:rsidP="546B4D49">
            <w:pPr>
              <w:pStyle w:val="TableField-Left"/>
              <w:jc w:val="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N/A</w:t>
            </w:r>
          </w:p>
        </w:tc>
      </w:tr>
      <w:tr w:rsidR="00430FD0" w:rsidRPr="00CD4E29" w14:paraId="3EDC5667" w14:textId="77777777" w:rsidTr="6ECAB0E7">
        <w:trPr>
          <w:cantSplit/>
          <w:trHeight w:val="432"/>
        </w:trPr>
        <w:tc>
          <w:tcPr>
            <w:tcW w:w="825" w:type="dxa"/>
            <w:tcBorders>
              <w:top w:val="threeDEmboss" w:sz="6" w:space="0" w:color="auto"/>
              <w:bottom w:val="threeDEmboss" w:sz="6" w:space="0" w:color="auto"/>
            </w:tcBorders>
            <w:vAlign w:val="center"/>
          </w:tcPr>
          <w:p w14:paraId="1E5153B3" w14:textId="1022F54C" w:rsidR="00430FD0" w:rsidRPr="00CD4E29" w:rsidRDefault="00430FD0"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30</w:t>
            </w:r>
          </w:p>
        </w:tc>
        <w:tc>
          <w:tcPr>
            <w:tcW w:w="2195" w:type="dxa"/>
            <w:tcBorders>
              <w:top w:val="threeDEmboss" w:sz="6" w:space="0" w:color="auto"/>
              <w:bottom w:val="threeDEmboss" w:sz="6" w:space="0" w:color="auto"/>
            </w:tcBorders>
            <w:vAlign w:val="center"/>
          </w:tcPr>
          <w:p w14:paraId="3104B6B8" w14:textId="7828F4F0" w:rsidR="00430FD0" w:rsidRDefault="00430FD0" w:rsidP="004A1CBD">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The customer may contact SCE via email or letter, or any other internal SCE process which requires a front office agent to review the account.</w:t>
            </w:r>
          </w:p>
        </w:tc>
        <w:tc>
          <w:tcPr>
            <w:tcW w:w="2669" w:type="dxa"/>
            <w:tcBorders>
              <w:top w:val="threeDEmboss" w:sz="6" w:space="0" w:color="auto"/>
              <w:bottom w:val="threeDEmboss" w:sz="6" w:space="0" w:color="auto"/>
            </w:tcBorders>
            <w:vAlign w:val="center"/>
          </w:tcPr>
          <w:p w14:paraId="1CE28FA1" w14:textId="0BD5CC2E" w:rsidR="00430FD0" w:rsidRPr="00CD4E29" w:rsidRDefault="0043361C"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N/A</w:t>
            </w:r>
          </w:p>
        </w:tc>
        <w:tc>
          <w:tcPr>
            <w:tcW w:w="1860" w:type="dxa"/>
            <w:tcBorders>
              <w:top w:val="threeDEmboss" w:sz="6" w:space="0" w:color="auto"/>
              <w:bottom w:val="threeDEmboss" w:sz="6" w:space="0" w:color="auto"/>
            </w:tcBorders>
            <w:vAlign w:val="center"/>
          </w:tcPr>
          <w:p w14:paraId="3AACE4B6" w14:textId="5EAAECF7" w:rsidR="00430FD0" w:rsidRPr="00CD4E29" w:rsidRDefault="0038536D"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N/A</w:t>
            </w:r>
          </w:p>
        </w:tc>
        <w:tc>
          <w:tcPr>
            <w:tcW w:w="2058" w:type="dxa"/>
            <w:tcBorders>
              <w:top w:val="threeDEmboss" w:sz="6" w:space="0" w:color="auto"/>
              <w:bottom w:val="threeDEmboss" w:sz="6" w:space="0" w:color="auto"/>
            </w:tcBorders>
          </w:tcPr>
          <w:p w14:paraId="15CEF010" w14:textId="2CF3208E" w:rsidR="00430FD0" w:rsidRPr="00387370" w:rsidRDefault="00042121" w:rsidP="546B4D49">
            <w:pPr>
              <w:pStyle w:val="TableField-Left"/>
              <w:jc w:val="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N/A</w:t>
            </w:r>
          </w:p>
        </w:tc>
      </w:tr>
      <w:tr w:rsidR="00430FD0" w:rsidRPr="00CD4E29" w14:paraId="1A69AF84" w14:textId="77777777" w:rsidTr="6ECAB0E7">
        <w:trPr>
          <w:cantSplit/>
          <w:trHeight w:val="432"/>
        </w:trPr>
        <w:tc>
          <w:tcPr>
            <w:tcW w:w="825" w:type="dxa"/>
            <w:tcBorders>
              <w:top w:val="threeDEmboss" w:sz="6" w:space="0" w:color="auto"/>
              <w:bottom w:val="threeDEmboss" w:sz="6" w:space="0" w:color="auto"/>
            </w:tcBorders>
            <w:vAlign w:val="center"/>
          </w:tcPr>
          <w:p w14:paraId="7983AB80" w14:textId="28292FC4" w:rsidR="00430FD0" w:rsidRPr="00CD4E29" w:rsidRDefault="00430FD0"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lastRenderedPageBreak/>
              <w:t>40</w:t>
            </w:r>
          </w:p>
        </w:tc>
        <w:tc>
          <w:tcPr>
            <w:tcW w:w="2195" w:type="dxa"/>
            <w:tcBorders>
              <w:top w:val="threeDEmboss" w:sz="6" w:space="0" w:color="auto"/>
              <w:bottom w:val="threeDEmboss" w:sz="6" w:space="0" w:color="auto"/>
            </w:tcBorders>
            <w:vAlign w:val="center"/>
          </w:tcPr>
          <w:p w14:paraId="4B573C05" w14:textId="27BD6DFE" w:rsidR="00430FD0" w:rsidRDefault="00430FD0"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The customer contacts via inbound phone, which initiates process CIM CS-13 Manage Inbound Phone Calls (CTI).</w:t>
            </w:r>
          </w:p>
        </w:tc>
        <w:tc>
          <w:tcPr>
            <w:tcW w:w="2669" w:type="dxa"/>
            <w:tcBorders>
              <w:top w:val="threeDEmboss" w:sz="6" w:space="0" w:color="auto"/>
              <w:bottom w:val="threeDEmboss" w:sz="6" w:space="0" w:color="auto"/>
            </w:tcBorders>
            <w:vAlign w:val="center"/>
          </w:tcPr>
          <w:p w14:paraId="6CA662A8" w14:textId="2406BD41" w:rsidR="00430FD0" w:rsidRPr="00CD4E29" w:rsidRDefault="0043361C"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CTI</w:t>
            </w:r>
          </w:p>
        </w:tc>
        <w:tc>
          <w:tcPr>
            <w:tcW w:w="1860" w:type="dxa"/>
            <w:tcBorders>
              <w:top w:val="threeDEmboss" w:sz="6" w:space="0" w:color="auto"/>
              <w:bottom w:val="threeDEmboss" w:sz="6" w:space="0" w:color="auto"/>
            </w:tcBorders>
            <w:vAlign w:val="center"/>
          </w:tcPr>
          <w:p w14:paraId="4623B4E0" w14:textId="7BD94392" w:rsidR="00430FD0" w:rsidRPr="00CD4E29" w:rsidRDefault="0038536D"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N/A</w:t>
            </w:r>
          </w:p>
        </w:tc>
        <w:tc>
          <w:tcPr>
            <w:tcW w:w="2058" w:type="dxa"/>
            <w:tcBorders>
              <w:top w:val="threeDEmboss" w:sz="6" w:space="0" w:color="auto"/>
              <w:bottom w:val="threeDEmboss" w:sz="6" w:space="0" w:color="auto"/>
            </w:tcBorders>
          </w:tcPr>
          <w:p w14:paraId="62DEDA4D" w14:textId="0634B9F0" w:rsidR="00430FD0" w:rsidRPr="00387370" w:rsidRDefault="00042121" w:rsidP="546B4D49">
            <w:pPr>
              <w:pStyle w:val="TableField-Left"/>
              <w:jc w:val="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N/A</w:t>
            </w:r>
          </w:p>
        </w:tc>
      </w:tr>
      <w:tr w:rsidR="00430FD0" w:rsidRPr="00CD4E29" w14:paraId="0867CD49" w14:textId="77777777" w:rsidTr="6ECAB0E7">
        <w:trPr>
          <w:cantSplit/>
          <w:trHeight w:val="432"/>
        </w:trPr>
        <w:tc>
          <w:tcPr>
            <w:tcW w:w="825" w:type="dxa"/>
            <w:tcBorders>
              <w:top w:val="threeDEmboss" w:sz="6" w:space="0" w:color="auto"/>
              <w:bottom w:val="threeDEmboss" w:sz="6" w:space="0" w:color="auto"/>
            </w:tcBorders>
            <w:vAlign w:val="center"/>
          </w:tcPr>
          <w:p w14:paraId="07BEDE48" w14:textId="4F1A2CCC" w:rsidR="00430FD0" w:rsidRPr="00CD4E29" w:rsidRDefault="00430FD0"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50</w:t>
            </w:r>
          </w:p>
        </w:tc>
        <w:tc>
          <w:tcPr>
            <w:tcW w:w="2195" w:type="dxa"/>
            <w:tcBorders>
              <w:top w:val="threeDEmboss" w:sz="6" w:space="0" w:color="auto"/>
              <w:bottom w:val="threeDEmboss" w:sz="6" w:space="0" w:color="auto"/>
            </w:tcBorders>
            <w:vAlign w:val="center"/>
          </w:tcPr>
          <w:p w14:paraId="40622C06" w14:textId="76CD54F2" w:rsidR="00430FD0" w:rsidRDefault="00430FD0"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Integration with IVR to authenticate the customer and provide the call center agent the caller attached data. Details are documented in CIM CS-13 Manage Inbound Phone (CTI) </w:t>
            </w:r>
          </w:p>
        </w:tc>
        <w:tc>
          <w:tcPr>
            <w:tcW w:w="2669" w:type="dxa"/>
            <w:tcBorders>
              <w:top w:val="threeDEmboss" w:sz="6" w:space="0" w:color="auto"/>
              <w:bottom w:val="threeDEmboss" w:sz="6" w:space="0" w:color="auto"/>
            </w:tcBorders>
            <w:vAlign w:val="center"/>
          </w:tcPr>
          <w:p w14:paraId="113FC10B" w14:textId="2CA073B3" w:rsidR="00430FD0" w:rsidRPr="00CD4E29" w:rsidRDefault="0043361C"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N/A</w:t>
            </w:r>
          </w:p>
        </w:tc>
        <w:tc>
          <w:tcPr>
            <w:tcW w:w="1860" w:type="dxa"/>
            <w:tcBorders>
              <w:top w:val="threeDEmboss" w:sz="6" w:space="0" w:color="auto"/>
              <w:bottom w:val="threeDEmboss" w:sz="6" w:space="0" w:color="auto"/>
            </w:tcBorders>
            <w:vAlign w:val="center"/>
          </w:tcPr>
          <w:p w14:paraId="55DD74D3" w14:textId="429F5204" w:rsidR="00430FD0" w:rsidRPr="00CD4E29" w:rsidRDefault="0038536D"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N/A</w:t>
            </w:r>
          </w:p>
        </w:tc>
        <w:tc>
          <w:tcPr>
            <w:tcW w:w="2058" w:type="dxa"/>
            <w:tcBorders>
              <w:top w:val="threeDEmboss" w:sz="6" w:space="0" w:color="auto"/>
              <w:bottom w:val="threeDEmboss" w:sz="6" w:space="0" w:color="auto"/>
            </w:tcBorders>
          </w:tcPr>
          <w:p w14:paraId="2BD7947A" w14:textId="2FCDD134" w:rsidR="00430FD0" w:rsidRPr="00387370" w:rsidRDefault="00042121" w:rsidP="546B4D49">
            <w:pPr>
              <w:pStyle w:val="TableField-Left"/>
              <w:jc w:val="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N/A</w:t>
            </w:r>
          </w:p>
        </w:tc>
      </w:tr>
      <w:tr w:rsidR="00430FD0" w:rsidRPr="00CD4E29" w14:paraId="5D5B1CF1" w14:textId="77777777" w:rsidTr="6ECAB0E7">
        <w:trPr>
          <w:cantSplit/>
          <w:trHeight w:val="432"/>
        </w:trPr>
        <w:tc>
          <w:tcPr>
            <w:tcW w:w="825" w:type="dxa"/>
            <w:tcBorders>
              <w:top w:val="threeDEmboss" w:sz="6" w:space="0" w:color="auto"/>
              <w:bottom w:val="threeDEmboss" w:sz="6" w:space="0" w:color="auto"/>
            </w:tcBorders>
            <w:vAlign w:val="center"/>
          </w:tcPr>
          <w:p w14:paraId="095D9EF9" w14:textId="3A356999" w:rsidR="00430FD0" w:rsidRPr="00CD4E29" w:rsidRDefault="00430FD0"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60</w:t>
            </w:r>
          </w:p>
        </w:tc>
        <w:tc>
          <w:tcPr>
            <w:tcW w:w="2195" w:type="dxa"/>
            <w:tcBorders>
              <w:top w:val="threeDEmboss" w:sz="6" w:space="0" w:color="auto"/>
              <w:bottom w:val="threeDEmboss" w:sz="6" w:space="0" w:color="auto"/>
            </w:tcBorders>
            <w:vAlign w:val="center"/>
          </w:tcPr>
          <w:p w14:paraId="67A8734C" w14:textId="69FD5225" w:rsidR="00430FD0" w:rsidRDefault="00134A73"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Search for the BP in C4C.</w:t>
            </w:r>
          </w:p>
        </w:tc>
        <w:tc>
          <w:tcPr>
            <w:tcW w:w="2669" w:type="dxa"/>
            <w:tcBorders>
              <w:top w:val="threeDEmboss" w:sz="6" w:space="0" w:color="auto"/>
              <w:bottom w:val="threeDEmboss" w:sz="6" w:space="0" w:color="auto"/>
            </w:tcBorders>
            <w:vAlign w:val="center"/>
          </w:tcPr>
          <w:p w14:paraId="445C1755" w14:textId="11378356" w:rsidR="00430FD0" w:rsidRPr="00CD4E29" w:rsidRDefault="0043361C"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C4C</w:t>
            </w:r>
          </w:p>
        </w:tc>
        <w:tc>
          <w:tcPr>
            <w:tcW w:w="1860" w:type="dxa"/>
            <w:tcBorders>
              <w:top w:val="threeDEmboss" w:sz="6" w:space="0" w:color="auto"/>
              <w:bottom w:val="threeDEmboss" w:sz="6" w:space="0" w:color="auto"/>
            </w:tcBorders>
            <w:vAlign w:val="center"/>
          </w:tcPr>
          <w:p w14:paraId="7860AAE5" w14:textId="543628A4" w:rsidR="0038536D" w:rsidRDefault="0038536D" w:rsidP="546B4D49">
            <w:pPr>
              <w:pStyle w:val="TableField-Left"/>
              <w:numPr>
                <w:ilvl w:val="0"/>
                <w:numId w:val="44"/>
              </w:numP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Contact Center Agent</w:t>
            </w:r>
            <w:r w:rsidR="000605A6" w:rsidRPr="546B4D49">
              <w:rPr>
                <w:rFonts w:ascii="Calibri Light" w:eastAsia="Calibri Light" w:hAnsi="Calibri Light" w:cs="Calibri Light"/>
                <w:sz w:val="18"/>
                <w:szCs w:val="18"/>
              </w:rPr>
              <w:t xml:space="preserve"> Role</w:t>
            </w:r>
          </w:p>
          <w:p w14:paraId="4D463506" w14:textId="3CC20A6B" w:rsidR="0038536D" w:rsidRDefault="0038536D" w:rsidP="546B4D49">
            <w:pPr>
              <w:pStyle w:val="TableField-Left"/>
              <w:numPr>
                <w:ilvl w:val="0"/>
                <w:numId w:val="44"/>
              </w:numP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Contact Center Supervisor</w:t>
            </w:r>
            <w:r w:rsidR="000605A6" w:rsidRPr="546B4D49">
              <w:rPr>
                <w:rFonts w:ascii="Calibri Light" w:eastAsia="Calibri Light" w:hAnsi="Calibri Light" w:cs="Calibri Light"/>
                <w:sz w:val="18"/>
                <w:szCs w:val="18"/>
              </w:rPr>
              <w:t xml:space="preserve"> Role</w:t>
            </w:r>
          </w:p>
          <w:p w14:paraId="0871C755" w14:textId="799CD10A" w:rsidR="0038536D" w:rsidRDefault="0038536D" w:rsidP="546B4D49">
            <w:pPr>
              <w:pStyle w:val="TableField-Left"/>
              <w:numPr>
                <w:ilvl w:val="0"/>
                <w:numId w:val="44"/>
              </w:numP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BCD </w:t>
            </w:r>
            <w:r w:rsidR="000605A6" w:rsidRPr="546B4D49">
              <w:rPr>
                <w:rFonts w:ascii="Calibri Light" w:eastAsia="Calibri Light" w:hAnsi="Calibri Light" w:cs="Calibri Light"/>
                <w:sz w:val="18"/>
                <w:szCs w:val="18"/>
              </w:rPr>
              <w:t>Role</w:t>
            </w:r>
          </w:p>
          <w:p w14:paraId="37008508" w14:textId="77777777" w:rsidR="00115D20" w:rsidRDefault="0038536D" w:rsidP="546B4D49">
            <w:pPr>
              <w:pStyle w:val="TableField-Left"/>
              <w:numPr>
                <w:ilvl w:val="0"/>
                <w:numId w:val="44"/>
              </w:numP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RSO</w:t>
            </w:r>
            <w:r w:rsidR="000605A6" w:rsidRPr="546B4D49">
              <w:rPr>
                <w:rFonts w:ascii="Calibri Light" w:eastAsia="Calibri Light" w:hAnsi="Calibri Light" w:cs="Calibri Light"/>
                <w:sz w:val="18"/>
                <w:szCs w:val="18"/>
              </w:rPr>
              <w:t xml:space="preserve"> Role</w:t>
            </w:r>
          </w:p>
          <w:p w14:paraId="1BF7E0DD" w14:textId="4CA33EDB" w:rsidR="00115D20" w:rsidRPr="00115D20" w:rsidRDefault="00115D20" w:rsidP="546B4D49">
            <w:pPr>
              <w:pStyle w:val="TableField-Left"/>
              <w:numPr>
                <w:ilvl w:val="0"/>
                <w:numId w:val="44"/>
              </w:numP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IQP Role</w:t>
            </w:r>
          </w:p>
        </w:tc>
        <w:tc>
          <w:tcPr>
            <w:tcW w:w="2058" w:type="dxa"/>
            <w:tcBorders>
              <w:top w:val="threeDEmboss" w:sz="6" w:space="0" w:color="auto"/>
              <w:bottom w:val="threeDEmboss" w:sz="6" w:space="0" w:color="auto"/>
            </w:tcBorders>
          </w:tcPr>
          <w:p w14:paraId="0F7A2E9E" w14:textId="05DF8765" w:rsidR="00430FD0" w:rsidRPr="00387370" w:rsidRDefault="00042121" w:rsidP="546B4D49">
            <w:pPr>
              <w:pStyle w:val="TableField-Left"/>
              <w:jc w:val="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N/A</w:t>
            </w:r>
          </w:p>
        </w:tc>
      </w:tr>
      <w:tr w:rsidR="00430FD0" w:rsidRPr="00CD4E29" w14:paraId="18C4BC6D" w14:textId="77777777" w:rsidTr="6ECAB0E7">
        <w:trPr>
          <w:cantSplit/>
          <w:trHeight w:val="432"/>
        </w:trPr>
        <w:tc>
          <w:tcPr>
            <w:tcW w:w="825" w:type="dxa"/>
            <w:tcBorders>
              <w:top w:val="threeDEmboss" w:sz="6" w:space="0" w:color="auto"/>
              <w:bottom w:val="threeDEmboss" w:sz="6" w:space="0" w:color="auto"/>
            </w:tcBorders>
            <w:vAlign w:val="center"/>
          </w:tcPr>
          <w:p w14:paraId="203F10A2" w14:textId="0FF8B8E3" w:rsidR="00430FD0" w:rsidRPr="00CD4E29" w:rsidRDefault="00430FD0"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70</w:t>
            </w:r>
          </w:p>
        </w:tc>
        <w:tc>
          <w:tcPr>
            <w:tcW w:w="2195" w:type="dxa"/>
            <w:tcBorders>
              <w:top w:val="threeDEmboss" w:sz="6" w:space="0" w:color="auto"/>
              <w:bottom w:val="threeDEmboss" w:sz="6" w:space="0" w:color="auto"/>
            </w:tcBorders>
            <w:vAlign w:val="center"/>
          </w:tcPr>
          <w:p w14:paraId="2E6DE48E" w14:textId="19E73B5D" w:rsidR="00430FD0" w:rsidRDefault="00134A73"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Bu</w:t>
            </w:r>
            <w:r w:rsidR="00F97130" w:rsidRPr="546B4D49">
              <w:rPr>
                <w:rFonts w:ascii="Calibri Light" w:eastAsia="Calibri Light" w:hAnsi="Calibri Light" w:cs="Calibri Light"/>
                <w:sz w:val="18"/>
                <w:szCs w:val="18"/>
              </w:rPr>
              <w:t>siness Partner identification is documented in CIM CS-01 Manage Business Partner.</w:t>
            </w:r>
          </w:p>
        </w:tc>
        <w:tc>
          <w:tcPr>
            <w:tcW w:w="2669" w:type="dxa"/>
            <w:tcBorders>
              <w:top w:val="threeDEmboss" w:sz="6" w:space="0" w:color="auto"/>
              <w:bottom w:val="threeDEmboss" w:sz="6" w:space="0" w:color="auto"/>
            </w:tcBorders>
            <w:vAlign w:val="center"/>
          </w:tcPr>
          <w:p w14:paraId="48E5DCEC" w14:textId="19B62913" w:rsidR="00430FD0" w:rsidRPr="00CD4E29" w:rsidRDefault="0043361C"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C4C</w:t>
            </w:r>
          </w:p>
        </w:tc>
        <w:tc>
          <w:tcPr>
            <w:tcW w:w="1860" w:type="dxa"/>
            <w:tcBorders>
              <w:top w:val="threeDEmboss" w:sz="6" w:space="0" w:color="auto"/>
              <w:bottom w:val="threeDEmboss" w:sz="6" w:space="0" w:color="auto"/>
            </w:tcBorders>
            <w:vAlign w:val="center"/>
          </w:tcPr>
          <w:p w14:paraId="5B36C153" w14:textId="472B45E7" w:rsidR="0038536D" w:rsidRDefault="0038536D" w:rsidP="546B4D49">
            <w:pPr>
              <w:pStyle w:val="TableField-Left"/>
              <w:numPr>
                <w:ilvl w:val="0"/>
                <w:numId w:val="44"/>
              </w:numP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Contact Center Agent</w:t>
            </w:r>
            <w:r w:rsidR="000605A6" w:rsidRPr="546B4D49">
              <w:rPr>
                <w:rFonts w:ascii="Calibri Light" w:eastAsia="Calibri Light" w:hAnsi="Calibri Light" w:cs="Calibri Light"/>
                <w:sz w:val="18"/>
                <w:szCs w:val="18"/>
              </w:rPr>
              <w:t xml:space="preserve"> Role</w:t>
            </w:r>
          </w:p>
          <w:p w14:paraId="5EA37C92" w14:textId="622579FF" w:rsidR="0038536D" w:rsidRDefault="0038536D" w:rsidP="546B4D49">
            <w:pPr>
              <w:pStyle w:val="TableField-Left"/>
              <w:numPr>
                <w:ilvl w:val="0"/>
                <w:numId w:val="44"/>
              </w:numP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Contact Center Supervisor</w:t>
            </w:r>
            <w:r w:rsidR="000605A6" w:rsidRPr="546B4D49">
              <w:rPr>
                <w:rFonts w:ascii="Calibri Light" w:eastAsia="Calibri Light" w:hAnsi="Calibri Light" w:cs="Calibri Light"/>
                <w:sz w:val="18"/>
                <w:szCs w:val="18"/>
              </w:rPr>
              <w:t xml:space="preserve"> Role</w:t>
            </w:r>
          </w:p>
          <w:p w14:paraId="40EECAB3" w14:textId="49B48C09" w:rsidR="0038536D" w:rsidRDefault="000605A6" w:rsidP="546B4D49">
            <w:pPr>
              <w:pStyle w:val="TableField-Left"/>
              <w:numPr>
                <w:ilvl w:val="0"/>
                <w:numId w:val="44"/>
              </w:numP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BCD Role</w:t>
            </w:r>
          </w:p>
          <w:p w14:paraId="2DAF2BDB" w14:textId="77777777" w:rsidR="00430FD0" w:rsidRDefault="0038536D" w:rsidP="546B4D49">
            <w:pPr>
              <w:pStyle w:val="TableField-Left"/>
              <w:numPr>
                <w:ilvl w:val="0"/>
                <w:numId w:val="45"/>
              </w:numP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RSO</w:t>
            </w:r>
            <w:r w:rsidR="000605A6" w:rsidRPr="546B4D49">
              <w:rPr>
                <w:rFonts w:ascii="Calibri Light" w:eastAsia="Calibri Light" w:hAnsi="Calibri Light" w:cs="Calibri Light"/>
                <w:sz w:val="18"/>
                <w:szCs w:val="18"/>
              </w:rPr>
              <w:t xml:space="preserve"> Role</w:t>
            </w:r>
          </w:p>
          <w:p w14:paraId="3559328F" w14:textId="3432314C" w:rsidR="00115D20" w:rsidRPr="00CD4E29" w:rsidRDefault="00115D20" w:rsidP="546B4D49">
            <w:pPr>
              <w:pStyle w:val="TableField-Left"/>
              <w:numPr>
                <w:ilvl w:val="0"/>
                <w:numId w:val="45"/>
              </w:numP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IQP Role</w:t>
            </w:r>
          </w:p>
        </w:tc>
        <w:tc>
          <w:tcPr>
            <w:tcW w:w="2058" w:type="dxa"/>
            <w:tcBorders>
              <w:top w:val="threeDEmboss" w:sz="6" w:space="0" w:color="auto"/>
              <w:bottom w:val="threeDEmboss" w:sz="6" w:space="0" w:color="auto"/>
            </w:tcBorders>
          </w:tcPr>
          <w:p w14:paraId="39F57636" w14:textId="6B59D673" w:rsidR="00430FD0" w:rsidRPr="00387370" w:rsidRDefault="00042121" w:rsidP="546B4D49">
            <w:pPr>
              <w:pStyle w:val="TableField-Left"/>
              <w:jc w:val="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N/A</w:t>
            </w:r>
          </w:p>
        </w:tc>
      </w:tr>
      <w:tr w:rsidR="00430FD0" w:rsidRPr="00CD4E29" w14:paraId="1BDEFFAD" w14:textId="77777777" w:rsidTr="6ECAB0E7">
        <w:trPr>
          <w:cantSplit/>
          <w:trHeight w:val="432"/>
        </w:trPr>
        <w:tc>
          <w:tcPr>
            <w:tcW w:w="825" w:type="dxa"/>
            <w:tcBorders>
              <w:top w:val="threeDEmboss" w:sz="6" w:space="0" w:color="auto"/>
              <w:bottom w:val="threeDEmboss" w:sz="6" w:space="0" w:color="auto"/>
            </w:tcBorders>
            <w:vAlign w:val="center"/>
          </w:tcPr>
          <w:p w14:paraId="64CCB370" w14:textId="3EDBAB43" w:rsidR="00430FD0" w:rsidRPr="00CD4E29" w:rsidRDefault="00430FD0"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80</w:t>
            </w:r>
          </w:p>
        </w:tc>
        <w:tc>
          <w:tcPr>
            <w:tcW w:w="2195" w:type="dxa"/>
            <w:tcBorders>
              <w:top w:val="threeDEmboss" w:sz="6" w:space="0" w:color="auto"/>
              <w:bottom w:val="threeDEmboss" w:sz="6" w:space="0" w:color="auto"/>
            </w:tcBorders>
            <w:vAlign w:val="center"/>
          </w:tcPr>
          <w:p w14:paraId="56DD0F90" w14:textId="77777777" w:rsidR="00430FD0" w:rsidRDefault="00F97130"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Decision: Does the BP already exist?</w:t>
            </w:r>
          </w:p>
          <w:p w14:paraId="1C0CBA8A" w14:textId="406DC2FC" w:rsidR="00F97130" w:rsidRDefault="00F97130"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If the BP already exists, proceed to step 90.  If the BP does not exist, proceed to step 100.</w:t>
            </w:r>
          </w:p>
        </w:tc>
        <w:tc>
          <w:tcPr>
            <w:tcW w:w="2669" w:type="dxa"/>
            <w:tcBorders>
              <w:top w:val="threeDEmboss" w:sz="6" w:space="0" w:color="auto"/>
              <w:bottom w:val="threeDEmboss" w:sz="6" w:space="0" w:color="auto"/>
            </w:tcBorders>
            <w:vAlign w:val="center"/>
          </w:tcPr>
          <w:p w14:paraId="2F5CF45C" w14:textId="7C528588" w:rsidR="00430FD0" w:rsidRPr="00CD4E29" w:rsidRDefault="0043361C"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C4C</w:t>
            </w:r>
          </w:p>
        </w:tc>
        <w:tc>
          <w:tcPr>
            <w:tcW w:w="1860" w:type="dxa"/>
            <w:tcBorders>
              <w:top w:val="threeDEmboss" w:sz="6" w:space="0" w:color="auto"/>
              <w:bottom w:val="threeDEmboss" w:sz="6" w:space="0" w:color="auto"/>
            </w:tcBorders>
            <w:vAlign w:val="center"/>
          </w:tcPr>
          <w:p w14:paraId="6BF41B35" w14:textId="2C283178" w:rsidR="0038536D" w:rsidRDefault="0038536D" w:rsidP="546B4D49">
            <w:pPr>
              <w:pStyle w:val="TableField-Left"/>
              <w:numPr>
                <w:ilvl w:val="0"/>
                <w:numId w:val="44"/>
              </w:numP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Contact Center Agent</w:t>
            </w:r>
            <w:r w:rsidR="000605A6" w:rsidRPr="546B4D49">
              <w:rPr>
                <w:rFonts w:ascii="Calibri Light" w:eastAsia="Calibri Light" w:hAnsi="Calibri Light" w:cs="Calibri Light"/>
                <w:sz w:val="18"/>
                <w:szCs w:val="18"/>
              </w:rPr>
              <w:t xml:space="preserve"> Role</w:t>
            </w:r>
          </w:p>
          <w:p w14:paraId="0EC4A38A" w14:textId="1CFEA043" w:rsidR="0038536D" w:rsidRDefault="0038536D" w:rsidP="546B4D49">
            <w:pPr>
              <w:pStyle w:val="TableField-Left"/>
              <w:numPr>
                <w:ilvl w:val="0"/>
                <w:numId w:val="44"/>
              </w:numP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Contact Center Supervisor</w:t>
            </w:r>
            <w:r w:rsidR="000605A6" w:rsidRPr="546B4D49">
              <w:rPr>
                <w:rFonts w:ascii="Calibri Light" w:eastAsia="Calibri Light" w:hAnsi="Calibri Light" w:cs="Calibri Light"/>
                <w:sz w:val="18"/>
                <w:szCs w:val="18"/>
              </w:rPr>
              <w:t xml:space="preserve"> Role</w:t>
            </w:r>
          </w:p>
          <w:p w14:paraId="28C28C2C" w14:textId="0BE509E4" w:rsidR="0038536D" w:rsidRDefault="0038536D" w:rsidP="546B4D49">
            <w:pPr>
              <w:pStyle w:val="TableField-Left"/>
              <w:numPr>
                <w:ilvl w:val="0"/>
                <w:numId w:val="46"/>
              </w:numP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BCD </w:t>
            </w:r>
            <w:r w:rsidR="000605A6" w:rsidRPr="546B4D49">
              <w:rPr>
                <w:rFonts w:ascii="Calibri Light" w:eastAsia="Calibri Light" w:hAnsi="Calibri Light" w:cs="Calibri Light"/>
                <w:sz w:val="18"/>
                <w:szCs w:val="18"/>
              </w:rPr>
              <w:t>Role</w:t>
            </w:r>
          </w:p>
          <w:p w14:paraId="049A080E" w14:textId="77777777" w:rsidR="00430FD0" w:rsidRDefault="0038536D" w:rsidP="546B4D49">
            <w:pPr>
              <w:pStyle w:val="TableField-Left"/>
              <w:numPr>
                <w:ilvl w:val="0"/>
                <w:numId w:val="46"/>
              </w:numP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RSO</w:t>
            </w:r>
            <w:r w:rsidR="000605A6" w:rsidRPr="546B4D49">
              <w:rPr>
                <w:rFonts w:ascii="Calibri Light" w:eastAsia="Calibri Light" w:hAnsi="Calibri Light" w:cs="Calibri Light"/>
                <w:sz w:val="18"/>
                <w:szCs w:val="18"/>
              </w:rPr>
              <w:t xml:space="preserve"> Role</w:t>
            </w:r>
          </w:p>
          <w:p w14:paraId="1C17380E" w14:textId="2433B397" w:rsidR="00115D20" w:rsidRPr="00CD4E29" w:rsidRDefault="00115D20" w:rsidP="546B4D49">
            <w:pPr>
              <w:pStyle w:val="TableField-Left"/>
              <w:numPr>
                <w:ilvl w:val="0"/>
                <w:numId w:val="46"/>
              </w:numP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IQP Role</w:t>
            </w:r>
          </w:p>
        </w:tc>
        <w:tc>
          <w:tcPr>
            <w:tcW w:w="2058" w:type="dxa"/>
            <w:tcBorders>
              <w:top w:val="threeDEmboss" w:sz="6" w:space="0" w:color="auto"/>
              <w:bottom w:val="threeDEmboss" w:sz="6" w:space="0" w:color="auto"/>
            </w:tcBorders>
          </w:tcPr>
          <w:p w14:paraId="41CE2144" w14:textId="7084F2C9" w:rsidR="00430FD0" w:rsidRPr="00387370" w:rsidRDefault="00042121" w:rsidP="546B4D49">
            <w:pPr>
              <w:pStyle w:val="TableField-Left"/>
              <w:jc w:val="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N/A</w:t>
            </w:r>
          </w:p>
        </w:tc>
      </w:tr>
      <w:tr w:rsidR="00430FD0" w:rsidRPr="00CD4E29" w14:paraId="204D943D" w14:textId="77777777" w:rsidTr="6ECAB0E7">
        <w:trPr>
          <w:cantSplit/>
          <w:trHeight w:val="432"/>
        </w:trPr>
        <w:tc>
          <w:tcPr>
            <w:tcW w:w="825" w:type="dxa"/>
            <w:tcBorders>
              <w:top w:val="threeDEmboss" w:sz="6" w:space="0" w:color="auto"/>
              <w:bottom w:val="threeDEmboss" w:sz="6" w:space="0" w:color="auto"/>
            </w:tcBorders>
            <w:vAlign w:val="center"/>
          </w:tcPr>
          <w:p w14:paraId="3CB659FF" w14:textId="79AAEAAA" w:rsidR="00430FD0" w:rsidRPr="00CD4E29" w:rsidRDefault="00430FD0"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lastRenderedPageBreak/>
              <w:t>90</w:t>
            </w:r>
          </w:p>
        </w:tc>
        <w:tc>
          <w:tcPr>
            <w:tcW w:w="2195" w:type="dxa"/>
            <w:tcBorders>
              <w:top w:val="threeDEmboss" w:sz="6" w:space="0" w:color="auto"/>
              <w:bottom w:val="threeDEmboss" w:sz="6" w:space="0" w:color="auto"/>
            </w:tcBorders>
            <w:vAlign w:val="center"/>
          </w:tcPr>
          <w:p w14:paraId="5FC0357A" w14:textId="3F8CBB28" w:rsidR="00430FD0" w:rsidRDefault="00C971C8"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Once the customer has been authenticated, this process will subsequently initiate any of the following processes:</w:t>
            </w:r>
          </w:p>
          <w:p w14:paraId="364E7D99" w14:textId="77777777" w:rsidR="00C971C8" w:rsidRPr="00C971C8" w:rsidRDefault="0089490E" w:rsidP="546B4D49">
            <w:pPr>
              <w:pStyle w:val="ListParagraph"/>
              <w:numPr>
                <w:ilvl w:val="0"/>
                <w:numId w:val="38"/>
              </w:numPr>
              <w:ind w:left="360"/>
              <w:rPr>
                <w:rFonts w:ascii="Calibri Light,Arial,MS Mincho" w:eastAsia="Calibri Light,Arial,MS Mincho" w:hAnsi="Calibri Light,Arial,MS Mincho" w:cs="Calibri Light,Arial,MS Mincho"/>
                <w:sz w:val="18"/>
                <w:szCs w:val="18"/>
                <w:lang w:eastAsia="ja-JP"/>
              </w:rPr>
            </w:pPr>
            <w:hyperlink r:id="rId85" w:history="1">
              <w:r w:rsidR="00C971C8" w:rsidRPr="546B4D49">
                <w:rPr>
                  <w:rFonts w:ascii="Calibri Light" w:eastAsia="Calibri Light" w:hAnsi="Calibri Light" w:cs="Calibri Light"/>
                  <w:sz w:val="18"/>
                  <w:szCs w:val="18"/>
                  <w:lang w:eastAsia="ja-JP"/>
                </w:rPr>
                <w:t>CIM-CS-01 - Business Master Data - Manage Business Partner</w:t>
              </w:r>
            </w:hyperlink>
            <w:r w:rsidR="00C971C8" w:rsidRPr="546B4D49">
              <w:rPr>
                <w:rFonts w:ascii="Calibri Light" w:eastAsia="Calibri Light" w:hAnsi="Calibri Light" w:cs="Calibri Light"/>
                <w:sz w:val="18"/>
                <w:szCs w:val="18"/>
                <w:lang w:eastAsia="ja-JP"/>
              </w:rPr>
              <w:t xml:space="preserve"> (BP updates)</w:t>
            </w:r>
          </w:p>
          <w:p w14:paraId="15691D03" w14:textId="21E5244D" w:rsidR="00C971C8" w:rsidRPr="00C971C8" w:rsidRDefault="0089490E" w:rsidP="00C971C8">
            <w:pPr>
              <w:pStyle w:val="ListParagraph"/>
              <w:numPr>
                <w:ilvl w:val="0"/>
                <w:numId w:val="38"/>
              </w:numPr>
              <w:ind w:left="360"/>
              <w:rPr>
                <w:rFonts w:ascii="Calibri Light" w:eastAsia="MS Mincho" w:hAnsi="Calibri Light" w:cs="Arial"/>
                <w:sz w:val="18"/>
                <w:szCs w:val="20"/>
                <w:lang w:eastAsia="ja-JP"/>
              </w:rPr>
            </w:pPr>
            <w:hyperlink r:id="rId86" w:history="1">
              <w:r w:rsidR="00C971C8" w:rsidRPr="00C971C8">
                <w:rPr>
                  <w:rFonts w:ascii="Calibri Light" w:eastAsia="MS Mincho" w:hAnsi="Calibri Light" w:cs="Arial"/>
                  <w:sz w:val="18"/>
                  <w:szCs w:val="20"/>
                  <w:lang w:eastAsia="ja-JP"/>
                </w:rPr>
                <w:t>CIM-CS-02 - Handle Customer Move-in/Out - Contract New</w:t>
              </w:r>
            </w:hyperlink>
          </w:p>
          <w:p w14:paraId="7C3515D1" w14:textId="027B404A" w:rsidR="00C971C8" w:rsidRPr="00C971C8" w:rsidRDefault="0089490E" w:rsidP="00C971C8">
            <w:pPr>
              <w:pStyle w:val="ListParagraph"/>
              <w:numPr>
                <w:ilvl w:val="0"/>
                <w:numId w:val="38"/>
              </w:numPr>
              <w:ind w:left="360"/>
              <w:rPr>
                <w:rFonts w:ascii="Calibri Light" w:eastAsia="MS Mincho" w:hAnsi="Calibri Light" w:cs="Arial"/>
                <w:sz w:val="18"/>
                <w:szCs w:val="20"/>
                <w:lang w:eastAsia="ja-JP"/>
              </w:rPr>
            </w:pPr>
            <w:hyperlink r:id="rId87" w:history="1">
              <w:r w:rsidR="00C971C8" w:rsidRPr="00C971C8">
                <w:rPr>
                  <w:rFonts w:ascii="Calibri Light" w:eastAsia="MS Mincho" w:hAnsi="Calibri Light" w:cs="Arial"/>
                  <w:sz w:val="18"/>
                  <w:szCs w:val="20"/>
                  <w:lang w:eastAsia="ja-JP"/>
                </w:rPr>
                <w:t>CIM-CS-03 - Handle Customer Move-in/Out - Contract End</w:t>
              </w:r>
            </w:hyperlink>
          </w:p>
          <w:p w14:paraId="3F3E5E86" w14:textId="77777777" w:rsidR="00C971C8" w:rsidRPr="00C971C8" w:rsidRDefault="0089490E" w:rsidP="00C971C8">
            <w:pPr>
              <w:pStyle w:val="ListParagraph"/>
              <w:numPr>
                <w:ilvl w:val="0"/>
                <w:numId w:val="38"/>
              </w:numPr>
              <w:ind w:left="360"/>
              <w:rPr>
                <w:rFonts w:ascii="Calibri Light" w:eastAsia="MS Mincho" w:hAnsi="Calibri Light" w:cs="Arial"/>
                <w:sz w:val="18"/>
                <w:szCs w:val="20"/>
                <w:lang w:eastAsia="ja-JP"/>
              </w:rPr>
            </w:pPr>
            <w:hyperlink r:id="rId88" w:history="1">
              <w:r w:rsidR="00C971C8" w:rsidRPr="00C971C8">
                <w:rPr>
                  <w:rFonts w:ascii="Calibri Light" w:eastAsia="MS Mincho" w:hAnsi="Calibri Light" w:cs="Arial"/>
                  <w:sz w:val="18"/>
                  <w:szCs w:val="20"/>
                  <w:lang w:eastAsia="ja-JP"/>
                </w:rPr>
                <w:t>CIM-CS-04 - Handle Trouble &amp; Outage Contacts - Process Trouble Call</w:t>
              </w:r>
            </w:hyperlink>
          </w:p>
          <w:p w14:paraId="60649131" w14:textId="77777777" w:rsidR="00C971C8" w:rsidRPr="00C971C8" w:rsidRDefault="0089490E" w:rsidP="00C971C8">
            <w:pPr>
              <w:pStyle w:val="ListParagraph"/>
              <w:numPr>
                <w:ilvl w:val="0"/>
                <w:numId w:val="38"/>
              </w:numPr>
              <w:ind w:left="360"/>
              <w:rPr>
                <w:rFonts w:ascii="Calibri Light" w:eastAsia="MS Mincho" w:hAnsi="Calibri Light" w:cs="Arial"/>
                <w:sz w:val="18"/>
                <w:szCs w:val="20"/>
                <w:lang w:eastAsia="ja-JP"/>
              </w:rPr>
            </w:pPr>
            <w:hyperlink r:id="rId89" w:history="1">
              <w:r w:rsidR="00C971C8" w:rsidRPr="00C971C8">
                <w:rPr>
                  <w:rFonts w:ascii="Calibri Light" w:eastAsia="MS Mincho" w:hAnsi="Calibri Light" w:cs="Arial"/>
                  <w:sz w:val="18"/>
                  <w:szCs w:val="20"/>
                  <w:lang w:eastAsia="ja-JP"/>
                </w:rPr>
                <w:t>CIM-CS-05 - Handle Request - Process Field Work Request</w:t>
              </w:r>
            </w:hyperlink>
          </w:p>
          <w:p w14:paraId="0F7ECDB8" w14:textId="77777777" w:rsidR="00C971C8" w:rsidRPr="00C971C8" w:rsidRDefault="0089490E" w:rsidP="00C971C8">
            <w:pPr>
              <w:pStyle w:val="ListParagraph"/>
              <w:numPr>
                <w:ilvl w:val="0"/>
                <w:numId w:val="38"/>
              </w:numPr>
              <w:ind w:left="360"/>
              <w:rPr>
                <w:rFonts w:ascii="Calibri Light" w:eastAsia="MS Mincho" w:hAnsi="Calibri Light" w:cs="Arial"/>
                <w:sz w:val="18"/>
                <w:szCs w:val="20"/>
                <w:lang w:eastAsia="ja-JP"/>
              </w:rPr>
            </w:pPr>
            <w:hyperlink r:id="rId90" w:history="1">
              <w:r w:rsidR="00C971C8" w:rsidRPr="00C971C8">
                <w:rPr>
                  <w:rFonts w:ascii="Calibri Light" w:eastAsia="MS Mincho" w:hAnsi="Calibri Light" w:cs="Arial"/>
                  <w:sz w:val="18"/>
                  <w:szCs w:val="20"/>
                  <w:lang w:eastAsia="ja-JP"/>
                </w:rPr>
                <w:t>CIM-CS-06 - Handle Customer Inquiries</w:t>
              </w:r>
            </w:hyperlink>
          </w:p>
          <w:p w14:paraId="0F69855A" w14:textId="77777777" w:rsidR="00C971C8" w:rsidRPr="00C971C8" w:rsidRDefault="0089490E" w:rsidP="00C971C8">
            <w:pPr>
              <w:pStyle w:val="ListParagraph"/>
              <w:numPr>
                <w:ilvl w:val="0"/>
                <w:numId w:val="38"/>
              </w:numPr>
              <w:ind w:left="360"/>
              <w:rPr>
                <w:rFonts w:ascii="Calibri Light" w:eastAsia="MS Mincho" w:hAnsi="Calibri Light" w:cs="Arial"/>
                <w:sz w:val="18"/>
                <w:szCs w:val="20"/>
                <w:lang w:eastAsia="ja-JP"/>
              </w:rPr>
            </w:pPr>
            <w:hyperlink r:id="rId91" w:history="1">
              <w:r w:rsidR="00C971C8" w:rsidRPr="00C971C8">
                <w:rPr>
                  <w:rFonts w:ascii="Calibri Light" w:eastAsia="MS Mincho" w:hAnsi="Calibri Light" w:cs="Arial"/>
                  <w:sz w:val="18"/>
                  <w:szCs w:val="20"/>
                  <w:lang w:eastAsia="ja-JP"/>
                </w:rPr>
                <w:t>CIM-CS-07 - Handle Bill Inquiries</w:t>
              </w:r>
            </w:hyperlink>
          </w:p>
          <w:p w14:paraId="3866216B" w14:textId="77777777" w:rsidR="005D29A0" w:rsidRDefault="0089490E" w:rsidP="005D29A0">
            <w:pPr>
              <w:pStyle w:val="ListParagraph"/>
              <w:numPr>
                <w:ilvl w:val="0"/>
                <w:numId w:val="38"/>
              </w:numPr>
              <w:ind w:left="360"/>
              <w:rPr>
                <w:rFonts w:ascii="Calibri Light" w:eastAsia="MS Mincho" w:hAnsi="Calibri Light" w:cs="Arial"/>
                <w:sz w:val="18"/>
                <w:szCs w:val="20"/>
                <w:lang w:eastAsia="ja-JP"/>
              </w:rPr>
            </w:pPr>
            <w:hyperlink r:id="rId92" w:history="1">
              <w:r w:rsidR="00C971C8" w:rsidRPr="00C971C8">
                <w:rPr>
                  <w:rFonts w:ascii="Calibri Light" w:eastAsia="MS Mincho" w:hAnsi="Calibri Light" w:cs="Arial"/>
                  <w:sz w:val="18"/>
                  <w:szCs w:val="20"/>
                  <w:lang w:eastAsia="ja-JP"/>
                </w:rPr>
                <w:t>CIM-CS-08 - Complaints, Claims, and Survey </w:t>
              </w:r>
            </w:hyperlink>
          </w:p>
          <w:p w14:paraId="20A3C562" w14:textId="77777777" w:rsidR="005D29A0" w:rsidRDefault="0089490E" w:rsidP="005D29A0">
            <w:pPr>
              <w:pStyle w:val="ListParagraph"/>
              <w:numPr>
                <w:ilvl w:val="0"/>
                <w:numId w:val="38"/>
              </w:numPr>
              <w:ind w:left="360"/>
              <w:rPr>
                <w:rFonts w:ascii="Calibri Light" w:eastAsia="MS Mincho" w:hAnsi="Calibri Light" w:cs="Arial"/>
                <w:sz w:val="18"/>
                <w:szCs w:val="20"/>
                <w:lang w:eastAsia="ja-JP"/>
              </w:rPr>
            </w:pPr>
            <w:hyperlink r:id="rId93" w:history="1">
              <w:r w:rsidR="005D29A0" w:rsidRPr="005D29A0">
                <w:rPr>
                  <w:rFonts w:ascii="Calibri Light" w:eastAsia="MS Mincho" w:hAnsi="Calibri Light" w:cs="Arial"/>
                  <w:sz w:val="18"/>
                  <w:szCs w:val="20"/>
                  <w:lang w:eastAsia="ja-JP"/>
                </w:rPr>
                <w:t>CIM-CS-09 - Manage Inbound Request</w:t>
              </w:r>
            </w:hyperlink>
          </w:p>
          <w:p w14:paraId="00A43FCE" w14:textId="77777777" w:rsidR="00C971C8" w:rsidRDefault="0089490E" w:rsidP="005D29A0">
            <w:pPr>
              <w:pStyle w:val="ListParagraph"/>
              <w:numPr>
                <w:ilvl w:val="0"/>
                <w:numId w:val="38"/>
              </w:numPr>
              <w:ind w:left="360"/>
              <w:rPr>
                <w:rFonts w:ascii="Calibri Light" w:eastAsia="MS Mincho" w:hAnsi="Calibri Light" w:cs="Arial"/>
                <w:sz w:val="18"/>
                <w:szCs w:val="20"/>
                <w:lang w:eastAsia="ja-JP"/>
              </w:rPr>
            </w:pPr>
            <w:hyperlink r:id="rId94" w:history="1">
              <w:r w:rsidR="005D29A0" w:rsidRPr="005D29A0">
                <w:rPr>
                  <w:rFonts w:ascii="Calibri Light" w:eastAsia="MS Mincho" w:hAnsi="Calibri Light" w:cs="Arial"/>
                  <w:sz w:val="18"/>
                  <w:szCs w:val="20"/>
                  <w:lang w:eastAsia="ja-JP"/>
                </w:rPr>
                <w:t>CIM-CS-14 - Manage Owner Allocation</w:t>
              </w:r>
            </w:hyperlink>
          </w:p>
          <w:p w14:paraId="67BC2733" w14:textId="77777777" w:rsidR="0038536D" w:rsidRPr="0038536D" w:rsidRDefault="0089490E" w:rsidP="0038536D">
            <w:pPr>
              <w:pStyle w:val="ListParagraph"/>
              <w:numPr>
                <w:ilvl w:val="0"/>
                <w:numId w:val="47"/>
              </w:numPr>
              <w:rPr>
                <w:rFonts w:ascii="Calibri Light" w:hAnsi="Calibri Light"/>
                <w:sz w:val="18"/>
                <w:szCs w:val="18"/>
              </w:rPr>
            </w:pPr>
            <w:hyperlink r:id="rId95" w:history="1">
              <w:r w:rsidR="0038536D" w:rsidRPr="0038536D">
                <w:rPr>
                  <w:rStyle w:val="Hyperlink"/>
                  <w:rFonts w:ascii="Calibri Light" w:hAnsi="Calibri Light"/>
                  <w:color w:val="000000"/>
                  <w:sz w:val="18"/>
                  <w:szCs w:val="18"/>
                </w:rPr>
                <w:t>PP-CS-02 - Program Enrollment and Delivery, De-Enrollment &amp; Decommission Programs</w:t>
              </w:r>
            </w:hyperlink>
          </w:p>
          <w:p w14:paraId="187001AA" w14:textId="77777777" w:rsidR="0038536D" w:rsidRPr="0038536D" w:rsidRDefault="0089490E" w:rsidP="0038536D">
            <w:pPr>
              <w:pStyle w:val="ListParagraph"/>
              <w:numPr>
                <w:ilvl w:val="0"/>
                <w:numId w:val="47"/>
              </w:numPr>
              <w:rPr>
                <w:rFonts w:ascii="Calibri Light" w:hAnsi="Calibri Light"/>
                <w:sz w:val="18"/>
                <w:szCs w:val="18"/>
              </w:rPr>
            </w:pPr>
            <w:hyperlink r:id="rId96" w:history="1">
              <w:r w:rsidR="0038536D" w:rsidRPr="0038536D">
                <w:rPr>
                  <w:rStyle w:val="Hyperlink"/>
                  <w:rFonts w:ascii="Calibri Light" w:hAnsi="Calibri Light"/>
                  <w:color w:val="000000"/>
                  <w:sz w:val="18"/>
                  <w:szCs w:val="18"/>
                </w:rPr>
                <w:t>PP-CS-03 - Fulfill Customer Request</w:t>
              </w:r>
            </w:hyperlink>
          </w:p>
          <w:p w14:paraId="620BA73D" w14:textId="77777777" w:rsidR="0038536D" w:rsidRPr="0038536D" w:rsidRDefault="0089490E" w:rsidP="0038536D">
            <w:pPr>
              <w:pStyle w:val="ListParagraph"/>
              <w:numPr>
                <w:ilvl w:val="0"/>
                <w:numId w:val="47"/>
              </w:numPr>
              <w:rPr>
                <w:rFonts w:ascii="Calibri Light" w:hAnsi="Calibri Light"/>
                <w:sz w:val="18"/>
                <w:szCs w:val="18"/>
              </w:rPr>
            </w:pPr>
            <w:hyperlink r:id="rId97" w:history="1">
              <w:r w:rsidR="0038536D" w:rsidRPr="0038536D">
                <w:rPr>
                  <w:rStyle w:val="Hyperlink"/>
                  <w:rFonts w:ascii="Calibri Light" w:hAnsi="Calibri Light"/>
                  <w:color w:val="000000"/>
                  <w:sz w:val="18"/>
                  <w:szCs w:val="18"/>
                </w:rPr>
                <w:t>PP-CS-04 - Manage &amp; Support Program Operations</w:t>
              </w:r>
            </w:hyperlink>
          </w:p>
          <w:p w14:paraId="3AA7503C" w14:textId="27118F88" w:rsidR="0038536D" w:rsidRPr="005D29A0" w:rsidRDefault="0038536D" w:rsidP="002C701F">
            <w:pPr>
              <w:pStyle w:val="ListParagraph"/>
              <w:ind w:left="360"/>
              <w:rPr>
                <w:rFonts w:ascii="Calibri Light" w:eastAsia="MS Mincho" w:hAnsi="Calibri Light" w:cs="Arial"/>
                <w:sz w:val="18"/>
                <w:szCs w:val="20"/>
                <w:lang w:eastAsia="ja-JP"/>
              </w:rPr>
            </w:pPr>
          </w:p>
        </w:tc>
        <w:tc>
          <w:tcPr>
            <w:tcW w:w="2669" w:type="dxa"/>
            <w:tcBorders>
              <w:top w:val="threeDEmboss" w:sz="6" w:space="0" w:color="auto"/>
              <w:bottom w:val="threeDEmboss" w:sz="6" w:space="0" w:color="auto"/>
            </w:tcBorders>
            <w:vAlign w:val="center"/>
          </w:tcPr>
          <w:p w14:paraId="3FBDDF9E" w14:textId="77777777" w:rsidR="00430FD0" w:rsidRPr="00CD4E29" w:rsidRDefault="00430FD0" w:rsidP="0035091A">
            <w:pPr>
              <w:pStyle w:val="TableField-Left"/>
              <w:rPr>
                <w:rFonts w:ascii="Calibri Light" w:hAnsi="Calibri Light" w:cs="Arial"/>
                <w:sz w:val="18"/>
              </w:rPr>
            </w:pPr>
          </w:p>
        </w:tc>
        <w:tc>
          <w:tcPr>
            <w:tcW w:w="1860" w:type="dxa"/>
            <w:tcBorders>
              <w:top w:val="threeDEmboss" w:sz="6" w:space="0" w:color="auto"/>
              <w:bottom w:val="threeDEmboss" w:sz="6" w:space="0" w:color="auto"/>
            </w:tcBorders>
            <w:vAlign w:val="center"/>
          </w:tcPr>
          <w:p w14:paraId="00466DD5" w14:textId="1741255A" w:rsidR="0038536D" w:rsidRDefault="0038536D" w:rsidP="546B4D49">
            <w:pPr>
              <w:pStyle w:val="TableField-Left"/>
              <w:numPr>
                <w:ilvl w:val="0"/>
                <w:numId w:val="43"/>
              </w:numP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Contact Center Agent</w:t>
            </w:r>
            <w:r w:rsidR="000605A6" w:rsidRPr="546B4D49">
              <w:rPr>
                <w:rFonts w:ascii="Calibri Light" w:eastAsia="Calibri Light" w:hAnsi="Calibri Light" w:cs="Calibri Light"/>
                <w:sz w:val="18"/>
                <w:szCs w:val="18"/>
              </w:rPr>
              <w:t xml:space="preserve"> Role</w:t>
            </w:r>
          </w:p>
          <w:p w14:paraId="7E6405D0" w14:textId="3942BAA6" w:rsidR="0038536D" w:rsidRDefault="0038536D" w:rsidP="546B4D49">
            <w:pPr>
              <w:pStyle w:val="TableField-Left"/>
              <w:numPr>
                <w:ilvl w:val="0"/>
                <w:numId w:val="43"/>
              </w:numP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Contact Center Supervisor</w:t>
            </w:r>
            <w:r w:rsidR="000605A6" w:rsidRPr="546B4D49">
              <w:rPr>
                <w:rFonts w:ascii="Calibri Light" w:eastAsia="Calibri Light" w:hAnsi="Calibri Light" w:cs="Calibri Light"/>
                <w:sz w:val="18"/>
                <w:szCs w:val="18"/>
              </w:rPr>
              <w:t xml:space="preserve"> Role</w:t>
            </w:r>
          </w:p>
          <w:p w14:paraId="491E2BA1" w14:textId="6EF5A3DE" w:rsidR="0038536D" w:rsidRDefault="000605A6" w:rsidP="546B4D49">
            <w:pPr>
              <w:pStyle w:val="TableField-Left"/>
              <w:numPr>
                <w:ilvl w:val="0"/>
                <w:numId w:val="43"/>
              </w:numP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BCD Role</w:t>
            </w:r>
          </w:p>
          <w:p w14:paraId="18034F88" w14:textId="6B230C9F" w:rsidR="00430FD0" w:rsidRDefault="000605A6" w:rsidP="546B4D49">
            <w:pPr>
              <w:pStyle w:val="TableField-Left"/>
              <w:numPr>
                <w:ilvl w:val="0"/>
                <w:numId w:val="43"/>
              </w:numP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RSO Role</w:t>
            </w:r>
          </w:p>
          <w:p w14:paraId="6E7D6BAA" w14:textId="77777777" w:rsidR="002C701F" w:rsidRDefault="002C701F" w:rsidP="546B4D49">
            <w:pPr>
              <w:pStyle w:val="TableField-Left"/>
              <w:numPr>
                <w:ilvl w:val="0"/>
                <w:numId w:val="43"/>
              </w:numP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CP&amp;</w:t>
            </w:r>
            <w:r w:rsidR="000605A6" w:rsidRPr="546B4D49">
              <w:rPr>
                <w:rFonts w:ascii="Calibri Light" w:eastAsia="Calibri Light" w:hAnsi="Calibri Light" w:cs="Calibri Light"/>
                <w:sz w:val="18"/>
                <w:szCs w:val="18"/>
              </w:rPr>
              <w:t>S Role</w:t>
            </w:r>
          </w:p>
          <w:p w14:paraId="723897B9" w14:textId="5C98415B" w:rsidR="00115D20" w:rsidRPr="00CD4E29" w:rsidRDefault="00115D20" w:rsidP="546B4D49">
            <w:pPr>
              <w:pStyle w:val="TableField-Left"/>
              <w:numPr>
                <w:ilvl w:val="0"/>
                <w:numId w:val="43"/>
              </w:numP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IQP Role</w:t>
            </w:r>
          </w:p>
        </w:tc>
        <w:tc>
          <w:tcPr>
            <w:tcW w:w="2058" w:type="dxa"/>
            <w:tcBorders>
              <w:top w:val="threeDEmboss" w:sz="6" w:space="0" w:color="auto"/>
              <w:bottom w:val="threeDEmboss" w:sz="6" w:space="0" w:color="auto"/>
            </w:tcBorders>
          </w:tcPr>
          <w:p w14:paraId="0021808F" w14:textId="3762F059" w:rsidR="00430FD0" w:rsidRPr="00387370" w:rsidRDefault="00042121" w:rsidP="546B4D49">
            <w:pPr>
              <w:pStyle w:val="TableField-Left"/>
              <w:jc w:val="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N/A</w:t>
            </w:r>
          </w:p>
        </w:tc>
      </w:tr>
      <w:tr w:rsidR="00430FD0" w:rsidRPr="00CD4E29" w14:paraId="6351C894" w14:textId="77777777" w:rsidTr="6ECAB0E7">
        <w:trPr>
          <w:cantSplit/>
          <w:trHeight w:val="432"/>
        </w:trPr>
        <w:tc>
          <w:tcPr>
            <w:tcW w:w="825" w:type="dxa"/>
            <w:tcBorders>
              <w:top w:val="threeDEmboss" w:sz="6" w:space="0" w:color="auto"/>
              <w:bottom w:val="threeDEmboss" w:sz="6" w:space="0" w:color="auto"/>
            </w:tcBorders>
            <w:vAlign w:val="center"/>
          </w:tcPr>
          <w:p w14:paraId="7A8EC7B3" w14:textId="257C8E64" w:rsidR="00430FD0" w:rsidRPr="00CD4E29" w:rsidRDefault="00430FD0"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lastRenderedPageBreak/>
              <w:t>100</w:t>
            </w:r>
          </w:p>
        </w:tc>
        <w:tc>
          <w:tcPr>
            <w:tcW w:w="2195" w:type="dxa"/>
            <w:tcBorders>
              <w:top w:val="threeDEmboss" w:sz="6" w:space="0" w:color="auto"/>
              <w:bottom w:val="threeDEmboss" w:sz="6" w:space="0" w:color="auto"/>
            </w:tcBorders>
            <w:vAlign w:val="center"/>
          </w:tcPr>
          <w:p w14:paraId="529019A9" w14:textId="4DDE124A" w:rsidR="00430FD0" w:rsidRDefault="00F97130"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BP Creation is documented in CIM CS-01 Manage Business Partner.</w:t>
            </w:r>
          </w:p>
        </w:tc>
        <w:tc>
          <w:tcPr>
            <w:tcW w:w="2669" w:type="dxa"/>
            <w:tcBorders>
              <w:top w:val="threeDEmboss" w:sz="6" w:space="0" w:color="auto"/>
              <w:bottom w:val="threeDEmboss" w:sz="6" w:space="0" w:color="auto"/>
            </w:tcBorders>
            <w:vAlign w:val="center"/>
          </w:tcPr>
          <w:p w14:paraId="7D353724" w14:textId="228360E9" w:rsidR="00430FD0" w:rsidRPr="00CD4E29" w:rsidRDefault="0043361C"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C4C</w:t>
            </w:r>
          </w:p>
        </w:tc>
        <w:tc>
          <w:tcPr>
            <w:tcW w:w="1860" w:type="dxa"/>
            <w:tcBorders>
              <w:top w:val="threeDEmboss" w:sz="6" w:space="0" w:color="auto"/>
              <w:bottom w:val="threeDEmboss" w:sz="6" w:space="0" w:color="auto"/>
            </w:tcBorders>
            <w:vAlign w:val="center"/>
          </w:tcPr>
          <w:p w14:paraId="19493B2A" w14:textId="4B6B8DBC" w:rsidR="0038536D" w:rsidRDefault="0038536D" w:rsidP="546B4D49">
            <w:pPr>
              <w:pStyle w:val="TableField-Left"/>
              <w:numPr>
                <w:ilvl w:val="0"/>
                <w:numId w:val="40"/>
              </w:numP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Contact Center </w:t>
            </w:r>
            <w:r w:rsidR="000605A6" w:rsidRPr="546B4D49">
              <w:rPr>
                <w:rFonts w:ascii="Calibri Light" w:eastAsia="Calibri Light" w:hAnsi="Calibri Light" w:cs="Calibri Light"/>
                <w:sz w:val="18"/>
                <w:szCs w:val="18"/>
              </w:rPr>
              <w:t>Agent Role</w:t>
            </w:r>
          </w:p>
          <w:p w14:paraId="7D915C9B" w14:textId="09E2098A" w:rsidR="00430FD0" w:rsidRPr="00CD4E29" w:rsidRDefault="0038536D" w:rsidP="546B4D49">
            <w:pPr>
              <w:pStyle w:val="TableField-Left"/>
              <w:numPr>
                <w:ilvl w:val="0"/>
                <w:numId w:val="40"/>
              </w:numP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BCD </w:t>
            </w:r>
            <w:r w:rsidR="000605A6" w:rsidRPr="546B4D49">
              <w:rPr>
                <w:rFonts w:ascii="Calibri Light" w:eastAsia="Calibri Light" w:hAnsi="Calibri Light" w:cs="Calibri Light"/>
                <w:sz w:val="18"/>
                <w:szCs w:val="18"/>
              </w:rPr>
              <w:t>Role</w:t>
            </w:r>
          </w:p>
        </w:tc>
        <w:tc>
          <w:tcPr>
            <w:tcW w:w="2058" w:type="dxa"/>
            <w:tcBorders>
              <w:top w:val="threeDEmboss" w:sz="6" w:space="0" w:color="auto"/>
              <w:bottom w:val="threeDEmboss" w:sz="6" w:space="0" w:color="auto"/>
            </w:tcBorders>
          </w:tcPr>
          <w:p w14:paraId="4C9AA251" w14:textId="69AB4C63" w:rsidR="00430FD0" w:rsidRPr="00387370" w:rsidRDefault="00042121" w:rsidP="546B4D49">
            <w:pPr>
              <w:pStyle w:val="TableField-Left"/>
              <w:jc w:val="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N/A</w:t>
            </w:r>
          </w:p>
        </w:tc>
      </w:tr>
      <w:tr w:rsidR="00430FD0" w:rsidRPr="00CD4E29" w14:paraId="60BE20B7" w14:textId="77777777" w:rsidTr="6ECAB0E7">
        <w:trPr>
          <w:cantSplit/>
          <w:trHeight w:val="432"/>
        </w:trPr>
        <w:tc>
          <w:tcPr>
            <w:tcW w:w="825" w:type="dxa"/>
            <w:tcBorders>
              <w:top w:val="threeDEmboss" w:sz="6" w:space="0" w:color="auto"/>
              <w:bottom w:val="threeDEmboss" w:sz="6" w:space="0" w:color="auto"/>
            </w:tcBorders>
            <w:vAlign w:val="center"/>
          </w:tcPr>
          <w:p w14:paraId="1677F04B" w14:textId="78F9ECD6" w:rsidR="00430FD0" w:rsidRDefault="00430FD0"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110</w:t>
            </w:r>
          </w:p>
        </w:tc>
        <w:tc>
          <w:tcPr>
            <w:tcW w:w="2195" w:type="dxa"/>
            <w:tcBorders>
              <w:top w:val="threeDEmboss" w:sz="6" w:space="0" w:color="auto"/>
              <w:bottom w:val="threeDEmboss" w:sz="6" w:space="0" w:color="auto"/>
            </w:tcBorders>
            <w:vAlign w:val="center"/>
          </w:tcPr>
          <w:p w14:paraId="124A39E7" w14:textId="5A448A05" w:rsidR="00430FD0" w:rsidRDefault="00F97130"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Creating the customer’s contract (turn-on for start service) is documented in CIM CS-02 Handle Customer Move-in (New)</w:t>
            </w:r>
          </w:p>
        </w:tc>
        <w:tc>
          <w:tcPr>
            <w:tcW w:w="2669" w:type="dxa"/>
            <w:tcBorders>
              <w:top w:val="threeDEmboss" w:sz="6" w:space="0" w:color="auto"/>
              <w:bottom w:val="threeDEmboss" w:sz="6" w:space="0" w:color="auto"/>
            </w:tcBorders>
            <w:vAlign w:val="center"/>
          </w:tcPr>
          <w:p w14:paraId="449BFF6D" w14:textId="25299E0B" w:rsidR="00430FD0" w:rsidRPr="00CD4E29" w:rsidRDefault="0043361C"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C4C</w:t>
            </w:r>
          </w:p>
        </w:tc>
        <w:tc>
          <w:tcPr>
            <w:tcW w:w="1860" w:type="dxa"/>
            <w:tcBorders>
              <w:top w:val="threeDEmboss" w:sz="6" w:space="0" w:color="auto"/>
              <w:bottom w:val="threeDEmboss" w:sz="6" w:space="0" w:color="auto"/>
            </w:tcBorders>
            <w:vAlign w:val="center"/>
          </w:tcPr>
          <w:p w14:paraId="2A9ACEC6" w14:textId="77777777" w:rsidR="00430FD0" w:rsidRDefault="0038536D" w:rsidP="546B4D49">
            <w:pPr>
              <w:pStyle w:val="TableField-Left"/>
              <w:numPr>
                <w:ilvl w:val="0"/>
                <w:numId w:val="41"/>
              </w:numP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Contact Center Agent</w:t>
            </w:r>
            <w:r w:rsidR="000605A6" w:rsidRPr="546B4D49">
              <w:rPr>
                <w:rFonts w:ascii="Calibri Light" w:eastAsia="Calibri Light" w:hAnsi="Calibri Light" w:cs="Calibri Light"/>
                <w:sz w:val="18"/>
                <w:szCs w:val="18"/>
              </w:rPr>
              <w:t xml:space="preserve"> Role</w:t>
            </w:r>
          </w:p>
          <w:p w14:paraId="2FA2CE64" w14:textId="0FFB5ACC" w:rsidR="000605A6" w:rsidRPr="00CD4E29" w:rsidRDefault="000605A6" w:rsidP="546B4D49">
            <w:pPr>
              <w:pStyle w:val="TableField-Left"/>
              <w:numPr>
                <w:ilvl w:val="0"/>
                <w:numId w:val="41"/>
              </w:numP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Contact Center Supervisor Role</w:t>
            </w:r>
          </w:p>
        </w:tc>
        <w:tc>
          <w:tcPr>
            <w:tcW w:w="2058" w:type="dxa"/>
            <w:tcBorders>
              <w:top w:val="threeDEmboss" w:sz="6" w:space="0" w:color="auto"/>
              <w:bottom w:val="threeDEmboss" w:sz="6" w:space="0" w:color="auto"/>
            </w:tcBorders>
          </w:tcPr>
          <w:p w14:paraId="13D4AB59" w14:textId="6B9E6BCC" w:rsidR="00430FD0" w:rsidRPr="00387370" w:rsidRDefault="00042121" w:rsidP="546B4D49">
            <w:pPr>
              <w:pStyle w:val="TableField-Left"/>
              <w:jc w:val="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N/A</w:t>
            </w:r>
          </w:p>
        </w:tc>
      </w:tr>
      <w:tr w:rsidR="00430FD0" w:rsidRPr="00CD4E29" w14:paraId="5BBEAC2C" w14:textId="77777777" w:rsidTr="6ECAB0E7">
        <w:trPr>
          <w:cantSplit/>
          <w:trHeight w:val="432"/>
        </w:trPr>
        <w:tc>
          <w:tcPr>
            <w:tcW w:w="825" w:type="dxa"/>
            <w:tcBorders>
              <w:top w:val="threeDEmboss" w:sz="6" w:space="0" w:color="auto"/>
              <w:bottom w:val="threeDEmboss" w:sz="6" w:space="0" w:color="auto"/>
            </w:tcBorders>
            <w:vAlign w:val="center"/>
          </w:tcPr>
          <w:p w14:paraId="62A54B0F" w14:textId="3CDFED86" w:rsidR="00430FD0" w:rsidRDefault="00430FD0"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120</w:t>
            </w:r>
          </w:p>
        </w:tc>
        <w:tc>
          <w:tcPr>
            <w:tcW w:w="2195" w:type="dxa"/>
            <w:tcBorders>
              <w:top w:val="threeDEmboss" w:sz="6" w:space="0" w:color="auto"/>
              <w:bottom w:val="threeDEmboss" w:sz="6" w:space="0" w:color="auto"/>
            </w:tcBorders>
            <w:vAlign w:val="center"/>
          </w:tcPr>
          <w:p w14:paraId="7A3D6758" w14:textId="64DB83D3" w:rsidR="00430FD0" w:rsidRDefault="00F97130"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Once the customer request is completed, the agent will need to create an activity to log the customer interaction.  This is detailed in CIM CS-12 Manage Customer Interactions.</w:t>
            </w:r>
          </w:p>
        </w:tc>
        <w:tc>
          <w:tcPr>
            <w:tcW w:w="2669" w:type="dxa"/>
            <w:tcBorders>
              <w:top w:val="threeDEmboss" w:sz="6" w:space="0" w:color="auto"/>
              <w:bottom w:val="threeDEmboss" w:sz="6" w:space="0" w:color="auto"/>
            </w:tcBorders>
            <w:vAlign w:val="center"/>
          </w:tcPr>
          <w:p w14:paraId="20B2A690" w14:textId="48A0C5D7" w:rsidR="00430FD0" w:rsidRPr="00CD4E29" w:rsidRDefault="0043361C"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C4C</w:t>
            </w:r>
          </w:p>
        </w:tc>
        <w:tc>
          <w:tcPr>
            <w:tcW w:w="1860" w:type="dxa"/>
            <w:tcBorders>
              <w:top w:val="threeDEmboss" w:sz="6" w:space="0" w:color="auto"/>
              <w:bottom w:val="threeDEmboss" w:sz="6" w:space="0" w:color="auto"/>
            </w:tcBorders>
            <w:vAlign w:val="center"/>
          </w:tcPr>
          <w:p w14:paraId="4632091A" w14:textId="44610500" w:rsidR="00430FD0" w:rsidRDefault="0038536D" w:rsidP="546B4D49">
            <w:pPr>
              <w:pStyle w:val="TableField-Left"/>
              <w:numPr>
                <w:ilvl w:val="0"/>
                <w:numId w:val="42"/>
              </w:numP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Contact Center Agent</w:t>
            </w:r>
            <w:r w:rsidR="000605A6" w:rsidRPr="546B4D49">
              <w:rPr>
                <w:rFonts w:ascii="Calibri Light" w:eastAsia="Calibri Light" w:hAnsi="Calibri Light" w:cs="Calibri Light"/>
                <w:sz w:val="18"/>
                <w:szCs w:val="18"/>
              </w:rPr>
              <w:t xml:space="preserve"> Role</w:t>
            </w:r>
          </w:p>
          <w:p w14:paraId="00ACA514" w14:textId="5909A54B" w:rsidR="0038536D" w:rsidRPr="00CD4E29" w:rsidRDefault="0038536D" w:rsidP="546B4D49">
            <w:pPr>
              <w:pStyle w:val="TableField-Left"/>
              <w:numPr>
                <w:ilvl w:val="0"/>
                <w:numId w:val="42"/>
              </w:numP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Contact Center Supervisor</w:t>
            </w:r>
            <w:r w:rsidR="000605A6" w:rsidRPr="546B4D49">
              <w:rPr>
                <w:rFonts w:ascii="Calibri Light" w:eastAsia="Calibri Light" w:hAnsi="Calibri Light" w:cs="Calibri Light"/>
                <w:sz w:val="18"/>
                <w:szCs w:val="18"/>
              </w:rPr>
              <w:t xml:space="preserve"> Role</w:t>
            </w:r>
          </w:p>
        </w:tc>
        <w:tc>
          <w:tcPr>
            <w:tcW w:w="2058" w:type="dxa"/>
            <w:tcBorders>
              <w:top w:val="threeDEmboss" w:sz="6" w:space="0" w:color="auto"/>
              <w:bottom w:val="threeDEmboss" w:sz="6" w:space="0" w:color="auto"/>
            </w:tcBorders>
          </w:tcPr>
          <w:p w14:paraId="7A459DAB" w14:textId="77777777" w:rsidR="00430FD0" w:rsidRPr="00387370" w:rsidRDefault="00430FD0" w:rsidP="0035091A">
            <w:pPr>
              <w:pStyle w:val="TableField-Left"/>
              <w:rPr>
                <w:rFonts w:ascii="Calibri Light" w:hAnsi="Calibri Light" w:cs="Arial"/>
                <w:sz w:val="18"/>
                <w:szCs w:val="18"/>
              </w:rPr>
            </w:pPr>
          </w:p>
        </w:tc>
      </w:tr>
      <w:tr w:rsidR="00430FD0" w:rsidRPr="00CD4E29" w14:paraId="00F61898" w14:textId="77777777" w:rsidTr="6ECAB0E7">
        <w:trPr>
          <w:cantSplit/>
          <w:trHeight w:val="432"/>
        </w:trPr>
        <w:tc>
          <w:tcPr>
            <w:tcW w:w="825" w:type="dxa"/>
            <w:tcBorders>
              <w:top w:val="threeDEmboss" w:sz="6" w:space="0" w:color="auto"/>
            </w:tcBorders>
            <w:vAlign w:val="center"/>
          </w:tcPr>
          <w:p w14:paraId="5885016F" w14:textId="08940BB5" w:rsidR="00430FD0" w:rsidRDefault="00430FD0" w:rsidP="546B4D49">
            <w:pPr>
              <w:pStyle w:val="TableField-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130</w:t>
            </w:r>
          </w:p>
        </w:tc>
        <w:tc>
          <w:tcPr>
            <w:tcW w:w="2195" w:type="dxa"/>
            <w:tcBorders>
              <w:top w:val="threeDEmboss" w:sz="6" w:space="0" w:color="auto"/>
            </w:tcBorders>
            <w:vAlign w:val="center"/>
          </w:tcPr>
          <w:p w14:paraId="0194F065" w14:textId="5AD2ABA3" w:rsidR="00430FD0" w:rsidRDefault="0043361C"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End of Process</w:t>
            </w:r>
          </w:p>
        </w:tc>
        <w:tc>
          <w:tcPr>
            <w:tcW w:w="2669" w:type="dxa"/>
            <w:tcBorders>
              <w:top w:val="threeDEmboss" w:sz="6" w:space="0" w:color="auto"/>
            </w:tcBorders>
            <w:vAlign w:val="center"/>
          </w:tcPr>
          <w:p w14:paraId="49D709D7" w14:textId="5F0F6095" w:rsidR="00430FD0" w:rsidRPr="00CD4E29" w:rsidRDefault="0043361C"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N/A</w:t>
            </w:r>
          </w:p>
        </w:tc>
        <w:tc>
          <w:tcPr>
            <w:tcW w:w="1860" w:type="dxa"/>
            <w:tcBorders>
              <w:top w:val="threeDEmboss" w:sz="6" w:space="0" w:color="auto"/>
            </w:tcBorders>
            <w:vAlign w:val="center"/>
          </w:tcPr>
          <w:p w14:paraId="59A14AF5" w14:textId="0DFC4B13" w:rsidR="00430FD0" w:rsidRPr="00CD4E29" w:rsidRDefault="0043361C"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N/A</w:t>
            </w:r>
          </w:p>
        </w:tc>
        <w:tc>
          <w:tcPr>
            <w:tcW w:w="2058" w:type="dxa"/>
            <w:tcBorders>
              <w:top w:val="threeDEmboss" w:sz="6" w:space="0" w:color="auto"/>
            </w:tcBorders>
          </w:tcPr>
          <w:p w14:paraId="1BC573BF" w14:textId="77777777" w:rsidR="00430FD0" w:rsidRPr="00387370" w:rsidRDefault="00430FD0" w:rsidP="0035091A">
            <w:pPr>
              <w:pStyle w:val="TableField-Left"/>
              <w:rPr>
                <w:rFonts w:ascii="Calibri Light" w:hAnsi="Calibri Light" w:cs="Arial"/>
                <w:sz w:val="18"/>
                <w:szCs w:val="18"/>
              </w:rPr>
            </w:pPr>
          </w:p>
        </w:tc>
      </w:tr>
    </w:tbl>
    <w:p w14:paraId="3B3CA690" w14:textId="77777777" w:rsidR="00475112" w:rsidRPr="00475112" w:rsidRDefault="003E24F2" w:rsidP="00993B75">
      <w:pPr>
        <w:pStyle w:val="Heading2"/>
      </w:pPr>
      <w:bookmarkStart w:id="68" w:name="_Toc406588309"/>
      <w:bookmarkStart w:id="69" w:name="_Toc491613817"/>
      <w:bookmarkStart w:id="70" w:name="_Toc26282932"/>
      <w:r>
        <w:t xml:space="preserve">2.7 </w:t>
      </w:r>
      <w:r w:rsidR="00626952">
        <w:t>3</w:t>
      </w:r>
      <w:r w:rsidR="00626952" w:rsidRPr="00626952">
        <w:rPr>
          <w:vertAlign w:val="superscript"/>
        </w:rPr>
        <w:t>rd</w:t>
      </w:r>
      <w:r w:rsidR="00626952">
        <w:t xml:space="preserve"> Party and </w:t>
      </w:r>
      <w:r w:rsidR="003950F7">
        <w:t xml:space="preserve">SCE </w:t>
      </w:r>
      <w:r w:rsidR="00626952">
        <w:t>Legacy</w:t>
      </w:r>
      <w:r w:rsidR="003950F7">
        <w:t xml:space="preserve"> System</w:t>
      </w:r>
      <w:r w:rsidR="00626952">
        <w:t xml:space="preserve"> Integrations</w:t>
      </w:r>
      <w:bookmarkEnd w:id="70"/>
    </w:p>
    <w:tbl>
      <w:tblPr>
        <w:tblW w:w="960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3397"/>
        <w:gridCol w:w="3173"/>
        <w:gridCol w:w="3037"/>
      </w:tblGrid>
      <w:tr w:rsidR="002F54D6" w:rsidRPr="00CD4E29" w14:paraId="0D31C891" w14:textId="77777777" w:rsidTr="6ECAB0E7">
        <w:trPr>
          <w:cantSplit/>
          <w:trHeight w:val="432"/>
          <w:tblHeader/>
        </w:trPr>
        <w:tc>
          <w:tcPr>
            <w:tcW w:w="3397" w:type="dxa"/>
            <w:tcBorders>
              <w:top w:val="threeDEmboss" w:sz="6" w:space="0" w:color="auto"/>
              <w:bottom w:val="threeDEmboss" w:sz="6" w:space="0" w:color="auto"/>
            </w:tcBorders>
            <w:shd w:val="clear" w:color="auto" w:fill="F9FBAF"/>
            <w:vAlign w:val="center"/>
          </w:tcPr>
          <w:p w14:paraId="20CEBFD1" w14:textId="77777777" w:rsidR="002F54D6" w:rsidRPr="00CD4E29" w:rsidRDefault="00AF1CB5"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3</w:t>
            </w:r>
            <w:r w:rsidRPr="546B4D49">
              <w:rPr>
                <w:rFonts w:ascii="Calibri Light" w:eastAsia="Calibri Light" w:hAnsi="Calibri Light" w:cs="Calibri Light"/>
                <w:sz w:val="18"/>
                <w:szCs w:val="18"/>
                <w:vertAlign w:val="superscript"/>
              </w:rPr>
              <w:t>rd</w:t>
            </w:r>
            <w:r w:rsidRPr="546B4D49">
              <w:rPr>
                <w:rFonts w:ascii="Calibri Light" w:eastAsia="Calibri Light" w:hAnsi="Calibri Light" w:cs="Calibri Light"/>
                <w:sz w:val="18"/>
                <w:szCs w:val="18"/>
              </w:rPr>
              <w:t xml:space="preserve"> Party or SCE Legacy System Integration</w:t>
            </w:r>
          </w:p>
        </w:tc>
        <w:tc>
          <w:tcPr>
            <w:tcW w:w="3173" w:type="dxa"/>
            <w:tcBorders>
              <w:top w:val="threeDEmboss" w:sz="6" w:space="0" w:color="auto"/>
              <w:bottom w:val="threeDEmboss" w:sz="6" w:space="0" w:color="auto"/>
            </w:tcBorders>
            <w:shd w:val="clear" w:color="auto" w:fill="F9FBAF"/>
            <w:vAlign w:val="center"/>
          </w:tcPr>
          <w:p w14:paraId="36A1737E" w14:textId="77777777" w:rsidR="002F54D6" w:rsidRPr="00CD4E29" w:rsidRDefault="00AF1CB5"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Description of </w:t>
            </w:r>
            <w:r w:rsidR="00694D05" w:rsidRPr="546B4D49">
              <w:rPr>
                <w:rFonts w:ascii="Calibri Light" w:eastAsia="Calibri Light" w:hAnsi="Calibri Light" w:cs="Calibri Light"/>
                <w:sz w:val="18"/>
                <w:szCs w:val="18"/>
              </w:rPr>
              <w:t xml:space="preserve">Integration and </w:t>
            </w:r>
            <w:r w:rsidRPr="546B4D49">
              <w:rPr>
                <w:rFonts w:ascii="Calibri Light" w:eastAsia="Calibri Light" w:hAnsi="Calibri Light" w:cs="Calibri Light"/>
                <w:sz w:val="18"/>
                <w:szCs w:val="18"/>
              </w:rPr>
              <w:t>Required Change to 3</w:t>
            </w:r>
            <w:r w:rsidRPr="546B4D49">
              <w:rPr>
                <w:rFonts w:ascii="Calibri Light" w:eastAsia="Calibri Light" w:hAnsi="Calibri Light" w:cs="Calibri Light"/>
                <w:sz w:val="18"/>
                <w:szCs w:val="18"/>
                <w:vertAlign w:val="superscript"/>
              </w:rPr>
              <w:t>rd</w:t>
            </w:r>
            <w:r w:rsidRPr="546B4D49">
              <w:rPr>
                <w:rFonts w:ascii="Calibri Light" w:eastAsia="Calibri Light" w:hAnsi="Calibri Light" w:cs="Calibri Light"/>
                <w:sz w:val="18"/>
                <w:szCs w:val="18"/>
              </w:rPr>
              <w:t xml:space="preserve"> Party or SCE Legacy System</w:t>
            </w:r>
          </w:p>
        </w:tc>
        <w:tc>
          <w:tcPr>
            <w:tcW w:w="3037" w:type="dxa"/>
            <w:tcBorders>
              <w:top w:val="threeDEmboss" w:sz="6" w:space="0" w:color="auto"/>
              <w:bottom w:val="threeDEmboss" w:sz="6" w:space="0" w:color="auto"/>
            </w:tcBorders>
            <w:shd w:val="clear" w:color="auto" w:fill="F9FBAF"/>
            <w:vAlign w:val="center"/>
          </w:tcPr>
          <w:p w14:paraId="6AD875F3" w14:textId="77777777" w:rsidR="002F54D6" w:rsidRPr="00CD4E29" w:rsidRDefault="00AF1CB5"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Estimated Complexity of 3</w:t>
            </w:r>
            <w:r w:rsidRPr="546B4D49">
              <w:rPr>
                <w:rFonts w:ascii="Calibri Light" w:eastAsia="Calibri Light" w:hAnsi="Calibri Light" w:cs="Calibri Light"/>
                <w:sz w:val="18"/>
                <w:szCs w:val="18"/>
                <w:vertAlign w:val="superscript"/>
              </w:rPr>
              <w:t>rd</w:t>
            </w:r>
            <w:r w:rsidRPr="546B4D49">
              <w:rPr>
                <w:rFonts w:ascii="Calibri Light" w:eastAsia="Calibri Light" w:hAnsi="Calibri Light" w:cs="Calibri Light"/>
                <w:sz w:val="18"/>
                <w:szCs w:val="18"/>
              </w:rPr>
              <w:t xml:space="preserve"> Party or SCE Legacy system change</w:t>
            </w:r>
          </w:p>
        </w:tc>
      </w:tr>
      <w:tr w:rsidR="002F54D6" w:rsidRPr="00CD4E29" w14:paraId="0DD803EB" w14:textId="77777777" w:rsidTr="6ECAB0E7">
        <w:trPr>
          <w:cantSplit/>
          <w:trHeight w:val="318"/>
        </w:trPr>
        <w:tc>
          <w:tcPr>
            <w:tcW w:w="3397" w:type="dxa"/>
            <w:vAlign w:val="center"/>
          </w:tcPr>
          <w:p w14:paraId="429656D8" w14:textId="77777777" w:rsidR="002F54D6" w:rsidRPr="00941318" w:rsidRDefault="007C7F7E"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IVR</w:t>
            </w:r>
          </w:p>
        </w:tc>
        <w:tc>
          <w:tcPr>
            <w:tcW w:w="3173" w:type="dxa"/>
            <w:vAlign w:val="center"/>
          </w:tcPr>
          <w:p w14:paraId="1C8E7230" w14:textId="77777777" w:rsidR="002F54D6" w:rsidRPr="00941318" w:rsidRDefault="009414FC"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CTI Integration</w:t>
            </w:r>
          </w:p>
        </w:tc>
        <w:tc>
          <w:tcPr>
            <w:tcW w:w="3037" w:type="dxa"/>
            <w:vAlign w:val="center"/>
          </w:tcPr>
          <w:p w14:paraId="1FBF6D7C" w14:textId="77777777" w:rsidR="002F54D6" w:rsidRPr="00CD4E29" w:rsidRDefault="002F54D6" w:rsidP="000B71C5">
            <w:pPr>
              <w:pStyle w:val="TableField-Left"/>
              <w:rPr>
                <w:rFonts w:ascii="Calibri Light" w:hAnsi="Calibri Light" w:cs="Arial"/>
                <w:sz w:val="18"/>
              </w:rPr>
            </w:pPr>
          </w:p>
        </w:tc>
      </w:tr>
    </w:tbl>
    <w:p w14:paraId="56441C1D" w14:textId="77777777" w:rsidR="00D66A8A" w:rsidRDefault="003E24F2" w:rsidP="00993B75">
      <w:pPr>
        <w:pStyle w:val="Heading2"/>
      </w:pPr>
      <w:bookmarkStart w:id="71" w:name="_Toc26282933"/>
      <w:r>
        <w:t xml:space="preserve">2.8 </w:t>
      </w:r>
      <w:r w:rsidR="00D66A8A" w:rsidRPr="006B24F0">
        <w:t>Data Elements</w:t>
      </w:r>
      <w:bookmarkEnd w:id="71"/>
    </w:p>
    <w:p w14:paraId="0DF7753B" w14:textId="77777777" w:rsidR="00B14DB8" w:rsidRDefault="00B14DB8" w:rsidP="546B4D49">
      <w:pPr>
        <w:pStyle w:val="Heading3"/>
        <w:numPr>
          <w:ilvl w:val="2"/>
          <w:numId w:val="0"/>
        </w:numPr>
        <w:rPr>
          <w:rFonts w:ascii="Calibri Light" w:eastAsia="Calibri Light" w:hAnsi="Calibri Light" w:cs="Calibri Light"/>
          <w:sz w:val="18"/>
          <w:szCs w:val="18"/>
        </w:rPr>
      </w:pPr>
      <w:bookmarkStart w:id="72" w:name="_Toc26282934"/>
      <w:r w:rsidRPr="546B4D49">
        <w:rPr>
          <w:rFonts w:ascii="Calibri Light" w:eastAsia="Calibri Light" w:hAnsi="Calibri Light" w:cs="Calibri Light"/>
          <w:sz w:val="18"/>
          <w:szCs w:val="18"/>
        </w:rPr>
        <w:t>N/A</w:t>
      </w:r>
      <w:bookmarkEnd w:id="72"/>
      <w:r w:rsidRPr="546B4D49">
        <w:rPr>
          <w:rFonts w:ascii="Calibri Light" w:eastAsia="Calibri Light" w:hAnsi="Calibri Light" w:cs="Calibri Light"/>
          <w:sz w:val="18"/>
          <w:szCs w:val="18"/>
        </w:rPr>
        <w:t xml:space="preserve"> </w:t>
      </w:r>
    </w:p>
    <w:p w14:paraId="6959131A" w14:textId="77777777" w:rsidR="0076532F" w:rsidRPr="009337BE" w:rsidRDefault="0076532F" w:rsidP="0076532F">
      <w:pPr>
        <w:pStyle w:val="Heading3"/>
        <w:numPr>
          <w:ilvl w:val="2"/>
          <w:numId w:val="0"/>
        </w:numPr>
        <w:rPr>
          <w:sz w:val="32"/>
          <w:szCs w:val="32"/>
        </w:rPr>
      </w:pPr>
      <w:bookmarkStart w:id="73" w:name="_Toc26282935"/>
      <w:r w:rsidRPr="546B4D49">
        <w:rPr>
          <w:rFonts w:ascii="Calibri Light" w:eastAsia="Calibri Light" w:hAnsi="Calibri Light" w:cs="Calibri Light"/>
          <w:sz w:val="32"/>
          <w:szCs w:val="32"/>
        </w:rPr>
        <w:t>2.8.2 Source Systems and Data Volumes</w:t>
      </w:r>
      <w:bookmarkEnd w:id="73"/>
    </w:p>
    <w:p w14:paraId="193EAEE7" w14:textId="77777777" w:rsidR="0076532F" w:rsidRDefault="0076532F" w:rsidP="0076532F"/>
    <w:p w14:paraId="14C8A152" w14:textId="77777777" w:rsidR="00B14DB8" w:rsidRPr="00B14DB8" w:rsidRDefault="00B14DB8" w:rsidP="546B4D49">
      <w:pPr>
        <w:pStyle w:val="Heading3Text"/>
        <w:ind w:left="0" w:firstLine="720"/>
        <w:rPr>
          <w:rFonts w:ascii="Calibri Light" w:eastAsia="Calibri Light" w:hAnsi="Calibri Light" w:cs="Calibri Light"/>
          <w:sz w:val="18"/>
          <w:szCs w:val="18"/>
        </w:rPr>
      </w:pPr>
      <w:bookmarkStart w:id="74" w:name="_Toc406588310"/>
      <w:bookmarkStart w:id="75" w:name="_Toc491613818"/>
      <w:bookmarkEnd w:id="68"/>
      <w:bookmarkEnd w:id="69"/>
      <w:r w:rsidRPr="546B4D49">
        <w:rPr>
          <w:rFonts w:ascii="Calibri Light" w:eastAsia="Calibri Light" w:hAnsi="Calibri Light" w:cs="Calibri Light"/>
          <w:sz w:val="18"/>
          <w:szCs w:val="18"/>
        </w:rPr>
        <w:t>T</w:t>
      </w:r>
      <w:r w:rsidRPr="546B4D49">
        <w:rPr>
          <w:rFonts w:ascii="Calibri Light" w:eastAsia="Calibri Light" w:hAnsi="Calibri Light" w:cs="Calibri Light"/>
          <w:noProof/>
          <w:color w:val="auto"/>
          <w:sz w:val="18"/>
          <w:szCs w:val="18"/>
        </w:rPr>
        <w:t>he number of annual business transactions processed by the call center are specified below:</w:t>
      </w:r>
    </w:p>
    <w:p w14:paraId="6FE1929D" w14:textId="77777777" w:rsidR="00B14DB8" w:rsidRPr="00B14DB8" w:rsidRDefault="00B14DB8" w:rsidP="00B14DB8">
      <w:pPr>
        <w:pStyle w:val="Heading2TextBulleted"/>
        <w:numPr>
          <w:ilvl w:val="0"/>
          <w:numId w:val="22"/>
        </w:numPr>
        <w:rPr>
          <w:rFonts w:ascii="Calibri Light" w:hAnsi="Calibri Light" w:cs="Arial"/>
          <w:sz w:val="18"/>
          <w:szCs w:val="18"/>
        </w:rPr>
      </w:pPr>
      <w:r w:rsidRPr="00B14DB8">
        <w:rPr>
          <w:rFonts w:ascii="Calibri Light" w:hAnsi="Calibri Light" w:cs="Arial"/>
          <w:sz w:val="18"/>
          <w:szCs w:val="18"/>
        </w:rPr>
        <w:t>2015: 31,972,803 transactions per year</w:t>
      </w:r>
    </w:p>
    <w:p w14:paraId="3BC28A58" w14:textId="77777777" w:rsidR="00B14DB8" w:rsidRPr="00B14DB8" w:rsidRDefault="00B14DB8" w:rsidP="00B14DB8">
      <w:pPr>
        <w:pStyle w:val="Heading2TextBulleted"/>
        <w:numPr>
          <w:ilvl w:val="0"/>
          <w:numId w:val="22"/>
        </w:numPr>
        <w:rPr>
          <w:rFonts w:ascii="Calibri Light" w:hAnsi="Calibri Light" w:cs="Arial"/>
          <w:sz w:val="18"/>
          <w:szCs w:val="18"/>
        </w:rPr>
      </w:pPr>
      <w:r w:rsidRPr="00B14DB8">
        <w:rPr>
          <w:rFonts w:ascii="Calibri Light" w:hAnsi="Calibri Light" w:cs="Arial"/>
          <w:sz w:val="18"/>
          <w:szCs w:val="18"/>
        </w:rPr>
        <w:t>2016: 31,300,064 transactions per year</w:t>
      </w:r>
    </w:p>
    <w:p w14:paraId="31422ECE" w14:textId="77777777" w:rsidR="00B14DB8" w:rsidRPr="00B14DB8" w:rsidRDefault="00B14DB8" w:rsidP="00B14DB8">
      <w:pPr>
        <w:pStyle w:val="Heading2TextBulleted"/>
        <w:numPr>
          <w:ilvl w:val="0"/>
          <w:numId w:val="22"/>
        </w:numPr>
        <w:rPr>
          <w:rFonts w:ascii="Calibri Light" w:hAnsi="Calibri Light" w:cs="Arial"/>
          <w:sz w:val="18"/>
          <w:szCs w:val="18"/>
        </w:rPr>
      </w:pPr>
      <w:r w:rsidRPr="00B14DB8">
        <w:rPr>
          <w:rFonts w:ascii="Calibri Light" w:hAnsi="Calibri Light" w:cs="Arial"/>
          <w:sz w:val="18"/>
          <w:szCs w:val="18"/>
        </w:rPr>
        <w:t>2017: 31,113,700 transactions per year</w:t>
      </w:r>
    </w:p>
    <w:p w14:paraId="530A70B2" w14:textId="77777777" w:rsidR="00B14DB8" w:rsidRPr="00B14DB8" w:rsidRDefault="00B14DB8" w:rsidP="00B14DB8">
      <w:pPr>
        <w:pStyle w:val="Heading2TextBulleted"/>
        <w:numPr>
          <w:ilvl w:val="0"/>
          <w:numId w:val="22"/>
        </w:numPr>
        <w:rPr>
          <w:rFonts w:ascii="Calibri Light" w:hAnsi="Calibri Light" w:cs="Arial"/>
          <w:sz w:val="18"/>
          <w:szCs w:val="18"/>
        </w:rPr>
      </w:pPr>
      <w:r w:rsidRPr="00B14DB8">
        <w:rPr>
          <w:rFonts w:ascii="Calibri Light" w:hAnsi="Calibri Light" w:cs="Arial"/>
          <w:sz w:val="18"/>
          <w:szCs w:val="18"/>
        </w:rPr>
        <w:t>Average: 31,462,189 transactions per year for the 3 years</w:t>
      </w:r>
    </w:p>
    <w:p w14:paraId="52925107" w14:textId="77777777" w:rsidR="0076532F" w:rsidRPr="00B14DB8" w:rsidRDefault="0076532F" w:rsidP="00993B75">
      <w:pPr>
        <w:pStyle w:val="Heading2"/>
      </w:pPr>
      <w:bookmarkStart w:id="76" w:name="_Toc26282936"/>
      <w:r w:rsidRPr="00B14DB8">
        <w:t>2.9 Cloud for Customer (C4C) Integration</w:t>
      </w:r>
      <w:bookmarkEnd w:id="76"/>
    </w:p>
    <w:p w14:paraId="523B56C1" w14:textId="77777777" w:rsidR="00E0118B" w:rsidRPr="003E24F2" w:rsidRDefault="003E24F2" w:rsidP="009337BE">
      <w:pPr>
        <w:pStyle w:val="Heading3"/>
        <w:numPr>
          <w:ilvl w:val="2"/>
          <w:numId w:val="0"/>
        </w:numPr>
      </w:pPr>
      <w:bookmarkStart w:id="77" w:name="_Toc26282937"/>
      <w:r w:rsidRPr="546B4D49">
        <w:rPr>
          <w:rFonts w:ascii="Calibri Light" w:eastAsia="Calibri Light" w:hAnsi="Calibri Light" w:cs="Calibri Light"/>
          <w:sz w:val="32"/>
          <w:szCs w:val="32"/>
        </w:rPr>
        <w:t xml:space="preserve">2.9.1 </w:t>
      </w:r>
      <w:r w:rsidR="00E0118B" w:rsidRPr="546B4D49">
        <w:rPr>
          <w:rFonts w:ascii="Calibri Light" w:eastAsia="Calibri Light" w:hAnsi="Calibri Light" w:cs="Calibri Light"/>
          <w:sz w:val="32"/>
          <w:szCs w:val="32"/>
        </w:rPr>
        <w:t>Processes</w:t>
      </w:r>
      <w:bookmarkEnd w:id="74"/>
      <w:bookmarkEnd w:id="75"/>
      <w:bookmarkEnd w:id="77"/>
    </w:p>
    <w:p w14:paraId="497C0274" w14:textId="77777777" w:rsidR="00E0118B" w:rsidRDefault="00C92C56" w:rsidP="546B4D49">
      <w:pPr>
        <w:pStyle w:val="Heading3TextBulleted"/>
        <w:numPr>
          <w:ilvl w:val="0"/>
          <w:numId w:val="0"/>
        </w:numPr>
        <w:ind w:left="1440"/>
        <w:rPr>
          <w:rFonts w:ascii="Calibri Light" w:eastAsia="Calibri Light" w:hAnsi="Calibri Light" w:cs="Calibri Light"/>
          <w:sz w:val="18"/>
          <w:szCs w:val="18"/>
        </w:rPr>
      </w:pPr>
      <w:r w:rsidRPr="546B4D49">
        <w:rPr>
          <w:rFonts w:ascii="Calibri Light" w:eastAsia="Calibri Light" w:hAnsi="Calibri Light" w:cs="Calibri Light"/>
          <w:sz w:val="18"/>
          <w:szCs w:val="18"/>
        </w:rPr>
        <w:t>N/A</w:t>
      </w:r>
    </w:p>
    <w:p w14:paraId="3576FBE6" w14:textId="77777777" w:rsidR="00B14DB8" w:rsidRPr="006B24F0" w:rsidRDefault="00B14DB8" w:rsidP="009414FC">
      <w:pPr>
        <w:pStyle w:val="Heading3TextBulleted"/>
        <w:numPr>
          <w:ilvl w:val="0"/>
          <w:numId w:val="0"/>
        </w:numPr>
        <w:rPr>
          <w:rFonts w:ascii="Calibri Light" w:hAnsi="Calibri Light"/>
        </w:rPr>
      </w:pPr>
    </w:p>
    <w:p w14:paraId="30AA85A4" w14:textId="77777777" w:rsidR="00E0118B" w:rsidRPr="003E24F2" w:rsidRDefault="003E24F2" w:rsidP="546B4D49">
      <w:pPr>
        <w:pStyle w:val="Heading3"/>
        <w:keepNext/>
        <w:numPr>
          <w:ilvl w:val="2"/>
          <w:numId w:val="0"/>
        </w:numPr>
        <w:tabs>
          <w:tab w:val="left" w:pos="1440"/>
        </w:tabs>
        <w:spacing w:before="120" w:after="120"/>
        <w:rPr>
          <w:rFonts w:ascii="Calibri Light" w:eastAsia="Calibri Light" w:hAnsi="Calibri Light" w:cs="Calibri Light"/>
          <w:sz w:val="32"/>
          <w:szCs w:val="32"/>
        </w:rPr>
      </w:pPr>
      <w:bookmarkStart w:id="78" w:name="_Toc406588311"/>
      <w:bookmarkStart w:id="79" w:name="_Toc491613819"/>
      <w:bookmarkStart w:id="80" w:name="_Toc26282938"/>
      <w:r w:rsidRPr="546B4D49">
        <w:rPr>
          <w:rFonts w:ascii="Calibri Light" w:eastAsia="Calibri Light" w:hAnsi="Calibri Light" w:cs="Calibri Light"/>
          <w:sz w:val="32"/>
          <w:szCs w:val="32"/>
        </w:rPr>
        <w:lastRenderedPageBreak/>
        <w:t xml:space="preserve">2.9.2 </w:t>
      </w:r>
      <w:r w:rsidR="00337129" w:rsidRPr="546B4D49">
        <w:rPr>
          <w:rFonts w:ascii="Calibri Light" w:eastAsia="Calibri Light" w:hAnsi="Calibri Light" w:cs="Calibri Light"/>
          <w:sz w:val="32"/>
          <w:szCs w:val="32"/>
        </w:rPr>
        <w:t xml:space="preserve">C4C </w:t>
      </w:r>
      <w:r w:rsidR="00E0118B" w:rsidRPr="546B4D49">
        <w:rPr>
          <w:rFonts w:ascii="Calibri Light" w:eastAsia="Calibri Light" w:hAnsi="Calibri Light" w:cs="Calibri Light"/>
          <w:sz w:val="32"/>
          <w:szCs w:val="32"/>
        </w:rPr>
        <w:t>Views</w:t>
      </w:r>
      <w:bookmarkEnd w:id="78"/>
      <w:bookmarkEnd w:id="79"/>
      <w:bookmarkEnd w:id="80"/>
    </w:p>
    <w:p w14:paraId="18D5AB50" w14:textId="77777777" w:rsidR="00B14DB8" w:rsidRPr="00941318" w:rsidRDefault="00C92C56" w:rsidP="546B4D49">
      <w:pPr>
        <w:pStyle w:val="Heading3TextBulleted"/>
        <w:numPr>
          <w:ilvl w:val="0"/>
          <w:numId w:val="0"/>
        </w:numPr>
        <w:ind w:left="1440"/>
        <w:rPr>
          <w:rFonts w:ascii="Calibri Light" w:eastAsia="Calibri Light" w:hAnsi="Calibri Light" w:cs="Calibri Light"/>
          <w:sz w:val="18"/>
          <w:szCs w:val="18"/>
        </w:rPr>
      </w:pPr>
      <w:r w:rsidRPr="546B4D49">
        <w:rPr>
          <w:rFonts w:ascii="Calibri Light" w:eastAsia="Calibri Light" w:hAnsi="Calibri Light" w:cs="Calibri Light"/>
          <w:sz w:val="18"/>
          <w:szCs w:val="18"/>
        </w:rPr>
        <w:t>N/A</w:t>
      </w:r>
    </w:p>
    <w:p w14:paraId="5819E185" w14:textId="77777777" w:rsidR="00E0118B" w:rsidRPr="003E24F2" w:rsidRDefault="005A7108" w:rsidP="546B4D49">
      <w:pPr>
        <w:pStyle w:val="Heading3"/>
        <w:keepNext/>
        <w:numPr>
          <w:ilvl w:val="2"/>
          <w:numId w:val="0"/>
        </w:numPr>
        <w:tabs>
          <w:tab w:val="left" w:pos="1440"/>
        </w:tabs>
        <w:spacing w:before="120" w:after="120"/>
        <w:rPr>
          <w:rFonts w:ascii="Calibri Light" w:eastAsia="Calibri Light" w:hAnsi="Calibri Light" w:cs="Calibri Light"/>
          <w:sz w:val="32"/>
          <w:szCs w:val="32"/>
        </w:rPr>
      </w:pPr>
      <w:bookmarkStart w:id="81" w:name="_Toc406588312"/>
      <w:bookmarkStart w:id="82" w:name="_Toc491613820"/>
      <w:bookmarkStart w:id="83" w:name="_Toc26282939"/>
      <w:r w:rsidRPr="546B4D49">
        <w:rPr>
          <w:rFonts w:ascii="Calibri Light" w:eastAsia="Calibri Light" w:hAnsi="Calibri Light" w:cs="Calibri Light"/>
          <w:sz w:val="32"/>
          <w:szCs w:val="32"/>
        </w:rPr>
        <w:t xml:space="preserve">2.9.3 </w:t>
      </w:r>
      <w:r w:rsidR="00E0118B" w:rsidRPr="546B4D49">
        <w:rPr>
          <w:rFonts w:ascii="Calibri Light" w:eastAsia="Calibri Light" w:hAnsi="Calibri Light" w:cs="Calibri Light"/>
          <w:sz w:val="32"/>
          <w:szCs w:val="32"/>
        </w:rPr>
        <w:t>Interaction Records</w:t>
      </w:r>
      <w:bookmarkEnd w:id="81"/>
      <w:bookmarkEnd w:id="82"/>
      <w:bookmarkEnd w:id="83"/>
    </w:p>
    <w:p w14:paraId="7C4AA7FB" w14:textId="7C415B64" w:rsidR="00B14DB8" w:rsidRPr="006B24F0" w:rsidRDefault="00C92C56" w:rsidP="546B4D49">
      <w:pPr>
        <w:pStyle w:val="Heading3TextBulleted"/>
        <w:numPr>
          <w:ilvl w:val="0"/>
          <w:numId w:val="0"/>
        </w:numPr>
        <w:ind w:left="1440"/>
        <w:rPr>
          <w:rFonts w:ascii="Calibri Light" w:eastAsia="Calibri Light" w:hAnsi="Calibri Light" w:cs="Calibri Light"/>
        </w:rPr>
      </w:pPr>
      <w:r w:rsidRPr="546B4D49">
        <w:rPr>
          <w:rFonts w:ascii="Calibri Light" w:eastAsia="Calibri Light" w:hAnsi="Calibri Light" w:cs="Calibri Light"/>
          <w:sz w:val="18"/>
          <w:szCs w:val="18"/>
        </w:rPr>
        <w:t>N/A</w:t>
      </w:r>
    </w:p>
    <w:p w14:paraId="571B4A09" w14:textId="77777777" w:rsidR="00E0118B" w:rsidRPr="006B24F0" w:rsidRDefault="005A7108" w:rsidP="00993B75">
      <w:pPr>
        <w:pStyle w:val="Heading2"/>
      </w:pPr>
      <w:bookmarkStart w:id="84" w:name="_Toc406588313"/>
      <w:bookmarkStart w:id="85" w:name="_Toc491613821"/>
      <w:bookmarkStart w:id="86" w:name="_Toc26282940"/>
      <w:r>
        <w:t xml:space="preserve">2.10 </w:t>
      </w:r>
      <w:r w:rsidR="00E0118B" w:rsidRPr="006B24F0">
        <w:t>Exception Management Requirement</w:t>
      </w:r>
      <w:bookmarkEnd w:id="84"/>
      <w:bookmarkEnd w:id="85"/>
      <w:r w:rsidR="001D4212">
        <w:t>s</w:t>
      </w:r>
      <w:bookmarkEnd w:id="86"/>
    </w:p>
    <w:p w14:paraId="4CF40CDE" w14:textId="77777777" w:rsidR="00FD04BB" w:rsidRPr="00CD4E29" w:rsidRDefault="00FD04BB" w:rsidP="00FD04BB">
      <w:pPr>
        <w:pStyle w:val="Heading2TextBulleted"/>
        <w:numPr>
          <w:ilvl w:val="0"/>
          <w:numId w:val="0"/>
        </w:numPr>
        <w:ind w:left="720"/>
        <w:rPr>
          <w:rFonts w:ascii="Calibri Light" w:hAnsi="Calibri Light" w:cs="Arial"/>
          <w:sz w:val="18"/>
        </w:rPr>
      </w:pPr>
      <w:bookmarkStart w:id="87" w:name="_Toc406588314"/>
      <w:bookmarkStart w:id="88" w:name="_Toc491613822"/>
      <w:r w:rsidRPr="00CD4E29">
        <w:rPr>
          <w:rFonts w:ascii="Calibri Light" w:hAnsi="Calibri Light" w:cs="Arial"/>
          <w:sz w:val="18"/>
        </w:rPr>
        <w:t xml:space="preserve">This section outlines a high level description of each BPEM Case or other user workflow items (such as “Tickets” used by Front Office) used to route work requests between business areas.   The companion document for this section which outlines the detail of each case is documented in APSE on the </w:t>
      </w:r>
      <w:hyperlink r:id="rId98" w:history="1">
        <w:r w:rsidRPr="00CD4E29">
          <w:rPr>
            <w:rStyle w:val="Hyperlink"/>
            <w:rFonts w:ascii="Calibri Light" w:hAnsi="Calibri Light" w:cs="Arial"/>
            <w:sz w:val="18"/>
          </w:rPr>
          <w:t>Exception Case Template General Document #8</w:t>
        </w:r>
      </w:hyperlink>
      <w:r w:rsidRPr="00CD4E29">
        <w:rPr>
          <w:rFonts w:ascii="Calibri Light" w:hAnsi="Calibri Light" w:cs="Arial"/>
          <w:sz w:val="18"/>
        </w:rPr>
        <w:t xml:space="preserve">.  </w:t>
      </w:r>
    </w:p>
    <w:tbl>
      <w:tblPr>
        <w:tblW w:w="969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477"/>
        <w:gridCol w:w="1530"/>
        <w:gridCol w:w="1620"/>
        <w:gridCol w:w="2070"/>
      </w:tblGrid>
      <w:tr w:rsidR="00FD04BB" w:rsidRPr="00CD4E29" w14:paraId="33EB5038" w14:textId="77777777" w:rsidTr="6ECAB0E7">
        <w:trPr>
          <w:cantSplit/>
          <w:trHeight w:val="432"/>
          <w:tblHeader/>
        </w:trPr>
        <w:tc>
          <w:tcPr>
            <w:tcW w:w="4477" w:type="dxa"/>
            <w:tcBorders>
              <w:top w:val="threeDEmboss" w:sz="6" w:space="0" w:color="auto"/>
              <w:bottom w:val="threeDEmboss" w:sz="6" w:space="0" w:color="auto"/>
            </w:tcBorders>
            <w:shd w:val="clear" w:color="auto" w:fill="F9FBAF"/>
            <w:vAlign w:val="center"/>
          </w:tcPr>
          <w:p w14:paraId="499E7312" w14:textId="77777777" w:rsidR="00FD04BB" w:rsidRPr="00CD4E29" w:rsidRDefault="00FD04BB"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User Exception Scenario / Description</w:t>
            </w:r>
          </w:p>
        </w:tc>
        <w:tc>
          <w:tcPr>
            <w:tcW w:w="1530" w:type="dxa"/>
            <w:tcBorders>
              <w:top w:val="threeDEmboss" w:sz="6" w:space="0" w:color="auto"/>
              <w:bottom w:val="threeDEmboss" w:sz="6" w:space="0" w:color="auto"/>
            </w:tcBorders>
            <w:shd w:val="clear" w:color="auto" w:fill="F9FBAF"/>
            <w:vAlign w:val="center"/>
          </w:tcPr>
          <w:p w14:paraId="5EB14BE2" w14:textId="77777777" w:rsidR="00FD04BB" w:rsidRPr="00CD4E29" w:rsidRDefault="00FD04BB"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User Group</w:t>
            </w:r>
          </w:p>
        </w:tc>
        <w:tc>
          <w:tcPr>
            <w:tcW w:w="1620" w:type="dxa"/>
            <w:tcBorders>
              <w:top w:val="threeDEmboss" w:sz="6" w:space="0" w:color="auto"/>
              <w:bottom w:val="threeDEmboss" w:sz="6" w:space="0" w:color="auto"/>
            </w:tcBorders>
            <w:shd w:val="clear" w:color="auto" w:fill="F9FBAF"/>
            <w:vAlign w:val="center"/>
          </w:tcPr>
          <w:p w14:paraId="52B90ED8" w14:textId="77777777" w:rsidR="00FD04BB" w:rsidRPr="00CD4E29" w:rsidRDefault="00FD04BB" w:rsidP="546B4D49">
            <w:pPr>
              <w:pStyle w:val="TableHeader-Left"/>
              <w:jc w:val="center"/>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Initiated by</w:t>
            </w:r>
          </w:p>
        </w:tc>
        <w:tc>
          <w:tcPr>
            <w:tcW w:w="2070" w:type="dxa"/>
            <w:tcBorders>
              <w:top w:val="threeDEmboss" w:sz="6" w:space="0" w:color="auto"/>
              <w:bottom w:val="threeDEmboss" w:sz="6" w:space="0" w:color="auto"/>
            </w:tcBorders>
            <w:shd w:val="clear" w:color="auto" w:fill="F9FBAF"/>
            <w:vAlign w:val="center"/>
          </w:tcPr>
          <w:p w14:paraId="207B43F8" w14:textId="77777777" w:rsidR="00FD04BB" w:rsidRPr="00CD4E29" w:rsidRDefault="00FD04BB"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Work Distribution</w:t>
            </w:r>
          </w:p>
        </w:tc>
      </w:tr>
      <w:tr w:rsidR="00FD04BB" w:rsidRPr="00CD4E29" w14:paraId="515948A5" w14:textId="77777777" w:rsidTr="6ECAB0E7">
        <w:trPr>
          <w:cantSplit/>
          <w:trHeight w:val="432"/>
        </w:trPr>
        <w:tc>
          <w:tcPr>
            <w:tcW w:w="4477" w:type="dxa"/>
            <w:tcBorders>
              <w:top w:val="threeDEmboss" w:sz="6" w:space="0" w:color="auto"/>
            </w:tcBorders>
          </w:tcPr>
          <w:p w14:paraId="657146FD" w14:textId="2A70C3DA" w:rsidR="00FD04BB" w:rsidRPr="00D24E1C" w:rsidRDefault="00E41556"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Note: Please refer to each individual applicable BPD to view exceptions for a specific process. For example, exceptions related to Move In are documented in </w:t>
            </w:r>
            <w:hyperlink r:id="rId99" w:history="1">
              <w:r w:rsidRPr="546B4D49">
                <w:rPr>
                  <w:rStyle w:val="Hyperlink"/>
                  <w:rFonts w:ascii="Calibri Light" w:eastAsia="Calibri Light" w:hAnsi="Calibri Light" w:cs="Calibri Light"/>
                  <w:sz w:val="18"/>
                  <w:szCs w:val="18"/>
                </w:rPr>
                <w:t>BPD CIM-CS-02 Handle Customer Move-in</w:t>
              </w:r>
              <w:r w:rsidR="005A746F" w:rsidRPr="546B4D49">
                <w:rPr>
                  <w:rStyle w:val="Hyperlink"/>
                  <w:rFonts w:ascii="Calibri Light,Arial" w:eastAsia="Calibri Light,Arial" w:hAnsi="Calibri Light,Arial" w:cs="Calibri Light,Arial"/>
                  <w:sz w:val="18"/>
                  <w:szCs w:val="18"/>
                </w:rPr>
                <w:t xml:space="preserve"> </w:t>
              </w:r>
              <w:r w:rsidRPr="546B4D49">
                <w:rPr>
                  <w:rStyle w:val="Hyperlink"/>
                  <w:rFonts w:ascii="Calibri Light" w:eastAsia="Calibri Light" w:hAnsi="Calibri Light" w:cs="Calibri Light"/>
                  <w:sz w:val="18"/>
                  <w:szCs w:val="18"/>
                </w:rPr>
                <w:t>Out - Contract New</w:t>
              </w:r>
            </w:hyperlink>
          </w:p>
        </w:tc>
        <w:tc>
          <w:tcPr>
            <w:tcW w:w="1530" w:type="dxa"/>
            <w:tcBorders>
              <w:top w:val="threeDEmboss" w:sz="6" w:space="0" w:color="auto"/>
            </w:tcBorders>
            <w:vAlign w:val="center"/>
          </w:tcPr>
          <w:p w14:paraId="45BD3F29" w14:textId="77777777" w:rsidR="00FD04BB" w:rsidRPr="00CD4E29" w:rsidRDefault="00FD04BB" w:rsidP="00D24E1C">
            <w:pPr>
              <w:pStyle w:val="TableField-Left"/>
              <w:rPr>
                <w:rFonts w:ascii="Calibri Light" w:hAnsi="Calibri Light" w:cs="Arial"/>
                <w:sz w:val="18"/>
              </w:rPr>
            </w:pPr>
          </w:p>
        </w:tc>
        <w:tc>
          <w:tcPr>
            <w:tcW w:w="1620" w:type="dxa"/>
            <w:tcBorders>
              <w:top w:val="threeDEmboss" w:sz="6" w:space="0" w:color="auto"/>
            </w:tcBorders>
          </w:tcPr>
          <w:p w14:paraId="082CED47" w14:textId="77777777" w:rsidR="00FD04BB" w:rsidRPr="00CD4E29" w:rsidRDefault="00FD04BB" w:rsidP="000B71C5">
            <w:pPr>
              <w:pStyle w:val="TableField-Left"/>
              <w:rPr>
                <w:rFonts w:ascii="Calibri Light" w:hAnsi="Calibri Light" w:cs="Arial"/>
                <w:sz w:val="18"/>
              </w:rPr>
            </w:pPr>
          </w:p>
        </w:tc>
        <w:tc>
          <w:tcPr>
            <w:tcW w:w="2070" w:type="dxa"/>
            <w:tcBorders>
              <w:top w:val="threeDEmboss" w:sz="6" w:space="0" w:color="auto"/>
            </w:tcBorders>
          </w:tcPr>
          <w:p w14:paraId="3E97670E" w14:textId="77777777" w:rsidR="00FD04BB" w:rsidRPr="00CD4E29" w:rsidRDefault="00FD04BB" w:rsidP="000B71C5">
            <w:pPr>
              <w:pStyle w:val="TableField-Left"/>
              <w:rPr>
                <w:rFonts w:ascii="Calibri Light" w:hAnsi="Calibri Light" w:cs="Arial"/>
                <w:sz w:val="18"/>
              </w:rPr>
            </w:pPr>
          </w:p>
        </w:tc>
      </w:tr>
    </w:tbl>
    <w:p w14:paraId="6944C37F" w14:textId="77777777" w:rsidR="00FD04BB" w:rsidRPr="00CD4E29" w:rsidRDefault="00FD04BB" w:rsidP="00D24E1C">
      <w:pPr>
        <w:pStyle w:val="Heading2TextBulleted"/>
        <w:numPr>
          <w:ilvl w:val="0"/>
          <w:numId w:val="0"/>
        </w:numPr>
        <w:spacing w:after="0"/>
        <w:rPr>
          <w:rFonts w:ascii="Calibri Light" w:hAnsi="Calibri Light" w:cs="Arial"/>
          <w:i/>
          <w:color w:val="0000FF"/>
          <w:sz w:val="18"/>
        </w:rPr>
      </w:pPr>
    </w:p>
    <w:p w14:paraId="1BFB3FA5" w14:textId="7D031AED" w:rsidR="006D123A" w:rsidRPr="001B2B1C" w:rsidRDefault="005A7108" w:rsidP="001B2B1C">
      <w:pPr>
        <w:pStyle w:val="Heading2"/>
      </w:pPr>
      <w:bookmarkStart w:id="89" w:name="_Toc26282941"/>
      <w:r>
        <w:t xml:space="preserve">2.11 </w:t>
      </w:r>
      <w:r w:rsidR="00E0118B" w:rsidRPr="006B24F0">
        <w:t>Process Risks and Mitigation</w:t>
      </w:r>
      <w:bookmarkStart w:id="90" w:name="_Toc406588315"/>
      <w:bookmarkStart w:id="91" w:name="_Toc491613823"/>
      <w:bookmarkEnd w:id="87"/>
      <w:bookmarkEnd w:id="88"/>
      <w:bookmarkEnd w:id="89"/>
    </w:p>
    <w:tbl>
      <w:tblPr>
        <w:tblW w:w="9566" w:type="dxa"/>
        <w:tblInd w:w="-131"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575"/>
        <w:gridCol w:w="4991"/>
      </w:tblGrid>
      <w:tr w:rsidR="006D123A" w:rsidRPr="00CD4E29" w14:paraId="56F99886" w14:textId="77777777" w:rsidTr="6ECAB0E7">
        <w:trPr>
          <w:cantSplit/>
          <w:trHeight w:val="432"/>
          <w:tblHeader/>
        </w:trPr>
        <w:tc>
          <w:tcPr>
            <w:tcW w:w="4575" w:type="dxa"/>
            <w:tcBorders>
              <w:top w:val="threeDEmboss" w:sz="6" w:space="0" w:color="auto"/>
              <w:bottom w:val="threeDEmboss" w:sz="6" w:space="0" w:color="auto"/>
            </w:tcBorders>
            <w:shd w:val="clear" w:color="auto" w:fill="F9FBAF"/>
            <w:vAlign w:val="center"/>
          </w:tcPr>
          <w:p w14:paraId="10C56B65" w14:textId="77777777" w:rsidR="006D123A" w:rsidRPr="00CD4E29" w:rsidRDefault="006D123A"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Risk Statement</w:t>
            </w:r>
          </w:p>
        </w:tc>
        <w:tc>
          <w:tcPr>
            <w:tcW w:w="4991" w:type="dxa"/>
            <w:tcBorders>
              <w:top w:val="threeDEmboss" w:sz="6" w:space="0" w:color="auto"/>
              <w:bottom w:val="threeDEmboss" w:sz="6" w:space="0" w:color="auto"/>
            </w:tcBorders>
            <w:shd w:val="clear" w:color="auto" w:fill="F9FBAF"/>
          </w:tcPr>
          <w:p w14:paraId="00B5BBFD" w14:textId="77777777" w:rsidR="006D123A" w:rsidRPr="00CD4E29" w:rsidRDefault="006D123A"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Mitigation</w:t>
            </w:r>
          </w:p>
        </w:tc>
      </w:tr>
      <w:tr w:rsidR="00D24E1C" w:rsidRPr="00CD4E29" w14:paraId="29495393" w14:textId="77777777" w:rsidTr="6ECAB0E7">
        <w:trPr>
          <w:cantSplit/>
          <w:trHeight w:val="432"/>
        </w:trPr>
        <w:tc>
          <w:tcPr>
            <w:tcW w:w="4575" w:type="dxa"/>
            <w:tcBorders>
              <w:top w:val="threeDEmboss" w:sz="6" w:space="0" w:color="auto"/>
              <w:bottom w:val="threeDEmboss" w:sz="6" w:space="0" w:color="auto"/>
            </w:tcBorders>
            <w:vAlign w:val="center"/>
          </w:tcPr>
          <w:p w14:paraId="405D2EB0" w14:textId="77777777" w:rsidR="00D24E1C" w:rsidRPr="00D24E1C" w:rsidRDefault="00D24E1C" w:rsidP="546B4D49">
            <w:pPr>
              <w:pStyle w:val="TableField-Left"/>
              <w:rPr>
                <w:rFonts w:ascii="Calibri Light" w:eastAsia="Calibri Light" w:hAnsi="Calibri Light" w:cs="Calibri Light"/>
                <w:color w:val="000000"/>
                <w:sz w:val="18"/>
                <w:szCs w:val="18"/>
              </w:rPr>
            </w:pPr>
            <w:r w:rsidRPr="546B4D49">
              <w:rPr>
                <w:rFonts w:ascii="Calibri Light" w:eastAsia="Calibri Light" w:hAnsi="Calibri Light" w:cs="Calibri Light"/>
                <w:color w:val="000000"/>
                <w:sz w:val="18"/>
                <w:szCs w:val="18"/>
              </w:rPr>
              <w:t xml:space="preserve">C4C quarterly release </w:t>
            </w:r>
          </w:p>
        </w:tc>
        <w:tc>
          <w:tcPr>
            <w:tcW w:w="4991" w:type="dxa"/>
            <w:tcBorders>
              <w:top w:val="threeDEmboss" w:sz="6" w:space="0" w:color="auto"/>
              <w:bottom w:val="threeDEmboss" w:sz="6" w:space="0" w:color="auto"/>
            </w:tcBorders>
          </w:tcPr>
          <w:p w14:paraId="51D4EB5B" w14:textId="2509A7B8" w:rsidR="00D24E1C" w:rsidRPr="00D24E1C" w:rsidRDefault="002E4AFA" w:rsidP="546B4D49">
            <w:pPr>
              <w:pStyle w:val="TableField-Left"/>
              <w:rPr>
                <w:rFonts w:ascii="Calibri Light" w:eastAsia="Calibri Light" w:hAnsi="Calibri Light" w:cs="Calibri Light"/>
                <w:color w:val="000000"/>
                <w:sz w:val="18"/>
                <w:szCs w:val="18"/>
              </w:rPr>
            </w:pPr>
            <w:r w:rsidRPr="546B4D49">
              <w:rPr>
                <w:rFonts w:ascii="Calibri Light" w:eastAsia="Calibri Light" w:hAnsi="Calibri Light" w:cs="Calibri Light"/>
                <w:color w:val="000000"/>
                <w:sz w:val="18"/>
                <w:szCs w:val="18"/>
              </w:rPr>
              <w:t xml:space="preserve"> C4C is a cloud solution, which receives regular quarterly updates from </w:t>
            </w:r>
            <w:r w:rsidR="00D24E1C" w:rsidRPr="546B4D49">
              <w:rPr>
                <w:rFonts w:ascii="Calibri Light" w:eastAsia="Calibri Light" w:hAnsi="Calibri Light" w:cs="Calibri Light"/>
                <w:color w:val="000000"/>
                <w:sz w:val="18"/>
                <w:szCs w:val="18"/>
              </w:rPr>
              <w:t>SAP</w:t>
            </w:r>
            <w:r w:rsidRPr="546B4D49">
              <w:rPr>
                <w:rFonts w:ascii="Calibri Light" w:eastAsia="Calibri Light" w:hAnsi="Calibri Light" w:cs="Calibri Light"/>
                <w:color w:val="000000"/>
                <w:sz w:val="18"/>
                <w:szCs w:val="18"/>
              </w:rPr>
              <w:t xml:space="preserve">.  While the updates are intended to release new functionality, the code delivered in the updates could implement changes, which could adversely impact RICEFW objects that were already developed, or cause program defects within the standard code. To mitigate this risk, the project team will closely monitor all quarterly releases for potential </w:t>
            </w:r>
            <w:proofErr w:type="gramStart"/>
            <w:r w:rsidRPr="546B4D49">
              <w:rPr>
                <w:rFonts w:ascii="Calibri Light" w:eastAsia="Calibri Light" w:hAnsi="Calibri Light" w:cs="Calibri Light"/>
                <w:color w:val="000000"/>
                <w:sz w:val="18"/>
                <w:szCs w:val="18"/>
              </w:rPr>
              <w:t>impacts.</w:t>
            </w:r>
            <w:r w:rsidR="16362BE6" w:rsidRPr="546B4D49">
              <w:rPr>
                <w:rFonts w:ascii="Calibri Light" w:eastAsia="Calibri Light" w:hAnsi="Calibri Light" w:cs="Calibri Light"/>
                <w:color w:val="000000"/>
                <w:sz w:val="18"/>
                <w:szCs w:val="18"/>
              </w:rPr>
              <w:t>*</w:t>
            </w:r>
            <w:proofErr w:type="gramEnd"/>
          </w:p>
          <w:p w14:paraId="7055DE98" w14:textId="77777777" w:rsidR="00D24E1C" w:rsidRPr="00D24E1C" w:rsidRDefault="00D24E1C" w:rsidP="0076532F">
            <w:pPr>
              <w:pStyle w:val="TableField-Left"/>
              <w:rPr>
                <w:rFonts w:ascii="Calibri Light" w:hAnsi="Calibri Light" w:cs="Arial"/>
                <w:sz w:val="18"/>
                <w:szCs w:val="18"/>
              </w:rPr>
            </w:pPr>
          </w:p>
        </w:tc>
      </w:tr>
    </w:tbl>
    <w:p w14:paraId="1DD881A4" w14:textId="293FA459" w:rsidR="16362BE6" w:rsidRDefault="16362BE6" w:rsidP="16362BE6">
      <w:pPr>
        <w:rPr>
          <w:rFonts w:ascii="Calibri Light" w:eastAsia="Calibri Light" w:hAnsi="Calibri Light" w:cs="Calibri Light"/>
          <w:sz w:val="18"/>
          <w:szCs w:val="18"/>
        </w:rPr>
      </w:pPr>
      <w:r w:rsidRPr="16362BE6">
        <w:rPr>
          <w:rFonts w:ascii="Calibri Light" w:eastAsia="Calibri Light" w:hAnsi="Calibri Light" w:cs="Calibri Light"/>
          <w:sz w:val="18"/>
          <w:szCs w:val="18"/>
          <w:lang w:eastAsia="ja-JP"/>
        </w:rPr>
        <w:t>*Cloud controls framework will be defined at the enterprise level to ensure adequate design by the CM SMOO and EY.</w:t>
      </w:r>
    </w:p>
    <w:p w14:paraId="7D17E6AC" w14:textId="77777777" w:rsidR="00E0118B" w:rsidRPr="006B24F0" w:rsidRDefault="005A7108" w:rsidP="00993B75">
      <w:pPr>
        <w:pStyle w:val="Heading2"/>
      </w:pPr>
      <w:bookmarkStart w:id="92" w:name="_Toc26282942"/>
      <w:r>
        <w:t xml:space="preserve">2.12 </w:t>
      </w:r>
      <w:r w:rsidR="00E0118B" w:rsidRPr="006B24F0">
        <w:t>Key Performance Indicators</w:t>
      </w:r>
      <w:bookmarkEnd w:id="90"/>
      <w:bookmarkEnd w:id="91"/>
      <w:bookmarkEnd w:id="92"/>
    </w:p>
    <w:p w14:paraId="18F93E23" w14:textId="77777777" w:rsidR="00E0118B" w:rsidRPr="00CD4E29" w:rsidRDefault="00E0118B" w:rsidP="546B4D49">
      <w:pPr>
        <w:pStyle w:val="Heading2Tex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The following have been identified as KPI’s at </w:t>
      </w:r>
      <w:r w:rsidR="004B7224" w:rsidRPr="546B4D49">
        <w:rPr>
          <w:rFonts w:ascii="Calibri Light" w:eastAsia="Calibri Light" w:hAnsi="Calibri Light" w:cs="Calibri Light"/>
          <w:sz w:val="18"/>
          <w:szCs w:val="18"/>
        </w:rPr>
        <w:t>Southern California Edison</w:t>
      </w:r>
      <w:r w:rsidRPr="546B4D49">
        <w:rPr>
          <w:rFonts w:ascii="Calibri Light" w:eastAsia="Calibri Light" w:hAnsi="Calibri Light" w:cs="Calibri Light"/>
          <w:sz w:val="18"/>
          <w:szCs w:val="18"/>
        </w:rPr>
        <w:t>, along with the means of measuring each KPI and the current measurement statistic for each KPI:</w:t>
      </w:r>
    </w:p>
    <w:tbl>
      <w:tblPr>
        <w:tblW w:w="9576"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818"/>
        <w:gridCol w:w="3211"/>
        <w:gridCol w:w="2556"/>
        <w:gridCol w:w="1991"/>
      </w:tblGrid>
      <w:tr w:rsidR="00D75481" w:rsidRPr="00CD4E29" w14:paraId="43087FB6" w14:textId="77777777" w:rsidTr="6ECAB0E7">
        <w:trPr>
          <w:cantSplit/>
          <w:trHeight w:val="432"/>
          <w:tblHeader/>
        </w:trPr>
        <w:tc>
          <w:tcPr>
            <w:tcW w:w="1818" w:type="dxa"/>
            <w:tcBorders>
              <w:top w:val="threeDEmboss" w:sz="6" w:space="0" w:color="auto"/>
              <w:bottom w:val="threeDEmboss" w:sz="6" w:space="0" w:color="auto"/>
            </w:tcBorders>
            <w:shd w:val="clear" w:color="auto" w:fill="F9FBAF"/>
            <w:vAlign w:val="center"/>
          </w:tcPr>
          <w:p w14:paraId="2CD17CB0" w14:textId="77777777" w:rsidR="00D75481" w:rsidRPr="00CD4E29" w:rsidRDefault="00D75481"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Measured KPI</w:t>
            </w:r>
          </w:p>
        </w:tc>
        <w:tc>
          <w:tcPr>
            <w:tcW w:w="3211" w:type="dxa"/>
            <w:tcBorders>
              <w:top w:val="threeDEmboss" w:sz="6" w:space="0" w:color="auto"/>
              <w:bottom w:val="threeDEmboss" w:sz="6" w:space="0" w:color="auto"/>
            </w:tcBorders>
            <w:shd w:val="clear" w:color="auto" w:fill="F9FBAF"/>
            <w:vAlign w:val="center"/>
          </w:tcPr>
          <w:p w14:paraId="7BA939B6" w14:textId="77777777" w:rsidR="00D75481" w:rsidRPr="00CD4E29" w:rsidRDefault="00D75481"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Description</w:t>
            </w:r>
          </w:p>
        </w:tc>
        <w:tc>
          <w:tcPr>
            <w:tcW w:w="2556" w:type="dxa"/>
            <w:tcBorders>
              <w:top w:val="threeDEmboss" w:sz="6" w:space="0" w:color="auto"/>
              <w:bottom w:val="threeDEmboss" w:sz="6" w:space="0" w:color="auto"/>
            </w:tcBorders>
            <w:shd w:val="clear" w:color="auto" w:fill="F9FBAF"/>
            <w:vAlign w:val="center"/>
          </w:tcPr>
          <w:p w14:paraId="2617E9CA" w14:textId="77777777" w:rsidR="00D75481" w:rsidRPr="00CD4E29" w:rsidRDefault="00D75481"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Measurement Method</w:t>
            </w:r>
          </w:p>
        </w:tc>
        <w:tc>
          <w:tcPr>
            <w:tcW w:w="1991" w:type="dxa"/>
            <w:tcBorders>
              <w:top w:val="threeDEmboss" w:sz="6" w:space="0" w:color="auto"/>
              <w:bottom w:val="threeDEmboss" w:sz="6" w:space="0" w:color="auto"/>
            </w:tcBorders>
            <w:shd w:val="clear" w:color="auto" w:fill="F9FBAF"/>
            <w:vAlign w:val="center"/>
          </w:tcPr>
          <w:p w14:paraId="7E70A8CB" w14:textId="77777777" w:rsidR="00D75481" w:rsidRPr="00CD4E29" w:rsidRDefault="00D75481"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Current Statistic</w:t>
            </w:r>
          </w:p>
        </w:tc>
      </w:tr>
      <w:tr w:rsidR="00D75481" w:rsidRPr="00CD4E29" w14:paraId="0A36C949" w14:textId="77777777" w:rsidTr="6ECAB0E7">
        <w:trPr>
          <w:cantSplit/>
          <w:trHeight w:val="432"/>
        </w:trPr>
        <w:tc>
          <w:tcPr>
            <w:tcW w:w="1818" w:type="dxa"/>
            <w:tcBorders>
              <w:top w:val="threeDEmboss" w:sz="6" w:space="0" w:color="auto"/>
            </w:tcBorders>
            <w:vAlign w:val="center"/>
          </w:tcPr>
          <w:p w14:paraId="38184EA5" w14:textId="77777777" w:rsidR="00D75481" w:rsidRPr="00CD4E29" w:rsidRDefault="00E41556"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N/A</w:t>
            </w:r>
          </w:p>
        </w:tc>
        <w:tc>
          <w:tcPr>
            <w:tcW w:w="3211" w:type="dxa"/>
            <w:tcBorders>
              <w:top w:val="threeDEmboss" w:sz="6" w:space="0" w:color="auto"/>
            </w:tcBorders>
          </w:tcPr>
          <w:p w14:paraId="178DEE81" w14:textId="77777777" w:rsidR="00D75481" w:rsidRPr="00CD4E29" w:rsidRDefault="00D75481" w:rsidP="0035091A">
            <w:pPr>
              <w:pStyle w:val="TableField-Left"/>
              <w:rPr>
                <w:rFonts w:ascii="Calibri Light" w:hAnsi="Calibri Light" w:cs="Arial"/>
                <w:sz w:val="18"/>
              </w:rPr>
            </w:pPr>
          </w:p>
        </w:tc>
        <w:tc>
          <w:tcPr>
            <w:tcW w:w="2556" w:type="dxa"/>
            <w:tcBorders>
              <w:top w:val="threeDEmboss" w:sz="6" w:space="0" w:color="auto"/>
            </w:tcBorders>
            <w:vAlign w:val="center"/>
          </w:tcPr>
          <w:p w14:paraId="3B03872E" w14:textId="77777777" w:rsidR="00D75481" w:rsidRPr="00CD4E29" w:rsidRDefault="00D75481" w:rsidP="0035091A">
            <w:pPr>
              <w:pStyle w:val="TableField-Left"/>
              <w:rPr>
                <w:rFonts w:ascii="Calibri Light" w:hAnsi="Calibri Light" w:cs="Arial"/>
                <w:sz w:val="18"/>
              </w:rPr>
            </w:pPr>
          </w:p>
        </w:tc>
        <w:tc>
          <w:tcPr>
            <w:tcW w:w="1991" w:type="dxa"/>
            <w:tcBorders>
              <w:top w:val="threeDEmboss" w:sz="6" w:space="0" w:color="auto"/>
            </w:tcBorders>
            <w:vAlign w:val="center"/>
          </w:tcPr>
          <w:p w14:paraId="1165D205" w14:textId="77777777" w:rsidR="00D75481" w:rsidRPr="00CD4E29" w:rsidRDefault="00D75481" w:rsidP="0035091A">
            <w:pPr>
              <w:pStyle w:val="TableField-Left"/>
              <w:rPr>
                <w:rFonts w:ascii="Calibri Light" w:hAnsi="Calibri Light" w:cs="Arial"/>
                <w:sz w:val="18"/>
              </w:rPr>
            </w:pPr>
          </w:p>
        </w:tc>
      </w:tr>
    </w:tbl>
    <w:p w14:paraId="72D4A339" w14:textId="77777777" w:rsidR="00E0118B" w:rsidRPr="006B24F0" w:rsidRDefault="00E0118B" w:rsidP="00E0118B">
      <w:pPr>
        <w:rPr>
          <w:rFonts w:ascii="Calibri Light" w:hAnsi="Calibri Light" w:cs="Arial"/>
        </w:rPr>
      </w:pPr>
    </w:p>
    <w:p w14:paraId="6286BA44" w14:textId="77777777" w:rsidR="00D75481" w:rsidRPr="00CD4E29" w:rsidRDefault="005A7108" w:rsidP="546B4D49">
      <w:pPr>
        <w:pStyle w:val="Heading3"/>
        <w:keepNext/>
        <w:numPr>
          <w:ilvl w:val="2"/>
          <w:numId w:val="0"/>
        </w:numPr>
        <w:tabs>
          <w:tab w:val="left" w:pos="1440"/>
        </w:tabs>
        <w:spacing w:before="120" w:after="120"/>
        <w:rPr>
          <w:rFonts w:ascii="Calibri Light" w:eastAsia="Calibri Light" w:hAnsi="Calibri Light" w:cs="Calibri Light"/>
          <w:sz w:val="32"/>
          <w:szCs w:val="32"/>
        </w:rPr>
      </w:pPr>
      <w:bookmarkStart w:id="93" w:name="_Toc491613824"/>
      <w:bookmarkStart w:id="94" w:name="_Toc26282943"/>
      <w:r w:rsidRPr="546B4D49">
        <w:rPr>
          <w:rFonts w:ascii="Calibri Light" w:eastAsia="Calibri Light" w:hAnsi="Calibri Light" w:cs="Calibri Light"/>
          <w:sz w:val="32"/>
          <w:szCs w:val="32"/>
        </w:rPr>
        <w:t xml:space="preserve">2.12.1 </w:t>
      </w:r>
      <w:r w:rsidR="00CA70BF" w:rsidRPr="546B4D49">
        <w:rPr>
          <w:rFonts w:ascii="Calibri Light" w:eastAsia="Calibri Light" w:hAnsi="Calibri Light" w:cs="Calibri Light"/>
          <w:sz w:val="32"/>
          <w:szCs w:val="32"/>
        </w:rPr>
        <w:t>Key Metric Definition</w:t>
      </w:r>
      <w:bookmarkEnd w:id="93"/>
      <w:bookmarkEnd w:id="94"/>
    </w:p>
    <w:p w14:paraId="65A4A695" w14:textId="77777777" w:rsidR="00D75481" w:rsidRPr="00CD4E29" w:rsidRDefault="00D75481" w:rsidP="546B4D49">
      <w:pPr>
        <w:pStyle w:val="Heading2Tex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The following have been identified as key metrics at Southern California Edison that require business rule for calculation:</w:t>
      </w:r>
    </w:p>
    <w:tbl>
      <w:tblPr>
        <w:tblW w:w="9576"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818"/>
        <w:gridCol w:w="3211"/>
        <w:gridCol w:w="2556"/>
        <w:gridCol w:w="1991"/>
      </w:tblGrid>
      <w:tr w:rsidR="00D75481" w:rsidRPr="00CD4E29" w14:paraId="5EFE650A" w14:textId="77777777" w:rsidTr="6ECAB0E7">
        <w:trPr>
          <w:cantSplit/>
          <w:trHeight w:val="432"/>
          <w:tblHeader/>
        </w:trPr>
        <w:tc>
          <w:tcPr>
            <w:tcW w:w="1818" w:type="dxa"/>
            <w:tcBorders>
              <w:top w:val="threeDEmboss" w:sz="6" w:space="0" w:color="auto"/>
              <w:bottom w:val="threeDEmboss" w:sz="6" w:space="0" w:color="auto"/>
            </w:tcBorders>
            <w:shd w:val="clear" w:color="auto" w:fill="F9FBAF"/>
            <w:vAlign w:val="center"/>
          </w:tcPr>
          <w:p w14:paraId="789780D6" w14:textId="77777777" w:rsidR="00D75481" w:rsidRPr="00CD4E29" w:rsidRDefault="00D75481"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Key Metric</w:t>
            </w:r>
          </w:p>
        </w:tc>
        <w:tc>
          <w:tcPr>
            <w:tcW w:w="3211" w:type="dxa"/>
            <w:tcBorders>
              <w:top w:val="threeDEmboss" w:sz="6" w:space="0" w:color="auto"/>
              <w:bottom w:val="threeDEmboss" w:sz="6" w:space="0" w:color="auto"/>
            </w:tcBorders>
            <w:shd w:val="clear" w:color="auto" w:fill="F9FBAF"/>
            <w:vAlign w:val="center"/>
          </w:tcPr>
          <w:p w14:paraId="6736825B" w14:textId="77777777" w:rsidR="00D75481" w:rsidRPr="00CD4E29" w:rsidRDefault="00D75481"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Description</w:t>
            </w:r>
          </w:p>
        </w:tc>
        <w:tc>
          <w:tcPr>
            <w:tcW w:w="2556" w:type="dxa"/>
            <w:tcBorders>
              <w:top w:val="threeDEmboss" w:sz="6" w:space="0" w:color="auto"/>
              <w:bottom w:val="threeDEmboss" w:sz="6" w:space="0" w:color="auto"/>
            </w:tcBorders>
            <w:shd w:val="clear" w:color="auto" w:fill="F9FBAF"/>
            <w:vAlign w:val="center"/>
          </w:tcPr>
          <w:p w14:paraId="3133DD90" w14:textId="77777777" w:rsidR="00D75481" w:rsidRPr="00CD4E29" w:rsidRDefault="00D75481"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Business Rule</w:t>
            </w:r>
          </w:p>
        </w:tc>
        <w:tc>
          <w:tcPr>
            <w:tcW w:w="1991" w:type="dxa"/>
            <w:tcBorders>
              <w:top w:val="threeDEmboss" w:sz="6" w:space="0" w:color="auto"/>
              <w:bottom w:val="threeDEmboss" w:sz="6" w:space="0" w:color="auto"/>
            </w:tcBorders>
            <w:shd w:val="clear" w:color="auto" w:fill="F9FBAF"/>
            <w:vAlign w:val="center"/>
          </w:tcPr>
          <w:p w14:paraId="2DC7A47F" w14:textId="77777777" w:rsidR="00D75481" w:rsidRPr="00CD4E29" w:rsidRDefault="00D75481"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Reference</w:t>
            </w:r>
          </w:p>
        </w:tc>
      </w:tr>
      <w:tr w:rsidR="00D75481" w:rsidRPr="00CD4E29" w14:paraId="6D37B498" w14:textId="77777777" w:rsidTr="6ECAB0E7">
        <w:trPr>
          <w:cantSplit/>
          <w:trHeight w:val="432"/>
        </w:trPr>
        <w:tc>
          <w:tcPr>
            <w:tcW w:w="1818" w:type="dxa"/>
            <w:vAlign w:val="center"/>
          </w:tcPr>
          <w:p w14:paraId="607726B8" w14:textId="77777777" w:rsidR="00D75481" w:rsidRPr="00CD4E29" w:rsidRDefault="00E41556"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N/A</w:t>
            </w:r>
          </w:p>
        </w:tc>
        <w:tc>
          <w:tcPr>
            <w:tcW w:w="3211" w:type="dxa"/>
          </w:tcPr>
          <w:p w14:paraId="561544DF" w14:textId="77777777" w:rsidR="00D75481" w:rsidRPr="00CD4E29" w:rsidRDefault="00D75481" w:rsidP="00613D1D">
            <w:pPr>
              <w:pStyle w:val="TableField-Left"/>
              <w:rPr>
                <w:rFonts w:ascii="Calibri Light" w:hAnsi="Calibri Light" w:cs="Arial"/>
                <w:sz w:val="18"/>
              </w:rPr>
            </w:pPr>
          </w:p>
        </w:tc>
        <w:tc>
          <w:tcPr>
            <w:tcW w:w="2556" w:type="dxa"/>
            <w:vAlign w:val="center"/>
          </w:tcPr>
          <w:p w14:paraId="09000BA9" w14:textId="77777777" w:rsidR="00D75481" w:rsidRPr="00CD4E29" w:rsidRDefault="00D75481" w:rsidP="00613D1D">
            <w:pPr>
              <w:pStyle w:val="TableField-Left"/>
              <w:rPr>
                <w:rFonts w:ascii="Calibri Light" w:hAnsi="Calibri Light" w:cs="Arial"/>
                <w:sz w:val="18"/>
              </w:rPr>
            </w:pPr>
          </w:p>
        </w:tc>
        <w:tc>
          <w:tcPr>
            <w:tcW w:w="1991" w:type="dxa"/>
            <w:vAlign w:val="center"/>
          </w:tcPr>
          <w:p w14:paraId="61CC1468" w14:textId="77777777" w:rsidR="00D75481" w:rsidRPr="00CD4E29" w:rsidRDefault="00D75481" w:rsidP="00613D1D">
            <w:pPr>
              <w:pStyle w:val="TableField-Left"/>
              <w:rPr>
                <w:rFonts w:ascii="Calibri Light" w:hAnsi="Calibri Light" w:cs="Arial"/>
                <w:sz w:val="18"/>
              </w:rPr>
            </w:pPr>
          </w:p>
        </w:tc>
      </w:tr>
    </w:tbl>
    <w:p w14:paraId="0D180AC1" w14:textId="77777777" w:rsidR="000C1703" w:rsidRPr="000C1703" w:rsidRDefault="000C1703" w:rsidP="546B4D49">
      <w:pPr>
        <w:pStyle w:val="Heading1"/>
        <w:numPr>
          <w:ilvl w:val="0"/>
          <w:numId w:val="0"/>
        </w:numPr>
        <w:rPr>
          <w:rFonts w:ascii="Calibri Light" w:eastAsia="Calibri Light" w:hAnsi="Calibri Light" w:cs="Calibri Light"/>
        </w:rPr>
      </w:pPr>
      <w:bookmarkStart w:id="95" w:name="_Toc491613825"/>
      <w:bookmarkStart w:id="96" w:name="_Toc26282944"/>
      <w:r w:rsidRPr="546B4D49">
        <w:rPr>
          <w:rFonts w:ascii="Calibri Light" w:eastAsia="Calibri Light" w:hAnsi="Calibri Light" w:cs="Calibri Light"/>
        </w:rPr>
        <w:lastRenderedPageBreak/>
        <w:t>3 Controls, Regulatory Rules, and Security</w:t>
      </w:r>
      <w:bookmarkEnd w:id="96"/>
    </w:p>
    <w:bookmarkEnd w:id="95"/>
    <w:p w14:paraId="6E61585D" w14:textId="77777777" w:rsidR="005A7108" w:rsidRDefault="005A7108" w:rsidP="005A7108">
      <w:pPr>
        <w:rPr>
          <w:rFonts w:ascii="Calibri Light" w:hAnsi="Calibri Light" w:cs="Arial"/>
          <w:i/>
          <w:sz w:val="18"/>
          <w:szCs w:val="18"/>
        </w:rPr>
      </w:pPr>
    </w:p>
    <w:tbl>
      <w:tblPr>
        <w:tblStyle w:val="TableGrid"/>
        <w:tblW w:w="9810" w:type="dxa"/>
        <w:tblInd w:w="-23" w:type="dxa"/>
        <w:tblBorders>
          <w:top w:val="threeDEmboss" w:sz="6" w:space="0" w:color="auto"/>
          <w:left w:val="threeDEmboss" w:sz="6" w:space="0" w:color="auto"/>
          <w:bottom w:val="threeDEmboss" w:sz="6" w:space="0" w:color="auto"/>
          <w:right w:val="threeDEmboss" w:sz="6" w:space="0" w:color="auto"/>
          <w:insideH w:val="none" w:sz="0" w:space="0" w:color="auto"/>
          <w:insideV w:val="none" w:sz="0" w:space="0" w:color="auto"/>
        </w:tblBorders>
        <w:tblLayout w:type="fixed"/>
        <w:tblLook w:val="04A0" w:firstRow="1" w:lastRow="0" w:firstColumn="1" w:lastColumn="0" w:noHBand="0" w:noVBand="1"/>
      </w:tblPr>
      <w:tblGrid>
        <w:gridCol w:w="1365"/>
        <w:gridCol w:w="2145"/>
        <w:gridCol w:w="2325"/>
        <w:gridCol w:w="1380"/>
        <w:gridCol w:w="1125"/>
        <w:gridCol w:w="1470"/>
      </w:tblGrid>
      <w:tr w:rsidR="009F073F" w:rsidRPr="0034372A" w14:paraId="6385CF3C" w14:textId="77777777" w:rsidTr="6ECAB0E7">
        <w:trPr>
          <w:tblHeader/>
        </w:trPr>
        <w:tc>
          <w:tcPr>
            <w:tcW w:w="1365" w:type="dxa"/>
            <w:tcBorders>
              <w:top w:val="threeDEmboss" w:sz="6" w:space="0" w:color="auto"/>
              <w:bottom w:val="threeDEmboss" w:sz="6" w:space="0" w:color="auto"/>
              <w:right w:val="single" w:sz="4" w:space="0" w:color="auto"/>
            </w:tcBorders>
            <w:shd w:val="clear" w:color="auto" w:fill="FFFF99"/>
          </w:tcPr>
          <w:p w14:paraId="2787E837" w14:textId="77777777" w:rsidR="009F073F" w:rsidRPr="00E41556" w:rsidRDefault="009F073F" w:rsidP="546B4D49">
            <w:pPr>
              <w:rPr>
                <w:rFonts w:ascii="Calibri Light,Arial" w:eastAsia="Calibri Light,Arial" w:hAnsi="Calibri Light,Arial" w:cs="Calibri Light,Arial"/>
                <w:b/>
                <w:bCs/>
                <w:sz w:val="18"/>
                <w:szCs w:val="18"/>
              </w:rPr>
            </w:pPr>
            <w:r w:rsidRPr="546B4D49">
              <w:rPr>
                <w:rFonts w:ascii="Calibri Light" w:eastAsia="Calibri Light" w:hAnsi="Calibri Light" w:cs="Calibri Light"/>
                <w:b/>
                <w:bCs/>
                <w:sz w:val="18"/>
                <w:szCs w:val="18"/>
              </w:rPr>
              <w:t xml:space="preserve">Requirement </w:t>
            </w:r>
          </w:p>
          <w:p w14:paraId="23E44659" w14:textId="77777777" w:rsidR="009F073F" w:rsidRPr="00E41556" w:rsidRDefault="009F073F" w:rsidP="7C4A50D8">
            <w:pPr>
              <w:rPr>
                <w:rFonts w:ascii="Calibri Light,Arial" w:eastAsia="Calibri Light,Arial" w:hAnsi="Calibri Light,Arial" w:cs="Calibri Light,Arial"/>
                <w:i/>
                <w:iCs/>
                <w:sz w:val="18"/>
                <w:szCs w:val="18"/>
              </w:rPr>
            </w:pPr>
            <w:r w:rsidRPr="546B4D49">
              <w:rPr>
                <w:rFonts w:ascii="Calibri Light" w:eastAsia="Calibri Light" w:hAnsi="Calibri Light" w:cs="Calibri Light"/>
                <w:b/>
                <w:bCs/>
                <w:sz w:val="18"/>
                <w:szCs w:val="18"/>
              </w:rPr>
              <w:t>ID (from RTM)</w:t>
            </w:r>
          </w:p>
        </w:tc>
        <w:tc>
          <w:tcPr>
            <w:tcW w:w="2145" w:type="dxa"/>
            <w:tcBorders>
              <w:top w:val="threeDEmboss" w:sz="6" w:space="0" w:color="auto"/>
              <w:bottom w:val="threeDEmboss" w:sz="6" w:space="0" w:color="auto"/>
              <w:right w:val="single" w:sz="4" w:space="0" w:color="auto"/>
            </w:tcBorders>
            <w:shd w:val="clear" w:color="auto" w:fill="FFFF99"/>
          </w:tcPr>
          <w:p w14:paraId="076B78EF" w14:textId="77777777" w:rsidR="009F073F" w:rsidRPr="00E41556" w:rsidRDefault="009F073F" w:rsidP="546B4D49">
            <w:pPr>
              <w:rPr>
                <w:rFonts w:ascii="Calibri Light,Arial" w:eastAsia="Calibri Light,Arial" w:hAnsi="Calibri Light,Arial" w:cs="Calibri Light,Arial"/>
                <w:b/>
                <w:bCs/>
                <w:sz w:val="18"/>
                <w:szCs w:val="18"/>
              </w:rPr>
            </w:pPr>
            <w:r w:rsidRPr="546B4D49">
              <w:rPr>
                <w:rFonts w:ascii="Calibri Light" w:eastAsia="Calibri Light" w:hAnsi="Calibri Light" w:cs="Calibri Light"/>
                <w:b/>
                <w:bCs/>
                <w:sz w:val="18"/>
                <w:szCs w:val="18"/>
              </w:rPr>
              <w:t>“As-Is” Control Requirement</w:t>
            </w:r>
          </w:p>
        </w:tc>
        <w:tc>
          <w:tcPr>
            <w:tcW w:w="2325" w:type="dxa"/>
            <w:tcBorders>
              <w:top w:val="threeDEmboss" w:sz="6" w:space="0" w:color="auto"/>
              <w:left w:val="single" w:sz="4" w:space="0" w:color="auto"/>
              <w:bottom w:val="threeDEmboss" w:sz="6" w:space="0" w:color="auto"/>
              <w:right w:val="single" w:sz="4" w:space="0" w:color="auto"/>
            </w:tcBorders>
            <w:shd w:val="clear" w:color="auto" w:fill="FFFF99"/>
          </w:tcPr>
          <w:p w14:paraId="410B2FEE" w14:textId="77777777" w:rsidR="009F073F" w:rsidRPr="00E41556" w:rsidRDefault="009F073F" w:rsidP="546B4D49">
            <w:pPr>
              <w:rPr>
                <w:rFonts w:ascii="Calibri Light,Arial" w:eastAsia="Calibri Light,Arial" w:hAnsi="Calibri Light,Arial" w:cs="Calibri Light,Arial"/>
                <w:b/>
                <w:bCs/>
                <w:sz w:val="18"/>
                <w:szCs w:val="18"/>
              </w:rPr>
            </w:pPr>
            <w:r w:rsidRPr="546B4D49">
              <w:rPr>
                <w:rFonts w:ascii="Calibri Light" w:eastAsia="Calibri Light" w:hAnsi="Calibri Light" w:cs="Calibri Light"/>
                <w:b/>
                <w:bCs/>
                <w:sz w:val="18"/>
                <w:szCs w:val="18"/>
              </w:rPr>
              <w:t>“To Be” Risk Statement</w:t>
            </w:r>
          </w:p>
        </w:tc>
        <w:tc>
          <w:tcPr>
            <w:tcW w:w="1380" w:type="dxa"/>
            <w:tcBorders>
              <w:top w:val="threeDEmboss" w:sz="6" w:space="0" w:color="auto"/>
              <w:left w:val="single" w:sz="4" w:space="0" w:color="auto"/>
              <w:bottom w:val="threeDEmboss" w:sz="6" w:space="0" w:color="auto"/>
              <w:right w:val="single" w:sz="4" w:space="0" w:color="auto"/>
            </w:tcBorders>
            <w:shd w:val="clear" w:color="auto" w:fill="FFFF99"/>
          </w:tcPr>
          <w:p w14:paraId="653AA5C2" w14:textId="77777777" w:rsidR="009F073F" w:rsidRPr="00E41556" w:rsidRDefault="009F073F" w:rsidP="546B4D49">
            <w:pPr>
              <w:rPr>
                <w:rFonts w:ascii="Calibri Light,Arial" w:eastAsia="Calibri Light,Arial" w:hAnsi="Calibri Light,Arial" w:cs="Calibri Light,Arial"/>
                <w:b/>
                <w:bCs/>
                <w:sz w:val="18"/>
                <w:szCs w:val="18"/>
              </w:rPr>
            </w:pPr>
            <w:r w:rsidRPr="546B4D49">
              <w:rPr>
                <w:rFonts w:ascii="Calibri Light" w:eastAsia="Calibri Light" w:hAnsi="Calibri Light" w:cs="Calibri Light"/>
                <w:b/>
                <w:bCs/>
                <w:sz w:val="18"/>
                <w:szCs w:val="18"/>
              </w:rPr>
              <w:t>“To-Be” Control Activity”</w:t>
            </w:r>
          </w:p>
        </w:tc>
        <w:tc>
          <w:tcPr>
            <w:tcW w:w="1125" w:type="dxa"/>
            <w:tcBorders>
              <w:top w:val="threeDEmboss" w:sz="6" w:space="0" w:color="auto"/>
              <w:left w:val="single" w:sz="4" w:space="0" w:color="auto"/>
              <w:bottom w:val="threeDEmboss" w:sz="6" w:space="0" w:color="auto"/>
              <w:right w:val="single" w:sz="4" w:space="0" w:color="auto"/>
            </w:tcBorders>
            <w:shd w:val="clear" w:color="auto" w:fill="FFFF99"/>
          </w:tcPr>
          <w:p w14:paraId="15F5FDB0" w14:textId="77777777" w:rsidR="009F073F" w:rsidRPr="00E41556" w:rsidRDefault="009F073F" w:rsidP="546B4D49">
            <w:pPr>
              <w:rPr>
                <w:rFonts w:ascii="Calibri Light,Arial" w:eastAsia="Calibri Light,Arial" w:hAnsi="Calibri Light,Arial" w:cs="Calibri Light,Arial"/>
                <w:b/>
                <w:bCs/>
                <w:sz w:val="18"/>
                <w:szCs w:val="18"/>
              </w:rPr>
            </w:pPr>
            <w:r w:rsidRPr="546B4D49">
              <w:rPr>
                <w:rFonts w:ascii="Calibri Light" w:eastAsia="Calibri Light" w:hAnsi="Calibri Light" w:cs="Calibri Light"/>
                <w:b/>
                <w:bCs/>
                <w:sz w:val="18"/>
                <w:szCs w:val="18"/>
              </w:rPr>
              <w:t>Control Automation (manual, IT dependent- manual, automated</w:t>
            </w:r>
          </w:p>
        </w:tc>
        <w:tc>
          <w:tcPr>
            <w:tcW w:w="1470" w:type="dxa"/>
            <w:tcBorders>
              <w:top w:val="threeDEmboss" w:sz="6" w:space="0" w:color="auto"/>
              <w:left w:val="single" w:sz="4" w:space="0" w:color="auto"/>
              <w:bottom w:val="threeDEmboss" w:sz="6" w:space="0" w:color="auto"/>
            </w:tcBorders>
            <w:shd w:val="clear" w:color="auto" w:fill="FFFF99"/>
          </w:tcPr>
          <w:p w14:paraId="1912063B" w14:textId="77777777" w:rsidR="009F073F" w:rsidRPr="00E41556" w:rsidRDefault="009F073F" w:rsidP="546B4D49">
            <w:pPr>
              <w:rPr>
                <w:rFonts w:ascii="Calibri Light,Arial" w:eastAsia="Calibri Light,Arial" w:hAnsi="Calibri Light,Arial" w:cs="Calibri Light,Arial"/>
                <w:b/>
                <w:bCs/>
                <w:sz w:val="18"/>
                <w:szCs w:val="18"/>
              </w:rPr>
            </w:pPr>
            <w:r w:rsidRPr="546B4D49">
              <w:rPr>
                <w:rFonts w:ascii="Calibri Light" w:eastAsia="Calibri Light" w:hAnsi="Calibri Light" w:cs="Calibri Light"/>
                <w:b/>
                <w:bCs/>
                <w:sz w:val="18"/>
                <w:szCs w:val="18"/>
              </w:rPr>
              <w:t>Relevant technical identifier or RICEFW reference</w:t>
            </w:r>
          </w:p>
        </w:tc>
      </w:tr>
      <w:tr w:rsidR="009F073F" w:rsidRPr="0034372A" w14:paraId="5BFDF47E" w14:textId="77777777" w:rsidTr="6ECAB0E7">
        <w:trPr>
          <w:trHeight w:val="3150"/>
          <w:tblHeader/>
        </w:trPr>
        <w:tc>
          <w:tcPr>
            <w:tcW w:w="1365" w:type="dxa"/>
            <w:tcBorders>
              <w:top w:val="threeDEmboss" w:sz="6" w:space="0" w:color="auto"/>
              <w:bottom w:val="single" w:sz="4" w:space="0" w:color="auto"/>
              <w:right w:val="single" w:sz="4" w:space="0" w:color="auto"/>
            </w:tcBorders>
            <w:vAlign w:val="center"/>
          </w:tcPr>
          <w:p w14:paraId="1F6C2DC8" w14:textId="106A1509" w:rsidR="009F073F" w:rsidRPr="00E41556" w:rsidRDefault="66265727" w:rsidP="7C4A50D8">
            <w:pPr>
              <w:rPr>
                <w:rFonts w:ascii="Calibri Light,Arial" w:eastAsia="Calibri Light,Arial" w:hAnsi="Calibri Light,Arial" w:cs="Calibri Light,Arial"/>
                <w:i/>
                <w:iCs/>
                <w:sz w:val="18"/>
                <w:szCs w:val="18"/>
              </w:rPr>
            </w:pPr>
            <w:r w:rsidRPr="7C4A50D8">
              <w:rPr>
                <w:rFonts w:ascii="Calibri Light" w:eastAsia="Calibri Light" w:hAnsi="Calibri Light" w:cs="Calibri Light"/>
                <w:i/>
                <w:iCs/>
                <w:sz w:val="20"/>
                <w:szCs w:val="20"/>
                <w:lang w:val="de-CH"/>
              </w:rPr>
              <w:t>CONTROL-CS-1199</w:t>
            </w:r>
          </w:p>
        </w:tc>
        <w:tc>
          <w:tcPr>
            <w:tcW w:w="2145" w:type="dxa"/>
            <w:tcBorders>
              <w:top w:val="threeDEmboss" w:sz="6" w:space="0" w:color="auto"/>
              <w:bottom w:val="single" w:sz="4" w:space="0" w:color="auto"/>
              <w:right w:val="single" w:sz="4" w:space="0" w:color="auto"/>
            </w:tcBorders>
            <w:vAlign w:val="center"/>
          </w:tcPr>
          <w:p w14:paraId="1425043C" w14:textId="331BCE71" w:rsidR="009F073F" w:rsidRPr="00E41556" w:rsidRDefault="2F903037" w:rsidP="6ECAB0E7">
            <w:pPr>
              <w:pStyle w:val="TableField-Left"/>
              <w:rPr>
                <w:rFonts w:ascii="Calibri Light,Arial" w:eastAsia="Calibri Light,Arial" w:hAnsi="Calibri Light,Arial" w:cs="Calibri Light,Arial"/>
                <w:i/>
                <w:iCs/>
                <w:sz w:val="18"/>
                <w:szCs w:val="18"/>
              </w:rPr>
            </w:pPr>
            <w:r w:rsidRPr="6ECAB0E7">
              <w:rPr>
                <w:rFonts w:ascii="Calibri" w:eastAsia="Calibri" w:hAnsi="Calibri" w:cs="Calibri"/>
                <w:i/>
                <w:iCs/>
                <w:sz w:val="16"/>
                <w:szCs w:val="16"/>
                <w:lang w:val="de-CH"/>
              </w:rPr>
              <w:t>Training On Communicating Accessible Authorized Payment Agency (APA) Locations (DisabRA Settlement Agreement): SCE is required to provide customer service training on communicating accessible Authorized Payment Agency (APA) locations to callers. (See DisabRA Settlement Agreement, III.B.2.f).</w:t>
            </w:r>
          </w:p>
        </w:tc>
        <w:tc>
          <w:tcPr>
            <w:tcW w:w="2325" w:type="dxa"/>
            <w:tcBorders>
              <w:top w:val="threeDEmboss" w:sz="6" w:space="0" w:color="auto"/>
              <w:left w:val="single" w:sz="4" w:space="0" w:color="auto"/>
              <w:bottom w:val="single" w:sz="4" w:space="0" w:color="auto"/>
              <w:right w:val="single" w:sz="4" w:space="0" w:color="auto"/>
            </w:tcBorders>
            <w:vAlign w:val="center"/>
          </w:tcPr>
          <w:p w14:paraId="6B203C93" w14:textId="0C035773" w:rsidR="009F073F" w:rsidRPr="00E41556" w:rsidRDefault="546B4D49" w:rsidP="7C4A50D8">
            <w:pPr>
              <w:rPr>
                <w:rFonts w:ascii="Calibri Light,Arial" w:eastAsia="Calibri Light,Arial" w:hAnsi="Calibri Light,Arial" w:cs="Calibri Light,Arial"/>
                <w:i/>
                <w:iCs/>
                <w:sz w:val="18"/>
                <w:szCs w:val="18"/>
              </w:rPr>
            </w:pPr>
            <w:r w:rsidRPr="7C4A50D8">
              <w:rPr>
                <w:rFonts w:ascii="Calibri" w:eastAsia="Calibri" w:hAnsi="Calibri" w:cs="Calibri"/>
                <w:i/>
                <w:iCs/>
                <w:sz w:val="16"/>
                <w:szCs w:val="16"/>
              </w:rPr>
              <w:t>Noncompliance or misinterpretation with regulatory and legislative requirements may lead to misstatement of financial statements, penalties, fines and/or prosecution from governing regulatory bodies</w:t>
            </w:r>
          </w:p>
        </w:tc>
        <w:tc>
          <w:tcPr>
            <w:tcW w:w="1380" w:type="dxa"/>
            <w:tcBorders>
              <w:top w:val="threeDEmboss" w:sz="6" w:space="0" w:color="auto"/>
              <w:left w:val="single" w:sz="4" w:space="0" w:color="auto"/>
              <w:bottom w:val="single" w:sz="4" w:space="0" w:color="auto"/>
              <w:right w:val="single" w:sz="4" w:space="0" w:color="auto"/>
            </w:tcBorders>
            <w:vAlign w:val="center"/>
          </w:tcPr>
          <w:p w14:paraId="4EC0B7E1" w14:textId="055B398A" w:rsidR="009F073F" w:rsidRPr="00E41556" w:rsidRDefault="630B9CC9" w:rsidP="6ECAB0E7">
            <w:pPr>
              <w:rPr>
                <w:rFonts w:ascii="Calibri Light,Arial" w:eastAsia="Calibri Light,Arial" w:hAnsi="Calibri Light,Arial" w:cs="Calibri Light,Arial"/>
                <w:i/>
                <w:iCs/>
                <w:sz w:val="18"/>
                <w:szCs w:val="18"/>
              </w:rPr>
            </w:pPr>
            <w:r w:rsidRPr="6ECAB0E7">
              <w:rPr>
                <w:rFonts w:ascii="Calibri" w:eastAsia="Calibri" w:hAnsi="Calibri" w:cs="Calibri"/>
                <w:i/>
                <w:iCs/>
                <w:sz w:val="16"/>
                <w:szCs w:val="16"/>
              </w:rPr>
              <w:t xml:space="preserve">On an annual basis, CCC management provides refresher training to all CCC Agent to provide Authorized Payment Agency (APA) location upon request of all customers, including accessibility information to the </w:t>
            </w:r>
            <w:proofErr w:type="spellStart"/>
            <w:r w:rsidRPr="6ECAB0E7">
              <w:rPr>
                <w:rFonts w:ascii="Calibri" w:eastAsia="Calibri" w:hAnsi="Calibri" w:cs="Calibri"/>
                <w:i/>
                <w:iCs/>
                <w:sz w:val="16"/>
                <w:szCs w:val="16"/>
              </w:rPr>
              <w:t>DisabRA</w:t>
            </w:r>
            <w:proofErr w:type="spellEnd"/>
            <w:r w:rsidRPr="6ECAB0E7">
              <w:rPr>
                <w:rFonts w:ascii="Calibri" w:eastAsia="Calibri" w:hAnsi="Calibri" w:cs="Calibri"/>
                <w:i/>
                <w:iCs/>
                <w:sz w:val="16"/>
                <w:szCs w:val="16"/>
              </w:rPr>
              <w:t xml:space="preserve"> customers.  All new employees are </w:t>
            </w:r>
            <w:proofErr w:type="gramStart"/>
            <w:r w:rsidRPr="6ECAB0E7">
              <w:rPr>
                <w:rFonts w:ascii="Calibri" w:eastAsia="Calibri" w:hAnsi="Calibri" w:cs="Calibri"/>
                <w:i/>
                <w:iCs/>
                <w:sz w:val="16"/>
                <w:szCs w:val="16"/>
              </w:rPr>
              <w:t>provide</w:t>
            </w:r>
            <w:proofErr w:type="gramEnd"/>
            <w:r w:rsidRPr="6ECAB0E7">
              <w:rPr>
                <w:rFonts w:ascii="Calibri" w:eastAsia="Calibri" w:hAnsi="Calibri" w:cs="Calibri"/>
                <w:i/>
                <w:iCs/>
                <w:sz w:val="16"/>
                <w:szCs w:val="16"/>
              </w:rPr>
              <w:t xml:space="preserve"> this training as part of the New Hire Training.</w:t>
            </w:r>
          </w:p>
        </w:tc>
        <w:tc>
          <w:tcPr>
            <w:tcW w:w="1125" w:type="dxa"/>
            <w:tcBorders>
              <w:top w:val="threeDEmboss" w:sz="6" w:space="0" w:color="auto"/>
              <w:left w:val="single" w:sz="4" w:space="0" w:color="auto"/>
              <w:bottom w:val="single" w:sz="4" w:space="0" w:color="auto"/>
              <w:right w:val="single" w:sz="4" w:space="0" w:color="auto"/>
            </w:tcBorders>
            <w:vAlign w:val="center"/>
          </w:tcPr>
          <w:p w14:paraId="525B22E8" w14:textId="258D614B" w:rsidR="009F073F" w:rsidRPr="00E41556" w:rsidRDefault="6E9C5C12" w:rsidP="2F903037">
            <w:pPr>
              <w:rPr>
                <w:rFonts w:ascii="Calibri Light,Arial" w:eastAsia="Calibri Light,Arial" w:hAnsi="Calibri Light,Arial" w:cs="Calibri Light,Arial"/>
                <w:sz w:val="18"/>
                <w:szCs w:val="18"/>
              </w:rPr>
            </w:pPr>
            <w:r w:rsidRPr="2F903037">
              <w:rPr>
                <w:rFonts w:ascii="Calibri Light" w:eastAsia="Calibri Light" w:hAnsi="Calibri Light" w:cs="Calibri Light"/>
                <w:sz w:val="18"/>
                <w:szCs w:val="18"/>
              </w:rPr>
              <w:t>Manual</w:t>
            </w:r>
          </w:p>
        </w:tc>
        <w:tc>
          <w:tcPr>
            <w:tcW w:w="1470" w:type="dxa"/>
            <w:tcBorders>
              <w:top w:val="threeDEmboss" w:sz="6" w:space="0" w:color="auto"/>
              <w:left w:val="single" w:sz="4" w:space="0" w:color="auto"/>
              <w:bottom w:val="single" w:sz="4" w:space="0" w:color="auto"/>
            </w:tcBorders>
            <w:vAlign w:val="center"/>
          </w:tcPr>
          <w:p w14:paraId="0D56F4E7" w14:textId="716E1144" w:rsidR="009F073F" w:rsidRPr="00E41556" w:rsidRDefault="6E9C5C12" w:rsidP="7C4A50D8">
            <w:pPr>
              <w:spacing w:line="259" w:lineRule="auto"/>
              <w:rPr>
                <w:rFonts w:ascii="Calibri Light,Arial" w:eastAsia="Calibri Light,Arial" w:hAnsi="Calibri Light,Arial" w:cs="Calibri Light,Arial"/>
                <w:i/>
                <w:iCs/>
                <w:sz w:val="18"/>
                <w:szCs w:val="18"/>
              </w:rPr>
            </w:pPr>
            <w:r w:rsidRPr="2F903037">
              <w:rPr>
                <w:rStyle w:val="widgetcontainerread"/>
                <w:rFonts w:ascii="Calibri Light" w:eastAsia="Calibri Light" w:hAnsi="Calibri Light" w:cs="Calibri Light"/>
                <w:sz w:val="18"/>
                <w:szCs w:val="18"/>
              </w:rPr>
              <w:t>N/A</w:t>
            </w:r>
          </w:p>
        </w:tc>
      </w:tr>
    </w:tbl>
    <w:p w14:paraId="458D52ED" w14:textId="2116E689" w:rsidR="005A7108" w:rsidRPr="004B202F" w:rsidRDefault="001A6236" w:rsidP="004B202F">
      <w:pPr>
        <w:pStyle w:val="Heading2"/>
        <w:ind w:left="0" w:firstLine="0"/>
        <w:rPr>
          <w:rStyle w:val="Hyperlink"/>
          <w:color w:val="auto"/>
          <w:u w:val="none"/>
        </w:rPr>
      </w:pPr>
      <w:bookmarkStart w:id="97" w:name="_Toc26282945"/>
      <w:r>
        <w:t xml:space="preserve">3.1 </w:t>
      </w:r>
      <w:r w:rsidR="00D96A12" w:rsidRPr="006B24F0">
        <w:t>Security Considerations</w:t>
      </w:r>
      <w:bookmarkEnd w:id="97"/>
    </w:p>
    <w:tbl>
      <w:tblPr>
        <w:tblW w:w="7650" w:type="dxa"/>
        <w:tblInd w:w="-23"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ayout w:type="fixed"/>
        <w:tblLook w:val="01E0" w:firstRow="1" w:lastRow="1" w:firstColumn="1" w:lastColumn="1" w:noHBand="0" w:noVBand="0"/>
      </w:tblPr>
      <w:tblGrid>
        <w:gridCol w:w="1260"/>
        <w:gridCol w:w="1710"/>
        <w:gridCol w:w="1260"/>
        <w:gridCol w:w="1980"/>
        <w:gridCol w:w="1440"/>
      </w:tblGrid>
      <w:tr w:rsidR="00DF002A" w:rsidRPr="00467597" w14:paraId="516A252E" w14:textId="77777777" w:rsidTr="6ECAB0E7">
        <w:trPr>
          <w:cantSplit/>
          <w:trHeight w:val="432"/>
          <w:tblHeader/>
        </w:trPr>
        <w:tc>
          <w:tcPr>
            <w:tcW w:w="1260" w:type="dxa"/>
            <w:tcBorders>
              <w:top w:val="threeDEmboss" w:sz="6" w:space="0" w:color="auto"/>
              <w:bottom w:val="threeDEmboss" w:sz="6" w:space="0" w:color="auto"/>
            </w:tcBorders>
            <w:shd w:val="clear" w:color="auto" w:fill="F9FBAF"/>
            <w:vAlign w:val="center"/>
          </w:tcPr>
          <w:p w14:paraId="59B32FF4" w14:textId="77777777" w:rsidR="00DF002A" w:rsidRPr="00467597" w:rsidRDefault="00DF002A"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Role </w:t>
            </w:r>
          </w:p>
        </w:tc>
        <w:tc>
          <w:tcPr>
            <w:tcW w:w="1710" w:type="dxa"/>
            <w:tcBorders>
              <w:top w:val="threeDEmboss" w:sz="6" w:space="0" w:color="auto"/>
              <w:bottom w:val="threeDEmboss" w:sz="6" w:space="0" w:color="auto"/>
            </w:tcBorders>
            <w:shd w:val="clear" w:color="auto" w:fill="F9FBAF"/>
            <w:vAlign w:val="center"/>
          </w:tcPr>
          <w:p w14:paraId="4A438605" w14:textId="77777777" w:rsidR="00DF002A" w:rsidRPr="00467597" w:rsidRDefault="00DF002A"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Transaction Code (T-Code) </w:t>
            </w:r>
          </w:p>
        </w:tc>
        <w:tc>
          <w:tcPr>
            <w:tcW w:w="1260" w:type="dxa"/>
            <w:tcBorders>
              <w:top w:val="threeDEmboss" w:sz="6" w:space="0" w:color="auto"/>
              <w:bottom w:val="threeDEmboss" w:sz="6" w:space="0" w:color="auto"/>
            </w:tcBorders>
            <w:shd w:val="clear" w:color="auto" w:fill="F9FBAF"/>
            <w:vAlign w:val="center"/>
          </w:tcPr>
          <w:p w14:paraId="1B795A9D" w14:textId="77777777" w:rsidR="00DF002A" w:rsidRPr="00467597" w:rsidRDefault="00DF002A"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T-Code Description</w:t>
            </w:r>
          </w:p>
        </w:tc>
        <w:tc>
          <w:tcPr>
            <w:tcW w:w="1980" w:type="dxa"/>
            <w:tcBorders>
              <w:top w:val="threeDEmboss" w:sz="6" w:space="0" w:color="auto"/>
              <w:bottom w:val="threeDEmboss" w:sz="6" w:space="0" w:color="auto"/>
            </w:tcBorders>
            <w:shd w:val="clear" w:color="auto" w:fill="F9FBAF"/>
            <w:vAlign w:val="center"/>
          </w:tcPr>
          <w:p w14:paraId="199608FC" w14:textId="77777777" w:rsidR="00DF002A" w:rsidRPr="00467597" w:rsidRDefault="00DF002A"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Functional Restriction</w:t>
            </w:r>
          </w:p>
        </w:tc>
        <w:tc>
          <w:tcPr>
            <w:tcW w:w="1440" w:type="dxa"/>
            <w:tcBorders>
              <w:top w:val="threeDEmboss" w:sz="6" w:space="0" w:color="auto"/>
              <w:bottom w:val="threeDEmboss" w:sz="6" w:space="0" w:color="auto"/>
            </w:tcBorders>
            <w:shd w:val="clear" w:color="auto" w:fill="F9FBAF"/>
          </w:tcPr>
          <w:p w14:paraId="2BE37E1F" w14:textId="77777777" w:rsidR="00DF002A" w:rsidRPr="00467597" w:rsidDel="00036EF2" w:rsidRDefault="00DF002A"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Organizational Restriction</w:t>
            </w:r>
          </w:p>
        </w:tc>
      </w:tr>
      <w:tr w:rsidR="009F073F" w:rsidRPr="00467597" w14:paraId="0FB0E8AB" w14:textId="77777777" w:rsidTr="6ECAB0E7">
        <w:trPr>
          <w:cantSplit/>
          <w:trHeight w:val="111"/>
          <w:tblHeader/>
        </w:trPr>
        <w:tc>
          <w:tcPr>
            <w:tcW w:w="1260" w:type="dxa"/>
            <w:tcBorders>
              <w:top w:val="single" w:sz="6" w:space="0" w:color="auto"/>
              <w:bottom w:val="single" w:sz="6" w:space="0" w:color="auto"/>
            </w:tcBorders>
            <w:vAlign w:val="center"/>
          </w:tcPr>
          <w:p w14:paraId="6C3BDEA6" w14:textId="4146C667" w:rsidR="009F073F" w:rsidRPr="009F073F" w:rsidRDefault="00C50FC0"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 xml:space="preserve">Please refer to the </w:t>
            </w:r>
            <w:proofErr w:type="gramStart"/>
            <w:r w:rsidRPr="546B4D49">
              <w:rPr>
                <w:rFonts w:ascii="Calibri Light" w:eastAsia="Calibri Light" w:hAnsi="Calibri Light" w:cs="Calibri Light"/>
                <w:sz w:val="18"/>
                <w:szCs w:val="18"/>
              </w:rPr>
              <w:t>roles</w:t>
            </w:r>
            <w:proofErr w:type="gramEnd"/>
            <w:r w:rsidRPr="546B4D49">
              <w:rPr>
                <w:rFonts w:ascii="Calibri Light" w:eastAsia="Calibri Light" w:hAnsi="Calibri Light" w:cs="Calibri Light"/>
                <w:sz w:val="18"/>
                <w:szCs w:val="18"/>
              </w:rPr>
              <w:t xml:space="preserve"> spreadsheet in section 2.1.6.2</w:t>
            </w:r>
          </w:p>
        </w:tc>
        <w:tc>
          <w:tcPr>
            <w:tcW w:w="1710" w:type="dxa"/>
            <w:tcBorders>
              <w:top w:val="single" w:sz="6" w:space="0" w:color="auto"/>
              <w:bottom w:val="single" w:sz="6" w:space="0" w:color="auto"/>
            </w:tcBorders>
            <w:vAlign w:val="center"/>
          </w:tcPr>
          <w:p w14:paraId="4FD97220" w14:textId="77777777" w:rsidR="009F073F" w:rsidRPr="009F073F" w:rsidRDefault="009F073F" w:rsidP="0076532F">
            <w:pPr>
              <w:pStyle w:val="TableField-Left"/>
              <w:rPr>
                <w:rFonts w:ascii="Calibri Light" w:hAnsi="Calibri Light" w:cs="Arial"/>
                <w:sz w:val="18"/>
                <w:szCs w:val="18"/>
              </w:rPr>
            </w:pPr>
          </w:p>
        </w:tc>
        <w:tc>
          <w:tcPr>
            <w:tcW w:w="1260" w:type="dxa"/>
            <w:tcBorders>
              <w:top w:val="single" w:sz="6" w:space="0" w:color="auto"/>
              <w:bottom w:val="single" w:sz="6" w:space="0" w:color="auto"/>
            </w:tcBorders>
            <w:vAlign w:val="center"/>
          </w:tcPr>
          <w:p w14:paraId="63FC1E26" w14:textId="77777777" w:rsidR="009F073F" w:rsidRPr="009F073F" w:rsidRDefault="009F073F" w:rsidP="0076532F">
            <w:pPr>
              <w:pStyle w:val="TableField-Left"/>
              <w:rPr>
                <w:rFonts w:ascii="Calibri Light" w:hAnsi="Calibri Light" w:cs="Arial"/>
                <w:sz w:val="18"/>
                <w:szCs w:val="18"/>
              </w:rPr>
            </w:pPr>
          </w:p>
        </w:tc>
        <w:tc>
          <w:tcPr>
            <w:tcW w:w="1980" w:type="dxa"/>
            <w:tcBorders>
              <w:top w:val="single" w:sz="6" w:space="0" w:color="auto"/>
              <w:bottom w:val="single" w:sz="6" w:space="0" w:color="auto"/>
            </w:tcBorders>
            <w:vAlign w:val="center"/>
          </w:tcPr>
          <w:p w14:paraId="5A1D808E" w14:textId="77777777" w:rsidR="009F073F" w:rsidRPr="009F073F" w:rsidRDefault="009F073F" w:rsidP="0076532F">
            <w:pPr>
              <w:pStyle w:val="TableField-Left"/>
              <w:rPr>
                <w:rFonts w:ascii="Calibri Light" w:hAnsi="Calibri Light" w:cs="Arial"/>
                <w:sz w:val="18"/>
                <w:szCs w:val="18"/>
              </w:rPr>
            </w:pPr>
          </w:p>
        </w:tc>
        <w:tc>
          <w:tcPr>
            <w:tcW w:w="1440" w:type="dxa"/>
            <w:tcBorders>
              <w:top w:val="single" w:sz="6" w:space="0" w:color="auto"/>
              <w:bottom w:val="single" w:sz="6" w:space="0" w:color="auto"/>
            </w:tcBorders>
          </w:tcPr>
          <w:p w14:paraId="38D99EE1" w14:textId="77777777" w:rsidR="009F073F" w:rsidRPr="009F073F" w:rsidRDefault="009F073F" w:rsidP="0076532F">
            <w:pPr>
              <w:pStyle w:val="TableField-Left"/>
              <w:rPr>
                <w:rFonts w:ascii="Calibri Light" w:hAnsi="Calibri Light" w:cs="Arial"/>
                <w:sz w:val="18"/>
                <w:szCs w:val="18"/>
              </w:rPr>
            </w:pPr>
          </w:p>
        </w:tc>
      </w:tr>
    </w:tbl>
    <w:p w14:paraId="10DAB42D" w14:textId="77777777" w:rsidR="00D96A12" w:rsidRDefault="00D96A12" w:rsidP="001375DC">
      <w:pPr>
        <w:pStyle w:val="Heading2TextBulleted"/>
        <w:numPr>
          <w:ilvl w:val="0"/>
          <w:numId w:val="0"/>
        </w:numPr>
        <w:ind w:left="720" w:hanging="360"/>
        <w:rPr>
          <w:rFonts w:ascii="Calibri Light" w:hAnsi="Calibri Light" w:cs="Arial"/>
        </w:rPr>
      </w:pPr>
    </w:p>
    <w:p w14:paraId="313EE3D6" w14:textId="77777777" w:rsidR="00DF002A" w:rsidRPr="006B24F0" w:rsidRDefault="00DF002A" w:rsidP="009F073F">
      <w:pPr>
        <w:pStyle w:val="Heading2TextBulleted"/>
        <w:numPr>
          <w:ilvl w:val="0"/>
          <w:numId w:val="0"/>
        </w:numPr>
        <w:rPr>
          <w:rFonts w:ascii="Calibri Light" w:hAnsi="Calibri Light" w:cs="Arial"/>
        </w:rPr>
      </w:pPr>
    </w:p>
    <w:p w14:paraId="54B75924" w14:textId="77777777" w:rsidR="00676625" w:rsidRPr="006B24F0" w:rsidRDefault="001A6236" w:rsidP="00993B75">
      <w:pPr>
        <w:pStyle w:val="Heading2"/>
      </w:pPr>
      <w:bookmarkStart w:id="98" w:name="_Toc26282946"/>
      <w:r>
        <w:t xml:space="preserve">3.2 </w:t>
      </w:r>
      <w:r w:rsidR="00676625" w:rsidRPr="006B24F0">
        <w:t>Custom Program/Transaction Codes</w:t>
      </w:r>
      <w:bookmarkEnd w:id="98"/>
    </w:p>
    <w:p w14:paraId="18E39019" w14:textId="77777777" w:rsidR="005A7108" w:rsidRPr="00467597" w:rsidRDefault="005A7108" w:rsidP="7C4A50D8">
      <w:pPr>
        <w:spacing w:before="100" w:beforeAutospacing="1"/>
        <w:ind w:right="-288"/>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Please identify any custom programs/transaction codes that need to be developed for RICEFW objects. Include RICEFW Reference ID from APSE in RICEFW Reference ID column. </w:t>
      </w:r>
    </w:p>
    <w:p w14:paraId="6D1BD6A3" w14:textId="77777777" w:rsidR="00BF348C" w:rsidRPr="00467597" w:rsidRDefault="005A7108" w:rsidP="546B4D49">
      <w:pPr>
        <w:spacing w:before="60" w:after="60"/>
        <w:ind w:right="-288"/>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The following details should be identified and captured in their respective RICEFW Functional/Technical specs</w:t>
      </w:r>
    </w:p>
    <w:p w14:paraId="600616F6" w14:textId="77777777" w:rsidR="00676625" w:rsidRPr="00467597" w:rsidRDefault="00676625" w:rsidP="00BF348C">
      <w:pPr>
        <w:pStyle w:val="Heading2TextBulleted"/>
        <w:spacing w:before="60" w:after="60"/>
        <w:rPr>
          <w:rFonts w:ascii="Calibri Light" w:hAnsi="Calibri Light"/>
          <w:sz w:val="18"/>
          <w:szCs w:val="18"/>
        </w:rPr>
      </w:pPr>
      <w:r w:rsidRPr="00467597">
        <w:rPr>
          <w:rFonts w:ascii="Calibri Light" w:hAnsi="Calibri Light"/>
          <w:sz w:val="18"/>
          <w:szCs w:val="18"/>
        </w:rPr>
        <w:t>Is the custom program executed in the batch mode or dialogue mode</w:t>
      </w:r>
    </w:p>
    <w:p w14:paraId="64ABBCFF" w14:textId="77777777" w:rsidR="00676625" w:rsidRPr="00467597" w:rsidRDefault="00676625" w:rsidP="00BF348C">
      <w:pPr>
        <w:pStyle w:val="Heading2TextBulleted"/>
        <w:spacing w:before="60" w:after="60"/>
        <w:rPr>
          <w:rFonts w:ascii="Calibri Light" w:hAnsi="Calibri Light"/>
          <w:sz w:val="18"/>
          <w:szCs w:val="18"/>
        </w:rPr>
      </w:pPr>
      <w:r w:rsidRPr="00467597">
        <w:rPr>
          <w:rFonts w:ascii="Calibri Light" w:hAnsi="Calibri Light"/>
          <w:sz w:val="18"/>
          <w:szCs w:val="18"/>
        </w:rPr>
        <w:t>Is the custom program assigned to an authorization group</w:t>
      </w:r>
    </w:p>
    <w:p w14:paraId="2B7E767A" w14:textId="77777777" w:rsidR="00676625" w:rsidRPr="00467597" w:rsidRDefault="00676625" w:rsidP="00BF348C">
      <w:pPr>
        <w:pStyle w:val="Heading2TextBulleted"/>
        <w:spacing w:before="60" w:after="60"/>
        <w:rPr>
          <w:rFonts w:ascii="Calibri Light" w:hAnsi="Calibri Light"/>
          <w:sz w:val="18"/>
          <w:szCs w:val="18"/>
        </w:rPr>
      </w:pPr>
      <w:r w:rsidRPr="00467597">
        <w:rPr>
          <w:rFonts w:ascii="Calibri Light" w:hAnsi="Calibri Light"/>
          <w:sz w:val="18"/>
          <w:szCs w:val="18"/>
        </w:rPr>
        <w:t>What is the custom transaction code for the custom program</w:t>
      </w:r>
    </w:p>
    <w:p w14:paraId="2D93F91E" w14:textId="77777777" w:rsidR="00676625" w:rsidRPr="00467597" w:rsidRDefault="00676625" w:rsidP="00BF348C">
      <w:pPr>
        <w:pStyle w:val="Heading2TextBulleted"/>
        <w:spacing w:before="60" w:after="60"/>
        <w:rPr>
          <w:rFonts w:ascii="Calibri Light" w:hAnsi="Calibri Light"/>
          <w:sz w:val="18"/>
          <w:szCs w:val="18"/>
        </w:rPr>
      </w:pPr>
      <w:r w:rsidRPr="00467597">
        <w:rPr>
          <w:rFonts w:ascii="Calibri Light" w:hAnsi="Calibri Light"/>
          <w:sz w:val="18"/>
          <w:szCs w:val="18"/>
        </w:rPr>
        <w:t>Should there be an authorization check made against any field in the custom program/custom t-code and if so what is the custom/standard authorization object used(For example does it have to be restricted to residential vs commercial customer)</w:t>
      </w:r>
    </w:p>
    <w:p w14:paraId="20C8C2BA" w14:textId="77777777" w:rsidR="00676625" w:rsidRPr="00467597" w:rsidRDefault="00676625" w:rsidP="00BF348C">
      <w:pPr>
        <w:pStyle w:val="Heading2TextBulleted"/>
        <w:spacing w:before="60" w:after="60"/>
        <w:rPr>
          <w:rFonts w:ascii="Calibri Light" w:hAnsi="Calibri Light"/>
          <w:sz w:val="18"/>
          <w:szCs w:val="18"/>
        </w:rPr>
      </w:pPr>
      <w:r w:rsidRPr="00467597">
        <w:rPr>
          <w:rFonts w:ascii="Calibri Light" w:hAnsi="Calibri Light"/>
          <w:sz w:val="18"/>
          <w:szCs w:val="18"/>
        </w:rPr>
        <w:lastRenderedPageBreak/>
        <w:t>Does the custom programs/custom t-codes have any crictial or sensitive customer information that needs extra security</w:t>
      </w:r>
    </w:p>
    <w:tbl>
      <w:tblPr>
        <w:tblW w:w="10239" w:type="dxa"/>
        <w:tblInd w:w="-131" w:type="dxa"/>
        <w:tblBorders>
          <w:top w:val="threeDEmboss" w:sz="6" w:space="0" w:color="auto"/>
          <w:left w:val="threeDEmboss" w:sz="6" w:space="0" w:color="auto"/>
          <w:bottom w:val="threeDEmboss" w:sz="6" w:space="0" w:color="auto"/>
          <w:right w:val="threeDEmboss" w:sz="6" w:space="0" w:color="auto"/>
          <w:insideH w:val="threeDEmboss" w:sz="6" w:space="0" w:color="auto"/>
          <w:insideV w:val="single" w:sz="6" w:space="0" w:color="auto"/>
        </w:tblBorders>
        <w:tblLayout w:type="fixed"/>
        <w:tblLook w:val="01E0" w:firstRow="1" w:lastRow="1" w:firstColumn="1" w:lastColumn="1" w:noHBand="0" w:noVBand="0"/>
      </w:tblPr>
      <w:tblGrid>
        <w:gridCol w:w="1630"/>
        <w:gridCol w:w="1949"/>
        <w:gridCol w:w="2220"/>
        <w:gridCol w:w="2220"/>
        <w:gridCol w:w="2220"/>
      </w:tblGrid>
      <w:tr w:rsidR="00AE5F37" w:rsidRPr="00AE5F37" w14:paraId="58DF58FF" w14:textId="77777777" w:rsidTr="6ECAB0E7">
        <w:trPr>
          <w:cantSplit/>
          <w:trHeight w:val="520"/>
          <w:tblHeader/>
        </w:trPr>
        <w:tc>
          <w:tcPr>
            <w:tcW w:w="1630" w:type="dxa"/>
            <w:tcBorders>
              <w:bottom w:val="threeDEmboss" w:sz="6" w:space="0" w:color="auto"/>
            </w:tcBorders>
            <w:shd w:val="clear" w:color="auto" w:fill="F9FBAF"/>
            <w:vAlign w:val="center"/>
          </w:tcPr>
          <w:p w14:paraId="50E31058" w14:textId="77777777" w:rsidR="00AE5F37" w:rsidRPr="00AE5F37" w:rsidRDefault="00AE5F37"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Custom Table</w:t>
            </w:r>
          </w:p>
        </w:tc>
        <w:tc>
          <w:tcPr>
            <w:tcW w:w="1949" w:type="dxa"/>
            <w:tcBorders>
              <w:bottom w:val="threeDEmboss" w:sz="6" w:space="0" w:color="auto"/>
            </w:tcBorders>
            <w:shd w:val="clear" w:color="auto" w:fill="F9FBAF"/>
            <w:vAlign w:val="center"/>
          </w:tcPr>
          <w:p w14:paraId="31F6D158" w14:textId="77777777" w:rsidR="00AE5F37" w:rsidRPr="00AE5F37" w:rsidRDefault="00AE5F37"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Authorization Grp Assigned</w:t>
            </w:r>
          </w:p>
        </w:tc>
        <w:tc>
          <w:tcPr>
            <w:tcW w:w="2220" w:type="dxa"/>
            <w:tcBorders>
              <w:bottom w:val="threeDEmboss" w:sz="6" w:space="0" w:color="auto"/>
            </w:tcBorders>
            <w:shd w:val="clear" w:color="auto" w:fill="F9FBAF"/>
            <w:vAlign w:val="center"/>
          </w:tcPr>
          <w:p w14:paraId="64C9DA7C" w14:textId="77777777" w:rsidR="00AE5F37" w:rsidRPr="00AE5F37" w:rsidRDefault="00AE5F37"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Custom T-code for the Table</w:t>
            </w:r>
          </w:p>
        </w:tc>
        <w:tc>
          <w:tcPr>
            <w:tcW w:w="2220" w:type="dxa"/>
            <w:tcBorders>
              <w:bottom w:val="threeDEmboss" w:sz="6" w:space="0" w:color="auto"/>
            </w:tcBorders>
            <w:shd w:val="clear" w:color="auto" w:fill="F9FBAF"/>
            <w:vAlign w:val="center"/>
          </w:tcPr>
          <w:p w14:paraId="2ECFA5C2" w14:textId="77777777" w:rsidR="00AE5F37" w:rsidRPr="00AE5F37" w:rsidRDefault="00AE5F37"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Table Access (display/update)</w:t>
            </w:r>
          </w:p>
        </w:tc>
        <w:tc>
          <w:tcPr>
            <w:tcW w:w="2220" w:type="dxa"/>
            <w:tcBorders>
              <w:bottom w:val="threeDEmboss" w:sz="6" w:space="0" w:color="auto"/>
            </w:tcBorders>
            <w:shd w:val="clear" w:color="auto" w:fill="F9FBAF"/>
          </w:tcPr>
          <w:p w14:paraId="6F16CDBA" w14:textId="77777777" w:rsidR="00AE5F37" w:rsidRPr="00AE5F37" w:rsidRDefault="00AE5F37"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RICEFW Reference ID</w:t>
            </w:r>
          </w:p>
        </w:tc>
      </w:tr>
      <w:tr w:rsidR="00AE5F37" w:rsidRPr="00AE5F37" w14:paraId="3AAC59DC" w14:textId="77777777" w:rsidTr="6ECAB0E7">
        <w:trPr>
          <w:cantSplit/>
          <w:trHeight w:val="130"/>
        </w:trPr>
        <w:tc>
          <w:tcPr>
            <w:tcW w:w="1630" w:type="dxa"/>
            <w:tcBorders>
              <w:bottom w:val="single" w:sz="4" w:space="0" w:color="auto"/>
            </w:tcBorders>
            <w:vAlign w:val="center"/>
          </w:tcPr>
          <w:p w14:paraId="0B66155E" w14:textId="77777777" w:rsidR="00AE5F37" w:rsidRPr="00AE5F37" w:rsidRDefault="009F073F"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N/A</w:t>
            </w:r>
          </w:p>
        </w:tc>
        <w:tc>
          <w:tcPr>
            <w:tcW w:w="1949" w:type="dxa"/>
            <w:tcBorders>
              <w:bottom w:val="single" w:sz="4" w:space="0" w:color="auto"/>
            </w:tcBorders>
            <w:vAlign w:val="center"/>
          </w:tcPr>
          <w:p w14:paraId="664E6BBF" w14:textId="77777777" w:rsidR="00AE5F37" w:rsidRPr="00AE5F37" w:rsidRDefault="00AE5F37" w:rsidP="00915F42">
            <w:pPr>
              <w:pStyle w:val="TableField-Left"/>
              <w:rPr>
                <w:rFonts w:ascii="Calibri Light" w:hAnsi="Calibri Light" w:cs="Arial"/>
                <w:sz w:val="18"/>
                <w:szCs w:val="18"/>
              </w:rPr>
            </w:pPr>
          </w:p>
        </w:tc>
        <w:tc>
          <w:tcPr>
            <w:tcW w:w="2220" w:type="dxa"/>
            <w:tcBorders>
              <w:bottom w:val="single" w:sz="4" w:space="0" w:color="auto"/>
            </w:tcBorders>
            <w:vAlign w:val="center"/>
          </w:tcPr>
          <w:p w14:paraId="69886BDB" w14:textId="77777777" w:rsidR="00AE5F37" w:rsidRPr="00AE5F37" w:rsidRDefault="00AE5F37" w:rsidP="00915F42">
            <w:pPr>
              <w:pStyle w:val="TableField-Left"/>
              <w:rPr>
                <w:rFonts w:ascii="Calibri Light" w:hAnsi="Calibri Light" w:cs="Arial"/>
                <w:sz w:val="18"/>
                <w:szCs w:val="18"/>
              </w:rPr>
            </w:pPr>
          </w:p>
        </w:tc>
        <w:tc>
          <w:tcPr>
            <w:tcW w:w="2220" w:type="dxa"/>
            <w:tcBorders>
              <w:bottom w:val="single" w:sz="4" w:space="0" w:color="auto"/>
            </w:tcBorders>
            <w:vAlign w:val="center"/>
          </w:tcPr>
          <w:p w14:paraId="319E98DC" w14:textId="77777777" w:rsidR="00AE5F37" w:rsidRPr="00AE5F37" w:rsidRDefault="00AE5F37" w:rsidP="00915F42">
            <w:pPr>
              <w:pStyle w:val="TableField-Left"/>
              <w:rPr>
                <w:rFonts w:ascii="Calibri Light" w:hAnsi="Calibri Light" w:cs="Arial"/>
                <w:sz w:val="18"/>
                <w:szCs w:val="18"/>
              </w:rPr>
            </w:pPr>
          </w:p>
        </w:tc>
        <w:tc>
          <w:tcPr>
            <w:tcW w:w="2220" w:type="dxa"/>
            <w:tcBorders>
              <w:bottom w:val="single" w:sz="4" w:space="0" w:color="auto"/>
            </w:tcBorders>
          </w:tcPr>
          <w:p w14:paraId="2C5B03C5" w14:textId="77777777" w:rsidR="00AE5F37" w:rsidRPr="00AE5F37" w:rsidRDefault="00AE5F37" w:rsidP="00915F42">
            <w:pPr>
              <w:pStyle w:val="TableField-Left"/>
              <w:rPr>
                <w:rFonts w:ascii="Calibri Light" w:hAnsi="Calibri Light" w:cs="Arial"/>
                <w:sz w:val="18"/>
                <w:szCs w:val="18"/>
              </w:rPr>
            </w:pPr>
          </w:p>
        </w:tc>
      </w:tr>
    </w:tbl>
    <w:p w14:paraId="010016BB" w14:textId="77777777" w:rsidR="00676625" w:rsidRPr="006B24F0" w:rsidRDefault="00676625" w:rsidP="00676625">
      <w:pPr>
        <w:pStyle w:val="Heading2TextBulleted"/>
        <w:numPr>
          <w:ilvl w:val="0"/>
          <w:numId w:val="0"/>
        </w:numPr>
        <w:ind w:left="3067" w:hanging="360"/>
        <w:rPr>
          <w:rFonts w:ascii="Calibri Light" w:hAnsi="Calibri Light" w:cs="Arial"/>
        </w:rPr>
      </w:pPr>
    </w:p>
    <w:p w14:paraId="7B74B42F" w14:textId="77777777" w:rsidR="00676625" w:rsidRPr="006B24F0" w:rsidRDefault="001A6236" w:rsidP="00993B75">
      <w:pPr>
        <w:pStyle w:val="Heading2"/>
      </w:pPr>
      <w:bookmarkStart w:id="99" w:name="_Toc26282947"/>
      <w:r>
        <w:t xml:space="preserve">3.3 </w:t>
      </w:r>
      <w:r w:rsidR="00676625" w:rsidRPr="006B24F0">
        <w:t>Custom Table/Transaction Codes</w:t>
      </w:r>
      <w:bookmarkEnd w:id="99"/>
    </w:p>
    <w:p w14:paraId="47316E61" w14:textId="77777777" w:rsidR="005A7108" w:rsidRPr="00467597" w:rsidRDefault="005A7108" w:rsidP="546B4D49">
      <w:pPr>
        <w:ind w:left="360"/>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Please identify any custom tables/transaction codes that need to be developed for RICEFW objects. </w:t>
      </w:r>
    </w:p>
    <w:p w14:paraId="4E6455A1" w14:textId="77777777" w:rsidR="005A7108" w:rsidRPr="00467597" w:rsidRDefault="005A7108" w:rsidP="7C4A50D8">
      <w:pPr>
        <w:spacing w:before="100" w:beforeAutospacing="1"/>
        <w:ind w:left="360" w:right="-288"/>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Include RICEFW Reference ID from APSE in RICEFW Reference ID column.</w:t>
      </w:r>
    </w:p>
    <w:p w14:paraId="7A35EBE2" w14:textId="77777777" w:rsidR="005A7108" w:rsidRPr="00467597" w:rsidRDefault="005A7108" w:rsidP="7C4A50D8">
      <w:pPr>
        <w:spacing w:before="100" w:beforeAutospacing="1"/>
        <w:ind w:left="360" w:right="-288"/>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The following details should be identified and captured in their respective RICEFW Functional/Technical specs</w:t>
      </w:r>
    </w:p>
    <w:p w14:paraId="01A73A9C" w14:textId="77777777" w:rsidR="00280C7F" w:rsidRPr="00467597" w:rsidRDefault="00280C7F" w:rsidP="546B4D49">
      <w:pPr>
        <w:pStyle w:val="ListParagraph"/>
        <w:numPr>
          <w:ilvl w:val="0"/>
          <w:numId w:val="11"/>
        </w:numPr>
        <w:spacing w:before="120" w:after="120"/>
        <w:ind w:left="1080"/>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Are there any customer sensitive/</w:t>
      </w:r>
      <w:proofErr w:type="gramStart"/>
      <w:r w:rsidRPr="546B4D49">
        <w:rPr>
          <w:rFonts w:ascii="Calibri Light" w:eastAsia="Calibri Light" w:hAnsi="Calibri Light" w:cs="Calibri Light"/>
          <w:sz w:val="18"/>
          <w:szCs w:val="18"/>
        </w:rPr>
        <w:t>critical  Z</w:t>
      </w:r>
      <w:proofErr w:type="gramEnd"/>
      <w:r w:rsidRPr="546B4D49">
        <w:rPr>
          <w:rFonts w:ascii="Calibri Light" w:eastAsia="Calibri Light" w:hAnsi="Calibri Light" w:cs="Calibri Light"/>
          <w:sz w:val="18"/>
          <w:szCs w:val="18"/>
        </w:rPr>
        <w:t xml:space="preserve"> tables created</w:t>
      </w:r>
    </w:p>
    <w:p w14:paraId="07802FBE" w14:textId="77777777" w:rsidR="00280C7F" w:rsidRPr="00467597" w:rsidRDefault="00280C7F" w:rsidP="546B4D49">
      <w:pPr>
        <w:pStyle w:val="ListParagraph"/>
        <w:numPr>
          <w:ilvl w:val="0"/>
          <w:numId w:val="11"/>
        </w:numPr>
        <w:spacing w:before="120" w:after="120"/>
        <w:ind w:left="1080"/>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What is the authorization group assigned to the </w:t>
      </w:r>
      <w:proofErr w:type="gramStart"/>
      <w:r w:rsidRPr="546B4D49">
        <w:rPr>
          <w:rFonts w:ascii="Calibri Light" w:eastAsia="Calibri Light" w:hAnsi="Calibri Light" w:cs="Calibri Light"/>
          <w:sz w:val="18"/>
          <w:szCs w:val="18"/>
        </w:rPr>
        <w:t>table</w:t>
      </w:r>
      <w:proofErr w:type="gramEnd"/>
    </w:p>
    <w:p w14:paraId="5BB440EC" w14:textId="77777777" w:rsidR="00280C7F" w:rsidRPr="00467597" w:rsidRDefault="00280C7F" w:rsidP="546B4D49">
      <w:pPr>
        <w:pStyle w:val="ListParagraph"/>
        <w:numPr>
          <w:ilvl w:val="0"/>
          <w:numId w:val="11"/>
        </w:numPr>
        <w:spacing w:before="120" w:after="120"/>
        <w:ind w:left="1080"/>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Is it just a ma</w:t>
      </w:r>
      <w:r w:rsidR="00DC6E6B" w:rsidRPr="546B4D49">
        <w:rPr>
          <w:rFonts w:ascii="Calibri Light" w:eastAsia="Calibri Light" w:hAnsi="Calibri Light" w:cs="Calibri Light"/>
          <w:sz w:val="18"/>
          <w:szCs w:val="18"/>
        </w:rPr>
        <w:t>inten</w:t>
      </w:r>
      <w:r w:rsidRPr="546B4D49">
        <w:rPr>
          <w:rFonts w:ascii="Calibri Light" w:eastAsia="Calibri Light" w:hAnsi="Calibri Light" w:cs="Calibri Light"/>
          <w:sz w:val="18"/>
          <w:szCs w:val="18"/>
        </w:rPr>
        <w:t xml:space="preserve">ance or display only </w:t>
      </w:r>
      <w:proofErr w:type="gramStart"/>
      <w:r w:rsidRPr="546B4D49">
        <w:rPr>
          <w:rFonts w:ascii="Calibri Light" w:eastAsia="Calibri Light" w:hAnsi="Calibri Light" w:cs="Calibri Light"/>
          <w:sz w:val="18"/>
          <w:szCs w:val="18"/>
        </w:rPr>
        <w:t>table</w:t>
      </w:r>
      <w:proofErr w:type="gramEnd"/>
    </w:p>
    <w:p w14:paraId="2D2B8C38" w14:textId="77777777" w:rsidR="00280C7F" w:rsidRPr="00467597" w:rsidRDefault="00280C7F" w:rsidP="546B4D49">
      <w:pPr>
        <w:pStyle w:val="ListParagraph"/>
        <w:numPr>
          <w:ilvl w:val="0"/>
          <w:numId w:val="11"/>
        </w:numPr>
        <w:spacing w:before="120" w:after="120"/>
        <w:ind w:left="1080"/>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What is the Z transaction code for the custom </w:t>
      </w:r>
      <w:proofErr w:type="gramStart"/>
      <w:r w:rsidRPr="546B4D49">
        <w:rPr>
          <w:rFonts w:ascii="Calibri Light" w:eastAsia="Calibri Light" w:hAnsi="Calibri Light" w:cs="Calibri Light"/>
          <w:sz w:val="18"/>
          <w:szCs w:val="18"/>
        </w:rPr>
        <w:t>table</w:t>
      </w:r>
      <w:proofErr w:type="gramEnd"/>
    </w:p>
    <w:p w14:paraId="7AAF007B" w14:textId="77777777" w:rsidR="00280C7F" w:rsidRPr="006B24F0" w:rsidRDefault="00280C7F" w:rsidP="00280C7F">
      <w:pPr>
        <w:rPr>
          <w:rFonts w:ascii="Calibri Light" w:hAnsi="Calibri Light" w:cs="Arial"/>
        </w:rPr>
      </w:pPr>
    </w:p>
    <w:tbl>
      <w:tblPr>
        <w:tblW w:w="10239" w:type="dxa"/>
        <w:tblInd w:w="-131" w:type="dxa"/>
        <w:tblBorders>
          <w:top w:val="threeDEmboss" w:sz="6" w:space="0" w:color="auto"/>
          <w:left w:val="threeDEmboss" w:sz="6" w:space="0" w:color="auto"/>
          <w:bottom w:val="threeDEmboss" w:sz="6" w:space="0" w:color="auto"/>
          <w:right w:val="threeDEmboss" w:sz="6" w:space="0" w:color="auto"/>
          <w:insideH w:val="threeDEmboss" w:sz="6" w:space="0" w:color="auto"/>
          <w:insideV w:val="single" w:sz="6" w:space="0" w:color="auto"/>
        </w:tblBorders>
        <w:tblLayout w:type="fixed"/>
        <w:tblLook w:val="01E0" w:firstRow="1" w:lastRow="1" w:firstColumn="1" w:lastColumn="1" w:noHBand="0" w:noVBand="0"/>
      </w:tblPr>
      <w:tblGrid>
        <w:gridCol w:w="1630"/>
        <w:gridCol w:w="1949"/>
        <w:gridCol w:w="2220"/>
        <w:gridCol w:w="2220"/>
        <w:gridCol w:w="2220"/>
      </w:tblGrid>
      <w:tr w:rsidR="00AE5F37" w:rsidRPr="00AE5F37" w14:paraId="1871293A" w14:textId="77777777" w:rsidTr="6ECAB0E7">
        <w:trPr>
          <w:cantSplit/>
          <w:trHeight w:val="520"/>
          <w:tblHeader/>
        </w:trPr>
        <w:tc>
          <w:tcPr>
            <w:tcW w:w="1630" w:type="dxa"/>
            <w:tcBorders>
              <w:bottom w:val="threeDEmboss" w:sz="6" w:space="0" w:color="auto"/>
            </w:tcBorders>
            <w:shd w:val="clear" w:color="auto" w:fill="F9FBAF"/>
            <w:vAlign w:val="center"/>
          </w:tcPr>
          <w:p w14:paraId="26B25B1B" w14:textId="77777777" w:rsidR="00AE5F37" w:rsidRPr="00AE5F37" w:rsidRDefault="00AE5F37"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Custom Table</w:t>
            </w:r>
          </w:p>
        </w:tc>
        <w:tc>
          <w:tcPr>
            <w:tcW w:w="1949" w:type="dxa"/>
            <w:tcBorders>
              <w:bottom w:val="threeDEmboss" w:sz="6" w:space="0" w:color="auto"/>
            </w:tcBorders>
            <w:shd w:val="clear" w:color="auto" w:fill="F9FBAF"/>
            <w:vAlign w:val="center"/>
          </w:tcPr>
          <w:p w14:paraId="235DEE5B" w14:textId="77777777" w:rsidR="00AE5F37" w:rsidRPr="00AE5F37" w:rsidRDefault="00AE5F37"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Authorization Grp Assigned</w:t>
            </w:r>
          </w:p>
        </w:tc>
        <w:tc>
          <w:tcPr>
            <w:tcW w:w="2220" w:type="dxa"/>
            <w:tcBorders>
              <w:bottom w:val="threeDEmboss" w:sz="6" w:space="0" w:color="auto"/>
            </w:tcBorders>
            <w:shd w:val="clear" w:color="auto" w:fill="F9FBAF"/>
            <w:vAlign w:val="center"/>
          </w:tcPr>
          <w:p w14:paraId="658DE0D7" w14:textId="77777777" w:rsidR="00AE5F37" w:rsidRPr="00AE5F37" w:rsidRDefault="00AE5F37"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Custom T-code for the Table</w:t>
            </w:r>
          </w:p>
        </w:tc>
        <w:tc>
          <w:tcPr>
            <w:tcW w:w="2220" w:type="dxa"/>
            <w:tcBorders>
              <w:bottom w:val="threeDEmboss" w:sz="6" w:space="0" w:color="auto"/>
            </w:tcBorders>
            <w:shd w:val="clear" w:color="auto" w:fill="F9FBAF"/>
            <w:vAlign w:val="center"/>
          </w:tcPr>
          <w:p w14:paraId="0EF77266" w14:textId="77777777" w:rsidR="00AE5F37" w:rsidRPr="00AE5F37" w:rsidRDefault="00AE5F37"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Table Access (display/update)</w:t>
            </w:r>
          </w:p>
        </w:tc>
        <w:tc>
          <w:tcPr>
            <w:tcW w:w="2220" w:type="dxa"/>
            <w:tcBorders>
              <w:bottom w:val="threeDEmboss" w:sz="6" w:space="0" w:color="auto"/>
            </w:tcBorders>
            <w:shd w:val="clear" w:color="auto" w:fill="F9FBAF"/>
          </w:tcPr>
          <w:p w14:paraId="45EC61CF" w14:textId="77777777" w:rsidR="00AE5F37" w:rsidRPr="00AE5F37" w:rsidRDefault="00AE5F37"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RICEFW Reference ID</w:t>
            </w:r>
          </w:p>
        </w:tc>
      </w:tr>
      <w:tr w:rsidR="00AE5F37" w:rsidRPr="00AE5F37" w14:paraId="1D1D0069" w14:textId="77777777" w:rsidTr="6ECAB0E7">
        <w:trPr>
          <w:cantSplit/>
          <w:trHeight w:val="130"/>
        </w:trPr>
        <w:tc>
          <w:tcPr>
            <w:tcW w:w="1630" w:type="dxa"/>
            <w:tcBorders>
              <w:bottom w:val="single" w:sz="4" w:space="0" w:color="auto"/>
            </w:tcBorders>
            <w:vAlign w:val="center"/>
          </w:tcPr>
          <w:p w14:paraId="4847668B" w14:textId="77777777" w:rsidR="00AE5F37" w:rsidRPr="00AE5F37" w:rsidRDefault="009F073F"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N/A</w:t>
            </w:r>
          </w:p>
        </w:tc>
        <w:tc>
          <w:tcPr>
            <w:tcW w:w="1949" w:type="dxa"/>
            <w:tcBorders>
              <w:bottom w:val="single" w:sz="4" w:space="0" w:color="auto"/>
            </w:tcBorders>
            <w:vAlign w:val="center"/>
          </w:tcPr>
          <w:p w14:paraId="7635BF7B" w14:textId="77777777" w:rsidR="00AE5F37" w:rsidRPr="00AE5F37" w:rsidRDefault="00AE5F37" w:rsidP="00915F42">
            <w:pPr>
              <w:pStyle w:val="TableField-Left"/>
              <w:rPr>
                <w:rFonts w:ascii="Calibri Light" w:hAnsi="Calibri Light" w:cs="Arial"/>
                <w:sz w:val="18"/>
                <w:szCs w:val="18"/>
              </w:rPr>
            </w:pPr>
          </w:p>
        </w:tc>
        <w:tc>
          <w:tcPr>
            <w:tcW w:w="2220" w:type="dxa"/>
            <w:tcBorders>
              <w:bottom w:val="single" w:sz="4" w:space="0" w:color="auto"/>
            </w:tcBorders>
            <w:vAlign w:val="center"/>
          </w:tcPr>
          <w:p w14:paraId="06FFBB7C" w14:textId="77777777" w:rsidR="00AE5F37" w:rsidRPr="00AE5F37" w:rsidRDefault="00AE5F37" w:rsidP="00915F42">
            <w:pPr>
              <w:pStyle w:val="TableField-Left"/>
              <w:rPr>
                <w:rFonts w:ascii="Calibri Light" w:hAnsi="Calibri Light" w:cs="Arial"/>
                <w:sz w:val="18"/>
                <w:szCs w:val="18"/>
              </w:rPr>
            </w:pPr>
          </w:p>
        </w:tc>
        <w:tc>
          <w:tcPr>
            <w:tcW w:w="2220" w:type="dxa"/>
            <w:tcBorders>
              <w:bottom w:val="single" w:sz="4" w:space="0" w:color="auto"/>
            </w:tcBorders>
            <w:vAlign w:val="center"/>
          </w:tcPr>
          <w:p w14:paraId="1BC849CF" w14:textId="77777777" w:rsidR="00AE5F37" w:rsidRPr="00AE5F37" w:rsidRDefault="00AE5F37" w:rsidP="00915F42">
            <w:pPr>
              <w:pStyle w:val="TableField-Left"/>
              <w:rPr>
                <w:rFonts w:ascii="Calibri Light" w:hAnsi="Calibri Light" w:cs="Arial"/>
                <w:sz w:val="18"/>
                <w:szCs w:val="18"/>
              </w:rPr>
            </w:pPr>
          </w:p>
        </w:tc>
        <w:tc>
          <w:tcPr>
            <w:tcW w:w="2220" w:type="dxa"/>
            <w:tcBorders>
              <w:bottom w:val="single" w:sz="4" w:space="0" w:color="auto"/>
            </w:tcBorders>
          </w:tcPr>
          <w:p w14:paraId="6DC441CB" w14:textId="77777777" w:rsidR="00AE5F37" w:rsidRPr="00AE5F37" w:rsidRDefault="00AE5F37" w:rsidP="00915F42">
            <w:pPr>
              <w:pStyle w:val="TableField-Left"/>
              <w:rPr>
                <w:rFonts w:ascii="Calibri Light" w:hAnsi="Calibri Light" w:cs="Arial"/>
                <w:sz w:val="18"/>
                <w:szCs w:val="18"/>
              </w:rPr>
            </w:pPr>
          </w:p>
        </w:tc>
      </w:tr>
    </w:tbl>
    <w:p w14:paraId="7CA572C4" w14:textId="77777777" w:rsidR="00676625" w:rsidRPr="006B24F0" w:rsidRDefault="00676625" w:rsidP="001375DC">
      <w:pPr>
        <w:pStyle w:val="Heading2TextBulleted"/>
        <w:numPr>
          <w:ilvl w:val="0"/>
          <w:numId w:val="0"/>
        </w:numPr>
        <w:ind w:left="720" w:hanging="360"/>
        <w:rPr>
          <w:rFonts w:ascii="Calibri Light" w:hAnsi="Calibri Light" w:cs="Arial"/>
        </w:rPr>
      </w:pPr>
    </w:p>
    <w:p w14:paraId="7230B300" w14:textId="77777777" w:rsidR="00131612" w:rsidRDefault="001A6236" w:rsidP="00993B75">
      <w:pPr>
        <w:pStyle w:val="Heading2"/>
      </w:pPr>
      <w:bookmarkStart w:id="100" w:name="_Toc491613826"/>
      <w:bookmarkStart w:id="101" w:name="_Toc26282948"/>
      <w:r>
        <w:t>3.4 Data Criticality and Cybersecurity Baseline Risks</w:t>
      </w:r>
      <w:bookmarkEnd w:id="101"/>
    </w:p>
    <w:tbl>
      <w:tblPr>
        <w:tblStyle w:val="TableGridLight1"/>
        <w:tblW w:w="10345" w:type="dxa"/>
        <w:shd w:val="clear" w:color="auto" w:fill="FFFFFF" w:themeFill="background1"/>
        <w:tblLayout w:type="fixed"/>
        <w:tblLook w:val="04A0" w:firstRow="1" w:lastRow="0" w:firstColumn="1" w:lastColumn="0" w:noHBand="0" w:noVBand="1"/>
      </w:tblPr>
      <w:tblGrid>
        <w:gridCol w:w="3775"/>
        <w:gridCol w:w="6570"/>
      </w:tblGrid>
      <w:tr w:rsidR="009F073F" w14:paraId="08E5CB8B" w14:textId="77777777" w:rsidTr="0EB6F9BB">
        <w:tc>
          <w:tcPr>
            <w:tcW w:w="3775" w:type="dxa"/>
            <w:shd w:val="clear" w:color="auto" w:fill="FFFFFF" w:themeFill="background1"/>
          </w:tcPr>
          <w:p w14:paraId="514FF31F" w14:textId="77777777" w:rsidR="009F073F" w:rsidRPr="00031112" w:rsidRDefault="009F073F" w:rsidP="00D24E1C">
            <w:pPr>
              <w:pStyle w:val="Heading2TextBulleted"/>
              <w:numPr>
                <w:ilvl w:val="0"/>
                <w:numId w:val="0"/>
              </w:numPr>
              <w:rPr>
                <w:rFonts w:ascii="Calibri Light" w:hAnsi="Calibri Light" w:cs="Arial"/>
                <w:b/>
                <w:szCs w:val="20"/>
              </w:rPr>
            </w:pPr>
            <w:r w:rsidRPr="00031112">
              <w:rPr>
                <w:rFonts w:ascii="Calibri Light" w:hAnsi="Calibri Light" w:cs="Arial"/>
                <w:b/>
                <w:szCs w:val="20"/>
              </w:rPr>
              <w:t>Specify Data Classification /Special Handling or Regulatory Requirement</w:t>
            </w:r>
          </w:p>
          <w:p w14:paraId="032ECA4D" w14:textId="77777777" w:rsidR="009F073F" w:rsidRPr="00031112" w:rsidRDefault="009F073F" w:rsidP="00D24E1C">
            <w:pPr>
              <w:pStyle w:val="Heading2TextBulleted"/>
              <w:numPr>
                <w:ilvl w:val="0"/>
                <w:numId w:val="0"/>
              </w:numPr>
              <w:rPr>
                <w:rFonts w:ascii="Calibri Light" w:hAnsi="Calibri Light" w:cs="Arial"/>
                <w:i/>
                <w:szCs w:val="20"/>
              </w:rPr>
            </w:pPr>
            <w:r w:rsidRPr="00031112">
              <w:rPr>
                <w:rFonts w:ascii="Calibri Light" w:hAnsi="Calibri Light" w:cs="Arial"/>
                <w:i/>
                <w:szCs w:val="20"/>
              </w:rPr>
              <w:t>What is the classification of Data? Does it trigger any special regulations?</w:t>
            </w:r>
          </w:p>
          <w:p w14:paraId="35139DE0" w14:textId="77777777" w:rsidR="009F073F" w:rsidRPr="00031112" w:rsidRDefault="009F073F" w:rsidP="00D24E1C">
            <w:pPr>
              <w:pStyle w:val="Heading2TextBulleted"/>
              <w:numPr>
                <w:ilvl w:val="0"/>
                <w:numId w:val="0"/>
              </w:numPr>
              <w:rPr>
                <w:rFonts w:ascii="Calibri Light" w:hAnsi="Calibri Light" w:cs="Arial"/>
                <w:b/>
                <w:szCs w:val="20"/>
              </w:rPr>
            </w:pPr>
            <w:r w:rsidRPr="00031112">
              <w:rPr>
                <w:rFonts w:ascii="Calibri Light" w:hAnsi="Calibri Light" w:cs="Arial"/>
                <w:i/>
                <w:szCs w:val="20"/>
              </w:rPr>
              <w:t>Please select the classification / Sensitivity of the Data. This will help us Assess the Risk associated and remediation measures if any.</w:t>
            </w:r>
          </w:p>
        </w:tc>
        <w:tc>
          <w:tcPr>
            <w:tcW w:w="6570" w:type="dxa"/>
            <w:shd w:val="clear" w:color="auto" w:fill="FFFFFF" w:themeFill="background1"/>
          </w:tcPr>
          <w:p w14:paraId="4C9C732B" w14:textId="77777777" w:rsidR="009F073F" w:rsidRPr="00031112" w:rsidRDefault="009F073F" w:rsidP="7C4A50D8">
            <w:pPr>
              <w:rPr>
                <w:rFonts w:ascii="Calibri Light" w:eastAsia="Calibri Light" w:hAnsi="Calibri Light" w:cs="Calibri Light"/>
                <w:b/>
                <w:bCs/>
                <w:i/>
                <w:iCs/>
                <w:sz w:val="20"/>
                <w:szCs w:val="20"/>
              </w:rPr>
            </w:pPr>
            <w:r w:rsidRPr="7C4A50D8">
              <w:rPr>
                <w:rFonts w:ascii="Calibri Light" w:eastAsia="Calibri Light" w:hAnsi="Calibri Light" w:cs="Calibri Light"/>
                <w:b/>
                <w:bCs/>
                <w:i/>
                <w:iCs/>
                <w:sz w:val="20"/>
                <w:szCs w:val="20"/>
              </w:rPr>
              <w:t>&lt;Select all that apply&gt;</w:t>
            </w:r>
          </w:p>
          <w:p w14:paraId="28FB0C78" w14:textId="77777777" w:rsidR="009F073F" w:rsidRPr="00031112" w:rsidRDefault="0089490E" w:rsidP="546B4D49">
            <w:pPr>
              <w:rPr>
                <w:rFonts w:ascii="Calibri Light" w:eastAsia="Calibri Light" w:hAnsi="Calibri Light" w:cs="Calibri Light"/>
                <w:sz w:val="20"/>
                <w:szCs w:val="20"/>
              </w:rPr>
            </w:pPr>
            <w:sdt>
              <w:sdtPr>
                <w:rPr>
                  <w:rFonts w:ascii="Calibri Light" w:hAnsi="Calibri Light"/>
                  <w:b/>
                  <w:sz w:val="20"/>
                  <w:szCs w:val="20"/>
                </w:rPr>
                <w:id w:val="480903631"/>
                <w14:checkbox>
                  <w14:checked w14:val="1"/>
                  <w14:checkedState w14:val="2612" w14:font="MS Gothic"/>
                  <w14:uncheckedState w14:val="2610" w14:font="MS Gothic"/>
                </w14:checkbox>
              </w:sdtPr>
              <w:sdtContent>
                <w:r w:rsidR="009F073F">
                  <w:rPr>
                    <w:rFonts w:ascii="MS Gothic" w:eastAsia="MS Gothic" w:hAnsi="MS Gothic" w:hint="eastAsia"/>
                    <w:b/>
                    <w:sz w:val="20"/>
                    <w:szCs w:val="20"/>
                  </w:rPr>
                  <w:t>☒</w:t>
                </w:r>
              </w:sdtContent>
            </w:sdt>
            <w:r w:rsidR="009F073F" w:rsidRPr="546B4D49">
              <w:rPr>
                <w:rFonts w:ascii="Calibri Light" w:eastAsia="Calibri Light" w:hAnsi="Calibri Light" w:cs="Calibri Light"/>
                <w:sz w:val="20"/>
                <w:szCs w:val="20"/>
              </w:rPr>
              <w:t xml:space="preserve"> PII - Personal Identifiable Information / Privacy Law</w:t>
            </w:r>
          </w:p>
          <w:p w14:paraId="421A14E3" w14:textId="77777777" w:rsidR="009F073F" w:rsidRPr="00031112" w:rsidRDefault="0089490E" w:rsidP="546B4D49">
            <w:pPr>
              <w:rPr>
                <w:rStyle w:val="pageheading"/>
                <w:rFonts w:ascii="Calibri Light" w:eastAsia="Calibri Light" w:hAnsi="Calibri Light" w:cs="Calibri Light"/>
                <w:sz w:val="20"/>
                <w:szCs w:val="20"/>
              </w:rPr>
            </w:pPr>
            <w:sdt>
              <w:sdtPr>
                <w:rPr>
                  <w:rFonts w:ascii="Calibri Light" w:hAnsi="Calibri Light"/>
                  <w:sz w:val="20"/>
                  <w:szCs w:val="20"/>
                </w:rPr>
                <w:id w:val="-1263062323"/>
                <w14:checkbox>
                  <w14:checked w14:val="0"/>
                  <w14:checkedState w14:val="2612" w14:font="MS Gothic"/>
                  <w14:uncheckedState w14:val="2610" w14:font="MS Gothic"/>
                </w14:checkbox>
              </w:sdtPr>
              <w:sdtContent>
                <w:r w:rsidR="009F073F" w:rsidRPr="00031112">
                  <w:rPr>
                    <w:rFonts w:ascii="Segoe UI Symbol" w:eastAsia="MS Gothic" w:hAnsi="Segoe UI Symbol" w:cs="Segoe UI Symbol"/>
                    <w:sz w:val="20"/>
                    <w:szCs w:val="20"/>
                  </w:rPr>
                  <w:t>☐</w:t>
                </w:r>
              </w:sdtContent>
            </w:sdt>
            <w:r w:rsidR="009F073F" w:rsidRPr="546B4D49">
              <w:rPr>
                <w:rFonts w:ascii="Calibri Light" w:eastAsia="Calibri Light" w:hAnsi="Calibri Light" w:cs="Calibri Light"/>
                <w:sz w:val="20"/>
                <w:szCs w:val="20"/>
              </w:rPr>
              <w:t xml:space="preserve"> CEII - </w:t>
            </w:r>
            <w:r w:rsidR="009F073F" w:rsidRPr="546B4D49">
              <w:rPr>
                <w:rStyle w:val="pageheading"/>
                <w:rFonts w:ascii="Calibri Light" w:eastAsia="Calibri Light" w:hAnsi="Calibri Light" w:cs="Calibri Light"/>
                <w:sz w:val="20"/>
                <w:szCs w:val="20"/>
              </w:rPr>
              <w:t>Critical Energy Infrastructure Information</w:t>
            </w:r>
          </w:p>
          <w:p w14:paraId="7DA01244" w14:textId="77777777" w:rsidR="009F073F" w:rsidRPr="00031112" w:rsidRDefault="0089490E" w:rsidP="546B4D49">
            <w:pPr>
              <w:rPr>
                <w:rFonts w:ascii="Calibri Light" w:eastAsia="Calibri Light" w:hAnsi="Calibri Light" w:cs="Calibri Light"/>
                <w:sz w:val="20"/>
                <w:szCs w:val="20"/>
              </w:rPr>
            </w:pPr>
            <w:sdt>
              <w:sdtPr>
                <w:rPr>
                  <w:rFonts w:ascii="Calibri Light" w:hAnsi="Calibri Light"/>
                  <w:sz w:val="20"/>
                  <w:szCs w:val="20"/>
                </w:rPr>
                <w:id w:val="956987312"/>
                <w14:checkbox>
                  <w14:checked w14:val="0"/>
                  <w14:checkedState w14:val="2612" w14:font="MS Gothic"/>
                  <w14:uncheckedState w14:val="2610" w14:font="MS Gothic"/>
                </w14:checkbox>
              </w:sdtPr>
              <w:sdtContent>
                <w:r w:rsidR="009F073F" w:rsidRPr="00031112">
                  <w:rPr>
                    <w:rFonts w:ascii="Segoe UI Symbol" w:eastAsia="MS Gothic" w:hAnsi="Segoe UI Symbol" w:cs="Segoe UI Symbol"/>
                    <w:sz w:val="20"/>
                    <w:szCs w:val="20"/>
                  </w:rPr>
                  <w:t>☐</w:t>
                </w:r>
              </w:sdtContent>
            </w:sdt>
            <w:r w:rsidR="009F073F" w:rsidRPr="546B4D49">
              <w:rPr>
                <w:rFonts w:ascii="Calibri Light" w:eastAsia="Calibri Light" w:hAnsi="Calibri Light" w:cs="Calibri Light"/>
                <w:sz w:val="20"/>
                <w:szCs w:val="20"/>
              </w:rPr>
              <w:t xml:space="preserve"> FERC SOC (Standards of Conduct)</w:t>
            </w:r>
          </w:p>
          <w:p w14:paraId="00E9B7B0" w14:textId="77777777" w:rsidR="009F073F" w:rsidRPr="00031112" w:rsidRDefault="0089490E" w:rsidP="546B4D49">
            <w:pPr>
              <w:rPr>
                <w:rFonts w:ascii="Calibri Light" w:eastAsia="Calibri Light" w:hAnsi="Calibri Light" w:cs="Calibri Light"/>
                <w:sz w:val="20"/>
                <w:szCs w:val="20"/>
              </w:rPr>
            </w:pPr>
            <w:sdt>
              <w:sdtPr>
                <w:rPr>
                  <w:rFonts w:ascii="Calibri Light" w:hAnsi="Calibri Light"/>
                  <w:sz w:val="20"/>
                  <w:szCs w:val="20"/>
                </w:rPr>
                <w:id w:val="-372301332"/>
                <w14:checkbox>
                  <w14:checked w14:val="0"/>
                  <w14:checkedState w14:val="2612" w14:font="MS Gothic"/>
                  <w14:uncheckedState w14:val="2610" w14:font="MS Gothic"/>
                </w14:checkbox>
              </w:sdtPr>
              <w:sdtContent>
                <w:r w:rsidR="009F073F" w:rsidRPr="00031112">
                  <w:rPr>
                    <w:rFonts w:ascii="Segoe UI Symbol" w:eastAsia="MS Gothic" w:hAnsi="Segoe UI Symbol" w:cs="Segoe UI Symbol"/>
                    <w:sz w:val="20"/>
                    <w:szCs w:val="20"/>
                  </w:rPr>
                  <w:t>☐</w:t>
                </w:r>
              </w:sdtContent>
            </w:sdt>
            <w:r w:rsidR="009F073F" w:rsidRPr="546B4D49">
              <w:rPr>
                <w:rFonts w:ascii="Calibri Light" w:eastAsia="Calibri Light" w:hAnsi="Calibri Light" w:cs="Calibri Light"/>
                <w:sz w:val="20"/>
                <w:szCs w:val="20"/>
              </w:rPr>
              <w:t xml:space="preserve"> NERC CIP Confidential</w:t>
            </w:r>
          </w:p>
          <w:p w14:paraId="21388D84" w14:textId="77777777" w:rsidR="009F073F" w:rsidRPr="00031112" w:rsidRDefault="0089490E" w:rsidP="546B4D49">
            <w:pPr>
              <w:rPr>
                <w:rFonts w:ascii="Calibri Light" w:eastAsia="Calibri Light" w:hAnsi="Calibri Light" w:cs="Calibri Light"/>
                <w:sz w:val="20"/>
                <w:szCs w:val="20"/>
              </w:rPr>
            </w:pPr>
            <w:sdt>
              <w:sdtPr>
                <w:rPr>
                  <w:rFonts w:ascii="Calibri Light" w:hAnsi="Calibri Light"/>
                  <w:sz w:val="20"/>
                  <w:szCs w:val="20"/>
                </w:rPr>
                <w:id w:val="-1229838289"/>
                <w14:checkbox>
                  <w14:checked w14:val="0"/>
                  <w14:checkedState w14:val="2612" w14:font="MS Gothic"/>
                  <w14:uncheckedState w14:val="2610" w14:font="MS Gothic"/>
                </w14:checkbox>
              </w:sdtPr>
              <w:sdtContent>
                <w:r w:rsidR="009F073F" w:rsidRPr="00031112">
                  <w:rPr>
                    <w:rFonts w:ascii="Segoe UI Symbol" w:eastAsia="MS Gothic" w:hAnsi="Segoe UI Symbol" w:cs="Segoe UI Symbol"/>
                    <w:sz w:val="20"/>
                    <w:szCs w:val="20"/>
                  </w:rPr>
                  <w:t>☐</w:t>
                </w:r>
              </w:sdtContent>
            </w:sdt>
            <w:r w:rsidR="009F073F" w:rsidRPr="546B4D49">
              <w:rPr>
                <w:rFonts w:ascii="Calibri Light" w:eastAsia="Calibri Light" w:hAnsi="Calibri Light" w:cs="Calibri Light"/>
                <w:sz w:val="20"/>
                <w:szCs w:val="20"/>
              </w:rPr>
              <w:t xml:space="preserve"> Sarbanes-Oxley (SOX) financial reporting data</w:t>
            </w:r>
          </w:p>
          <w:p w14:paraId="1199CBBC" w14:textId="77777777" w:rsidR="009F073F" w:rsidRPr="00031112" w:rsidRDefault="0089490E" w:rsidP="546B4D49">
            <w:pPr>
              <w:rPr>
                <w:rFonts w:ascii="Calibri Light" w:eastAsia="Calibri Light" w:hAnsi="Calibri Light" w:cs="Calibri Light"/>
                <w:sz w:val="20"/>
                <w:szCs w:val="20"/>
              </w:rPr>
            </w:pPr>
            <w:sdt>
              <w:sdtPr>
                <w:rPr>
                  <w:rFonts w:ascii="Calibri Light" w:hAnsi="Calibri Light"/>
                  <w:sz w:val="20"/>
                  <w:szCs w:val="20"/>
                </w:rPr>
                <w:id w:val="-530034981"/>
                <w14:checkbox>
                  <w14:checked w14:val="0"/>
                  <w14:checkedState w14:val="2612" w14:font="MS Gothic"/>
                  <w14:uncheckedState w14:val="2610" w14:font="MS Gothic"/>
                </w14:checkbox>
              </w:sdtPr>
              <w:sdtContent>
                <w:r w:rsidR="009F073F" w:rsidRPr="00031112">
                  <w:rPr>
                    <w:rFonts w:ascii="Segoe UI Symbol" w:eastAsia="MS Gothic" w:hAnsi="Segoe UI Symbol" w:cs="Segoe UI Symbol"/>
                    <w:sz w:val="20"/>
                    <w:szCs w:val="20"/>
                  </w:rPr>
                  <w:t>☐</w:t>
                </w:r>
              </w:sdtContent>
            </w:sdt>
            <w:r w:rsidR="009F073F" w:rsidRPr="546B4D49">
              <w:rPr>
                <w:rFonts w:ascii="Calibri Light" w:eastAsia="Calibri Light" w:hAnsi="Calibri Light" w:cs="Calibri Light"/>
                <w:sz w:val="20"/>
                <w:szCs w:val="20"/>
              </w:rPr>
              <w:t xml:space="preserve"> SCE utility data accessible by affiliate companies (CPUC)</w:t>
            </w:r>
          </w:p>
          <w:p w14:paraId="5429B4EA" w14:textId="77777777" w:rsidR="009F073F" w:rsidRPr="00031112" w:rsidRDefault="0089490E" w:rsidP="546B4D49">
            <w:pPr>
              <w:rPr>
                <w:rFonts w:ascii="Calibri Light" w:eastAsia="Calibri Light" w:hAnsi="Calibri Light" w:cs="Calibri Light"/>
                <w:sz w:val="20"/>
                <w:szCs w:val="20"/>
              </w:rPr>
            </w:pPr>
            <w:sdt>
              <w:sdtPr>
                <w:rPr>
                  <w:rFonts w:ascii="Calibri Light" w:hAnsi="Calibri Light"/>
                  <w:sz w:val="20"/>
                  <w:szCs w:val="20"/>
                </w:rPr>
                <w:id w:val="-1978296739"/>
                <w14:checkbox>
                  <w14:checked w14:val="0"/>
                  <w14:checkedState w14:val="2612" w14:font="MS Gothic"/>
                  <w14:uncheckedState w14:val="2610" w14:font="MS Gothic"/>
                </w14:checkbox>
              </w:sdtPr>
              <w:sdtContent>
                <w:r w:rsidR="009F073F" w:rsidRPr="00031112">
                  <w:rPr>
                    <w:rFonts w:ascii="Segoe UI Symbol" w:eastAsia="MS Gothic" w:hAnsi="Segoe UI Symbol" w:cs="Segoe UI Symbol"/>
                    <w:sz w:val="20"/>
                    <w:szCs w:val="20"/>
                  </w:rPr>
                  <w:t>☐</w:t>
                </w:r>
              </w:sdtContent>
            </w:sdt>
            <w:r w:rsidR="009F073F" w:rsidRPr="546B4D49">
              <w:rPr>
                <w:rFonts w:ascii="Calibri Light" w:eastAsia="Calibri Light" w:hAnsi="Calibri Light" w:cs="Calibri Light"/>
                <w:sz w:val="20"/>
                <w:szCs w:val="20"/>
              </w:rPr>
              <w:t xml:space="preserve"> PCI - Payment Card Industry Compliance</w:t>
            </w:r>
          </w:p>
          <w:p w14:paraId="5F0E4D62" w14:textId="77777777" w:rsidR="009F073F" w:rsidRPr="00031112" w:rsidRDefault="0089490E" w:rsidP="546B4D49">
            <w:pPr>
              <w:rPr>
                <w:rFonts w:ascii="Calibri Light" w:eastAsia="Calibri Light" w:hAnsi="Calibri Light" w:cs="Calibri Light"/>
                <w:sz w:val="20"/>
                <w:szCs w:val="20"/>
              </w:rPr>
            </w:pPr>
            <w:sdt>
              <w:sdtPr>
                <w:rPr>
                  <w:rFonts w:ascii="Calibri Light" w:hAnsi="Calibri Light"/>
                  <w:sz w:val="20"/>
                  <w:szCs w:val="20"/>
                </w:rPr>
                <w:id w:val="-838381469"/>
                <w14:checkbox>
                  <w14:checked w14:val="1"/>
                  <w14:checkedState w14:val="2612" w14:font="MS Gothic"/>
                  <w14:uncheckedState w14:val="2610" w14:font="MS Gothic"/>
                </w14:checkbox>
              </w:sdtPr>
              <w:sdtContent>
                <w:r w:rsidR="009F073F">
                  <w:rPr>
                    <w:rFonts w:ascii="MS Gothic" w:eastAsia="MS Gothic" w:hAnsi="MS Gothic" w:hint="eastAsia"/>
                    <w:sz w:val="20"/>
                    <w:szCs w:val="20"/>
                  </w:rPr>
                  <w:t>☒</w:t>
                </w:r>
              </w:sdtContent>
            </w:sdt>
            <w:r w:rsidR="009F073F" w:rsidRPr="546B4D49">
              <w:rPr>
                <w:rFonts w:ascii="Calibri Light" w:eastAsia="Calibri Light" w:hAnsi="Calibri Light" w:cs="Calibri Light"/>
                <w:sz w:val="20"/>
                <w:szCs w:val="20"/>
              </w:rPr>
              <w:t xml:space="preserve"> Customer Information Service Request (CISR, CISR-DRP)</w:t>
            </w:r>
          </w:p>
          <w:p w14:paraId="42BB9EFD" w14:textId="77777777" w:rsidR="009F073F" w:rsidRPr="00031112" w:rsidRDefault="0089490E" w:rsidP="546B4D49">
            <w:pPr>
              <w:spacing w:after="60"/>
              <w:rPr>
                <w:rFonts w:ascii="Calibri Light" w:eastAsia="Calibri Light" w:hAnsi="Calibri Light" w:cs="Calibri Light"/>
                <w:sz w:val="20"/>
                <w:szCs w:val="20"/>
              </w:rPr>
            </w:pPr>
            <w:sdt>
              <w:sdtPr>
                <w:rPr>
                  <w:rFonts w:ascii="Calibri Light" w:hAnsi="Calibri Light"/>
                  <w:sz w:val="20"/>
                  <w:szCs w:val="20"/>
                </w:rPr>
                <w:id w:val="1230498435"/>
                <w14:checkbox>
                  <w14:checked w14:val="0"/>
                  <w14:checkedState w14:val="2612" w14:font="MS Gothic"/>
                  <w14:uncheckedState w14:val="2610" w14:font="MS Gothic"/>
                </w14:checkbox>
              </w:sdtPr>
              <w:sdtContent>
                <w:r w:rsidR="009F073F" w:rsidRPr="00031112">
                  <w:rPr>
                    <w:rFonts w:ascii="Segoe UI Symbol" w:eastAsia="MS Gothic" w:hAnsi="Segoe UI Symbol" w:cs="Segoe UI Symbol"/>
                    <w:sz w:val="20"/>
                    <w:szCs w:val="20"/>
                  </w:rPr>
                  <w:t>☐</w:t>
                </w:r>
              </w:sdtContent>
            </w:sdt>
            <w:r w:rsidR="009F073F" w:rsidRPr="546B4D49">
              <w:rPr>
                <w:rFonts w:ascii="Calibri Light" w:eastAsia="Calibri Light" w:hAnsi="Calibri Light" w:cs="Calibri Light"/>
                <w:sz w:val="20"/>
                <w:szCs w:val="20"/>
              </w:rPr>
              <w:t xml:space="preserve"> Other </w:t>
            </w:r>
            <w:r w:rsidR="009F073F" w:rsidRPr="7C4A50D8">
              <w:rPr>
                <w:rFonts w:ascii="Calibri Light" w:eastAsia="Calibri Light" w:hAnsi="Calibri Light" w:cs="Calibri Light"/>
                <w:b/>
                <w:bCs/>
                <w:i/>
                <w:iCs/>
                <w:sz w:val="20"/>
                <w:szCs w:val="20"/>
                <w:u w:val="single"/>
              </w:rPr>
              <w:t>_&lt;Please Specify&gt;_</w:t>
            </w:r>
          </w:p>
          <w:p w14:paraId="32CF2973" w14:textId="77777777" w:rsidR="009F073F" w:rsidRPr="00031112" w:rsidRDefault="0089490E" w:rsidP="546B4D49">
            <w:pPr>
              <w:rPr>
                <w:rFonts w:ascii="Calibri Light" w:eastAsia="Calibri Light" w:hAnsi="Calibri Light" w:cs="Calibri Light"/>
                <w:sz w:val="20"/>
                <w:szCs w:val="20"/>
              </w:rPr>
            </w:pPr>
            <w:sdt>
              <w:sdtPr>
                <w:rPr>
                  <w:rFonts w:ascii="Calibri Light" w:hAnsi="Calibri Light"/>
                  <w:sz w:val="20"/>
                  <w:szCs w:val="20"/>
                </w:rPr>
                <w:id w:val="154733501"/>
                <w14:checkbox>
                  <w14:checked w14:val="1"/>
                  <w14:checkedState w14:val="2612" w14:font="MS Gothic"/>
                  <w14:uncheckedState w14:val="2610" w14:font="MS Gothic"/>
                </w14:checkbox>
              </w:sdtPr>
              <w:sdtContent>
                <w:r w:rsidR="009F073F">
                  <w:rPr>
                    <w:rFonts w:ascii="MS Gothic" w:eastAsia="MS Gothic" w:hAnsi="MS Gothic" w:hint="eastAsia"/>
                    <w:sz w:val="20"/>
                    <w:szCs w:val="20"/>
                  </w:rPr>
                  <w:t>☒</w:t>
                </w:r>
              </w:sdtContent>
            </w:sdt>
            <w:r w:rsidR="009F073F" w:rsidRPr="546B4D49">
              <w:rPr>
                <w:rFonts w:ascii="Calibri Light" w:eastAsia="Calibri Light" w:hAnsi="Calibri Light" w:cs="Calibri Light"/>
                <w:sz w:val="20"/>
                <w:szCs w:val="20"/>
              </w:rPr>
              <w:t xml:space="preserve"> Internal</w:t>
            </w:r>
          </w:p>
          <w:p w14:paraId="5075FCF0" w14:textId="77777777" w:rsidR="009F073F" w:rsidRPr="00031112" w:rsidRDefault="0089490E" w:rsidP="546B4D49">
            <w:pPr>
              <w:rPr>
                <w:rFonts w:ascii="Calibri Light" w:eastAsia="Calibri Light" w:hAnsi="Calibri Light" w:cs="Calibri Light"/>
                <w:sz w:val="20"/>
                <w:szCs w:val="20"/>
              </w:rPr>
            </w:pPr>
            <w:sdt>
              <w:sdtPr>
                <w:rPr>
                  <w:rFonts w:ascii="Calibri Light" w:hAnsi="Calibri Light"/>
                  <w:sz w:val="20"/>
                  <w:szCs w:val="20"/>
                </w:rPr>
                <w:id w:val="-1664240097"/>
                <w14:checkbox>
                  <w14:checked w14:val="0"/>
                  <w14:checkedState w14:val="2612" w14:font="MS Gothic"/>
                  <w14:uncheckedState w14:val="2610" w14:font="MS Gothic"/>
                </w14:checkbox>
              </w:sdtPr>
              <w:sdtContent>
                <w:r w:rsidR="009F073F" w:rsidRPr="00031112">
                  <w:rPr>
                    <w:rFonts w:ascii="Segoe UI Symbol" w:eastAsia="MS Gothic" w:hAnsi="Segoe UI Symbol" w:cs="Segoe UI Symbol"/>
                    <w:sz w:val="20"/>
                    <w:szCs w:val="20"/>
                  </w:rPr>
                  <w:t>☐</w:t>
                </w:r>
              </w:sdtContent>
            </w:sdt>
            <w:r w:rsidR="009F073F" w:rsidRPr="546B4D49">
              <w:rPr>
                <w:rFonts w:ascii="Calibri Light" w:eastAsia="Calibri Light" w:hAnsi="Calibri Light" w:cs="Calibri Light"/>
                <w:sz w:val="20"/>
                <w:szCs w:val="20"/>
              </w:rPr>
              <w:t xml:space="preserve"> Public</w:t>
            </w:r>
          </w:p>
          <w:p w14:paraId="59756D0F" w14:textId="77777777" w:rsidR="009F073F" w:rsidRPr="009208B1" w:rsidRDefault="0089490E" w:rsidP="546B4D49">
            <w:pPr>
              <w:rPr>
                <w:rFonts w:ascii="Calibri Light" w:eastAsia="Calibri Light" w:hAnsi="Calibri Light" w:cs="Calibri Light"/>
                <w:sz w:val="20"/>
                <w:szCs w:val="20"/>
              </w:rPr>
            </w:pPr>
            <w:sdt>
              <w:sdtPr>
                <w:rPr>
                  <w:rFonts w:ascii="Calibri Light" w:hAnsi="Calibri Light"/>
                  <w:sz w:val="20"/>
                  <w:szCs w:val="20"/>
                </w:rPr>
                <w:id w:val="870422109"/>
                <w14:checkbox>
                  <w14:checked w14:val="1"/>
                  <w14:checkedState w14:val="2612" w14:font="MS Gothic"/>
                  <w14:uncheckedState w14:val="2610" w14:font="MS Gothic"/>
                </w14:checkbox>
              </w:sdtPr>
              <w:sdtContent>
                <w:r w:rsidR="009F073F">
                  <w:rPr>
                    <w:rFonts w:ascii="MS Gothic" w:eastAsia="MS Gothic" w:hAnsi="MS Gothic" w:hint="eastAsia"/>
                    <w:sz w:val="20"/>
                    <w:szCs w:val="20"/>
                  </w:rPr>
                  <w:t>☒</w:t>
                </w:r>
              </w:sdtContent>
            </w:sdt>
            <w:r w:rsidR="009F073F" w:rsidRPr="546B4D49">
              <w:rPr>
                <w:rFonts w:ascii="Calibri Light" w:eastAsia="Calibri Light" w:hAnsi="Calibri Light" w:cs="Calibri Light"/>
                <w:sz w:val="20"/>
                <w:szCs w:val="20"/>
              </w:rPr>
              <w:t xml:space="preserve"> Confidential</w:t>
            </w:r>
          </w:p>
        </w:tc>
      </w:tr>
      <w:tr w:rsidR="009F073F" w14:paraId="4FDBAAA4" w14:textId="77777777" w:rsidTr="0EB6F9BB">
        <w:tc>
          <w:tcPr>
            <w:tcW w:w="3775" w:type="dxa"/>
            <w:shd w:val="clear" w:color="auto" w:fill="FFFFFF" w:themeFill="background1"/>
          </w:tcPr>
          <w:p w14:paraId="72BE46F8" w14:textId="77777777" w:rsidR="009F073F" w:rsidRPr="00031112" w:rsidRDefault="009F073F" w:rsidP="00D24E1C">
            <w:pPr>
              <w:pStyle w:val="Heading2TextBulleted"/>
              <w:numPr>
                <w:ilvl w:val="0"/>
                <w:numId w:val="0"/>
              </w:numPr>
              <w:rPr>
                <w:rFonts w:ascii="Calibri Light" w:hAnsi="Calibri Light" w:cs="Arial"/>
                <w:b/>
                <w:szCs w:val="20"/>
              </w:rPr>
            </w:pPr>
            <w:r w:rsidRPr="00031112">
              <w:rPr>
                <w:rFonts w:ascii="Calibri Light" w:hAnsi="Calibri Light" w:cs="Arial"/>
                <w:b/>
                <w:szCs w:val="20"/>
              </w:rPr>
              <w:t>Please identify which business Group/Role will require access to the data and/or solution:</w:t>
            </w:r>
          </w:p>
          <w:p w14:paraId="08B59022" w14:textId="77777777" w:rsidR="009F073F" w:rsidRPr="00031112" w:rsidRDefault="009F073F" w:rsidP="00D24E1C">
            <w:pPr>
              <w:pStyle w:val="Heading2TextBulleted"/>
              <w:numPr>
                <w:ilvl w:val="0"/>
                <w:numId w:val="0"/>
              </w:numPr>
              <w:rPr>
                <w:rFonts w:ascii="Calibri Light" w:hAnsi="Calibri Light" w:cs="Arial"/>
                <w:i/>
                <w:szCs w:val="20"/>
              </w:rPr>
            </w:pPr>
          </w:p>
          <w:p w14:paraId="38671B87" w14:textId="77777777" w:rsidR="009F073F" w:rsidRPr="00031112" w:rsidRDefault="009F073F" w:rsidP="00D24E1C">
            <w:pPr>
              <w:pStyle w:val="Heading2TextBulleted"/>
              <w:numPr>
                <w:ilvl w:val="0"/>
                <w:numId w:val="0"/>
              </w:numPr>
              <w:rPr>
                <w:rFonts w:ascii="Calibri Light" w:hAnsi="Calibri Light" w:cs="Arial"/>
                <w:b/>
                <w:szCs w:val="20"/>
              </w:rPr>
            </w:pPr>
            <w:r w:rsidRPr="00031112">
              <w:rPr>
                <w:rFonts w:ascii="Calibri Light" w:hAnsi="Calibri Light" w:cs="Arial"/>
                <w:i/>
                <w:szCs w:val="20"/>
              </w:rPr>
              <w:t xml:space="preserve">Please select the list of Busines Groups will have access to this Data / Process. This will help us Determine the Impact and Risk </w:t>
            </w:r>
            <w:r w:rsidRPr="00031112">
              <w:rPr>
                <w:rFonts w:ascii="Calibri Light" w:hAnsi="Calibri Light" w:cs="Arial"/>
                <w:i/>
                <w:szCs w:val="20"/>
              </w:rPr>
              <w:lastRenderedPageBreak/>
              <w:t>Spread. Will ensure efficient Risk mitigation measures.</w:t>
            </w:r>
          </w:p>
        </w:tc>
        <w:tc>
          <w:tcPr>
            <w:tcW w:w="6570" w:type="dxa"/>
            <w:shd w:val="clear" w:color="auto" w:fill="FFFFFF" w:themeFill="background1"/>
          </w:tcPr>
          <w:p w14:paraId="6697E634" w14:textId="77777777" w:rsidR="009F073F" w:rsidRPr="00031112" w:rsidRDefault="009F073F" w:rsidP="7C4A50D8">
            <w:pPr>
              <w:rPr>
                <w:rFonts w:ascii="Calibri Light" w:eastAsia="Calibri Light" w:hAnsi="Calibri Light" w:cs="Calibri Light"/>
                <w:b/>
                <w:bCs/>
                <w:i/>
                <w:iCs/>
                <w:sz w:val="20"/>
                <w:szCs w:val="20"/>
              </w:rPr>
            </w:pPr>
            <w:r w:rsidRPr="7C4A50D8">
              <w:rPr>
                <w:rFonts w:ascii="Calibri Light" w:eastAsia="Calibri Light" w:hAnsi="Calibri Light" w:cs="Calibri Light"/>
                <w:b/>
                <w:bCs/>
                <w:i/>
                <w:iCs/>
                <w:sz w:val="20"/>
                <w:szCs w:val="20"/>
              </w:rPr>
              <w:lastRenderedPageBreak/>
              <w:t>&lt;Select all that apply&gt;</w:t>
            </w:r>
          </w:p>
          <w:p w14:paraId="6C6742C3" w14:textId="77777777" w:rsidR="009F073F" w:rsidRPr="00031112" w:rsidRDefault="0089490E" w:rsidP="546B4D49">
            <w:pPr>
              <w:tabs>
                <w:tab w:val="center" w:pos="2817"/>
              </w:tabs>
              <w:rPr>
                <w:rFonts w:ascii="Calibri Light" w:eastAsia="Calibri Light" w:hAnsi="Calibri Light" w:cs="Calibri Light"/>
                <w:sz w:val="20"/>
                <w:szCs w:val="20"/>
              </w:rPr>
            </w:pPr>
            <w:sdt>
              <w:sdtPr>
                <w:rPr>
                  <w:rFonts w:ascii="Calibri Light" w:hAnsi="Calibri Light"/>
                  <w:sz w:val="20"/>
                  <w:szCs w:val="20"/>
                </w:rPr>
                <w:id w:val="-543058716"/>
                <w14:checkbox>
                  <w14:checked w14:val="0"/>
                  <w14:checkedState w14:val="2612" w14:font="MS Gothic"/>
                  <w14:uncheckedState w14:val="2610" w14:font="MS Gothic"/>
                </w14:checkbox>
              </w:sdtPr>
              <w:sdtContent>
                <w:r w:rsidR="009F073F" w:rsidRPr="00031112">
                  <w:rPr>
                    <w:rFonts w:ascii="Segoe UI Symbol" w:eastAsia="MS Gothic" w:hAnsi="Segoe UI Symbol" w:cs="Segoe UI Symbol"/>
                    <w:sz w:val="20"/>
                    <w:szCs w:val="20"/>
                  </w:rPr>
                  <w:t>☐</w:t>
                </w:r>
              </w:sdtContent>
            </w:sdt>
            <w:r w:rsidR="009F073F" w:rsidRPr="546B4D49">
              <w:rPr>
                <w:rFonts w:ascii="Calibri Light" w:eastAsia="Calibri Light" w:hAnsi="Calibri Light" w:cs="Calibri Light"/>
                <w:sz w:val="20"/>
                <w:szCs w:val="20"/>
              </w:rPr>
              <w:t xml:space="preserve"> SCE Customer, Res./Comm. Customer;</w:t>
            </w:r>
          </w:p>
          <w:p w14:paraId="507925EE" w14:textId="77777777" w:rsidR="009F073F" w:rsidRPr="00031112" w:rsidRDefault="0089490E" w:rsidP="546B4D49">
            <w:pPr>
              <w:tabs>
                <w:tab w:val="center" w:pos="2817"/>
              </w:tabs>
              <w:rPr>
                <w:rFonts w:ascii="Calibri Light" w:eastAsia="Calibri Light" w:hAnsi="Calibri Light" w:cs="Calibri Light"/>
                <w:sz w:val="20"/>
                <w:szCs w:val="20"/>
              </w:rPr>
            </w:pPr>
            <w:sdt>
              <w:sdtPr>
                <w:rPr>
                  <w:rFonts w:ascii="Calibri Light" w:hAnsi="Calibri Light"/>
                  <w:sz w:val="20"/>
                  <w:szCs w:val="20"/>
                </w:rPr>
                <w:id w:val="1221488111"/>
                <w14:checkbox>
                  <w14:checked w14:val="1"/>
                  <w14:checkedState w14:val="2612" w14:font="MS Gothic"/>
                  <w14:uncheckedState w14:val="2610" w14:font="MS Gothic"/>
                </w14:checkbox>
              </w:sdtPr>
              <w:sdtContent>
                <w:r w:rsidR="009F073F">
                  <w:rPr>
                    <w:rFonts w:ascii="MS Gothic" w:eastAsia="MS Gothic" w:hAnsi="MS Gothic" w:hint="eastAsia"/>
                    <w:sz w:val="20"/>
                    <w:szCs w:val="20"/>
                  </w:rPr>
                  <w:t>☒</w:t>
                </w:r>
              </w:sdtContent>
            </w:sdt>
            <w:r w:rsidR="009F073F" w:rsidRPr="546B4D49">
              <w:rPr>
                <w:rFonts w:ascii="Calibri Light" w:eastAsia="Calibri Light" w:hAnsi="Calibri Light" w:cs="Calibri Light"/>
                <w:sz w:val="20"/>
                <w:szCs w:val="20"/>
              </w:rPr>
              <w:t xml:space="preserve"> SCE OU, Business Function Organization Name: CCC, BCD</w:t>
            </w:r>
            <w:r w:rsidR="009F073F" w:rsidRPr="00031112">
              <w:rPr>
                <w:rFonts w:ascii="Calibri Light" w:hAnsi="Calibri Light"/>
                <w:sz w:val="20"/>
                <w:szCs w:val="20"/>
              </w:rPr>
              <w:tab/>
            </w:r>
          </w:p>
          <w:p w14:paraId="52B0F54D" w14:textId="77777777" w:rsidR="009F073F" w:rsidRPr="00031112" w:rsidRDefault="0089490E" w:rsidP="546B4D49">
            <w:pPr>
              <w:tabs>
                <w:tab w:val="center" w:pos="2817"/>
              </w:tabs>
              <w:rPr>
                <w:rFonts w:ascii="Calibri Light" w:eastAsia="Calibri Light" w:hAnsi="Calibri Light" w:cs="Calibri Light"/>
                <w:sz w:val="20"/>
                <w:szCs w:val="20"/>
              </w:rPr>
            </w:pPr>
            <w:sdt>
              <w:sdtPr>
                <w:rPr>
                  <w:rFonts w:ascii="Calibri Light" w:hAnsi="Calibri Light"/>
                  <w:sz w:val="20"/>
                  <w:szCs w:val="20"/>
                </w:rPr>
                <w:id w:val="-1302761602"/>
                <w14:checkbox>
                  <w14:checked w14:val="0"/>
                  <w14:checkedState w14:val="2612" w14:font="MS Gothic"/>
                  <w14:uncheckedState w14:val="2610" w14:font="MS Gothic"/>
                </w14:checkbox>
              </w:sdtPr>
              <w:sdtContent>
                <w:r w:rsidR="009F073F" w:rsidRPr="00031112">
                  <w:rPr>
                    <w:rFonts w:ascii="Segoe UI Symbol" w:eastAsia="MS Gothic" w:hAnsi="Segoe UI Symbol" w:cs="Segoe UI Symbol"/>
                    <w:sz w:val="20"/>
                    <w:szCs w:val="20"/>
                  </w:rPr>
                  <w:t>☐</w:t>
                </w:r>
              </w:sdtContent>
            </w:sdt>
            <w:r w:rsidR="009F073F" w:rsidRPr="546B4D49">
              <w:rPr>
                <w:rFonts w:ascii="Calibri Light" w:eastAsia="Calibri Light" w:hAnsi="Calibri Light" w:cs="Calibri Light"/>
                <w:sz w:val="20"/>
                <w:szCs w:val="20"/>
              </w:rPr>
              <w:t xml:space="preserve"> Vendor</w:t>
            </w:r>
            <w:r w:rsidR="009F073F" w:rsidRPr="00031112">
              <w:rPr>
                <w:rFonts w:ascii="Calibri Light" w:hAnsi="Calibri Light"/>
                <w:sz w:val="20"/>
                <w:szCs w:val="20"/>
              </w:rPr>
              <w:tab/>
            </w:r>
          </w:p>
          <w:p w14:paraId="69BF5CA4" w14:textId="77777777" w:rsidR="009F073F" w:rsidRPr="00031112" w:rsidRDefault="0089490E" w:rsidP="546B4D49">
            <w:pPr>
              <w:rPr>
                <w:rFonts w:ascii="Calibri Light" w:eastAsia="Calibri Light" w:hAnsi="Calibri Light" w:cs="Calibri Light"/>
                <w:sz w:val="20"/>
                <w:szCs w:val="20"/>
              </w:rPr>
            </w:pPr>
            <w:sdt>
              <w:sdtPr>
                <w:rPr>
                  <w:rFonts w:ascii="Calibri Light" w:hAnsi="Calibri Light"/>
                  <w:sz w:val="20"/>
                  <w:szCs w:val="20"/>
                </w:rPr>
                <w:id w:val="-1623686125"/>
                <w14:checkbox>
                  <w14:checked w14:val="0"/>
                  <w14:checkedState w14:val="2612" w14:font="MS Gothic"/>
                  <w14:uncheckedState w14:val="2610" w14:font="MS Gothic"/>
                </w14:checkbox>
              </w:sdtPr>
              <w:sdtContent>
                <w:r w:rsidR="009F073F" w:rsidRPr="00031112">
                  <w:rPr>
                    <w:rFonts w:ascii="Segoe UI Symbol" w:eastAsia="MS Gothic" w:hAnsi="Segoe UI Symbol" w:cs="Segoe UI Symbol"/>
                    <w:sz w:val="20"/>
                    <w:szCs w:val="20"/>
                  </w:rPr>
                  <w:t>☐</w:t>
                </w:r>
              </w:sdtContent>
            </w:sdt>
            <w:r w:rsidR="009F073F" w:rsidRPr="546B4D49">
              <w:rPr>
                <w:rFonts w:ascii="Calibri Light" w:eastAsia="Calibri Light" w:hAnsi="Calibri Light" w:cs="Calibri Light"/>
                <w:sz w:val="20"/>
                <w:szCs w:val="20"/>
              </w:rPr>
              <w:t xml:space="preserve"> External business partner(s) &amp; SaaS providers</w:t>
            </w:r>
          </w:p>
          <w:p w14:paraId="6D51FF54" w14:textId="77777777" w:rsidR="009F073F" w:rsidRPr="00031112" w:rsidRDefault="0089490E" w:rsidP="546B4D49">
            <w:pPr>
              <w:rPr>
                <w:rFonts w:ascii="Calibri Light" w:eastAsia="Calibri Light" w:hAnsi="Calibri Light" w:cs="Calibri Light"/>
                <w:sz w:val="20"/>
                <w:szCs w:val="20"/>
              </w:rPr>
            </w:pPr>
            <w:sdt>
              <w:sdtPr>
                <w:rPr>
                  <w:rFonts w:ascii="Calibri Light" w:hAnsi="Calibri Light"/>
                  <w:sz w:val="20"/>
                  <w:szCs w:val="20"/>
                </w:rPr>
                <w:id w:val="790793347"/>
                <w14:checkbox>
                  <w14:checked w14:val="1"/>
                  <w14:checkedState w14:val="2612" w14:font="MS Gothic"/>
                  <w14:uncheckedState w14:val="2610" w14:font="MS Gothic"/>
                </w14:checkbox>
              </w:sdtPr>
              <w:sdtContent>
                <w:r w:rsidR="009F073F">
                  <w:rPr>
                    <w:rFonts w:ascii="MS Gothic" w:eastAsia="MS Gothic" w:hAnsi="MS Gothic" w:hint="eastAsia"/>
                    <w:sz w:val="20"/>
                    <w:szCs w:val="20"/>
                  </w:rPr>
                  <w:t>☒</w:t>
                </w:r>
              </w:sdtContent>
            </w:sdt>
            <w:r w:rsidR="009F073F" w:rsidRPr="546B4D49">
              <w:rPr>
                <w:rFonts w:ascii="Calibri Light" w:eastAsia="Calibri Light" w:hAnsi="Calibri Light" w:cs="Calibri Light"/>
                <w:sz w:val="20"/>
                <w:szCs w:val="20"/>
              </w:rPr>
              <w:t xml:space="preserve">  External on-shore contractors</w:t>
            </w:r>
          </w:p>
          <w:p w14:paraId="7DBD2E1A" w14:textId="77777777" w:rsidR="009F073F" w:rsidRPr="00031112" w:rsidRDefault="0089490E" w:rsidP="546B4D49">
            <w:pPr>
              <w:rPr>
                <w:rFonts w:ascii="Calibri Light" w:eastAsia="Calibri Light" w:hAnsi="Calibri Light" w:cs="Calibri Light"/>
                <w:sz w:val="20"/>
                <w:szCs w:val="20"/>
              </w:rPr>
            </w:pPr>
            <w:sdt>
              <w:sdtPr>
                <w:rPr>
                  <w:rFonts w:ascii="Calibri Light" w:hAnsi="Calibri Light"/>
                  <w:sz w:val="20"/>
                  <w:szCs w:val="20"/>
                </w:rPr>
                <w:id w:val="-495571466"/>
                <w14:checkbox>
                  <w14:checked w14:val="1"/>
                  <w14:checkedState w14:val="2612" w14:font="MS Gothic"/>
                  <w14:uncheckedState w14:val="2610" w14:font="MS Gothic"/>
                </w14:checkbox>
              </w:sdtPr>
              <w:sdtContent>
                <w:r w:rsidR="009F073F">
                  <w:rPr>
                    <w:rFonts w:ascii="MS Gothic" w:eastAsia="MS Gothic" w:hAnsi="MS Gothic" w:hint="eastAsia"/>
                    <w:sz w:val="20"/>
                    <w:szCs w:val="20"/>
                  </w:rPr>
                  <w:t>☒</w:t>
                </w:r>
              </w:sdtContent>
            </w:sdt>
            <w:r w:rsidR="009F073F" w:rsidRPr="546B4D49">
              <w:rPr>
                <w:rFonts w:ascii="Calibri Light" w:eastAsia="Calibri Light" w:hAnsi="Calibri Light" w:cs="Calibri Light"/>
                <w:sz w:val="20"/>
                <w:szCs w:val="20"/>
              </w:rPr>
              <w:t xml:space="preserve">  External off-shore contractors</w:t>
            </w:r>
          </w:p>
          <w:p w14:paraId="5D9E8D8F" w14:textId="77777777" w:rsidR="009F073F" w:rsidRPr="00031112" w:rsidRDefault="0089490E" w:rsidP="546B4D49">
            <w:pPr>
              <w:rPr>
                <w:rFonts w:ascii="Calibri Light" w:eastAsia="Calibri Light" w:hAnsi="Calibri Light" w:cs="Calibri Light"/>
                <w:sz w:val="20"/>
                <w:szCs w:val="20"/>
              </w:rPr>
            </w:pPr>
            <w:sdt>
              <w:sdtPr>
                <w:rPr>
                  <w:rFonts w:ascii="Calibri Light" w:hAnsi="Calibri Light"/>
                  <w:sz w:val="20"/>
                  <w:szCs w:val="20"/>
                </w:rPr>
                <w:id w:val="-1979910831"/>
                <w14:checkbox>
                  <w14:checked w14:val="0"/>
                  <w14:checkedState w14:val="2612" w14:font="MS Gothic"/>
                  <w14:uncheckedState w14:val="2610" w14:font="MS Gothic"/>
                </w14:checkbox>
              </w:sdtPr>
              <w:sdtContent>
                <w:r w:rsidR="009F073F" w:rsidRPr="00031112">
                  <w:rPr>
                    <w:rFonts w:ascii="Segoe UI Symbol" w:eastAsia="MS Gothic" w:hAnsi="Segoe UI Symbol" w:cs="Segoe UI Symbol"/>
                    <w:sz w:val="20"/>
                    <w:szCs w:val="20"/>
                  </w:rPr>
                  <w:t>☐</w:t>
                </w:r>
              </w:sdtContent>
            </w:sdt>
            <w:r w:rsidR="009F073F" w:rsidRPr="546B4D49">
              <w:rPr>
                <w:rFonts w:ascii="Calibri Light" w:eastAsia="Calibri Light" w:hAnsi="Calibri Light" w:cs="Calibri Light"/>
                <w:sz w:val="20"/>
                <w:szCs w:val="20"/>
              </w:rPr>
              <w:t xml:space="preserve">  SCE Affiliate Company Employees </w:t>
            </w:r>
          </w:p>
          <w:p w14:paraId="26A9995E" w14:textId="77777777" w:rsidR="009F073F" w:rsidRPr="00031112" w:rsidRDefault="0089490E" w:rsidP="546B4D49">
            <w:pPr>
              <w:rPr>
                <w:rFonts w:ascii="Calibri Light" w:eastAsia="Calibri Light" w:hAnsi="Calibri Light" w:cs="Calibri Light"/>
                <w:sz w:val="20"/>
                <w:szCs w:val="20"/>
              </w:rPr>
            </w:pPr>
            <w:sdt>
              <w:sdtPr>
                <w:rPr>
                  <w:rFonts w:ascii="Calibri Light" w:hAnsi="Calibri Light"/>
                  <w:sz w:val="20"/>
                  <w:szCs w:val="20"/>
                </w:rPr>
                <w:id w:val="-2038962395"/>
                <w14:checkbox>
                  <w14:checked w14:val="1"/>
                  <w14:checkedState w14:val="2612" w14:font="MS Gothic"/>
                  <w14:uncheckedState w14:val="2610" w14:font="MS Gothic"/>
                </w14:checkbox>
              </w:sdtPr>
              <w:sdtContent>
                <w:r w:rsidR="009F073F">
                  <w:rPr>
                    <w:rFonts w:ascii="MS Gothic" w:eastAsia="MS Gothic" w:hAnsi="MS Gothic" w:hint="eastAsia"/>
                    <w:sz w:val="20"/>
                    <w:szCs w:val="20"/>
                  </w:rPr>
                  <w:t>☒</w:t>
                </w:r>
              </w:sdtContent>
            </w:sdt>
            <w:r w:rsidR="009F073F" w:rsidRPr="546B4D49">
              <w:rPr>
                <w:rFonts w:ascii="Calibri Light" w:eastAsia="Calibri Light" w:hAnsi="Calibri Light" w:cs="Calibri Light"/>
                <w:sz w:val="20"/>
                <w:szCs w:val="20"/>
              </w:rPr>
              <w:t xml:space="preserve">  SCE Employees, specify if they have Marketing Function responsibilities (e.g., ES&amp;M) </w:t>
            </w:r>
          </w:p>
          <w:p w14:paraId="536D6CA3" w14:textId="77777777" w:rsidR="009F073F" w:rsidRPr="00031112" w:rsidRDefault="0089490E" w:rsidP="546B4D49">
            <w:pPr>
              <w:rPr>
                <w:rFonts w:ascii="Calibri Light" w:eastAsia="Calibri Light" w:hAnsi="Calibri Light" w:cs="Calibri Light"/>
                <w:sz w:val="20"/>
                <w:szCs w:val="20"/>
              </w:rPr>
            </w:pPr>
            <w:sdt>
              <w:sdtPr>
                <w:rPr>
                  <w:rFonts w:ascii="Calibri Light" w:hAnsi="Calibri Light"/>
                  <w:sz w:val="20"/>
                  <w:szCs w:val="20"/>
                </w:rPr>
                <w:id w:val="-325597300"/>
                <w14:checkbox>
                  <w14:checked w14:val="0"/>
                  <w14:checkedState w14:val="2612" w14:font="MS Gothic"/>
                  <w14:uncheckedState w14:val="2610" w14:font="MS Gothic"/>
                </w14:checkbox>
              </w:sdtPr>
              <w:sdtContent>
                <w:r w:rsidR="009F073F" w:rsidRPr="00031112">
                  <w:rPr>
                    <w:rFonts w:ascii="Segoe UI Symbol" w:hAnsi="Segoe UI Symbol" w:cs="Segoe UI Symbol"/>
                    <w:sz w:val="20"/>
                    <w:szCs w:val="20"/>
                  </w:rPr>
                  <w:t>☐</w:t>
                </w:r>
              </w:sdtContent>
            </w:sdt>
            <w:r w:rsidR="009F073F" w:rsidRPr="546B4D49">
              <w:rPr>
                <w:rFonts w:ascii="Calibri Light" w:eastAsia="Calibri Light" w:hAnsi="Calibri Light" w:cs="Calibri Light"/>
                <w:sz w:val="20"/>
                <w:szCs w:val="20"/>
              </w:rPr>
              <w:t xml:space="preserve">  SCE contract workers</w:t>
            </w:r>
          </w:p>
          <w:p w14:paraId="27ED799D" w14:textId="77777777" w:rsidR="009F073F" w:rsidRPr="00031112" w:rsidRDefault="0089490E" w:rsidP="546B4D49">
            <w:pPr>
              <w:rPr>
                <w:rFonts w:ascii="Calibri Light" w:eastAsia="Calibri Light" w:hAnsi="Calibri Light" w:cs="Calibri Light"/>
                <w:sz w:val="20"/>
                <w:szCs w:val="20"/>
              </w:rPr>
            </w:pPr>
            <w:sdt>
              <w:sdtPr>
                <w:rPr>
                  <w:rFonts w:ascii="Calibri Light" w:hAnsi="Calibri Light"/>
                  <w:sz w:val="20"/>
                  <w:szCs w:val="20"/>
                </w:rPr>
                <w:id w:val="-1449158415"/>
                <w14:checkbox>
                  <w14:checked w14:val="0"/>
                  <w14:checkedState w14:val="2612" w14:font="MS Gothic"/>
                  <w14:uncheckedState w14:val="2610" w14:font="MS Gothic"/>
                </w14:checkbox>
              </w:sdtPr>
              <w:sdtContent>
                <w:r w:rsidR="009F073F" w:rsidRPr="00031112">
                  <w:rPr>
                    <w:rFonts w:ascii="Segoe UI Symbol" w:hAnsi="Segoe UI Symbol" w:cs="Segoe UI Symbol"/>
                    <w:sz w:val="20"/>
                    <w:szCs w:val="20"/>
                  </w:rPr>
                  <w:t>☐</w:t>
                </w:r>
              </w:sdtContent>
            </w:sdt>
            <w:r w:rsidR="009F073F" w:rsidRPr="546B4D49">
              <w:rPr>
                <w:rFonts w:ascii="Calibri Light" w:eastAsia="Calibri Light" w:hAnsi="Calibri Light" w:cs="Calibri Light"/>
                <w:sz w:val="20"/>
                <w:szCs w:val="20"/>
              </w:rPr>
              <w:t xml:space="preserve">  Regulatory Agencies </w:t>
            </w:r>
          </w:p>
          <w:p w14:paraId="5C5F520D" w14:textId="77777777" w:rsidR="009F073F" w:rsidRPr="009208B1" w:rsidRDefault="0089490E" w:rsidP="7C4A50D8">
            <w:pPr>
              <w:rPr>
                <w:rFonts w:ascii="Calibri Light" w:eastAsia="Calibri Light" w:hAnsi="Calibri Light" w:cs="Calibri Light"/>
                <w:b/>
                <w:bCs/>
                <w:i/>
                <w:iCs/>
                <w:sz w:val="20"/>
                <w:szCs w:val="20"/>
                <w:u w:val="single"/>
              </w:rPr>
            </w:pPr>
            <w:sdt>
              <w:sdtPr>
                <w:rPr>
                  <w:rFonts w:ascii="Calibri Light" w:hAnsi="Calibri Light"/>
                  <w:sz w:val="20"/>
                  <w:szCs w:val="20"/>
                </w:rPr>
                <w:id w:val="-1196924258"/>
                <w14:checkbox>
                  <w14:checked w14:val="0"/>
                  <w14:checkedState w14:val="2612" w14:font="MS Gothic"/>
                  <w14:uncheckedState w14:val="2610" w14:font="MS Gothic"/>
                </w14:checkbox>
              </w:sdtPr>
              <w:sdtContent>
                <w:r w:rsidR="009F073F" w:rsidRPr="00031112">
                  <w:rPr>
                    <w:rFonts w:ascii="Segoe UI Symbol" w:eastAsia="MS Gothic" w:hAnsi="Segoe UI Symbol" w:cs="Segoe UI Symbol"/>
                    <w:sz w:val="20"/>
                    <w:szCs w:val="20"/>
                  </w:rPr>
                  <w:t>☐</w:t>
                </w:r>
              </w:sdtContent>
            </w:sdt>
            <w:r w:rsidR="009F073F" w:rsidRPr="546B4D49">
              <w:rPr>
                <w:rFonts w:ascii="Calibri Light" w:eastAsia="Calibri Light" w:hAnsi="Calibri Light" w:cs="Calibri Light"/>
                <w:sz w:val="20"/>
                <w:szCs w:val="20"/>
              </w:rPr>
              <w:t xml:space="preserve">  Others </w:t>
            </w:r>
            <w:r w:rsidR="009F073F" w:rsidRPr="7C4A50D8">
              <w:rPr>
                <w:rFonts w:ascii="Calibri Light" w:eastAsia="Calibri Light" w:hAnsi="Calibri Light" w:cs="Calibri Light"/>
                <w:b/>
                <w:bCs/>
                <w:i/>
                <w:iCs/>
                <w:sz w:val="20"/>
                <w:szCs w:val="20"/>
                <w:u w:val="single"/>
              </w:rPr>
              <w:t>_&lt;Please Specify&gt;_</w:t>
            </w:r>
          </w:p>
        </w:tc>
      </w:tr>
      <w:tr w:rsidR="009F073F" w14:paraId="3F26233E" w14:textId="77777777" w:rsidTr="0EB6F9BB">
        <w:tc>
          <w:tcPr>
            <w:tcW w:w="3775" w:type="dxa"/>
            <w:shd w:val="clear" w:color="auto" w:fill="FFFFFF" w:themeFill="background1"/>
          </w:tcPr>
          <w:p w14:paraId="392E4153" w14:textId="77777777" w:rsidR="009F073F" w:rsidRPr="00031112" w:rsidRDefault="009F073F" w:rsidP="00D24E1C">
            <w:pPr>
              <w:pStyle w:val="Heading2TextBulleted"/>
              <w:numPr>
                <w:ilvl w:val="0"/>
                <w:numId w:val="0"/>
              </w:numPr>
              <w:rPr>
                <w:rFonts w:ascii="Calibri Light" w:hAnsi="Calibri Light" w:cs="Arial"/>
                <w:szCs w:val="20"/>
              </w:rPr>
            </w:pPr>
            <w:r w:rsidRPr="00031112">
              <w:rPr>
                <w:rFonts w:ascii="Calibri Light" w:hAnsi="Calibri Light" w:cs="Arial"/>
                <w:szCs w:val="20"/>
              </w:rPr>
              <w:lastRenderedPageBreak/>
              <w:t>How many of the SCE Customer, Employee, Vendors will use or affected by the Business Process?</w:t>
            </w:r>
          </w:p>
          <w:p w14:paraId="3E8CEEA2" w14:textId="77777777" w:rsidR="009F073F" w:rsidRPr="00031112" w:rsidRDefault="009F073F" w:rsidP="00D24E1C">
            <w:pPr>
              <w:pStyle w:val="Heading2TextBulleted"/>
              <w:numPr>
                <w:ilvl w:val="0"/>
                <w:numId w:val="0"/>
              </w:numPr>
              <w:rPr>
                <w:rFonts w:ascii="Calibri Light" w:hAnsi="Calibri Light" w:cs="Arial"/>
                <w:szCs w:val="20"/>
              </w:rPr>
            </w:pPr>
            <w:r w:rsidRPr="00031112">
              <w:rPr>
                <w:rFonts w:ascii="Calibri Light" w:hAnsi="Calibri Light" w:cs="Arial"/>
                <w:i/>
                <w:szCs w:val="20"/>
              </w:rPr>
              <w:t>To identify the Impact if services are adversely affected.</w:t>
            </w:r>
          </w:p>
        </w:tc>
        <w:tc>
          <w:tcPr>
            <w:tcW w:w="6570" w:type="dxa"/>
            <w:shd w:val="clear" w:color="auto" w:fill="FFFFFF" w:themeFill="background1"/>
          </w:tcPr>
          <w:p w14:paraId="3FABA2C1" w14:textId="77777777" w:rsidR="009F073F" w:rsidRPr="00031112" w:rsidRDefault="009F073F" w:rsidP="00D24E1C">
            <w:pPr>
              <w:pStyle w:val="Heading2TextBulleted"/>
              <w:numPr>
                <w:ilvl w:val="0"/>
                <w:numId w:val="0"/>
              </w:numPr>
              <w:rPr>
                <w:rFonts w:ascii="Calibri Light" w:hAnsi="Calibri Light" w:cs="Arial"/>
                <w:szCs w:val="20"/>
              </w:rPr>
            </w:pPr>
            <w:r>
              <w:rPr>
                <w:rFonts w:ascii="Calibri Light" w:hAnsi="Calibri Light" w:cs="Arial"/>
                <w:szCs w:val="20"/>
              </w:rPr>
              <w:t>1,000 -</w:t>
            </w:r>
            <w:r w:rsidRPr="00031112">
              <w:rPr>
                <w:rFonts w:ascii="Calibri Light" w:hAnsi="Calibri Light" w:cs="Arial"/>
                <w:szCs w:val="20"/>
              </w:rPr>
              <w:t xml:space="preserve"> 10</w:t>
            </w:r>
            <w:r>
              <w:rPr>
                <w:rFonts w:ascii="Calibri Light" w:hAnsi="Calibri Light" w:cs="Arial"/>
                <w:szCs w:val="20"/>
              </w:rPr>
              <w:t>,</w:t>
            </w:r>
            <w:r w:rsidRPr="00031112">
              <w:rPr>
                <w:rFonts w:ascii="Calibri Light" w:hAnsi="Calibri Light" w:cs="Arial"/>
                <w:szCs w:val="20"/>
              </w:rPr>
              <w:t>000</w:t>
            </w:r>
            <w:r>
              <w:rPr>
                <w:rFonts w:ascii="Calibri Light" w:hAnsi="Calibri Light" w:cs="Arial"/>
                <w:szCs w:val="20"/>
              </w:rPr>
              <w:t xml:space="preserve"> </w:t>
            </w:r>
          </w:p>
          <w:p w14:paraId="368FA127" w14:textId="77777777" w:rsidR="009F073F" w:rsidRPr="00031112" w:rsidRDefault="009F073F" w:rsidP="00D24E1C">
            <w:pPr>
              <w:pStyle w:val="Heading2TextBulleted"/>
              <w:numPr>
                <w:ilvl w:val="0"/>
                <w:numId w:val="0"/>
              </w:numPr>
              <w:rPr>
                <w:rFonts w:ascii="Calibri Light" w:hAnsi="Calibri Light" w:cs="Arial"/>
                <w:szCs w:val="20"/>
              </w:rPr>
            </w:pPr>
          </w:p>
        </w:tc>
      </w:tr>
      <w:tr w:rsidR="009F073F" w14:paraId="0C066867" w14:textId="77777777" w:rsidTr="0EB6F9BB">
        <w:tc>
          <w:tcPr>
            <w:tcW w:w="3775" w:type="dxa"/>
            <w:shd w:val="clear" w:color="auto" w:fill="FFFFFF" w:themeFill="background1"/>
          </w:tcPr>
          <w:p w14:paraId="3522E5B4" w14:textId="77777777" w:rsidR="009F073F" w:rsidRPr="00031112" w:rsidRDefault="009F073F" w:rsidP="00D24E1C">
            <w:pPr>
              <w:pStyle w:val="Heading2TextBulleted"/>
              <w:numPr>
                <w:ilvl w:val="0"/>
                <w:numId w:val="0"/>
              </w:numPr>
              <w:rPr>
                <w:rFonts w:ascii="Calibri Light" w:hAnsi="Calibri Light" w:cs="Arial"/>
                <w:szCs w:val="20"/>
              </w:rPr>
            </w:pPr>
            <w:r w:rsidRPr="00031112">
              <w:rPr>
                <w:rFonts w:ascii="Calibri Light" w:hAnsi="Calibri Light" w:cs="Arial"/>
                <w:szCs w:val="20"/>
              </w:rPr>
              <w:t>How much Information/data would be processed, received or tramitted by the Business Process?</w:t>
            </w:r>
          </w:p>
          <w:p w14:paraId="16D2FE9D" w14:textId="77777777" w:rsidR="009F073F" w:rsidRPr="00031112" w:rsidRDefault="009F073F" w:rsidP="00D24E1C">
            <w:pPr>
              <w:pStyle w:val="Heading2TextBulleted"/>
              <w:numPr>
                <w:ilvl w:val="0"/>
                <w:numId w:val="0"/>
              </w:numPr>
              <w:rPr>
                <w:rFonts w:ascii="Calibri Light" w:hAnsi="Calibri Light" w:cs="Arial"/>
                <w:szCs w:val="20"/>
              </w:rPr>
            </w:pPr>
            <w:r w:rsidRPr="00031112">
              <w:rPr>
                <w:rFonts w:ascii="Calibri Light" w:hAnsi="Calibri Light" w:cs="Arial"/>
                <w:i/>
                <w:szCs w:val="20"/>
              </w:rPr>
              <w:t>The data volume that will be utilized by this process. Helps us in determining the Impact and criticality</w:t>
            </w:r>
            <w:r w:rsidRPr="00031112">
              <w:rPr>
                <w:rFonts w:ascii="Calibri Light" w:hAnsi="Calibri Light" w:cs="Arial"/>
                <w:szCs w:val="20"/>
              </w:rPr>
              <w:t xml:space="preserve"> </w:t>
            </w:r>
          </w:p>
        </w:tc>
        <w:tc>
          <w:tcPr>
            <w:tcW w:w="6570" w:type="dxa"/>
            <w:shd w:val="clear" w:color="auto" w:fill="FFFFFF" w:themeFill="background1"/>
          </w:tcPr>
          <w:p w14:paraId="377E86CE" w14:textId="77777777" w:rsidR="009F073F" w:rsidRPr="00031112" w:rsidRDefault="009F073F" w:rsidP="00D24E1C">
            <w:pPr>
              <w:pStyle w:val="Heading2TextBulleted"/>
              <w:numPr>
                <w:ilvl w:val="0"/>
                <w:numId w:val="0"/>
              </w:numPr>
              <w:rPr>
                <w:rFonts w:ascii="Calibri Light" w:hAnsi="Calibri Light" w:cs="Arial"/>
                <w:szCs w:val="20"/>
              </w:rPr>
            </w:pPr>
          </w:p>
        </w:tc>
      </w:tr>
      <w:tr w:rsidR="009F073F" w14:paraId="3B0CE60F" w14:textId="77777777" w:rsidTr="0EB6F9BB">
        <w:tc>
          <w:tcPr>
            <w:tcW w:w="3775" w:type="dxa"/>
            <w:shd w:val="clear" w:color="auto" w:fill="FFFFFF" w:themeFill="background1"/>
          </w:tcPr>
          <w:p w14:paraId="6CDFE98B" w14:textId="77777777" w:rsidR="009F073F" w:rsidRPr="00031112" w:rsidRDefault="009F073F" w:rsidP="00D24E1C">
            <w:pPr>
              <w:pStyle w:val="Heading2TextBulleted"/>
              <w:numPr>
                <w:ilvl w:val="0"/>
                <w:numId w:val="0"/>
              </w:numPr>
              <w:rPr>
                <w:rFonts w:ascii="Calibri Light" w:hAnsi="Calibri Light" w:cs="Arial"/>
                <w:szCs w:val="20"/>
              </w:rPr>
            </w:pPr>
            <w:r w:rsidRPr="00031112">
              <w:rPr>
                <w:rFonts w:ascii="Calibri Light" w:hAnsi="Calibri Light" w:cs="Arial"/>
                <w:szCs w:val="20"/>
              </w:rPr>
              <w:t>Number of business transactions in average?</w:t>
            </w:r>
          </w:p>
          <w:p w14:paraId="650F6730" w14:textId="77777777" w:rsidR="009F073F" w:rsidRPr="00031112" w:rsidRDefault="009F073F" w:rsidP="00D24E1C">
            <w:pPr>
              <w:pStyle w:val="Heading2TextBulleted"/>
              <w:numPr>
                <w:ilvl w:val="0"/>
                <w:numId w:val="0"/>
              </w:numPr>
              <w:rPr>
                <w:rFonts w:ascii="Calibri Light" w:hAnsi="Calibri Light" w:cs="Arial"/>
                <w:szCs w:val="20"/>
              </w:rPr>
            </w:pPr>
            <w:r w:rsidRPr="00031112">
              <w:rPr>
                <w:rFonts w:ascii="Calibri Light" w:hAnsi="Calibri Light" w:cs="Arial"/>
                <w:i/>
                <w:szCs w:val="20"/>
              </w:rPr>
              <w:t>These are the number of transactions process by the application on average. The number of transactions help in understanding criticality and Impact.</w:t>
            </w:r>
          </w:p>
        </w:tc>
        <w:tc>
          <w:tcPr>
            <w:tcW w:w="6570" w:type="dxa"/>
            <w:shd w:val="clear" w:color="auto" w:fill="FFFFFF" w:themeFill="background1"/>
          </w:tcPr>
          <w:p w14:paraId="1AF699A5" w14:textId="77777777" w:rsidR="009F073F" w:rsidRPr="00346FCE" w:rsidRDefault="009F073F" w:rsidP="00D24E1C">
            <w:pPr>
              <w:pStyle w:val="Heading2TextBulleted"/>
              <w:numPr>
                <w:ilvl w:val="0"/>
                <w:numId w:val="0"/>
              </w:numPr>
              <w:rPr>
                <w:rFonts w:ascii="Calibri Light" w:hAnsi="Calibri Light" w:cs="Arial"/>
                <w:szCs w:val="20"/>
              </w:rPr>
            </w:pPr>
            <w:r w:rsidRPr="00346FCE">
              <w:rPr>
                <w:rFonts w:ascii="Calibri Light" w:hAnsi="Calibri Light" w:cs="Arial"/>
                <w:szCs w:val="20"/>
              </w:rPr>
              <w:t xml:space="preserve">2015: </w:t>
            </w:r>
          </w:p>
          <w:p w14:paraId="6A761203" w14:textId="06C7D0D2" w:rsidR="009F073F" w:rsidRPr="004B202F" w:rsidRDefault="009F073F" w:rsidP="004B202F">
            <w:pPr>
              <w:rPr>
                <w:rFonts w:ascii="Calibri Light" w:eastAsia="MS Mincho" w:hAnsi="Calibri Light" w:cs="Arial"/>
                <w:noProof/>
                <w:sz w:val="20"/>
                <w:szCs w:val="20"/>
                <w:lang w:eastAsia="ja-JP"/>
              </w:rPr>
            </w:pPr>
            <w:r w:rsidRPr="00346FCE">
              <w:rPr>
                <w:rFonts w:ascii="Calibri Light" w:eastAsia="MS Mincho" w:hAnsi="Calibri Light" w:cs="Arial"/>
                <w:noProof/>
                <w:sz w:val="20"/>
                <w:szCs w:val="20"/>
                <w:lang w:eastAsia="ja-JP"/>
              </w:rPr>
              <w:t>31</w:t>
            </w:r>
            <w:r>
              <w:rPr>
                <w:rFonts w:ascii="Calibri Light" w:eastAsia="MS Mincho" w:hAnsi="Calibri Light" w:cs="Arial"/>
                <w:noProof/>
                <w:sz w:val="20"/>
                <w:szCs w:val="20"/>
                <w:lang w:eastAsia="ja-JP"/>
              </w:rPr>
              <w:t>,</w:t>
            </w:r>
            <w:r w:rsidRPr="00346FCE">
              <w:rPr>
                <w:rFonts w:ascii="Calibri Light" w:eastAsia="MS Mincho" w:hAnsi="Calibri Light" w:cs="Arial"/>
                <w:noProof/>
                <w:sz w:val="20"/>
                <w:szCs w:val="20"/>
                <w:lang w:eastAsia="ja-JP"/>
              </w:rPr>
              <w:t>972</w:t>
            </w:r>
            <w:r>
              <w:rPr>
                <w:rFonts w:ascii="Calibri Light" w:eastAsia="MS Mincho" w:hAnsi="Calibri Light" w:cs="Arial"/>
                <w:noProof/>
                <w:sz w:val="20"/>
                <w:szCs w:val="20"/>
                <w:lang w:eastAsia="ja-JP"/>
              </w:rPr>
              <w:t>,</w:t>
            </w:r>
            <w:r w:rsidRPr="00346FCE">
              <w:rPr>
                <w:rFonts w:ascii="Calibri Light" w:eastAsia="MS Mincho" w:hAnsi="Calibri Light" w:cs="Arial"/>
                <w:noProof/>
                <w:sz w:val="20"/>
                <w:szCs w:val="20"/>
                <w:lang w:eastAsia="ja-JP"/>
              </w:rPr>
              <w:t>803</w:t>
            </w:r>
          </w:p>
          <w:p w14:paraId="4E9DE2B1" w14:textId="77777777" w:rsidR="009F073F" w:rsidRPr="00346FCE" w:rsidRDefault="009F073F" w:rsidP="00D24E1C">
            <w:pPr>
              <w:pStyle w:val="Heading2TextBulleted"/>
              <w:numPr>
                <w:ilvl w:val="0"/>
                <w:numId w:val="0"/>
              </w:numPr>
              <w:tabs>
                <w:tab w:val="left" w:pos="1344"/>
              </w:tabs>
              <w:rPr>
                <w:rFonts w:ascii="Calibri Light" w:hAnsi="Calibri Light" w:cs="Arial"/>
                <w:szCs w:val="20"/>
              </w:rPr>
            </w:pPr>
            <w:r w:rsidRPr="00346FCE">
              <w:rPr>
                <w:rFonts w:ascii="Calibri Light" w:hAnsi="Calibri Light" w:cs="Arial"/>
                <w:szCs w:val="20"/>
              </w:rPr>
              <w:t>2016:</w:t>
            </w:r>
            <w:r w:rsidRPr="00346FCE">
              <w:rPr>
                <w:rFonts w:ascii="Calibri Light" w:hAnsi="Calibri Light" w:cs="Arial"/>
                <w:szCs w:val="20"/>
              </w:rPr>
              <w:tab/>
            </w:r>
          </w:p>
          <w:p w14:paraId="3BE8C0CA" w14:textId="0E6D00E4" w:rsidR="009F073F" w:rsidRPr="004B202F" w:rsidRDefault="009F073F" w:rsidP="004B202F">
            <w:pPr>
              <w:rPr>
                <w:rFonts w:ascii="Calibri Light" w:eastAsia="MS Mincho" w:hAnsi="Calibri Light" w:cs="Arial"/>
                <w:noProof/>
                <w:sz w:val="20"/>
                <w:szCs w:val="20"/>
                <w:lang w:eastAsia="ja-JP"/>
              </w:rPr>
            </w:pPr>
            <w:r w:rsidRPr="00346FCE">
              <w:rPr>
                <w:rFonts w:ascii="Calibri Light" w:eastAsia="MS Mincho" w:hAnsi="Calibri Light" w:cs="Arial"/>
                <w:noProof/>
                <w:sz w:val="20"/>
                <w:szCs w:val="20"/>
                <w:lang w:eastAsia="ja-JP"/>
              </w:rPr>
              <w:t>31</w:t>
            </w:r>
            <w:r>
              <w:rPr>
                <w:rFonts w:ascii="Calibri Light" w:eastAsia="MS Mincho" w:hAnsi="Calibri Light" w:cs="Arial"/>
                <w:noProof/>
                <w:sz w:val="20"/>
                <w:szCs w:val="20"/>
                <w:lang w:eastAsia="ja-JP"/>
              </w:rPr>
              <w:t>,</w:t>
            </w:r>
            <w:r w:rsidRPr="00346FCE">
              <w:rPr>
                <w:rFonts w:ascii="Calibri Light" w:eastAsia="MS Mincho" w:hAnsi="Calibri Light" w:cs="Arial"/>
                <w:noProof/>
                <w:sz w:val="20"/>
                <w:szCs w:val="20"/>
                <w:lang w:eastAsia="ja-JP"/>
              </w:rPr>
              <w:t>300</w:t>
            </w:r>
            <w:r>
              <w:rPr>
                <w:rFonts w:ascii="Calibri Light" w:eastAsia="MS Mincho" w:hAnsi="Calibri Light" w:cs="Arial"/>
                <w:noProof/>
                <w:sz w:val="20"/>
                <w:szCs w:val="20"/>
                <w:lang w:eastAsia="ja-JP"/>
              </w:rPr>
              <w:t>,</w:t>
            </w:r>
            <w:r w:rsidRPr="00346FCE">
              <w:rPr>
                <w:rFonts w:ascii="Calibri Light" w:eastAsia="MS Mincho" w:hAnsi="Calibri Light" w:cs="Arial"/>
                <w:noProof/>
                <w:sz w:val="20"/>
                <w:szCs w:val="20"/>
                <w:lang w:eastAsia="ja-JP"/>
              </w:rPr>
              <w:t>064</w:t>
            </w:r>
          </w:p>
          <w:p w14:paraId="6B38D75A" w14:textId="77777777" w:rsidR="009F073F" w:rsidRPr="00031112" w:rsidRDefault="009F073F" w:rsidP="00D24E1C">
            <w:pPr>
              <w:pStyle w:val="Heading2TextBulleted"/>
              <w:numPr>
                <w:ilvl w:val="0"/>
                <w:numId w:val="0"/>
              </w:numPr>
              <w:rPr>
                <w:rFonts w:ascii="Calibri Light" w:hAnsi="Calibri Light" w:cs="Arial"/>
                <w:szCs w:val="20"/>
              </w:rPr>
            </w:pPr>
            <w:r w:rsidRPr="00346FCE">
              <w:rPr>
                <w:rFonts w:ascii="Calibri Light" w:hAnsi="Calibri Light" w:cs="Arial"/>
                <w:szCs w:val="20"/>
              </w:rPr>
              <w:t>2017:</w:t>
            </w:r>
          </w:p>
          <w:p w14:paraId="6FEE772E" w14:textId="61A4E834" w:rsidR="009F073F" w:rsidRPr="004B202F" w:rsidRDefault="009F073F" w:rsidP="004B202F">
            <w:pPr>
              <w:rPr>
                <w:rFonts w:ascii="Calibri Light" w:eastAsia="MS Mincho" w:hAnsi="Calibri Light" w:cs="Arial"/>
                <w:noProof/>
                <w:sz w:val="20"/>
                <w:szCs w:val="20"/>
                <w:lang w:eastAsia="ja-JP"/>
              </w:rPr>
            </w:pPr>
            <w:r w:rsidRPr="00346FCE">
              <w:rPr>
                <w:rFonts w:ascii="Calibri Light" w:eastAsia="MS Mincho" w:hAnsi="Calibri Light" w:cs="Arial"/>
                <w:noProof/>
                <w:sz w:val="20"/>
                <w:szCs w:val="20"/>
                <w:lang w:eastAsia="ja-JP"/>
              </w:rPr>
              <w:t>31</w:t>
            </w:r>
            <w:r>
              <w:rPr>
                <w:rFonts w:ascii="Calibri Light" w:eastAsia="MS Mincho" w:hAnsi="Calibri Light" w:cs="Arial"/>
                <w:noProof/>
                <w:sz w:val="20"/>
                <w:szCs w:val="20"/>
                <w:lang w:eastAsia="ja-JP"/>
              </w:rPr>
              <w:t>,</w:t>
            </w:r>
            <w:r w:rsidRPr="00346FCE">
              <w:rPr>
                <w:rFonts w:ascii="Calibri Light" w:eastAsia="MS Mincho" w:hAnsi="Calibri Light" w:cs="Arial"/>
                <w:noProof/>
                <w:sz w:val="20"/>
                <w:szCs w:val="20"/>
                <w:lang w:eastAsia="ja-JP"/>
              </w:rPr>
              <w:t>113</w:t>
            </w:r>
            <w:r>
              <w:rPr>
                <w:rFonts w:ascii="Calibri Light" w:eastAsia="MS Mincho" w:hAnsi="Calibri Light" w:cs="Arial"/>
                <w:noProof/>
                <w:sz w:val="20"/>
                <w:szCs w:val="20"/>
                <w:lang w:eastAsia="ja-JP"/>
              </w:rPr>
              <w:t>,</w:t>
            </w:r>
            <w:r w:rsidRPr="00346FCE">
              <w:rPr>
                <w:rFonts w:ascii="Calibri Light" w:eastAsia="MS Mincho" w:hAnsi="Calibri Light" w:cs="Arial"/>
                <w:noProof/>
                <w:sz w:val="20"/>
                <w:szCs w:val="20"/>
                <w:lang w:eastAsia="ja-JP"/>
              </w:rPr>
              <w:t>700</w:t>
            </w:r>
          </w:p>
          <w:p w14:paraId="2A5F1A5F" w14:textId="77777777" w:rsidR="009F073F" w:rsidRPr="00031112" w:rsidRDefault="009F073F" w:rsidP="00D24E1C">
            <w:pPr>
              <w:pStyle w:val="Heading2TextBulleted"/>
              <w:numPr>
                <w:ilvl w:val="0"/>
                <w:numId w:val="0"/>
              </w:numPr>
              <w:rPr>
                <w:rFonts w:ascii="Calibri Light" w:hAnsi="Calibri Light" w:cs="Arial"/>
                <w:szCs w:val="20"/>
              </w:rPr>
            </w:pPr>
            <w:r>
              <w:rPr>
                <w:rFonts w:ascii="Calibri Light" w:hAnsi="Calibri Light" w:cs="Arial"/>
                <w:szCs w:val="20"/>
              </w:rPr>
              <w:t xml:space="preserve">Average: </w:t>
            </w:r>
          </w:p>
          <w:p w14:paraId="5652A190" w14:textId="0696C8E0" w:rsidR="009F073F" w:rsidRPr="004B202F" w:rsidRDefault="009F073F" w:rsidP="004B202F">
            <w:pPr>
              <w:rPr>
                <w:rFonts w:ascii="Calibri Light" w:eastAsia="MS Mincho" w:hAnsi="Calibri Light" w:cs="Arial"/>
                <w:noProof/>
                <w:sz w:val="20"/>
                <w:szCs w:val="20"/>
                <w:lang w:eastAsia="ja-JP"/>
              </w:rPr>
            </w:pPr>
            <w:r w:rsidRPr="00346FCE">
              <w:rPr>
                <w:rFonts w:ascii="Calibri Light" w:eastAsia="MS Mincho" w:hAnsi="Calibri Light" w:cs="Arial"/>
                <w:noProof/>
                <w:sz w:val="20"/>
                <w:szCs w:val="20"/>
                <w:lang w:eastAsia="ja-JP"/>
              </w:rPr>
              <w:t>31</w:t>
            </w:r>
            <w:r>
              <w:rPr>
                <w:rFonts w:ascii="Calibri Light" w:eastAsia="MS Mincho" w:hAnsi="Calibri Light" w:cs="Arial"/>
                <w:noProof/>
                <w:sz w:val="20"/>
                <w:szCs w:val="20"/>
                <w:lang w:eastAsia="ja-JP"/>
              </w:rPr>
              <w:t>,</w:t>
            </w:r>
            <w:r w:rsidRPr="00346FCE">
              <w:rPr>
                <w:rFonts w:ascii="Calibri Light" w:eastAsia="MS Mincho" w:hAnsi="Calibri Light" w:cs="Arial"/>
                <w:noProof/>
                <w:sz w:val="20"/>
                <w:szCs w:val="20"/>
                <w:lang w:eastAsia="ja-JP"/>
              </w:rPr>
              <w:t>462</w:t>
            </w:r>
            <w:r>
              <w:rPr>
                <w:rFonts w:ascii="Calibri Light" w:eastAsia="MS Mincho" w:hAnsi="Calibri Light" w:cs="Arial"/>
                <w:noProof/>
                <w:sz w:val="20"/>
                <w:szCs w:val="20"/>
                <w:lang w:eastAsia="ja-JP"/>
              </w:rPr>
              <w:t>,</w:t>
            </w:r>
            <w:r w:rsidRPr="00346FCE">
              <w:rPr>
                <w:rFonts w:ascii="Calibri Light" w:eastAsia="MS Mincho" w:hAnsi="Calibri Light" w:cs="Arial"/>
                <w:noProof/>
                <w:sz w:val="20"/>
                <w:szCs w:val="20"/>
                <w:lang w:eastAsia="ja-JP"/>
              </w:rPr>
              <w:t>189</w:t>
            </w:r>
          </w:p>
        </w:tc>
      </w:tr>
      <w:tr w:rsidR="009F073F" w14:paraId="0031F4C2" w14:textId="77777777" w:rsidTr="0EB6F9BB">
        <w:tc>
          <w:tcPr>
            <w:tcW w:w="3775" w:type="dxa"/>
            <w:shd w:val="clear" w:color="auto" w:fill="FFFFFF" w:themeFill="background1"/>
          </w:tcPr>
          <w:p w14:paraId="78E291A1" w14:textId="77777777" w:rsidR="009F073F" w:rsidRPr="00031112" w:rsidRDefault="009F073F" w:rsidP="546B4D49">
            <w:pPr>
              <w:rPr>
                <w:rFonts w:ascii="Calibri Light" w:eastAsia="Calibri Light" w:hAnsi="Calibri Light" w:cs="Calibri Light"/>
                <w:b/>
                <w:bCs/>
                <w:sz w:val="20"/>
                <w:szCs w:val="20"/>
              </w:rPr>
            </w:pPr>
            <w:r w:rsidRPr="546B4D49">
              <w:rPr>
                <w:rFonts w:ascii="Calibri Light" w:eastAsia="Calibri Light" w:hAnsi="Calibri Light" w:cs="Calibri Light"/>
                <w:b/>
                <w:bCs/>
                <w:sz w:val="20"/>
                <w:szCs w:val="20"/>
              </w:rPr>
              <w:t>Additional Security Consideration:</w:t>
            </w:r>
          </w:p>
        </w:tc>
        <w:tc>
          <w:tcPr>
            <w:tcW w:w="6570" w:type="dxa"/>
            <w:shd w:val="clear" w:color="auto" w:fill="FFFFFF" w:themeFill="background1"/>
          </w:tcPr>
          <w:p w14:paraId="26F9D8EF" w14:textId="77777777" w:rsidR="009F073F" w:rsidRPr="00031112" w:rsidRDefault="009F073F" w:rsidP="00D24E1C">
            <w:pPr>
              <w:pStyle w:val="Heading2TextBulleted"/>
              <w:numPr>
                <w:ilvl w:val="0"/>
                <w:numId w:val="0"/>
              </w:numPr>
              <w:rPr>
                <w:rFonts w:ascii="Calibri Light" w:hAnsi="Calibri Light" w:cs="Arial"/>
                <w:szCs w:val="20"/>
              </w:rPr>
            </w:pPr>
            <w:r w:rsidRPr="00031112">
              <w:rPr>
                <w:rFonts w:ascii="Calibri Light" w:hAnsi="Calibri Light" w:cs="Arial"/>
                <w:szCs w:val="20"/>
              </w:rPr>
              <w:t>Any Cybersecurity impact in addition to SAP system security:</w:t>
            </w:r>
          </w:p>
          <w:p w14:paraId="5A03FDA6" w14:textId="77777777" w:rsidR="009F073F" w:rsidRPr="00346FCE" w:rsidRDefault="009F073F" w:rsidP="009F073F">
            <w:pPr>
              <w:pStyle w:val="Heading2TextBulleted"/>
              <w:numPr>
                <w:ilvl w:val="0"/>
                <w:numId w:val="12"/>
              </w:numPr>
              <w:rPr>
                <w:rFonts w:ascii="Calibri Light" w:hAnsi="Calibri Light" w:cs="Arial"/>
                <w:szCs w:val="20"/>
              </w:rPr>
            </w:pPr>
            <w:r w:rsidRPr="00346FCE">
              <w:rPr>
                <w:rFonts w:ascii="Calibri Light" w:hAnsi="Calibri Light" w:cs="Arial"/>
                <w:szCs w:val="20"/>
              </w:rPr>
              <w:t>Internet Facing Web Application? Yes Details: C4C is a cloud based application.</w:t>
            </w:r>
          </w:p>
          <w:p w14:paraId="6626A551" w14:textId="77777777" w:rsidR="009F073F" w:rsidRPr="00346FCE" w:rsidRDefault="009F073F" w:rsidP="009F073F">
            <w:pPr>
              <w:pStyle w:val="Heading2TextBulleted"/>
              <w:numPr>
                <w:ilvl w:val="0"/>
                <w:numId w:val="12"/>
              </w:numPr>
              <w:rPr>
                <w:rFonts w:ascii="Calibri Light" w:hAnsi="Calibri Light" w:cs="Arial"/>
                <w:szCs w:val="20"/>
              </w:rPr>
            </w:pPr>
            <w:r w:rsidRPr="00346FCE">
              <w:rPr>
                <w:rFonts w:ascii="Calibri Light" w:hAnsi="Calibri Light" w:cs="Arial"/>
                <w:szCs w:val="20"/>
              </w:rPr>
              <w:t>Internet Facing Application Programming Interface? Yes.</w:t>
            </w:r>
          </w:p>
          <w:p w14:paraId="73A0F05C" w14:textId="77777777" w:rsidR="009F073F" w:rsidRPr="00031112" w:rsidRDefault="009F073F" w:rsidP="009F073F">
            <w:pPr>
              <w:pStyle w:val="Heading2TextBulleted"/>
              <w:numPr>
                <w:ilvl w:val="0"/>
                <w:numId w:val="12"/>
              </w:numPr>
              <w:rPr>
                <w:rFonts w:ascii="Calibri Light" w:hAnsi="Calibri Light" w:cs="Arial"/>
                <w:szCs w:val="20"/>
              </w:rPr>
            </w:pPr>
            <w:r w:rsidRPr="00346FCE">
              <w:rPr>
                <w:rFonts w:ascii="Calibri Light" w:hAnsi="Calibri Light" w:cs="Arial"/>
                <w:szCs w:val="20"/>
              </w:rPr>
              <w:t>3rd party Fedrated Authentication &amp; Authorization, Single Sign On? Yes.</w:t>
            </w:r>
          </w:p>
        </w:tc>
      </w:tr>
    </w:tbl>
    <w:p w14:paraId="2738A0B2" w14:textId="77777777" w:rsidR="009F073F" w:rsidRPr="009F073F" w:rsidRDefault="009F073F" w:rsidP="009F073F"/>
    <w:p w14:paraId="42799AF7" w14:textId="77777777" w:rsidR="000E6897" w:rsidRDefault="000E6897" w:rsidP="546B4D49">
      <w:pPr>
        <w:pStyle w:val="Heading1"/>
        <w:numPr>
          <w:ilvl w:val="0"/>
          <w:numId w:val="16"/>
        </w:numPr>
        <w:rPr>
          <w:rFonts w:ascii="Calibri Light" w:eastAsia="Calibri Light" w:hAnsi="Calibri Light" w:cs="Calibri Light"/>
        </w:rPr>
      </w:pPr>
      <w:bookmarkStart w:id="102" w:name="_Toc26282949"/>
      <w:r w:rsidRPr="546B4D49">
        <w:rPr>
          <w:rFonts w:ascii="Calibri Light" w:eastAsia="Calibri Light" w:hAnsi="Calibri Light" w:cs="Calibri Light"/>
        </w:rPr>
        <w:lastRenderedPageBreak/>
        <w:t>Technical Considerations</w:t>
      </w:r>
      <w:bookmarkEnd w:id="100"/>
      <w:bookmarkEnd w:id="102"/>
    </w:p>
    <w:p w14:paraId="4E3AC873" w14:textId="77777777" w:rsidR="000E6897" w:rsidRPr="008D5409" w:rsidRDefault="000E6897" w:rsidP="008D5409">
      <w:pPr>
        <w:keepNext/>
        <w:tabs>
          <w:tab w:val="left" w:pos="1260"/>
        </w:tabs>
        <w:spacing w:before="120" w:after="120"/>
        <w:outlineLvl w:val="1"/>
        <w:rPr>
          <w:rFonts w:ascii="Calibri Light" w:hAnsi="Calibri Light" w:cs="Arial"/>
          <w:b/>
          <w:bCs/>
          <w:iCs/>
          <w:vanish/>
          <w:sz w:val="32"/>
          <w:szCs w:val="32"/>
        </w:rPr>
      </w:pPr>
      <w:bookmarkStart w:id="103" w:name="_Toc491613827"/>
      <w:bookmarkStart w:id="104" w:name="_Toc491695023"/>
      <w:bookmarkStart w:id="105" w:name="_Toc496099276"/>
      <w:bookmarkStart w:id="106" w:name="_Toc496176499"/>
      <w:bookmarkStart w:id="107" w:name="_Toc496176548"/>
      <w:bookmarkStart w:id="108" w:name="_Toc496176694"/>
      <w:bookmarkStart w:id="109" w:name="_Toc496177057"/>
      <w:bookmarkStart w:id="110" w:name="_Toc496177453"/>
      <w:bookmarkStart w:id="111" w:name="_Toc496177540"/>
      <w:bookmarkStart w:id="112" w:name="_Toc496213959"/>
      <w:bookmarkStart w:id="113" w:name="_Toc496214163"/>
      <w:bookmarkStart w:id="114" w:name="_Toc496795821"/>
      <w:bookmarkStart w:id="115" w:name="_Toc497714004"/>
      <w:bookmarkStart w:id="116" w:name="_Toc497726379"/>
      <w:bookmarkStart w:id="117" w:name="_Toc500268299"/>
      <w:bookmarkStart w:id="118" w:name="_Toc501705770"/>
      <w:bookmarkStart w:id="119" w:name="_Toc501707145"/>
      <w:bookmarkStart w:id="120" w:name="_Toc501707342"/>
      <w:bookmarkStart w:id="121" w:name="_Toc505788767"/>
      <w:bookmarkStart w:id="122" w:name="_Toc506190334"/>
      <w:bookmarkStart w:id="123" w:name="_Toc506285697"/>
      <w:bookmarkStart w:id="124" w:name="_Toc506285848"/>
      <w:bookmarkStart w:id="125" w:name="_Toc506286711"/>
      <w:bookmarkStart w:id="126" w:name="_Toc506286992"/>
      <w:bookmarkStart w:id="127" w:name="_Toc506287861"/>
      <w:bookmarkStart w:id="128" w:name="_Toc508484478"/>
      <w:bookmarkStart w:id="129" w:name="_Toc514143923"/>
      <w:bookmarkStart w:id="130" w:name="_Toc514144081"/>
      <w:bookmarkStart w:id="131" w:name="_Toc514144765"/>
      <w:bookmarkStart w:id="132" w:name="_Toc514144843"/>
      <w:bookmarkStart w:id="133" w:name="_Toc406588321"/>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p>
    <w:p w14:paraId="4028D1FF" w14:textId="77777777" w:rsidR="000E6897" w:rsidRPr="006B24F0" w:rsidRDefault="000E6897" w:rsidP="006B3825">
      <w:pPr>
        <w:pStyle w:val="ListParagraph"/>
        <w:keepNext/>
        <w:numPr>
          <w:ilvl w:val="0"/>
          <w:numId w:val="9"/>
        </w:numPr>
        <w:tabs>
          <w:tab w:val="left" w:pos="1260"/>
        </w:tabs>
        <w:spacing w:before="120" w:after="120" w:line="240" w:lineRule="auto"/>
        <w:contextualSpacing w:val="0"/>
        <w:outlineLvl w:val="1"/>
        <w:rPr>
          <w:rFonts w:ascii="Calibri Light" w:eastAsia="Times New Roman" w:hAnsi="Calibri Light" w:cs="Arial"/>
          <w:b/>
          <w:bCs/>
          <w:iCs/>
          <w:vanish/>
          <w:sz w:val="32"/>
          <w:szCs w:val="32"/>
        </w:rPr>
      </w:pPr>
      <w:bookmarkStart w:id="134" w:name="_Toc491613828"/>
      <w:bookmarkStart w:id="135" w:name="_Toc491695024"/>
      <w:bookmarkStart w:id="136" w:name="_Toc496099277"/>
      <w:bookmarkStart w:id="137" w:name="_Toc496176500"/>
      <w:bookmarkStart w:id="138" w:name="_Toc496176549"/>
      <w:bookmarkStart w:id="139" w:name="_Toc496176695"/>
      <w:bookmarkStart w:id="140" w:name="_Toc496177058"/>
      <w:bookmarkStart w:id="141" w:name="_Toc496177454"/>
      <w:bookmarkStart w:id="142" w:name="_Toc496177541"/>
      <w:bookmarkStart w:id="143" w:name="_Toc496213960"/>
      <w:bookmarkStart w:id="144" w:name="_Toc496214164"/>
      <w:bookmarkStart w:id="145" w:name="_Toc496795822"/>
      <w:bookmarkStart w:id="146" w:name="_Toc497714005"/>
      <w:bookmarkStart w:id="147" w:name="_Toc497726380"/>
      <w:bookmarkStart w:id="148" w:name="_Toc500268300"/>
      <w:bookmarkStart w:id="149" w:name="_Toc501705771"/>
      <w:bookmarkStart w:id="150" w:name="_Toc501707146"/>
      <w:bookmarkStart w:id="151" w:name="_Toc501707343"/>
      <w:bookmarkStart w:id="152" w:name="_Toc505788768"/>
      <w:bookmarkStart w:id="153" w:name="_Toc506190335"/>
      <w:bookmarkStart w:id="154" w:name="_Toc506285698"/>
      <w:bookmarkStart w:id="155" w:name="_Toc506285849"/>
      <w:bookmarkStart w:id="156" w:name="_Toc506286712"/>
      <w:bookmarkStart w:id="157" w:name="_Toc506286993"/>
      <w:bookmarkStart w:id="158" w:name="_Toc506287862"/>
      <w:bookmarkStart w:id="159" w:name="_Toc508484479"/>
      <w:bookmarkStart w:id="160" w:name="_Toc514143924"/>
      <w:bookmarkStart w:id="161" w:name="_Toc514144082"/>
      <w:bookmarkStart w:id="162" w:name="_Toc514144766"/>
      <w:bookmarkStart w:id="163" w:name="_Toc514144844"/>
      <w:bookmarkStart w:id="164" w:name="_Toc515621436"/>
      <w:bookmarkStart w:id="165" w:name="_Toc517768841"/>
      <w:bookmarkStart w:id="166" w:name="_Toc26282950"/>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p>
    <w:p w14:paraId="790D04E4" w14:textId="77777777" w:rsidR="000E6897" w:rsidRPr="006B24F0" w:rsidRDefault="000E6897" w:rsidP="006B3825">
      <w:pPr>
        <w:pStyle w:val="ListParagraph"/>
        <w:keepNext/>
        <w:numPr>
          <w:ilvl w:val="0"/>
          <w:numId w:val="9"/>
        </w:numPr>
        <w:tabs>
          <w:tab w:val="left" w:pos="1260"/>
        </w:tabs>
        <w:spacing w:before="120" w:after="120" w:line="240" w:lineRule="auto"/>
        <w:contextualSpacing w:val="0"/>
        <w:outlineLvl w:val="1"/>
        <w:rPr>
          <w:rFonts w:ascii="Calibri Light" w:eastAsia="Times New Roman" w:hAnsi="Calibri Light" w:cs="Arial"/>
          <w:b/>
          <w:bCs/>
          <w:iCs/>
          <w:vanish/>
          <w:sz w:val="32"/>
          <w:szCs w:val="32"/>
        </w:rPr>
      </w:pPr>
      <w:bookmarkStart w:id="167" w:name="_Toc491613829"/>
      <w:bookmarkStart w:id="168" w:name="_Toc491695025"/>
      <w:bookmarkStart w:id="169" w:name="_Toc496099278"/>
      <w:bookmarkStart w:id="170" w:name="_Toc496176501"/>
      <w:bookmarkStart w:id="171" w:name="_Toc496176550"/>
      <w:bookmarkStart w:id="172" w:name="_Toc496176696"/>
      <w:bookmarkStart w:id="173" w:name="_Toc496177059"/>
      <w:bookmarkStart w:id="174" w:name="_Toc496177455"/>
      <w:bookmarkStart w:id="175" w:name="_Toc496177542"/>
      <w:bookmarkStart w:id="176" w:name="_Toc496213961"/>
      <w:bookmarkStart w:id="177" w:name="_Toc496214165"/>
      <w:bookmarkStart w:id="178" w:name="_Toc496795823"/>
      <w:bookmarkStart w:id="179" w:name="_Toc497714006"/>
      <w:bookmarkStart w:id="180" w:name="_Toc497726381"/>
      <w:bookmarkStart w:id="181" w:name="_Toc500268301"/>
      <w:bookmarkStart w:id="182" w:name="_Toc501705772"/>
      <w:bookmarkStart w:id="183" w:name="_Toc501707147"/>
      <w:bookmarkStart w:id="184" w:name="_Toc501707344"/>
      <w:bookmarkStart w:id="185" w:name="_Toc505788769"/>
      <w:bookmarkStart w:id="186" w:name="_Toc506190336"/>
      <w:bookmarkStart w:id="187" w:name="_Toc506285699"/>
      <w:bookmarkStart w:id="188" w:name="_Toc506285850"/>
      <w:bookmarkStart w:id="189" w:name="_Toc506286713"/>
      <w:bookmarkStart w:id="190" w:name="_Toc506286994"/>
      <w:bookmarkStart w:id="191" w:name="_Toc506287863"/>
      <w:bookmarkStart w:id="192" w:name="_Toc508484480"/>
      <w:bookmarkStart w:id="193" w:name="_Toc514143925"/>
      <w:bookmarkStart w:id="194" w:name="_Toc514144083"/>
      <w:bookmarkStart w:id="195" w:name="_Toc514144767"/>
      <w:bookmarkStart w:id="196" w:name="_Toc514144845"/>
      <w:bookmarkStart w:id="197" w:name="_Toc515621437"/>
      <w:bookmarkStart w:id="198" w:name="_Toc517768842"/>
      <w:bookmarkStart w:id="199" w:name="_Toc26282951"/>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p>
    <w:p w14:paraId="03819631" w14:textId="77777777" w:rsidR="000E6897" w:rsidRPr="006B24F0" w:rsidRDefault="000E6897" w:rsidP="006B3825">
      <w:pPr>
        <w:pStyle w:val="ListParagraph"/>
        <w:keepNext/>
        <w:numPr>
          <w:ilvl w:val="0"/>
          <w:numId w:val="9"/>
        </w:numPr>
        <w:tabs>
          <w:tab w:val="left" w:pos="1260"/>
        </w:tabs>
        <w:spacing w:before="120" w:after="120" w:line="240" w:lineRule="auto"/>
        <w:contextualSpacing w:val="0"/>
        <w:outlineLvl w:val="1"/>
        <w:rPr>
          <w:rFonts w:ascii="Calibri Light" w:eastAsia="Times New Roman" w:hAnsi="Calibri Light" w:cs="Arial"/>
          <w:b/>
          <w:bCs/>
          <w:iCs/>
          <w:vanish/>
          <w:sz w:val="32"/>
          <w:szCs w:val="32"/>
        </w:rPr>
      </w:pPr>
      <w:bookmarkStart w:id="200" w:name="_Toc491613830"/>
      <w:bookmarkStart w:id="201" w:name="_Toc491695026"/>
      <w:bookmarkStart w:id="202" w:name="_Toc496099279"/>
      <w:bookmarkStart w:id="203" w:name="_Toc496176502"/>
      <w:bookmarkStart w:id="204" w:name="_Toc496176551"/>
      <w:bookmarkStart w:id="205" w:name="_Toc496176697"/>
      <w:bookmarkStart w:id="206" w:name="_Toc496177060"/>
      <w:bookmarkStart w:id="207" w:name="_Toc496177456"/>
      <w:bookmarkStart w:id="208" w:name="_Toc496177543"/>
      <w:bookmarkStart w:id="209" w:name="_Toc496213962"/>
      <w:bookmarkStart w:id="210" w:name="_Toc496214166"/>
      <w:bookmarkStart w:id="211" w:name="_Toc496795824"/>
      <w:bookmarkStart w:id="212" w:name="_Toc497714007"/>
      <w:bookmarkStart w:id="213" w:name="_Toc497726382"/>
      <w:bookmarkStart w:id="214" w:name="_Toc500268302"/>
      <w:bookmarkStart w:id="215" w:name="_Toc501705773"/>
      <w:bookmarkStart w:id="216" w:name="_Toc501707148"/>
      <w:bookmarkStart w:id="217" w:name="_Toc501707345"/>
      <w:bookmarkStart w:id="218" w:name="_Toc505788770"/>
      <w:bookmarkStart w:id="219" w:name="_Toc506190337"/>
      <w:bookmarkStart w:id="220" w:name="_Toc506285700"/>
      <w:bookmarkStart w:id="221" w:name="_Toc506285851"/>
      <w:bookmarkStart w:id="222" w:name="_Toc506286714"/>
      <w:bookmarkStart w:id="223" w:name="_Toc506286995"/>
      <w:bookmarkStart w:id="224" w:name="_Toc506287864"/>
      <w:bookmarkStart w:id="225" w:name="_Toc508484481"/>
      <w:bookmarkStart w:id="226" w:name="_Toc514143926"/>
      <w:bookmarkStart w:id="227" w:name="_Toc514144084"/>
      <w:bookmarkStart w:id="228" w:name="_Toc514144768"/>
      <w:bookmarkStart w:id="229" w:name="_Toc514144846"/>
      <w:bookmarkStart w:id="230" w:name="_Toc515621438"/>
      <w:bookmarkStart w:id="231" w:name="_Toc517768843"/>
      <w:bookmarkStart w:id="232" w:name="_Toc26282952"/>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p>
    <w:p w14:paraId="1D6B96EA" w14:textId="77777777" w:rsidR="0017775A" w:rsidRPr="006B24F0" w:rsidRDefault="0017775A" w:rsidP="006B3825">
      <w:pPr>
        <w:pStyle w:val="ListParagraph"/>
        <w:keepNext/>
        <w:numPr>
          <w:ilvl w:val="0"/>
          <w:numId w:val="6"/>
        </w:numPr>
        <w:tabs>
          <w:tab w:val="left" w:pos="1260"/>
        </w:tabs>
        <w:spacing w:before="120" w:after="120" w:line="240" w:lineRule="auto"/>
        <w:contextualSpacing w:val="0"/>
        <w:outlineLvl w:val="1"/>
        <w:rPr>
          <w:rFonts w:ascii="Calibri Light" w:eastAsia="Times New Roman" w:hAnsi="Calibri Light" w:cs="Arial"/>
          <w:b/>
          <w:bCs/>
          <w:iCs/>
          <w:vanish/>
          <w:sz w:val="32"/>
          <w:szCs w:val="32"/>
        </w:rPr>
      </w:pPr>
      <w:bookmarkStart w:id="233" w:name="_Toc491613831"/>
      <w:bookmarkStart w:id="234" w:name="_Toc491695027"/>
      <w:bookmarkStart w:id="235" w:name="_Toc496099280"/>
      <w:bookmarkStart w:id="236" w:name="_Toc496176503"/>
      <w:bookmarkStart w:id="237" w:name="_Toc496176552"/>
      <w:bookmarkStart w:id="238" w:name="_Toc496176698"/>
      <w:bookmarkStart w:id="239" w:name="_Toc496177061"/>
      <w:bookmarkStart w:id="240" w:name="_Toc496177457"/>
      <w:bookmarkStart w:id="241" w:name="_Toc496177544"/>
      <w:bookmarkStart w:id="242" w:name="_Toc496213963"/>
      <w:bookmarkStart w:id="243" w:name="_Toc496214167"/>
      <w:bookmarkStart w:id="244" w:name="_Toc496795825"/>
      <w:bookmarkStart w:id="245" w:name="_Toc497714008"/>
      <w:bookmarkStart w:id="246" w:name="_Toc497726383"/>
      <w:bookmarkStart w:id="247" w:name="_Toc500268303"/>
      <w:bookmarkStart w:id="248" w:name="_Toc501705774"/>
      <w:bookmarkStart w:id="249" w:name="_Toc501707149"/>
      <w:bookmarkStart w:id="250" w:name="_Toc501707346"/>
      <w:bookmarkStart w:id="251" w:name="_Toc505788771"/>
      <w:bookmarkStart w:id="252" w:name="_Toc506190338"/>
      <w:bookmarkStart w:id="253" w:name="_Toc506285701"/>
      <w:bookmarkStart w:id="254" w:name="_Toc506285852"/>
      <w:bookmarkStart w:id="255" w:name="_Toc506286715"/>
      <w:bookmarkStart w:id="256" w:name="_Toc506286996"/>
      <w:bookmarkStart w:id="257" w:name="_Toc506287865"/>
      <w:bookmarkStart w:id="258" w:name="_Toc508484482"/>
      <w:bookmarkStart w:id="259" w:name="_Toc514143927"/>
      <w:bookmarkStart w:id="260" w:name="_Toc514144085"/>
      <w:bookmarkStart w:id="261" w:name="_Toc514144769"/>
      <w:bookmarkStart w:id="262" w:name="_Toc514144847"/>
      <w:bookmarkStart w:id="263" w:name="_Toc515621439"/>
      <w:bookmarkStart w:id="264" w:name="_Toc517768844"/>
      <w:bookmarkStart w:id="265" w:name="_Toc26282953"/>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p>
    <w:p w14:paraId="438962ED" w14:textId="77777777" w:rsidR="0017775A" w:rsidRPr="006B24F0" w:rsidRDefault="0017775A" w:rsidP="006B3825">
      <w:pPr>
        <w:pStyle w:val="ListParagraph"/>
        <w:keepNext/>
        <w:numPr>
          <w:ilvl w:val="0"/>
          <w:numId w:val="6"/>
        </w:numPr>
        <w:tabs>
          <w:tab w:val="left" w:pos="1260"/>
        </w:tabs>
        <w:spacing w:before="120" w:after="120" w:line="240" w:lineRule="auto"/>
        <w:contextualSpacing w:val="0"/>
        <w:outlineLvl w:val="1"/>
        <w:rPr>
          <w:rFonts w:ascii="Calibri Light" w:eastAsia="Times New Roman" w:hAnsi="Calibri Light" w:cs="Arial"/>
          <w:b/>
          <w:bCs/>
          <w:iCs/>
          <w:vanish/>
          <w:sz w:val="32"/>
          <w:szCs w:val="32"/>
        </w:rPr>
      </w:pPr>
      <w:bookmarkStart w:id="266" w:name="_Toc491613832"/>
      <w:bookmarkStart w:id="267" w:name="_Toc491695028"/>
      <w:bookmarkStart w:id="268" w:name="_Toc496099281"/>
      <w:bookmarkStart w:id="269" w:name="_Toc496176504"/>
      <w:bookmarkStart w:id="270" w:name="_Toc496176553"/>
      <w:bookmarkStart w:id="271" w:name="_Toc496176699"/>
      <w:bookmarkStart w:id="272" w:name="_Toc496177062"/>
      <w:bookmarkStart w:id="273" w:name="_Toc496177458"/>
      <w:bookmarkStart w:id="274" w:name="_Toc496177545"/>
      <w:bookmarkStart w:id="275" w:name="_Toc496213964"/>
      <w:bookmarkStart w:id="276" w:name="_Toc496214168"/>
      <w:bookmarkStart w:id="277" w:name="_Toc496795826"/>
      <w:bookmarkStart w:id="278" w:name="_Toc497714009"/>
      <w:bookmarkStart w:id="279" w:name="_Toc497726384"/>
      <w:bookmarkStart w:id="280" w:name="_Toc500268304"/>
      <w:bookmarkStart w:id="281" w:name="_Toc501705775"/>
      <w:bookmarkStart w:id="282" w:name="_Toc501707150"/>
      <w:bookmarkStart w:id="283" w:name="_Toc501707347"/>
      <w:bookmarkStart w:id="284" w:name="_Toc505788772"/>
      <w:bookmarkStart w:id="285" w:name="_Toc506190339"/>
      <w:bookmarkStart w:id="286" w:name="_Toc506285702"/>
      <w:bookmarkStart w:id="287" w:name="_Toc506285853"/>
      <w:bookmarkStart w:id="288" w:name="_Toc506286716"/>
      <w:bookmarkStart w:id="289" w:name="_Toc506286997"/>
      <w:bookmarkStart w:id="290" w:name="_Toc506287866"/>
      <w:bookmarkStart w:id="291" w:name="_Toc508484483"/>
      <w:bookmarkStart w:id="292" w:name="_Toc514143928"/>
      <w:bookmarkStart w:id="293" w:name="_Toc514144086"/>
      <w:bookmarkStart w:id="294" w:name="_Toc514144770"/>
      <w:bookmarkStart w:id="295" w:name="_Toc514144848"/>
      <w:bookmarkStart w:id="296" w:name="_Toc515621440"/>
      <w:bookmarkStart w:id="297" w:name="_Toc517768845"/>
      <w:bookmarkStart w:id="298" w:name="_Toc26282954"/>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p>
    <w:p w14:paraId="08A508B9" w14:textId="77777777" w:rsidR="0017775A" w:rsidRPr="006B24F0" w:rsidRDefault="0017775A" w:rsidP="006B3825">
      <w:pPr>
        <w:pStyle w:val="ListParagraph"/>
        <w:keepNext/>
        <w:numPr>
          <w:ilvl w:val="0"/>
          <w:numId w:val="6"/>
        </w:numPr>
        <w:tabs>
          <w:tab w:val="left" w:pos="1260"/>
        </w:tabs>
        <w:spacing w:before="120" w:after="120" w:line="240" w:lineRule="auto"/>
        <w:contextualSpacing w:val="0"/>
        <w:outlineLvl w:val="1"/>
        <w:rPr>
          <w:rFonts w:ascii="Calibri Light" w:eastAsia="Times New Roman" w:hAnsi="Calibri Light" w:cs="Arial"/>
          <w:b/>
          <w:bCs/>
          <w:iCs/>
          <w:vanish/>
          <w:sz w:val="32"/>
          <w:szCs w:val="32"/>
        </w:rPr>
      </w:pPr>
      <w:bookmarkStart w:id="299" w:name="_Toc491613833"/>
      <w:bookmarkStart w:id="300" w:name="_Toc491695029"/>
      <w:bookmarkStart w:id="301" w:name="_Toc496099282"/>
      <w:bookmarkStart w:id="302" w:name="_Toc496176505"/>
      <w:bookmarkStart w:id="303" w:name="_Toc496176554"/>
      <w:bookmarkStart w:id="304" w:name="_Toc496176700"/>
      <w:bookmarkStart w:id="305" w:name="_Toc496177063"/>
      <w:bookmarkStart w:id="306" w:name="_Toc496177459"/>
      <w:bookmarkStart w:id="307" w:name="_Toc496177546"/>
      <w:bookmarkStart w:id="308" w:name="_Toc496213965"/>
      <w:bookmarkStart w:id="309" w:name="_Toc496214169"/>
      <w:bookmarkStart w:id="310" w:name="_Toc496795827"/>
      <w:bookmarkStart w:id="311" w:name="_Toc497714010"/>
      <w:bookmarkStart w:id="312" w:name="_Toc497726385"/>
      <w:bookmarkStart w:id="313" w:name="_Toc500268305"/>
      <w:bookmarkStart w:id="314" w:name="_Toc501705776"/>
      <w:bookmarkStart w:id="315" w:name="_Toc501707151"/>
      <w:bookmarkStart w:id="316" w:name="_Toc501707348"/>
      <w:bookmarkStart w:id="317" w:name="_Toc505788773"/>
      <w:bookmarkStart w:id="318" w:name="_Toc506190340"/>
      <w:bookmarkStart w:id="319" w:name="_Toc506285703"/>
      <w:bookmarkStart w:id="320" w:name="_Toc506285854"/>
      <w:bookmarkStart w:id="321" w:name="_Toc506286717"/>
      <w:bookmarkStart w:id="322" w:name="_Toc506286998"/>
      <w:bookmarkStart w:id="323" w:name="_Toc506287867"/>
      <w:bookmarkStart w:id="324" w:name="_Toc508484484"/>
      <w:bookmarkStart w:id="325" w:name="_Toc514143929"/>
      <w:bookmarkStart w:id="326" w:name="_Toc514144087"/>
      <w:bookmarkStart w:id="327" w:name="_Toc514144771"/>
      <w:bookmarkStart w:id="328" w:name="_Toc514144849"/>
      <w:bookmarkStart w:id="329" w:name="_Toc515621441"/>
      <w:bookmarkStart w:id="330" w:name="_Toc517768846"/>
      <w:bookmarkStart w:id="331" w:name="_Toc26282955"/>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p>
    <w:p w14:paraId="3E4C66E4" w14:textId="77777777" w:rsidR="0017775A" w:rsidRPr="006B24F0" w:rsidRDefault="0017775A" w:rsidP="006B3825">
      <w:pPr>
        <w:pStyle w:val="ListParagraph"/>
        <w:keepNext/>
        <w:numPr>
          <w:ilvl w:val="0"/>
          <w:numId w:val="6"/>
        </w:numPr>
        <w:tabs>
          <w:tab w:val="left" w:pos="1260"/>
        </w:tabs>
        <w:spacing w:before="120" w:after="120" w:line="240" w:lineRule="auto"/>
        <w:contextualSpacing w:val="0"/>
        <w:outlineLvl w:val="1"/>
        <w:rPr>
          <w:rFonts w:ascii="Calibri Light" w:eastAsia="Times New Roman" w:hAnsi="Calibri Light" w:cs="Arial"/>
          <w:b/>
          <w:bCs/>
          <w:iCs/>
          <w:vanish/>
          <w:sz w:val="32"/>
          <w:szCs w:val="32"/>
        </w:rPr>
      </w:pPr>
      <w:bookmarkStart w:id="332" w:name="_Toc491613834"/>
      <w:bookmarkStart w:id="333" w:name="_Toc491695030"/>
      <w:bookmarkStart w:id="334" w:name="_Toc496099283"/>
      <w:bookmarkStart w:id="335" w:name="_Toc496176506"/>
      <w:bookmarkStart w:id="336" w:name="_Toc496176555"/>
      <w:bookmarkStart w:id="337" w:name="_Toc496176701"/>
      <w:bookmarkStart w:id="338" w:name="_Toc496177064"/>
      <w:bookmarkStart w:id="339" w:name="_Toc496177460"/>
      <w:bookmarkStart w:id="340" w:name="_Toc496177547"/>
      <w:bookmarkStart w:id="341" w:name="_Toc496213966"/>
      <w:bookmarkStart w:id="342" w:name="_Toc496214170"/>
      <w:bookmarkStart w:id="343" w:name="_Toc496795828"/>
      <w:bookmarkStart w:id="344" w:name="_Toc497714011"/>
      <w:bookmarkStart w:id="345" w:name="_Toc497726386"/>
      <w:bookmarkStart w:id="346" w:name="_Toc500268306"/>
      <w:bookmarkStart w:id="347" w:name="_Toc501705777"/>
      <w:bookmarkStart w:id="348" w:name="_Toc501707152"/>
      <w:bookmarkStart w:id="349" w:name="_Toc501707349"/>
      <w:bookmarkStart w:id="350" w:name="_Toc505788774"/>
      <w:bookmarkStart w:id="351" w:name="_Toc506190341"/>
      <w:bookmarkStart w:id="352" w:name="_Toc506285704"/>
      <w:bookmarkStart w:id="353" w:name="_Toc506285855"/>
      <w:bookmarkStart w:id="354" w:name="_Toc506286718"/>
      <w:bookmarkStart w:id="355" w:name="_Toc506286999"/>
      <w:bookmarkStart w:id="356" w:name="_Toc506287868"/>
      <w:bookmarkStart w:id="357" w:name="_Toc508484485"/>
      <w:bookmarkStart w:id="358" w:name="_Toc514143930"/>
      <w:bookmarkStart w:id="359" w:name="_Toc514144088"/>
      <w:bookmarkStart w:id="360" w:name="_Toc514144772"/>
      <w:bookmarkStart w:id="361" w:name="_Toc514144850"/>
      <w:bookmarkStart w:id="362" w:name="_Toc515621442"/>
      <w:bookmarkStart w:id="363" w:name="_Toc517768847"/>
      <w:bookmarkStart w:id="364" w:name="_Toc26282956"/>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p>
    <w:p w14:paraId="14140FD3" w14:textId="77777777" w:rsidR="00E0118B" w:rsidRPr="006B24F0" w:rsidRDefault="007E572B" w:rsidP="00993B75">
      <w:pPr>
        <w:pStyle w:val="Heading2"/>
      </w:pPr>
      <w:bookmarkStart w:id="365" w:name="_Toc491613835"/>
      <w:bookmarkStart w:id="366" w:name="_Toc26282957"/>
      <w:r w:rsidRPr="006B24F0">
        <w:t>4.</w:t>
      </w:r>
      <w:r w:rsidR="00426993">
        <w:t>1</w:t>
      </w:r>
      <w:r w:rsidRPr="006B24F0">
        <w:t xml:space="preserve"> </w:t>
      </w:r>
      <w:r w:rsidR="000F1011" w:rsidRPr="006B24F0">
        <w:t xml:space="preserve">RICEF-W </w:t>
      </w:r>
      <w:r w:rsidR="00E0118B" w:rsidRPr="006B24F0">
        <w:t>Assessment</w:t>
      </w:r>
      <w:bookmarkEnd w:id="133"/>
      <w:bookmarkEnd w:id="365"/>
      <w:bookmarkEnd w:id="366"/>
    </w:p>
    <w:p w14:paraId="60AFC0B5" w14:textId="77777777" w:rsidR="00E0118B" w:rsidRDefault="00E0118B" w:rsidP="546B4D49">
      <w:pPr>
        <w:pStyle w:val="Heading2Text"/>
        <w:rPr>
          <w:rFonts w:ascii="Calibri Light,Arial" w:eastAsia="Calibri Light,Arial" w:hAnsi="Calibri Light,Arial" w:cs="Calibri Light,Arial"/>
          <w:sz w:val="18"/>
          <w:szCs w:val="18"/>
        </w:rPr>
      </w:pPr>
      <w:proofErr w:type="gramStart"/>
      <w:r w:rsidRPr="546B4D49">
        <w:rPr>
          <w:rFonts w:ascii="Calibri Light" w:eastAsia="Calibri Light" w:hAnsi="Calibri Light" w:cs="Calibri Light"/>
          <w:sz w:val="18"/>
          <w:szCs w:val="18"/>
        </w:rPr>
        <w:t>All of</w:t>
      </w:r>
      <w:proofErr w:type="gramEnd"/>
      <w:r w:rsidRPr="546B4D49">
        <w:rPr>
          <w:rFonts w:ascii="Calibri Light" w:eastAsia="Calibri Light" w:hAnsi="Calibri Light" w:cs="Calibri Light"/>
          <w:sz w:val="18"/>
          <w:szCs w:val="18"/>
        </w:rPr>
        <w:t xml:space="preserve"> the Forms, Reports, Interfaces, Conversion items, </w:t>
      </w:r>
      <w:r w:rsidR="001F664D" w:rsidRPr="546B4D49">
        <w:rPr>
          <w:rFonts w:ascii="Calibri Light" w:eastAsia="Calibri Light" w:hAnsi="Calibri Light" w:cs="Calibri Light"/>
          <w:sz w:val="18"/>
          <w:szCs w:val="18"/>
        </w:rPr>
        <w:t>Extensions/</w:t>
      </w:r>
      <w:r w:rsidRPr="546B4D49">
        <w:rPr>
          <w:rFonts w:ascii="Calibri Light" w:eastAsia="Calibri Light" w:hAnsi="Calibri Light" w:cs="Calibri Light"/>
          <w:sz w:val="18"/>
          <w:szCs w:val="18"/>
        </w:rPr>
        <w:t>Enhancements and Workflows (</w:t>
      </w:r>
      <w:r w:rsidR="000F1011" w:rsidRPr="546B4D49">
        <w:rPr>
          <w:rFonts w:ascii="Calibri Light" w:eastAsia="Calibri Light" w:hAnsi="Calibri Light" w:cs="Calibri Light"/>
          <w:sz w:val="18"/>
          <w:szCs w:val="18"/>
        </w:rPr>
        <w:t>RICEF-W</w:t>
      </w:r>
      <w:r w:rsidRPr="546B4D49">
        <w:rPr>
          <w:rFonts w:ascii="Calibri Light" w:eastAsia="Calibri Light" w:hAnsi="Calibri Light" w:cs="Calibri Light"/>
          <w:sz w:val="18"/>
          <w:szCs w:val="18"/>
        </w:rPr>
        <w:t xml:space="preserve">) that have been identified for this BPD are detailed in the tables below and will represent the totality of all </w:t>
      </w:r>
      <w:r w:rsidR="000F1011" w:rsidRPr="546B4D49">
        <w:rPr>
          <w:rFonts w:ascii="Calibri Light" w:eastAsia="Calibri Light" w:hAnsi="Calibri Light" w:cs="Calibri Light"/>
          <w:sz w:val="18"/>
          <w:szCs w:val="18"/>
        </w:rPr>
        <w:t xml:space="preserve">RICEF-W </w:t>
      </w:r>
      <w:r w:rsidRPr="546B4D49">
        <w:rPr>
          <w:rFonts w:ascii="Calibri Light" w:eastAsia="Calibri Light" w:hAnsi="Calibri Light" w:cs="Calibri Light"/>
          <w:sz w:val="18"/>
          <w:szCs w:val="18"/>
        </w:rPr>
        <w:t xml:space="preserve">items documented at the time of sign-off of this BPD.  Any </w:t>
      </w:r>
      <w:r w:rsidR="000F1011" w:rsidRPr="546B4D49">
        <w:rPr>
          <w:rFonts w:ascii="Calibri Light" w:eastAsia="Calibri Light" w:hAnsi="Calibri Light" w:cs="Calibri Light"/>
          <w:sz w:val="18"/>
          <w:szCs w:val="18"/>
        </w:rPr>
        <w:t xml:space="preserve">RICEF-W </w:t>
      </w:r>
      <w:r w:rsidR="002843C5" w:rsidRPr="546B4D49">
        <w:rPr>
          <w:rFonts w:ascii="Calibri Light" w:eastAsia="Calibri Light" w:hAnsi="Calibri Light" w:cs="Calibri Light"/>
          <w:sz w:val="18"/>
          <w:szCs w:val="18"/>
        </w:rPr>
        <w:t>items that are confirmed via change control</w:t>
      </w:r>
      <w:r w:rsidRPr="546B4D49">
        <w:rPr>
          <w:rFonts w:ascii="Calibri Light" w:eastAsia="Calibri Light" w:hAnsi="Calibri Light" w:cs="Calibri Light"/>
          <w:sz w:val="18"/>
          <w:szCs w:val="18"/>
        </w:rPr>
        <w:t xml:space="preserve"> after this BPD re</w:t>
      </w:r>
      <w:r w:rsidR="002843C5" w:rsidRPr="546B4D49">
        <w:rPr>
          <w:rFonts w:ascii="Calibri Light" w:eastAsia="Calibri Light" w:hAnsi="Calibri Light" w:cs="Calibri Light"/>
          <w:sz w:val="18"/>
          <w:szCs w:val="18"/>
        </w:rPr>
        <w:t xml:space="preserve">ceives final sign-off, </w:t>
      </w:r>
      <w:r w:rsidR="001F664D" w:rsidRPr="546B4D49">
        <w:rPr>
          <w:rFonts w:ascii="Calibri Light" w:eastAsia="Calibri Light" w:hAnsi="Calibri Light" w:cs="Calibri Light"/>
          <w:sz w:val="18"/>
          <w:szCs w:val="18"/>
        </w:rPr>
        <w:t xml:space="preserve">will </w:t>
      </w:r>
      <w:r w:rsidRPr="546B4D49">
        <w:rPr>
          <w:rFonts w:ascii="Calibri Light" w:eastAsia="Calibri Light" w:hAnsi="Calibri Light" w:cs="Calibri Light"/>
          <w:sz w:val="18"/>
          <w:szCs w:val="18"/>
        </w:rPr>
        <w:t xml:space="preserve">be managed within </w:t>
      </w:r>
      <w:r w:rsidR="00B751B0" w:rsidRPr="546B4D49">
        <w:rPr>
          <w:rFonts w:ascii="Calibri Light" w:eastAsia="Calibri Light" w:hAnsi="Calibri Light" w:cs="Calibri Light"/>
          <w:sz w:val="18"/>
          <w:szCs w:val="18"/>
        </w:rPr>
        <w:t>Southern California Edison</w:t>
      </w:r>
      <w:r w:rsidRPr="546B4D49">
        <w:rPr>
          <w:rFonts w:ascii="Calibri Light" w:eastAsia="Calibri Light" w:hAnsi="Calibri Light" w:cs="Calibri Light"/>
          <w:sz w:val="18"/>
          <w:szCs w:val="18"/>
        </w:rPr>
        <w:t>’s APSE environment and not within this document.</w:t>
      </w:r>
    </w:p>
    <w:p w14:paraId="6E0CE323" w14:textId="7F72A9ED" w:rsidR="008D5409" w:rsidRPr="008D5409" w:rsidRDefault="008D5409" w:rsidP="546B4D49">
      <w:pPr>
        <w:pStyle w:val="Heading2Text"/>
        <w:rPr>
          <w:rFonts w:ascii="Calibri Light,Arial" w:eastAsia="Calibri Light,Arial" w:hAnsi="Calibri Light,Arial" w:cs="Calibri Light,Arial"/>
          <w:b/>
          <w:bCs/>
          <w:sz w:val="18"/>
          <w:szCs w:val="18"/>
          <w:u w:val="single"/>
        </w:rPr>
      </w:pPr>
      <w:r w:rsidRPr="546B4D49">
        <w:rPr>
          <w:rFonts w:ascii="Calibri Light" w:eastAsia="Calibri Light" w:hAnsi="Calibri Light" w:cs="Calibri Light"/>
          <w:b/>
          <w:bCs/>
          <w:sz w:val="18"/>
          <w:szCs w:val="18"/>
          <w:u w:val="single"/>
        </w:rPr>
        <w:t>Items denoted with ** have been identified as duplicate FRICEW objects.</w:t>
      </w:r>
    </w:p>
    <w:p w14:paraId="5180BC4A" w14:textId="77777777" w:rsidR="00E0118B" w:rsidRPr="00467597" w:rsidRDefault="00E0118B" w:rsidP="546B4D49">
      <w:pPr>
        <w:pStyle w:val="Heading3"/>
        <w:keepNext/>
        <w:numPr>
          <w:ilvl w:val="2"/>
          <w:numId w:val="9"/>
        </w:numPr>
        <w:tabs>
          <w:tab w:val="left" w:pos="1440"/>
        </w:tabs>
        <w:spacing w:before="120" w:after="120"/>
        <w:rPr>
          <w:rFonts w:ascii="Calibri Light" w:eastAsia="Calibri Light" w:hAnsi="Calibri Light" w:cs="Calibri Light"/>
          <w:sz w:val="32"/>
          <w:szCs w:val="32"/>
        </w:rPr>
      </w:pPr>
      <w:bookmarkStart w:id="367" w:name="_Toc505788778"/>
      <w:bookmarkStart w:id="368" w:name="_Toc506190345"/>
      <w:bookmarkStart w:id="369" w:name="_Toc506285708"/>
      <w:bookmarkStart w:id="370" w:name="_Toc506285859"/>
      <w:bookmarkStart w:id="371" w:name="_Toc406588323"/>
      <w:bookmarkStart w:id="372" w:name="_Toc491613836"/>
      <w:bookmarkStart w:id="373" w:name="_Toc26282958"/>
      <w:bookmarkEnd w:id="367"/>
      <w:bookmarkEnd w:id="368"/>
      <w:bookmarkEnd w:id="369"/>
      <w:bookmarkEnd w:id="370"/>
      <w:r w:rsidRPr="546B4D49">
        <w:rPr>
          <w:rFonts w:ascii="Calibri Light" w:eastAsia="Calibri Light" w:hAnsi="Calibri Light" w:cs="Calibri Light"/>
          <w:sz w:val="32"/>
          <w:szCs w:val="32"/>
        </w:rPr>
        <w:t>Reports</w:t>
      </w:r>
      <w:bookmarkEnd w:id="371"/>
      <w:bookmarkEnd w:id="372"/>
      <w:bookmarkEnd w:id="373"/>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467597" w14:paraId="22B64514" w14:textId="77777777" w:rsidTr="6ECAB0E7">
        <w:trPr>
          <w:cantSplit/>
          <w:trHeight w:val="432"/>
          <w:tblHeader/>
        </w:trPr>
        <w:tc>
          <w:tcPr>
            <w:tcW w:w="5868" w:type="dxa"/>
            <w:tcBorders>
              <w:top w:val="threeDEmboss" w:sz="6" w:space="0" w:color="auto"/>
              <w:bottom w:val="threeDEmboss" w:sz="6" w:space="0" w:color="auto"/>
            </w:tcBorders>
            <w:shd w:val="clear" w:color="auto" w:fill="F9FBAF"/>
            <w:vAlign w:val="center"/>
          </w:tcPr>
          <w:p w14:paraId="52C4493C" w14:textId="77777777" w:rsidR="00E0118B" w:rsidRPr="00467597" w:rsidRDefault="00C7517F"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Report Name</w:t>
            </w:r>
            <w:r w:rsidR="001F664D" w:rsidRPr="546B4D49">
              <w:rPr>
                <w:rFonts w:ascii="Calibri Light,Arial" w:eastAsia="Calibri Light,Arial" w:hAnsi="Calibri Light,Arial" w:cs="Calibri Light,Arial"/>
                <w:sz w:val="18"/>
                <w:szCs w:val="18"/>
              </w:rPr>
              <w:t xml:space="preserve"> &amp; </w:t>
            </w:r>
            <w:r w:rsidR="00E0118B" w:rsidRPr="546B4D49">
              <w:rPr>
                <w:rFonts w:ascii="Calibri Light" w:eastAsia="Calibri Light" w:hAnsi="Calibri Light" w:cs="Calibri Light"/>
                <w:sz w:val="18"/>
                <w:szCs w:val="18"/>
              </w:rPr>
              <w:t>Descripti</w:t>
            </w:r>
            <w:r w:rsidRPr="546B4D49">
              <w:rPr>
                <w:rFonts w:ascii="Calibri Light" w:eastAsia="Calibri Light" w:hAnsi="Calibri Light" w:cs="Calibri Light"/>
                <w:sz w:val="18"/>
                <w:szCs w:val="18"/>
              </w:rPr>
              <w:t xml:space="preserve">on (List </w:t>
            </w:r>
            <w:r w:rsidR="001F664D" w:rsidRPr="546B4D49">
              <w:rPr>
                <w:rFonts w:ascii="Calibri Light" w:eastAsia="Calibri Light" w:hAnsi="Calibri Light" w:cs="Calibri Light"/>
                <w:sz w:val="18"/>
                <w:szCs w:val="18"/>
              </w:rPr>
              <w:t>Requirements</w:t>
            </w:r>
            <w:r w:rsidRPr="546B4D49">
              <w:rPr>
                <w:rFonts w:ascii="Calibri Light" w:eastAsia="Calibri Light" w:hAnsi="Calibri Light" w:cs="Calibri Light"/>
                <w:sz w:val="18"/>
                <w:szCs w:val="18"/>
              </w:rPr>
              <w:t xml:space="preserve"> met by this Report</w:t>
            </w:r>
            <w:r w:rsidR="00E0118B" w:rsidRPr="546B4D49">
              <w:rPr>
                <w:rFonts w:ascii="Calibri Light,Arial" w:eastAsia="Calibri Light,Arial" w:hAnsi="Calibri Light,Arial" w:cs="Calibri Light,Arial"/>
                <w:sz w:val="18"/>
                <w:szCs w:val="18"/>
              </w:rPr>
              <w:t>)</w:t>
            </w:r>
          </w:p>
        </w:tc>
        <w:tc>
          <w:tcPr>
            <w:tcW w:w="1710" w:type="dxa"/>
            <w:tcBorders>
              <w:top w:val="threeDEmboss" w:sz="6" w:space="0" w:color="auto"/>
              <w:bottom w:val="threeDEmboss" w:sz="6" w:space="0" w:color="auto"/>
            </w:tcBorders>
            <w:shd w:val="clear" w:color="auto" w:fill="F9FBAF"/>
            <w:vAlign w:val="center"/>
          </w:tcPr>
          <w:p w14:paraId="4F3A6148" w14:textId="77777777" w:rsidR="00E0118B" w:rsidRPr="00467597" w:rsidRDefault="00E0118B"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Complexity </w:t>
            </w:r>
          </w:p>
        </w:tc>
        <w:tc>
          <w:tcPr>
            <w:tcW w:w="1890" w:type="dxa"/>
            <w:tcBorders>
              <w:top w:val="threeDEmboss" w:sz="6" w:space="0" w:color="auto"/>
              <w:bottom w:val="threeDEmboss" w:sz="6" w:space="0" w:color="auto"/>
            </w:tcBorders>
            <w:shd w:val="clear" w:color="auto" w:fill="F9FBAF"/>
            <w:vAlign w:val="center"/>
          </w:tcPr>
          <w:p w14:paraId="0DB2E2DF" w14:textId="77777777" w:rsidR="00E0118B" w:rsidRPr="00467597" w:rsidRDefault="00E0118B"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Reference ID</w:t>
            </w:r>
          </w:p>
        </w:tc>
      </w:tr>
      <w:tr w:rsidR="00E0118B" w:rsidRPr="00467597" w14:paraId="27800DBE" w14:textId="77777777" w:rsidTr="6ECAB0E7">
        <w:trPr>
          <w:cantSplit/>
          <w:trHeight w:val="432"/>
        </w:trPr>
        <w:tc>
          <w:tcPr>
            <w:tcW w:w="5868" w:type="dxa"/>
            <w:tcBorders>
              <w:top w:val="threeDEmboss" w:sz="6" w:space="0" w:color="auto"/>
              <w:bottom w:val="single" w:sz="6" w:space="0" w:color="auto"/>
            </w:tcBorders>
            <w:vAlign w:val="center"/>
          </w:tcPr>
          <w:p w14:paraId="4584CF5B" w14:textId="6A2085D0" w:rsidR="00E0118B" w:rsidRPr="00C92AC2" w:rsidRDefault="00C92AC2" w:rsidP="546B4D49">
            <w:pPr>
              <w:rPr>
                <w:rFonts w:ascii="Calibri Light" w:eastAsia="Calibri Light" w:hAnsi="Calibri Light" w:cs="Calibri Light"/>
                <w:color w:val="000000"/>
                <w:sz w:val="18"/>
                <w:szCs w:val="18"/>
                <w:u w:val="single"/>
              </w:rPr>
            </w:pPr>
            <w:r w:rsidRPr="00C92AC2">
              <w:rPr>
                <w:rFonts w:ascii="Calibri Light" w:eastAsia="Calibri Light" w:hAnsi="Calibri Light" w:cs="Calibri Light"/>
                <w:color w:val="000000" w:themeColor="text1"/>
                <w:sz w:val="18"/>
                <w:szCs w:val="18"/>
              </w:rPr>
              <w:t>N/A</w:t>
            </w:r>
          </w:p>
        </w:tc>
        <w:tc>
          <w:tcPr>
            <w:tcW w:w="1710" w:type="dxa"/>
            <w:tcBorders>
              <w:top w:val="threeDEmboss" w:sz="6" w:space="0" w:color="auto"/>
              <w:bottom w:val="single" w:sz="6" w:space="0" w:color="auto"/>
            </w:tcBorders>
            <w:vAlign w:val="center"/>
          </w:tcPr>
          <w:p w14:paraId="1313ADA7" w14:textId="13EBD2A4" w:rsidR="00E0118B" w:rsidRPr="00856444" w:rsidRDefault="00E0118B" w:rsidP="546B4D49">
            <w:pPr>
              <w:rPr>
                <w:rFonts w:ascii="Calibri Light" w:eastAsia="Calibri Light" w:hAnsi="Calibri Light" w:cs="Calibri Light"/>
                <w:strike/>
                <w:color w:val="000000"/>
                <w:sz w:val="18"/>
                <w:szCs w:val="18"/>
              </w:rPr>
            </w:pPr>
          </w:p>
        </w:tc>
        <w:tc>
          <w:tcPr>
            <w:tcW w:w="1890" w:type="dxa"/>
            <w:tcBorders>
              <w:top w:val="threeDEmboss" w:sz="6" w:space="0" w:color="auto"/>
              <w:bottom w:val="single" w:sz="6" w:space="0" w:color="auto"/>
            </w:tcBorders>
            <w:vAlign w:val="center"/>
          </w:tcPr>
          <w:p w14:paraId="74F9A01A" w14:textId="77EE8185" w:rsidR="00E0118B" w:rsidRPr="00856444" w:rsidRDefault="00E0118B" w:rsidP="546B4D49">
            <w:pPr>
              <w:pStyle w:val="TableField-Left"/>
              <w:rPr>
                <w:rFonts w:ascii="Calibri Light,Arial" w:eastAsia="Calibri Light,Arial" w:hAnsi="Calibri Light,Arial" w:cs="Calibri Light,Arial"/>
                <w:strike/>
                <w:sz w:val="18"/>
                <w:szCs w:val="18"/>
              </w:rPr>
            </w:pPr>
          </w:p>
        </w:tc>
      </w:tr>
    </w:tbl>
    <w:p w14:paraId="769BF515" w14:textId="77777777" w:rsidR="00E0118B" w:rsidRPr="00467597" w:rsidRDefault="00E0118B" w:rsidP="546B4D49">
      <w:pPr>
        <w:pStyle w:val="Heading3"/>
        <w:keepNext/>
        <w:numPr>
          <w:ilvl w:val="2"/>
          <w:numId w:val="9"/>
        </w:numPr>
        <w:tabs>
          <w:tab w:val="left" w:pos="1440"/>
        </w:tabs>
        <w:spacing w:before="120" w:after="120"/>
        <w:ind w:left="1440" w:hanging="900"/>
        <w:rPr>
          <w:rFonts w:ascii="Calibri Light" w:eastAsia="Calibri Light" w:hAnsi="Calibri Light" w:cs="Calibri Light"/>
          <w:sz w:val="32"/>
          <w:szCs w:val="32"/>
        </w:rPr>
      </w:pPr>
      <w:bookmarkStart w:id="374" w:name="_Toc406588324"/>
      <w:bookmarkStart w:id="375" w:name="_Toc491613837"/>
      <w:bookmarkStart w:id="376" w:name="_Toc26282959"/>
      <w:r w:rsidRPr="546B4D49">
        <w:rPr>
          <w:rFonts w:ascii="Calibri Light" w:eastAsia="Calibri Light" w:hAnsi="Calibri Light" w:cs="Calibri Light"/>
          <w:sz w:val="32"/>
          <w:szCs w:val="32"/>
        </w:rPr>
        <w:t>Interfaces</w:t>
      </w:r>
      <w:bookmarkEnd w:id="374"/>
      <w:bookmarkEnd w:id="375"/>
      <w:bookmarkEnd w:id="376"/>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467597" w14:paraId="5E2CFCBB" w14:textId="77777777" w:rsidTr="6ECAB0E7">
        <w:trPr>
          <w:cantSplit/>
          <w:trHeight w:val="432"/>
          <w:tblHeader/>
        </w:trPr>
        <w:tc>
          <w:tcPr>
            <w:tcW w:w="5868" w:type="dxa"/>
            <w:tcBorders>
              <w:top w:val="threeDEmboss" w:sz="6" w:space="0" w:color="auto"/>
              <w:bottom w:val="threeDEmboss" w:sz="6" w:space="0" w:color="auto"/>
            </w:tcBorders>
            <w:shd w:val="clear" w:color="auto" w:fill="F9FBAF"/>
            <w:vAlign w:val="center"/>
          </w:tcPr>
          <w:p w14:paraId="58161645" w14:textId="77777777" w:rsidR="00E0118B" w:rsidRPr="00467597" w:rsidRDefault="00C7517F"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Interface Name &amp; Description (List Requirements</w:t>
            </w:r>
            <w:r w:rsidR="001F03C3" w:rsidRPr="546B4D49">
              <w:rPr>
                <w:rFonts w:ascii="Calibri Light" w:eastAsia="Calibri Light" w:hAnsi="Calibri Light" w:cs="Calibri Light"/>
                <w:sz w:val="18"/>
                <w:szCs w:val="18"/>
              </w:rPr>
              <w:t xml:space="preserve"> met by this Interface</w:t>
            </w:r>
            <w:r w:rsidRPr="546B4D49">
              <w:rPr>
                <w:rFonts w:ascii="Calibri Light,Arial" w:eastAsia="Calibri Light,Arial" w:hAnsi="Calibri Light,Arial" w:cs="Calibri Light,Arial"/>
                <w:sz w:val="18"/>
                <w:szCs w:val="18"/>
              </w:rPr>
              <w:t>)</w:t>
            </w:r>
          </w:p>
        </w:tc>
        <w:tc>
          <w:tcPr>
            <w:tcW w:w="1710" w:type="dxa"/>
            <w:tcBorders>
              <w:top w:val="threeDEmboss" w:sz="6" w:space="0" w:color="auto"/>
              <w:bottom w:val="threeDEmboss" w:sz="6" w:space="0" w:color="auto"/>
            </w:tcBorders>
            <w:shd w:val="clear" w:color="auto" w:fill="F9FBAF"/>
            <w:vAlign w:val="center"/>
          </w:tcPr>
          <w:p w14:paraId="626147C8" w14:textId="77777777" w:rsidR="00E0118B" w:rsidRPr="00467597" w:rsidRDefault="00E0118B"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Complexity </w:t>
            </w:r>
          </w:p>
        </w:tc>
        <w:tc>
          <w:tcPr>
            <w:tcW w:w="1890" w:type="dxa"/>
            <w:tcBorders>
              <w:top w:val="threeDEmboss" w:sz="6" w:space="0" w:color="auto"/>
              <w:bottom w:val="threeDEmboss" w:sz="6" w:space="0" w:color="auto"/>
            </w:tcBorders>
            <w:shd w:val="clear" w:color="auto" w:fill="F9FBAF"/>
            <w:vAlign w:val="center"/>
          </w:tcPr>
          <w:p w14:paraId="490BA104" w14:textId="77777777" w:rsidR="00E0118B" w:rsidRPr="00467597" w:rsidRDefault="00E0118B"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Reference ID</w:t>
            </w:r>
          </w:p>
        </w:tc>
      </w:tr>
      <w:tr w:rsidR="00AE0F17" w:rsidRPr="00467597" w14:paraId="1AE1300E" w14:textId="77777777" w:rsidTr="6ECAB0E7">
        <w:trPr>
          <w:cantSplit/>
          <w:trHeight w:val="432"/>
        </w:trPr>
        <w:tc>
          <w:tcPr>
            <w:tcW w:w="5868" w:type="dxa"/>
            <w:tcBorders>
              <w:top w:val="threeDEmboss" w:sz="6" w:space="0" w:color="auto"/>
              <w:bottom w:val="threeDEmboss" w:sz="6" w:space="0" w:color="auto"/>
            </w:tcBorders>
            <w:vAlign w:val="bottom"/>
          </w:tcPr>
          <w:p w14:paraId="7EE86972" w14:textId="5499BC59" w:rsidR="00AE0F17" w:rsidRPr="00AE0F17" w:rsidRDefault="00C92AC2" w:rsidP="546B4D49">
            <w:pPr>
              <w:pStyle w:val="TableField-Left"/>
              <w:rPr>
                <w:rFonts w:ascii="Calibri Light,Times New Roman" w:eastAsia="Calibri Light,Times New Roman" w:hAnsi="Calibri Light,Times New Roman" w:cs="Calibri Light,Times New Roman"/>
                <w:strike/>
                <w:color w:val="000000" w:themeColor="text1"/>
                <w:sz w:val="18"/>
                <w:szCs w:val="18"/>
                <w:lang w:eastAsia="en-US"/>
              </w:rPr>
            </w:pPr>
            <w:r w:rsidRPr="00C92AC2">
              <w:rPr>
                <w:rFonts w:ascii="Calibri Light" w:eastAsia="Calibri Light" w:hAnsi="Calibri Light" w:cs="Calibri Light"/>
                <w:color w:val="000000" w:themeColor="text1"/>
                <w:sz w:val="18"/>
                <w:szCs w:val="18"/>
              </w:rPr>
              <w:t>N/A</w:t>
            </w:r>
          </w:p>
        </w:tc>
        <w:tc>
          <w:tcPr>
            <w:tcW w:w="1710" w:type="dxa"/>
            <w:tcBorders>
              <w:top w:val="threeDEmboss" w:sz="6" w:space="0" w:color="auto"/>
              <w:bottom w:val="threeDEmboss" w:sz="6" w:space="0" w:color="auto"/>
            </w:tcBorders>
            <w:vAlign w:val="bottom"/>
          </w:tcPr>
          <w:p w14:paraId="3522409D" w14:textId="28DB8B4F" w:rsidR="00AE0F17" w:rsidRPr="00AE0F17" w:rsidRDefault="00AE0F17" w:rsidP="546B4D49">
            <w:pPr>
              <w:pStyle w:val="TableField-Left"/>
              <w:rPr>
                <w:rFonts w:ascii="Calibri Light,Times New Roman" w:eastAsia="Calibri Light,Times New Roman" w:hAnsi="Calibri Light,Times New Roman" w:cs="Calibri Light,Times New Roman"/>
                <w:strike/>
                <w:color w:val="000000" w:themeColor="text1"/>
                <w:sz w:val="18"/>
                <w:szCs w:val="18"/>
                <w:lang w:eastAsia="en-US"/>
              </w:rPr>
            </w:pPr>
          </w:p>
        </w:tc>
        <w:tc>
          <w:tcPr>
            <w:tcW w:w="1890" w:type="dxa"/>
            <w:tcBorders>
              <w:top w:val="threeDEmboss" w:sz="6" w:space="0" w:color="auto"/>
              <w:bottom w:val="threeDEmboss" w:sz="6" w:space="0" w:color="auto"/>
            </w:tcBorders>
            <w:vAlign w:val="bottom"/>
          </w:tcPr>
          <w:p w14:paraId="7E1586CC" w14:textId="097C1B89" w:rsidR="00AE0F17" w:rsidRPr="00AE0F17" w:rsidRDefault="00AE0F17" w:rsidP="546B4D49">
            <w:pPr>
              <w:pStyle w:val="TableField-Left"/>
              <w:rPr>
                <w:rFonts w:ascii="Calibri Light,Times New Roman" w:eastAsia="Calibri Light,Times New Roman" w:hAnsi="Calibri Light,Times New Roman" w:cs="Calibri Light,Times New Roman"/>
                <w:strike/>
                <w:color w:val="000000" w:themeColor="text1"/>
                <w:sz w:val="18"/>
                <w:szCs w:val="18"/>
                <w:lang w:eastAsia="en-US"/>
              </w:rPr>
            </w:pPr>
          </w:p>
        </w:tc>
      </w:tr>
    </w:tbl>
    <w:p w14:paraId="6012371B" w14:textId="77777777" w:rsidR="00E0118B" w:rsidRPr="00467597" w:rsidRDefault="00E0118B" w:rsidP="546B4D49">
      <w:pPr>
        <w:pStyle w:val="Heading3"/>
        <w:keepNext/>
        <w:numPr>
          <w:ilvl w:val="2"/>
          <w:numId w:val="9"/>
        </w:numPr>
        <w:tabs>
          <w:tab w:val="left" w:pos="1440"/>
        </w:tabs>
        <w:spacing w:before="120" w:after="120"/>
        <w:ind w:left="1440" w:hanging="900"/>
        <w:rPr>
          <w:rFonts w:ascii="Calibri Light" w:eastAsia="Calibri Light" w:hAnsi="Calibri Light" w:cs="Calibri Light"/>
          <w:sz w:val="32"/>
          <w:szCs w:val="32"/>
        </w:rPr>
      </w:pPr>
      <w:bookmarkStart w:id="377" w:name="_Toc406588325"/>
      <w:bookmarkStart w:id="378" w:name="_Toc491613838"/>
      <w:bookmarkStart w:id="379" w:name="_Toc26282960"/>
      <w:r w:rsidRPr="546B4D49">
        <w:rPr>
          <w:rFonts w:ascii="Calibri Light" w:eastAsia="Calibri Light" w:hAnsi="Calibri Light" w:cs="Calibri Light"/>
          <w:sz w:val="32"/>
          <w:szCs w:val="32"/>
        </w:rPr>
        <w:t>Conversion</w:t>
      </w:r>
      <w:bookmarkEnd w:id="377"/>
      <w:bookmarkEnd w:id="378"/>
      <w:bookmarkEnd w:id="379"/>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467597" w14:paraId="2723B42C" w14:textId="77777777" w:rsidTr="6ECAB0E7">
        <w:trPr>
          <w:cantSplit/>
          <w:trHeight w:val="432"/>
          <w:tblHeader/>
        </w:trPr>
        <w:tc>
          <w:tcPr>
            <w:tcW w:w="5868" w:type="dxa"/>
            <w:tcBorders>
              <w:top w:val="threeDEmboss" w:sz="6" w:space="0" w:color="auto"/>
              <w:bottom w:val="threeDEmboss" w:sz="6" w:space="0" w:color="auto"/>
            </w:tcBorders>
            <w:shd w:val="clear" w:color="auto" w:fill="F9FBAF"/>
            <w:vAlign w:val="center"/>
          </w:tcPr>
          <w:p w14:paraId="35D8F45B" w14:textId="77777777" w:rsidR="00E0118B" w:rsidRPr="00467597" w:rsidRDefault="00C7517F"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Conversion Name &amp; Description (List Requirements</w:t>
            </w:r>
            <w:r w:rsidR="001F03C3" w:rsidRPr="546B4D49">
              <w:rPr>
                <w:rFonts w:ascii="Calibri Light" w:eastAsia="Calibri Light" w:hAnsi="Calibri Light" w:cs="Calibri Light"/>
                <w:sz w:val="18"/>
                <w:szCs w:val="18"/>
              </w:rPr>
              <w:t xml:space="preserve"> met by this Conversion</w:t>
            </w:r>
            <w:r w:rsidRPr="546B4D49">
              <w:rPr>
                <w:rFonts w:ascii="Calibri Light,Arial" w:eastAsia="Calibri Light,Arial" w:hAnsi="Calibri Light,Arial" w:cs="Calibri Light,Arial"/>
                <w:sz w:val="18"/>
                <w:szCs w:val="18"/>
              </w:rPr>
              <w:t>)</w:t>
            </w:r>
          </w:p>
        </w:tc>
        <w:tc>
          <w:tcPr>
            <w:tcW w:w="1710" w:type="dxa"/>
            <w:tcBorders>
              <w:top w:val="threeDEmboss" w:sz="6" w:space="0" w:color="auto"/>
              <w:bottom w:val="threeDEmboss" w:sz="6" w:space="0" w:color="auto"/>
            </w:tcBorders>
            <w:shd w:val="clear" w:color="auto" w:fill="F9FBAF"/>
            <w:vAlign w:val="center"/>
          </w:tcPr>
          <w:p w14:paraId="5F230FF6" w14:textId="77777777" w:rsidR="00E0118B" w:rsidRPr="00467597" w:rsidRDefault="00E0118B"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Complexity </w:t>
            </w:r>
          </w:p>
        </w:tc>
        <w:tc>
          <w:tcPr>
            <w:tcW w:w="1890" w:type="dxa"/>
            <w:tcBorders>
              <w:top w:val="threeDEmboss" w:sz="6" w:space="0" w:color="auto"/>
              <w:bottom w:val="threeDEmboss" w:sz="6" w:space="0" w:color="auto"/>
            </w:tcBorders>
            <w:shd w:val="clear" w:color="auto" w:fill="F9FBAF"/>
            <w:vAlign w:val="center"/>
          </w:tcPr>
          <w:p w14:paraId="5F284674" w14:textId="77777777" w:rsidR="00E0118B" w:rsidRPr="00467597" w:rsidRDefault="00E0118B"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Reference ID</w:t>
            </w:r>
          </w:p>
        </w:tc>
      </w:tr>
      <w:tr w:rsidR="00AE0F17" w:rsidRPr="00467597" w14:paraId="7696BE09" w14:textId="77777777" w:rsidTr="6ECAB0E7">
        <w:trPr>
          <w:cantSplit/>
          <w:trHeight w:val="432"/>
        </w:trPr>
        <w:tc>
          <w:tcPr>
            <w:tcW w:w="5868" w:type="dxa"/>
            <w:tcBorders>
              <w:top w:val="threeDEmboss" w:sz="6" w:space="0" w:color="auto"/>
              <w:bottom w:val="threeDEmboss" w:sz="6" w:space="0" w:color="auto"/>
            </w:tcBorders>
            <w:vAlign w:val="bottom"/>
          </w:tcPr>
          <w:p w14:paraId="515D9722" w14:textId="125CC496" w:rsidR="00AE0F17" w:rsidRPr="00AE0F17" w:rsidRDefault="00C92AC2" w:rsidP="546B4D49">
            <w:pPr>
              <w:pStyle w:val="TableField-Left"/>
              <w:rPr>
                <w:rFonts w:ascii="Calibri Light,Arial" w:eastAsia="Calibri Light,Arial" w:hAnsi="Calibri Light,Arial" w:cs="Calibri Light,Arial"/>
                <w:sz w:val="18"/>
                <w:szCs w:val="18"/>
              </w:rPr>
            </w:pPr>
            <w:r w:rsidRPr="00C92AC2">
              <w:rPr>
                <w:rFonts w:ascii="Calibri Light" w:eastAsia="Calibri Light" w:hAnsi="Calibri Light" w:cs="Calibri Light"/>
                <w:color w:val="000000" w:themeColor="text1"/>
                <w:sz w:val="18"/>
                <w:szCs w:val="18"/>
              </w:rPr>
              <w:t>N/A</w:t>
            </w:r>
          </w:p>
        </w:tc>
        <w:tc>
          <w:tcPr>
            <w:tcW w:w="1710" w:type="dxa"/>
            <w:tcBorders>
              <w:top w:val="threeDEmboss" w:sz="6" w:space="0" w:color="auto"/>
              <w:bottom w:val="threeDEmboss" w:sz="6" w:space="0" w:color="auto"/>
            </w:tcBorders>
            <w:vAlign w:val="bottom"/>
          </w:tcPr>
          <w:p w14:paraId="0E7BD7AF" w14:textId="0BEE5B87" w:rsidR="00AE0F17" w:rsidRPr="00AE0F17" w:rsidRDefault="00AE0F17" w:rsidP="546B4D49">
            <w:pPr>
              <w:pStyle w:val="TableField-Left"/>
              <w:rPr>
                <w:rFonts w:ascii="Calibri Light,Arial" w:eastAsia="Calibri Light,Arial" w:hAnsi="Calibri Light,Arial" w:cs="Calibri Light,Arial"/>
                <w:sz w:val="18"/>
                <w:szCs w:val="18"/>
              </w:rPr>
            </w:pPr>
          </w:p>
        </w:tc>
        <w:tc>
          <w:tcPr>
            <w:tcW w:w="1890" w:type="dxa"/>
            <w:tcBorders>
              <w:top w:val="threeDEmboss" w:sz="6" w:space="0" w:color="auto"/>
              <w:bottom w:val="threeDEmboss" w:sz="6" w:space="0" w:color="auto"/>
            </w:tcBorders>
            <w:vAlign w:val="bottom"/>
          </w:tcPr>
          <w:p w14:paraId="400E105E" w14:textId="523A03E3" w:rsidR="00AE0F17" w:rsidRPr="00AE0F17" w:rsidRDefault="00AE0F17" w:rsidP="546B4D49">
            <w:pPr>
              <w:rPr>
                <w:rFonts w:ascii="Calibri Light,Arial,MS Mincho" w:eastAsia="Calibri Light,Arial,MS Mincho" w:hAnsi="Calibri Light,Arial,MS Mincho" w:cs="Calibri Light,Arial,MS Mincho"/>
                <w:sz w:val="18"/>
                <w:szCs w:val="18"/>
                <w:lang w:eastAsia="ja-JP"/>
              </w:rPr>
            </w:pPr>
          </w:p>
        </w:tc>
      </w:tr>
    </w:tbl>
    <w:p w14:paraId="2ED7A6C4" w14:textId="77777777" w:rsidR="00E0118B" w:rsidRPr="00467597" w:rsidRDefault="002F1623" w:rsidP="546B4D49">
      <w:pPr>
        <w:pStyle w:val="Heading3"/>
        <w:keepNext/>
        <w:numPr>
          <w:ilvl w:val="2"/>
          <w:numId w:val="9"/>
        </w:numPr>
        <w:tabs>
          <w:tab w:val="left" w:pos="1440"/>
        </w:tabs>
        <w:spacing w:before="120" w:after="120"/>
        <w:ind w:left="1440" w:hanging="900"/>
        <w:rPr>
          <w:rFonts w:ascii="Calibri Light" w:eastAsia="Calibri Light" w:hAnsi="Calibri Light" w:cs="Calibri Light"/>
          <w:sz w:val="32"/>
          <w:szCs w:val="32"/>
        </w:rPr>
      </w:pPr>
      <w:bookmarkStart w:id="380" w:name="_Toc406588326"/>
      <w:bookmarkStart w:id="381" w:name="_Toc491613839"/>
      <w:bookmarkStart w:id="382" w:name="_Toc26282961"/>
      <w:r w:rsidRPr="546B4D49">
        <w:rPr>
          <w:rFonts w:ascii="Calibri Light" w:eastAsia="Calibri Light" w:hAnsi="Calibri Light" w:cs="Calibri Light"/>
          <w:sz w:val="32"/>
          <w:szCs w:val="32"/>
        </w:rPr>
        <w:t>Extension/</w:t>
      </w:r>
      <w:r w:rsidR="00E0118B" w:rsidRPr="546B4D49">
        <w:rPr>
          <w:rFonts w:ascii="Calibri Light" w:eastAsia="Calibri Light" w:hAnsi="Calibri Light" w:cs="Calibri Light"/>
          <w:sz w:val="32"/>
          <w:szCs w:val="32"/>
        </w:rPr>
        <w:t>Enhancements</w:t>
      </w:r>
      <w:bookmarkEnd w:id="380"/>
      <w:bookmarkEnd w:id="381"/>
      <w:bookmarkEnd w:id="382"/>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9F073F" w:rsidRPr="00467597" w14:paraId="71EC8C9E" w14:textId="77777777" w:rsidTr="0EB6F9BB">
        <w:trPr>
          <w:cantSplit/>
          <w:trHeight w:val="432"/>
          <w:tblHeader/>
        </w:trPr>
        <w:tc>
          <w:tcPr>
            <w:tcW w:w="5868" w:type="dxa"/>
            <w:tcBorders>
              <w:top w:val="threeDEmboss" w:sz="6" w:space="0" w:color="auto"/>
              <w:bottom w:val="threeDEmboss" w:sz="6" w:space="0" w:color="auto"/>
            </w:tcBorders>
            <w:shd w:val="clear" w:color="auto" w:fill="F9FBAF"/>
            <w:vAlign w:val="center"/>
          </w:tcPr>
          <w:p w14:paraId="2225718A" w14:textId="77777777" w:rsidR="009F073F" w:rsidRPr="00467597" w:rsidRDefault="009F073F" w:rsidP="546B4D49">
            <w:pPr>
              <w:pStyle w:val="TableHeader-Left"/>
              <w:rPr>
                <w:rFonts w:ascii="Calibri Light,Arial" w:eastAsia="Calibri Light,Arial" w:hAnsi="Calibri Light,Arial" w:cs="Calibri Light,Arial"/>
                <w:sz w:val="18"/>
                <w:szCs w:val="18"/>
              </w:rPr>
            </w:pPr>
            <w:bookmarkStart w:id="383" w:name="_Toc406588322"/>
            <w:bookmarkStart w:id="384" w:name="_Toc491613840"/>
            <w:bookmarkStart w:id="385" w:name="_Toc406588327"/>
            <w:r w:rsidRPr="546B4D49">
              <w:rPr>
                <w:rFonts w:ascii="Calibri Light" w:eastAsia="Calibri Light" w:hAnsi="Calibri Light" w:cs="Calibri Light"/>
                <w:sz w:val="18"/>
                <w:szCs w:val="18"/>
              </w:rPr>
              <w:t>Extension Name &amp; Description (List Requirements met by this Extension)</w:t>
            </w:r>
          </w:p>
        </w:tc>
        <w:tc>
          <w:tcPr>
            <w:tcW w:w="1710" w:type="dxa"/>
            <w:tcBorders>
              <w:top w:val="threeDEmboss" w:sz="6" w:space="0" w:color="auto"/>
              <w:bottom w:val="threeDEmboss" w:sz="6" w:space="0" w:color="auto"/>
            </w:tcBorders>
            <w:shd w:val="clear" w:color="auto" w:fill="F9FBAF"/>
            <w:vAlign w:val="center"/>
          </w:tcPr>
          <w:p w14:paraId="118187CA" w14:textId="77777777" w:rsidR="009F073F" w:rsidRPr="00467597" w:rsidRDefault="009F073F"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Complexity </w:t>
            </w:r>
          </w:p>
        </w:tc>
        <w:tc>
          <w:tcPr>
            <w:tcW w:w="1890" w:type="dxa"/>
            <w:tcBorders>
              <w:top w:val="threeDEmboss" w:sz="6" w:space="0" w:color="auto"/>
              <w:bottom w:val="threeDEmboss" w:sz="6" w:space="0" w:color="auto"/>
            </w:tcBorders>
            <w:shd w:val="clear" w:color="auto" w:fill="F9FBAF"/>
            <w:vAlign w:val="center"/>
          </w:tcPr>
          <w:p w14:paraId="3142FCE4" w14:textId="77777777" w:rsidR="009F073F" w:rsidRPr="00467597" w:rsidRDefault="009F073F"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Reference ID</w:t>
            </w:r>
          </w:p>
        </w:tc>
      </w:tr>
      <w:tr w:rsidR="00AE0F17" w:rsidRPr="00AE4C38" w14:paraId="6DD4139F" w14:textId="77777777" w:rsidTr="0EB6F9BB">
        <w:trPr>
          <w:cantSplit/>
          <w:trHeight w:val="432"/>
        </w:trPr>
        <w:tc>
          <w:tcPr>
            <w:tcW w:w="5868" w:type="dxa"/>
            <w:tcBorders>
              <w:top w:val="single" w:sz="6" w:space="0" w:color="auto"/>
              <w:bottom w:val="single" w:sz="6" w:space="0" w:color="auto"/>
            </w:tcBorders>
            <w:vAlign w:val="bottom"/>
          </w:tcPr>
          <w:p w14:paraId="095B4BBB" w14:textId="77777777" w:rsidR="00AE0F17" w:rsidRDefault="00AE0F17"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E-CIM-CS-17 - CA Custom Fields</w:t>
            </w:r>
          </w:p>
          <w:p w14:paraId="62484330" w14:textId="16B3FE00" w:rsidR="0080408B" w:rsidRPr="00AE0F17" w:rsidRDefault="0080408B" w:rsidP="546B4D49">
            <w:pPr>
              <w:pStyle w:val="TableField-Left"/>
              <w:rPr>
                <w:rFonts w:ascii="Calibri Light,Arial" w:eastAsia="Calibri Light,Arial" w:hAnsi="Calibri Light,Arial" w:cs="Calibri Light,Arial"/>
                <w:sz w:val="18"/>
                <w:szCs w:val="18"/>
              </w:rPr>
            </w:pPr>
          </w:p>
        </w:tc>
        <w:tc>
          <w:tcPr>
            <w:tcW w:w="1710" w:type="dxa"/>
            <w:tcBorders>
              <w:top w:val="single" w:sz="6" w:space="0" w:color="auto"/>
              <w:bottom w:val="single" w:sz="6" w:space="0" w:color="auto"/>
            </w:tcBorders>
            <w:vAlign w:val="bottom"/>
          </w:tcPr>
          <w:p w14:paraId="09466BDF" w14:textId="5DE9615D" w:rsidR="00AE0F17" w:rsidRPr="00AE0F17" w:rsidRDefault="00AE0F17"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Medium</w:t>
            </w:r>
          </w:p>
        </w:tc>
        <w:tc>
          <w:tcPr>
            <w:tcW w:w="1890" w:type="dxa"/>
            <w:tcBorders>
              <w:top w:val="single" w:sz="6" w:space="0" w:color="auto"/>
              <w:bottom w:val="single" w:sz="6" w:space="0" w:color="auto"/>
            </w:tcBorders>
            <w:vAlign w:val="bottom"/>
          </w:tcPr>
          <w:p w14:paraId="6DA4FEE9" w14:textId="5D49129C" w:rsidR="00AE0F17" w:rsidRPr="00AE0F17" w:rsidRDefault="00AE0F17"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1804</w:t>
            </w:r>
          </w:p>
        </w:tc>
      </w:tr>
      <w:tr w:rsidR="00AE0F17" w:rsidRPr="00AE4C38" w14:paraId="752590A0" w14:textId="77777777" w:rsidTr="0EB6F9BB">
        <w:trPr>
          <w:cantSplit/>
          <w:trHeight w:val="432"/>
        </w:trPr>
        <w:tc>
          <w:tcPr>
            <w:tcW w:w="5868" w:type="dxa"/>
            <w:tcBorders>
              <w:top w:val="single" w:sz="6" w:space="0" w:color="auto"/>
              <w:bottom w:val="single" w:sz="6" w:space="0" w:color="auto"/>
            </w:tcBorders>
            <w:vAlign w:val="bottom"/>
          </w:tcPr>
          <w:p w14:paraId="18706DB3" w14:textId="1DC0CD2D" w:rsidR="460693C2" w:rsidRDefault="00AE0F17" w:rsidP="460693C2">
            <w:pPr>
              <w:pStyle w:val="TableField-Left"/>
              <w:spacing w:line="259" w:lineRule="auto"/>
              <w:rPr>
                <w:rFonts w:ascii="Calibri Light" w:eastAsia="Calibri Light" w:hAnsi="Calibri Light" w:cs="Calibri Light"/>
                <w:sz w:val="18"/>
                <w:szCs w:val="18"/>
              </w:rPr>
            </w:pPr>
            <w:r w:rsidRPr="546B4D49">
              <w:rPr>
                <w:rFonts w:ascii="Calibri Light" w:eastAsia="Calibri Light" w:hAnsi="Calibri Light" w:cs="Calibri Light"/>
                <w:sz w:val="18"/>
                <w:szCs w:val="18"/>
              </w:rPr>
              <w:t xml:space="preserve">E-CIM-CS-17 </w:t>
            </w:r>
            <w:r w:rsidR="460693C2" w:rsidRPr="546B4D49">
              <w:rPr>
                <w:rFonts w:ascii="Calibri Light" w:eastAsia="Calibri Light" w:hAnsi="Calibri Light" w:cs="Calibri Light"/>
                <w:sz w:val="18"/>
                <w:szCs w:val="18"/>
              </w:rPr>
              <w:t>–</w:t>
            </w:r>
            <w:r w:rsidR="460693C2" w:rsidRPr="460693C2">
              <w:rPr>
                <w:rFonts w:ascii="Calibri Light" w:eastAsia="Calibri Light" w:hAnsi="Calibri Light" w:cs="Calibri Light"/>
                <w:sz w:val="18"/>
                <w:szCs w:val="18"/>
              </w:rPr>
              <w:t>Custom V</w:t>
            </w:r>
            <w:r w:rsidR="00861DBD">
              <w:rPr>
                <w:rFonts w:ascii="Calibri Light" w:eastAsia="Calibri Light" w:hAnsi="Calibri Light" w:cs="Calibri Light"/>
                <w:sz w:val="18"/>
                <w:szCs w:val="18"/>
              </w:rPr>
              <w:t>i</w:t>
            </w:r>
            <w:r w:rsidR="460693C2" w:rsidRPr="460693C2">
              <w:rPr>
                <w:rFonts w:ascii="Calibri Light" w:eastAsia="Calibri Light" w:hAnsi="Calibri Light" w:cs="Calibri Light"/>
                <w:sz w:val="18"/>
                <w:szCs w:val="18"/>
              </w:rPr>
              <w:t>ew for IDEX</w:t>
            </w:r>
          </w:p>
          <w:p w14:paraId="6264FEE9" w14:textId="447A2FBE" w:rsidR="0080408B" w:rsidRPr="0080408B" w:rsidRDefault="0080408B" w:rsidP="2D719FBC">
            <w:pPr>
              <w:pStyle w:val="TableField-Left"/>
              <w:rPr>
                <w:rFonts w:ascii="Calibri Light,Calibri Light,Ari" w:eastAsia="Calibri Light,Calibri Light,Ari" w:hAnsi="Calibri Light,Calibri Light,Ari" w:cs="Calibri Light,Calibri Light,Ari"/>
                <w:sz w:val="18"/>
                <w:szCs w:val="18"/>
              </w:rPr>
            </w:pPr>
            <w:r w:rsidRPr="2D719FBC">
              <w:rPr>
                <w:rFonts w:ascii="Calibri Light" w:eastAsia="Calibri Light" w:hAnsi="Calibri Light" w:cs="Calibri Light"/>
                <w:color w:val="000000"/>
                <w:sz w:val="18"/>
                <w:szCs w:val="18"/>
              </w:rPr>
              <w:t>This is to provide a view for CCA-DA customers</w:t>
            </w:r>
          </w:p>
        </w:tc>
        <w:tc>
          <w:tcPr>
            <w:tcW w:w="1710" w:type="dxa"/>
            <w:tcBorders>
              <w:top w:val="single" w:sz="6" w:space="0" w:color="auto"/>
              <w:bottom w:val="single" w:sz="6" w:space="0" w:color="auto"/>
            </w:tcBorders>
            <w:vAlign w:val="bottom"/>
          </w:tcPr>
          <w:p w14:paraId="57942DD9" w14:textId="7B710F00" w:rsidR="00AE0F17" w:rsidRPr="00AE0F17" w:rsidRDefault="00AE0F17"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Complex</w:t>
            </w:r>
          </w:p>
        </w:tc>
        <w:tc>
          <w:tcPr>
            <w:tcW w:w="1890" w:type="dxa"/>
            <w:tcBorders>
              <w:top w:val="single" w:sz="6" w:space="0" w:color="auto"/>
              <w:bottom w:val="single" w:sz="6" w:space="0" w:color="auto"/>
            </w:tcBorders>
            <w:vAlign w:val="bottom"/>
          </w:tcPr>
          <w:p w14:paraId="6AAFCBAD" w14:textId="3B597D2B" w:rsidR="00AE0F17" w:rsidRPr="00AE0F17" w:rsidRDefault="00AE0F17"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1062</w:t>
            </w:r>
          </w:p>
        </w:tc>
      </w:tr>
      <w:tr w:rsidR="00AE0F17" w:rsidRPr="00AE4C38" w14:paraId="6136139D" w14:textId="77777777" w:rsidTr="0EB6F9BB">
        <w:trPr>
          <w:cantSplit/>
          <w:trHeight w:val="432"/>
        </w:trPr>
        <w:tc>
          <w:tcPr>
            <w:tcW w:w="5868" w:type="dxa"/>
            <w:tcBorders>
              <w:top w:val="single" w:sz="6" w:space="0" w:color="auto"/>
              <w:bottom w:val="single" w:sz="6" w:space="0" w:color="auto"/>
            </w:tcBorders>
            <w:vAlign w:val="bottom"/>
          </w:tcPr>
          <w:p w14:paraId="465584DB" w14:textId="77777777" w:rsidR="00AE0F17" w:rsidRDefault="00AE0F17"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E-CIM-CS-17 - Consolidated Bill View</w:t>
            </w:r>
          </w:p>
          <w:p w14:paraId="327B1743" w14:textId="1223F402" w:rsidR="0080408B" w:rsidRPr="00AE0F17" w:rsidRDefault="0080408B" w:rsidP="0080408B">
            <w:pPr>
              <w:pStyle w:val="TableField-Left"/>
              <w:rPr>
                <w:rFonts w:ascii="Calibri Light,Arial" w:eastAsia="Calibri Light,Arial" w:hAnsi="Calibri Light,Arial" w:cs="Calibri Light,Arial"/>
                <w:sz w:val="18"/>
                <w:szCs w:val="18"/>
              </w:rPr>
            </w:pPr>
          </w:p>
        </w:tc>
        <w:tc>
          <w:tcPr>
            <w:tcW w:w="1710" w:type="dxa"/>
            <w:tcBorders>
              <w:top w:val="single" w:sz="6" w:space="0" w:color="auto"/>
              <w:bottom w:val="single" w:sz="6" w:space="0" w:color="auto"/>
            </w:tcBorders>
            <w:vAlign w:val="bottom"/>
          </w:tcPr>
          <w:p w14:paraId="37382149" w14:textId="6520EEBC" w:rsidR="00AE0F17" w:rsidRPr="00AE0F17" w:rsidRDefault="00AE0F17"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Complex</w:t>
            </w:r>
          </w:p>
        </w:tc>
        <w:tc>
          <w:tcPr>
            <w:tcW w:w="1890" w:type="dxa"/>
            <w:tcBorders>
              <w:top w:val="single" w:sz="6" w:space="0" w:color="auto"/>
              <w:bottom w:val="single" w:sz="6" w:space="0" w:color="auto"/>
            </w:tcBorders>
            <w:vAlign w:val="bottom"/>
          </w:tcPr>
          <w:p w14:paraId="7F61ACFB" w14:textId="3B737F95" w:rsidR="00AE0F17" w:rsidRPr="00AE0F17" w:rsidRDefault="00AE0F17"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1530</w:t>
            </w:r>
          </w:p>
        </w:tc>
      </w:tr>
      <w:tr w:rsidR="00AE0F17" w:rsidRPr="00AE4C38" w14:paraId="596D885B" w14:textId="77777777" w:rsidTr="0EB6F9BB">
        <w:trPr>
          <w:cantSplit/>
          <w:trHeight w:val="432"/>
        </w:trPr>
        <w:tc>
          <w:tcPr>
            <w:tcW w:w="5868" w:type="dxa"/>
            <w:tcBorders>
              <w:top w:val="single" w:sz="6" w:space="0" w:color="auto"/>
              <w:bottom w:val="single" w:sz="6" w:space="0" w:color="auto"/>
            </w:tcBorders>
            <w:vAlign w:val="bottom"/>
          </w:tcPr>
          <w:p w14:paraId="7E6F6FED" w14:textId="477504D6" w:rsidR="00AE0F17" w:rsidRDefault="00AE0F17"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E-CIM-CS-17 - Credit Check</w:t>
            </w:r>
          </w:p>
          <w:p w14:paraId="6175A75C" w14:textId="77777777" w:rsidR="0080408B" w:rsidRDefault="0080408B" w:rsidP="546B4D49">
            <w:pPr>
              <w:pStyle w:val="TableField-Left"/>
            </w:pPr>
          </w:p>
          <w:p w14:paraId="461C946E" w14:textId="32938C2F" w:rsidR="00C92AC2" w:rsidRPr="00AE0F17" w:rsidRDefault="00C92AC2" w:rsidP="546B4D49">
            <w:pPr>
              <w:pStyle w:val="TableField-Left"/>
              <w:rPr>
                <w:rFonts w:ascii="Calibri Light,Arial" w:eastAsia="Calibri Light,Arial" w:hAnsi="Calibri Light,Arial" w:cs="Calibri Light,Arial"/>
                <w:sz w:val="18"/>
                <w:szCs w:val="18"/>
              </w:rPr>
            </w:pPr>
          </w:p>
        </w:tc>
        <w:tc>
          <w:tcPr>
            <w:tcW w:w="1710" w:type="dxa"/>
            <w:tcBorders>
              <w:top w:val="single" w:sz="6" w:space="0" w:color="auto"/>
              <w:bottom w:val="single" w:sz="6" w:space="0" w:color="auto"/>
            </w:tcBorders>
            <w:vAlign w:val="bottom"/>
          </w:tcPr>
          <w:p w14:paraId="51772B42" w14:textId="2A6243B0" w:rsidR="00AE0F17" w:rsidRPr="00AE0F17" w:rsidRDefault="00AE0F17"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Complex</w:t>
            </w:r>
          </w:p>
        </w:tc>
        <w:tc>
          <w:tcPr>
            <w:tcW w:w="1890" w:type="dxa"/>
            <w:tcBorders>
              <w:top w:val="single" w:sz="6" w:space="0" w:color="auto"/>
              <w:bottom w:val="single" w:sz="6" w:space="0" w:color="auto"/>
            </w:tcBorders>
            <w:vAlign w:val="bottom"/>
          </w:tcPr>
          <w:p w14:paraId="63C36102" w14:textId="16CB901B" w:rsidR="00AE0F17" w:rsidRPr="00AE0F17" w:rsidRDefault="00AE0F17"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1805</w:t>
            </w:r>
          </w:p>
        </w:tc>
      </w:tr>
      <w:tr w:rsidR="00AE0F17" w:rsidRPr="00AE4C38" w14:paraId="6D8010BF" w14:textId="77777777" w:rsidTr="0EB6F9BB">
        <w:trPr>
          <w:cantSplit/>
          <w:trHeight w:val="432"/>
        </w:trPr>
        <w:tc>
          <w:tcPr>
            <w:tcW w:w="5868" w:type="dxa"/>
            <w:tcBorders>
              <w:top w:val="single" w:sz="6" w:space="0" w:color="auto"/>
              <w:bottom w:val="single" w:sz="6" w:space="0" w:color="auto"/>
            </w:tcBorders>
            <w:vAlign w:val="bottom"/>
          </w:tcPr>
          <w:p w14:paraId="6F293FBF" w14:textId="77777777" w:rsidR="00AE0F17" w:rsidRDefault="009D0378"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 xml:space="preserve">E-CIM-CS-17 </w:t>
            </w:r>
            <w:r w:rsidR="11DAF1E9" w:rsidRPr="546B4D49">
              <w:rPr>
                <w:rFonts w:ascii="Calibri Light" w:eastAsia="Calibri Light" w:hAnsi="Calibri Light" w:cs="Calibri Light"/>
                <w:sz w:val="18"/>
                <w:szCs w:val="18"/>
              </w:rPr>
              <w:t>–</w:t>
            </w:r>
            <w:r w:rsidRPr="546B4D49">
              <w:rPr>
                <w:rFonts w:ascii="Calibri Light" w:eastAsia="Calibri Light" w:hAnsi="Calibri Light" w:cs="Calibri Light"/>
                <w:sz w:val="18"/>
                <w:szCs w:val="18"/>
              </w:rPr>
              <w:t xml:space="preserve"> </w:t>
            </w:r>
            <w:r w:rsidR="1BA3890C" w:rsidRPr="546B4D49">
              <w:rPr>
                <w:rFonts w:ascii="Calibri Light" w:eastAsia="Calibri Light" w:hAnsi="Calibri Light" w:cs="Calibri Light"/>
                <w:sz w:val="18"/>
                <w:szCs w:val="18"/>
              </w:rPr>
              <w:t>C4</w:t>
            </w:r>
            <w:r w:rsidR="11DAF1E9" w:rsidRPr="546B4D49">
              <w:rPr>
                <w:rFonts w:ascii="Calibri Light" w:eastAsia="Calibri Light" w:hAnsi="Calibri Light" w:cs="Calibri Light"/>
                <w:sz w:val="18"/>
                <w:szCs w:val="18"/>
              </w:rPr>
              <w:t xml:space="preserve">C </w:t>
            </w:r>
            <w:proofErr w:type="gramStart"/>
            <w:r w:rsidRPr="546B4D49">
              <w:rPr>
                <w:rFonts w:ascii="Calibri Light" w:eastAsia="Calibri Light" w:hAnsi="Calibri Light" w:cs="Calibri Light"/>
                <w:sz w:val="18"/>
                <w:szCs w:val="18"/>
              </w:rPr>
              <w:t xml:space="preserve">Outage </w:t>
            </w:r>
            <w:r w:rsidR="11DAF1E9" w:rsidRPr="546B4D49">
              <w:rPr>
                <w:rFonts w:ascii="Calibri Light" w:eastAsia="Calibri Light" w:hAnsi="Calibri Light" w:cs="Calibri Light"/>
                <w:sz w:val="18"/>
                <w:szCs w:val="18"/>
              </w:rPr>
              <w:t xml:space="preserve"> View</w:t>
            </w:r>
            <w:proofErr w:type="gramEnd"/>
          </w:p>
          <w:p w14:paraId="2ECF0154" w14:textId="0854B870" w:rsidR="0080408B" w:rsidRPr="00AE0F17" w:rsidRDefault="0080408B" w:rsidP="546B4D49">
            <w:pPr>
              <w:pStyle w:val="TableField-Left"/>
              <w:rPr>
                <w:rFonts w:ascii="Calibri Light,Arial" w:eastAsia="Calibri Light,Arial" w:hAnsi="Calibri Light,Arial" w:cs="Calibri Light,Arial"/>
                <w:sz w:val="18"/>
                <w:szCs w:val="18"/>
              </w:rPr>
            </w:pPr>
          </w:p>
        </w:tc>
        <w:tc>
          <w:tcPr>
            <w:tcW w:w="1710" w:type="dxa"/>
            <w:tcBorders>
              <w:top w:val="single" w:sz="6" w:space="0" w:color="auto"/>
              <w:bottom w:val="single" w:sz="6" w:space="0" w:color="auto"/>
            </w:tcBorders>
            <w:vAlign w:val="bottom"/>
          </w:tcPr>
          <w:p w14:paraId="5672D12D" w14:textId="2F2D9900" w:rsidR="00AE0F17" w:rsidRPr="00AE0F17" w:rsidRDefault="00AE0F17"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Complex</w:t>
            </w:r>
          </w:p>
        </w:tc>
        <w:tc>
          <w:tcPr>
            <w:tcW w:w="1890" w:type="dxa"/>
            <w:tcBorders>
              <w:top w:val="single" w:sz="6" w:space="0" w:color="auto"/>
              <w:bottom w:val="single" w:sz="6" w:space="0" w:color="auto"/>
            </w:tcBorders>
            <w:vAlign w:val="bottom"/>
          </w:tcPr>
          <w:p w14:paraId="0DCF8723" w14:textId="03534FE6" w:rsidR="00AE0F17" w:rsidRPr="00AE0F17" w:rsidRDefault="00AE0F17"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1808</w:t>
            </w:r>
          </w:p>
        </w:tc>
      </w:tr>
      <w:tr w:rsidR="00AE0F17" w:rsidRPr="00AE4C38" w14:paraId="682BE6F9" w14:textId="77777777" w:rsidTr="0EB6F9BB">
        <w:trPr>
          <w:cantSplit/>
          <w:trHeight w:val="432"/>
        </w:trPr>
        <w:tc>
          <w:tcPr>
            <w:tcW w:w="5868" w:type="dxa"/>
            <w:tcBorders>
              <w:top w:val="single" w:sz="6" w:space="0" w:color="auto"/>
              <w:bottom w:val="single" w:sz="6" w:space="0" w:color="auto"/>
            </w:tcBorders>
            <w:vAlign w:val="bottom"/>
          </w:tcPr>
          <w:p w14:paraId="3D5D931F" w14:textId="1F581487" w:rsidR="00AE0F17" w:rsidRPr="00AE0F17" w:rsidRDefault="00AE0F17"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E-CIM-CS-17 BP Contacts in C4C</w:t>
            </w:r>
          </w:p>
        </w:tc>
        <w:tc>
          <w:tcPr>
            <w:tcW w:w="1710" w:type="dxa"/>
            <w:tcBorders>
              <w:top w:val="single" w:sz="6" w:space="0" w:color="auto"/>
              <w:bottom w:val="single" w:sz="6" w:space="0" w:color="auto"/>
            </w:tcBorders>
            <w:vAlign w:val="bottom"/>
          </w:tcPr>
          <w:p w14:paraId="49E1E234" w14:textId="111846AD" w:rsidR="00AE0F17" w:rsidRPr="00AE0F17" w:rsidRDefault="00AE0F17"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Simple</w:t>
            </w:r>
          </w:p>
        </w:tc>
        <w:tc>
          <w:tcPr>
            <w:tcW w:w="1890" w:type="dxa"/>
            <w:tcBorders>
              <w:top w:val="single" w:sz="6" w:space="0" w:color="auto"/>
              <w:bottom w:val="single" w:sz="6" w:space="0" w:color="auto"/>
            </w:tcBorders>
            <w:vAlign w:val="bottom"/>
          </w:tcPr>
          <w:p w14:paraId="79AFCBD7" w14:textId="50ABAD54" w:rsidR="00AE0F17" w:rsidRPr="00AE0F17" w:rsidRDefault="13C083F1" w:rsidP="13C083F1">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2017</w:t>
            </w:r>
          </w:p>
        </w:tc>
      </w:tr>
      <w:tr w:rsidR="00AE0F17" w:rsidRPr="00AE4C38" w14:paraId="4BB1A5DF" w14:textId="77777777" w:rsidTr="0EB6F9BB">
        <w:trPr>
          <w:cantSplit/>
          <w:trHeight w:val="432"/>
        </w:trPr>
        <w:tc>
          <w:tcPr>
            <w:tcW w:w="5868" w:type="dxa"/>
            <w:tcBorders>
              <w:top w:val="single" w:sz="6" w:space="0" w:color="auto"/>
              <w:bottom w:val="single" w:sz="6" w:space="0" w:color="auto"/>
            </w:tcBorders>
            <w:vAlign w:val="bottom"/>
          </w:tcPr>
          <w:p w14:paraId="167B68D1" w14:textId="014387C0" w:rsidR="00AE0F17" w:rsidRPr="00AE0F17" w:rsidRDefault="00AE0F17"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E-CIM-CS-17 Create Service Orders in C4C</w:t>
            </w:r>
          </w:p>
        </w:tc>
        <w:tc>
          <w:tcPr>
            <w:tcW w:w="1710" w:type="dxa"/>
            <w:tcBorders>
              <w:top w:val="single" w:sz="6" w:space="0" w:color="auto"/>
              <w:bottom w:val="single" w:sz="6" w:space="0" w:color="auto"/>
            </w:tcBorders>
            <w:vAlign w:val="bottom"/>
          </w:tcPr>
          <w:p w14:paraId="1770D2CD" w14:textId="16BB9131" w:rsidR="00AE0F17" w:rsidRPr="00AE0F17" w:rsidRDefault="00AE0F17"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Simple</w:t>
            </w:r>
          </w:p>
        </w:tc>
        <w:tc>
          <w:tcPr>
            <w:tcW w:w="1890" w:type="dxa"/>
            <w:tcBorders>
              <w:top w:val="single" w:sz="6" w:space="0" w:color="auto"/>
              <w:bottom w:val="single" w:sz="6" w:space="0" w:color="auto"/>
            </w:tcBorders>
            <w:vAlign w:val="bottom"/>
          </w:tcPr>
          <w:p w14:paraId="5E53B0C7" w14:textId="4A8A9DEF" w:rsidR="00AE0F17" w:rsidRPr="00AE0F17" w:rsidRDefault="13C083F1" w:rsidP="13C083F1">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2019</w:t>
            </w:r>
          </w:p>
        </w:tc>
      </w:tr>
      <w:tr w:rsidR="00AE0F17" w:rsidRPr="00AE4C38" w14:paraId="06472192" w14:textId="77777777" w:rsidTr="0EB6F9BB">
        <w:trPr>
          <w:cantSplit/>
          <w:trHeight w:val="432"/>
        </w:trPr>
        <w:tc>
          <w:tcPr>
            <w:tcW w:w="5868" w:type="dxa"/>
            <w:tcBorders>
              <w:top w:val="single" w:sz="6" w:space="0" w:color="auto"/>
              <w:bottom w:val="single" w:sz="6" w:space="0" w:color="auto"/>
            </w:tcBorders>
            <w:vAlign w:val="bottom"/>
          </w:tcPr>
          <w:p w14:paraId="311C8AF2" w14:textId="77777777" w:rsidR="00AE0F17" w:rsidRDefault="00AE0F17"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E-CIM-CS-17 Rate Change Validations in C4C</w:t>
            </w:r>
          </w:p>
          <w:p w14:paraId="0516B24D" w14:textId="6C240663" w:rsidR="0080408B" w:rsidRPr="00AE0F17" w:rsidRDefault="0089490E" w:rsidP="546B4D49">
            <w:pPr>
              <w:pStyle w:val="TableField-Left"/>
              <w:rPr>
                <w:rFonts w:ascii="Calibri Light,Arial" w:eastAsia="Calibri Light,Arial" w:hAnsi="Calibri Light,Arial" w:cs="Calibri Light,Arial"/>
                <w:sz w:val="18"/>
                <w:szCs w:val="18"/>
              </w:rPr>
            </w:pPr>
            <w:hyperlink r:id="rId100" w:history="1">
              <w:r w:rsidR="0080408B">
                <w:rPr>
                  <w:rStyle w:val="Hyperlink"/>
                  <w:sz w:val="16"/>
                  <w:szCs w:val="16"/>
                  <w:shd w:val="clear" w:color="auto" w:fill="FFFFFF"/>
                </w:rPr>
                <w:t>Requirement - 553 - CIM-CS-02-R0003</w:t>
              </w:r>
            </w:hyperlink>
          </w:p>
        </w:tc>
        <w:tc>
          <w:tcPr>
            <w:tcW w:w="1710" w:type="dxa"/>
            <w:tcBorders>
              <w:top w:val="single" w:sz="6" w:space="0" w:color="auto"/>
              <w:bottom w:val="single" w:sz="6" w:space="0" w:color="auto"/>
            </w:tcBorders>
            <w:vAlign w:val="bottom"/>
          </w:tcPr>
          <w:p w14:paraId="52C2DC35" w14:textId="161BAA38" w:rsidR="00AE0F17" w:rsidRPr="00AE0F17" w:rsidRDefault="00AE0F17"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Medium</w:t>
            </w:r>
          </w:p>
        </w:tc>
        <w:tc>
          <w:tcPr>
            <w:tcW w:w="1890" w:type="dxa"/>
            <w:tcBorders>
              <w:top w:val="single" w:sz="6" w:space="0" w:color="auto"/>
              <w:bottom w:val="single" w:sz="6" w:space="0" w:color="auto"/>
            </w:tcBorders>
            <w:vAlign w:val="bottom"/>
          </w:tcPr>
          <w:p w14:paraId="1886CBDA" w14:textId="50978A03" w:rsidR="00AE0F17" w:rsidRPr="00AE0F17" w:rsidRDefault="13C083F1" w:rsidP="13C083F1">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2022</w:t>
            </w:r>
          </w:p>
        </w:tc>
      </w:tr>
    </w:tbl>
    <w:p w14:paraId="01442B0D" w14:textId="77777777" w:rsidR="009F073F" w:rsidRDefault="009F073F" w:rsidP="009F073F">
      <w:pPr>
        <w:pStyle w:val="Heading3"/>
        <w:keepNext/>
        <w:numPr>
          <w:ilvl w:val="0"/>
          <w:numId w:val="0"/>
        </w:numPr>
        <w:tabs>
          <w:tab w:val="left" w:pos="1440"/>
        </w:tabs>
        <w:spacing w:before="120" w:after="120"/>
        <w:ind w:left="1440"/>
        <w:rPr>
          <w:rFonts w:ascii="Calibri Light" w:hAnsi="Calibri Light"/>
          <w:sz w:val="32"/>
        </w:rPr>
      </w:pPr>
      <w:bookmarkStart w:id="386" w:name="_GoBack"/>
      <w:bookmarkEnd w:id="386"/>
    </w:p>
    <w:p w14:paraId="2F3452B0" w14:textId="77777777" w:rsidR="000F1011" w:rsidRPr="00467597" w:rsidRDefault="000F1011" w:rsidP="546B4D49">
      <w:pPr>
        <w:pStyle w:val="Heading3"/>
        <w:keepNext/>
        <w:numPr>
          <w:ilvl w:val="2"/>
          <w:numId w:val="9"/>
        </w:numPr>
        <w:tabs>
          <w:tab w:val="left" w:pos="1440"/>
        </w:tabs>
        <w:spacing w:before="120" w:after="120"/>
        <w:ind w:left="1440" w:hanging="900"/>
        <w:rPr>
          <w:rFonts w:ascii="Calibri Light" w:eastAsia="Calibri Light" w:hAnsi="Calibri Light" w:cs="Calibri Light"/>
          <w:sz w:val="32"/>
          <w:szCs w:val="32"/>
        </w:rPr>
      </w:pPr>
      <w:bookmarkStart w:id="387" w:name="_Toc26282962"/>
      <w:r w:rsidRPr="546B4D49">
        <w:rPr>
          <w:rFonts w:ascii="Calibri Light" w:eastAsia="Calibri Light" w:hAnsi="Calibri Light" w:cs="Calibri Light"/>
          <w:sz w:val="32"/>
          <w:szCs w:val="32"/>
        </w:rPr>
        <w:t>Forms</w:t>
      </w:r>
      <w:bookmarkEnd w:id="383"/>
      <w:bookmarkEnd w:id="384"/>
      <w:bookmarkEnd w:id="387"/>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0F1011" w:rsidRPr="00467597" w14:paraId="02083EFA" w14:textId="77777777" w:rsidTr="6ECAB0E7">
        <w:trPr>
          <w:cantSplit/>
          <w:trHeight w:val="432"/>
          <w:tblHeader/>
        </w:trPr>
        <w:tc>
          <w:tcPr>
            <w:tcW w:w="5868" w:type="dxa"/>
            <w:tcBorders>
              <w:top w:val="threeDEmboss" w:sz="6" w:space="0" w:color="auto"/>
              <w:bottom w:val="threeDEmboss" w:sz="6" w:space="0" w:color="auto"/>
            </w:tcBorders>
            <w:shd w:val="clear" w:color="auto" w:fill="F9FBAF"/>
            <w:vAlign w:val="center"/>
          </w:tcPr>
          <w:p w14:paraId="0554EFED" w14:textId="77777777" w:rsidR="000F1011" w:rsidRPr="00467597" w:rsidRDefault="00C22E99"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Form Name &amp; Description (List Requirements</w:t>
            </w:r>
            <w:r w:rsidR="004B1A4F" w:rsidRPr="546B4D49">
              <w:rPr>
                <w:rFonts w:ascii="Calibri Light" w:eastAsia="Calibri Light" w:hAnsi="Calibri Light" w:cs="Calibri Light"/>
                <w:sz w:val="18"/>
                <w:szCs w:val="18"/>
              </w:rPr>
              <w:t xml:space="preserve"> met by this Form</w:t>
            </w:r>
            <w:r w:rsidRPr="546B4D49">
              <w:rPr>
                <w:rFonts w:ascii="Calibri Light,Arial" w:eastAsia="Calibri Light,Arial" w:hAnsi="Calibri Light,Arial" w:cs="Calibri Light,Arial"/>
                <w:sz w:val="18"/>
                <w:szCs w:val="18"/>
              </w:rPr>
              <w:t>)</w:t>
            </w:r>
          </w:p>
        </w:tc>
        <w:tc>
          <w:tcPr>
            <w:tcW w:w="1710" w:type="dxa"/>
            <w:tcBorders>
              <w:top w:val="threeDEmboss" w:sz="6" w:space="0" w:color="auto"/>
              <w:bottom w:val="threeDEmboss" w:sz="6" w:space="0" w:color="auto"/>
            </w:tcBorders>
            <w:shd w:val="clear" w:color="auto" w:fill="F9FBAF"/>
            <w:vAlign w:val="center"/>
          </w:tcPr>
          <w:p w14:paraId="268508BD" w14:textId="77777777" w:rsidR="000F1011" w:rsidRPr="00467597" w:rsidRDefault="000F1011"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Complexity </w:t>
            </w:r>
          </w:p>
        </w:tc>
        <w:tc>
          <w:tcPr>
            <w:tcW w:w="1890" w:type="dxa"/>
            <w:tcBorders>
              <w:top w:val="threeDEmboss" w:sz="6" w:space="0" w:color="auto"/>
              <w:bottom w:val="threeDEmboss" w:sz="6" w:space="0" w:color="auto"/>
            </w:tcBorders>
            <w:shd w:val="clear" w:color="auto" w:fill="F9FBAF"/>
            <w:vAlign w:val="center"/>
          </w:tcPr>
          <w:p w14:paraId="58AD0E3E" w14:textId="77777777" w:rsidR="000F1011" w:rsidRPr="00467597" w:rsidRDefault="000F1011"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Reference ID</w:t>
            </w:r>
          </w:p>
        </w:tc>
      </w:tr>
      <w:tr w:rsidR="000F1011" w:rsidRPr="00467597" w14:paraId="2763BD38" w14:textId="77777777" w:rsidTr="6ECAB0E7">
        <w:trPr>
          <w:cantSplit/>
          <w:trHeight w:val="432"/>
        </w:trPr>
        <w:tc>
          <w:tcPr>
            <w:tcW w:w="5868" w:type="dxa"/>
            <w:tcBorders>
              <w:top w:val="threeDEmboss" w:sz="6" w:space="0" w:color="auto"/>
              <w:bottom w:val="single" w:sz="6" w:space="0" w:color="auto"/>
            </w:tcBorders>
            <w:vAlign w:val="center"/>
          </w:tcPr>
          <w:p w14:paraId="11649B8B" w14:textId="1251F322" w:rsidR="000F1011" w:rsidRPr="00467597" w:rsidRDefault="00AE0F17"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color w:val="000000"/>
                <w:sz w:val="18"/>
                <w:szCs w:val="18"/>
              </w:rPr>
              <w:t>None.</w:t>
            </w:r>
          </w:p>
        </w:tc>
        <w:tc>
          <w:tcPr>
            <w:tcW w:w="1710" w:type="dxa"/>
            <w:tcBorders>
              <w:top w:val="threeDEmboss" w:sz="6" w:space="0" w:color="auto"/>
              <w:bottom w:val="single" w:sz="6" w:space="0" w:color="auto"/>
            </w:tcBorders>
            <w:vAlign w:val="center"/>
          </w:tcPr>
          <w:p w14:paraId="5BAFE91B" w14:textId="77777777" w:rsidR="000F1011" w:rsidRPr="00467597" w:rsidRDefault="000F1011" w:rsidP="00613D1D">
            <w:pPr>
              <w:pStyle w:val="TableField-Left"/>
              <w:rPr>
                <w:rFonts w:ascii="Calibri Light" w:hAnsi="Calibri Light" w:cs="Arial"/>
                <w:sz w:val="18"/>
              </w:rPr>
            </w:pPr>
          </w:p>
        </w:tc>
        <w:tc>
          <w:tcPr>
            <w:tcW w:w="1890" w:type="dxa"/>
            <w:tcBorders>
              <w:top w:val="threeDEmboss" w:sz="6" w:space="0" w:color="auto"/>
              <w:bottom w:val="single" w:sz="6" w:space="0" w:color="auto"/>
            </w:tcBorders>
            <w:vAlign w:val="center"/>
          </w:tcPr>
          <w:p w14:paraId="068E97D7" w14:textId="77777777" w:rsidR="000F1011" w:rsidRPr="00467597" w:rsidRDefault="000F1011" w:rsidP="00613D1D">
            <w:pPr>
              <w:pStyle w:val="TableField-Left"/>
              <w:rPr>
                <w:rFonts w:ascii="Calibri Light" w:hAnsi="Calibri Light" w:cs="Arial"/>
                <w:sz w:val="18"/>
              </w:rPr>
            </w:pPr>
          </w:p>
        </w:tc>
      </w:tr>
    </w:tbl>
    <w:p w14:paraId="385EC3F8" w14:textId="77777777" w:rsidR="00E0118B" w:rsidRPr="00467597" w:rsidRDefault="00E0118B" w:rsidP="546B4D49">
      <w:pPr>
        <w:pStyle w:val="Heading3"/>
        <w:keepNext/>
        <w:numPr>
          <w:ilvl w:val="2"/>
          <w:numId w:val="9"/>
        </w:numPr>
        <w:tabs>
          <w:tab w:val="left" w:pos="1440"/>
        </w:tabs>
        <w:spacing w:before="120" w:after="120"/>
        <w:ind w:left="1440" w:hanging="900"/>
        <w:rPr>
          <w:rFonts w:ascii="Calibri Light" w:eastAsia="Calibri Light" w:hAnsi="Calibri Light" w:cs="Calibri Light"/>
          <w:sz w:val="32"/>
          <w:szCs w:val="32"/>
        </w:rPr>
      </w:pPr>
      <w:bookmarkStart w:id="388" w:name="_Toc491613841"/>
      <w:bookmarkStart w:id="389" w:name="_Toc26282963"/>
      <w:r w:rsidRPr="546B4D49">
        <w:rPr>
          <w:rFonts w:ascii="Calibri Light" w:eastAsia="Calibri Light" w:hAnsi="Calibri Light" w:cs="Calibri Light"/>
          <w:sz w:val="32"/>
          <w:szCs w:val="32"/>
        </w:rPr>
        <w:t>Workflows</w:t>
      </w:r>
      <w:bookmarkEnd w:id="385"/>
      <w:bookmarkEnd w:id="388"/>
      <w:bookmarkEnd w:id="389"/>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467597" w14:paraId="0EE78DA5" w14:textId="77777777" w:rsidTr="6ECAB0E7">
        <w:trPr>
          <w:cantSplit/>
          <w:trHeight w:val="432"/>
          <w:tblHeader/>
        </w:trPr>
        <w:tc>
          <w:tcPr>
            <w:tcW w:w="5868" w:type="dxa"/>
            <w:tcBorders>
              <w:top w:val="threeDEmboss" w:sz="6" w:space="0" w:color="auto"/>
              <w:bottom w:val="threeDEmboss" w:sz="6" w:space="0" w:color="auto"/>
            </w:tcBorders>
            <w:shd w:val="clear" w:color="auto" w:fill="F9FBAF"/>
            <w:vAlign w:val="center"/>
          </w:tcPr>
          <w:p w14:paraId="2690C488" w14:textId="77777777" w:rsidR="00E0118B" w:rsidRPr="00467597" w:rsidRDefault="004B1A4F"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Workflow Name &amp; Description (List Requirements met by this Workflow)</w:t>
            </w:r>
          </w:p>
        </w:tc>
        <w:tc>
          <w:tcPr>
            <w:tcW w:w="1710" w:type="dxa"/>
            <w:tcBorders>
              <w:top w:val="threeDEmboss" w:sz="6" w:space="0" w:color="auto"/>
              <w:bottom w:val="threeDEmboss" w:sz="6" w:space="0" w:color="auto"/>
            </w:tcBorders>
            <w:shd w:val="clear" w:color="auto" w:fill="F9FBAF"/>
            <w:vAlign w:val="center"/>
          </w:tcPr>
          <w:p w14:paraId="1AD05B2B" w14:textId="77777777" w:rsidR="00E0118B" w:rsidRPr="00467597" w:rsidRDefault="00E0118B"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 xml:space="preserve">Complexity </w:t>
            </w:r>
          </w:p>
        </w:tc>
        <w:tc>
          <w:tcPr>
            <w:tcW w:w="1890" w:type="dxa"/>
            <w:tcBorders>
              <w:top w:val="threeDEmboss" w:sz="6" w:space="0" w:color="auto"/>
              <w:bottom w:val="threeDEmboss" w:sz="6" w:space="0" w:color="auto"/>
            </w:tcBorders>
            <w:shd w:val="clear" w:color="auto" w:fill="F9FBAF"/>
            <w:vAlign w:val="center"/>
          </w:tcPr>
          <w:p w14:paraId="46463838" w14:textId="77777777" w:rsidR="00E0118B" w:rsidRPr="00467597" w:rsidRDefault="00E0118B"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Reference ID</w:t>
            </w:r>
          </w:p>
        </w:tc>
      </w:tr>
      <w:tr w:rsidR="00E0118B" w:rsidRPr="00467597" w14:paraId="4A92EC01" w14:textId="77777777" w:rsidTr="6ECAB0E7">
        <w:trPr>
          <w:cantSplit/>
          <w:trHeight w:val="432"/>
        </w:trPr>
        <w:tc>
          <w:tcPr>
            <w:tcW w:w="5868" w:type="dxa"/>
            <w:tcBorders>
              <w:top w:val="threeDEmboss" w:sz="6" w:space="0" w:color="auto"/>
              <w:bottom w:val="single" w:sz="6" w:space="0" w:color="auto"/>
            </w:tcBorders>
            <w:vAlign w:val="center"/>
          </w:tcPr>
          <w:p w14:paraId="6431A97D" w14:textId="43844C33" w:rsidR="00E0118B" w:rsidRPr="00467597" w:rsidRDefault="00AE0F17" w:rsidP="546B4D49">
            <w:pPr>
              <w:pStyle w:val="TableField-Left"/>
              <w:rPr>
                <w:rFonts w:ascii="Calibri Light,Arial" w:eastAsia="Calibri Light,Arial" w:hAnsi="Calibri Light,Arial" w:cs="Calibri Light,Arial"/>
                <w:sz w:val="18"/>
                <w:szCs w:val="18"/>
              </w:rPr>
            </w:pPr>
            <w:r w:rsidRPr="546B4D49">
              <w:rPr>
                <w:rFonts w:ascii="Calibri Light" w:eastAsia="Calibri Light" w:hAnsi="Calibri Light" w:cs="Calibri Light"/>
                <w:color w:val="000000"/>
                <w:sz w:val="18"/>
                <w:szCs w:val="18"/>
              </w:rPr>
              <w:t>None.</w:t>
            </w:r>
          </w:p>
        </w:tc>
        <w:tc>
          <w:tcPr>
            <w:tcW w:w="1710" w:type="dxa"/>
            <w:tcBorders>
              <w:top w:val="threeDEmboss" w:sz="6" w:space="0" w:color="auto"/>
              <w:bottom w:val="single" w:sz="6" w:space="0" w:color="auto"/>
            </w:tcBorders>
            <w:vAlign w:val="center"/>
          </w:tcPr>
          <w:p w14:paraId="6040033D" w14:textId="77777777" w:rsidR="00E0118B" w:rsidRPr="00467597" w:rsidRDefault="00E0118B" w:rsidP="0035091A">
            <w:pPr>
              <w:pStyle w:val="TableField-Left"/>
              <w:rPr>
                <w:rFonts w:ascii="Calibri Light" w:hAnsi="Calibri Light" w:cs="Arial"/>
                <w:sz w:val="18"/>
              </w:rPr>
            </w:pPr>
          </w:p>
        </w:tc>
        <w:tc>
          <w:tcPr>
            <w:tcW w:w="1890" w:type="dxa"/>
            <w:tcBorders>
              <w:top w:val="threeDEmboss" w:sz="6" w:space="0" w:color="auto"/>
              <w:bottom w:val="single" w:sz="6" w:space="0" w:color="auto"/>
            </w:tcBorders>
            <w:vAlign w:val="center"/>
          </w:tcPr>
          <w:p w14:paraId="12C92B68" w14:textId="77777777" w:rsidR="00E0118B" w:rsidRPr="00467597" w:rsidRDefault="00E0118B" w:rsidP="0035091A">
            <w:pPr>
              <w:pStyle w:val="TableField-Left"/>
              <w:rPr>
                <w:rFonts w:ascii="Calibri Light" w:hAnsi="Calibri Light" w:cs="Arial"/>
                <w:sz w:val="18"/>
              </w:rPr>
            </w:pPr>
          </w:p>
        </w:tc>
      </w:tr>
    </w:tbl>
    <w:p w14:paraId="0174B730" w14:textId="77777777" w:rsidR="0035091A" w:rsidRPr="006B24F0" w:rsidRDefault="0035091A" w:rsidP="0035091A">
      <w:pPr>
        <w:pStyle w:val="Heading2TextBulleted"/>
        <w:numPr>
          <w:ilvl w:val="0"/>
          <w:numId w:val="0"/>
        </w:numPr>
        <w:ind w:left="360" w:hanging="360"/>
        <w:rPr>
          <w:rFonts w:ascii="Calibri Light" w:hAnsi="Calibri Light" w:cs="Arial"/>
        </w:rPr>
      </w:pPr>
    </w:p>
    <w:p w14:paraId="75A45139" w14:textId="77777777" w:rsidR="00E0118B" w:rsidRPr="006B24F0" w:rsidRDefault="00E0118B" w:rsidP="00993B75">
      <w:pPr>
        <w:pStyle w:val="Heading2"/>
        <w:numPr>
          <w:ilvl w:val="1"/>
          <w:numId w:val="9"/>
        </w:numPr>
      </w:pPr>
      <w:bookmarkStart w:id="390" w:name="_Toc406588329"/>
      <w:bookmarkStart w:id="391" w:name="_Toc491613843"/>
      <w:bookmarkStart w:id="392" w:name="_Toc26282964"/>
      <w:r w:rsidRPr="006B24F0">
        <w:t>IDEX Considerations</w:t>
      </w:r>
      <w:bookmarkEnd w:id="390"/>
      <w:bookmarkEnd w:id="391"/>
      <w:bookmarkEnd w:id="392"/>
    </w:p>
    <w:p w14:paraId="39D07666" w14:textId="1BFF0A6E" w:rsidR="00C50FC0" w:rsidRPr="00C50FC0" w:rsidRDefault="00C50FC0" w:rsidP="546B4D49">
      <w:pPr>
        <w:spacing w:after="75"/>
        <w:rPr>
          <w:rFonts w:ascii="Tahoma,Arial" w:eastAsia="Tahoma,Arial" w:hAnsi="Tahoma,Arial" w:cs="Tahoma,Arial"/>
          <w:color w:val="000000"/>
          <w:sz w:val="16"/>
          <w:szCs w:val="16"/>
        </w:rPr>
      </w:pPr>
      <w:r w:rsidRPr="00C50FC0">
        <w:rPr>
          <w:rFonts w:cs="Arial"/>
          <w:color w:val="000000"/>
          <w:sz w:val="16"/>
          <w:szCs w:val="16"/>
        </w:rPr>
        <w:br/>
      </w:r>
      <w:r w:rsidR="00C92AC2">
        <w:rPr>
          <w:rFonts w:ascii="Calibri Light" w:eastAsia="MS Mincho" w:hAnsi="Calibri Light" w:cs="Arial"/>
          <w:noProof/>
          <w:sz w:val="18"/>
          <w:szCs w:val="24"/>
          <w:lang w:eastAsia="ja-JP"/>
        </w:rPr>
        <w:t>An</w:t>
      </w:r>
      <w:r w:rsidR="004B202F" w:rsidRPr="00C92AC2">
        <w:rPr>
          <w:rFonts w:ascii="Calibri Light" w:eastAsia="MS Mincho" w:hAnsi="Calibri Light" w:cs="Arial"/>
          <w:noProof/>
          <w:sz w:val="18"/>
          <w:szCs w:val="24"/>
          <w:lang w:eastAsia="ja-JP"/>
        </w:rPr>
        <w:t xml:space="preserve"> enhancement has been identified for IDEX: </w:t>
      </w:r>
      <w:hyperlink r:id="rId101" w:history="1">
        <w:r w:rsidR="001B2B1C" w:rsidRPr="546B4D49">
          <w:rPr>
            <w:rStyle w:val="Hyperlink"/>
            <w:rFonts w:ascii="Calibri Light" w:eastAsia="Calibri Light" w:hAnsi="Calibri Light" w:cs="Calibri Light"/>
            <w:sz w:val="18"/>
            <w:szCs w:val="18"/>
          </w:rPr>
          <w:t>1062 - E-CIM-CS-17 - CCA DA Verification</w:t>
        </w:r>
      </w:hyperlink>
    </w:p>
    <w:p w14:paraId="42609692" w14:textId="77777777" w:rsidR="00E0118B" w:rsidRPr="006803C5" w:rsidRDefault="00E0118B" w:rsidP="006803C5">
      <w:pPr>
        <w:rPr>
          <w:rFonts w:ascii="Times" w:hAnsi="Times"/>
          <w:sz w:val="20"/>
          <w:szCs w:val="20"/>
        </w:rPr>
      </w:pPr>
    </w:p>
    <w:p w14:paraId="0E7D2F84" w14:textId="77777777" w:rsidR="00E0118B" w:rsidRPr="006B24F0" w:rsidRDefault="00502459" w:rsidP="00993B75">
      <w:pPr>
        <w:pStyle w:val="Heading2"/>
        <w:numPr>
          <w:ilvl w:val="1"/>
          <w:numId w:val="9"/>
        </w:numPr>
      </w:pPr>
      <w:bookmarkStart w:id="393" w:name="_Toc406588330"/>
      <w:bookmarkStart w:id="394" w:name="_Toc491613844"/>
      <w:bookmarkStart w:id="395" w:name="_Toc26282965"/>
      <w:r>
        <w:t xml:space="preserve">Production </w:t>
      </w:r>
      <w:r w:rsidR="00C61E31">
        <w:t xml:space="preserve">System </w:t>
      </w:r>
      <w:r w:rsidR="00E0118B" w:rsidRPr="006B24F0">
        <w:t>Cut-over Considerations</w:t>
      </w:r>
      <w:bookmarkEnd w:id="393"/>
      <w:bookmarkEnd w:id="394"/>
      <w:bookmarkEnd w:id="395"/>
    </w:p>
    <w:p w14:paraId="73949193" w14:textId="650A33DE" w:rsidR="00C61E31" w:rsidRPr="00467597" w:rsidRDefault="00283C7A" w:rsidP="00283C7A">
      <w:pPr>
        <w:pStyle w:val="Heading2TextBulleted"/>
        <w:numPr>
          <w:ilvl w:val="0"/>
          <w:numId w:val="21"/>
        </w:numPr>
        <w:rPr>
          <w:rFonts w:ascii="Calibri Light" w:hAnsi="Calibri Light" w:cs="Arial"/>
          <w:sz w:val="18"/>
          <w:szCs w:val="18"/>
        </w:rPr>
      </w:pPr>
      <w:r>
        <w:rPr>
          <w:rFonts w:ascii="Calibri Light" w:hAnsi="Calibri Light" w:cs="Arial"/>
          <w:sz w:val="18"/>
        </w:rPr>
        <w:t xml:space="preserve"> C4C connectivity to S4/HANA will need to be established as a part of cutover.  This includes the creation of the communication systems, communication arrangements, and configuration and deployment of Iflows within CPI.</w:t>
      </w:r>
    </w:p>
    <w:p w14:paraId="25A19E34" w14:textId="77777777" w:rsidR="00E0118B" w:rsidRPr="006B24F0" w:rsidRDefault="001A6236" w:rsidP="00993B75">
      <w:pPr>
        <w:pStyle w:val="Heading2"/>
      </w:pPr>
      <w:bookmarkStart w:id="396" w:name="_Toc26282966"/>
      <w:r>
        <w:t>4.6</w:t>
      </w:r>
      <w:r w:rsidR="00872604" w:rsidRPr="006B24F0">
        <w:t xml:space="preserve"> </w:t>
      </w:r>
      <w:bookmarkStart w:id="397" w:name="_Toc406588331"/>
      <w:bookmarkStart w:id="398" w:name="_Toc491613845"/>
      <w:r w:rsidR="00E0118B" w:rsidRPr="006B24F0">
        <w:t>Other Considerations</w:t>
      </w:r>
      <w:bookmarkEnd w:id="396"/>
      <w:bookmarkEnd w:id="397"/>
      <w:bookmarkEnd w:id="398"/>
    </w:p>
    <w:p w14:paraId="443EF6A6" w14:textId="77777777" w:rsidR="00283C7A" w:rsidRDefault="00283C7A" w:rsidP="00283C7A">
      <w:pPr>
        <w:pStyle w:val="Heading2TextBulleted"/>
        <w:numPr>
          <w:ilvl w:val="0"/>
          <w:numId w:val="0"/>
        </w:numPr>
        <w:ind w:left="360"/>
        <w:rPr>
          <w:rFonts w:ascii="Calibri Light" w:hAnsi="Calibri Light" w:cs="Arial"/>
          <w:sz w:val="18"/>
        </w:rPr>
      </w:pPr>
      <w:r>
        <w:rPr>
          <w:rFonts w:ascii="Calibri Light" w:hAnsi="Calibri Light" w:cs="Arial"/>
          <w:sz w:val="18"/>
        </w:rPr>
        <w:t>N/A</w:t>
      </w:r>
    </w:p>
    <w:p w14:paraId="3E891C44" w14:textId="77777777" w:rsidR="009F78F9" w:rsidRDefault="009F78F9" w:rsidP="009F78F9">
      <w:pPr>
        <w:pStyle w:val="Heading2TextBulleted"/>
        <w:numPr>
          <w:ilvl w:val="0"/>
          <w:numId w:val="0"/>
        </w:numPr>
        <w:ind w:left="576"/>
        <w:rPr>
          <w:rFonts w:ascii="Calibri Light" w:hAnsi="Calibri Light" w:cs="Arial"/>
          <w:sz w:val="18"/>
        </w:rPr>
      </w:pPr>
    </w:p>
    <w:p w14:paraId="2D0E2E00" w14:textId="77777777" w:rsidR="009F78F9" w:rsidRDefault="009F78F9" w:rsidP="009F78F9">
      <w:pPr>
        <w:pStyle w:val="Heading2TextBulleted"/>
        <w:numPr>
          <w:ilvl w:val="0"/>
          <w:numId w:val="0"/>
        </w:numPr>
        <w:ind w:left="576"/>
        <w:rPr>
          <w:rFonts w:ascii="Calibri Light" w:hAnsi="Calibri Light" w:cs="Arial"/>
          <w:sz w:val="18"/>
        </w:rPr>
      </w:pPr>
    </w:p>
    <w:p w14:paraId="140792EA" w14:textId="77777777" w:rsidR="00E0118B" w:rsidRPr="006B24F0" w:rsidRDefault="003A2B84" w:rsidP="546B4D49">
      <w:pPr>
        <w:pStyle w:val="Heading1"/>
        <w:numPr>
          <w:ilvl w:val="0"/>
          <w:numId w:val="9"/>
        </w:numPr>
        <w:rPr>
          <w:rFonts w:ascii="Calibri Light" w:eastAsia="Calibri Light" w:hAnsi="Calibri Light" w:cs="Calibri Light"/>
        </w:rPr>
      </w:pPr>
      <w:bookmarkStart w:id="399" w:name="_Toc406588332"/>
      <w:bookmarkStart w:id="400" w:name="_Toc491613846"/>
      <w:commentRangeStart w:id="401"/>
      <w:commentRangeStart w:id="402"/>
      <w:r w:rsidRPr="546B4D49">
        <w:rPr>
          <w:rFonts w:ascii="Calibri Light" w:eastAsia="Calibri Light" w:hAnsi="Calibri Light" w:cs="Calibri Light"/>
        </w:rPr>
        <w:lastRenderedPageBreak/>
        <w:t xml:space="preserve">  </w:t>
      </w:r>
      <w:bookmarkStart w:id="403" w:name="_Toc26282967"/>
      <w:r w:rsidR="00E0118B" w:rsidRPr="546B4D49">
        <w:rPr>
          <w:rFonts w:ascii="Calibri Light" w:eastAsia="Calibri Light" w:hAnsi="Calibri Light" w:cs="Calibri Light"/>
        </w:rPr>
        <w:t xml:space="preserve">Change Management </w:t>
      </w:r>
      <w:bookmarkEnd w:id="399"/>
      <w:bookmarkEnd w:id="400"/>
      <w:commentRangeEnd w:id="401"/>
      <w:r w:rsidR="004558AF">
        <w:rPr>
          <w:rStyle w:val="CommentReference"/>
          <w:rFonts w:cs="Times New Roman"/>
          <w:b w:val="0"/>
          <w:bCs w:val="0"/>
          <w:kern w:val="0"/>
        </w:rPr>
        <w:commentReference w:id="401"/>
      </w:r>
      <w:commentRangeEnd w:id="402"/>
      <w:r w:rsidR="0089490E">
        <w:rPr>
          <w:rStyle w:val="CommentReference"/>
          <w:rFonts w:cs="Times New Roman"/>
          <w:b w:val="0"/>
          <w:bCs w:val="0"/>
          <w:kern w:val="0"/>
        </w:rPr>
        <w:commentReference w:id="402"/>
      </w:r>
      <w:bookmarkEnd w:id="403"/>
    </w:p>
    <w:p w14:paraId="019BD77B" w14:textId="0716DF30" w:rsidR="005C6879" w:rsidRDefault="00DA26C3" w:rsidP="00993B75">
      <w:pPr>
        <w:pStyle w:val="Heading2"/>
        <w:rPr>
          <w:ins w:id="404" w:author="Denise Arebalo" w:date="2019-12-03T16:23:00Z"/>
        </w:rPr>
      </w:pPr>
      <w:bookmarkStart w:id="405" w:name="_Toc406588333"/>
      <w:bookmarkStart w:id="406" w:name="_Toc491613847"/>
      <w:bookmarkStart w:id="407" w:name="_Toc26282968"/>
      <w:r w:rsidRPr="006B24F0">
        <w:t xml:space="preserve">5.1 </w:t>
      </w:r>
      <w:r w:rsidR="00E0118B" w:rsidRPr="006B24F0">
        <w:t>Change Impacts</w:t>
      </w:r>
      <w:bookmarkEnd w:id="405"/>
      <w:bookmarkEnd w:id="406"/>
      <w:bookmarkEnd w:id="407"/>
    </w:p>
    <w:p w14:paraId="137CF388" w14:textId="6B2AAD12" w:rsidR="0089490E" w:rsidRDefault="0089490E" w:rsidP="0089490E">
      <w:pPr>
        <w:rPr>
          <w:ins w:id="408" w:author="Denise Arebalo" w:date="2019-12-03T16:24:00Z"/>
        </w:rPr>
      </w:pPr>
      <w:ins w:id="409" w:author="Denise Arebalo" w:date="2019-12-03T16:23:00Z">
        <w:r>
          <w:t xml:space="preserve">For the most current change impacts, refer to </w:t>
        </w:r>
      </w:ins>
      <w:ins w:id="410" w:author="Denise Arebalo" w:date="2019-12-03T16:24:00Z">
        <w:r>
          <w:fldChar w:fldCharType="begin"/>
        </w:r>
        <w:r>
          <w:instrText xml:space="preserve"> HYPERLINK "https://us-apps2.hcl-axon.com/APSE/SCE_CSRP/Mgmt.nsf/AllBytxtFormDocNum/Mgmt.nsf/GeneralDocument~000914?OpenDocument" </w:instrText>
        </w:r>
        <w:r>
          <w:fldChar w:fldCharType="separate"/>
        </w:r>
        <w:r w:rsidRPr="0089490E">
          <w:rPr>
            <w:rStyle w:val="Hyperlink"/>
          </w:rPr>
          <w:t>APSE Gen Doc 914 Change Impact Refresh/Executive Summaries</w:t>
        </w:r>
        <w:r>
          <w:fldChar w:fldCharType="end"/>
        </w:r>
      </w:ins>
    </w:p>
    <w:p w14:paraId="5F3E8EF6" w14:textId="77777777" w:rsidR="0089490E" w:rsidRPr="0089490E" w:rsidRDefault="0089490E" w:rsidP="0089490E"/>
    <w:tbl>
      <w:tblPr>
        <w:tblW w:w="9183" w:type="dxa"/>
        <w:tblInd w:w="131"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ayout w:type="fixed"/>
        <w:tblLook w:val="01E0" w:firstRow="1" w:lastRow="1" w:firstColumn="1" w:lastColumn="1" w:noHBand="0" w:noVBand="0"/>
      </w:tblPr>
      <w:tblGrid>
        <w:gridCol w:w="4117"/>
        <w:gridCol w:w="1710"/>
        <w:gridCol w:w="1530"/>
        <w:gridCol w:w="841"/>
        <w:gridCol w:w="985"/>
      </w:tblGrid>
      <w:tr w:rsidR="005557A5" w:rsidRPr="005557A5" w14:paraId="2C90F3FD" w14:textId="77777777" w:rsidTr="6ECAB0E7">
        <w:trPr>
          <w:cantSplit/>
          <w:trHeight w:val="432"/>
          <w:tblHeader/>
        </w:trPr>
        <w:tc>
          <w:tcPr>
            <w:tcW w:w="4117" w:type="dxa"/>
            <w:tcBorders>
              <w:top w:val="threeDEmboss" w:sz="6" w:space="0" w:color="auto"/>
              <w:bottom w:val="single" w:sz="6" w:space="0" w:color="auto"/>
            </w:tcBorders>
            <w:shd w:val="clear" w:color="auto" w:fill="F9FBAF"/>
            <w:vAlign w:val="center"/>
          </w:tcPr>
          <w:p w14:paraId="52A62D33" w14:textId="77777777" w:rsidR="009C55AE" w:rsidRPr="005557A5" w:rsidRDefault="009C55AE"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Change Element Short Description</w:t>
            </w:r>
          </w:p>
        </w:tc>
        <w:tc>
          <w:tcPr>
            <w:tcW w:w="1710" w:type="dxa"/>
            <w:tcBorders>
              <w:top w:val="threeDEmboss" w:sz="6" w:space="0" w:color="auto"/>
              <w:bottom w:val="single" w:sz="6" w:space="0" w:color="auto"/>
            </w:tcBorders>
            <w:shd w:val="clear" w:color="auto" w:fill="F9FBAF"/>
            <w:vAlign w:val="center"/>
          </w:tcPr>
          <w:p w14:paraId="4C20DB1D" w14:textId="77777777" w:rsidR="009C55AE" w:rsidRPr="005557A5" w:rsidRDefault="009C55AE"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Change Impact Category</w:t>
            </w:r>
          </w:p>
        </w:tc>
        <w:tc>
          <w:tcPr>
            <w:tcW w:w="1530" w:type="dxa"/>
            <w:tcBorders>
              <w:top w:val="threeDEmboss" w:sz="6" w:space="0" w:color="auto"/>
              <w:bottom w:val="single" w:sz="6" w:space="0" w:color="auto"/>
            </w:tcBorders>
            <w:shd w:val="clear" w:color="auto" w:fill="F9FBAF"/>
            <w:vAlign w:val="center"/>
          </w:tcPr>
          <w:p w14:paraId="2382C7D2" w14:textId="77777777" w:rsidR="009C55AE" w:rsidRPr="005557A5" w:rsidRDefault="009C55AE"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Audience Group(s)</w:t>
            </w:r>
          </w:p>
        </w:tc>
        <w:tc>
          <w:tcPr>
            <w:tcW w:w="841" w:type="dxa"/>
            <w:tcBorders>
              <w:top w:val="threeDEmboss" w:sz="6" w:space="0" w:color="auto"/>
              <w:bottom w:val="single" w:sz="6" w:space="0" w:color="auto"/>
            </w:tcBorders>
            <w:shd w:val="clear" w:color="auto" w:fill="F9FBAF"/>
            <w:vAlign w:val="center"/>
          </w:tcPr>
          <w:p w14:paraId="6B38866C" w14:textId="77777777" w:rsidR="009C55AE" w:rsidRPr="005557A5" w:rsidRDefault="009C55AE"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Impact</w:t>
            </w:r>
          </w:p>
        </w:tc>
        <w:tc>
          <w:tcPr>
            <w:tcW w:w="985" w:type="dxa"/>
            <w:tcBorders>
              <w:top w:val="threeDEmboss" w:sz="6" w:space="0" w:color="auto"/>
              <w:bottom w:val="single" w:sz="6" w:space="0" w:color="auto"/>
            </w:tcBorders>
            <w:shd w:val="clear" w:color="auto" w:fill="F9FBAF"/>
            <w:vAlign w:val="center"/>
          </w:tcPr>
          <w:p w14:paraId="7289D3D8" w14:textId="77777777" w:rsidR="009C55AE" w:rsidRPr="005557A5" w:rsidRDefault="009C55AE" w:rsidP="546B4D49">
            <w:pPr>
              <w:pStyle w:val="TableHeader-Left"/>
              <w:rPr>
                <w:rFonts w:ascii="Calibri Light,Arial" w:eastAsia="Calibri Light,Arial" w:hAnsi="Calibri Light,Arial" w:cs="Calibri Light,Arial"/>
                <w:sz w:val="18"/>
                <w:szCs w:val="18"/>
              </w:rPr>
            </w:pPr>
            <w:r w:rsidRPr="546B4D49">
              <w:rPr>
                <w:rFonts w:ascii="Calibri Light" w:eastAsia="Calibri Light" w:hAnsi="Calibri Light" w:cs="Calibri Light"/>
                <w:sz w:val="18"/>
                <w:szCs w:val="18"/>
              </w:rPr>
              <w:t>Business Effort</w:t>
            </w:r>
          </w:p>
        </w:tc>
      </w:tr>
      <w:tr w:rsidR="009C55AE" w:rsidRPr="005557A5" w14:paraId="14D28FE1" w14:textId="77777777" w:rsidTr="6ECAB0E7">
        <w:trPr>
          <w:cantSplit/>
          <w:trHeight w:val="432"/>
        </w:trPr>
        <w:tc>
          <w:tcPr>
            <w:tcW w:w="4117" w:type="dxa"/>
            <w:tcBorders>
              <w:top w:val="threeDEmboss" w:sz="6" w:space="0" w:color="auto"/>
              <w:bottom w:val="threeDEmboss" w:sz="6" w:space="0" w:color="auto"/>
            </w:tcBorders>
            <w:vAlign w:val="center"/>
          </w:tcPr>
          <w:p w14:paraId="6D39EEC3" w14:textId="77777777" w:rsidR="009C55AE" w:rsidRPr="005557A5" w:rsidRDefault="009C55AE"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 xml:space="preserve">All transactions/orders must replicate to the backend from the </w:t>
            </w:r>
            <w:proofErr w:type="gramStart"/>
            <w:r w:rsidRPr="546B4D49">
              <w:rPr>
                <w:rFonts w:ascii="Calibri Light" w:eastAsia="Calibri Light" w:hAnsi="Calibri Light" w:cs="Calibri Light"/>
                <w:sz w:val="18"/>
                <w:szCs w:val="18"/>
              </w:rPr>
              <w:t>front end</w:t>
            </w:r>
            <w:proofErr w:type="gramEnd"/>
            <w:r w:rsidRPr="546B4D49">
              <w:rPr>
                <w:rFonts w:ascii="Calibri Light" w:eastAsia="Calibri Light" w:hAnsi="Calibri Light" w:cs="Calibri Light"/>
                <w:sz w:val="18"/>
                <w:szCs w:val="18"/>
              </w:rPr>
              <w:t xml:space="preserve"> tool.  If it fails, someone must address the replication error.  A new role will be required to address exceptions. SCE business users are more appropriate to work on replication issues as SCE IT may not have the authorized system functionalities to fix the data compared to business users</w:t>
            </w:r>
          </w:p>
        </w:tc>
        <w:tc>
          <w:tcPr>
            <w:tcW w:w="1710" w:type="dxa"/>
            <w:tcBorders>
              <w:top w:val="threeDEmboss" w:sz="6" w:space="0" w:color="auto"/>
              <w:bottom w:val="threeDEmboss" w:sz="6" w:space="0" w:color="auto"/>
            </w:tcBorders>
            <w:vAlign w:val="center"/>
          </w:tcPr>
          <w:p w14:paraId="628993FE" w14:textId="3A50426F" w:rsidR="009C55AE" w:rsidRPr="005557A5" w:rsidRDefault="009C55AE"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Job Roles</w:t>
            </w:r>
            <w:r w:rsidR="002038A8" w:rsidRPr="546B4D49">
              <w:rPr>
                <w:rFonts w:ascii="Calibri Light" w:eastAsia="Calibri Light" w:hAnsi="Calibri Light" w:cs="Calibri Light"/>
                <w:sz w:val="18"/>
                <w:szCs w:val="18"/>
              </w:rPr>
              <w:t xml:space="preserve"> (35)</w:t>
            </w:r>
          </w:p>
        </w:tc>
        <w:tc>
          <w:tcPr>
            <w:tcW w:w="1530" w:type="dxa"/>
            <w:tcBorders>
              <w:top w:val="threeDEmboss" w:sz="6" w:space="0" w:color="auto"/>
              <w:bottom w:val="threeDEmboss" w:sz="6" w:space="0" w:color="auto"/>
            </w:tcBorders>
            <w:vAlign w:val="center"/>
          </w:tcPr>
          <w:p w14:paraId="52FF5981" w14:textId="77777777" w:rsidR="009C55AE" w:rsidRPr="005557A5" w:rsidRDefault="009C55AE"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CS-CSOD-CCC All, CS-CSOD-RSO All, CS-BCD-All</w:t>
            </w:r>
          </w:p>
        </w:tc>
        <w:tc>
          <w:tcPr>
            <w:tcW w:w="841" w:type="dxa"/>
            <w:tcBorders>
              <w:top w:val="threeDEmboss" w:sz="6" w:space="0" w:color="auto"/>
              <w:bottom w:val="threeDEmboss" w:sz="6" w:space="0" w:color="auto"/>
            </w:tcBorders>
            <w:vAlign w:val="center"/>
          </w:tcPr>
          <w:p w14:paraId="291988B9" w14:textId="77777777" w:rsidR="009C55AE" w:rsidRPr="005557A5" w:rsidRDefault="009C55AE"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Low</w:t>
            </w:r>
          </w:p>
        </w:tc>
        <w:tc>
          <w:tcPr>
            <w:tcW w:w="985" w:type="dxa"/>
            <w:tcBorders>
              <w:top w:val="threeDEmboss" w:sz="6" w:space="0" w:color="auto"/>
              <w:bottom w:val="threeDEmboss" w:sz="6" w:space="0" w:color="auto"/>
            </w:tcBorders>
            <w:vAlign w:val="center"/>
          </w:tcPr>
          <w:p w14:paraId="539EF966" w14:textId="77777777" w:rsidR="009C55AE" w:rsidRPr="005557A5" w:rsidRDefault="009C55AE"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Low</w:t>
            </w:r>
          </w:p>
        </w:tc>
      </w:tr>
      <w:tr w:rsidR="009C55AE" w:rsidRPr="005557A5" w14:paraId="4AB33D90" w14:textId="77777777" w:rsidTr="6ECAB0E7">
        <w:trPr>
          <w:cantSplit/>
          <w:trHeight w:val="432"/>
        </w:trPr>
        <w:tc>
          <w:tcPr>
            <w:tcW w:w="4117" w:type="dxa"/>
            <w:tcBorders>
              <w:top w:val="threeDEmboss" w:sz="6" w:space="0" w:color="auto"/>
              <w:bottom w:val="threeDEmboss" w:sz="6" w:space="0" w:color="auto"/>
            </w:tcBorders>
            <w:vAlign w:val="center"/>
          </w:tcPr>
          <w:p w14:paraId="6CE66BB3" w14:textId="312528F6" w:rsidR="009C55AE" w:rsidRPr="005557A5" w:rsidRDefault="009C55AE"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SAP releases new value-added features and upgrades for the C4C application on a pre-planned schedule. These releases will need to be tested. New features from the release will need to be communicated to users as well.</w:t>
            </w:r>
          </w:p>
        </w:tc>
        <w:tc>
          <w:tcPr>
            <w:tcW w:w="1710" w:type="dxa"/>
            <w:tcBorders>
              <w:top w:val="threeDEmboss" w:sz="6" w:space="0" w:color="auto"/>
              <w:bottom w:val="threeDEmboss" w:sz="6" w:space="0" w:color="auto"/>
            </w:tcBorders>
            <w:vAlign w:val="center"/>
          </w:tcPr>
          <w:p w14:paraId="5EBE9E5F" w14:textId="77777777" w:rsidR="009C55AE" w:rsidRPr="005557A5" w:rsidRDefault="009C55AE"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Technology</w:t>
            </w:r>
          </w:p>
        </w:tc>
        <w:tc>
          <w:tcPr>
            <w:tcW w:w="1530" w:type="dxa"/>
            <w:tcBorders>
              <w:top w:val="threeDEmboss" w:sz="6" w:space="0" w:color="auto"/>
              <w:bottom w:val="threeDEmboss" w:sz="6" w:space="0" w:color="auto"/>
            </w:tcBorders>
            <w:vAlign w:val="center"/>
          </w:tcPr>
          <w:p w14:paraId="51CE9587" w14:textId="77777777" w:rsidR="009C55AE" w:rsidRPr="005557A5" w:rsidRDefault="009C55AE"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CS-CSOD-CCC All, CS-CSOD-RSO All, CS-BCD-All</w:t>
            </w:r>
          </w:p>
        </w:tc>
        <w:tc>
          <w:tcPr>
            <w:tcW w:w="841" w:type="dxa"/>
            <w:tcBorders>
              <w:top w:val="threeDEmboss" w:sz="6" w:space="0" w:color="auto"/>
              <w:bottom w:val="threeDEmboss" w:sz="6" w:space="0" w:color="auto"/>
            </w:tcBorders>
            <w:vAlign w:val="center"/>
          </w:tcPr>
          <w:p w14:paraId="7D4B2EE9" w14:textId="77777777" w:rsidR="009C55AE" w:rsidRPr="005557A5" w:rsidRDefault="009C55AE"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High</w:t>
            </w:r>
          </w:p>
        </w:tc>
        <w:tc>
          <w:tcPr>
            <w:tcW w:w="985" w:type="dxa"/>
            <w:tcBorders>
              <w:top w:val="threeDEmboss" w:sz="6" w:space="0" w:color="auto"/>
              <w:bottom w:val="threeDEmboss" w:sz="6" w:space="0" w:color="auto"/>
            </w:tcBorders>
            <w:vAlign w:val="center"/>
          </w:tcPr>
          <w:p w14:paraId="48539CCD" w14:textId="77777777" w:rsidR="009C55AE" w:rsidRPr="005557A5" w:rsidRDefault="009C55AE"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High</w:t>
            </w:r>
          </w:p>
        </w:tc>
      </w:tr>
      <w:tr w:rsidR="009C55AE" w:rsidRPr="005557A5" w14:paraId="6AB59C83" w14:textId="77777777" w:rsidTr="6ECAB0E7">
        <w:trPr>
          <w:cantSplit/>
          <w:trHeight w:val="432"/>
        </w:trPr>
        <w:tc>
          <w:tcPr>
            <w:tcW w:w="4117" w:type="dxa"/>
            <w:tcBorders>
              <w:top w:val="threeDEmboss" w:sz="6" w:space="0" w:color="auto"/>
              <w:bottom w:val="threeDEmboss" w:sz="6" w:space="0" w:color="auto"/>
            </w:tcBorders>
            <w:vAlign w:val="center"/>
          </w:tcPr>
          <w:p w14:paraId="594D9607" w14:textId="77777777" w:rsidR="009C55AE" w:rsidRPr="005557A5" w:rsidRDefault="009C55AE"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SAP has different terminology between the Front office and Back office applications. (Example - Business Partner in Back-Office and Customer in Front Office)</w:t>
            </w:r>
          </w:p>
        </w:tc>
        <w:tc>
          <w:tcPr>
            <w:tcW w:w="1710" w:type="dxa"/>
            <w:tcBorders>
              <w:top w:val="threeDEmboss" w:sz="6" w:space="0" w:color="auto"/>
              <w:bottom w:val="threeDEmboss" w:sz="6" w:space="0" w:color="auto"/>
            </w:tcBorders>
            <w:vAlign w:val="center"/>
          </w:tcPr>
          <w:p w14:paraId="108166C8" w14:textId="77777777" w:rsidR="009C55AE" w:rsidRPr="005557A5" w:rsidRDefault="009C55AE"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Process (122)</w:t>
            </w:r>
          </w:p>
        </w:tc>
        <w:tc>
          <w:tcPr>
            <w:tcW w:w="1530" w:type="dxa"/>
            <w:tcBorders>
              <w:top w:val="threeDEmboss" w:sz="6" w:space="0" w:color="auto"/>
              <w:bottom w:val="threeDEmboss" w:sz="6" w:space="0" w:color="auto"/>
            </w:tcBorders>
            <w:vAlign w:val="center"/>
          </w:tcPr>
          <w:p w14:paraId="4F50D122" w14:textId="77777777" w:rsidR="009C55AE" w:rsidRPr="005557A5" w:rsidRDefault="009C55AE"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 xml:space="preserve">CS-CSOD-RSO </w:t>
            </w:r>
            <w:proofErr w:type="spellStart"/>
            <w:proofErr w:type="gramStart"/>
            <w:r w:rsidRPr="546B4D49">
              <w:rPr>
                <w:rFonts w:ascii="Calibri Light" w:eastAsia="Calibri Light" w:hAnsi="Calibri Light" w:cs="Calibri Light"/>
                <w:sz w:val="18"/>
                <w:szCs w:val="18"/>
              </w:rPr>
              <w:t>All;CS</w:t>
            </w:r>
            <w:proofErr w:type="gramEnd"/>
            <w:r w:rsidRPr="546B4D49">
              <w:rPr>
                <w:rFonts w:ascii="Calibri Light" w:eastAsia="Calibri Light" w:hAnsi="Calibri Light" w:cs="Calibri Light"/>
                <w:sz w:val="18"/>
                <w:szCs w:val="18"/>
              </w:rPr>
              <w:t>-CSOD-CCC</w:t>
            </w:r>
            <w:proofErr w:type="spellEnd"/>
            <w:r w:rsidRPr="546B4D49">
              <w:rPr>
                <w:rFonts w:ascii="Calibri Light" w:eastAsia="Calibri Light" w:hAnsi="Calibri Light" w:cs="Calibri Light"/>
                <w:sz w:val="18"/>
                <w:szCs w:val="18"/>
              </w:rPr>
              <w:t xml:space="preserve"> </w:t>
            </w:r>
            <w:proofErr w:type="spellStart"/>
            <w:r w:rsidRPr="546B4D49">
              <w:rPr>
                <w:rFonts w:ascii="Calibri Light" w:eastAsia="Calibri Light" w:hAnsi="Calibri Light" w:cs="Calibri Light"/>
                <w:sz w:val="18"/>
                <w:szCs w:val="18"/>
              </w:rPr>
              <w:t>All;CS-BCD-All;CS-CSOD-Consumer</w:t>
            </w:r>
            <w:proofErr w:type="spellEnd"/>
            <w:r w:rsidRPr="546B4D49">
              <w:rPr>
                <w:rFonts w:ascii="Calibri Light" w:eastAsia="Calibri Light" w:hAnsi="Calibri Light" w:cs="Calibri Light"/>
                <w:sz w:val="18"/>
                <w:szCs w:val="18"/>
              </w:rPr>
              <w:t xml:space="preserve"> Affairs</w:t>
            </w:r>
          </w:p>
        </w:tc>
        <w:tc>
          <w:tcPr>
            <w:tcW w:w="841" w:type="dxa"/>
            <w:tcBorders>
              <w:top w:val="threeDEmboss" w:sz="6" w:space="0" w:color="auto"/>
              <w:bottom w:val="threeDEmboss" w:sz="6" w:space="0" w:color="auto"/>
            </w:tcBorders>
            <w:vAlign w:val="center"/>
          </w:tcPr>
          <w:p w14:paraId="6A73F451" w14:textId="77777777" w:rsidR="009C55AE" w:rsidRPr="005557A5" w:rsidRDefault="009C55AE"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Low</w:t>
            </w:r>
          </w:p>
        </w:tc>
        <w:tc>
          <w:tcPr>
            <w:tcW w:w="985" w:type="dxa"/>
            <w:tcBorders>
              <w:top w:val="threeDEmboss" w:sz="6" w:space="0" w:color="auto"/>
              <w:bottom w:val="threeDEmboss" w:sz="6" w:space="0" w:color="auto"/>
            </w:tcBorders>
            <w:vAlign w:val="center"/>
          </w:tcPr>
          <w:p w14:paraId="7D70C800" w14:textId="77777777" w:rsidR="009C55AE" w:rsidRPr="005557A5" w:rsidRDefault="009C55AE"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Low</w:t>
            </w:r>
          </w:p>
        </w:tc>
      </w:tr>
      <w:tr w:rsidR="009C55AE" w:rsidRPr="005557A5" w14:paraId="4AFFE022" w14:textId="77777777" w:rsidTr="6ECAB0E7">
        <w:trPr>
          <w:cantSplit/>
          <w:trHeight w:val="432"/>
        </w:trPr>
        <w:tc>
          <w:tcPr>
            <w:tcW w:w="4117" w:type="dxa"/>
            <w:tcBorders>
              <w:top w:val="threeDEmboss" w:sz="6" w:space="0" w:color="auto"/>
              <w:bottom w:val="threeDEmboss" w:sz="6" w:space="0" w:color="auto"/>
            </w:tcBorders>
            <w:vAlign w:val="center"/>
          </w:tcPr>
          <w:p w14:paraId="544238D0" w14:textId="77777777" w:rsidR="009C55AE" w:rsidRPr="005557A5" w:rsidRDefault="009C55AE"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 xml:space="preserve">Currently customer account numbers are 9 digits in length and begin with the number 2.  In SAP, Contract Account numbers will be 12 digits in length and the leading indicator will be a 4, 5, 6 or 7 depending on the account type.  An account number beginning with a 4 will be a 3rd Party Supplier </w:t>
            </w:r>
            <w:proofErr w:type="gramStart"/>
            <w:r w:rsidRPr="546B4D49">
              <w:rPr>
                <w:rFonts w:ascii="Calibri Light" w:eastAsia="Calibri Light" w:hAnsi="Calibri Light" w:cs="Calibri Light"/>
                <w:sz w:val="18"/>
                <w:szCs w:val="18"/>
              </w:rPr>
              <w:t>account ,</w:t>
            </w:r>
            <w:proofErr w:type="gramEnd"/>
            <w:r w:rsidRPr="546B4D49">
              <w:rPr>
                <w:rFonts w:ascii="Calibri Light" w:eastAsia="Calibri Light" w:hAnsi="Calibri Light" w:cs="Calibri Light"/>
                <w:sz w:val="18"/>
                <w:szCs w:val="18"/>
              </w:rPr>
              <w:t xml:space="preserve"> a 5 will be a stand-alone Deposit account , a 6 will be a Collective account, a 7 will be a will be a Standard or Joint Contract .  Users will be able to locate the legacy account number in the BP level.  Users will need to advise customers about the new account identifiers and where to locate it on their statement in the event that they call the contact center and use their old CSS account number as a search </w:t>
            </w:r>
            <w:proofErr w:type="gramStart"/>
            <w:r w:rsidRPr="546B4D49">
              <w:rPr>
                <w:rFonts w:ascii="Calibri Light" w:eastAsia="Calibri Light" w:hAnsi="Calibri Light" w:cs="Calibri Light"/>
                <w:sz w:val="18"/>
                <w:szCs w:val="18"/>
              </w:rPr>
              <w:t>criteria</w:t>
            </w:r>
            <w:proofErr w:type="gramEnd"/>
            <w:r w:rsidRPr="546B4D49">
              <w:rPr>
                <w:rFonts w:ascii="Calibri Light" w:eastAsia="Calibri Light" w:hAnsi="Calibri Light" w:cs="Calibri Light"/>
                <w:sz w:val="18"/>
                <w:szCs w:val="18"/>
              </w:rPr>
              <w:t xml:space="preserve">. External customers will be impacted and can drive call volume. For back office users, it may add additional AHT for account look up in the MDMS and will have an impact to CCA/DA third parties. It may also have reporting impacts as well as impacts to external vendors. </w:t>
            </w:r>
            <w:r w:rsidRPr="005557A5">
              <w:rPr>
                <w:rFonts w:ascii="Calibri Light" w:hAnsi="Calibri Light"/>
                <w:sz w:val="18"/>
                <w:szCs w:val="18"/>
              </w:rPr>
              <w:br/>
            </w:r>
            <w:r w:rsidRPr="005557A5">
              <w:rPr>
                <w:rFonts w:ascii="Calibri Light" w:hAnsi="Calibri Light"/>
                <w:sz w:val="18"/>
                <w:szCs w:val="18"/>
              </w:rPr>
              <w:br/>
            </w:r>
            <w:r w:rsidRPr="546B4D49">
              <w:rPr>
                <w:rFonts w:ascii="Calibri Light" w:eastAsia="Calibri Light" w:hAnsi="Calibri Light" w:cs="Calibri Light"/>
                <w:sz w:val="18"/>
                <w:szCs w:val="18"/>
              </w:rPr>
              <w:t>Customer Impact - Customers will need to locate their new account numbers on their bill statement as well as make any changes to their accounts that require the account number such as banking institutions, reporting needs etc.</w:t>
            </w:r>
          </w:p>
        </w:tc>
        <w:tc>
          <w:tcPr>
            <w:tcW w:w="1710" w:type="dxa"/>
            <w:tcBorders>
              <w:top w:val="threeDEmboss" w:sz="6" w:space="0" w:color="auto"/>
              <w:bottom w:val="threeDEmboss" w:sz="6" w:space="0" w:color="auto"/>
            </w:tcBorders>
            <w:vAlign w:val="center"/>
          </w:tcPr>
          <w:p w14:paraId="0B8A5AA2" w14:textId="77777777" w:rsidR="009C55AE" w:rsidRPr="005557A5" w:rsidRDefault="009C55AE" w:rsidP="546B4D49">
            <w:pPr>
              <w:pStyle w:val="TableField-Left"/>
              <w:rPr>
                <w:rFonts w:ascii="Calibri Light" w:eastAsia="Calibri Light" w:hAnsi="Calibri Light" w:cs="Calibri Light"/>
                <w:sz w:val="18"/>
                <w:szCs w:val="18"/>
              </w:rPr>
            </w:pPr>
            <w:proofErr w:type="spellStart"/>
            <w:proofErr w:type="gramStart"/>
            <w:r w:rsidRPr="546B4D49">
              <w:rPr>
                <w:rFonts w:ascii="Calibri Light" w:eastAsia="Calibri Light" w:hAnsi="Calibri Light" w:cs="Calibri Light"/>
                <w:sz w:val="18"/>
                <w:szCs w:val="18"/>
              </w:rPr>
              <w:t>Process;Decision</w:t>
            </w:r>
            <w:proofErr w:type="spellEnd"/>
            <w:proofErr w:type="gramEnd"/>
            <w:r w:rsidRPr="546B4D49">
              <w:rPr>
                <w:rFonts w:ascii="Calibri Light" w:eastAsia="Calibri Light" w:hAnsi="Calibri Light" w:cs="Calibri Light"/>
                <w:sz w:val="18"/>
                <w:szCs w:val="18"/>
              </w:rPr>
              <w:t xml:space="preserve"> Making (127)</w:t>
            </w:r>
          </w:p>
        </w:tc>
        <w:tc>
          <w:tcPr>
            <w:tcW w:w="1530" w:type="dxa"/>
            <w:tcBorders>
              <w:top w:val="threeDEmboss" w:sz="6" w:space="0" w:color="auto"/>
              <w:bottom w:val="threeDEmboss" w:sz="6" w:space="0" w:color="auto"/>
            </w:tcBorders>
            <w:vAlign w:val="center"/>
          </w:tcPr>
          <w:p w14:paraId="55C3AEE0" w14:textId="77777777" w:rsidR="009C55AE" w:rsidRPr="005557A5" w:rsidRDefault="009C55AE"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 xml:space="preserve">CS-CSOD-CCC </w:t>
            </w:r>
            <w:proofErr w:type="spellStart"/>
            <w:proofErr w:type="gramStart"/>
            <w:r w:rsidRPr="546B4D49">
              <w:rPr>
                <w:rFonts w:ascii="Calibri Light" w:eastAsia="Calibri Light" w:hAnsi="Calibri Light" w:cs="Calibri Light"/>
                <w:sz w:val="18"/>
                <w:szCs w:val="18"/>
              </w:rPr>
              <w:t>All;CS</w:t>
            </w:r>
            <w:proofErr w:type="gramEnd"/>
            <w:r w:rsidRPr="546B4D49">
              <w:rPr>
                <w:rFonts w:ascii="Calibri Light" w:eastAsia="Calibri Light" w:hAnsi="Calibri Light" w:cs="Calibri Light"/>
                <w:sz w:val="18"/>
                <w:szCs w:val="18"/>
              </w:rPr>
              <w:t>-CSOD-RSO</w:t>
            </w:r>
            <w:proofErr w:type="spellEnd"/>
            <w:r w:rsidRPr="546B4D49">
              <w:rPr>
                <w:rFonts w:ascii="Calibri Light" w:eastAsia="Calibri Light" w:hAnsi="Calibri Light" w:cs="Calibri Light"/>
                <w:sz w:val="18"/>
                <w:szCs w:val="18"/>
              </w:rPr>
              <w:t xml:space="preserve"> </w:t>
            </w:r>
            <w:proofErr w:type="spellStart"/>
            <w:r w:rsidRPr="546B4D49">
              <w:rPr>
                <w:rFonts w:ascii="Calibri Light" w:eastAsia="Calibri Light" w:hAnsi="Calibri Light" w:cs="Calibri Light"/>
                <w:sz w:val="18"/>
                <w:szCs w:val="18"/>
              </w:rPr>
              <w:t>All;Ext-Customers-All;Ext-Third</w:t>
            </w:r>
            <w:proofErr w:type="spellEnd"/>
            <w:r w:rsidRPr="546B4D49">
              <w:rPr>
                <w:rFonts w:ascii="Calibri Light" w:eastAsia="Calibri Light" w:hAnsi="Calibri Light" w:cs="Calibri Light"/>
                <w:sz w:val="18"/>
                <w:szCs w:val="18"/>
              </w:rPr>
              <w:t xml:space="preserve"> Party </w:t>
            </w:r>
            <w:proofErr w:type="spellStart"/>
            <w:r w:rsidRPr="546B4D49">
              <w:rPr>
                <w:rFonts w:ascii="Calibri Light" w:eastAsia="Calibri Light" w:hAnsi="Calibri Light" w:cs="Calibri Light"/>
                <w:sz w:val="18"/>
                <w:szCs w:val="18"/>
              </w:rPr>
              <w:t>Vendors-All;Ext-Third</w:t>
            </w:r>
            <w:proofErr w:type="spellEnd"/>
            <w:r w:rsidRPr="546B4D49">
              <w:rPr>
                <w:rFonts w:ascii="Calibri Light" w:eastAsia="Calibri Light" w:hAnsi="Calibri Light" w:cs="Calibri Light"/>
                <w:sz w:val="18"/>
                <w:szCs w:val="18"/>
              </w:rPr>
              <w:t xml:space="preserve"> Party </w:t>
            </w:r>
            <w:proofErr w:type="spellStart"/>
            <w:r w:rsidRPr="546B4D49">
              <w:rPr>
                <w:rFonts w:ascii="Calibri Light" w:eastAsia="Calibri Light" w:hAnsi="Calibri Light" w:cs="Calibri Light"/>
                <w:sz w:val="18"/>
                <w:szCs w:val="18"/>
              </w:rPr>
              <w:t>Vendors-Banks;CS-BCD-All;CS-CP&amp;S-All;CS-CSOD-Consumer</w:t>
            </w:r>
            <w:proofErr w:type="spellEnd"/>
            <w:r w:rsidRPr="546B4D49">
              <w:rPr>
                <w:rFonts w:ascii="Calibri Light" w:eastAsia="Calibri Light" w:hAnsi="Calibri Light" w:cs="Calibri Light"/>
                <w:sz w:val="18"/>
                <w:szCs w:val="18"/>
              </w:rPr>
              <w:t xml:space="preserve"> Affairs</w:t>
            </w:r>
          </w:p>
        </w:tc>
        <w:tc>
          <w:tcPr>
            <w:tcW w:w="841" w:type="dxa"/>
            <w:tcBorders>
              <w:top w:val="threeDEmboss" w:sz="6" w:space="0" w:color="auto"/>
              <w:bottom w:val="threeDEmboss" w:sz="6" w:space="0" w:color="auto"/>
            </w:tcBorders>
            <w:vAlign w:val="center"/>
          </w:tcPr>
          <w:p w14:paraId="4F189FCA" w14:textId="77777777" w:rsidR="009C55AE" w:rsidRPr="005557A5" w:rsidRDefault="009C55AE"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Medium</w:t>
            </w:r>
          </w:p>
        </w:tc>
        <w:tc>
          <w:tcPr>
            <w:tcW w:w="985" w:type="dxa"/>
            <w:tcBorders>
              <w:top w:val="threeDEmboss" w:sz="6" w:space="0" w:color="auto"/>
              <w:bottom w:val="threeDEmboss" w:sz="6" w:space="0" w:color="auto"/>
            </w:tcBorders>
            <w:vAlign w:val="center"/>
          </w:tcPr>
          <w:p w14:paraId="7EB6EF1B" w14:textId="77777777" w:rsidR="009C55AE" w:rsidRPr="005557A5" w:rsidRDefault="009C55AE"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Medium</w:t>
            </w:r>
          </w:p>
        </w:tc>
      </w:tr>
      <w:tr w:rsidR="009C55AE" w:rsidRPr="005557A5" w14:paraId="6B9507AA" w14:textId="77777777" w:rsidTr="6ECAB0E7">
        <w:trPr>
          <w:cantSplit/>
          <w:trHeight w:val="432"/>
        </w:trPr>
        <w:tc>
          <w:tcPr>
            <w:tcW w:w="4117" w:type="dxa"/>
            <w:tcBorders>
              <w:top w:val="threeDEmboss" w:sz="6" w:space="0" w:color="auto"/>
              <w:bottom w:val="threeDEmboss" w:sz="6" w:space="0" w:color="auto"/>
            </w:tcBorders>
            <w:vAlign w:val="center"/>
          </w:tcPr>
          <w:p w14:paraId="554665F8" w14:textId="77777777" w:rsidR="009C55AE" w:rsidRPr="005557A5" w:rsidRDefault="009C55AE"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lastRenderedPageBreak/>
              <w:t>Mailing address verification process is currently performed by third-party and this will be changed in SAP (Address verification will be done in SAP). Going from 1 month to 4 months. Concern – Increase of return mail. We need to ensure this will not impact the cost savings with USPS and Compliance. May increase operational work to handle increase of return mail and manual clean-up of addresses. It may have O&amp;M budget implications for RSO mailing operations</w:t>
            </w:r>
          </w:p>
        </w:tc>
        <w:tc>
          <w:tcPr>
            <w:tcW w:w="1710" w:type="dxa"/>
            <w:tcBorders>
              <w:top w:val="threeDEmboss" w:sz="6" w:space="0" w:color="auto"/>
              <w:bottom w:val="threeDEmboss" w:sz="6" w:space="0" w:color="auto"/>
            </w:tcBorders>
            <w:vAlign w:val="center"/>
          </w:tcPr>
          <w:p w14:paraId="08C2D156" w14:textId="77777777" w:rsidR="009C55AE" w:rsidRPr="005557A5" w:rsidRDefault="009C55AE" w:rsidP="546B4D49">
            <w:pPr>
              <w:pStyle w:val="TableField-Left"/>
              <w:rPr>
                <w:rFonts w:ascii="Calibri Light" w:eastAsia="Calibri Light" w:hAnsi="Calibri Light" w:cs="Calibri Light"/>
                <w:sz w:val="18"/>
                <w:szCs w:val="18"/>
              </w:rPr>
            </w:pPr>
            <w:proofErr w:type="spellStart"/>
            <w:proofErr w:type="gramStart"/>
            <w:r w:rsidRPr="546B4D49">
              <w:rPr>
                <w:rFonts w:ascii="Calibri Light" w:eastAsia="Calibri Light" w:hAnsi="Calibri Light" w:cs="Calibri Light"/>
                <w:sz w:val="18"/>
                <w:szCs w:val="18"/>
              </w:rPr>
              <w:t>Process;Regulatory</w:t>
            </w:r>
            <w:proofErr w:type="spellEnd"/>
            <w:proofErr w:type="gramEnd"/>
            <w:r w:rsidRPr="546B4D49">
              <w:rPr>
                <w:rFonts w:ascii="Calibri Light" w:eastAsia="Calibri Light" w:hAnsi="Calibri Light" w:cs="Calibri Light"/>
                <w:sz w:val="18"/>
                <w:szCs w:val="18"/>
              </w:rPr>
              <w:t>/</w:t>
            </w:r>
            <w:proofErr w:type="spellStart"/>
            <w:r w:rsidRPr="546B4D49">
              <w:rPr>
                <w:rFonts w:ascii="Calibri Light" w:eastAsia="Calibri Light" w:hAnsi="Calibri Light" w:cs="Calibri Light"/>
                <w:sz w:val="18"/>
                <w:szCs w:val="18"/>
              </w:rPr>
              <w:t>Legal;Technology</w:t>
            </w:r>
            <w:proofErr w:type="spellEnd"/>
            <w:r w:rsidRPr="546B4D49">
              <w:rPr>
                <w:rFonts w:ascii="Calibri Light" w:eastAsia="Calibri Light" w:hAnsi="Calibri Light" w:cs="Calibri Light"/>
                <w:sz w:val="18"/>
                <w:szCs w:val="18"/>
              </w:rPr>
              <w:t xml:space="preserve"> (132)</w:t>
            </w:r>
          </w:p>
        </w:tc>
        <w:tc>
          <w:tcPr>
            <w:tcW w:w="1530" w:type="dxa"/>
            <w:tcBorders>
              <w:top w:val="threeDEmboss" w:sz="6" w:space="0" w:color="auto"/>
              <w:bottom w:val="threeDEmboss" w:sz="6" w:space="0" w:color="auto"/>
            </w:tcBorders>
            <w:vAlign w:val="center"/>
          </w:tcPr>
          <w:p w14:paraId="34E5757C" w14:textId="77777777" w:rsidR="009C55AE" w:rsidRPr="005557A5" w:rsidRDefault="009C55AE"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 xml:space="preserve">CS-CSOD-CCC </w:t>
            </w:r>
            <w:proofErr w:type="spellStart"/>
            <w:proofErr w:type="gramStart"/>
            <w:r w:rsidRPr="546B4D49">
              <w:rPr>
                <w:rFonts w:ascii="Calibri Light" w:eastAsia="Calibri Light" w:hAnsi="Calibri Light" w:cs="Calibri Light"/>
                <w:sz w:val="18"/>
                <w:szCs w:val="18"/>
              </w:rPr>
              <w:t>All;CS</w:t>
            </w:r>
            <w:proofErr w:type="gramEnd"/>
            <w:r w:rsidRPr="546B4D49">
              <w:rPr>
                <w:rFonts w:ascii="Calibri Light" w:eastAsia="Calibri Light" w:hAnsi="Calibri Light" w:cs="Calibri Light"/>
                <w:sz w:val="18"/>
                <w:szCs w:val="18"/>
              </w:rPr>
              <w:t>-CSOD-RSO</w:t>
            </w:r>
            <w:proofErr w:type="spellEnd"/>
            <w:r w:rsidRPr="546B4D49">
              <w:rPr>
                <w:rFonts w:ascii="Calibri Light" w:eastAsia="Calibri Light" w:hAnsi="Calibri Light" w:cs="Calibri Light"/>
                <w:sz w:val="18"/>
                <w:szCs w:val="18"/>
              </w:rPr>
              <w:t xml:space="preserve"> </w:t>
            </w:r>
            <w:proofErr w:type="spellStart"/>
            <w:r w:rsidRPr="546B4D49">
              <w:rPr>
                <w:rFonts w:ascii="Calibri Light" w:eastAsia="Calibri Light" w:hAnsi="Calibri Light" w:cs="Calibri Light"/>
                <w:sz w:val="18"/>
                <w:szCs w:val="18"/>
              </w:rPr>
              <w:t>All;CS-BCD-All;Compliance-All;CS-CP&amp;S-All;CS-CSOD-Consumer</w:t>
            </w:r>
            <w:proofErr w:type="spellEnd"/>
            <w:r w:rsidRPr="546B4D49">
              <w:rPr>
                <w:rFonts w:ascii="Calibri Light" w:eastAsia="Calibri Light" w:hAnsi="Calibri Light" w:cs="Calibri Light"/>
                <w:sz w:val="18"/>
                <w:szCs w:val="18"/>
              </w:rPr>
              <w:t xml:space="preserve"> Affairs</w:t>
            </w:r>
          </w:p>
        </w:tc>
        <w:tc>
          <w:tcPr>
            <w:tcW w:w="841" w:type="dxa"/>
            <w:tcBorders>
              <w:top w:val="threeDEmboss" w:sz="6" w:space="0" w:color="auto"/>
              <w:bottom w:val="threeDEmboss" w:sz="6" w:space="0" w:color="auto"/>
            </w:tcBorders>
            <w:vAlign w:val="center"/>
          </w:tcPr>
          <w:p w14:paraId="61D8D416" w14:textId="77777777" w:rsidR="009C55AE" w:rsidRPr="005557A5" w:rsidRDefault="009C55AE"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Medium</w:t>
            </w:r>
          </w:p>
        </w:tc>
        <w:tc>
          <w:tcPr>
            <w:tcW w:w="985" w:type="dxa"/>
            <w:tcBorders>
              <w:top w:val="threeDEmboss" w:sz="6" w:space="0" w:color="auto"/>
              <w:bottom w:val="threeDEmboss" w:sz="6" w:space="0" w:color="auto"/>
            </w:tcBorders>
            <w:vAlign w:val="center"/>
          </w:tcPr>
          <w:p w14:paraId="564D391E" w14:textId="77777777" w:rsidR="009C55AE" w:rsidRPr="005557A5" w:rsidRDefault="009C55AE"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Low</w:t>
            </w:r>
          </w:p>
        </w:tc>
      </w:tr>
      <w:tr w:rsidR="009C55AE" w:rsidRPr="005557A5" w14:paraId="1CCBFA90" w14:textId="77777777" w:rsidTr="6ECAB0E7">
        <w:trPr>
          <w:cantSplit/>
          <w:trHeight w:val="432"/>
        </w:trPr>
        <w:tc>
          <w:tcPr>
            <w:tcW w:w="4117" w:type="dxa"/>
            <w:tcBorders>
              <w:top w:val="threeDEmboss" w:sz="6" w:space="0" w:color="auto"/>
              <w:bottom w:val="threeDEmboss" w:sz="6" w:space="0" w:color="auto"/>
            </w:tcBorders>
            <w:vAlign w:val="center"/>
          </w:tcPr>
          <w:p w14:paraId="4F5407CF" w14:textId="77777777" w:rsidR="009C55AE" w:rsidRPr="005557A5" w:rsidRDefault="009C55AE"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 xml:space="preserve">SAP allows for smart search capabilities. It will provide suggestions as the agent types in more data. It can also provide a wildcard search option (using *). It also allows to search by multiple criteria such as name and house number. CSS currently does not have the functionality. The agent </w:t>
            </w:r>
            <w:proofErr w:type="gramStart"/>
            <w:r w:rsidRPr="546B4D49">
              <w:rPr>
                <w:rFonts w:ascii="Calibri Light" w:eastAsia="Calibri Light" w:hAnsi="Calibri Light" w:cs="Calibri Light"/>
                <w:sz w:val="18"/>
                <w:szCs w:val="18"/>
              </w:rPr>
              <w:t>has to</w:t>
            </w:r>
            <w:proofErr w:type="gramEnd"/>
            <w:r w:rsidRPr="546B4D49">
              <w:rPr>
                <w:rFonts w:ascii="Calibri Light" w:eastAsia="Calibri Light" w:hAnsi="Calibri Light" w:cs="Calibri Light"/>
                <w:sz w:val="18"/>
                <w:szCs w:val="18"/>
              </w:rPr>
              <w:t xml:space="preserve"> type the street name, customer name or account number as search options. As a result, searches should be quicker and provide more flexibility.</w:t>
            </w:r>
          </w:p>
        </w:tc>
        <w:tc>
          <w:tcPr>
            <w:tcW w:w="1710" w:type="dxa"/>
            <w:tcBorders>
              <w:top w:val="threeDEmboss" w:sz="6" w:space="0" w:color="auto"/>
              <w:bottom w:val="threeDEmboss" w:sz="6" w:space="0" w:color="auto"/>
            </w:tcBorders>
            <w:vAlign w:val="center"/>
          </w:tcPr>
          <w:p w14:paraId="65BC5E33" w14:textId="77777777" w:rsidR="009C55AE" w:rsidRPr="005557A5" w:rsidRDefault="009C55AE" w:rsidP="546B4D49">
            <w:pPr>
              <w:pStyle w:val="TableField-Left"/>
              <w:rPr>
                <w:rFonts w:ascii="Calibri Light" w:eastAsia="Calibri Light" w:hAnsi="Calibri Light" w:cs="Calibri Light"/>
                <w:sz w:val="18"/>
                <w:szCs w:val="18"/>
              </w:rPr>
            </w:pPr>
            <w:proofErr w:type="spellStart"/>
            <w:proofErr w:type="gramStart"/>
            <w:r w:rsidRPr="546B4D49">
              <w:rPr>
                <w:rFonts w:ascii="Calibri Light" w:eastAsia="Calibri Light" w:hAnsi="Calibri Light" w:cs="Calibri Light"/>
                <w:sz w:val="18"/>
                <w:szCs w:val="18"/>
              </w:rPr>
              <w:t>Process;Benefit</w:t>
            </w:r>
            <w:proofErr w:type="spellEnd"/>
            <w:proofErr w:type="gramEnd"/>
            <w:r w:rsidRPr="546B4D49">
              <w:rPr>
                <w:rFonts w:ascii="Calibri Light" w:eastAsia="Calibri Light" w:hAnsi="Calibri Light" w:cs="Calibri Light"/>
                <w:sz w:val="18"/>
                <w:szCs w:val="18"/>
              </w:rPr>
              <w:t>/Improvement (208)</w:t>
            </w:r>
          </w:p>
        </w:tc>
        <w:tc>
          <w:tcPr>
            <w:tcW w:w="1530" w:type="dxa"/>
            <w:tcBorders>
              <w:top w:val="threeDEmboss" w:sz="6" w:space="0" w:color="auto"/>
              <w:bottom w:val="threeDEmboss" w:sz="6" w:space="0" w:color="auto"/>
            </w:tcBorders>
            <w:vAlign w:val="center"/>
          </w:tcPr>
          <w:p w14:paraId="0676A7BE" w14:textId="77777777" w:rsidR="009C55AE" w:rsidRPr="005557A5" w:rsidRDefault="009C55AE"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 xml:space="preserve">CS-CSOD-CCC </w:t>
            </w:r>
            <w:proofErr w:type="spellStart"/>
            <w:proofErr w:type="gramStart"/>
            <w:r w:rsidRPr="546B4D49">
              <w:rPr>
                <w:rFonts w:ascii="Calibri Light" w:eastAsia="Calibri Light" w:hAnsi="Calibri Light" w:cs="Calibri Light"/>
                <w:sz w:val="18"/>
                <w:szCs w:val="18"/>
              </w:rPr>
              <w:t>All;CS</w:t>
            </w:r>
            <w:proofErr w:type="gramEnd"/>
            <w:r w:rsidRPr="546B4D49">
              <w:rPr>
                <w:rFonts w:ascii="Calibri Light" w:eastAsia="Calibri Light" w:hAnsi="Calibri Light" w:cs="Calibri Light"/>
                <w:sz w:val="18"/>
                <w:szCs w:val="18"/>
              </w:rPr>
              <w:t>-BCD-All;CS-CSOD-RSO</w:t>
            </w:r>
            <w:proofErr w:type="spellEnd"/>
            <w:r w:rsidRPr="546B4D49">
              <w:rPr>
                <w:rFonts w:ascii="Calibri Light" w:eastAsia="Calibri Light" w:hAnsi="Calibri Light" w:cs="Calibri Light"/>
                <w:sz w:val="18"/>
                <w:szCs w:val="18"/>
              </w:rPr>
              <w:t xml:space="preserve"> </w:t>
            </w:r>
            <w:proofErr w:type="spellStart"/>
            <w:r w:rsidRPr="546B4D49">
              <w:rPr>
                <w:rFonts w:ascii="Calibri Light" w:eastAsia="Calibri Light" w:hAnsi="Calibri Light" w:cs="Calibri Light"/>
                <w:sz w:val="18"/>
                <w:szCs w:val="18"/>
              </w:rPr>
              <w:t>All;CS-CSOD-Consumer</w:t>
            </w:r>
            <w:proofErr w:type="spellEnd"/>
            <w:r w:rsidRPr="546B4D49">
              <w:rPr>
                <w:rFonts w:ascii="Calibri Light" w:eastAsia="Calibri Light" w:hAnsi="Calibri Light" w:cs="Calibri Light"/>
                <w:sz w:val="18"/>
                <w:szCs w:val="18"/>
              </w:rPr>
              <w:t xml:space="preserve"> Affairs</w:t>
            </w:r>
          </w:p>
        </w:tc>
        <w:tc>
          <w:tcPr>
            <w:tcW w:w="841" w:type="dxa"/>
            <w:tcBorders>
              <w:top w:val="threeDEmboss" w:sz="6" w:space="0" w:color="auto"/>
              <w:bottom w:val="threeDEmboss" w:sz="6" w:space="0" w:color="auto"/>
            </w:tcBorders>
            <w:vAlign w:val="center"/>
          </w:tcPr>
          <w:p w14:paraId="110DD601" w14:textId="77777777" w:rsidR="009C55AE" w:rsidRPr="005557A5" w:rsidRDefault="009C55AE"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Low</w:t>
            </w:r>
          </w:p>
        </w:tc>
        <w:tc>
          <w:tcPr>
            <w:tcW w:w="985" w:type="dxa"/>
            <w:tcBorders>
              <w:top w:val="threeDEmboss" w:sz="6" w:space="0" w:color="auto"/>
              <w:bottom w:val="threeDEmboss" w:sz="6" w:space="0" w:color="auto"/>
            </w:tcBorders>
            <w:vAlign w:val="center"/>
          </w:tcPr>
          <w:p w14:paraId="5AD79DC2" w14:textId="77777777" w:rsidR="009C55AE" w:rsidRPr="005557A5" w:rsidRDefault="009C55AE"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Low</w:t>
            </w:r>
          </w:p>
        </w:tc>
      </w:tr>
      <w:tr w:rsidR="00B95D53" w:rsidRPr="005557A5" w14:paraId="50ED741D" w14:textId="77777777" w:rsidTr="6ECAB0E7">
        <w:trPr>
          <w:cantSplit/>
          <w:trHeight w:val="432"/>
        </w:trPr>
        <w:tc>
          <w:tcPr>
            <w:tcW w:w="4117" w:type="dxa"/>
            <w:tcBorders>
              <w:top w:val="threeDEmboss" w:sz="6" w:space="0" w:color="auto"/>
              <w:bottom w:val="threeDEmboss" w:sz="6" w:space="0" w:color="auto"/>
            </w:tcBorders>
            <w:vAlign w:val="center"/>
          </w:tcPr>
          <w:p w14:paraId="72E617CE" w14:textId="77777777" w:rsidR="00B95D53" w:rsidRPr="00B95D53" w:rsidRDefault="00B95D53" w:rsidP="546B4D49">
            <w:pPr>
              <w:rPr>
                <w:rFonts w:ascii="Calibri Light,MS Mincho" w:eastAsia="Calibri Light,MS Mincho" w:hAnsi="Calibri Light,MS Mincho" w:cs="Calibri Light,MS Mincho"/>
                <w:sz w:val="18"/>
                <w:szCs w:val="18"/>
                <w:lang w:eastAsia="ja-JP"/>
              </w:rPr>
            </w:pPr>
            <w:r w:rsidRPr="546B4D49">
              <w:rPr>
                <w:rFonts w:ascii="Calibri Light" w:eastAsia="Calibri Light" w:hAnsi="Calibri Light" w:cs="Calibri Light"/>
                <w:sz w:val="18"/>
                <w:szCs w:val="18"/>
                <w:lang w:eastAsia="ja-JP"/>
              </w:rPr>
              <w:t>In SAP, there are multiple functions related to tracking of customer interactions.  Users can create activity records with notes attached or an interactive free form notes field. Other users will create notes attached to BPEM cases and BP contacts notes. Currently there is only 1 notes function in CSS from the different levels. Users will need to know the difference on each of these and know when to use the proper notes or record to ensure consistency in the process</w:t>
            </w:r>
          </w:p>
          <w:p w14:paraId="3F344524" w14:textId="77777777" w:rsidR="00B95D53" w:rsidRPr="005557A5" w:rsidRDefault="00B95D53" w:rsidP="00D24E1C">
            <w:pPr>
              <w:pStyle w:val="TableField-Left"/>
              <w:rPr>
                <w:rFonts w:ascii="Calibri Light" w:hAnsi="Calibri Light"/>
                <w:sz w:val="18"/>
                <w:szCs w:val="18"/>
              </w:rPr>
            </w:pPr>
          </w:p>
        </w:tc>
        <w:tc>
          <w:tcPr>
            <w:tcW w:w="1710" w:type="dxa"/>
            <w:tcBorders>
              <w:top w:val="threeDEmboss" w:sz="6" w:space="0" w:color="auto"/>
              <w:bottom w:val="threeDEmboss" w:sz="6" w:space="0" w:color="auto"/>
            </w:tcBorders>
            <w:vAlign w:val="center"/>
          </w:tcPr>
          <w:p w14:paraId="534D51A4" w14:textId="1A14DC32" w:rsidR="00B95D53" w:rsidRPr="005557A5" w:rsidRDefault="00B95D53"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Process (241)</w:t>
            </w:r>
          </w:p>
        </w:tc>
        <w:tc>
          <w:tcPr>
            <w:tcW w:w="1530" w:type="dxa"/>
            <w:tcBorders>
              <w:top w:val="threeDEmboss" w:sz="6" w:space="0" w:color="auto"/>
              <w:bottom w:val="threeDEmboss" w:sz="6" w:space="0" w:color="auto"/>
            </w:tcBorders>
            <w:vAlign w:val="center"/>
          </w:tcPr>
          <w:p w14:paraId="5841D911" w14:textId="76664162" w:rsidR="00B95D53" w:rsidRPr="005557A5" w:rsidRDefault="00B95D53"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 xml:space="preserve">CS-CSOD-CCC </w:t>
            </w:r>
            <w:proofErr w:type="spellStart"/>
            <w:proofErr w:type="gramStart"/>
            <w:r w:rsidRPr="546B4D49">
              <w:rPr>
                <w:rFonts w:ascii="Calibri Light" w:eastAsia="Calibri Light" w:hAnsi="Calibri Light" w:cs="Calibri Light"/>
                <w:sz w:val="18"/>
                <w:szCs w:val="18"/>
              </w:rPr>
              <w:t>All,CS</w:t>
            </w:r>
            <w:proofErr w:type="spellEnd"/>
            <w:proofErr w:type="gramEnd"/>
            <w:r w:rsidRPr="546B4D49">
              <w:rPr>
                <w:rFonts w:ascii="Calibri Light" w:eastAsia="Calibri Light" w:hAnsi="Calibri Light" w:cs="Calibri Light"/>
                <w:sz w:val="18"/>
                <w:szCs w:val="18"/>
              </w:rPr>
              <w:t xml:space="preserve">-CSOD-RSO </w:t>
            </w:r>
            <w:proofErr w:type="spellStart"/>
            <w:r w:rsidRPr="546B4D49">
              <w:rPr>
                <w:rFonts w:ascii="Calibri Light" w:eastAsia="Calibri Light" w:hAnsi="Calibri Light" w:cs="Calibri Light"/>
                <w:sz w:val="18"/>
                <w:szCs w:val="18"/>
              </w:rPr>
              <w:t>All,CS</w:t>
            </w:r>
            <w:proofErr w:type="spellEnd"/>
            <w:r w:rsidRPr="546B4D49">
              <w:rPr>
                <w:rFonts w:ascii="Calibri Light" w:eastAsia="Calibri Light" w:hAnsi="Calibri Light" w:cs="Calibri Light"/>
                <w:sz w:val="18"/>
                <w:szCs w:val="18"/>
              </w:rPr>
              <w:t>-CSOD-Consumer Affairs</w:t>
            </w:r>
          </w:p>
        </w:tc>
        <w:tc>
          <w:tcPr>
            <w:tcW w:w="841" w:type="dxa"/>
            <w:tcBorders>
              <w:top w:val="threeDEmboss" w:sz="6" w:space="0" w:color="auto"/>
              <w:bottom w:val="threeDEmboss" w:sz="6" w:space="0" w:color="auto"/>
            </w:tcBorders>
            <w:vAlign w:val="center"/>
          </w:tcPr>
          <w:p w14:paraId="71314EDE" w14:textId="4BE73713" w:rsidR="00B95D53" w:rsidRPr="005557A5" w:rsidRDefault="00B95D53"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Low</w:t>
            </w:r>
          </w:p>
        </w:tc>
        <w:tc>
          <w:tcPr>
            <w:tcW w:w="985" w:type="dxa"/>
            <w:tcBorders>
              <w:top w:val="threeDEmboss" w:sz="6" w:space="0" w:color="auto"/>
              <w:bottom w:val="threeDEmboss" w:sz="6" w:space="0" w:color="auto"/>
            </w:tcBorders>
            <w:vAlign w:val="center"/>
          </w:tcPr>
          <w:p w14:paraId="0BAB97DB" w14:textId="0038B217" w:rsidR="00B95D53" w:rsidRPr="005557A5" w:rsidRDefault="00B95D53"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Low</w:t>
            </w:r>
          </w:p>
        </w:tc>
      </w:tr>
      <w:tr w:rsidR="009C55AE" w:rsidRPr="005557A5" w14:paraId="59D157F7" w14:textId="77777777" w:rsidTr="6ECAB0E7">
        <w:trPr>
          <w:cantSplit/>
          <w:trHeight w:val="432"/>
        </w:trPr>
        <w:tc>
          <w:tcPr>
            <w:tcW w:w="4117" w:type="dxa"/>
            <w:tcBorders>
              <w:top w:val="threeDEmboss" w:sz="6" w:space="0" w:color="auto"/>
            </w:tcBorders>
            <w:vAlign w:val="center"/>
          </w:tcPr>
          <w:p w14:paraId="58582D0B" w14:textId="77777777" w:rsidR="009C55AE" w:rsidRPr="005557A5" w:rsidRDefault="009C55AE"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 xml:space="preserve">Average handle time may increase in the front office due to multiple changes in the processes. Front line users will have the capability to complete more transactions from an end to end perspective as well as certain processes have more steps than as is process. </w:t>
            </w:r>
            <w:proofErr w:type="gramStart"/>
            <w:r w:rsidRPr="546B4D49">
              <w:rPr>
                <w:rFonts w:ascii="Calibri Light" w:eastAsia="Calibri Light" w:hAnsi="Calibri Light" w:cs="Calibri Light"/>
                <w:sz w:val="18"/>
                <w:szCs w:val="18"/>
              </w:rPr>
              <w:t>Both of these</w:t>
            </w:r>
            <w:proofErr w:type="gramEnd"/>
            <w:r w:rsidRPr="546B4D49">
              <w:rPr>
                <w:rFonts w:ascii="Calibri Light" w:eastAsia="Calibri Light" w:hAnsi="Calibri Light" w:cs="Calibri Light"/>
                <w:sz w:val="18"/>
                <w:szCs w:val="18"/>
              </w:rPr>
              <w:t xml:space="preserve"> can increase AHT. The ability to complete more transactions will improve customer satisfaction as well as first call resolution if agents have the ability to issue and correct more issues while they are interacting with the customer but AHT impacts associated with those </w:t>
            </w:r>
            <w:proofErr w:type="gramStart"/>
            <w:r w:rsidRPr="546B4D49">
              <w:rPr>
                <w:rFonts w:ascii="Calibri Light" w:eastAsia="Calibri Light" w:hAnsi="Calibri Light" w:cs="Calibri Light"/>
                <w:sz w:val="18"/>
                <w:szCs w:val="18"/>
              </w:rPr>
              <w:t>calls</w:t>
            </w:r>
            <w:proofErr w:type="gramEnd"/>
            <w:r w:rsidRPr="546B4D49">
              <w:rPr>
                <w:rFonts w:ascii="Calibri Light" w:eastAsia="Calibri Light" w:hAnsi="Calibri Light" w:cs="Calibri Light"/>
                <w:sz w:val="18"/>
                <w:szCs w:val="18"/>
              </w:rPr>
              <w:t xml:space="preserve"> types will need to be reviewed and reassessed.</w:t>
            </w:r>
          </w:p>
        </w:tc>
        <w:tc>
          <w:tcPr>
            <w:tcW w:w="1710" w:type="dxa"/>
            <w:tcBorders>
              <w:top w:val="threeDEmboss" w:sz="6" w:space="0" w:color="auto"/>
            </w:tcBorders>
            <w:vAlign w:val="center"/>
          </w:tcPr>
          <w:p w14:paraId="49C4EAD1" w14:textId="77777777" w:rsidR="009C55AE" w:rsidRPr="005557A5" w:rsidRDefault="009C55AE"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Compensation/</w:t>
            </w:r>
            <w:proofErr w:type="spellStart"/>
            <w:proofErr w:type="gramStart"/>
            <w:r w:rsidRPr="546B4D49">
              <w:rPr>
                <w:rFonts w:ascii="Calibri Light" w:eastAsia="Calibri Light" w:hAnsi="Calibri Light" w:cs="Calibri Light"/>
                <w:sz w:val="18"/>
                <w:szCs w:val="18"/>
              </w:rPr>
              <w:t>Performance;Culture</w:t>
            </w:r>
            <w:proofErr w:type="spellEnd"/>
            <w:proofErr w:type="gramEnd"/>
            <w:r w:rsidRPr="546B4D49">
              <w:rPr>
                <w:rFonts w:ascii="Calibri Light" w:eastAsia="Calibri Light" w:hAnsi="Calibri Light" w:cs="Calibri Light"/>
                <w:sz w:val="18"/>
                <w:szCs w:val="18"/>
              </w:rPr>
              <w:t xml:space="preserve"> </w:t>
            </w:r>
            <w:proofErr w:type="spellStart"/>
            <w:r w:rsidRPr="546B4D49">
              <w:rPr>
                <w:rFonts w:ascii="Calibri Light" w:eastAsia="Calibri Light" w:hAnsi="Calibri Light" w:cs="Calibri Light"/>
                <w:sz w:val="18"/>
                <w:szCs w:val="18"/>
              </w:rPr>
              <w:t>Shift;Process;Staffing</w:t>
            </w:r>
            <w:proofErr w:type="spellEnd"/>
            <w:r w:rsidRPr="546B4D49">
              <w:rPr>
                <w:rFonts w:ascii="Calibri Light" w:eastAsia="Calibri Light" w:hAnsi="Calibri Light" w:cs="Calibri Light"/>
                <w:sz w:val="18"/>
                <w:szCs w:val="18"/>
              </w:rPr>
              <w:t xml:space="preserve"> Levels(368)</w:t>
            </w:r>
          </w:p>
        </w:tc>
        <w:tc>
          <w:tcPr>
            <w:tcW w:w="1530" w:type="dxa"/>
            <w:tcBorders>
              <w:top w:val="threeDEmboss" w:sz="6" w:space="0" w:color="auto"/>
            </w:tcBorders>
            <w:vAlign w:val="center"/>
          </w:tcPr>
          <w:p w14:paraId="22713C61" w14:textId="77777777" w:rsidR="009C55AE" w:rsidRPr="005557A5" w:rsidRDefault="009C55AE"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CS-CSOD-CCC All;</w:t>
            </w:r>
          </w:p>
        </w:tc>
        <w:tc>
          <w:tcPr>
            <w:tcW w:w="841" w:type="dxa"/>
            <w:tcBorders>
              <w:top w:val="threeDEmboss" w:sz="6" w:space="0" w:color="auto"/>
            </w:tcBorders>
            <w:vAlign w:val="center"/>
          </w:tcPr>
          <w:p w14:paraId="6D2610A7" w14:textId="77777777" w:rsidR="009C55AE" w:rsidRPr="005557A5" w:rsidRDefault="009C55AE"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High</w:t>
            </w:r>
          </w:p>
        </w:tc>
        <w:tc>
          <w:tcPr>
            <w:tcW w:w="985" w:type="dxa"/>
            <w:tcBorders>
              <w:top w:val="threeDEmboss" w:sz="6" w:space="0" w:color="auto"/>
            </w:tcBorders>
            <w:vAlign w:val="center"/>
          </w:tcPr>
          <w:p w14:paraId="6859D871" w14:textId="77777777" w:rsidR="009C55AE" w:rsidRPr="005557A5" w:rsidRDefault="009C55AE"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High</w:t>
            </w:r>
          </w:p>
        </w:tc>
      </w:tr>
      <w:tr w:rsidR="00044B41" w:rsidRPr="005557A5" w14:paraId="7544BDE4" w14:textId="77777777" w:rsidTr="6ECAB0E7">
        <w:trPr>
          <w:cantSplit/>
          <w:trHeight w:val="432"/>
        </w:trPr>
        <w:tc>
          <w:tcPr>
            <w:tcW w:w="4117" w:type="dxa"/>
            <w:tcBorders>
              <w:top w:val="threeDEmboss" w:sz="6" w:space="0" w:color="auto"/>
            </w:tcBorders>
            <w:vAlign w:val="center"/>
          </w:tcPr>
          <w:p w14:paraId="3D900FEE" w14:textId="041407F4" w:rsidR="00044B41" w:rsidRPr="005557A5" w:rsidRDefault="00044B41"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Pending SAP Upgrade 1808 - Front office users will have visibility to single BPEM case through the life cycle of the work item. This can be used for SLA compliance or advise customer of the detailed status of the request for customer satisfaction and first call resolution. Currently users do not have detailed visibility to the life cycle of the exception.</w:t>
            </w:r>
          </w:p>
        </w:tc>
        <w:tc>
          <w:tcPr>
            <w:tcW w:w="1710" w:type="dxa"/>
            <w:tcBorders>
              <w:top w:val="threeDEmboss" w:sz="6" w:space="0" w:color="auto"/>
            </w:tcBorders>
            <w:vAlign w:val="center"/>
          </w:tcPr>
          <w:p w14:paraId="5ABFF966" w14:textId="4B254F84" w:rsidR="00044B41" w:rsidRPr="005557A5" w:rsidRDefault="00044B41"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Benefit/</w:t>
            </w:r>
            <w:proofErr w:type="spellStart"/>
            <w:proofErr w:type="gramStart"/>
            <w:r w:rsidRPr="546B4D49">
              <w:rPr>
                <w:rFonts w:ascii="Calibri Light" w:eastAsia="Calibri Light" w:hAnsi="Calibri Light" w:cs="Calibri Light"/>
                <w:sz w:val="18"/>
                <w:szCs w:val="18"/>
              </w:rPr>
              <w:t>Improvement;Decision</w:t>
            </w:r>
            <w:proofErr w:type="spellEnd"/>
            <w:proofErr w:type="gramEnd"/>
            <w:r w:rsidRPr="546B4D49">
              <w:rPr>
                <w:rFonts w:ascii="Calibri Light" w:eastAsia="Calibri Light" w:hAnsi="Calibri Light" w:cs="Calibri Light"/>
                <w:sz w:val="18"/>
                <w:szCs w:val="18"/>
              </w:rPr>
              <w:t xml:space="preserve"> </w:t>
            </w:r>
            <w:proofErr w:type="spellStart"/>
            <w:r w:rsidRPr="546B4D49">
              <w:rPr>
                <w:rFonts w:ascii="Calibri Light" w:eastAsia="Calibri Light" w:hAnsi="Calibri Light" w:cs="Calibri Light"/>
                <w:sz w:val="18"/>
                <w:szCs w:val="18"/>
              </w:rPr>
              <w:t>Making;Process;Regulatory</w:t>
            </w:r>
            <w:proofErr w:type="spellEnd"/>
            <w:r w:rsidRPr="546B4D49">
              <w:rPr>
                <w:rFonts w:ascii="Calibri Light" w:eastAsia="Calibri Light" w:hAnsi="Calibri Light" w:cs="Calibri Light"/>
                <w:sz w:val="18"/>
                <w:szCs w:val="18"/>
              </w:rPr>
              <w:t>/</w:t>
            </w:r>
            <w:proofErr w:type="spellStart"/>
            <w:r w:rsidRPr="546B4D49">
              <w:rPr>
                <w:rFonts w:ascii="Calibri Light" w:eastAsia="Calibri Light" w:hAnsi="Calibri Light" w:cs="Calibri Light"/>
                <w:sz w:val="18"/>
                <w:szCs w:val="18"/>
              </w:rPr>
              <w:t>Legal;Compensation</w:t>
            </w:r>
            <w:proofErr w:type="spellEnd"/>
            <w:r w:rsidRPr="546B4D49">
              <w:rPr>
                <w:rFonts w:ascii="Calibri Light" w:eastAsia="Calibri Light" w:hAnsi="Calibri Light" w:cs="Calibri Light"/>
                <w:sz w:val="18"/>
                <w:szCs w:val="18"/>
              </w:rPr>
              <w:t>/Performance (496)</w:t>
            </w:r>
          </w:p>
        </w:tc>
        <w:tc>
          <w:tcPr>
            <w:tcW w:w="1530" w:type="dxa"/>
            <w:tcBorders>
              <w:top w:val="threeDEmboss" w:sz="6" w:space="0" w:color="auto"/>
            </w:tcBorders>
            <w:vAlign w:val="center"/>
          </w:tcPr>
          <w:p w14:paraId="11CF9307" w14:textId="2FDAACE1" w:rsidR="00044B41" w:rsidRPr="005557A5" w:rsidRDefault="00044B41" w:rsidP="546B4D49">
            <w:pPr>
              <w:pStyle w:val="TableField-Left"/>
              <w:rPr>
                <w:rFonts w:ascii="Calibri Light" w:eastAsia="Calibri Light" w:hAnsi="Calibri Light" w:cs="Calibri Light"/>
                <w:sz w:val="18"/>
                <w:szCs w:val="18"/>
              </w:rPr>
            </w:pPr>
            <w:proofErr w:type="spellStart"/>
            <w:r w:rsidRPr="546B4D49">
              <w:rPr>
                <w:rFonts w:ascii="Calibri Light" w:eastAsia="Calibri Light" w:hAnsi="Calibri Light" w:cs="Calibri Light"/>
                <w:sz w:val="18"/>
                <w:szCs w:val="18"/>
              </w:rPr>
              <w:t>CS-BCD-</w:t>
            </w:r>
            <w:proofErr w:type="gramStart"/>
            <w:r w:rsidRPr="546B4D49">
              <w:rPr>
                <w:rFonts w:ascii="Calibri Light" w:eastAsia="Calibri Light" w:hAnsi="Calibri Light" w:cs="Calibri Light"/>
                <w:sz w:val="18"/>
                <w:szCs w:val="18"/>
              </w:rPr>
              <w:t>All;CS</w:t>
            </w:r>
            <w:proofErr w:type="gramEnd"/>
            <w:r w:rsidRPr="546B4D49">
              <w:rPr>
                <w:rFonts w:ascii="Calibri Light" w:eastAsia="Calibri Light" w:hAnsi="Calibri Light" w:cs="Calibri Light"/>
                <w:sz w:val="18"/>
                <w:szCs w:val="18"/>
              </w:rPr>
              <w:t>-CP&amp;S-All;CS-CSOD-All</w:t>
            </w:r>
            <w:proofErr w:type="spellEnd"/>
          </w:p>
        </w:tc>
        <w:tc>
          <w:tcPr>
            <w:tcW w:w="841" w:type="dxa"/>
            <w:tcBorders>
              <w:top w:val="threeDEmboss" w:sz="6" w:space="0" w:color="auto"/>
            </w:tcBorders>
            <w:vAlign w:val="center"/>
          </w:tcPr>
          <w:p w14:paraId="63482645" w14:textId="73270C13" w:rsidR="00044B41" w:rsidRPr="005557A5" w:rsidRDefault="00044B41"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High</w:t>
            </w:r>
          </w:p>
        </w:tc>
        <w:tc>
          <w:tcPr>
            <w:tcW w:w="985" w:type="dxa"/>
            <w:tcBorders>
              <w:top w:val="threeDEmboss" w:sz="6" w:space="0" w:color="auto"/>
            </w:tcBorders>
            <w:vAlign w:val="center"/>
          </w:tcPr>
          <w:p w14:paraId="61F0FDC8" w14:textId="3C073B06" w:rsidR="00044B41" w:rsidRPr="005557A5" w:rsidRDefault="00044B41"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High</w:t>
            </w:r>
          </w:p>
        </w:tc>
      </w:tr>
      <w:tr w:rsidR="00044B41" w:rsidRPr="005557A5" w14:paraId="2FA44F8B" w14:textId="77777777" w:rsidTr="6ECAB0E7">
        <w:trPr>
          <w:cantSplit/>
          <w:trHeight w:val="432"/>
        </w:trPr>
        <w:tc>
          <w:tcPr>
            <w:tcW w:w="4117" w:type="dxa"/>
            <w:tcBorders>
              <w:top w:val="threeDEmboss" w:sz="6" w:space="0" w:color="auto"/>
            </w:tcBorders>
            <w:vAlign w:val="center"/>
          </w:tcPr>
          <w:p w14:paraId="7C31EDED" w14:textId="492525F1" w:rsidR="00044B41" w:rsidRPr="005557A5" w:rsidRDefault="00044B41"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lastRenderedPageBreak/>
              <w:t>DSM and Energy Savings programs process may change based on the new bolt on process integration. The lead/opportunity process will change as a result of outputs from the bolt on system. SAP front office User Interface will have an integration with the new bolt on systems.  Currently DSM opportunities are created and tracked in the Legacy CRM system.</w:t>
            </w:r>
          </w:p>
        </w:tc>
        <w:tc>
          <w:tcPr>
            <w:tcW w:w="1710" w:type="dxa"/>
            <w:tcBorders>
              <w:top w:val="threeDEmboss" w:sz="6" w:space="0" w:color="auto"/>
            </w:tcBorders>
            <w:vAlign w:val="center"/>
          </w:tcPr>
          <w:p w14:paraId="2281A971" w14:textId="76DF4952" w:rsidR="00044B41" w:rsidRPr="005557A5" w:rsidRDefault="00044B41"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 xml:space="preserve">Culture </w:t>
            </w:r>
            <w:proofErr w:type="spellStart"/>
            <w:proofErr w:type="gramStart"/>
            <w:r w:rsidRPr="546B4D49">
              <w:rPr>
                <w:rFonts w:ascii="Calibri Light" w:eastAsia="Calibri Light" w:hAnsi="Calibri Light" w:cs="Calibri Light"/>
                <w:sz w:val="18"/>
                <w:szCs w:val="18"/>
              </w:rPr>
              <w:t>Shift;Process</w:t>
            </w:r>
            <w:proofErr w:type="gramEnd"/>
            <w:r w:rsidRPr="546B4D49">
              <w:rPr>
                <w:rFonts w:ascii="Calibri Light" w:eastAsia="Calibri Light" w:hAnsi="Calibri Light" w:cs="Calibri Light"/>
                <w:sz w:val="18"/>
                <w:szCs w:val="18"/>
              </w:rPr>
              <w:t>;Technology;Benefit</w:t>
            </w:r>
            <w:proofErr w:type="spellEnd"/>
            <w:r w:rsidRPr="546B4D49">
              <w:rPr>
                <w:rFonts w:ascii="Calibri Light" w:eastAsia="Calibri Light" w:hAnsi="Calibri Light" w:cs="Calibri Light"/>
                <w:sz w:val="18"/>
                <w:szCs w:val="18"/>
              </w:rPr>
              <w:t>/Improvement (517)</w:t>
            </w:r>
          </w:p>
        </w:tc>
        <w:tc>
          <w:tcPr>
            <w:tcW w:w="1530" w:type="dxa"/>
            <w:tcBorders>
              <w:top w:val="threeDEmboss" w:sz="6" w:space="0" w:color="auto"/>
            </w:tcBorders>
            <w:vAlign w:val="center"/>
          </w:tcPr>
          <w:p w14:paraId="634E0FC4" w14:textId="3F1B39E8" w:rsidR="00044B41" w:rsidRPr="005557A5" w:rsidRDefault="00044B41" w:rsidP="546B4D49">
            <w:pPr>
              <w:pStyle w:val="TableField-Left"/>
              <w:rPr>
                <w:rFonts w:ascii="Calibri Light" w:eastAsia="Calibri Light" w:hAnsi="Calibri Light" w:cs="Calibri Light"/>
                <w:sz w:val="18"/>
                <w:szCs w:val="18"/>
              </w:rPr>
            </w:pPr>
            <w:proofErr w:type="spellStart"/>
            <w:r w:rsidRPr="546B4D49">
              <w:rPr>
                <w:rFonts w:ascii="Calibri Light" w:eastAsia="Calibri Light" w:hAnsi="Calibri Light" w:cs="Calibri Light"/>
                <w:sz w:val="18"/>
                <w:szCs w:val="18"/>
              </w:rPr>
              <w:t>CS-BCD-</w:t>
            </w:r>
            <w:proofErr w:type="gramStart"/>
            <w:r w:rsidRPr="546B4D49">
              <w:rPr>
                <w:rFonts w:ascii="Calibri Light" w:eastAsia="Calibri Light" w:hAnsi="Calibri Light" w:cs="Calibri Light"/>
                <w:sz w:val="18"/>
                <w:szCs w:val="18"/>
              </w:rPr>
              <w:t>All;CS</w:t>
            </w:r>
            <w:proofErr w:type="gramEnd"/>
            <w:r w:rsidRPr="546B4D49">
              <w:rPr>
                <w:rFonts w:ascii="Calibri Light" w:eastAsia="Calibri Light" w:hAnsi="Calibri Light" w:cs="Calibri Light"/>
                <w:sz w:val="18"/>
                <w:szCs w:val="18"/>
              </w:rPr>
              <w:t>-CSOD-CCC-PS;CS-CSOD-CCC-EE</w:t>
            </w:r>
            <w:proofErr w:type="spellEnd"/>
          </w:p>
        </w:tc>
        <w:tc>
          <w:tcPr>
            <w:tcW w:w="841" w:type="dxa"/>
            <w:tcBorders>
              <w:top w:val="threeDEmboss" w:sz="6" w:space="0" w:color="auto"/>
            </w:tcBorders>
            <w:vAlign w:val="center"/>
          </w:tcPr>
          <w:p w14:paraId="44BFC97D" w14:textId="1289530C" w:rsidR="00044B41" w:rsidRPr="005557A5" w:rsidRDefault="00044B41"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High</w:t>
            </w:r>
          </w:p>
        </w:tc>
        <w:tc>
          <w:tcPr>
            <w:tcW w:w="985" w:type="dxa"/>
            <w:tcBorders>
              <w:top w:val="threeDEmboss" w:sz="6" w:space="0" w:color="auto"/>
            </w:tcBorders>
            <w:vAlign w:val="center"/>
          </w:tcPr>
          <w:p w14:paraId="0CA1A0D9" w14:textId="3943BE10" w:rsidR="00044B41" w:rsidRPr="005557A5" w:rsidRDefault="00044B41"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Medium</w:t>
            </w:r>
          </w:p>
        </w:tc>
      </w:tr>
      <w:tr w:rsidR="009C55AE" w:rsidRPr="005557A5" w14:paraId="7166CE15" w14:textId="77777777" w:rsidTr="6ECAB0E7">
        <w:trPr>
          <w:cantSplit/>
          <w:trHeight w:val="432"/>
        </w:trPr>
        <w:tc>
          <w:tcPr>
            <w:tcW w:w="4117" w:type="dxa"/>
            <w:tcBorders>
              <w:top w:val="threeDEmboss" w:sz="6" w:space="0" w:color="auto"/>
              <w:bottom w:val="threeDEmboss" w:sz="6" w:space="0" w:color="auto"/>
            </w:tcBorders>
            <w:vAlign w:val="center"/>
          </w:tcPr>
          <w:p w14:paraId="4F2894AB" w14:textId="77777777" w:rsidR="009C55AE" w:rsidRPr="005557A5" w:rsidRDefault="009C55AE"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Authorized users (e.g. supervisors and managers) need to be trained on the process to ensure that roles are transferred properly/correctly if moving from one position to another position (onboarding). This needs to be trained so that employees maintain user productivity.</w:t>
            </w:r>
          </w:p>
        </w:tc>
        <w:tc>
          <w:tcPr>
            <w:tcW w:w="1710" w:type="dxa"/>
            <w:tcBorders>
              <w:top w:val="threeDEmboss" w:sz="6" w:space="0" w:color="auto"/>
              <w:bottom w:val="threeDEmboss" w:sz="6" w:space="0" w:color="auto"/>
            </w:tcBorders>
            <w:vAlign w:val="center"/>
          </w:tcPr>
          <w:p w14:paraId="62DC3A36" w14:textId="77777777" w:rsidR="009C55AE" w:rsidRPr="005557A5" w:rsidRDefault="009C55AE"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 xml:space="preserve">Decision </w:t>
            </w:r>
            <w:proofErr w:type="spellStart"/>
            <w:proofErr w:type="gramStart"/>
            <w:r w:rsidRPr="546B4D49">
              <w:rPr>
                <w:rFonts w:ascii="Calibri Light" w:eastAsia="Calibri Light" w:hAnsi="Calibri Light" w:cs="Calibri Light"/>
                <w:sz w:val="18"/>
                <w:szCs w:val="18"/>
              </w:rPr>
              <w:t>Making;Job</w:t>
            </w:r>
            <w:proofErr w:type="spellEnd"/>
            <w:proofErr w:type="gramEnd"/>
            <w:r w:rsidRPr="546B4D49">
              <w:rPr>
                <w:rFonts w:ascii="Calibri Light" w:eastAsia="Calibri Light" w:hAnsi="Calibri Light" w:cs="Calibri Light"/>
                <w:sz w:val="18"/>
                <w:szCs w:val="18"/>
              </w:rPr>
              <w:t xml:space="preserve"> </w:t>
            </w:r>
            <w:proofErr w:type="spellStart"/>
            <w:r w:rsidRPr="546B4D49">
              <w:rPr>
                <w:rFonts w:ascii="Calibri Light" w:eastAsia="Calibri Light" w:hAnsi="Calibri Light" w:cs="Calibri Light"/>
                <w:sz w:val="18"/>
                <w:szCs w:val="18"/>
              </w:rPr>
              <w:t>Roles;Process</w:t>
            </w:r>
            <w:proofErr w:type="spellEnd"/>
            <w:r w:rsidRPr="546B4D49">
              <w:rPr>
                <w:rFonts w:ascii="Calibri Light" w:eastAsia="Calibri Light" w:hAnsi="Calibri Light" w:cs="Calibri Light"/>
                <w:sz w:val="18"/>
                <w:szCs w:val="18"/>
              </w:rPr>
              <w:t xml:space="preserve"> (521)</w:t>
            </w:r>
          </w:p>
        </w:tc>
        <w:tc>
          <w:tcPr>
            <w:tcW w:w="1530" w:type="dxa"/>
            <w:tcBorders>
              <w:top w:val="threeDEmboss" w:sz="6" w:space="0" w:color="auto"/>
              <w:bottom w:val="threeDEmboss" w:sz="6" w:space="0" w:color="auto"/>
            </w:tcBorders>
            <w:vAlign w:val="center"/>
          </w:tcPr>
          <w:p w14:paraId="35B21E82" w14:textId="77777777" w:rsidR="009C55AE" w:rsidRPr="005557A5" w:rsidRDefault="009C55AE" w:rsidP="546B4D49">
            <w:pPr>
              <w:pStyle w:val="TableField-Left"/>
              <w:rPr>
                <w:rFonts w:ascii="Calibri Light" w:eastAsia="Calibri Light" w:hAnsi="Calibri Light" w:cs="Calibri Light"/>
                <w:sz w:val="18"/>
                <w:szCs w:val="18"/>
              </w:rPr>
            </w:pPr>
            <w:proofErr w:type="spellStart"/>
            <w:r w:rsidRPr="546B4D49">
              <w:rPr>
                <w:rFonts w:ascii="Calibri Light" w:eastAsia="Calibri Light" w:hAnsi="Calibri Light" w:cs="Calibri Light"/>
                <w:sz w:val="18"/>
                <w:szCs w:val="18"/>
              </w:rPr>
              <w:t>CS-</w:t>
            </w:r>
            <w:proofErr w:type="gramStart"/>
            <w:r w:rsidRPr="546B4D49">
              <w:rPr>
                <w:rFonts w:ascii="Calibri Light" w:eastAsia="Calibri Light" w:hAnsi="Calibri Light" w:cs="Calibri Light"/>
                <w:sz w:val="18"/>
                <w:szCs w:val="18"/>
              </w:rPr>
              <w:t>All;T</w:t>
            </w:r>
            <w:proofErr w:type="gramEnd"/>
            <w:r w:rsidRPr="546B4D49">
              <w:rPr>
                <w:rFonts w:ascii="Calibri Light" w:eastAsia="Calibri Light" w:hAnsi="Calibri Light" w:cs="Calibri Light"/>
                <w:sz w:val="18"/>
                <w:szCs w:val="18"/>
              </w:rPr>
              <w:t>&amp;D-All</w:t>
            </w:r>
            <w:proofErr w:type="spellEnd"/>
          </w:p>
        </w:tc>
        <w:tc>
          <w:tcPr>
            <w:tcW w:w="841" w:type="dxa"/>
            <w:tcBorders>
              <w:top w:val="threeDEmboss" w:sz="6" w:space="0" w:color="auto"/>
              <w:bottom w:val="threeDEmboss" w:sz="6" w:space="0" w:color="auto"/>
            </w:tcBorders>
            <w:vAlign w:val="center"/>
          </w:tcPr>
          <w:p w14:paraId="0D49227E" w14:textId="77777777" w:rsidR="009C55AE" w:rsidRPr="005557A5" w:rsidRDefault="009C55AE"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High</w:t>
            </w:r>
          </w:p>
        </w:tc>
        <w:tc>
          <w:tcPr>
            <w:tcW w:w="985" w:type="dxa"/>
            <w:tcBorders>
              <w:top w:val="threeDEmboss" w:sz="6" w:space="0" w:color="auto"/>
              <w:bottom w:val="threeDEmboss" w:sz="6" w:space="0" w:color="auto"/>
            </w:tcBorders>
            <w:vAlign w:val="center"/>
          </w:tcPr>
          <w:p w14:paraId="49BCF744" w14:textId="77777777" w:rsidR="009C55AE" w:rsidRPr="005557A5" w:rsidRDefault="009C55AE"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High</w:t>
            </w:r>
          </w:p>
        </w:tc>
      </w:tr>
      <w:tr w:rsidR="009D7F16" w:rsidRPr="005557A5" w14:paraId="77426017" w14:textId="77777777" w:rsidTr="6ECAB0E7">
        <w:trPr>
          <w:cantSplit/>
          <w:trHeight w:val="432"/>
        </w:trPr>
        <w:tc>
          <w:tcPr>
            <w:tcW w:w="4117" w:type="dxa"/>
            <w:tcBorders>
              <w:top w:val="threeDEmboss" w:sz="6" w:space="0" w:color="auto"/>
              <w:bottom w:val="threeDEmboss" w:sz="6" w:space="0" w:color="auto"/>
            </w:tcBorders>
            <w:vAlign w:val="center"/>
          </w:tcPr>
          <w:p w14:paraId="6D31319F" w14:textId="05D99371" w:rsidR="009D7F16" w:rsidRPr="005557A5" w:rsidRDefault="00B95D53"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 xml:space="preserve">The current system defaults state for </w:t>
            </w:r>
            <w:proofErr w:type="spellStart"/>
            <w:r w:rsidRPr="546B4D49">
              <w:rPr>
                <w:rFonts w:ascii="Calibri Light" w:eastAsia="Calibri Light" w:hAnsi="Calibri Light" w:cs="Calibri Light"/>
                <w:sz w:val="18"/>
                <w:szCs w:val="18"/>
              </w:rPr>
              <w:t>drivers</w:t>
            </w:r>
            <w:proofErr w:type="spellEnd"/>
            <w:r w:rsidRPr="546B4D49">
              <w:rPr>
                <w:rFonts w:ascii="Calibri Light" w:eastAsia="Calibri Light" w:hAnsi="Calibri Light" w:cs="Calibri Light"/>
                <w:sz w:val="18"/>
                <w:szCs w:val="18"/>
              </w:rPr>
              <w:t xml:space="preserve"> license to CA. In the new system agents will need to manually enter state for </w:t>
            </w:r>
            <w:proofErr w:type="spellStart"/>
            <w:proofErr w:type="gramStart"/>
            <w:r w:rsidRPr="546B4D49">
              <w:rPr>
                <w:rFonts w:ascii="Calibri Light" w:eastAsia="Calibri Light" w:hAnsi="Calibri Light" w:cs="Calibri Light"/>
                <w:sz w:val="18"/>
                <w:szCs w:val="18"/>
              </w:rPr>
              <w:t>drivers</w:t>
            </w:r>
            <w:proofErr w:type="spellEnd"/>
            <w:proofErr w:type="gramEnd"/>
            <w:r w:rsidRPr="546B4D49">
              <w:rPr>
                <w:rFonts w:ascii="Calibri Light" w:eastAsia="Calibri Light" w:hAnsi="Calibri Light" w:cs="Calibri Light"/>
                <w:sz w:val="18"/>
                <w:szCs w:val="18"/>
              </w:rPr>
              <w:t xml:space="preserve"> license.</w:t>
            </w:r>
          </w:p>
        </w:tc>
        <w:tc>
          <w:tcPr>
            <w:tcW w:w="1710" w:type="dxa"/>
            <w:tcBorders>
              <w:top w:val="threeDEmboss" w:sz="6" w:space="0" w:color="auto"/>
              <w:bottom w:val="threeDEmboss" w:sz="6" w:space="0" w:color="auto"/>
            </w:tcBorders>
            <w:vAlign w:val="center"/>
          </w:tcPr>
          <w:p w14:paraId="1349877E" w14:textId="2686A17D" w:rsidR="009D7F16" w:rsidRPr="005557A5" w:rsidRDefault="00B95D53"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Process (952)</w:t>
            </w:r>
          </w:p>
        </w:tc>
        <w:tc>
          <w:tcPr>
            <w:tcW w:w="1530" w:type="dxa"/>
            <w:tcBorders>
              <w:top w:val="threeDEmboss" w:sz="6" w:space="0" w:color="auto"/>
              <w:bottom w:val="threeDEmboss" w:sz="6" w:space="0" w:color="auto"/>
            </w:tcBorders>
            <w:vAlign w:val="center"/>
          </w:tcPr>
          <w:p w14:paraId="06DFA174" w14:textId="2D709462" w:rsidR="009D7F16" w:rsidRPr="005557A5" w:rsidRDefault="00B95D53"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 xml:space="preserve">CS-CSOD-CCC </w:t>
            </w:r>
            <w:proofErr w:type="spellStart"/>
            <w:proofErr w:type="gramStart"/>
            <w:r w:rsidRPr="546B4D49">
              <w:rPr>
                <w:rFonts w:ascii="Calibri Light" w:eastAsia="Calibri Light" w:hAnsi="Calibri Light" w:cs="Calibri Light"/>
                <w:sz w:val="18"/>
                <w:szCs w:val="18"/>
              </w:rPr>
              <w:t>All,CS</w:t>
            </w:r>
            <w:proofErr w:type="spellEnd"/>
            <w:proofErr w:type="gramEnd"/>
            <w:r w:rsidRPr="546B4D49">
              <w:rPr>
                <w:rFonts w:ascii="Calibri Light" w:eastAsia="Calibri Light" w:hAnsi="Calibri Light" w:cs="Calibri Light"/>
                <w:sz w:val="18"/>
                <w:szCs w:val="18"/>
              </w:rPr>
              <w:t>-BCD-All</w:t>
            </w:r>
          </w:p>
        </w:tc>
        <w:tc>
          <w:tcPr>
            <w:tcW w:w="841" w:type="dxa"/>
            <w:tcBorders>
              <w:top w:val="threeDEmboss" w:sz="6" w:space="0" w:color="auto"/>
              <w:bottom w:val="threeDEmboss" w:sz="6" w:space="0" w:color="auto"/>
            </w:tcBorders>
            <w:vAlign w:val="center"/>
          </w:tcPr>
          <w:p w14:paraId="4C4186DA" w14:textId="3496E360" w:rsidR="009D7F16" w:rsidRPr="005557A5" w:rsidRDefault="00B95D53"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Low</w:t>
            </w:r>
          </w:p>
        </w:tc>
        <w:tc>
          <w:tcPr>
            <w:tcW w:w="985" w:type="dxa"/>
            <w:tcBorders>
              <w:top w:val="threeDEmboss" w:sz="6" w:space="0" w:color="auto"/>
              <w:bottom w:val="threeDEmboss" w:sz="6" w:space="0" w:color="auto"/>
            </w:tcBorders>
            <w:vAlign w:val="center"/>
          </w:tcPr>
          <w:p w14:paraId="08DF3D61" w14:textId="39E0CCE3" w:rsidR="009D7F16" w:rsidRPr="005557A5" w:rsidRDefault="00B95D53"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Low</w:t>
            </w:r>
          </w:p>
        </w:tc>
      </w:tr>
      <w:tr w:rsidR="00B95D53" w:rsidRPr="005557A5" w14:paraId="3CECD484" w14:textId="77777777" w:rsidTr="6ECAB0E7">
        <w:trPr>
          <w:cantSplit/>
          <w:trHeight w:val="432"/>
        </w:trPr>
        <w:tc>
          <w:tcPr>
            <w:tcW w:w="4117" w:type="dxa"/>
            <w:tcBorders>
              <w:top w:val="threeDEmboss" w:sz="6" w:space="0" w:color="auto"/>
              <w:bottom w:val="threeDEmboss" w:sz="6" w:space="0" w:color="auto"/>
            </w:tcBorders>
            <w:vAlign w:val="center"/>
          </w:tcPr>
          <w:p w14:paraId="6520D00E" w14:textId="0E3E5061" w:rsidR="00B95D53" w:rsidRDefault="00B95D53"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 xml:space="preserve">Currently there is a profile to indicate a Business Partner is a minor and an end date for when the person turns 18. This helps identify if the customer can be used for services </w:t>
            </w:r>
            <w:proofErr w:type="gramStart"/>
            <w:r w:rsidRPr="546B4D49">
              <w:rPr>
                <w:rFonts w:ascii="Calibri Light" w:eastAsia="Calibri Light" w:hAnsi="Calibri Light" w:cs="Calibri Light"/>
                <w:sz w:val="18"/>
                <w:szCs w:val="18"/>
              </w:rPr>
              <w:t>In</w:t>
            </w:r>
            <w:proofErr w:type="gramEnd"/>
            <w:r w:rsidRPr="546B4D49">
              <w:rPr>
                <w:rFonts w:ascii="Calibri Light" w:eastAsia="Calibri Light" w:hAnsi="Calibri Light" w:cs="Calibri Light"/>
                <w:sz w:val="18"/>
                <w:szCs w:val="18"/>
              </w:rPr>
              <w:t xml:space="preserve"> the future, the minor designation will </w:t>
            </w:r>
            <w:r w:rsidR="00861DBD" w:rsidRPr="546B4D49">
              <w:rPr>
                <w:rFonts w:ascii="Calibri Light" w:eastAsia="Calibri Light" w:hAnsi="Calibri Light" w:cs="Calibri Light"/>
                <w:sz w:val="18"/>
                <w:szCs w:val="18"/>
              </w:rPr>
              <w:t>need entered</w:t>
            </w:r>
            <w:r w:rsidRPr="546B4D49">
              <w:rPr>
                <w:rFonts w:ascii="Calibri Light" w:eastAsia="Calibri Light" w:hAnsi="Calibri Light" w:cs="Calibri Light"/>
                <w:sz w:val="18"/>
                <w:szCs w:val="18"/>
              </w:rPr>
              <w:t xml:space="preserve"> in Activities at the BP level. This information has the potential to be lost to the depth of notes in activities. Agents will need to be trained to search for this information.</w:t>
            </w:r>
          </w:p>
        </w:tc>
        <w:tc>
          <w:tcPr>
            <w:tcW w:w="1710" w:type="dxa"/>
            <w:tcBorders>
              <w:top w:val="threeDEmboss" w:sz="6" w:space="0" w:color="auto"/>
              <w:bottom w:val="threeDEmboss" w:sz="6" w:space="0" w:color="auto"/>
            </w:tcBorders>
            <w:vAlign w:val="center"/>
          </w:tcPr>
          <w:p w14:paraId="36DA9F79" w14:textId="2C6442DC" w:rsidR="00B95D53" w:rsidRDefault="00B95D53"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Process, Decision Making (953)</w:t>
            </w:r>
          </w:p>
        </w:tc>
        <w:tc>
          <w:tcPr>
            <w:tcW w:w="1530" w:type="dxa"/>
            <w:tcBorders>
              <w:top w:val="threeDEmboss" w:sz="6" w:space="0" w:color="auto"/>
              <w:bottom w:val="threeDEmboss" w:sz="6" w:space="0" w:color="auto"/>
            </w:tcBorders>
            <w:vAlign w:val="center"/>
          </w:tcPr>
          <w:p w14:paraId="7C24BE7E" w14:textId="20081E17" w:rsidR="00B95D53" w:rsidRDefault="00B95D53" w:rsidP="004A1CBD">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 xml:space="preserve">CS-CSOD-CCC </w:t>
            </w:r>
            <w:proofErr w:type="spellStart"/>
            <w:proofErr w:type="gramStart"/>
            <w:r w:rsidRPr="546B4D49">
              <w:rPr>
                <w:rFonts w:ascii="Calibri Light" w:eastAsia="Calibri Light" w:hAnsi="Calibri Light" w:cs="Calibri Light"/>
                <w:sz w:val="18"/>
                <w:szCs w:val="18"/>
              </w:rPr>
              <w:t>All;CS</w:t>
            </w:r>
            <w:proofErr w:type="gramEnd"/>
            <w:r w:rsidRPr="546B4D49">
              <w:rPr>
                <w:rFonts w:ascii="Calibri Light" w:eastAsia="Calibri Light" w:hAnsi="Calibri Light" w:cs="Calibri Light"/>
                <w:sz w:val="18"/>
                <w:szCs w:val="18"/>
              </w:rPr>
              <w:t>-CP&amp;S-All;CS-CSOD-Consumer</w:t>
            </w:r>
            <w:proofErr w:type="spellEnd"/>
            <w:r w:rsidRPr="546B4D49">
              <w:rPr>
                <w:rFonts w:ascii="Calibri Light" w:eastAsia="Calibri Light" w:hAnsi="Calibri Light" w:cs="Calibri Light"/>
                <w:sz w:val="18"/>
                <w:szCs w:val="18"/>
              </w:rPr>
              <w:t xml:space="preserve"> </w:t>
            </w:r>
            <w:proofErr w:type="spellStart"/>
            <w:r w:rsidRPr="546B4D49">
              <w:rPr>
                <w:rFonts w:ascii="Calibri Light" w:eastAsia="Calibri Light" w:hAnsi="Calibri Light" w:cs="Calibri Light"/>
                <w:sz w:val="18"/>
                <w:szCs w:val="18"/>
              </w:rPr>
              <w:t>Affairs;CS-CSOD-RSO-Credit</w:t>
            </w:r>
            <w:proofErr w:type="spellEnd"/>
          </w:p>
        </w:tc>
        <w:tc>
          <w:tcPr>
            <w:tcW w:w="841" w:type="dxa"/>
            <w:tcBorders>
              <w:top w:val="threeDEmboss" w:sz="6" w:space="0" w:color="auto"/>
              <w:bottom w:val="threeDEmboss" w:sz="6" w:space="0" w:color="auto"/>
            </w:tcBorders>
            <w:vAlign w:val="center"/>
          </w:tcPr>
          <w:p w14:paraId="28ACEA4D" w14:textId="01007099" w:rsidR="00B95D53" w:rsidRDefault="00B95D53"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Low</w:t>
            </w:r>
          </w:p>
        </w:tc>
        <w:tc>
          <w:tcPr>
            <w:tcW w:w="985" w:type="dxa"/>
            <w:tcBorders>
              <w:top w:val="threeDEmboss" w:sz="6" w:space="0" w:color="auto"/>
              <w:bottom w:val="threeDEmboss" w:sz="6" w:space="0" w:color="auto"/>
            </w:tcBorders>
            <w:vAlign w:val="center"/>
          </w:tcPr>
          <w:p w14:paraId="0CA54FA3" w14:textId="08EC3B66" w:rsidR="00B95D53" w:rsidRDefault="00B95D53"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Low</w:t>
            </w:r>
          </w:p>
        </w:tc>
      </w:tr>
      <w:tr w:rsidR="00B95D53" w:rsidRPr="005557A5" w14:paraId="1B73B6B7" w14:textId="77777777" w:rsidTr="6ECAB0E7">
        <w:trPr>
          <w:cantSplit/>
          <w:trHeight w:val="432"/>
        </w:trPr>
        <w:tc>
          <w:tcPr>
            <w:tcW w:w="4117" w:type="dxa"/>
            <w:tcBorders>
              <w:top w:val="threeDEmboss" w:sz="6" w:space="0" w:color="auto"/>
              <w:bottom w:val="threeDEmboss" w:sz="6" w:space="0" w:color="auto"/>
            </w:tcBorders>
            <w:vAlign w:val="center"/>
          </w:tcPr>
          <w:p w14:paraId="5B3D1678" w14:textId="40BA5B51" w:rsidR="00B95D53" w:rsidRDefault="00EF1095"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If the BP resides in the city, CCA (Community Aggregate) is an automatic designation upon move-in. Currently the CCA opt out information is in the customer profile viewable by FO agents. In the future, agent will use FOP to access supply scenario on installation fact to view opt out information.</w:t>
            </w:r>
          </w:p>
        </w:tc>
        <w:tc>
          <w:tcPr>
            <w:tcW w:w="1710" w:type="dxa"/>
            <w:tcBorders>
              <w:top w:val="threeDEmboss" w:sz="6" w:space="0" w:color="auto"/>
              <w:bottom w:val="threeDEmboss" w:sz="6" w:space="0" w:color="auto"/>
            </w:tcBorders>
            <w:vAlign w:val="center"/>
          </w:tcPr>
          <w:p w14:paraId="5193E45E" w14:textId="59493120" w:rsidR="00B95D53" w:rsidRDefault="00EF1095"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Process; Decision Making (</w:t>
            </w:r>
            <w:r w:rsidR="00B95D53" w:rsidRPr="546B4D49">
              <w:rPr>
                <w:rFonts w:ascii="Calibri Light" w:eastAsia="Calibri Light" w:hAnsi="Calibri Light" w:cs="Calibri Light"/>
                <w:sz w:val="18"/>
                <w:szCs w:val="18"/>
              </w:rPr>
              <w:t>954</w:t>
            </w:r>
            <w:r w:rsidRPr="546B4D49">
              <w:rPr>
                <w:rFonts w:ascii="Calibri Light" w:eastAsia="Calibri Light" w:hAnsi="Calibri Light" w:cs="Calibri Light"/>
                <w:sz w:val="18"/>
                <w:szCs w:val="18"/>
              </w:rPr>
              <w:t>)</w:t>
            </w:r>
          </w:p>
        </w:tc>
        <w:tc>
          <w:tcPr>
            <w:tcW w:w="1530" w:type="dxa"/>
            <w:tcBorders>
              <w:top w:val="threeDEmboss" w:sz="6" w:space="0" w:color="auto"/>
              <w:bottom w:val="threeDEmboss" w:sz="6" w:space="0" w:color="auto"/>
            </w:tcBorders>
            <w:vAlign w:val="center"/>
          </w:tcPr>
          <w:p w14:paraId="31ACBDC5" w14:textId="4C5AE7F3" w:rsidR="00B95D53" w:rsidRDefault="00EF1095"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 xml:space="preserve">CS-CSOD-CCC </w:t>
            </w:r>
            <w:proofErr w:type="spellStart"/>
            <w:proofErr w:type="gramStart"/>
            <w:r w:rsidRPr="546B4D49">
              <w:rPr>
                <w:rFonts w:ascii="Calibri Light" w:eastAsia="Calibri Light" w:hAnsi="Calibri Light" w:cs="Calibri Light"/>
                <w:sz w:val="18"/>
                <w:szCs w:val="18"/>
              </w:rPr>
              <w:t>All;CS</w:t>
            </w:r>
            <w:proofErr w:type="gramEnd"/>
            <w:r w:rsidRPr="546B4D49">
              <w:rPr>
                <w:rFonts w:ascii="Calibri Light" w:eastAsia="Calibri Light" w:hAnsi="Calibri Light" w:cs="Calibri Light"/>
                <w:sz w:val="18"/>
                <w:szCs w:val="18"/>
              </w:rPr>
              <w:t>-BCD-All;CS-CSOD-RSO</w:t>
            </w:r>
            <w:proofErr w:type="spellEnd"/>
            <w:r w:rsidRPr="546B4D49">
              <w:rPr>
                <w:rFonts w:ascii="Calibri Light" w:eastAsia="Calibri Light" w:hAnsi="Calibri Light" w:cs="Calibri Light"/>
                <w:sz w:val="18"/>
                <w:szCs w:val="18"/>
              </w:rPr>
              <w:t xml:space="preserve"> All</w:t>
            </w:r>
          </w:p>
        </w:tc>
        <w:tc>
          <w:tcPr>
            <w:tcW w:w="841" w:type="dxa"/>
            <w:tcBorders>
              <w:top w:val="threeDEmboss" w:sz="6" w:space="0" w:color="auto"/>
              <w:bottom w:val="threeDEmboss" w:sz="6" w:space="0" w:color="auto"/>
            </w:tcBorders>
            <w:vAlign w:val="center"/>
          </w:tcPr>
          <w:p w14:paraId="4AF8FD51" w14:textId="72772306" w:rsidR="00B95D53" w:rsidRDefault="00EF1095"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Low</w:t>
            </w:r>
          </w:p>
        </w:tc>
        <w:tc>
          <w:tcPr>
            <w:tcW w:w="985" w:type="dxa"/>
            <w:tcBorders>
              <w:top w:val="threeDEmboss" w:sz="6" w:space="0" w:color="auto"/>
              <w:bottom w:val="threeDEmboss" w:sz="6" w:space="0" w:color="auto"/>
            </w:tcBorders>
            <w:vAlign w:val="center"/>
          </w:tcPr>
          <w:p w14:paraId="4D1AE298" w14:textId="7ECE2F39" w:rsidR="00B95D53" w:rsidRDefault="00EF1095"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Low</w:t>
            </w:r>
          </w:p>
        </w:tc>
      </w:tr>
      <w:tr w:rsidR="00355572" w:rsidRPr="005557A5" w14:paraId="28F97D74" w14:textId="77777777" w:rsidTr="6ECAB0E7">
        <w:trPr>
          <w:cantSplit/>
          <w:trHeight w:val="432"/>
        </w:trPr>
        <w:tc>
          <w:tcPr>
            <w:tcW w:w="4117" w:type="dxa"/>
            <w:tcBorders>
              <w:top w:val="threeDEmboss" w:sz="6" w:space="0" w:color="auto"/>
              <w:bottom w:val="threeDEmboss" w:sz="6" w:space="0" w:color="auto"/>
            </w:tcBorders>
            <w:vAlign w:val="center"/>
          </w:tcPr>
          <w:p w14:paraId="4FC4985D" w14:textId="5D41418F" w:rsidR="00355572" w:rsidRDefault="00355572" w:rsidP="546B4D49">
            <w:pPr>
              <w:pStyle w:val="TableField-Left"/>
              <w:rPr>
                <w:rFonts w:ascii="Calibri Light" w:eastAsia="Calibri Light" w:hAnsi="Calibri Light" w:cs="Calibri Light"/>
                <w:sz w:val="18"/>
                <w:szCs w:val="18"/>
              </w:rPr>
            </w:pPr>
            <w:r w:rsidRPr="00355572">
              <w:rPr>
                <w:rFonts w:ascii="Calibri Light" w:eastAsia="Calibri Light" w:hAnsi="Calibri Light" w:cs="Calibri Light"/>
                <w:sz w:val="18"/>
                <w:szCs w:val="18"/>
              </w:rPr>
              <w:t>Today a cut in flat rate is posted in notes. In the new system, a cut in flat identifier will be an installation fact. Pending requirements, a BPEM case will automatically be issued after a move in is submitted in a premise that is designated a cut in flat.</w:t>
            </w:r>
          </w:p>
        </w:tc>
        <w:tc>
          <w:tcPr>
            <w:tcW w:w="1710" w:type="dxa"/>
            <w:tcBorders>
              <w:top w:val="threeDEmboss" w:sz="6" w:space="0" w:color="auto"/>
              <w:bottom w:val="threeDEmboss" w:sz="6" w:space="0" w:color="auto"/>
            </w:tcBorders>
            <w:vAlign w:val="center"/>
          </w:tcPr>
          <w:p w14:paraId="44161900" w14:textId="5FFEAAC2" w:rsidR="00355572" w:rsidRPr="546B4D49" w:rsidRDefault="00355572" w:rsidP="546B4D49">
            <w:pPr>
              <w:pStyle w:val="TableField-Left"/>
              <w:rPr>
                <w:rFonts w:ascii="Calibri Light" w:eastAsia="Calibri Light" w:hAnsi="Calibri Light" w:cs="Calibri Light"/>
                <w:sz w:val="18"/>
                <w:szCs w:val="18"/>
              </w:rPr>
            </w:pPr>
            <w:proofErr w:type="spellStart"/>
            <w:proofErr w:type="gramStart"/>
            <w:r w:rsidRPr="00355572">
              <w:rPr>
                <w:rFonts w:ascii="Calibri Light" w:eastAsia="Calibri Light" w:hAnsi="Calibri Light" w:cs="Calibri Light"/>
                <w:sz w:val="18"/>
                <w:szCs w:val="18"/>
              </w:rPr>
              <w:t>Process;Decision</w:t>
            </w:r>
            <w:proofErr w:type="spellEnd"/>
            <w:proofErr w:type="gramEnd"/>
            <w:r w:rsidRPr="00355572">
              <w:rPr>
                <w:rFonts w:ascii="Calibri Light" w:eastAsia="Calibri Light" w:hAnsi="Calibri Light" w:cs="Calibri Light"/>
                <w:sz w:val="18"/>
                <w:szCs w:val="18"/>
              </w:rPr>
              <w:t xml:space="preserve"> Making (956)</w:t>
            </w:r>
          </w:p>
        </w:tc>
        <w:tc>
          <w:tcPr>
            <w:tcW w:w="1530" w:type="dxa"/>
            <w:tcBorders>
              <w:top w:val="threeDEmboss" w:sz="6" w:space="0" w:color="auto"/>
              <w:bottom w:val="threeDEmboss" w:sz="6" w:space="0" w:color="auto"/>
            </w:tcBorders>
            <w:vAlign w:val="center"/>
          </w:tcPr>
          <w:p w14:paraId="1ECA0073" w14:textId="5996142C" w:rsidR="00355572" w:rsidRPr="546B4D49" w:rsidRDefault="00355572" w:rsidP="546B4D49">
            <w:pPr>
              <w:pStyle w:val="TableField-Left"/>
              <w:rPr>
                <w:rFonts w:ascii="Calibri Light" w:eastAsia="Calibri Light" w:hAnsi="Calibri Light" w:cs="Calibri Light"/>
                <w:sz w:val="18"/>
                <w:szCs w:val="18"/>
              </w:rPr>
            </w:pPr>
            <w:r w:rsidRPr="00355572">
              <w:rPr>
                <w:rFonts w:ascii="Calibri Light" w:eastAsia="Calibri Light" w:hAnsi="Calibri Light" w:cs="Calibri Light"/>
                <w:sz w:val="18"/>
                <w:szCs w:val="18"/>
              </w:rPr>
              <w:t xml:space="preserve">CS-CSOD-CCC </w:t>
            </w:r>
            <w:proofErr w:type="spellStart"/>
            <w:proofErr w:type="gramStart"/>
            <w:r w:rsidRPr="00355572">
              <w:rPr>
                <w:rFonts w:ascii="Calibri Light" w:eastAsia="Calibri Light" w:hAnsi="Calibri Light" w:cs="Calibri Light"/>
                <w:sz w:val="18"/>
                <w:szCs w:val="18"/>
              </w:rPr>
              <w:t>All;CS</w:t>
            </w:r>
            <w:proofErr w:type="gramEnd"/>
            <w:r w:rsidRPr="00355572">
              <w:rPr>
                <w:rFonts w:ascii="Calibri Light" w:eastAsia="Calibri Light" w:hAnsi="Calibri Light" w:cs="Calibri Light"/>
                <w:sz w:val="18"/>
                <w:szCs w:val="18"/>
              </w:rPr>
              <w:t>-BCD-All;CS-CSOD-RSO</w:t>
            </w:r>
            <w:proofErr w:type="spellEnd"/>
            <w:r w:rsidRPr="00355572">
              <w:rPr>
                <w:rFonts w:ascii="Calibri Light" w:eastAsia="Calibri Light" w:hAnsi="Calibri Light" w:cs="Calibri Light"/>
                <w:sz w:val="18"/>
                <w:szCs w:val="18"/>
              </w:rPr>
              <w:t xml:space="preserve"> All</w:t>
            </w:r>
          </w:p>
        </w:tc>
        <w:tc>
          <w:tcPr>
            <w:tcW w:w="841" w:type="dxa"/>
            <w:tcBorders>
              <w:top w:val="threeDEmboss" w:sz="6" w:space="0" w:color="auto"/>
              <w:bottom w:val="threeDEmboss" w:sz="6" w:space="0" w:color="auto"/>
            </w:tcBorders>
            <w:vAlign w:val="center"/>
          </w:tcPr>
          <w:p w14:paraId="46800163" w14:textId="6D90B43F" w:rsidR="00355572" w:rsidRPr="546B4D49" w:rsidRDefault="00355572" w:rsidP="546B4D49">
            <w:pPr>
              <w:pStyle w:val="TableField-Left"/>
              <w:rPr>
                <w:rFonts w:ascii="Calibri Light" w:eastAsia="Calibri Light" w:hAnsi="Calibri Light" w:cs="Calibri Light"/>
                <w:sz w:val="18"/>
                <w:szCs w:val="18"/>
              </w:rPr>
            </w:pPr>
            <w:r>
              <w:rPr>
                <w:rFonts w:ascii="Calibri Light" w:eastAsia="Calibri Light" w:hAnsi="Calibri Light" w:cs="Calibri Light"/>
                <w:sz w:val="18"/>
                <w:szCs w:val="18"/>
              </w:rPr>
              <w:t>Low</w:t>
            </w:r>
          </w:p>
        </w:tc>
        <w:tc>
          <w:tcPr>
            <w:tcW w:w="985" w:type="dxa"/>
            <w:tcBorders>
              <w:top w:val="threeDEmboss" w:sz="6" w:space="0" w:color="auto"/>
              <w:bottom w:val="threeDEmboss" w:sz="6" w:space="0" w:color="auto"/>
            </w:tcBorders>
            <w:vAlign w:val="center"/>
          </w:tcPr>
          <w:p w14:paraId="37C202FD" w14:textId="635FD40A" w:rsidR="00355572" w:rsidRPr="546B4D49" w:rsidRDefault="00355572" w:rsidP="546B4D49">
            <w:pPr>
              <w:pStyle w:val="TableField-Left"/>
              <w:rPr>
                <w:rFonts w:ascii="Calibri Light" w:eastAsia="Calibri Light" w:hAnsi="Calibri Light" w:cs="Calibri Light"/>
                <w:sz w:val="18"/>
                <w:szCs w:val="18"/>
              </w:rPr>
            </w:pPr>
            <w:r>
              <w:rPr>
                <w:rFonts w:ascii="Calibri Light" w:eastAsia="Calibri Light" w:hAnsi="Calibri Light" w:cs="Calibri Light"/>
                <w:sz w:val="18"/>
                <w:szCs w:val="18"/>
              </w:rPr>
              <w:t>Low</w:t>
            </w:r>
          </w:p>
        </w:tc>
      </w:tr>
      <w:tr w:rsidR="00B95D53" w:rsidRPr="005557A5" w14:paraId="143032DA" w14:textId="77777777" w:rsidTr="6ECAB0E7">
        <w:trPr>
          <w:cantSplit/>
          <w:trHeight w:val="432"/>
        </w:trPr>
        <w:tc>
          <w:tcPr>
            <w:tcW w:w="4117" w:type="dxa"/>
            <w:tcBorders>
              <w:top w:val="threeDEmboss" w:sz="6" w:space="0" w:color="auto"/>
              <w:bottom w:val="threeDEmboss" w:sz="6" w:space="0" w:color="auto"/>
            </w:tcBorders>
            <w:vAlign w:val="center"/>
          </w:tcPr>
          <w:p w14:paraId="2BB8BEED" w14:textId="729E1247" w:rsidR="00B95D53" w:rsidRDefault="00EF1095"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Currently agents can add SSN and Tax ID in the FO screens during the move-in process. In the future, agents will create the BP, then FOP to enter SSN/Tax ID, execute the move-in.</w:t>
            </w:r>
          </w:p>
        </w:tc>
        <w:tc>
          <w:tcPr>
            <w:tcW w:w="1710" w:type="dxa"/>
            <w:tcBorders>
              <w:top w:val="threeDEmboss" w:sz="6" w:space="0" w:color="auto"/>
              <w:bottom w:val="threeDEmboss" w:sz="6" w:space="0" w:color="auto"/>
            </w:tcBorders>
            <w:vAlign w:val="center"/>
          </w:tcPr>
          <w:p w14:paraId="69814211" w14:textId="6E14E4AA" w:rsidR="00B95D53" w:rsidRDefault="00EF1095"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Process (</w:t>
            </w:r>
            <w:r w:rsidR="00B95D53" w:rsidRPr="546B4D49">
              <w:rPr>
                <w:rFonts w:ascii="Calibri Light" w:eastAsia="Calibri Light" w:hAnsi="Calibri Light" w:cs="Calibri Light"/>
                <w:sz w:val="18"/>
                <w:szCs w:val="18"/>
              </w:rPr>
              <w:t>968</w:t>
            </w:r>
            <w:r w:rsidRPr="546B4D49">
              <w:rPr>
                <w:rFonts w:ascii="Calibri Light" w:eastAsia="Calibri Light" w:hAnsi="Calibri Light" w:cs="Calibri Light"/>
                <w:sz w:val="18"/>
                <w:szCs w:val="18"/>
              </w:rPr>
              <w:t>)</w:t>
            </w:r>
          </w:p>
        </w:tc>
        <w:tc>
          <w:tcPr>
            <w:tcW w:w="1530" w:type="dxa"/>
            <w:tcBorders>
              <w:top w:val="threeDEmboss" w:sz="6" w:space="0" w:color="auto"/>
              <w:bottom w:val="threeDEmboss" w:sz="6" w:space="0" w:color="auto"/>
            </w:tcBorders>
            <w:vAlign w:val="center"/>
          </w:tcPr>
          <w:p w14:paraId="1ED07A51" w14:textId="143A48F0" w:rsidR="00B95D53" w:rsidRDefault="00EF1095"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 xml:space="preserve">CS-CSOD-CCC </w:t>
            </w:r>
            <w:proofErr w:type="spellStart"/>
            <w:proofErr w:type="gramStart"/>
            <w:r w:rsidRPr="546B4D49">
              <w:rPr>
                <w:rFonts w:ascii="Calibri Light" w:eastAsia="Calibri Light" w:hAnsi="Calibri Light" w:cs="Calibri Light"/>
                <w:sz w:val="18"/>
                <w:szCs w:val="18"/>
              </w:rPr>
              <w:t>All;CS</w:t>
            </w:r>
            <w:proofErr w:type="gramEnd"/>
            <w:r w:rsidRPr="546B4D49">
              <w:rPr>
                <w:rFonts w:ascii="Calibri Light" w:eastAsia="Calibri Light" w:hAnsi="Calibri Light" w:cs="Calibri Light"/>
                <w:sz w:val="18"/>
                <w:szCs w:val="18"/>
              </w:rPr>
              <w:t>-BCD-All;CS-CSOD-RSO</w:t>
            </w:r>
            <w:proofErr w:type="spellEnd"/>
            <w:r w:rsidRPr="546B4D49">
              <w:rPr>
                <w:rFonts w:ascii="Calibri Light" w:eastAsia="Calibri Light" w:hAnsi="Calibri Light" w:cs="Calibri Light"/>
                <w:sz w:val="18"/>
                <w:szCs w:val="18"/>
              </w:rPr>
              <w:t xml:space="preserve"> All</w:t>
            </w:r>
          </w:p>
        </w:tc>
        <w:tc>
          <w:tcPr>
            <w:tcW w:w="841" w:type="dxa"/>
            <w:tcBorders>
              <w:top w:val="threeDEmboss" w:sz="6" w:space="0" w:color="auto"/>
              <w:bottom w:val="threeDEmboss" w:sz="6" w:space="0" w:color="auto"/>
            </w:tcBorders>
            <w:vAlign w:val="center"/>
          </w:tcPr>
          <w:p w14:paraId="3EF13DBB" w14:textId="4F9AA6EB" w:rsidR="00B95D53" w:rsidRDefault="00EF1095"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Medium</w:t>
            </w:r>
          </w:p>
        </w:tc>
        <w:tc>
          <w:tcPr>
            <w:tcW w:w="985" w:type="dxa"/>
            <w:tcBorders>
              <w:top w:val="threeDEmboss" w:sz="6" w:space="0" w:color="auto"/>
              <w:bottom w:val="threeDEmboss" w:sz="6" w:space="0" w:color="auto"/>
            </w:tcBorders>
            <w:vAlign w:val="center"/>
          </w:tcPr>
          <w:p w14:paraId="47DA13A3" w14:textId="4F22BAB7" w:rsidR="00B95D53" w:rsidRDefault="00EF1095"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Medium</w:t>
            </w:r>
          </w:p>
        </w:tc>
      </w:tr>
      <w:tr w:rsidR="00B95D53" w:rsidRPr="005557A5" w14:paraId="5EDC28BC" w14:textId="77777777" w:rsidTr="6ECAB0E7">
        <w:trPr>
          <w:cantSplit/>
          <w:trHeight w:val="432"/>
        </w:trPr>
        <w:tc>
          <w:tcPr>
            <w:tcW w:w="4117" w:type="dxa"/>
            <w:tcBorders>
              <w:top w:val="threeDEmboss" w:sz="6" w:space="0" w:color="auto"/>
              <w:bottom w:val="threeDEmboss" w:sz="6" w:space="0" w:color="auto"/>
            </w:tcBorders>
            <w:vAlign w:val="center"/>
          </w:tcPr>
          <w:p w14:paraId="49B34A79" w14:textId="2FA0D5BB" w:rsidR="00B95D53" w:rsidRPr="00661CBC" w:rsidRDefault="00661CBC" w:rsidP="00D24E1C">
            <w:pPr>
              <w:pStyle w:val="TableField-Left"/>
              <w:rPr>
                <w:rFonts w:ascii="Calibri Light" w:eastAsia="Calibri Light" w:hAnsi="Calibri Light" w:cs="Calibri Light"/>
                <w:sz w:val="18"/>
                <w:szCs w:val="18"/>
              </w:rPr>
            </w:pPr>
            <w:r w:rsidRPr="00661CBC">
              <w:rPr>
                <w:rFonts w:ascii="Calibri Light" w:eastAsia="Calibri Light" w:hAnsi="Calibri Light" w:cs="Calibri Light"/>
                <w:sz w:val="18"/>
                <w:szCs w:val="18"/>
              </w:rPr>
              <w:t>Today users view a change history log in CWO in view log and event history log. In C4C, users will need to view change history in service orders through FOP. Users will see the history of the system including the users who issued/updated and canceled the work order including any notes for a work order</w:t>
            </w:r>
          </w:p>
        </w:tc>
        <w:tc>
          <w:tcPr>
            <w:tcW w:w="1710" w:type="dxa"/>
            <w:tcBorders>
              <w:top w:val="threeDEmboss" w:sz="6" w:space="0" w:color="auto"/>
              <w:bottom w:val="threeDEmboss" w:sz="6" w:space="0" w:color="auto"/>
            </w:tcBorders>
            <w:vAlign w:val="center"/>
          </w:tcPr>
          <w:p w14:paraId="7E3CEDC1" w14:textId="2B08340D" w:rsidR="00B95D53" w:rsidRPr="00661CBC" w:rsidRDefault="00661CBC" w:rsidP="00D24E1C">
            <w:pPr>
              <w:pStyle w:val="TableField-Left"/>
              <w:rPr>
                <w:rFonts w:ascii="Calibri Light" w:eastAsia="Calibri Light" w:hAnsi="Calibri Light" w:cs="Calibri Light"/>
                <w:sz w:val="18"/>
                <w:szCs w:val="18"/>
              </w:rPr>
            </w:pPr>
            <w:proofErr w:type="spellStart"/>
            <w:proofErr w:type="gramStart"/>
            <w:r w:rsidRPr="00661CBC">
              <w:rPr>
                <w:rFonts w:ascii="Calibri Light" w:eastAsia="Calibri Light" w:hAnsi="Calibri Light" w:cs="Calibri Light"/>
                <w:sz w:val="18"/>
                <w:szCs w:val="18"/>
              </w:rPr>
              <w:t>Process;Decision</w:t>
            </w:r>
            <w:proofErr w:type="spellEnd"/>
            <w:proofErr w:type="gramEnd"/>
            <w:r w:rsidRPr="00661CBC">
              <w:rPr>
                <w:rFonts w:ascii="Calibri Light" w:eastAsia="Calibri Light" w:hAnsi="Calibri Light" w:cs="Calibri Light"/>
                <w:sz w:val="18"/>
                <w:szCs w:val="18"/>
              </w:rPr>
              <w:t xml:space="preserve"> Making (957)</w:t>
            </w:r>
          </w:p>
        </w:tc>
        <w:tc>
          <w:tcPr>
            <w:tcW w:w="1530" w:type="dxa"/>
            <w:tcBorders>
              <w:top w:val="threeDEmboss" w:sz="6" w:space="0" w:color="auto"/>
              <w:bottom w:val="threeDEmboss" w:sz="6" w:space="0" w:color="auto"/>
            </w:tcBorders>
            <w:vAlign w:val="center"/>
          </w:tcPr>
          <w:p w14:paraId="0279F13D" w14:textId="15AA6442" w:rsidR="00B95D53" w:rsidRPr="00661CBC" w:rsidRDefault="00661CBC" w:rsidP="00D24E1C">
            <w:pPr>
              <w:pStyle w:val="TableField-Left"/>
              <w:rPr>
                <w:rFonts w:ascii="Calibri Light" w:eastAsia="Calibri Light" w:hAnsi="Calibri Light" w:cs="Calibri Light"/>
                <w:sz w:val="18"/>
                <w:szCs w:val="18"/>
              </w:rPr>
            </w:pPr>
            <w:r w:rsidRPr="00661CBC">
              <w:rPr>
                <w:rFonts w:ascii="Calibri Light" w:eastAsia="Calibri Light" w:hAnsi="Calibri Light" w:cs="Calibri Light"/>
                <w:sz w:val="18"/>
                <w:szCs w:val="18"/>
              </w:rPr>
              <w:t xml:space="preserve">CS-CSOD-CCC </w:t>
            </w:r>
            <w:proofErr w:type="spellStart"/>
            <w:proofErr w:type="gramStart"/>
            <w:r w:rsidRPr="00661CBC">
              <w:rPr>
                <w:rFonts w:ascii="Calibri Light" w:eastAsia="Calibri Light" w:hAnsi="Calibri Light" w:cs="Calibri Light"/>
                <w:sz w:val="18"/>
                <w:szCs w:val="18"/>
              </w:rPr>
              <w:t>All;CS</w:t>
            </w:r>
            <w:proofErr w:type="gramEnd"/>
            <w:r w:rsidRPr="00661CBC">
              <w:rPr>
                <w:rFonts w:ascii="Calibri Light" w:eastAsia="Calibri Light" w:hAnsi="Calibri Light" w:cs="Calibri Light"/>
                <w:sz w:val="18"/>
                <w:szCs w:val="18"/>
              </w:rPr>
              <w:t>-BCD-All;CS-CSOD-RSO</w:t>
            </w:r>
            <w:proofErr w:type="spellEnd"/>
            <w:r w:rsidRPr="00661CBC">
              <w:rPr>
                <w:rFonts w:ascii="Calibri Light" w:eastAsia="Calibri Light" w:hAnsi="Calibri Light" w:cs="Calibri Light"/>
                <w:sz w:val="18"/>
                <w:szCs w:val="18"/>
              </w:rPr>
              <w:t xml:space="preserve"> All</w:t>
            </w:r>
          </w:p>
        </w:tc>
        <w:tc>
          <w:tcPr>
            <w:tcW w:w="841" w:type="dxa"/>
            <w:tcBorders>
              <w:top w:val="threeDEmboss" w:sz="6" w:space="0" w:color="auto"/>
              <w:bottom w:val="threeDEmboss" w:sz="6" w:space="0" w:color="auto"/>
            </w:tcBorders>
            <w:vAlign w:val="center"/>
          </w:tcPr>
          <w:p w14:paraId="1B2868D6" w14:textId="44D4FD96" w:rsidR="00B95D53" w:rsidRPr="00661CBC" w:rsidRDefault="00661CBC" w:rsidP="00D24E1C">
            <w:pPr>
              <w:pStyle w:val="TableField-Left"/>
              <w:rPr>
                <w:rFonts w:ascii="Calibri Light" w:eastAsia="Calibri Light" w:hAnsi="Calibri Light" w:cs="Calibri Light"/>
                <w:sz w:val="18"/>
                <w:szCs w:val="18"/>
              </w:rPr>
            </w:pPr>
            <w:r w:rsidRPr="00661CBC">
              <w:rPr>
                <w:rFonts w:ascii="Calibri Light" w:eastAsia="Calibri Light" w:hAnsi="Calibri Light" w:cs="Calibri Light"/>
                <w:sz w:val="18"/>
                <w:szCs w:val="18"/>
              </w:rPr>
              <w:t>Low</w:t>
            </w:r>
          </w:p>
        </w:tc>
        <w:tc>
          <w:tcPr>
            <w:tcW w:w="985" w:type="dxa"/>
            <w:tcBorders>
              <w:top w:val="threeDEmboss" w:sz="6" w:space="0" w:color="auto"/>
              <w:bottom w:val="threeDEmboss" w:sz="6" w:space="0" w:color="auto"/>
            </w:tcBorders>
            <w:vAlign w:val="center"/>
          </w:tcPr>
          <w:p w14:paraId="784A8BA5" w14:textId="3A113384" w:rsidR="00B95D53" w:rsidRPr="00661CBC" w:rsidRDefault="00661CBC" w:rsidP="00D24E1C">
            <w:pPr>
              <w:pStyle w:val="TableField-Left"/>
              <w:rPr>
                <w:rFonts w:ascii="Calibri Light" w:eastAsia="Calibri Light" w:hAnsi="Calibri Light" w:cs="Calibri Light"/>
                <w:sz w:val="18"/>
                <w:szCs w:val="18"/>
              </w:rPr>
            </w:pPr>
            <w:r w:rsidRPr="00661CBC">
              <w:rPr>
                <w:rFonts w:ascii="Calibri Light" w:eastAsia="Calibri Light" w:hAnsi="Calibri Light" w:cs="Calibri Light"/>
                <w:sz w:val="18"/>
                <w:szCs w:val="18"/>
              </w:rPr>
              <w:t>Low</w:t>
            </w:r>
          </w:p>
        </w:tc>
      </w:tr>
      <w:tr w:rsidR="00742984" w:rsidRPr="005557A5" w14:paraId="7EC5249F" w14:textId="77777777" w:rsidTr="6ECAB0E7">
        <w:trPr>
          <w:cantSplit/>
          <w:trHeight w:val="432"/>
        </w:trPr>
        <w:tc>
          <w:tcPr>
            <w:tcW w:w="4117" w:type="dxa"/>
            <w:tcBorders>
              <w:top w:val="threeDEmboss" w:sz="6" w:space="0" w:color="auto"/>
              <w:bottom w:val="threeDEmboss" w:sz="6" w:space="0" w:color="auto"/>
            </w:tcBorders>
            <w:vAlign w:val="center"/>
          </w:tcPr>
          <w:p w14:paraId="72C1EA97" w14:textId="500FACCB" w:rsidR="00742984" w:rsidRPr="005557A5" w:rsidRDefault="00742984"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Legacy system provides all technical master data viewable to users. In the future there will be some technical master data in front office. If needed data is not visible the user will view through FOP to back office.</w:t>
            </w:r>
          </w:p>
        </w:tc>
        <w:tc>
          <w:tcPr>
            <w:tcW w:w="1710" w:type="dxa"/>
            <w:tcBorders>
              <w:top w:val="threeDEmboss" w:sz="6" w:space="0" w:color="auto"/>
              <w:bottom w:val="threeDEmboss" w:sz="6" w:space="0" w:color="auto"/>
            </w:tcBorders>
            <w:vAlign w:val="center"/>
          </w:tcPr>
          <w:p w14:paraId="1451A35C" w14:textId="1FD0A1C4" w:rsidR="00742984" w:rsidRPr="005557A5" w:rsidRDefault="00742984" w:rsidP="546B4D49">
            <w:pPr>
              <w:pStyle w:val="TableField-Left"/>
              <w:rPr>
                <w:rFonts w:ascii="Calibri Light" w:eastAsia="Calibri Light" w:hAnsi="Calibri Light" w:cs="Calibri Light"/>
                <w:sz w:val="18"/>
                <w:szCs w:val="18"/>
              </w:rPr>
            </w:pPr>
            <w:proofErr w:type="spellStart"/>
            <w:proofErr w:type="gramStart"/>
            <w:r w:rsidRPr="546B4D49">
              <w:rPr>
                <w:rFonts w:ascii="Calibri Light" w:eastAsia="Calibri Light" w:hAnsi="Calibri Light" w:cs="Calibri Light"/>
                <w:sz w:val="18"/>
                <w:szCs w:val="18"/>
              </w:rPr>
              <w:t>Process;Decision</w:t>
            </w:r>
            <w:proofErr w:type="spellEnd"/>
            <w:proofErr w:type="gramEnd"/>
            <w:r w:rsidRPr="546B4D49">
              <w:rPr>
                <w:rFonts w:ascii="Calibri Light" w:eastAsia="Calibri Light" w:hAnsi="Calibri Light" w:cs="Calibri Light"/>
                <w:sz w:val="18"/>
                <w:szCs w:val="18"/>
              </w:rPr>
              <w:t xml:space="preserve"> Making</w:t>
            </w:r>
            <w:r w:rsidR="009D7F16" w:rsidRPr="546B4D49">
              <w:rPr>
                <w:rFonts w:ascii="Calibri Light" w:eastAsia="Calibri Light" w:hAnsi="Calibri Light" w:cs="Calibri Light"/>
                <w:sz w:val="18"/>
                <w:szCs w:val="18"/>
              </w:rPr>
              <w:t xml:space="preserve"> (97</w:t>
            </w:r>
            <w:r w:rsidRPr="546B4D49">
              <w:rPr>
                <w:rFonts w:ascii="Calibri Light" w:eastAsia="Calibri Light" w:hAnsi="Calibri Light" w:cs="Calibri Light"/>
                <w:sz w:val="18"/>
                <w:szCs w:val="18"/>
              </w:rPr>
              <w:t>4)</w:t>
            </w:r>
          </w:p>
        </w:tc>
        <w:tc>
          <w:tcPr>
            <w:tcW w:w="1530" w:type="dxa"/>
            <w:tcBorders>
              <w:top w:val="threeDEmboss" w:sz="6" w:space="0" w:color="auto"/>
              <w:bottom w:val="threeDEmboss" w:sz="6" w:space="0" w:color="auto"/>
            </w:tcBorders>
            <w:vAlign w:val="center"/>
          </w:tcPr>
          <w:p w14:paraId="1AF4C7AE" w14:textId="34508ED0" w:rsidR="00742984" w:rsidRPr="005557A5" w:rsidRDefault="00742984"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 xml:space="preserve">CS-CSOD-CCC </w:t>
            </w:r>
            <w:proofErr w:type="spellStart"/>
            <w:proofErr w:type="gramStart"/>
            <w:r w:rsidRPr="546B4D49">
              <w:rPr>
                <w:rFonts w:ascii="Calibri Light" w:eastAsia="Calibri Light" w:hAnsi="Calibri Light" w:cs="Calibri Light"/>
                <w:sz w:val="18"/>
                <w:szCs w:val="18"/>
              </w:rPr>
              <w:t>All;CS</w:t>
            </w:r>
            <w:proofErr w:type="gramEnd"/>
            <w:r w:rsidRPr="546B4D49">
              <w:rPr>
                <w:rFonts w:ascii="Calibri Light" w:eastAsia="Calibri Light" w:hAnsi="Calibri Light" w:cs="Calibri Light"/>
                <w:sz w:val="18"/>
                <w:szCs w:val="18"/>
              </w:rPr>
              <w:t>-BCD-All;CS-CP&amp;S-All</w:t>
            </w:r>
            <w:proofErr w:type="spellEnd"/>
          </w:p>
        </w:tc>
        <w:tc>
          <w:tcPr>
            <w:tcW w:w="841" w:type="dxa"/>
            <w:tcBorders>
              <w:top w:val="threeDEmboss" w:sz="6" w:space="0" w:color="auto"/>
              <w:bottom w:val="threeDEmboss" w:sz="6" w:space="0" w:color="auto"/>
            </w:tcBorders>
            <w:vAlign w:val="center"/>
          </w:tcPr>
          <w:p w14:paraId="3B9D2E16" w14:textId="11839E41" w:rsidR="00742984" w:rsidRPr="005557A5" w:rsidRDefault="00742984"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Low</w:t>
            </w:r>
          </w:p>
        </w:tc>
        <w:tc>
          <w:tcPr>
            <w:tcW w:w="985" w:type="dxa"/>
            <w:tcBorders>
              <w:top w:val="threeDEmboss" w:sz="6" w:space="0" w:color="auto"/>
              <w:bottom w:val="threeDEmboss" w:sz="6" w:space="0" w:color="auto"/>
            </w:tcBorders>
            <w:vAlign w:val="center"/>
          </w:tcPr>
          <w:p w14:paraId="17FDCD99" w14:textId="015ACB2E" w:rsidR="00742984" w:rsidRPr="005557A5" w:rsidRDefault="00742984"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Low</w:t>
            </w:r>
          </w:p>
        </w:tc>
      </w:tr>
      <w:tr w:rsidR="00742984" w:rsidRPr="005557A5" w14:paraId="49075319" w14:textId="77777777" w:rsidTr="6ECAB0E7">
        <w:trPr>
          <w:cantSplit/>
          <w:trHeight w:val="432"/>
        </w:trPr>
        <w:tc>
          <w:tcPr>
            <w:tcW w:w="4117" w:type="dxa"/>
            <w:tcBorders>
              <w:top w:val="threeDEmboss" w:sz="6" w:space="0" w:color="auto"/>
              <w:bottom w:val="threeDEmboss" w:sz="6" w:space="0" w:color="auto"/>
            </w:tcBorders>
            <w:vAlign w:val="center"/>
          </w:tcPr>
          <w:p w14:paraId="70DF1147" w14:textId="09768AE3" w:rsidR="00742984" w:rsidRPr="005557A5" w:rsidRDefault="00742984"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lastRenderedPageBreak/>
              <w:t>Front office users will access back office screens using the Front Office Process (FOP) launcher. It is a pending enhancement. The launcher creates an opportunity for users to view data and issue transactions that is not available in the front office UI (</w:t>
            </w:r>
            <w:proofErr w:type="spellStart"/>
            <w:r w:rsidRPr="546B4D49">
              <w:rPr>
                <w:rFonts w:ascii="Calibri Light" w:eastAsia="Calibri Light" w:hAnsi="Calibri Light" w:cs="Calibri Light"/>
                <w:sz w:val="18"/>
                <w:szCs w:val="18"/>
              </w:rPr>
              <w:t>eg.</w:t>
            </w:r>
            <w:proofErr w:type="spellEnd"/>
            <w:r w:rsidRPr="546B4D49">
              <w:rPr>
                <w:rFonts w:ascii="Calibri Light" w:eastAsia="Calibri Light" w:hAnsi="Calibri Light" w:cs="Calibri Light"/>
                <w:sz w:val="18"/>
                <w:szCs w:val="18"/>
              </w:rPr>
              <w:t xml:space="preserve"> installation facts, interval usage, utility tax exemption, joint billing etc.) and minimizes the need for a hand off to the back office. This creates a single sign on to the </w:t>
            </w:r>
            <w:proofErr w:type="gramStart"/>
            <w:r w:rsidRPr="546B4D49">
              <w:rPr>
                <w:rFonts w:ascii="Calibri Light" w:eastAsia="Calibri Light" w:hAnsi="Calibri Light" w:cs="Calibri Light"/>
                <w:sz w:val="18"/>
                <w:szCs w:val="18"/>
              </w:rPr>
              <w:t>back office</w:t>
            </w:r>
            <w:proofErr w:type="gramEnd"/>
            <w:r w:rsidRPr="546B4D49">
              <w:rPr>
                <w:rFonts w:ascii="Calibri Light" w:eastAsia="Calibri Light" w:hAnsi="Calibri Light" w:cs="Calibri Light"/>
                <w:sz w:val="18"/>
                <w:szCs w:val="18"/>
              </w:rPr>
              <w:t xml:space="preserve"> system from the front office. Currently CCC and BCD use one major system for most transactions, CWO and Legacy CRM respectively. Users will need to know when to use the FOP Launcher for transactions and data elements.</w:t>
            </w:r>
          </w:p>
        </w:tc>
        <w:tc>
          <w:tcPr>
            <w:tcW w:w="1710" w:type="dxa"/>
            <w:tcBorders>
              <w:top w:val="threeDEmboss" w:sz="6" w:space="0" w:color="auto"/>
              <w:bottom w:val="threeDEmboss" w:sz="6" w:space="0" w:color="auto"/>
            </w:tcBorders>
            <w:vAlign w:val="center"/>
          </w:tcPr>
          <w:p w14:paraId="38A6C349" w14:textId="0AFE9EC3" w:rsidR="00742984" w:rsidRPr="005557A5" w:rsidRDefault="00742984"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 xml:space="preserve">Culture </w:t>
            </w:r>
            <w:proofErr w:type="spellStart"/>
            <w:proofErr w:type="gramStart"/>
            <w:r w:rsidRPr="546B4D49">
              <w:rPr>
                <w:rFonts w:ascii="Calibri Light" w:eastAsia="Calibri Light" w:hAnsi="Calibri Light" w:cs="Calibri Light"/>
                <w:sz w:val="18"/>
                <w:szCs w:val="18"/>
              </w:rPr>
              <w:t>Shift;Benefit</w:t>
            </w:r>
            <w:proofErr w:type="spellEnd"/>
            <w:proofErr w:type="gramEnd"/>
            <w:r w:rsidRPr="546B4D49">
              <w:rPr>
                <w:rFonts w:ascii="Calibri Light" w:eastAsia="Calibri Light" w:hAnsi="Calibri Light" w:cs="Calibri Light"/>
                <w:sz w:val="18"/>
                <w:szCs w:val="18"/>
              </w:rPr>
              <w:t>/</w:t>
            </w:r>
            <w:proofErr w:type="spellStart"/>
            <w:r w:rsidRPr="546B4D49">
              <w:rPr>
                <w:rFonts w:ascii="Calibri Light" w:eastAsia="Calibri Light" w:hAnsi="Calibri Light" w:cs="Calibri Light"/>
                <w:sz w:val="18"/>
                <w:szCs w:val="18"/>
              </w:rPr>
              <w:t>Improvement;Process;Decision</w:t>
            </w:r>
            <w:proofErr w:type="spellEnd"/>
            <w:r w:rsidRPr="546B4D49">
              <w:rPr>
                <w:rFonts w:ascii="Calibri Light" w:eastAsia="Calibri Light" w:hAnsi="Calibri Light" w:cs="Calibri Light"/>
                <w:sz w:val="18"/>
                <w:szCs w:val="18"/>
              </w:rPr>
              <w:t xml:space="preserve"> Making (815)</w:t>
            </w:r>
          </w:p>
        </w:tc>
        <w:tc>
          <w:tcPr>
            <w:tcW w:w="1530" w:type="dxa"/>
            <w:tcBorders>
              <w:top w:val="threeDEmboss" w:sz="6" w:space="0" w:color="auto"/>
              <w:bottom w:val="threeDEmboss" w:sz="6" w:space="0" w:color="auto"/>
            </w:tcBorders>
            <w:vAlign w:val="center"/>
          </w:tcPr>
          <w:p w14:paraId="709E8FF9" w14:textId="6457FC85" w:rsidR="00742984" w:rsidRPr="005557A5" w:rsidRDefault="00742984" w:rsidP="546B4D49">
            <w:pPr>
              <w:pStyle w:val="TableField-Left"/>
              <w:rPr>
                <w:rFonts w:ascii="Calibri Light" w:eastAsia="Calibri Light" w:hAnsi="Calibri Light" w:cs="Calibri Light"/>
                <w:sz w:val="18"/>
                <w:szCs w:val="18"/>
              </w:rPr>
            </w:pPr>
            <w:proofErr w:type="spellStart"/>
            <w:r w:rsidRPr="546B4D49">
              <w:rPr>
                <w:rFonts w:ascii="Calibri Light" w:eastAsia="Calibri Light" w:hAnsi="Calibri Light" w:cs="Calibri Light"/>
                <w:sz w:val="18"/>
                <w:szCs w:val="18"/>
              </w:rPr>
              <w:t>CS-BCD-</w:t>
            </w:r>
            <w:proofErr w:type="gramStart"/>
            <w:r w:rsidRPr="546B4D49">
              <w:rPr>
                <w:rFonts w:ascii="Calibri Light" w:eastAsia="Calibri Light" w:hAnsi="Calibri Light" w:cs="Calibri Light"/>
                <w:sz w:val="18"/>
                <w:szCs w:val="18"/>
              </w:rPr>
              <w:t>All;CS</w:t>
            </w:r>
            <w:proofErr w:type="gramEnd"/>
            <w:r w:rsidRPr="546B4D49">
              <w:rPr>
                <w:rFonts w:ascii="Calibri Light" w:eastAsia="Calibri Light" w:hAnsi="Calibri Light" w:cs="Calibri Light"/>
                <w:sz w:val="18"/>
                <w:szCs w:val="18"/>
              </w:rPr>
              <w:t>-CP&amp;S-All;CS-CSOD-CCC</w:t>
            </w:r>
            <w:proofErr w:type="spellEnd"/>
            <w:r w:rsidRPr="546B4D49">
              <w:rPr>
                <w:rFonts w:ascii="Calibri Light" w:eastAsia="Calibri Light" w:hAnsi="Calibri Light" w:cs="Calibri Light"/>
                <w:sz w:val="18"/>
                <w:szCs w:val="18"/>
              </w:rPr>
              <w:t xml:space="preserve"> </w:t>
            </w:r>
            <w:proofErr w:type="spellStart"/>
            <w:r w:rsidRPr="546B4D49">
              <w:rPr>
                <w:rFonts w:ascii="Calibri Light" w:eastAsia="Calibri Light" w:hAnsi="Calibri Light" w:cs="Calibri Light"/>
                <w:sz w:val="18"/>
                <w:szCs w:val="18"/>
              </w:rPr>
              <w:t>All;CS-CSOD-Consumer</w:t>
            </w:r>
            <w:proofErr w:type="spellEnd"/>
            <w:r w:rsidRPr="546B4D49">
              <w:rPr>
                <w:rFonts w:ascii="Calibri Light" w:eastAsia="Calibri Light" w:hAnsi="Calibri Light" w:cs="Calibri Light"/>
                <w:sz w:val="18"/>
                <w:szCs w:val="18"/>
              </w:rPr>
              <w:t xml:space="preserve"> Affairs </w:t>
            </w:r>
          </w:p>
        </w:tc>
        <w:tc>
          <w:tcPr>
            <w:tcW w:w="841" w:type="dxa"/>
            <w:tcBorders>
              <w:top w:val="threeDEmboss" w:sz="6" w:space="0" w:color="auto"/>
              <w:bottom w:val="threeDEmboss" w:sz="6" w:space="0" w:color="auto"/>
            </w:tcBorders>
            <w:vAlign w:val="center"/>
          </w:tcPr>
          <w:p w14:paraId="0E06361A" w14:textId="651D6066" w:rsidR="00742984" w:rsidRPr="005557A5" w:rsidRDefault="00742984"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High</w:t>
            </w:r>
          </w:p>
        </w:tc>
        <w:tc>
          <w:tcPr>
            <w:tcW w:w="985" w:type="dxa"/>
            <w:tcBorders>
              <w:top w:val="threeDEmboss" w:sz="6" w:space="0" w:color="auto"/>
              <w:bottom w:val="threeDEmboss" w:sz="6" w:space="0" w:color="auto"/>
            </w:tcBorders>
            <w:vAlign w:val="center"/>
          </w:tcPr>
          <w:p w14:paraId="1F5633A0" w14:textId="330826C9" w:rsidR="00742984" w:rsidRPr="005557A5" w:rsidRDefault="00742984"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High</w:t>
            </w:r>
          </w:p>
        </w:tc>
      </w:tr>
      <w:tr w:rsidR="00613659" w:rsidRPr="005557A5" w14:paraId="7AF18DDF" w14:textId="77777777" w:rsidTr="6ECAB0E7">
        <w:trPr>
          <w:cantSplit/>
          <w:trHeight w:val="432"/>
        </w:trPr>
        <w:tc>
          <w:tcPr>
            <w:tcW w:w="4117" w:type="dxa"/>
            <w:tcBorders>
              <w:top w:val="threeDEmboss" w:sz="6" w:space="0" w:color="auto"/>
              <w:bottom w:val="threeDEmboss" w:sz="6" w:space="0" w:color="auto"/>
            </w:tcBorders>
            <w:vAlign w:val="center"/>
          </w:tcPr>
          <w:p w14:paraId="3E9AACBA" w14:textId="71761986" w:rsidR="00613659" w:rsidRPr="00742984" w:rsidRDefault="00613659" w:rsidP="630B9CC9">
            <w:pPr>
              <w:pStyle w:val="TableField-Left"/>
              <w:rPr>
                <w:rFonts w:ascii="Calibri Light" w:eastAsia="Calibri Light" w:hAnsi="Calibri Light" w:cs="Calibri Light"/>
                <w:sz w:val="18"/>
                <w:szCs w:val="18"/>
              </w:rPr>
            </w:pPr>
            <w:r w:rsidRPr="630B9CC9">
              <w:rPr>
                <w:rFonts w:ascii="Calibri Light" w:eastAsia="Calibri Light" w:hAnsi="Calibri Light" w:cs="Calibri Light"/>
                <w:sz w:val="18"/>
                <w:szCs w:val="18"/>
              </w:rPr>
              <w:t>Mash up will be created to access multiple tools that the front office users will need to respond to customers' request or to complete a transaction (</w:t>
            </w:r>
            <w:proofErr w:type="spellStart"/>
            <w:r w:rsidRPr="630B9CC9">
              <w:rPr>
                <w:rFonts w:ascii="Calibri Light" w:eastAsia="Calibri Light" w:hAnsi="Calibri Light" w:cs="Calibri Light"/>
                <w:sz w:val="18"/>
                <w:szCs w:val="18"/>
              </w:rPr>
              <w:t>eg</w:t>
            </w:r>
            <w:proofErr w:type="spellEnd"/>
            <w:r w:rsidRPr="630B9CC9">
              <w:rPr>
                <w:rFonts w:ascii="Calibri Light" w:eastAsia="Calibri Light" w:hAnsi="Calibri Light" w:cs="Calibri Light"/>
                <w:sz w:val="18"/>
                <w:szCs w:val="18"/>
              </w:rPr>
              <w:t xml:space="preserve"> SPOC, </w:t>
            </w:r>
            <w:proofErr w:type="spellStart"/>
            <w:r w:rsidRPr="630B9CC9">
              <w:rPr>
                <w:rFonts w:ascii="Calibri Light" w:eastAsia="Calibri Light" w:hAnsi="Calibri Light" w:cs="Calibri Light"/>
                <w:sz w:val="18"/>
                <w:szCs w:val="18"/>
              </w:rPr>
              <w:t>iEnergy</w:t>
            </w:r>
            <w:proofErr w:type="spellEnd"/>
            <w:r w:rsidRPr="630B9CC9">
              <w:rPr>
                <w:rFonts w:ascii="Calibri Light" w:eastAsia="Calibri Light" w:hAnsi="Calibri Light" w:cs="Calibri Light"/>
                <w:sz w:val="18"/>
                <w:szCs w:val="18"/>
              </w:rPr>
              <w:t xml:space="preserve">, </w:t>
            </w:r>
            <w:proofErr w:type="spellStart"/>
            <w:r w:rsidRPr="630B9CC9">
              <w:rPr>
                <w:rFonts w:ascii="Calibri Light" w:eastAsia="Calibri Light" w:hAnsi="Calibri Light" w:cs="Calibri Light"/>
                <w:sz w:val="18"/>
                <w:szCs w:val="18"/>
              </w:rPr>
              <w:t>GridX</w:t>
            </w:r>
            <w:proofErr w:type="spellEnd"/>
            <w:r w:rsidRPr="630B9CC9">
              <w:rPr>
                <w:rFonts w:ascii="Calibri Light" w:eastAsia="Calibri Light" w:hAnsi="Calibri Light" w:cs="Calibri Light"/>
                <w:sz w:val="18"/>
                <w:szCs w:val="18"/>
              </w:rPr>
              <w:t xml:space="preserve"> and Design Manager). A mash up allows the user to easily launch a 3rd party application via a link or by embedding it within C4C. Currently the primary system that CCC/GCS uses is CWO. BCD currently uses CSS and Legacy CRM for most of their customer needs. Additional training will be required for some of these systems that will be new to our agents</w:t>
            </w:r>
          </w:p>
        </w:tc>
        <w:tc>
          <w:tcPr>
            <w:tcW w:w="1710" w:type="dxa"/>
            <w:tcBorders>
              <w:top w:val="threeDEmboss" w:sz="6" w:space="0" w:color="auto"/>
              <w:bottom w:val="threeDEmboss" w:sz="6" w:space="0" w:color="auto"/>
            </w:tcBorders>
            <w:vAlign w:val="center"/>
          </w:tcPr>
          <w:p w14:paraId="4EE132DC" w14:textId="3FBF9B6E" w:rsidR="00613659" w:rsidRPr="00742984" w:rsidRDefault="00613659" w:rsidP="630B9CC9">
            <w:pPr>
              <w:pStyle w:val="TableField-Left"/>
              <w:rPr>
                <w:rFonts w:ascii="Calibri Light" w:eastAsia="Calibri Light" w:hAnsi="Calibri Light" w:cs="Calibri Light"/>
                <w:sz w:val="18"/>
                <w:szCs w:val="18"/>
              </w:rPr>
            </w:pPr>
            <w:r w:rsidRPr="630B9CC9">
              <w:rPr>
                <w:rFonts w:ascii="Calibri Light" w:eastAsia="Calibri Light" w:hAnsi="Calibri Light" w:cs="Calibri Light"/>
                <w:sz w:val="18"/>
                <w:szCs w:val="18"/>
              </w:rPr>
              <w:t xml:space="preserve">Decision </w:t>
            </w:r>
            <w:proofErr w:type="spellStart"/>
            <w:proofErr w:type="gramStart"/>
            <w:r w:rsidRPr="630B9CC9">
              <w:rPr>
                <w:rFonts w:ascii="Calibri Light" w:eastAsia="Calibri Light" w:hAnsi="Calibri Light" w:cs="Calibri Light"/>
                <w:sz w:val="18"/>
                <w:szCs w:val="18"/>
              </w:rPr>
              <w:t>Making;Process</w:t>
            </w:r>
            <w:proofErr w:type="gramEnd"/>
            <w:r w:rsidRPr="630B9CC9">
              <w:rPr>
                <w:rFonts w:ascii="Calibri Light" w:eastAsia="Calibri Light" w:hAnsi="Calibri Light" w:cs="Calibri Light"/>
                <w:sz w:val="18"/>
                <w:szCs w:val="18"/>
              </w:rPr>
              <w:t>;Technology</w:t>
            </w:r>
            <w:proofErr w:type="spellEnd"/>
            <w:r w:rsidRPr="630B9CC9">
              <w:rPr>
                <w:rFonts w:ascii="Calibri Light" w:eastAsia="Calibri Light" w:hAnsi="Calibri Light" w:cs="Calibri Light"/>
                <w:sz w:val="18"/>
                <w:szCs w:val="18"/>
              </w:rPr>
              <w:t xml:space="preserve"> (1117)</w:t>
            </w:r>
          </w:p>
        </w:tc>
        <w:tc>
          <w:tcPr>
            <w:tcW w:w="1530" w:type="dxa"/>
            <w:tcBorders>
              <w:top w:val="threeDEmboss" w:sz="6" w:space="0" w:color="auto"/>
              <w:bottom w:val="threeDEmboss" w:sz="6" w:space="0" w:color="auto"/>
            </w:tcBorders>
            <w:vAlign w:val="center"/>
          </w:tcPr>
          <w:p w14:paraId="30691337" w14:textId="63E2AB35" w:rsidR="00613659" w:rsidRPr="00742984" w:rsidRDefault="00613659" w:rsidP="630B9CC9">
            <w:pPr>
              <w:pStyle w:val="TableField-Left"/>
              <w:rPr>
                <w:rFonts w:ascii="Calibri Light" w:eastAsia="Calibri Light" w:hAnsi="Calibri Light" w:cs="Calibri Light"/>
                <w:sz w:val="18"/>
                <w:szCs w:val="18"/>
              </w:rPr>
            </w:pPr>
            <w:proofErr w:type="spellStart"/>
            <w:r w:rsidRPr="630B9CC9">
              <w:rPr>
                <w:rFonts w:ascii="Calibri Light" w:eastAsia="Calibri Light" w:hAnsi="Calibri Light" w:cs="Calibri Light"/>
                <w:sz w:val="18"/>
                <w:szCs w:val="18"/>
              </w:rPr>
              <w:t>CS-BCD-</w:t>
            </w:r>
            <w:proofErr w:type="gramStart"/>
            <w:r w:rsidRPr="630B9CC9">
              <w:rPr>
                <w:rFonts w:ascii="Calibri Light" w:eastAsia="Calibri Light" w:hAnsi="Calibri Light" w:cs="Calibri Light"/>
                <w:sz w:val="18"/>
                <w:szCs w:val="18"/>
              </w:rPr>
              <w:t>All;CS</w:t>
            </w:r>
            <w:proofErr w:type="gramEnd"/>
            <w:r w:rsidRPr="630B9CC9">
              <w:rPr>
                <w:rFonts w:ascii="Calibri Light" w:eastAsia="Calibri Light" w:hAnsi="Calibri Light" w:cs="Calibri Light"/>
                <w:sz w:val="18"/>
                <w:szCs w:val="18"/>
              </w:rPr>
              <w:t>-CSOD-CCC</w:t>
            </w:r>
            <w:proofErr w:type="spellEnd"/>
            <w:r w:rsidRPr="630B9CC9">
              <w:rPr>
                <w:rFonts w:ascii="Calibri Light" w:eastAsia="Calibri Light" w:hAnsi="Calibri Light" w:cs="Calibri Light"/>
                <w:sz w:val="18"/>
                <w:szCs w:val="18"/>
              </w:rPr>
              <w:t xml:space="preserve"> </w:t>
            </w:r>
            <w:proofErr w:type="spellStart"/>
            <w:r w:rsidRPr="630B9CC9">
              <w:rPr>
                <w:rFonts w:ascii="Calibri Light" w:eastAsia="Calibri Light" w:hAnsi="Calibri Light" w:cs="Calibri Light"/>
                <w:sz w:val="18"/>
                <w:szCs w:val="18"/>
              </w:rPr>
              <w:t>All;CS-CSOD-Consumer</w:t>
            </w:r>
            <w:proofErr w:type="spellEnd"/>
            <w:r w:rsidRPr="630B9CC9">
              <w:rPr>
                <w:rFonts w:ascii="Calibri Light" w:eastAsia="Calibri Light" w:hAnsi="Calibri Light" w:cs="Calibri Light"/>
                <w:sz w:val="18"/>
                <w:szCs w:val="18"/>
              </w:rPr>
              <w:t xml:space="preserve"> Affairs</w:t>
            </w:r>
          </w:p>
        </w:tc>
        <w:tc>
          <w:tcPr>
            <w:tcW w:w="841" w:type="dxa"/>
            <w:tcBorders>
              <w:top w:val="threeDEmboss" w:sz="6" w:space="0" w:color="auto"/>
              <w:bottom w:val="threeDEmboss" w:sz="6" w:space="0" w:color="auto"/>
            </w:tcBorders>
            <w:vAlign w:val="center"/>
          </w:tcPr>
          <w:p w14:paraId="4A12F108" w14:textId="6C0611B7" w:rsidR="00613659" w:rsidRDefault="00613659" w:rsidP="630B9CC9">
            <w:pPr>
              <w:pStyle w:val="TableField-Left"/>
              <w:rPr>
                <w:rFonts w:ascii="Calibri Light" w:eastAsia="Calibri Light" w:hAnsi="Calibri Light" w:cs="Calibri Light"/>
                <w:sz w:val="18"/>
                <w:szCs w:val="18"/>
              </w:rPr>
            </w:pPr>
            <w:r w:rsidRPr="630B9CC9">
              <w:rPr>
                <w:rFonts w:ascii="Calibri Light" w:eastAsia="Calibri Light" w:hAnsi="Calibri Light" w:cs="Calibri Light"/>
                <w:sz w:val="18"/>
                <w:szCs w:val="18"/>
              </w:rPr>
              <w:t>High</w:t>
            </w:r>
          </w:p>
        </w:tc>
        <w:tc>
          <w:tcPr>
            <w:tcW w:w="985" w:type="dxa"/>
            <w:tcBorders>
              <w:top w:val="threeDEmboss" w:sz="6" w:space="0" w:color="auto"/>
              <w:bottom w:val="threeDEmboss" w:sz="6" w:space="0" w:color="auto"/>
            </w:tcBorders>
            <w:vAlign w:val="center"/>
          </w:tcPr>
          <w:p w14:paraId="53B5A7C2" w14:textId="3FE28E12" w:rsidR="00613659" w:rsidRDefault="00613659" w:rsidP="630B9CC9">
            <w:pPr>
              <w:pStyle w:val="TableField-Left"/>
              <w:rPr>
                <w:rFonts w:ascii="Calibri Light" w:eastAsia="Calibri Light" w:hAnsi="Calibri Light" w:cs="Calibri Light"/>
                <w:sz w:val="18"/>
                <w:szCs w:val="18"/>
              </w:rPr>
            </w:pPr>
            <w:r w:rsidRPr="630B9CC9">
              <w:rPr>
                <w:rFonts w:ascii="Calibri Light" w:eastAsia="Calibri Light" w:hAnsi="Calibri Light" w:cs="Calibri Light"/>
                <w:sz w:val="18"/>
                <w:szCs w:val="18"/>
              </w:rPr>
              <w:t>High</w:t>
            </w:r>
          </w:p>
        </w:tc>
      </w:tr>
      <w:tr w:rsidR="00B95D53" w:rsidRPr="005557A5" w14:paraId="462CB929" w14:textId="77777777" w:rsidTr="6ECAB0E7">
        <w:trPr>
          <w:cantSplit/>
          <w:trHeight w:val="432"/>
        </w:trPr>
        <w:tc>
          <w:tcPr>
            <w:tcW w:w="4117" w:type="dxa"/>
            <w:tcBorders>
              <w:top w:val="threeDEmboss" w:sz="6" w:space="0" w:color="auto"/>
              <w:bottom w:val="threeDEmboss" w:sz="6" w:space="0" w:color="auto"/>
            </w:tcBorders>
            <w:vAlign w:val="center"/>
          </w:tcPr>
          <w:p w14:paraId="32EE7B09" w14:textId="77777777" w:rsidR="00B95D53" w:rsidRPr="00B95D53" w:rsidRDefault="00B95D53" w:rsidP="546B4D49">
            <w:pPr>
              <w:rPr>
                <w:rFonts w:ascii="Calibri Light,MS Mincho" w:eastAsia="Calibri Light,MS Mincho" w:hAnsi="Calibri Light,MS Mincho" w:cs="Calibri Light,MS Mincho"/>
                <w:sz w:val="18"/>
                <w:szCs w:val="18"/>
                <w:lang w:eastAsia="ja-JP"/>
              </w:rPr>
            </w:pPr>
            <w:r w:rsidRPr="546B4D49">
              <w:rPr>
                <w:rFonts w:ascii="Calibri Light" w:eastAsia="Calibri Light" w:hAnsi="Calibri Light" w:cs="Calibri Light"/>
                <w:sz w:val="18"/>
                <w:szCs w:val="18"/>
                <w:lang w:eastAsia="ja-JP"/>
              </w:rPr>
              <w:t>Currently, after completing a turn on request through SCE.com, they can also request to add the account to an existing summary billing arrangement.</w:t>
            </w:r>
          </w:p>
          <w:p w14:paraId="01F2D2E7" w14:textId="77777777" w:rsidR="00B95D53" w:rsidRPr="00B95D53" w:rsidRDefault="00B95D53" w:rsidP="546B4D49">
            <w:pPr>
              <w:rPr>
                <w:rFonts w:ascii="Calibri Light,MS Mincho" w:eastAsia="Calibri Light,MS Mincho" w:hAnsi="Calibri Light,MS Mincho" w:cs="Calibri Light,MS Mincho"/>
                <w:sz w:val="18"/>
                <w:szCs w:val="18"/>
                <w:lang w:eastAsia="ja-JP"/>
              </w:rPr>
            </w:pPr>
            <w:r w:rsidRPr="546B4D49">
              <w:rPr>
                <w:rFonts w:ascii="Calibri Light" w:eastAsia="Calibri Light" w:hAnsi="Calibri Light" w:cs="Calibri Light"/>
                <w:sz w:val="18"/>
                <w:szCs w:val="18"/>
                <w:lang w:eastAsia="ja-JP"/>
              </w:rPr>
              <w:t xml:space="preserve">In SAP, SCE.com turn </w:t>
            </w:r>
            <w:proofErr w:type="spellStart"/>
            <w:r w:rsidRPr="546B4D49">
              <w:rPr>
                <w:rFonts w:ascii="Calibri Light" w:eastAsia="Calibri Light" w:hAnsi="Calibri Light" w:cs="Calibri Light"/>
                <w:sz w:val="18"/>
                <w:szCs w:val="18"/>
                <w:lang w:eastAsia="ja-JP"/>
              </w:rPr>
              <w:t>ons</w:t>
            </w:r>
            <w:proofErr w:type="spellEnd"/>
            <w:r w:rsidRPr="546B4D49">
              <w:rPr>
                <w:rFonts w:ascii="Calibri Light" w:eastAsia="Calibri Light" w:hAnsi="Calibri Light" w:cs="Calibri Light"/>
                <w:sz w:val="18"/>
                <w:szCs w:val="18"/>
                <w:lang w:eastAsia="ja-JP"/>
              </w:rPr>
              <w:t xml:space="preserve"> will only allow to set up as a solo account and not as part of a Joint or Collective invoicing arrangement.</w:t>
            </w:r>
          </w:p>
          <w:p w14:paraId="5B919818" w14:textId="77777777" w:rsidR="00B95D53" w:rsidRPr="00B95D53" w:rsidRDefault="00B95D53" w:rsidP="546B4D49">
            <w:pPr>
              <w:rPr>
                <w:rFonts w:ascii="Calibri Light,MS Mincho" w:eastAsia="Calibri Light,MS Mincho" w:hAnsi="Calibri Light,MS Mincho" w:cs="Calibri Light,MS Mincho"/>
                <w:sz w:val="18"/>
                <w:szCs w:val="18"/>
                <w:lang w:eastAsia="ja-JP"/>
              </w:rPr>
            </w:pPr>
            <w:r w:rsidRPr="546B4D49">
              <w:rPr>
                <w:rFonts w:ascii="Calibri Light" w:eastAsia="Calibri Light" w:hAnsi="Calibri Light" w:cs="Calibri Light"/>
                <w:sz w:val="18"/>
                <w:szCs w:val="18"/>
                <w:lang w:eastAsia="ja-JP"/>
              </w:rPr>
              <w:t>Operational Impact: Additional calls from the customer to complete their request where these were previously not received</w:t>
            </w:r>
          </w:p>
          <w:p w14:paraId="7B84C90D" w14:textId="77777777" w:rsidR="00B95D53" w:rsidRPr="00B95D53" w:rsidRDefault="00B95D53" w:rsidP="546B4D49">
            <w:pPr>
              <w:rPr>
                <w:rFonts w:ascii="Calibri Light,MS Mincho" w:eastAsia="Calibri Light,MS Mincho" w:hAnsi="Calibri Light,MS Mincho" w:cs="Calibri Light,MS Mincho"/>
                <w:sz w:val="18"/>
                <w:szCs w:val="18"/>
                <w:lang w:eastAsia="ja-JP"/>
              </w:rPr>
            </w:pPr>
            <w:r w:rsidRPr="546B4D49">
              <w:rPr>
                <w:rFonts w:ascii="Calibri Light" w:eastAsia="Calibri Light" w:hAnsi="Calibri Light" w:cs="Calibri Light"/>
                <w:sz w:val="18"/>
                <w:szCs w:val="18"/>
                <w:lang w:eastAsia="ja-JP"/>
              </w:rPr>
              <w:t>Customer Impact: Customers will be required to contact the CCC to add their new turn on account to a Joint/Collective arrangement</w:t>
            </w:r>
          </w:p>
          <w:p w14:paraId="6A498A88" w14:textId="77777777" w:rsidR="00B95D53" w:rsidRDefault="00B95D53" w:rsidP="00D24E1C">
            <w:pPr>
              <w:pStyle w:val="TableField-Left"/>
              <w:rPr>
                <w:rFonts w:ascii="Calibri Light" w:hAnsi="Calibri Light"/>
                <w:sz w:val="18"/>
                <w:szCs w:val="18"/>
              </w:rPr>
            </w:pPr>
          </w:p>
        </w:tc>
        <w:tc>
          <w:tcPr>
            <w:tcW w:w="1710" w:type="dxa"/>
            <w:tcBorders>
              <w:top w:val="threeDEmboss" w:sz="6" w:space="0" w:color="auto"/>
              <w:bottom w:val="threeDEmboss" w:sz="6" w:space="0" w:color="auto"/>
            </w:tcBorders>
            <w:vAlign w:val="center"/>
          </w:tcPr>
          <w:p w14:paraId="225475D3" w14:textId="4CFFE0F4" w:rsidR="00B95D53" w:rsidRPr="00742984" w:rsidRDefault="002123FF"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Decision Making;</w:t>
            </w:r>
            <w:r w:rsidR="00861DBD">
              <w:rPr>
                <w:rFonts w:ascii="Calibri Light" w:eastAsia="Calibri Light" w:hAnsi="Calibri Light" w:cs="Calibri Light"/>
                <w:sz w:val="18"/>
                <w:szCs w:val="18"/>
              </w:rPr>
              <w:t xml:space="preserve"> </w:t>
            </w:r>
            <w:r w:rsidRPr="546B4D49">
              <w:rPr>
                <w:rFonts w:ascii="Calibri Light" w:eastAsia="Calibri Light" w:hAnsi="Calibri Light" w:cs="Calibri Light"/>
                <w:sz w:val="18"/>
                <w:szCs w:val="18"/>
              </w:rPr>
              <w:t>Process;</w:t>
            </w:r>
            <w:r w:rsidR="00861DBD">
              <w:rPr>
                <w:rFonts w:ascii="Calibri Light" w:eastAsia="Calibri Light" w:hAnsi="Calibri Light" w:cs="Calibri Light"/>
                <w:sz w:val="18"/>
                <w:szCs w:val="18"/>
              </w:rPr>
              <w:t xml:space="preserve"> </w:t>
            </w:r>
            <w:r w:rsidRPr="546B4D49">
              <w:rPr>
                <w:rFonts w:ascii="Calibri Light" w:eastAsia="Calibri Light" w:hAnsi="Calibri Light" w:cs="Calibri Light"/>
                <w:sz w:val="18"/>
                <w:szCs w:val="18"/>
              </w:rPr>
              <w:t>Technology;</w:t>
            </w:r>
            <w:r w:rsidR="00861DBD">
              <w:rPr>
                <w:rFonts w:ascii="Calibri Light" w:eastAsia="Calibri Light" w:hAnsi="Calibri Light" w:cs="Calibri Light"/>
                <w:sz w:val="18"/>
                <w:szCs w:val="18"/>
              </w:rPr>
              <w:t xml:space="preserve"> </w:t>
            </w:r>
            <w:r w:rsidRPr="546B4D49">
              <w:rPr>
                <w:rFonts w:ascii="Calibri Light" w:eastAsia="Calibri Light" w:hAnsi="Calibri Light" w:cs="Calibri Light"/>
                <w:sz w:val="18"/>
                <w:szCs w:val="18"/>
              </w:rPr>
              <w:t>Job Roles (Negative)</w:t>
            </w:r>
            <w:r w:rsidRPr="6ECAB0E7">
              <w:t xml:space="preserve"> </w:t>
            </w:r>
            <w:r w:rsidR="00B95D53" w:rsidRPr="546B4D49">
              <w:rPr>
                <w:rFonts w:ascii="Calibri Light" w:eastAsia="Calibri Light" w:hAnsi="Calibri Light" w:cs="Calibri Light"/>
                <w:sz w:val="18"/>
                <w:szCs w:val="18"/>
              </w:rPr>
              <w:t>1043</w:t>
            </w:r>
          </w:p>
        </w:tc>
        <w:tc>
          <w:tcPr>
            <w:tcW w:w="1530" w:type="dxa"/>
            <w:tcBorders>
              <w:top w:val="threeDEmboss" w:sz="6" w:space="0" w:color="auto"/>
              <w:bottom w:val="threeDEmboss" w:sz="6" w:space="0" w:color="auto"/>
            </w:tcBorders>
            <w:vAlign w:val="center"/>
          </w:tcPr>
          <w:p w14:paraId="1D38E124" w14:textId="43DFC4DF" w:rsidR="00B95D53" w:rsidRPr="00742984" w:rsidRDefault="002123FF"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 xml:space="preserve">CS-CSOD-RSO </w:t>
            </w:r>
            <w:proofErr w:type="spellStart"/>
            <w:proofErr w:type="gramStart"/>
            <w:r w:rsidRPr="546B4D49">
              <w:rPr>
                <w:rFonts w:ascii="Calibri Light" w:eastAsia="Calibri Light" w:hAnsi="Calibri Light" w:cs="Calibri Light"/>
                <w:sz w:val="18"/>
                <w:szCs w:val="18"/>
              </w:rPr>
              <w:t>All;CS</w:t>
            </w:r>
            <w:proofErr w:type="gramEnd"/>
            <w:r w:rsidRPr="546B4D49">
              <w:rPr>
                <w:rFonts w:ascii="Calibri Light" w:eastAsia="Calibri Light" w:hAnsi="Calibri Light" w:cs="Calibri Light"/>
                <w:sz w:val="18"/>
                <w:szCs w:val="18"/>
              </w:rPr>
              <w:t>-CSOD-CCC</w:t>
            </w:r>
            <w:proofErr w:type="spellEnd"/>
            <w:r w:rsidRPr="546B4D49">
              <w:rPr>
                <w:rFonts w:ascii="Calibri Light" w:eastAsia="Calibri Light" w:hAnsi="Calibri Light" w:cs="Calibri Light"/>
                <w:sz w:val="18"/>
                <w:szCs w:val="18"/>
              </w:rPr>
              <w:t xml:space="preserve"> </w:t>
            </w:r>
            <w:proofErr w:type="spellStart"/>
            <w:r w:rsidRPr="546B4D49">
              <w:rPr>
                <w:rFonts w:ascii="Calibri Light" w:eastAsia="Calibri Light" w:hAnsi="Calibri Light" w:cs="Calibri Light"/>
                <w:sz w:val="18"/>
                <w:szCs w:val="18"/>
              </w:rPr>
              <w:t>All;CS-BCD-All;Ext-Customers-All</w:t>
            </w:r>
            <w:proofErr w:type="spellEnd"/>
          </w:p>
        </w:tc>
        <w:tc>
          <w:tcPr>
            <w:tcW w:w="841" w:type="dxa"/>
            <w:tcBorders>
              <w:top w:val="threeDEmboss" w:sz="6" w:space="0" w:color="auto"/>
              <w:bottom w:val="threeDEmboss" w:sz="6" w:space="0" w:color="auto"/>
            </w:tcBorders>
            <w:vAlign w:val="center"/>
          </w:tcPr>
          <w:p w14:paraId="2A21F27A" w14:textId="466A6EE2" w:rsidR="00B95D53" w:rsidRDefault="002123FF"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Medium</w:t>
            </w:r>
          </w:p>
        </w:tc>
        <w:tc>
          <w:tcPr>
            <w:tcW w:w="985" w:type="dxa"/>
            <w:tcBorders>
              <w:top w:val="threeDEmboss" w:sz="6" w:space="0" w:color="auto"/>
              <w:bottom w:val="threeDEmboss" w:sz="6" w:space="0" w:color="auto"/>
            </w:tcBorders>
            <w:vAlign w:val="center"/>
          </w:tcPr>
          <w:p w14:paraId="73600856" w14:textId="7C2CB043" w:rsidR="00B95D53" w:rsidRDefault="002123FF"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Medium</w:t>
            </w:r>
          </w:p>
        </w:tc>
      </w:tr>
      <w:tr w:rsidR="00B95D53" w:rsidRPr="005557A5" w14:paraId="5D3E87BB" w14:textId="77777777" w:rsidTr="6ECAB0E7">
        <w:trPr>
          <w:cantSplit/>
          <w:trHeight w:val="432"/>
        </w:trPr>
        <w:tc>
          <w:tcPr>
            <w:tcW w:w="4117" w:type="dxa"/>
            <w:tcBorders>
              <w:top w:val="threeDEmboss" w:sz="6" w:space="0" w:color="auto"/>
              <w:bottom w:val="threeDEmboss" w:sz="6" w:space="0" w:color="auto"/>
            </w:tcBorders>
            <w:vAlign w:val="center"/>
          </w:tcPr>
          <w:p w14:paraId="3C471D06" w14:textId="4521B19C" w:rsidR="00B95D53" w:rsidRPr="00B95D53" w:rsidRDefault="00B95D53"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 xml:space="preserve">Currently users can place the turn on </w:t>
            </w:r>
            <w:proofErr w:type="spellStart"/>
            <w:r w:rsidRPr="546B4D49">
              <w:rPr>
                <w:rFonts w:ascii="Calibri Light" w:eastAsia="Calibri Light" w:hAnsi="Calibri Light" w:cs="Calibri Light"/>
                <w:sz w:val="18"/>
                <w:szCs w:val="18"/>
              </w:rPr>
              <w:t>on</w:t>
            </w:r>
            <w:proofErr w:type="spellEnd"/>
            <w:r w:rsidRPr="546B4D49">
              <w:rPr>
                <w:rFonts w:ascii="Calibri Light" w:eastAsia="Calibri Light" w:hAnsi="Calibri Light" w:cs="Calibri Light"/>
                <w:sz w:val="18"/>
                <w:szCs w:val="18"/>
              </w:rPr>
              <w:t xml:space="preserve"> hold by clicking certain check boxes that require the turn on to be held. For example, Same Party in check box, </w:t>
            </w:r>
            <w:proofErr w:type="gramStart"/>
            <w:r w:rsidRPr="546B4D49">
              <w:rPr>
                <w:rFonts w:ascii="Calibri Light" w:eastAsia="Calibri Light" w:hAnsi="Calibri Light" w:cs="Calibri Light"/>
                <w:sz w:val="18"/>
                <w:szCs w:val="18"/>
              </w:rPr>
              <w:t>Remove</w:t>
            </w:r>
            <w:proofErr w:type="gramEnd"/>
            <w:r w:rsidRPr="546B4D49">
              <w:rPr>
                <w:rFonts w:ascii="Calibri Light" w:eastAsia="Calibri Light" w:hAnsi="Calibri Light" w:cs="Calibri Light"/>
                <w:sz w:val="18"/>
                <w:szCs w:val="18"/>
              </w:rPr>
              <w:t xml:space="preserve"> meter/service checkbox, fuse up inspection, pos id investigation, no </w:t>
            </w:r>
            <w:proofErr w:type="spellStart"/>
            <w:r w:rsidRPr="546B4D49">
              <w:rPr>
                <w:rFonts w:ascii="Calibri Light" w:eastAsia="Calibri Light" w:hAnsi="Calibri Light" w:cs="Calibri Light"/>
                <w:sz w:val="18"/>
                <w:szCs w:val="18"/>
              </w:rPr>
              <w:t>ssn</w:t>
            </w:r>
            <w:proofErr w:type="spellEnd"/>
            <w:r w:rsidRPr="546B4D49">
              <w:rPr>
                <w:rFonts w:ascii="Calibri Light" w:eastAsia="Calibri Light" w:hAnsi="Calibri Light" w:cs="Calibri Light"/>
                <w:sz w:val="18"/>
                <w:szCs w:val="18"/>
              </w:rPr>
              <w:t xml:space="preserve"> information. In SAP, to place the move in “on hold” users will need to cancel the field work order and place a billing lock on the account to prevent the billing of services.</w:t>
            </w:r>
          </w:p>
          <w:p w14:paraId="0F31474C" w14:textId="77777777" w:rsidR="00B95D53" w:rsidRPr="00B95D53" w:rsidRDefault="00B95D53" w:rsidP="00B95D53">
            <w:pPr>
              <w:pStyle w:val="TableField-Left"/>
              <w:rPr>
                <w:rFonts w:ascii="Calibri Light" w:hAnsi="Calibri Light"/>
                <w:sz w:val="18"/>
                <w:szCs w:val="18"/>
              </w:rPr>
            </w:pPr>
          </w:p>
          <w:p w14:paraId="42735C2F" w14:textId="77777777" w:rsidR="00B95D53" w:rsidRPr="00B95D53" w:rsidRDefault="00B95D53"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Users will need to be trained on the process to place the move in on hold and how to reverse the process so that the move in can be completed.</w:t>
            </w:r>
          </w:p>
          <w:p w14:paraId="25994B39" w14:textId="77777777" w:rsidR="00B95D53" w:rsidRDefault="00B95D53" w:rsidP="00D24E1C">
            <w:pPr>
              <w:pStyle w:val="TableField-Left"/>
              <w:rPr>
                <w:rFonts w:ascii="Calibri Light" w:hAnsi="Calibri Light"/>
                <w:sz w:val="18"/>
                <w:szCs w:val="18"/>
              </w:rPr>
            </w:pPr>
          </w:p>
        </w:tc>
        <w:tc>
          <w:tcPr>
            <w:tcW w:w="1710" w:type="dxa"/>
            <w:tcBorders>
              <w:top w:val="threeDEmboss" w:sz="6" w:space="0" w:color="auto"/>
              <w:bottom w:val="threeDEmboss" w:sz="6" w:space="0" w:color="auto"/>
            </w:tcBorders>
            <w:vAlign w:val="center"/>
          </w:tcPr>
          <w:p w14:paraId="04E78162" w14:textId="38A78D35" w:rsidR="00B95D53" w:rsidRPr="00742984" w:rsidRDefault="00B95D53"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Process (1041)</w:t>
            </w:r>
          </w:p>
        </w:tc>
        <w:tc>
          <w:tcPr>
            <w:tcW w:w="1530" w:type="dxa"/>
            <w:tcBorders>
              <w:top w:val="threeDEmboss" w:sz="6" w:space="0" w:color="auto"/>
              <w:bottom w:val="threeDEmboss" w:sz="6" w:space="0" w:color="auto"/>
            </w:tcBorders>
            <w:vAlign w:val="center"/>
          </w:tcPr>
          <w:p w14:paraId="405B3E81" w14:textId="1582FBC6" w:rsidR="00B95D53" w:rsidRPr="00742984" w:rsidRDefault="00B95D53" w:rsidP="546B4D49">
            <w:pPr>
              <w:pStyle w:val="TableField-Left"/>
              <w:rPr>
                <w:rFonts w:ascii="Calibri Light" w:eastAsia="Calibri Light" w:hAnsi="Calibri Light" w:cs="Calibri Light"/>
                <w:sz w:val="18"/>
                <w:szCs w:val="18"/>
              </w:rPr>
            </w:pPr>
            <w:proofErr w:type="spellStart"/>
            <w:r w:rsidRPr="546B4D49">
              <w:rPr>
                <w:rFonts w:ascii="Calibri Light" w:eastAsia="Calibri Light" w:hAnsi="Calibri Light" w:cs="Calibri Light"/>
                <w:sz w:val="18"/>
                <w:szCs w:val="18"/>
              </w:rPr>
              <w:t>CS-BCD-</w:t>
            </w:r>
            <w:proofErr w:type="gramStart"/>
            <w:r w:rsidRPr="546B4D49">
              <w:rPr>
                <w:rFonts w:ascii="Calibri Light" w:eastAsia="Calibri Light" w:hAnsi="Calibri Light" w:cs="Calibri Light"/>
                <w:sz w:val="18"/>
                <w:szCs w:val="18"/>
              </w:rPr>
              <w:t>All;CS</w:t>
            </w:r>
            <w:proofErr w:type="gramEnd"/>
            <w:r w:rsidRPr="546B4D49">
              <w:rPr>
                <w:rFonts w:ascii="Calibri Light" w:eastAsia="Calibri Light" w:hAnsi="Calibri Light" w:cs="Calibri Light"/>
                <w:sz w:val="18"/>
                <w:szCs w:val="18"/>
              </w:rPr>
              <w:t>-CSOD-CCC</w:t>
            </w:r>
            <w:proofErr w:type="spellEnd"/>
            <w:r w:rsidRPr="546B4D49">
              <w:rPr>
                <w:rFonts w:ascii="Calibri Light" w:eastAsia="Calibri Light" w:hAnsi="Calibri Light" w:cs="Calibri Light"/>
                <w:sz w:val="18"/>
                <w:szCs w:val="18"/>
              </w:rPr>
              <w:t xml:space="preserve"> </w:t>
            </w:r>
            <w:proofErr w:type="spellStart"/>
            <w:r w:rsidRPr="546B4D49">
              <w:rPr>
                <w:rFonts w:ascii="Calibri Light" w:eastAsia="Calibri Light" w:hAnsi="Calibri Light" w:cs="Calibri Light"/>
                <w:sz w:val="18"/>
                <w:szCs w:val="18"/>
              </w:rPr>
              <w:t>All;CS-CSOD-Consumer</w:t>
            </w:r>
            <w:proofErr w:type="spellEnd"/>
            <w:r w:rsidRPr="546B4D49">
              <w:rPr>
                <w:rFonts w:ascii="Calibri Light" w:eastAsia="Calibri Light" w:hAnsi="Calibri Light" w:cs="Calibri Light"/>
                <w:sz w:val="18"/>
                <w:szCs w:val="18"/>
              </w:rPr>
              <w:t xml:space="preserve"> </w:t>
            </w:r>
            <w:proofErr w:type="spellStart"/>
            <w:r w:rsidRPr="546B4D49">
              <w:rPr>
                <w:rFonts w:ascii="Calibri Light" w:eastAsia="Calibri Light" w:hAnsi="Calibri Light" w:cs="Calibri Light"/>
                <w:sz w:val="18"/>
                <w:szCs w:val="18"/>
              </w:rPr>
              <w:t>Affairs;CS-CSOD-RSO</w:t>
            </w:r>
            <w:proofErr w:type="spellEnd"/>
            <w:r w:rsidRPr="546B4D49">
              <w:rPr>
                <w:rFonts w:ascii="Calibri Light" w:eastAsia="Calibri Light" w:hAnsi="Calibri Light" w:cs="Calibri Light"/>
                <w:sz w:val="18"/>
                <w:szCs w:val="18"/>
              </w:rPr>
              <w:t xml:space="preserve"> </w:t>
            </w:r>
            <w:proofErr w:type="spellStart"/>
            <w:r w:rsidRPr="546B4D49">
              <w:rPr>
                <w:rFonts w:ascii="Calibri Light" w:eastAsia="Calibri Light" w:hAnsi="Calibri Light" w:cs="Calibri Light"/>
                <w:sz w:val="18"/>
                <w:szCs w:val="18"/>
              </w:rPr>
              <w:t>All;T&amp;D-All</w:t>
            </w:r>
            <w:proofErr w:type="spellEnd"/>
          </w:p>
        </w:tc>
        <w:tc>
          <w:tcPr>
            <w:tcW w:w="841" w:type="dxa"/>
            <w:tcBorders>
              <w:top w:val="threeDEmboss" w:sz="6" w:space="0" w:color="auto"/>
              <w:bottom w:val="threeDEmboss" w:sz="6" w:space="0" w:color="auto"/>
            </w:tcBorders>
            <w:vAlign w:val="center"/>
          </w:tcPr>
          <w:p w14:paraId="0779B3A8" w14:textId="60D90F82" w:rsidR="00B95D53" w:rsidRDefault="00B95D53"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Medium</w:t>
            </w:r>
          </w:p>
        </w:tc>
        <w:tc>
          <w:tcPr>
            <w:tcW w:w="985" w:type="dxa"/>
            <w:tcBorders>
              <w:top w:val="threeDEmboss" w:sz="6" w:space="0" w:color="auto"/>
              <w:bottom w:val="threeDEmboss" w:sz="6" w:space="0" w:color="auto"/>
            </w:tcBorders>
            <w:vAlign w:val="center"/>
          </w:tcPr>
          <w:p w14:paraId="62EDF0DF" w14:textId="0234E0DF" w:rsidR="00B95D53" w:rsidRDefault="00B95D53" w:rsidP="546B4D49">
            <w:pPr>
              <w:pStyle w:val="TableField-Left"/>
              <w:rPr>
                <w:rFonts w:ascii="Calibri Light" w:eastAsia="Calibri Light" w:hAnsi="Calibri Light" w:cs="Calibri Light"/>
                <w:sz w:val="18"/>
                <w:szCs w:val="18"/>
              </w:rPr>
            </w:pPr>
            <w:r w:rsidRPr="546B4D49">
              <w:rPr>
                <w:rFonts w:ascii="Calibri Light" w:eastAsia="Calibri Light" w:hAnsi="Calibri Light" w:cs="Calibri Light"/>
                <w:sz w:val="18"/>
                <w:szCs w:val="18"/>
              </w:rPr>
              <w:t>Medium</w:t>
            </w:r>
          </w:p>
        </w:tc>
      </w:tr>
      <w:tr w:rsidR="004B02FB" w:rsidRPr="005557A5" w14:paraId="50D2DE30" w14:textId="77777777" w:rsidTr="6ECAB0E7">
        <w:trPr>
          <w:cantSplit/>
          <w:trHeight w:val="432"/>
        </w:trPr>
        <w:tc>
          <w:tcPr>
            <w:tcW w:w="4117" w:type="dxa"/>
            <w:tcBorders>
              <w:top w:val="threeDEmboss" w:sz="6" w:space="0" w:color="auto"/>
            </w:tcBorders>
            <w:vAlign w:val="center"/>
          </w:tcPr>
          <w:p w14:paraId="68F13B06" w14:textId="77777777" w:rsidR="004B02FB" w:rsidRPr="004B02FB" w:rsidRDefault="004B02FB" w:rsidP="004B02FB">
            <w:pPr>
              <w:pStyle w:val="NormalWeb"/>
              <w:rPr>
                <w:rFonts w:ascii="Calibri Light" w:eastAsia="Calibri Light" w:hAnsi="Calibri Light" w:cs="Calibri Light"/>
                <w:sz w:val="18"/>
                <w:szCs w:val="18"/>
                <w:lang w:eastAsia="ja-JP"/>
              </w:rPr>
            </w:pPr>
            <w:r w:rsidRPr="004B02FB">
              <w:rPr>
                <w:rFonts w:ascii="Calibri Light" w:eastAsia="Calibri Light" w:hAnsi="Calibri Light" w:cs="Calibri Light"/>
                <w:sz w:val="18"/>
                <w:szCs w:val="18"/>
                <w:lang w:eastAsia="ja-JP"/>
              </w:rPr>
              <w:lastRenderedPageBreak/>
              <w:t>Users will access Design Manager through a Mash up to create New Business service requests (SR). There is no SR/MSR process in SAP so access to DM is necessary to begin the SR/MSR process. Currently users create an SR through CSS/CWO application. It allows users to create a New Business turn on along with the SR.</w:t>
            </w:r>
          </w:p>
          <w:p w14:paraId="4958D7B3" w14:textId="097242E1" w:rsidR="004B02FB" w:rsidRDefault="004B02FB" w:rsidP="004B02FB">
            <w:pPr>
              <w:pStyle w:val="TableField-Left"/>
              <w:rPr>
                <w:rFonts w:ascii="Calibri Light" w:eastAsia="Calibri Light" w:hAnsi="Calibri Light" w:cs="Calibri Light"/>
                <w:sz w:val="18"/>
                <w:szCs w:val="18"/>
              </w:rPr>
            </w:pPr>
            <w:r w:rsidRPr="004B02FB">
              <w:rPr>
                <w:rFonts w:ascii="Calibri Light" w:eastAsia="Calibri Light" w:hAnsi="Calibri Light" w:cs="Calibri Light"/>
                <w:sz w:val="18"/>
                <w:szCs w:val="18"/>
              </w:rPr>
              <w:t>Customer Impact: Customers will need to call multiple times to begin the SR process and then call again once the technical master data has been created to start the move in process. It may take multiple calls for the customer to complete the process. Service level agreements may be needed to discuss when the TMD is created so that customer facing users can provide accurate information to the customer.</w:t>
            </w:r>
          </w:p>
        </w:tc>
        <w:tc>
          <w:tcPr>
            <w:tcW w:w="1710" w:type="dxa"/>
            <w:tcBorders>
              <w:top w:val="threeDEmboss" w:sz="6" w:space="0" w:color="auto"/>
            </w:tcBorders>
            <w:vAlign w:val="center"/>
          </w:tcPr>
          <w:p w14:paraId="7057CDA2" w14:textId="24D5261A" w:rsidR="004B02FB" w:rsidRDefault="004B02FB" w:rsidP="546B4D49">
            <w:pPr>
              <w:pStyle w:val="TableField-Left"/>
              <w:rPr>
                <w:rFonts w:ascii="Calibri Light" w:eastAsia="Calibri Light" w:hAnsi="Calibri Light" w:cs="Calibri Light"/>
                <w:sz w:val="18"/>
                <w:szCs w:val="18"/>
              </w:rPr>
            </w:pPr>
            <w:r w:rsidRPr="004B02FB">
              <w:rPr>
                <w:rFonts w:ascii="Calibri Light" w:eastAsia="Calibri Light" w:hAnsi="Calibri Light" w:cs="Calibri Light"/>
                <w:sz w:val="18"/>
                <w:szCs w:val="18"/>
              </w:rPr>
              <w:t xml:space="preserve">Decision </w:t>
            </w:r>
            <w:proofErr w:type="spellStart"/>
            <w:proofErr w:type="gramStart"/>
            <w:r w:rsidRPr="004B02FB">
              <w:rPr>
                <w:rFonts w:ascii="Calibri Light" w:eastAsia="Calibri Light" w:hAnsi="Calibri Light" w:cs="Calibri Light"/>
                <w:sz w:val="18"/>
                <w:szCs w:val="18"/>
              </w:rPr>
              <w:t>Making;Process</w:t>
            </w:r>
            <w:proofErr w:type="gramEnd"/>
            <w:r w:rsidRPr="004B02FB">
              <w:rPr>
                <w:rFonts w:ascii="Calibri Light" w:eastAsia="Calibri Light" w:hAnsi="Calibri Light" w:cs="Calibri Light"/>
                <w:sz w:val="18"/>
                <w:szCs w:val="18"/>
              </w:rPr>
              <w:t>;Technology</w:t>
            </w:r>
            <w:proofErr w:type="spellEnd"/>
            <w:r w:rsidRPr="004B02FB">
              <w:rPr>
                <w:rFonts w:ascii="Calibri Light" w:eastAsia="Calibri Light" w:hAnsi="Calibri Light" w:cs="Calibri Light"/>
                <w:sz w:val="18"/>
                <w:szCs w:val="18"/>
              </w:rPr>
              <w:t xml:space="preserve"> (1130)</w:t>
            </w:r>
          </w:p>
        </w:tc>
        <w:tc>
          <w:tcPr>
            <w:tcW w:w="1530" w:type="dxa"/>
            <w:tcBorders>
              <w:top w:val="threeDEmboss" w:sz="6" w:space="0" w:color="auto"/>
            </w:tcBorders>
            <w:vAlign w:val="center"/>
          </w:tcPr>
          <w:p w14:paraId="7378B75C" w14:textId="4643947B" w:rsidR="004B02FB" w:rsidRDefault="004B02FB" w:rsidP="546B4D49">
            <w:pPr>
              <w:pStyle w:val="TableField-Left"/>
              <w:rPr>
                <w:rFonts w:ascii="Calibri Light" w:eastAsia="Calibri Light" w:hAnsi="Calibri Light" w:cs="Calibri Light"/>
                <w:sz w:val="18"/>
                <w:szCs w:val="18"/>
              </w:rPr>
            </w:pPr>
            <w:proofErr w:type="spellStart"/>
            <w:r w:rsidRPr="004B02FB">
              <w:rPr>
                <w:rFonts w:ascii="Calibri Light" w:eastAsia="Calibri Light" w:hAnsi="Calibri Light" w:cs="Calibri Light"/>
                <w:sz w:val="18"/>
                <w:szCs w:val="18"/>
              </w:rPr>
              <w:t>CS-BCD-</w:t>
            </w:r>
            <w:proofErr w:type="gramStart"/>
            <w:r w:rsidRPr="004B02FB">
              <w:rPr>
                <w:rFonts w:ascii="Calibri Light" w:eastAsia="Calibri Light" w:hAnsi="Calibri Light" w:cs="Calibri Light"/>
                <w:sz w:val="18"/>
                <w:szCs w:val="18"/>
              </w:rPr>
              <w:t>All;CS</w:t>
            </w:r>
            <w:proofErr w:type="gramEnd"/>
            <w:r w:rsidRPr="004B02FB">
              <w:rPr>
                <w:rFonts w:ascii="Calibri Light" w:eastAsia="Calibri Light" w:hAnsi="Calibri Light" w:cs="Calibri Light"/>
                <w:sz w:val="18"/>
                <w:szCs w:val="18"/>
              </w:rPr>
              <w:t>-CSOD-CCC</w:t>
            </w:r>
            <w:proofErr w:type="spellEnd"/>
            <w:r w:rsidRPr="004B02FB">
              <w:rPr>
                <w:rFonts w:ascii="Calibri Light" w:eastAsia="Calibri Light" w:hAnsi="Calibri Light" w:cs="Calibri Light"/>
                <w:sz w:val="18"/>
                <w:szCs w:val="18"/>
              </w:rPr>
              <w:t xml:space="preserve"> </w:t>
            </w:r>
            <w:proofErr w:type="spellStart"/>
            <w:r w:rsidRPr="004B02FB">
              <w:rPr>
                <w:rFonts w:ascii="Calibri Light" w:eastAsia="Calibri Light" w:hAnsi="Calibri Light" w:cs="Calibri Light"/>
                <w:sz w:val="18"/>
                <w:szCs w:val="18"/>
              </w:rPr>
              <w:t>All;CS-CSOD-Consumer</w:t>
            </w:r>
            <w:proofErr w:type="spellEnd"/>
            <w:r w:rsidRPr="004B02FB">
              <w:rPr>
                <w:rFonts w:ascii="Calibri Light" w:eastAsia="Calibri Light" w:hAnsi="Calibri Light" w:cs="Calibri Light"/>
                <w:sz w:val="18"/>
                <w:szCs w:val="18"/>
              </w:rPr>
              <w:t xml:space="preserve"> </w:t>
            </w:r>
            <w:proofErr w:type="spellStart"/>
            <w:r w:rsidRPr="004B02FB">
              <w:rPr>
                <w:rFonts w:ascii="Calibri Light" w:eastAsia="Calibri Light" w:hAnsi="Calibri Light" w:cs="Calibri Light"/>
                <w:sz w:val="18"/>
                <w:szCs w:val="18"/>
              </w:rPr>
              <w:t>Affairs;CS-CSOD-RSO-CBO</w:t>
            </w:r>
            <w:proofErr w:type="spellEnd"/>
            <w:r w:rsidR="00920752">
              <w:rPr>
                <w:rFonts w:ascii="Calibri Light" w:eastAsia="Calibri Light" w:hAnsi="Calibri Light" w:cs="Calibri Light"/>
                <w:sz w:val="18"/>
                <w:szCs w:val="18"/>
              </w:rPr>
              <w:t xml:space="preserve">; </w:t>
            </w:r>
            <w:proofErr w:type="spellStart"/>
            <w:r w:rsidR="00920752" w:rsidRPr="00920752">
              <w:rPr>
                <w:rFonts w:ascii="Calibri Light" w:eastAsia="Calibri Light" w:hAnsi="Calibri Light" w:cs="Calibri Light"/>
                <w:sz w:val="18"/>
                <w:szCs w:val="18"/>
              </w:rPr>
              <w:t>Ext-Customers-All;T&amp;D-DBL-Local</w:t>
            </w:r>
            <w:proofErr w:type="spellEnd"/>
            <w:r w:rsidR="00920752" w:rsidRPr="00920752">
              <w:rPr>
                <w:rFonts w:ascii="Calibri Light" w:eastAsia="Calibri Light" w:hAnsi="Calibri Light" w:cs="Calibri Light"/>
                <w:sz w:val="18"/>
                <w:szCs w:val="18"/>
              </w:rPr>
              <w:t xml:space="preserve"> Planning </w:t>
            </w:r>
            <w:proofErr w:type="spellStart"/>
            <w:r w:rsidR="00920752" w:rsidRPr="00920752">
              <w:rPr>
                <w:rFonts w:ascii="Calibri Light" w:eastAsia="Calibri Light" w:hAnsi="Calibri Light" w:cs="Calibri Light"/>
                <w:sz w:val="18"/>
                <w:szCs w:val="18"/>
              </w:rPr>
              <w:t>All;T&amp;D-DBL-Tech</w:t>
            </w:r>
            <w:proofErr w:type="spellEnd"/>
            <w:r w:rsidR="00920752" w:rsidRPr="00920752">
              <w:rPr>
                <w:rFonts w:ascii="Calibri Light" w:eastAsia="Calibri Light" w:hAnsi="Calibri Light" w:cs="Calibri Light"/>
                <w:sz w:val="18"/>
                <w:szCs w:val="18"/>
              </w:rPr>
              <w:t xml:space="preserve"> Planning </w:t>
            </w:r>
            <w:proofErr w:type="spellStart"/>
            <w:r w:rsidR="00920752" w:rsidRPr="00920752">
              <w:rPr>
                <w:rFonts w:ascii="Calibri Light" w:eastAsia="Calibri Light" w:hAnsi="Calibri Light" w:cs="Calibri Light"/>
                <w:sz w:val="18"/>
                <w:szCs w:val="18"/>
              </w:rPr>
              <w:t>All;T&amp;D-DBL-Track</w:t>
            </w:r>
            <w:proofErr w:type="spellEnd"/>
            <w:r w:rsidR="00920752" w:rsidRPr="00920752">
              <w:rPr>
                <w:rFonts w:ascii="Calibri Light" w:eastAsia="Calibri Light" w:hAnsi="Calibri Light" w:cs="Calibri Light"/>
                <w:sz w:val="18"/>
                <w:szCs w:val="18"/>
              </w:rPr>
              <w:t xml:space="preserve"> Planning All</w:t>
            </w:r>
          </w:p>
        </w:tc>
        <w:tc>
          <w:tcPr>
            <w:tcW w:w="841" w:type="dxa"/>
            <w:tcBorders>
              <w:top w:val="threeDEmboss" w:sz="6" w:space="0" w:color="auto"/>
            </w:tcBorders>
            <w:vAlign w:val="center"/>
          </w:tcPr>
          <w:p w14:paraId="791F39D5" w14:textId="72D9A264" w:rsidR="004B02FB" w:rsidRDefault="004B02FB" w:rsidP="546B4D49">
            <w:pPr>
              <w:pStyle w:val="TableField-Left"/>
              <w:rPr>
                <w:rFonts w:ascii="Calibri Light" w:eastAsia="Calibri Light" w:hAnsi="Calibri Light" w:cs="Calibri Light"/>
                <w:sz w:val="18"/>
                <w:szCs w:val="18"/>
              </w:rPr>
            </w:pPr>
            <w:r>
              <w:rPr>
                <w:rFonts w:ascii="Calibri Light" w:eastAsia="Calibri Light" w:hAnsi="Calibri Light" w:cs="Calibri Light"/>
                <w:sz w:val="18"/>
                <w:szCs w:val="18"/>
              </w:rPr>
              <w:t>Medium</w:t>
            </w:r>
          </w:p>
        </w:tc>
        <w:tc>
          <w:tcPr>
            <w:tcW w:w="985" w:type="dxa"/>
            <w:tcBorders>
              <w:top w:val="threeDEmboss" w:sz="6" w:space="0" w:color="auto"/>
            </w:tcBorders>
            <w:vAlign w:val="center"/>
          </w:tcPr>
          <w:p w14:paraId="3DFA927F" w14:textId="2237DAE1" w:rsidR="004B02FB" w:rsidRDefault="004B02FB" w:rsidP="546B4D49">
            <w:pPr>
              <w:pStyle w:val="TableField-Left"/>
              <w:rPr>
                <w:rFonts w:ascii="Calibri Light" w:eastAsia="Calibri Light" w:hAnsi="Calibri Light" w:cs="Calibri Light"/>
                <w:sz w:val="18"/>
                <w:szCs w:val="18"/>
              </w:rPr>
            </w:pPr>
            <w:r>
              <w:rPr>
                <w:rFonts w:ascii="Calibri Light" w:eastAsia="Calibri Light" w:hAnsi="Calibri Light" w:cs="Calibri Light"/>
                <w:sz w:val="18"/>
                <w:szCs w:val="18"/>
              </w:rPr>
              <w:t>High</w:t>
            </w:r>
          </w:p>
        </w:tc>
      </w:tr>
    </w:tbl>
    <w:p w14:paraId="0FFCE86E" w14:textId="77777777" w:rsidR="005C6879" w:rsidRPr="005557A5" w:rsidRDefault="005C6879" w:rsidP="005557A5">
      <w:pPr>
        <w:pStyle w:val="Heading2Text"/>
        <w:ind w:left="0"/>
        <w:rPr>
          <w:rFonts w:ascii="Calibri Light" w:hAnsi="Calibri Light" w:cs="Arial"/>
          <w:sz w:val="18"/>
          <w:szCs w:val="18"/>
        </w:rPr>
      </w:pPr>
    </w:p>
    <w:p w14:paraId="746D6D8B" w14:textId="77777777" w:rsidR="004861E2" w:rsidRPr="00A72892" w:rsidRDefault="004861E2" w:rsidP="546B4D49">
      <w:pPr>
        <w:pStyle w:val="Heading2Text"/>
        <w:ind w:left="0"/>
        <w:rPr>
          <w:rFonts w:ascii="Calibri Light,Arial" w:eastAsia="Calibri Light,Arial" w:hAnsi="Calibri Light,Arial" w:cs="Calibri Light,Arial"/>
          <w:sz w:val="18"/>
          <w:szCs w:val="18"/>
        </w:rPr>
      </w:pPr>
      <w:r w:rsidRPr="546B4D49">
        <w:rPr>
          <w:rFonts w:ascii="Calibri Light,Arial" w:eastAsia="Calibri Light,Arial" w:hAnsi="Calibri Light,Arial" w:cs="Calibri Light,Arial"/>
        </w:rPr>
        <w:t xml:space="preserve"> </w:t>
      </w:r>
      <w:r w:rsidR="00B33A9A" w:rsidRPr="546B4D49">
        <w:rPr>
          <w:rFonts w:ascii="Calibri Light" w:eastAsia="Calibri Light" w:hAnsi="Calibri Light" w:cs="Calibri Light"/>
          <w:sz w:val="18"/>
          <w:szCs w:val="18"/>
        </w:rPr>
        <w:t>Below is a description of each</w:t>
      </w:r>
      <w:r w:rsidRPr="546B4D49">
        <w:rPr>
          <w:rFonts w:ascii="Calibri Light,Arial" w:eastAsia="Calibri Light,Arial" w:hAnsi="Calibri Light,Arial" w:cs="Calibri Light,Arial"/>
          <w:sz w:val="18"/>
          <w:szCs w:val="18"/>
        </w:rPr>
        <w:t>:</w:t>
      </w:r>
    </w:p>
    <w:p w14:paraId="2510666F" w14:textId="77777777" w:rsidR="004861E2" w:rsidRPr="00A72892" w:rsidRDefault="00B33A9A" w:rsidP="00435441">
      <w:pPr>
        <w:pStyle w:val="Heading2TextBulleted"/>
        <w:numPr>
          <w:ilvl w:val="0"/>
          <w:numId w:val="0"/>
        </w:numPr>
        <w:tabs>
          <w:tab w:val="num" w:pos="3150"/>
        </w:tabs>
        <w:ind w:left="900" w:hanging="360"/>
        <w:rPr>
          <w:rFonts w:ascii="Calibri Light" w:hAnsi="Calibri Light" w:cs="Arial"/>
          <w:sz w:val="18"/>
        </w:rPr>
      </w:pPr>
      <w:r w:rsidRPr="00A72892">
        <w:rPr>
          <w:rFonts w:ascii="Calibri Light" w:hAnsi="Calibri Light" w:cs="Arial"/>
          <w:b/>
          <w:sz w:val="18"/>
        </w:rPr>
        <w:t>Change Element Short Description</w:t>
      </w:r>
      <w:r w:rsidR="004861E2" w:rsidRPr="00A72892">
        <w:rPr>
          <w:rFonts w:ascii="Calibri Light" w:hAnsi="Calibri Light" w:cs="Arial"/>
          <w:b/>
          <w:sz w:val="18"/>
        </w:rPr>
        <w:t>:</w:t>
      </w:r>
      <w:r w:rsidR="00435441" w:rsidRPr="00A72892">
        <w:rPr>
          <w:rFonts w:ascii="Calibri Light" w:hAnsi="Calibri Light" w:cs="Arial"/>
          <w:sz w:val="18"/>
        </w:rPr>
        <w:t xml:space="preserve"> </w:t>
      </w:r>
      <w:r w:rsidRPr="00A72892">
        <w:rPr>
          <w:rFonts w:ascii="Calibri Light" w:hAnsi="Calibri Light" w:cs="Arial"/>
          <w:sz w:val="18"/>
        </w:rPr>
        <w:t xml:space="preserve">Describes </w:t>
      </w:r>
      <w:r w:rsidR="004861E2" w:rsidRPr="00A72892">
        <w:rPr>
          <w:rFonts w:ascii="Calibri Light" w:hAnsi="Calibri Light" w:cs="Arial"/>
          <w:sz w:val="18"/>
        </w:rPr>
        <w:t>the ‘As-Is’ scenario and what is changing</w:t>
      </w:r>
      <w:r w:rsidRPr="00A72892">
        <w:rPr>
          <w:rFonts w:ascii="Calibri Light" w:hAnsi="Calibri Light" w:cs="Arial"/>
          <w:sz w:val="18"/>
        </w:rPr>
        <w:t>.</w:t>
      </w:r>
    </w:p>
    <w:p w14:paraId="01366A66" w14:textId="77777777" w:rsidR="004861E2" w:rsidRPr="00A72892" w:rsidRDefault="004861E2" w:rsidP="00435441">
      <w:pPr>
        <w:pStyle w:val="Heading2TextBulleted"/>
        <w:numPr>
          <w:ilvl w:val="0"/>
          <w:numId w:val="0"/>
        </w:numPr>
        <w:tabs>
          <w:tab w:val="num" w:pos="3150"/>
        </w:tabs>
        <w:ind w:left="540"/>
        <w:rPr>
          <w:rFonts w:ascii="Calibri Light" w:hAnsi="Calibri Light" w:cs="Arial"/>
          <w:sz w:val="18"/>
        </w:rPr>
      </w:pPr>
      <w:r w:rsidRPr="00A72892">
        <w:rPr>
          <w:rFonts w:ascii="Calibri Light" w:hAnsi="Calibri Light" w:cs="Arial"/>
          <w:b/>
          <w:sz w:val="18"/>
        </w:rPr>
        <w:t>Change Impact Category</w:t>
      </w:r>
      <w:r w:rsidR="00B33A9A" w:rsidRPr="00A72892">
        <w:rPr>
          <w:rFonts w:ascii="Calibri Light" w:hAnsi="Calibri Light" w:cs="Arial"/>
          <w:b/>
          <w:sz w:val="18"/>
        </w:rPr>
        <w:t>:</w:t>
      </w:r>
      <w:r w:rsidR="00B33A9A" w:rsidRPr="00A72892">
        <w:rPr>
          <w:rFonts w:ascii="Calibri Light" w:hAnsi="Calibri Light" w:cs="Arial"/>
          <w:sz w:val="18"/>
        </w:rPr>
        <w:t xml:space="preserve"> Determined by asking the questions below.</w:t>
      </w:r>
    </w:p>
    <w:p w14:paraId="1F9C75C4" w14:textId="77777777" w:rsidR="004861E2" w:rsidRPr="00A72892" w:rsidRDefault="004861E2" w:rsidP="546B4D49">
      <w:pPr>
        <w:pStyle w:val="Heading2TextSubsetNumbered"/>
        <w:numPr>
          <w:ilvl w:val="0"/>
          <w:numId w:val="7"/>
        </w:numPr>
        <w:tabs>
          <w:tab w:val="num" w:pos="1080"/>
        </w:tabs>
        <w:ind w:left="1440"/>
        <w:rPr>
          <w:rFonts w:ascii="Calibri Light" w:eastAsia="Calibri Light" w:hAnsi="Calibri Light" w:cs="Calibri Light"/>
          <w:sz w:val="18"/>
          <w:szCs w:val="18"/>
        </w:rPr>
      </w:pPr>
      <w:r w:rsidRPr="546B4D49">
        <w:rPr>
          <w:rFonts w:ascii="Calibri Light" w:eastAsia="Calibri Light" w:hAnsi="Calibri Light" w:cs="Calibri Light"/>
          <w:b/>
          <w:bCs/>
          <w:sz w:val="18"/>
          <w:szCs w:val="18"/>
        </w:rPr>
        <w:t>Staffing Levels</w:t>
      </w:r>
      <w:r w:rsidR="00435441" w:rsidRPr="546B4D49">
        <w:rPr>
          <w:rFonts w:ascii="Calibri Light" w:eastAsia="Calibri Light" w:hAnsi="Calibri Light" w:cs="Calibri Light"/>
          <w:sz w:val="18"/>
          <w:szCs w:val="18"/>
        </w:rPr>
        <w:t xml:space="preserve"> -</w:t>
      </w:r>
      <w:r w:rsidRPr="546B4D49">
        <w:rPr>
          <w:rFonts w:ascii="Calibri Light" w:eastAsia="Calibri Light" w:hAnsi="Calibri Light" w:cs="Calibri Light"/>
          <w:sz w:val="18"/>
          <w:szCs w:val="18"/>
        </w:rPr>
        <w:t xml:space="preserve"> Is the work effort increasing or decreasing (staffing levels), and how (e.g., task automation, new process/tasks)?</w:t>
      </w:r>
    </w:p>
    <w:p w14:paraId="505EA836" w14:textId="77777777" w:rsidR="004861E2" w:rsidRPr="00A72892" w:rsidRDefault="004861E2" w:rsidP="546B4D49">
      <w:pPr>
        <w:pStyle w:val="Heading2TextSubsetNumbered"/>
        <w:numPr>
          <w:ilvl w:val="0"/>
          <w:numId w:val="7"/>
        </w:numPr>
        <w:tabs>
          <w:tab w:val="num" w:pos="1080"/>
        </w:tabs>
        <w:ind w:left="1440"/>
        <w:rPr>
          <w:rFonts w:ascii="Calibri Light" w:eastAsia="Calibri Light" w:hAnsi="Calibri Light" w:cs="Calibri Light"/>
          <w:sz w:val="18"/>
          <w:szCs w:val="18"/>
        </w:rPr>
      </w:pPr>
      <w:r w:rsidRPr="546B4D49">
        <w:rPr>
          <w:rFonts w:ascii="Calibri Light" w:eastAsia="Calibri Light" w:hAnsi="Calibri Light" w:cs="Calibri Light"/>
          <w:b/>
          <w:bCs/>
          <w:sz w:val="18"/>
          <w:szCs w:val="18"/>
        </w:rPr>
        <w:t>Job Roles</w:t>
      </w:r>
      <w:r w:rsidR="00435441" w:rsidRPr="546B4D49">
        <w:rPr>
          <w:rFonts w:ascii="Calibri Light" w:eastAsia="Calibri Light" w:hAnsi="Calibri Light" w:cs="Calibri Light"/>
          <w:sz w:val="18"/>
          <w:szCs w:val="18"/>
        </w:rPr>
        <w:t xml:space="preserve"> -</w:t>
      </w:r>
      <w:r w:rsidRPr="546B4D49">
        <w:rPr>
          <w:rFonts w:ascii="Calibri Light" w:eastAsia="Calibri Light" w:hAnsi="Calibri Light" w:cs="Calibri Light"/>
          <w:sz w:val="18"/>
          <w:szCs w:val="18"/>
        </w:rPr>
        <w:t xml:space="preserve"> Will the responsibilities, authority, or required skills for a job or job roles change? Will people be reporting to new leaders? Will </w:t>
      </w:r>
      <w:r w:rsidR="00742966" w:rsidRPr="546B4D49">
        <w:rPr>
          <w:rFonts w:ascii="Calibri Light" w:eastAsia="Calibri Light" w:hAnsi="Calibri Light" w:cs="Calibri Light"/>
          <w:sz w:val="18"/>
          <w:szCs w:val="18"/>
        </w:rPr>
        <w:t>managers’</w:t>
      </w:r>
      <w:r w:rsidRPr="546B4D49">
        <w:rPr>
          <w:rFonts w:ascii="Calibri Light" w:eastAsia="Calibri Light" w:hAnsi="Calibri Light" w:cs="Calibri Light"/>
          <w:sz w:val="18"/>
          <w:szCs w:val="18"/>
        </w:rPr>
        <w:t xml:space="preserve"> responsibilities change?</w:t>
      </w:r>
    </w:p>
    <w:p w14:paraId="5A67F3F3" w14:textId="77777777" w:rsidR="004861E2" w:rsidRPr="00A72892" w:rsidRDefault="004861E2" w:rsidP="546B4D49">
      <w:pPr>
        <w:pStyle w:val="Heading2TextSubsetNumbered"/>
        <w:numPr>
          <w:ilvl w:val="0"/>
          <w:numId w:val="7"/>
        </w:numPr>
        <w:tabs>
          <w:tab w:val="num" w:pos="1080"/>
        </w:tabs>
        <w:ind w:left="1440"/>
        <w:rPr>
          <w:rFonts w:ascii="Calibri Light" w:eastAsia="Calibri Light" w:hAnsi="Calibri Light" w:cs="Calibri Light"/>
          <w:sz w:val="18"/>
          <w:szCs w:val="18"/>
        </w:rPr>
      </w:pPr>
      <w:r w:rsidRPr="546B4D49">
        <w:rPr>
          <w:rFonts w:ascii="Calibri Light" w:eastAsia="Calibri Light" w:hAnsi="Calibri Light" w:cs="Calibri Light"/>
          <w:b/>
          <w:bCs/>
          <w:sz w:val="18"/>
          <w:szCs w:val="18"/>
        </w:rPr>
        <w:t>Compensation / Performance</w:t>
      </w:r>
      <w:r w:rsidR="00435441" w:rsidRPr="546B4D49">
        <w:rPr>
          <w:rFonts w:ascii="Calibri Light" w:eastAsia="Calibri Light" w:hAnsi="Calibri Light" w:cs="Calibri Light"/>
          <w:sz w:val="18"/>
          <w:szCs w:val="18"/>
        </w:rPr>
        <w:t xml:space="preserve"> -</w:t>
      </w:r>
      <w:r w:rsidRPr="546B4D49">
        <w:rPr>
          <w:rFonts w:ascii="Calibri Light" w:eastAsia="Calibri Light" w:hAnsi="Calibri Light" w:cs="Calibri Light"/>
          <w:sz w:val="18"/>
          <w:szCs w:val="18"/>
        </w:rPr>
        <w:t xml:space="preserve"> Will the changes have such an impact on roles of an individual that merits a change in how they are compensated or how their performance will be evaluated? What behaviors are rewarded and recognized?</w:t>
      </w:r>
    </w:p>
    <w:p w14:paraId="610688A4" w14:textId="77777777" w:rsidR="004861E2" w:rsidRPr="00A72892" w:rsidRDefault="004861E2" w:rsidP="546B4D49">
      <w:pPr>
        <w:pStyle w:val="Heading2TextSubsetNumbered"/>
        <w:numPr>
          <w:ilvl w:val="0"/>
          <w:numId w:val="7"/>
        </w:numPr>
        <w:tabs>
          <w:tab w:val="num" w:pos="1080"/>
        </w:tabs>
        <w:ind w:left="1440"/>
        <w:rPr>
          <w:rFonts w:ascii="Calibri Light" w:eastAsia="Calibri Light" w:hAnsi="Calibri Light" w:cs="Calibri Light"/>
          <w:sz w:val="18"/>
          <w:szCs w:val="18"/>
        </w:rPr>
      </w:pPr>
      <w:r w:rsidRPr="546B4D49">
        <w:rPr>
          <w:rFonts w:ascii="Calibri Light" w:eastAsia="Calibri Light" w:hAnsi="Calibri Light" w:cs="Calibri Light"/>
          <w:b/>
          <w:bCs/>
          <w:sz w:val="18"/>
          <w:szCs w:val="18"/>
        </w:rPr>
        <w:t>Organization</w:t>
      </w:r>
      <w:r w:rsidRPr="546B4D49">
        <w:rPr>
          <w:rFonts w:ascii="Calibri Light" w:eastAsia="Calibri Light" w:hAnsi="Calibri Light" w:cs="Calibri Light"/>
          <w:sz w:val="18"/>
          <w:szCs w:val="18"/>
        </w:rPr>
        <w:t xml:space="preserve"> </w:t>
      </w:r>
      <w:r w:rsidRPr="546B4D49">
        <w:rPr>
          <w:rFonts w:ascii="Calibri Light" w:eastAsia="Calibri Light" w:hAnsi="Calibri Light" w:cs="Calibri Light"/>
          <w:b/>
          <w:bCs/>
          <w:sz w:val="18"/>
          <w:szCs w:val="18"/>
        </w:rPr>
        <w:t>Structure</w:t>
      </w:r>
      <w:r w:rsidR="00435441" w:rsidRPr="546B4D49">
        <w:rPr>
          <w:rFonts w:ascii="Calibri Light" w:eastAsia="Calibri Light" w:hAnsi="Calibri Light" w:cs="Calibri Light"/>
          <w:b/>
          <w:bCs/>
          <w:sz w:val="18"/>
          <w:szCs w:val="18"/>
        </w:rPr>
        <w:t xml:space="preserve"> </w:t>
      </w:r>
      <w:r w:rsidRPr="546B4D49">
        <w:rPr>
          <w:rFonts w:ascii="Calibri Light" w:eastAsia="Calibri Light" w:hAnsi="Calibri Light" w:cs="Calibri Light"/>
          <w:sz w:val="18"/>
          <w:szCs w:val="18"/>
        </w:rPr>
        <w:t xml:space="preserve">- Is the ownership of the Process or Data changing (think departments, jobs, or roles, not individuals)?  </w:t>
      </w:r>
    </w:p>
    <w:p w14:paraId="52B4F3D6" w14:textId="77777777" w:rsidR="004861E2" w:rsidRPr="00A72892" w:rsidRDefault="004861E2" w:rsidP="546B4D49">
      <w:pPr>
        <w:pStyle w:val="Heading2TextSubsetNumbered"/>
        <w:numPr>
          <w:ilvl w:val="0"/>
          <w:numId w:val="7"/>
        </w:numPr>
        <w:tabs>
          <w:tab w:val="num" w:pos="1080"/>
        </w:tabs>
        <w:ind w:left="1440"/>
        <w:rPr>
          <w:rFonts w:ascii="Calibri Light" w:eastAsia="Calibri Light" w:hAnsi="Calibri Light" w:cs="Calibri Light"/>
          <w:sz w:val="18"/>
          <w:szCs w:val="18"/>
        </w:rPr>
      </w:pPr>
      <w:r w:rsidRPr="546B4D49">
        <w:rPr>
          <w:rFonts w:ascii="Calibri Light" w:eastAsia="Calibri Light" w:hAnsi="Calibri Light" w:cs="Calibri Light"/>
          <w:b/>
          <w:bCs/>
          <w:sz w:val="18"/>
          <w:szCs w:val="18"/>
        </w:rPr>
        <w:t>Decision Making</w:t>
      </w:r>
      <w:r w:rsidR="00435441" w:rsidRPr="546B4D49">
        <w:rPr>
          <w:rFonts w:ascii="Calibri Light" w:eastAsia="Calibri Light" w:hAnsi="Calibri Light" w:cs="Calibri Light"/>
          <w:sz w:val="18"/>
          <w:szCs w:val="18"/>
        </w:rPr>
        <w:t xml:space="preserve"> -</w:t>
      </w:r>
      <w:r w:rsidRPr="546B4D49">
        <w:rPr>
          <w:rFonts w:ascii="Calibri Light" w:eastAsia="Calibri Light" w:hAnsi="Calibri Light" w:cs="Calibri Light"/>
          <w:sz w:val="18"/>
          <w:szCs w:val="18"/>
        </w:rPr>
        <w:t xml:space="preserve"> Will any of the changes impact how decisions are made, by or between, business units / departments?  Who makes them, how they determine the criteria for making a change?</w:t>
      </w:r>
    </w:p>
    <w:p w14:paraId="02FB470A" w14:textId="77777777" w:rsidR="004861E2" w:rsidRPr="00A72892" w:rsidRDefault="004861E2" w:rsidP="546B4D49">
      <w:pPr>
        <w:pStyle w:val="Heading2TextSubsetNumbered"/>
        <w:numPr>
          <w:ilvl w:val="0"/>
          <w:numId w:val="7"/>
        </w:numPr>
        <w:tabs>
          <w:tab w:val="num" w:pos="1080"/>
        </w:tabs>
        <w:ind w:left="1440"/>
        <w:rPr>
          <w:rFonts w:ascii="Calibri Light" w:eastAsia="Calibri Light" w:hAnsi="Calibri Light" w:cs="Calibri Light"/>
          <w:sz w:val="18"/>
          <w:szCs w:val="18"/>
        </w:rPr>
      </w:pPr>
      <w:r w:rsidRPr="546B4D49">
        <w:rPr>
          <w:rFonts w:ascii="Calibri Light" w:eastAsia="Calibri Light" w:hAnsi="Calibri Light" w:cs="Calibri Light"/>
          <w:b/>
          <w:bCs/>
          <w:sz w:val="18"/>
          <w:szCs w:val="18"/>
        </w:rPr>
        <w:t>Culture Shift</w:t>
      </w:r>
      <w:r w:rsidR="00435441" w:rsidRPr="546B4D49">
        <w:rPr>
          <w:rFonts w:ascii="Calibri Light" w:eastAsia="Calibri Light" w:hAnsi="Calibri Light" w:cs="Calibri Light"/>
          <w:sz w:val="18"/>
          <w:szCs w:val="18"/>
        </w:rPr>
        <w:t xml:space="preserve"> -</w:t>
      </w:r>
      <w:r w:rsidRPr="546B4D49">
        <w:rPr>
          <w:rFonts w:ascii="Calibri Light" w:eastAsia="Calibri Light" w:hAnsi="Calibri Light" w:cs="Calibri Light"/>
          <w:sz w:val="18"/>
          <w:szCs w:val="18"/>
        </w:rPr>
        <w:t xml:space="preserve"> Will organizational value systems impact the way change happens or be impacted by the change? What are the underlying values of the organization that will directly influence the way change will be accepted and how much work will ultimately be required to ensure successful outcomes for the business?</w:t>
      </w:r>
    </w:p>
    <w:p w14:paraId="7CE10C7E" w14:textId="77777777" w:rsidR="004861E2" w:rsidRPr="00A72892" w:rsidRDefault="004861E2" w:rsidP="546B4D49">
      <w:pPr>
        <w:pStyle w:val="Heading2TextSubsetNumbered"/>
        <w:numPr>
          <w:ilvl w:val="0"/>
          <w:numId w:val="7"/>
        </w:numPr>
        <w:tabs>
          <w:tab w:val="num" w:pos="1080"/>
        </w:tabs>
        <w:ind w:left="1440"/>
        <w:rPr>
          <w:rFonts w:ascii="Calibri Light" w:eastAsia="Calibri Light" w:hAnsi="Calibri Light" w:cs="Calibri Light"/>
          <w:sz w:val="18"/>
          <w:szCs w:val="18"/>
        </w:rPr>
      </w:pPr>
      <w:r w:rsidRPr="546B4D49">
        <w:rPr>
          <w:rFonts w:ascii="Calibri Light" w:eastAsia="Calibri Light" w:hAnsi="Calibri Light" w:cs="Calibri Light"/>
          <w:b/>
          <w:bCs/>
          <w:sz w:val="18"/>
          <w:szCs w:val="18"/>
        </w:rPr>
        <w:t>Location / Facilities</w:t>
      </w:r>
      <w:r w:rsidR="00435441" w:rsidRPr="546B4D49">
        <w:rPr>
          <w:rFonts w:ascii="Calibri Light" w:eastAsia="Calibri Light" w:hAnsi="Calibri Light" w:cs="Calibri Light"/>
          <w:sz w:val="18"/>
          <w:szCs w:val="18"/>
        </w:rPr>
        <w:t xml:space="preserve"> -</w:t>
      </w:r>
      <w:r w:rsidRPr="546B4D49">
        <w:rPr>
          <w:rFonts w:ascii="Calibri Light" w:eastAsia="Calibri Light" w:hAnsi="Calibri Light" w:cs="Calibri Light"/>
          <w:sz w:val="18"/>
          <w:szCs w:val="18"/>
        </w:rPr>
        <w:t xml:space="preserve"> Will the change impact the physical location where they process is being implemented or require changes to the facilities to enable the process to be effective?</w:t>
      </w:r>
    </w:p>
    <w:p w14:paraId="60A93104" w14:textId="77777777" w:rsidR="004861E2" w:rsidRPr="00A72892" w:rsidRDefault="004861E2" w:rsidP="546B4D49">
      <w:pPr>
        <w:pStyle w:val="Heading2TextSubsetNumbered"/>
        <w:numPr>
          <w:ilvl w:val="0"/>
          <w:numId w:val="7"/>
        </w:numPr>
        <w:tabs>
          <w:tab w:val="num" w:pos="1080"/>
        </w:tabs>
        <w:ind w:left="1440"/>
        <w:rPr>
          <w:rFonts w:ascii="Calibri Light" w:eastAsia="Calibri Light" w:hAnsi="Calibri Light" w:cs="Calibri Light"/>
          <w:sz w:val="18"/>
          <w:szCs w:val="18"/>
        </w:rPr>
      </w:pPr>
      <w:r w:rsidRPr="546B4D49">
        <w:rPr>
          <w:rFonts w:ascii="Calibri Light" w:eastAsia="Calibri Light" w:hAnsi="Calibri Light" w:cs="Calibri Light"/>
          <w:b/>
          <w:bCs/>
          <w:sz w:val="18"/>
          <w:szCs w:val="18"/>
        </w:rPr>
        <w:t>Process</w:t>
      </w:r>
      <w:r w:rsidRPr="546B4D49">
        <w:rPr>
          <w:rFonts w:ascii="Calibri Light" w:eastAsia="Calibri Light" w:hAnsi="Calibri Light" w:cs="Calibri Light"/>
          <w:sz w:val="18"/>
          <w:szCs w:val="18"/>
        </w:rPr>
        <w:t xml:space="preserve"> - Any change to the current process (e.g. manual process becomes automatic, or vice versa)? Are there new processes being introduced or an old process being decommissioned? Is there a requirement to change an existing business rule or business policy? Will new business rule or policy </w:t>
      </w:r>
      <w:proofErr w:type="gramStart"/>
      <w:r w:rsidRPr="546B4D49">
        <w:rPr>
          <w:rFonts w:ascii="Calibri Light" w:eastAsia="Calibri Light" w:hAnsi="Calibri Light" w:cs="Calibri Light"/>
          <w:sz w:val="18"/>
          <w:szCs w:val="18"/>
        </w:rPr>
        <w:t>needs</w:t>
      </w:r>
      <w:proofErr w:type="gramEnd"/>
      <w:r w:rsidRPr="546B4D49">
        <w:rPr>
          <w:rFonts w:ascii="Calibri Light" w:eastAsia="Calibri Light" w:hAnsi="Calibri Light" w:cs="Calibri Light"/>
          <w:sz w:val="18"/>
          <w:szCs w:val="18"/>
        </w:rPr>
        <w:t xml:space="preserve"> to be introduced and enforced or complied to?</w:t>
      </w:r>
    </w:p>
    <w:p w14:paraId="55CA3EF1" w14:textId="77777777" w:rsidR="004861E2" w:rsidRPr="00A72892" w:rsidRDefault="004861E2" w:rsidP="546B4D49">
      <w:pPr>
        <w:pStyle w:val="Heading2TextSubsetNumbered"/>
        <w:numPr>
          <w:ilvl w:val="0"/>
          <w:numId w:val="7"/>
        </w:numPr>
        <w:tabs>
          <w:tab w:val="num" w:pos="1080"/>
        </w:tabs>
        <w:ind w:left="1440"/>
        <w:rPr>
          <w:rFonts w:ascii="Calibri Light" w:eastAsia="Calibri Light" w:hAnsi="Calibri Light" w:cs="Calibri Light"/>
          <w:sz w:val="18"/>
          <w:szCs w:val="18"/>
        </w:rPr>
      </w:pPr>
      <w:r w:rsidRPr="546B4D49">
        <w:rPr>
          <w:rFonts w:ascii="Calibri Light" w:eastAsia="Calibri Light" w:hAnsi="Calibri Light" w:cs="Calibri Light"/>
          <w:b/>
          <w:bCs/>
          <w:sz w:val="18"/>
          <w:szCs w:val="18"/>
        </w:rPr>
        <w:t xml:space="preserve">Regulatory/ Legal </w:t>
      </w:r>
      <w:r w:rsidRPr="546B4D49">
        <w:rPr>
          <w:rFonts w:ascii="Calibri Light" w:eastAsia="Calibri Light" w:hAnsi="Calibri Light" w:cs="Calibri Light"/>
          <w:sz w:val="18"/>
          <w:szCs w:val="18"/>
        </w:rPr>
        <w:t xml:space="preserve">- Are there any legal / regulatory requirements that might be impacted </w:t>
      </w:r>
    </w:p>
    <w:p w14:paraId="4ADD913F" w14:textId="77777777" w:rsidR="004861E2" w:rsidRPr="00A72892" w:rsidRDefault="004861E2" w:rsidP="546B4D49">
      <w:pPr>
        <w:pStyle w:val="Heading2TextSubsetNumbered"/>
        <w:numPr>
          <w:ilvl w:val="0"/>
          <w:numId w:val="7"/>
        </w:numPr>
        <w:tabs>
          <w:tab w:val="num" w:pos="1080"/>
        </w:tabs>
        <w:ind w:left="1440"/>
        <w:rPr>
          <w:rFonts w:ascii="Calibri Light" w:eastAsia="Calibri Light" w:hAnsi="Calibri Light" w:cs="Calibri Light"/>
          <w:sz w:val="18"/>
          <w:szCs w:val="18"/>
        </w:rPr>
      </w:pPr>
      <w:r w:rsidRPr="546B4D49">
        <w:rPr>
          <w:rFonts w:ascii="Calibri Light" w:eastAsia="Calibri Light" w:hAnsi="Calibri Light" w:cs="Calibri Light"/>
          <w:b/>
          <w:bCs/>
          <w:sz w:val="18"/>
          <w:szCs w:val="18"/>
        </w:rPr>
        <w:t>Technology</w:t>
      </w:r>
      <w:r w:rsidRPr="546B4D49">
        <w:rPr>
          <w:rFonts w:ascii="Calibri Light" w:eastAsia="Calibri Light" w:hAnsi="Calibri Light" w:cs="Calibri Light"/>
          <w:sz w:val="18"/>
          <w:szCs w:val="18"/>
        </w:rPr>
        <w:t xml:space="preserve"> - Are other applications impacted (e.g., going away, becoming read-only), or are there new requirements (e.g., new SW / HW, new version) </w:t>
      </w:r>
    </w:p>
    <w:p w14:paraId="3119F4BB" w14:textId="77777777" w:rsidR="004861E2" w:rsidRPr="00A72892" w:rsidRDefault="004861E2" w:rsidP="546B4D49">
      <w:pPr>
        <w:pStyle w:val="Heading2TextSubsetNumbered"/>
        <w:numPr>
          <w:ilvl w:val="0"/>
          <w:numId w:val="7"/>
        </w:numPr>
        <w:tabs>
          <w:tab w:val="num" w:pos="1080"/>
        </w:tabs>
        <w:ind w:left="1440"/>
        <w:rPr>
          <w:rFonts w:ascii="Calibri Light" w:eastAsia="Calibri Light" w:hAnsi="Calibri Light" w:cs="Calibri Light"/>
          <w:sz w:val="18"/>
          <w:szCs w:val="18"/>
        </w:rPr>
      </w:pPr>
      <w:r w:rsidRPr="546B4D49">
        <w:rPr>
          <w:rFonts w:ascii="Calibri Light" w:eastAsia="Calibri Light" w:hAnsi="Calibri Light" w:cs="Calibri Light"/>
          <w:b/>
          <w:bCs/>
          <w:sz w:val="18"/>
          <w:szCs w:val="18"/>
        </w:rPr>
        <w:t xml:space="preserve">Benefit/Improvement </w:t>
      </w:r>
      <w:r w:rsidR="00435441" w:rsidRPr="546B4D49">
        <w:rPr>
          <w:rFonts w:ascii="Calibri Light" w:eastAsia="Calibri Light" w:hAnsi="Calibri Light" w:cs="Calibri Light"/>
          <w:sz w:val="18"/>
          <w:szCs w:val="18"/>
        </w:rPr>
        <w:t>-</w:t>
      </w:r>
      <w:r w:rsidRPr="546B4D49">
        <w:rPr>
          <w:rFonts w:ascii="Calibri Light" w:eastAsia="Calibri Light" w:hAnsi="Calibri Light" w:cs="Calibri Light"/>
          <w:sz w:val="18"/>
          <w:szCs w:val="18"/>
        </w:rPr>
        <w:t xml:space="preserve"> Will there be an improvement or benefit to any of the stakeholders because of this change. (Be sure to include any pain points that are being alleviated) </w:t>
      </w:r>
    </w:p>
    <w:p w14:paraId="4BCE716A" w14:textId="77777777" w:rsidR="004861E2" w:rsidRPr="00A72892" w:rsidRDefault="004861E2" w:rsidP="546B4D49">
      <w:pPr>
        <w:pStyle w:val="Heading2TextSubsetNumbered"/>
        <w:numPr>
          <w:ilvl w:val="0"/>
          <w:numId w:val="7"/>
        </w:numPr>
        <w:tabs>
          <w:tab w:val="num" w:pos="1080"/>
        </w:tabs>
        <w:ind w:left="1440"/>
        <w:rPr>
          <w:rFonts w:ascii="Calibri Light" w:eastAsia="Calibri Light" w:hAnsi="Calibri Light" w:cs="Calibri Light"/>
          <w:sz w:val="18"/>
          <w:szCs w:val="18"/>
        </w:rPr>
      </w:pPr>
      <w:r w:rsidRPr="546B4D49">
        <w:rPr>
          <w:rFonts w:ascii="Calibri Light" w:eastAsia="Calibri Light" w:hAnsi="Calibri Light" w:cs="Calibri Light"/>
          <w:b/>
          <w:bCs/>
          <w:sz w:val="18"/>
          <w:szCs w:val="18"/>
        </w:rPr>
        <w:t>Other</w:t>
      </w:r>
      <w:r w:rsidRPr="546B4D49">
        <w:rPr>
          <w:rFonts w:ascii="Calibri Light" w:eastAsia="Calibri Light" w:hAnsi="Calibri Light" w:cs="Calibri Light"/>
          <w:sz w:val="18"/>
          <w:szCs w:val="18"/>
        </w:rPr>
        <w:t xml:space="preserve"> - Are there emotional implications stemming from any of these changes (think of buy-in issues or fears) </w:t>
      </w:r>
    </w:p>
    <w:p w14:paraId="49E1D449" w14:textId="77777777" w:rsidR="004861E2" w:rsidRPr="00A72892" w:rsidRDefault="00B33A9A" w:rsidP="00435441">
      <w:pPr>
        <w:pStyle w:val="Heading2TextBulleted"/>
        <w:numPr>
          <w:ilvl w:val="0"/>
          <w:numId w:val="0"/>
        </w:numPr>
        <w:ind w:left="540"/>
        <w:rPr>
          <w:rFonts w:ascii="Calibri Light" w:hAnsi="Calibri Light" w:cs="Arial"/>
          <w:sz w:val="18"/>
        </w:rPr>
      </w:pPr>
      <w:r w:rsidRPr="00A72892">
        <w:rPr>
          <w:rFonts w:ascii="Calibri Light" w:hAnsi="Calibri Light" w:cs="Arial"/>
          <w:b/>
          <w:sz w:val="18"/>
        </w:rPr>
        <w:t>Audience Group</w:t>
      </w:r>
      <w:r w:rsidR="00435441" w:rsidRPr="00A72892">
        <w:rPr>
          <w:rFonts w:ascii="Calibri Light" w:hAnsi="Calibri Light" w:cs="Arial"/>
          <w:b/>
          <w:sz w:val="18"/>
        </w:rPr>
        <w:t>(</w:t>
      </w:r>
      <w:r w:rsidRPr="00A72892">
        <w:rPr>
          <w:rFonts w:ascii="Calibri Light" w:hAnsi="Calibri Light" w:cs="Arial"/>
          <w:b/>
          <w:sz w:val="18"/>
        </w:rPr>
        <w:t>s</w:t>
      </w:r>
      <w:r w:rsidR="00435441" w:rsidRPr="00A72892">
        <w:rPr>
          <w:rFonts w:ascii="Calibri Light" w:hAnsi="Calibri Light" w:cs="Arial"/>
          <w:b/>
          <w:sz w:val="18"/>
        </w:rPr>
        <w:t>)</w:t>
      </w:r>
      <w:r w:rsidR="00435441" w:rsidRPr="00A72892">
        <w:rPr>
          <w:rFonts w:ascii="Calibri Light" w:hAnsi="Calibri Light" w:cs="Arial"/>
          <w:sz w:val="18"/>
        </w:rPr>
        <w:t>: T</w:t>
      </w:r>
      <w:r w:rsidR="004861E2" w:rsidRPr="00A72892">
        <w:rPr>
          <w:rFonts w:ascii="Calibri Light" w:hAnsi="Calibri Light" w:cs="Arial"/>
          <w:sz w:val="18"/>
        </w:rPr>
        <w:t>he</w:t>
      </w:r>
      <w:r w:rsidRPr="00A72892">
        <w:rPr>
          <w:rFonts w:ascii="Calibri Light" w:hAnsi="Calibri Light" w:cs="Arial"/>
          <w:sz w:val="18"/>
        </w:rPr>
        <w:t>se are the</w:t>
      </w:r>
      <w:r w:rsidR="004861E2" w:rsidRPr="00A72892">
        <w:rPr>
          <w:rFonts w:ascii="Calibri Light" w:hAnsi="Calibri Light" w:cs="Arial"/>
          <w:sz w:val="18"/>
        </w:rPr>
        <w:t xml:space="preserve"> </w:t>
      </w:r>
      <w:r w:rsidRPr="00A72892">
        <w:rPr>
          <w:rFonts w:ascii="Calibri Light" w:hAnsi="Calibri Light" w:cs="Arial"/>
          <w:sz w:val="18"/>
        </w:rPr>
        <w:t xml:space="preserve">affected </w:t>
      </w:r>
      <w:r w:rsidR="004861E2" w:rsidRPr="00A72892">
        <w:rPr>
          <w:rFonts w:ascii="Calibri Light" w:hAnsi="Calibri Light" w:cs="Arial"/>
          <w:sz w:val="18"/>
        </w:rPr>
        <w:t xml:space="preserve">departments, </w:t>
      </w:r>
      <w:r w:rsidRPr="00A72892">
        <w:rPr>
          <w:rFonts w:ascii="Calibri Light" w:hAnsi="Calibri Light" w:cs="Arial"/>
          <w:sz w:val="18"/>
        </w:rPr>
        <w:t xml:space="preserve">divisions etc… </w:t>
      </w:r>
    </w:p>
    <w:p w14:paraId="7799DA1F" w14:textId="77777777" w:rsidR="002C4E01" w:rsidRPr="00A72892" w:rsidRDefault="00B33A9A" w:rsidP="00435441">
      <w:pPr>
        <w:pStyle w:val="Heading2TextBulleted"/>
        <w:numPr>
          <w:ilvl w:val="0"/>
          <w:numId w:val="0"/>
        </w:numPr>
        <w:ind w:left="540"/>
        <w:rPr>
          <w:rFonts w:ascii="Calibri Light" w:hAnsi="Calibri Light" w:cs="Arial"/>
          <w:sz w:val="18"/>
        </w:rPr>
      </w:pPr>
      <w:r w:rsidRPr="00A72892">
        <w:rPr>
          <w:rFonts w:ascii="Calibri Light" w:hAnsi="Calibri Light" w:cs="Arial"/>
          <w:b/>
          <w:sz w:val="18"/>
        </w:rPr>
        <w:t>Impact</w:t>
      </w:r>
      <w:r w:rsidR="00435441" w:rsidRPr="00A72892">
        <w:rPr>
          <w:rFonts w:ascii="Calibri Light" w:hAnsi="Calibri Light" w:cs="Arial"/>
          <w:sz w:val="18"/>
        </w:rPr>
        <w:t>:</w:t>
      </w:r>
      <w:r w:rsidR="004861E2" w:rsidRPr="00A72892">
        <w:rPr>
          <w:rFonts w:ascii="Calibri Light" w:hAnsi="Calibri Light" w:cs="Arial"/>
          <w:sz w:val="18"/>
        </w:rPr>
        <w:t xml:space="preserve"> </w:t>
      </w:r>
      <w:r w:rsidRPr="00A72892">
        <w:rPr>
          <w:rFonts w:ascii="Calibri Light" w:hAnsi="Calibri Light" w:cs="Arial"/>
          <w:sz w:val="18"/>
        </w:rPr>
        <w:t>The following were used to determine the</w:t>
      </w:r>
      <w:r w:rsidR="004861E2" w:rsidRPr="00A72892">
        <w:rPr>
          <w:rFonts w:ascii="Calibri Light" w:hAnsi="Calibri Light" w:cs="Arial"/>
          <w:sz w:val="18"/>
        </w:rPr>
        <w:t xml:space="preserve"> </w:t>
      </w:r>
      <w:r w:rsidRPr="00A72892">
        <w:rPr>
          <w:rFonts w:ascii="Calibri Light" w:hAnsi="Calibri Light" w:cs="Arial"/>
          <w:sz w:val="18"/>
        </w:rPr>
        <w:t>impact</w:t>
      </w:r>
      <w:r w:rsidR="00B63789" w:rsidRPr="00A72892">
        <w:rPr>
          <w:rFonts w:ascii="Calibri Light" w:hAnsi="Calibri Light" w:cs="Arial"/>
          <w:sz w:val="18"/>
        </w:rPr>
        <w:t>:</w:t>
      </w:r>
    </w:p>
    <w:p w14:paraId="6451BCCA" w14:textId="77777777" w:rsidR="002C4E01" w:rsidRPr="006B24F0" w:rsidRDefault="002C4E01" w:rsidP="00E0118B">
      <w:pPr>
        <w:rPr>
          <w:rFonts w:ascii="Calibri Light" w:hAnsi="Calibri Light" w:cs="Arial"/>
        </w:rPr>
      </w:pPr>
    </w:p>
    <w:p w14:paraId="2EC47005" w14:textId="77777777" w:rsidR="002C4E01" w:rsidRPr="006B24F0" w:rsidRDefault="002C4E01" w:rsidP="001A04BA">
      <w:pPr>
        <w:jc w:val="center"/>
        <w:rPr>
          <w:rFonts w:ascii="Calibri Light" w:hAnsi="Calibri Light" w:cs="Arial"/>
        </w:rPr>
      </w:pPr>
      <w:r w:rsidRPr="006B24F0">
        <w:rPr>
          <w:rFonts w:ascii="Calibri Light" w:hAnsi="Calibri Light" w:cs="Arial"/>
          <w:noProof/>
        </w:rPr>
        <w:lastRenderedPageBreak/>
        <w:drawing>
          <wp:inline distT="0" distB="0" distL="0" distR="0" wp14:anchorId="089AF2A1" wp14:editId="3B5ACD2D">
            <wp:extent cx="4389120" cy="2432304"/>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4389120" cy="2432304"/>
                    </a:xfrm>
                    <a:prstGeom prst="rect">
                      <a:avLst/>
                    </a:prstGeom>
                    <a:noFill/>
                  </pic:spPr>
                </pic:pic>
              </a:graphicData>
            </a:graphic>
          </wp:inline>
        </w:drawing>
      </w:r>
    </w:p>
    <w:p w14:paraId="410A331A" w14:textId="77777777" w:rsidR="002C4E01" w:rsidRPr="006B24F0" w:rsidRDefault="002C4E01" w:rsidP="001A04BA">
      <w:pPr>
        <w:jc w:val="center"/>
        <w:rPr>
          <w:rFonts w:ascii="Calibri Light" w:hAnsi="Calibri Light" w:cs="Arial"/>
        </w:rPr>
      </w:pPr>
      <w:r w:rsidRPr="006B24F0">
        <w:rPr>
          <w:rFonts w:ascii="Calibri Light" w:hAnsi="Calibri Light" w:cs="Arial"/>
          <w:noProof/>
        </w:rPr>
        <w:drawing>
          <wp:inline distT="0" distB="0" distL="0" distR="0" wp14:anchorId="257E0427" wp14:editId="6E72069C">
            <wp:extent cx="4389120" cy="24963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4389120" cy="2496312"/>
                    </a:xfrm>
                    <a:prstGeom prst="rect">
                      <a:avLst/>
                    </a:prstGeom>
                    <a:noFill/>
                  </pic:spPr>
                </pic:pic>
              </a:graphicData>
            </a:graphic>
          </wp:inline>
        </w:drawing>
      </w:r>
    </w:p>
    <w:p w14:paraId="3F574AA1" w14:textId="77777777" w:rsidR="00B33A9A" w:rsidRPr="006B24F0" w:rsidRDefault="002C4E01" w:rsidP="001A04BA">
      <w:pPr>
        <w:jc w:val="center"/>
        <w:rPr>
          <w:rFonts w:ascii="Calibri Light" w:hAnsi="Calibri Light" w:cs="Arial"/>
        </w:rPr>
      </w:pPr>
      <w:r w:rsidRPr="006B24F0">
        <w:rPr>
          <w:rFonts w:ascii="Calibri Light" w:hAnsi="Calibri Light" w:cs="Arial"/>
          <w:noProof/>
          <w:color w:val="000000"/>
          <w:szCs w:val="20"/>
        </w:rPr>
        <w:drawing>
          <wp:inline distT="0" distB="0" distL="0" distR="0" wp14:anchorId="27748296" wp14:editId="3BC28E55">
            <wp:extent cx="4389120" cy="2560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referRelativeResize="0">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4389120" cy="2560320"/>
                    </a:xfrm>
                    <a:prstGeom prst="rect">
                      <a:avLst/>
                    </a:prstGeom>
                    <a:noFill/>
                  </pic:spPr>
                </pic:pic>
              </a:graphicData>
            </a:graphic>
          </wp:inline>
        </w:drawing>
      </w:r>
    </w:p>
    <w:p w14:paraId="12D6E8B2" w14:textId="77777777" w:rsidR="00B33A9A" w:rsidRPr="006B24F0" w:rsidRDefault="00B33A9A" w:rsidP="00E0118B">
      <w:pPr>
        <w:rPr>
          <w:rFonts w:ascii="Calibri Light" w:hAnsi="Calibri Light" w:cs="Arial"/>
        </w:rPr>
      </w:pPr>
    </w:p>
    <w:p w14:paraId="59A99ED9" w14:textId="77777777" w:rsidR="00E0118B" w:rsidRPr="006B24F0" w:rsidRDefault="00B33A9A" w:rsidP="000458DA">
      <w:pPr>
        <w:pStyle w:val="ListParagraph"/>
        <w:rPr>
          <w:rFonts w:ascii="Calibri Light" w:hAnsi="Calibri Light" w:cs="Arial"/>
          <w:color w:val="000000"/>
          <w:szCs w:val="20"/>
        </w:rPr>
      </w:pPr>
      <w:r w:rsidRPr="00A72892">
        <w:rPr>
          <w:rFonts w:ascii="Calibri Light" w:eastAsia="MS Mincho" w:hAnsi="Calibri Light" w:cs="Arial"/>
          <w:b/>
          <w:noProof/>
          <w:sz w:val="18"/>
          <w:szCs w:val="24"/>
          <w:lang w:eastAsia="ja-JP"/>
        </w:rPr>
        <w:t>Business Effort</w:t>
      </w:r>
      <w:r w:rsidRPr="00A72892">
        <w:rPr>
          <w:rFonts w:ascii="Calibri Light" w:eastAsia="MS Mincho" w:hAnsi="Calibri Light" w:cs="Arial"/>
          <w:noProof/>
          <w:sz w:val="18"/>
          <w:szCs w:val="24"/>
          <w:lang w:eastAsia="ja-JP"/>
        </w:rPr>
        <w:t>: Initial assessment of the impact to the business High, Medium, Low</w:t>
      </w:r>
      <w:r w:rsidR="00E0118B" w:rsidRPr="006B24F0">
        <w:rPr>
          <w:rFonts w:ascii="Calibri Light" w:hAnsi="Calibri Light" w:cs="Arial"/>
        </w:rPr>
        <w:br w:type="page"/>
      </w:r>
    </w:p>
    <w:p w14:paraId="5B3FCEC9" w14:textId="77777777" w:rsidR="00532AC3" w:rsidRPr="006B24F0" w:rsidRDefault="00693EDB" w:rsidP="546B4D49">
      <w:pPr>
        <w:pStyle w:val="Heading1"/>
        <w:numPr>
          <w:ilvl w:val="0"/>
          <w:numId w:val="10"/>
        </w:numPr>
        <w:rPr>
          <w:rFonts w:ascii="Calibri Light" w:eastAsia="Calibri Light" w:hAnsi="Calibri Light" w:cs="Calibri Light"/>
        </w:rPr>
      </w:pPr>
      <w:bookmarkStart w:id="411" w:name="_Toc491613849"/>
      <w:r w:rsidRPr="546B4D49">
        <w:rPr>
          <w:rFonts w:ascii="Calibri Light" w:eastAsia="Calibri Light" w:hAnsi="Calibri Light" w:cs="Calibri Light"/>
        </w:rPr>
        <w:lastRenderedPageBreak/>
        <w:t xml:space="preserve"> </w:t>
      </w:r>
      <w:bookmarkStart w:id="412" w:name="_Toc26282969"/>
      <w:r w:rsidR="00532AC3" w:rsidRPr="546B4D49">
        <w:rPr>
          <w:rFonts w:ascii="Calibri Light" w:eastAsia="Calibri Light" w:hAnsi="Calibri Light" w:cs="Calibri Light"/>
        </w:rPr>
        <w:t>Requirements</w:t>
      </w:r>
      <w:bookmarkEnd w:id="411"/>
      <w:bookmarkEnd w:id="412"/>
    </w:p>
    <w:bookmarkEnd w:id="2"/>
    <w:p w14:paraId="39ECDAB3" w14:textId="77777777" w:rsidR="001A6236" w:rsidRDefault="001A6236" w:rsidP="00E0118B">
      <w:pPr>
        <w:rPr>
          <w:rFonts w:ascii="Calibri Light" w:hAnsi="Calibri Light" w:cs="Arial"/>
        </w:rPr>
      </w:pPr>
    </w:p>
    <w:p w14:paraId="4E8ECB29" w14:textId="03B64FC0" w:rsidR="00475BB6" w:rsidRPr="006B24F0" w:rsidRDefault="001F7F7B" w:rsidP="00E0118B">
      <w:pPr>
        <w:rPr>
          <w:rFonts w:ascii="Calibri Light" w:hAnsi="Calibri Light" w:cs="Arial"/>
        </w:rPr>
      </w:pPr>
      <w:bookmarkStart w:id="413" w:name="_MON_1579530871"/>
      <w:bookmarkEnd w:id="413"/>
      <w:r>
        <w:rPr>
          <w:rFonts w:ascii="Calibri Light" w:hAnsi="Calibri Light" w:cs="Arial"/>
          <w:noProof/>
        </w:rPr>
        <w:drawing>
          <wp:inline distT="0" distB="0" distL="0" distR="0" wp14:anchorId="62230B7C" wp14:editId="4530FF13">
            <wp:extent cx="981075" cy="581025"/>
            <wp:effectExtent l="0" t="0" r="0" b="0"/>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981075" cy="581025"/>
                    </a:xfrm>
                    <a:prstGeom prst="rect">
                      <a:avLst/>
                    </a:prstGeom>
                    <a:noFill/>
                    <a:ln>
                      <a:noFill/>
                    </a:ln>
                  </pic:spPr>
                </pic:pic>
              </a:graphicData>
            </a:graphic>
          </wp:inline>
        </w:drawing>
      </w:r>
      <w:r>
        <w:rPr>
          <w:rFonts w:ascii="Calibri Light" w:hAnsi="Calibri Light" w:cs="Arial"/>
          <w:noProof/>
        </w:rPr>
        <w:drawing>
          <wp:inline distT="0" distB="0" distL="0" distR="0" wp14:anchorId="4799B053" wp14:editId="73A31ECB">
            <wp:extent cx="981075" cy="581025"/>
            <wp:effectExtent l="0" t="0" r="9525" b="0"/>
            <wp:docPr id="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981075" cy="581025"/>
                    </a:xfrm>
                    <a:prstGeom prst="rect">
                      <a:avLst/>
                    </a:prstGeom>
                    <a:noFill/>
                    <a:ln>
                      <a:noFill/>
                    </a:ln>
                  </pic:spPr>
                </pic:pic>
              </a:graphicData>
            </a:graphic>
          </wp:inline>
        </w:drawing>
      </w:r>
    </w:p>
    <w:sectPr w:rsidR="00475BB6" w:rsidRPr="006B24F0" w:rsidSect="006F41F2">
      <w:headerReference w:type="default" r:id="rId107"/>
      <w:footerReference w:type="default" r:id="rId108"/>
      <w:headerReference w:type="first" r:id="rId109"/>
      <w:type w:val="continuous"/>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3" w:author="Cari Young" w:date="2019-12-02T09:45:00Z" w:initials="CY">
    <w:p w14:paraId="5509762E" w14:textId="04C9FDDC" w:rsidR="0089490E" w:rsidRDefault="0089490E">
      <w:pPr>
        <w:pStyle w:val="CommentText"/>
      </w:pPr>
      <w:r>
        <w:rPr>
          <w:rStyle w:val="CommentReference"/>
        </w:rPr>
        <w:annotationRef/>
      </w:r>
      <w:r>
        <w:t>Should this be here?</w:t>
      </w:r>
    </w:p>
  </w:comment>
  <w:comment w:id="64" w:author="Denise Arebalo" w:date="2019-12-03T16:19:00Z" w:initials="DA">
    <w:p w14:paraId="24519E99" w14:textId="09CC8BAB" w:rsidR="0089490E" w:rsidRDefault="0089490E">
      <w:pPr>
        <w:pStyle w:val="CommentText"/>
      </w:pPr>
      <w:r>
        <w:rPr>
          <w:rStyle w:val="CommentReference"/>
        </w:rPr>
        <w:annotationRef/>
      </w:r>
      <w:r>
        <w:t>Yes – because we allow users to change contract account from C4C. The functionality is limited when compared to S4/HANA, but it is available.</w:t>
      </w:r>
    </w:p>
  </w:comment>
  <w:comment w:id="401" w:author="Cari Young" w:date="2019-12-02T09:47:00Z" w:initials="CY">
    <w:p w14:paraId="69655DD7" w14:textId="1230F149" w:rsidR="0089490E" w:rsidRDefault="0089490E">
      <w:pPr>
        <w:pStyle w:val="CommentText"/>
      </w:pPr>
      <w:r>
        <w:rPr>
          <w:rStyle w:val="CommentReference"/>
        </w:rPr>
        <w:annotationRef/>
      </w:r>
      <w:r>
        <w:t>We need to have Jennifer provide updates.</w:t>
      </w:r>
    </w:p>
  </w:comment>
  <w:comment w:id="402" w:author="Denise Arebalo" w:date="2019-12-03T16:24:00Z" w:initials="DA">
    <w:p w14:paraId="7DFF6448" w14:textId="26FAB6B2" w:rsidR="0089490E" w:rsidRDefault="0089490E">
      <w:pPr>
        <w:pStyle w:val="CommentText"/>
      </w:pPr>
      <w:r>
        <w:rPr>
          <w:rStyle w:val="CommentReference"/>
        </w:rPr>
        <w:annotationRef/>
      </w:r>
      <w:r>
        <w:t xml:space="preserve">Added hyperlink to APSE Gen Doc. I didn’t update the individual change impacts, as I wasn’t able to determine which belong to this </w:t>
      </w:r>
      <w:proofErr w:type="gramStart"/>
      <w:r>
        <w:t>BPD ?</w:t>
      </w:r>
      <w:proofErr w:type="gram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509762E" w15:done="0"/>
  <w15:commentEx w15:paraId="24519E99" w15:paraIdParent="5509762E" w15:done="0"/>
  <w15:commentEx w15:paraId="69655DD7" w15:done="0"/>
  <w15:commentEx w15:paraId="7DFF6448" w15:paraIdParent="69655DD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509762E" w16cid:durableId="218F5BC4"/>
  <w16cid:commentId w16cid:paraId="24519E99" w16cid:durableId="21910997"/>
  <w16cid:commentId w16cid:paraId="69655DD7" w16cid:durableId="218F5C18"/>
  <w16cid:commentId w16cid:paraId="7DFF6448" w16cid:durableId="21910AB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7323D1" w14:textId="77777777" w:rsidR="00C52266" w:rsidRDefault="00C52266">
      <w:r>
        <w:separator/>
      </w:r>
    </w:p>
  </w:endnote>
  <w:endnote w:type="continuationSeparator" w:id="0">
    <w:p w14:paraId="74678D42" w14:textId="77777777" w:rsidR="00C52266" w:rsidRDefault="00C52266">
      <w:r>
        <w:continuationSeparator/>
      </w:r>
    </w:p>
  </w:endnote>
  <w:endnote w:type="continuationNotice" w:id="1">
    <w:p w14:paraId="601F9366" w14:textId="77777777" w:rsidR="00C52266" w:rsidRDefault="00C522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Arial">
    <w:altName w:val="Times New Roman"/>
    <w:panose1 w:val="00000000000000000000"/>
    <w:charset w:val="00"/>
    <w:family w:val="roman"/>
    <w:notTrueType/>
    <w:pitch w:val="default"/>
  </w:font>
  <w:font w:name="Calibri Light,Arial,MS Mincho">
    <w:altName w:val="Times New Roman"/>
    <w:panose1 w:val="00000000000000000000"/>
    <w:charset w:val="00"/>
    <w:family w:val="roman"/>
    <w:notTrueType/>
    <w:pitch w:val="default"/>
  </w:font>
  <w:font w:name="Calibri Light,Tahoma">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Times New Roman">
    <w:altName w:val="Times New Roman"/>
    <w:panose1 w:val="00000000000000000000"/>
    <w:charset w:val="00"/>
    <w:family w:val="roman"/>
    <w:notTrueType/>
    <w:pitch w:val="default"/>
  </w:font>
  <w:font w:name="Calibri Light,Calibri Light,Ari">
    <w:altName w:val="Times New Roman"/>
    <w:panose1 w:val="00000000000000000000"/>
    <w:charset w:val="00"/>
    <w:family w:val="roman"/>
    <w:notTrueType/>
    <w:pitch w:val="default"/>
  </w:font>
  <w:font w:name="Tahoma,Arial">
    <w:altName w:val="Times New Roman"/>
    <w:panose1 w:val="00000000000000000000"/>
    <w:charset w:val="00"/>
    <w:family w:val="roman"/>
    <w:notTrueType/>
    <w:pitch w:val="default"/>
  </w:font>
  <w:font w:name="Times">
    <w:panose1 w:val="02020603050405020304"/>
    <w:charset w:val="00"/>
    <w:family w:val="auto"/>
    <w:pitch w:val="variable"/>
    <w:sig w:usb0="E00002FF" w:usb1="5000205A" w:usb2="00000000" w:usb3="00000000" w:csb0="0000019F" w:csb1="00000000"/>
  </w:font>
  <w:font w:name="Calibri Light,MS Mincho">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91A62E" w14:textId="77777777" w:rsidR="0089490E" w:rsidRPr="00E76680" w:rsidRDefault="0089490E" w:rsidP="0303380E">
    <w:pPr>
      <w:pStyle w:val="Footer"/>
      <w:tabs>
        <w:tab w:val="clear" w:pos="8640"/>
        <w:tab w:val="right" w:pos="9214"/>
      </w:tabs>
      <w:jc w:val="right"/>
      <w:rPr>
        <w:rStyle w:val="PageNumber"/>
        <w:rFonts w:ascii="Calibri Light" w:eastAsia="Calibri Light" w:hAnsi="Calibri Light" w:cs="Calibri Light"/>
      </w:rPr>
    </w:pPr>
    <w:r>
      <w:rPr>
        <w:noProof/>
      </w:rPr>
      <mc:AlternateContent>
        <mc:Choice Requires="wps">
          <w:drawing>
            <wp:anchor distT="0" distB="0" distL="114300" distR="114300" simplePos="0" relativeHeight="251658240" behindDoc="0" locked="0" layoutInCell="1" allowOverlap="1" wp14:anchorId="1AB12C52" wp14:editId="19FE0302">
              <wp:simplePos x="0" y="0"/>
              <wp:positionH relativeFrom="column">
                <wp:posOffset>-6985</wp:posOffset>
              </wp:positionH>
              <wp:positionV relativeFrom="paragraph">
                <wp:posOffset>-116205</wp:posOffset>
              </wp:positionV>
              <wp:extent cx="5841365" cy="13335"/>
              <wp:effectExtent l="12065" t="7620" r="13970" b="762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41365" cy="13335"/>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CDE928" id="_x0000_t32" coordsize="21600,21600" o:spt="32" o:oned="t" path="m,l21600,21600e" filled="f">
              <v:path arrowok="t" fillok="f" o:connecttype="none"/>
              <o:lock v:ext="edit" shapetype="t"/>
            </v:shapetype>
            <v:shape id="AutoShape 2" o:spid="_x0000_s1026" type="#_x0000_t32" style="position:absolute;margin-left:-.55pt;margin-top:-9.15pt;width:459.95pt;height:1.0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"/>
          </w:pict>
        </mc:Fallback>
      </mc:AlternateContent>
    </w:r>
    <w:r w:rsidRPr="00E86253">
      <w:tab/>
    </w:r>
    <w:r w:rsidRPr="00E86253">
      <w:tab/>
    </w:r>
    <w:r w:rsidRPr="0303380E">
      <w:rPr>
        <w:rFonts w:ascii="Calibri Light" w:eastAsia="Calibri Light" w:hAnsi="Calibri Light" w:cs="Calibri Light"/>
      </w:rPr>
      <w:t xml:space="preserve">                        Page </w:t>
    </w:r>
    <w:r w:rsidRPr="0303380E">
      <w:rPr>
        <w:rStyle w:val="PageNumber"/>
        <w:rFonts w:ascii="Calibri Light" w:eastAsia="Calibri Light" w:hAnsi="Calibri Light" w:cs="Calibri Light"/>
        <w:noProof/>
      </w:rPr>
      <w:fldChar w:fldCharType="begin"/>
    </w:r>
    <w:r w:rsidRPr="00E76680">
      <w:rPr>
        <w:rStyle w:val="PageNumber"/>
        <w:rFonts w:ascii="Calibri Light" w:hAnsi="Calibri Light"/>
      </w:rPr>
      <w:instrText xml:space="preserve"> PAGE </w:instrText>
    </w:r>
    <w:r w:rsidRPr="0303380E">
      <w:rPr>
        <w:rStyle w:val="PageNumber"/>
        <w:rFonts w:ascii="Calibri Light" w:hAnsi="Calibri Light"/>
      </w:rPr>
      <w:fldChar w:fldCharType="separate"/>
    </w:r>
    <w:r>
      <w:rPr>
        <w:rStyle w:val="PageNumber"/>
        <w:rFonts w:ascii="Calibri Light" w:hAnsi="Calibri Light"/>
        <w:noProof/>
      </w:rPr>
      <w:t>2</w:t>
    </w:r>
    <w:r w:rsidRPr="0303380E">
      <w:rPr>
        <w:rStyle w:val="PageNumber"/>
        <w:rFonts w:ascii="Calibri Light" w:eastAsia="Calibri Light" w:hAnsi="Calibri Light" w:cs="Calibri Light"/>
        <w:noProof/>
      </w:rPr>
      <w:fldChar w:fldCharType="end"/>
    </w:r>
    <w:r w:rsidRPr="0303380E">
      <w:rPr>
        <w:rStyle w:val="PageNumber"/>
        <w:rFonts w:ascii="Calibri Light" w:eastAsia="Calibri Light" w:hAnsi="Calibri Light" w:cs="Calibri Light"/>
      </w:rPr>
      <w:t xml:space="preserve"> of </w:t>
    </w:r>
    <w:r w:rsidRPr="0303380E">
      <w:rPr>
        <w:rStyle w:val="PageNumber"/>
        <w:rFonts w:ascii="Calibri Light" w:eastAsia="Calibri Light" w:hAnsi="Calibri Light" w:cs="Calibri Light"/>
        <w:noProof/>
      </w:rPr>
      <w:fldChar w:fldCharType="begin"/>
    </w:r>
    <w:r w:rsidRPr="00E76680">
      <w:rPr>
        <w:rStyle w:val="PageNumber"/>
        <w:rFonts w:ascii="Calibri Light" w:hAnsi="Calibri Light"/>
      </w:rPr>
      <w:instrText xml:space="preserve"> NUMPAGES </w:instrText>
    </w:r>
    <w:r w:rsidRPr="0303380E">
      <w:rPr>
        <w:rStyle w:val="PageNumber"/>
        <w:rFonts w:ascii="Calibri Light" w:hAnsi="Calibri Light"/>
      </w:rPr>
      <w:fldChar w:fldCharType="separate"/>
    </w:r>
    <w:r>
      <w:rPr>
        <w:rStyle w:val="PageNumber"/>
        <w:rFonts w:ascii="Calibri Light" w:hAnsi="Calibri Light"/>
        <w:noProof/>
      </w:rPr>
      <w:t>49</w:t>
    </w:r>
    <w:r w:rsidRPr="0303380E">
      <w:rPr>
        <w:rStyle w:val="PageNumber"/>
        <w:rFonts w:ascii="Calibri Light" w:eastAsia="Calibri Light" w:hAnsi="Calibri Light" w:cs="Calibri Light"/>
        <w:noProof/>
      </w:rPr>
      <w:fldChar w:fldCharType="end"/>
    </w:r>
    <w:r w:rsidRPr="00E76680">
      <w:rPr>
        <w:rStyle w:val="PageNumber"/>
        <w:rFonts w:ascii="Calibri Light" w:hAnsi="Calibri Light"/>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A52C81" w14:textId="77777777" w:rsidR="00C52266" w:rsidRDefault="00C52266">
      <w:r>
        <w:separator/>
      </w:r>
    </w:p>
  </w:footnote>
  <w:footnote w:type="continuationSeparator" w:id="0">
    <w:p w14:paraId="5580F764" w14:textId="77777777" w:rsidR="00C52266" w:rsidRDefault="00C52266">
      <w:r>
        <w:continuationSeparator/>
      </w:r>
    </w:p>
  </w:footnote>
  <w:footnote w:type="continuationNotice" w:id="1">
    <w:p w14:paraId="39E9B544" w14:textId="77777777" w:rsidR="00C52266" w:rsidRDefault="00C5226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900" w:type="dxa"/>
      <w:tblInd w:w="-9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6480"/>
      <w:gridCol w:w="1710"/>
    </w:tblGrid>
    <w:tr w:rsidR="0089490E" w14:paraId="62A77EF7" w14:textId="77777777" w:rsidTr="14C1ACD4">
      <w:tc>
        <w:tcPr>
          <w:tcW w:w="1710" w:type="dxa"/>
        </w:tcPr>
        <w:p w14:paraId="78C30D50" w14:textId="77777777" w:rsidR="0089490E" w:rsidRDefault="0089490E" w:rsidP="0049033B">
          <w:pPr>
            <w:pStyle w:val="Footer"/>
            <w:ind w:right="-108"/>
          </w:pPr>
          <w:r w:rsidRPr="00560135">
            <w:rPr>
              <w:noProof/>
            </w:rPr>
            <w:drawing>
              <wp:inline distT="0" distB="0" distL="0" distR="0" wp14:anchorId="5617D8C5" wp14:editId="6BE3D5E8">
                <wp:extent cx="878171" cy="241300"/>
                <wp:effectExtent l="0" t="0" r="0" b="6350"/>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
                        <a:stretch>
                          <a:fillRect/>
                        </a:stretch>
                      </pic:blipFill>
                      <pic:spPr>
                        <a:xfrm>
                          <a:off x="0" y="0"/>
                          <a:ext cx="909667" cy="249954"/>
                        </a:xfrm>
                        <a:prstGeom prst="rect">
                          <a:avLst/>
                        </a:prstGeom>
                      </pic:spPr>
                    </pic:pic>
                  </a:graphicData>
                </a:graphic>
              </wp:inline>
            </w:drawing>
          </w:r>
        </w:p>
      </w:tc>
      <w:tc>
        <w:tcPr>
          <w:tcW w:w="6480" w:type="dxa"/>
        </w:tcPr>
        <w:p w14:paraId="6DE2B07E" w14:textId="77777777" w:rsidR="0089490E" w:rsidRPr="00777E49" w:rsidRDefault="0089490E" w:rsidP="546B4D49">
          <w:pPr>
            <w:pStyle w:val="Footer"/>
            <w:ind w:right="-108"/>
            <w:jc w:val="center"/>
            <w:rPr>
              <w:rFonts w:ascii="Calibri Light" w:eastAsia="Calibri Light" w:hAnsi="Calibri Light" w:cs="Calibri Light"/>
            </w:rPr>
          </w:pPr>
          <w:r w:rsidRPr="546B4D49">
            <w:rPr>
              <w:rFonts w:ascii="Calibri Light" w:eastAsia="Calibri Light" w:hAnsi="Calibri Light" w:cs="Calibri Light"/>
            </w:rPr>
            <w:t>CIM-CS-17 Front Office</w:t>
          </w:r>
        </w:p>
      </w:tc>
      <w:tc>
        <w:tcPr>
          <w:tcW w:w="1710" w:type="dxa"/>
        </w:tcPr>
        <w:p w14:paraId="2C99CA7C" w14:textId="77777777" w:rsidR="0089490E" w:rsidRPr="00B92D02" w:rsidRDefault="0089490E" w:rsidP="006F41F2">
          <w:pPr>
            <w:pStyle w:val="Footer"/>
            <w:ind w:right="-108"/>
            <w:jc w:val="right"/>
            <w:rPr>
              <w:sz w:val="8"/>
            </w:rPr>
          </w:pPr>
        </w:p>
        <w:p w14:paraId="22F9C280" w14:textId="77777777" w:rsidR="0089490E" w:rsidRDefault="0089490E" w:rsidP="006F41F2">
          <w:pPr>
            <w:pStyle w:val="Footer"/>
            <w:ind w:right="-108"/>
            <w:jc w:val="right"/>
          </w:pPr>
          <w:r w:rsidRPr="00456384">
            <w:rPr>
              <w:noProof/>
            </w:rPr>
            <w:drawing>
              <wp:inline distT="0" distB="0" distL="0" distR="0" wp14:anchorId="1E92050B" wp14:editId="62D82FDD">
                <wp:extent cx="850392" cy="137160"/>
                <wp:effectExtent l="0" t="0" r="6985" b="0"/>
                <wp:docPr id="8" name="Picture 7" descr="HCL Logo">
                  <a:extLst xmlns:a="http://schemas.openxmlformats.org/drawingml/2006/main">
                    <a:ext uri="{FF2B5EF4-FFF2-40B4-BE49-F238E27FC236}">
                      <a16:creationId xmlns:a16="http://schemas.microsoft.com/office/drawing/2014/main" id="{1AE1F78A-8CE5-43CE-AC51-F1D174110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CL Logo">
                          <a:extLst>
                            <a:ext uri="{FF2B5EF4-FFF2-40B4-BE49-F238E27FC236}">
                              <a16:creationId xmlns:a16="http://schemas.microsoft.com/office/drawing/2014/main" id="{1AE1F78A-8CE5-43CE-AC51-F1D174110E48}"/>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t="25212" b="28896"/>
                        <a:stretch>
                          <a:fillRect/>
                        </a:stretch>
                      </pic:blipFill>
                      <pic:spPr bwMode="auto">
                        <a:xfrm>
                          <a:off x="0" y="0"/>
                          <a:ext cx="850392" cy="137160"/>
                        </a:xfrm>
                        <a:prstGeom prst="rect">
                          <a:avLst/>
                        </a:prstGeom>
                        <a:noFill/>
                        <a:ln>
                          <a:noFill/>
                        </a:ln>
                      </pic:spPr>
                    </pic:pic>
                  </a:graphicData>
                </a:graphic>
              </wp:inline>
            </w:drawing>
          </w:r>
        </w:p>
      </w:tc>
    </w:tr>
  </w:tbl>
  <w:p w14:paraId="4EBEBB19" w14:textId="77777777" w:rsidR="0089490E" w:rsidRPr="00F20358" w:rsidRDefault="0089490E" w:rsidP="00B92D02">
    <w:pPr>
      <w:pStyle w:val="Header"/>
      <w:tabs>
        <w:tab w:val="right" w:pos="95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4FC0C2" w14:textId="77777777" w:rsidR="0089490E" w:rsidRDefault="0089490E" w:rsidP="00F20358">
    <w:pPr>
      <w:pStyle w:val="Footer"/>
      <w:ind w:right="-108"/>
    </w:pPr>
    <w:r w:rsidRPr="00006038">
      <w:t xml:space="preserve"> </w:t>
    </w:r>
  </w:p>
  <w:tbl>
    <w:tblPr>
      <w:tblStyle w:val="TableGrid"/>
      <w:tblW w:w="9900" w:type="dxa"/>
      <w:tblInd w:w="-9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3640"/>
      <w:gridCol w:w="2894"/>
    </w:tblGrid>
    <w:tr w:rsidR="0089490E" w14:paraId="2FC323A6" w14:textId="77777777" w:rsidTr="14C1ACD4">
      <w:tc>
        <w:tcPr>
          <w:tcW w:w="2070" w:type="dxa"/>
        </w:tcPr>
        <w:p w14:paraId="50A2ABCA" w14:textId="77777777" w:rsidR="0089490E" w:rsidRDefault="0089490E" w:rsidP="00B92D02">
          <w:pPr>
            <w:pStyle w:val="Footer"/>
            <w:ind w:right="-108"/>
          </w:pPr>
          <w:r w:rsidRPr="00560135">
            <w:rPr>
              <w:noProof/>
            </w:rPr>
            <w:drawing>
              <wp:inline distT="0" distB="0" distL="0" distR="0" wp14:anchorId="40C62690" wp14:editId="0CC23D0E">
                <wp:extent cx="1993392" cy="548640"/>
                <wp:effectExtent l="0" t="0" r="6985" b="3810"/>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
                        <a:stretch>
                          <a:fillRect/>
                        </a:stretch>
                      </pic:blipFill>
                      <pic:spPr>
                        <a:xfrm>
                          <a:off x="0" y="0"/>
                          <a:ext cx="1993392" cy="548640"/>
                        </a:xfrm>
                        <a:prstGeom prst="rect">
                          <a:avLst/>
                        </a:prstGeom>
                      </pic:spPr>
                    </pic:pic>
                  </a:graphicData>
                </a:graphic>
              </wp:inline>
            </w:drawing>
          </w:r>
        </w:p>
      </w:tc>
      <w:tc>
        <w:tcPr>
          <w:tcW w:w="5760" w:type="dxa"/>
        </w:tcPr>
        <w:p w14:paraId="0BA55202" w14:textId="77777777" w:rsidR="0089490E" w:rsidRDefault="0089490E" w:rsidP="00B92D02">
          <w:pPr>
            <w:pStyle w:val="Footer"/>
            <w:ind w:right="-108"/>
            <w:jc w:val="center"/>
          </w:pPr>
        </w:p>
      </w:tc>
      <w:tc>
        <w:tcPr>
          <w:tcW w:w="2070" w:type="dxa"/>
        </w:tcPr>
        <w:p w14:paraId="6047C03C" w14:textId="77777777" w:rsidR="0089490E" w:rsidRPr="00B92D02" w:rsidRDefault="0089490E" w:rsidP="00B92D02">
          <w:pPr>
            <w:pStyle w:val="Footer"/>
            <w:ind w:right="-108"/>
            <w:jc w:val="right"/>
            <w:rPr>
              <w:sz w:val="8"/>
            </w:rPr>
          </w:pPr>
        </w:p>
        <w:p w14:paraId="3BA6AFC3" w14:textId="77777777" w:rsidR="0089490E" w:rsidRDefault="0089490E" w:rsidP="00B92D02">
          <w:pPr>
            <w:pStyle w:val="Footer"/>
            <w:ind w:right="-108"/>
            <w:jc w:val="right"/>
            <w:rPr>
              <w:sz w:val="32"/>
            </w:rPr>
          </w:pPr>
          <w:r w:rsidRPr="00456384">
            <w:rPr>
              <w:noProof/>
            </w:rPr>
            <w:drawing>
              <wp:inline distT="0" distB="0" distL="0" distR="0" wp14:anchorId="12ACF44A" wp14:editId="10248930">
                <wp:extent cx="1700784" cy="274320"/>
                <wp:effectExtent l="0" t="0" r="0" b="0"/>
                <wp:docPr id="10" name="Picture 7" descr="HCL Logo">
                  <a:extLst xmlns:a="http://schemas.openxmlformats.org/drawingml/2006/main">
                    <a:ext uri="{FF2B5EF4-FFF2-40B4-BE49-F238E27FC236}">
                      <a16:creationId xmlns:a16="http://schemas.microsoft.com/office/drawing/2014/main" id="{1AE1F78A-8CE5-43CE-AC51-F1D174110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CL Logo">
                          <a:extLst>
                            <a:ext uri="{FF2B5EF4-FFF2-40B4-BE49-F238E27FC236}">
                              <a16:creationId xmlns:a16="http://schemas.microsoft.com/office/drawing/2014/main" id="{1AE1F78A-8CE5-43CE-AC51-F1D174110E48}"/>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t="25212" b="28896"/>
                        <a:stretch>
                          <a:fillRect/>
                        </a:stretch>
                      </pic:blipFill>
                      <pic:spPr bwMode="auto">
                        <a:xfrm>
                          <a:off x="0" y="0"/>
                          <a:ext cx="1700784" cy="274320"/>
                        </a:xfrm>
                        <a:prstGeom prst="rect">
                          <a:avLst/>
                        </a:prstGeom>
                        <a:noFill/>
                        <a:ln>
                          <a:noFill/>
                        </a:ln>
                      </pic:spPr>
                    </pic:pic>
                  </a:graphicData>
                </a:graphic>
              </wp:inline>
            </w:drawing>
          </w:r>
        </w:p>
        <w:p w14:paraId="04B1B03F" w14:textId="77777777" w:rsidR="0089490E" w:rsidRDefault="0089490E" w:rsidP="00B92D02">
          <w:pPr>
            <w:pStyle w:val="Footer"/>
            <w:ind w:right="-108"/>
            <w:jc w:val="right"/>
          </w:pPr>
        </w:p>
      </w:tc>
    </w:tr>
  </w:tbl>
  <w:p w14:paraId="6C3B6B12" w14:textId="77777777" w:rsidR="0089490E" w:rsidRDefault="0089490E" w:rsidP="00B92D02">
    <w:pPr>
      <w:pStyle w:val="Header"/>
      <w:tabs>
        <w:tab w:val="right" w:pos="95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C0526"/>
    <w:multiLevelType w:val="hybridMultilevel"/>
    <w:tmpl w:val="E1F06F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0846615"/>
    <w:multiLevelType w:val="hybridMultilevel"/>
    <w:tmpl w:val="E4E47B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6AC277B"/>
    <w:multiLevelType w:val="hybridMultilevel"/>
    <w:tmpl w:val="89FE473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5E58A3"/>
    <w:multiLevelType w:val="multilevel"/>
    <w:tmpl w:val="38CA10B6"/>
    <w:lvl w:ilvl="0">
      <w:start w:val="1"/>
      <w:numFmt w:val="bullet"/>
      <w:pStyle w:val="Heading3TextBulleted"/>
      <w:lvlText w:val=""/>
      <w:lvlJc w:val="left"/>
      <w:pPr>
        <w:tabs>
          <w:tab w:val="num" w:pos="2347"/>
        </w:tabs>
        <w:ind w:left="2347" w:hanging="360"/>
      </w:pPr>
      <w:rPr>
        <w:rFonts w:ascii="Symbol" w:hAnsi="Symbol" w:hint="default"/>
      </w:rPr>
    </w:lvl>
    <w:lvl w:ilvl="1">
      <w:start w:val="1"/>
      <w:numFmt w:val="lowerLetter"/>
      <w:lvlText w:val="%2."/>
      <w:lvlJc w:val="left"/>
      <w:pPr>
        <w:tabs>
          <w:tab w:val="num" w:pos="3067"/>
        </w:tabs>
        <w:ind w:left="3067" w:hanging="360"/>
      </w:pPr>
    </w:lvl>
    <w:lvl w:ilvl="2">
      <w:start w:val="1"/>
      <w:numFmt w:val="lowerRoman"/>
      <w:lvlText w:val="%3."/>
      <w:lvlJc w:val="right"/>
      <w:pPr>
        <w:tabs>
          <w:tab w:val="num" w:pos="3787"/>
        </w:tabs>
        <w:ind w:left="3787" w:hanging="180"/>
      </w:pPr>
    </w:lvl>
    <w:lvl w:ilvl="3">
      <w:start w:val="1"/>
      <w:numFmt w:val="decimal"/>
      <w:lvlText w:val="%4."/>
      <w:lvlJc w:val="left"/>
      <w:pPr>
        <w:tabs>
          <w:tab w:val="num" w:pos="4507"/>
        </w:tabs>
        <w:ind w:left="4507" w:hanging="360"/>
      </w:pPr>
    </w:lvl>
    <w:lvl w:ilvl="4">
      <w:start w:val="1"/>
      <w:numFmt w:val="lowerLetter"/>
      <w:lvlText w:val="%5."/>
      <w:lvlJc w:val="left"/>
      <w:pPr>
        <w:tabs>
          <w:tab w:val="num" w:pos="5227"/>
        </w:tabs>
        <w:ind w:left="5227" w:hanging="360"/>
      </w:pPr>
    </w:lvl>
    <w:lvl w:ilvl="5">
      <w:start w:val="1"/>
      <w:numFmt w:val="lowerRoman"/>
      <w:lvlText w:val="%6."/>
      <w:lvlJc w:val="right"/>
      <w:pPr>
        <w:tabs>
          <w:tab w:val="num" w:pos="5947"/>
        </w:tabs>
        <w:ind w:left="5947" w:hanging="180"/>
      </w:pPr>
    </w:lvl>
    <w:lvl w:ilvl="6">
      <w:start w:val="1"/>
      <w:numFmt w:val="decimal"/>
      <w:lvlText w:val="%7."/>
      <w:lvlJc w:val="left"/>
      <w:pPr>
        <w:tabs>
          <w:tab w:val="num" w:pos="6667"/>
        </w:tabs>
        <w:ind w:left="6667" w:hanging="360"/>
      </w:pPr>
    </w:lvl>
    <w:lvl w:ilvl="7">
      <w:start w:val="1"/>
      <w:numFmt w:val="lowerLetter"/>
      <w:lvlText w:val="%8."/>
      <w:lvlJc w:val="left"/>
      <w:pPr>
        <w:tabs>
          <w:tab w:val="num" w:pos="7387"/>
        </w:tabs>
        <w:ind w:left="7387" w:hanging="360"/>
      </w:pPr>
    </w:lvl>
    <w:lvl w:ilvl="8">
      <w:start w:val="1"/>
      <w:numFmt w:val="lowerRoman"/>
      <w:lvlText w:val="%9."/>
      <w:lvlJc w:val="right"/>
      <w:pPr>
        <w:tabs>
          <w:tab w:val="num" w:pos="8107"/>
        </w:tabs>
        <w:ind w:left="8107" w:hanging="180"/>
      </w:pPr>
    </w:lvl>
  </w:abstractNum>
  <w:abstractNum w:abstractNumId="4" w15:restartNumberingAfterBreak="0">
    <w:nsid w:val="0779641B"/>
    <w:multiLevelType w:val="hybridMultilevel"/>
    <w:tmpl w:val="51524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C070A6"/>
    <w:multiLevelType w:val="multilevel"/>
    <w:tmpl w:val="3A60EBF0"/>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5"/>
      <w:numFmt w:val="decimal"/>
      <w:isLgl/>
      <w:lvlText w:val="%1.%2.%3"/>
      <w:lvlJc w:val="left"/>
      <w:pPr>
        <w:ind w:left="900" w:hanging="540"/>
      </w:pPr>
      <w:rPr>
        <w:rFonts w:hint="default"/>
      </w:rPr>
    </w:lvl>
    <w:lvl w:ilvl="3">
      <w:start w:val="4"/>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0B613622"/>
    <w:multiLevelType w:val="hybridMultilevel"/>
    <w:tmpl w:val="73305EE4"/>
    <w:lvl w:ilvl="0" w:tplc="AC2EEA6A">
      <w:start w:val="1"/>
      <w:numFmt w:val="bullet"/>
      <w:pStyle w:val="ListBullet2"/>
      <w:lvlText w:val=""/>
      <w:lvlJc w:val="left"/>
      <w:pPr>
        <w:ind w:left="360" w:hanging="360"/>
      </w:pPr>
      <w:rPr>
        <w:rFonts w:ascii="Symbol" w:hAnsi="Symbol" w:hint="default"/>
      </w:rPr>
    </w:lvl>
    <w:lvl w:ilvl="1" w:tplc="6922A098">
      <w:start w:val="1"/>
      <w:numFmt w:val="bullet"/>
      <w:lvlText w:val="o"/>
      <w:lvlJc w:val="left"/>
      <w:pPr>
        <w:ind w:left="1080" w:hanging="360"/>
      </w:pPr>
      <w:rPr>
        <w:rFonts w:ascii="Courier New" w:hAnsi="Courier New" w:cs="Courier New" w:hint="default"/>
      </w:rPr>
    </w:lvl>
    <w:lvl w:ilvl="2" w:tplc="08070005">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7" w15:restartNumberingAfterBreak="0">
    <w:nsid w:val="0C695CD3"/>
    <w:multiLevelType w:val="hybridMultilevel"/>
    <w:tmpl w:val="CE5C3DD8"/>
    <w:lvl w:ilvl="0" w:tplc="04090003">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D7162B4"/>
    <w:multiLevelType w:val="hybridMultilevel"/>
    <w:tmpl w:val="449810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17D10D5"/>
    <w:multiLevelType w:val="hybridMultilevel"/>
    <w:tmpl w:val="931881E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C93BE6"/>
    <w:multiLevelType w:val="hybridMultilevel"/>
    <w:tmpl w:val="C68A3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F83891"/>
    <w:multiLevelType w:val="hybridMultilevel"/>
    <w:tmpl w:val="6C8EE51A"/>
    <w:lvl w:ilvl="0" w:tplc="98963172">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4A35E14"/>
    <w:multiLevelType w:val="hybridMultilevel"/>
    <w:tmpl w:val="CB46C0C8"/>
    <w:lvl w:ilvl="0" w:tplc="04090003">
      <w:start w:val="1"/>
      <w:numFmt w:val="bullet"/>
      <w:lvlText w:val="o"/>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1DE75F17"/>
    <w:multiLevelType w:val="hybridMultilevel"/>
    <w:tmpl w:val="896EE764"/>
    <w:lvl w:ilvl="0" w:tplc="04090003">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30A6FF0"/>
    <w:multiLevelType w:val="hybridMultilevel"/>
    <w:tmpl w:val="552618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24EF27BF"/>
    <w:multiLevelType w:val="hybridMultilevel"/>
    <w:tmpl w:val="0ABC4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F17255"/>
    <w:multiLevelType w:val="hybridMultilevel"/>
    <w:tmpl w:val="F1C0FC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507445"/>
    <w:multiLevelType w:val="hybridMultilevel"/>
    <w:tmpl w:val="81A078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BA055A2"/>
    <w:multiLevelType w:val="hybridMultilevel"/>
    <w:tmpl w:val="598A9020"/>
    <w:lvl w:ilvl="0" w:tplc="D116F8BE">
      <w:start w:val="1"/>
      <w:numFmt w:val="decimal"/>
      <w:lvlText w:val="%1."/>
      <w:lvlJc w:val="left"/>
      <w:pPr>
        <w:ind w:left="720" w:hanging="360"/>
      </w:pPr>
      <w:rPr>
        <w:rFonts w:ascii="Calibri Light" w:eastAsia="Calibri Light" w:hAnsi="Calibri Light" w:cs="Calibri Ligh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A03166"/>
    <w:multiLevelType w:val="hybridMultilevel"/>
    <w:tmpl w:val="C4FEB85E"/>
    <w:lvl w:ilvl="0" w:tplc="04090003">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5E24B66"/>
    <w:multiLevelType w:val="hybridMultilevel"/>
    <w:tmpl w:val="9BDCB0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1F767B"/>
    <w:multiLevelType w:val="hybridMultilevel"/>
    <w:tmpl w:val="3676A1DE"/>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66E675E"/>
    <w:multiLevelType w:val="hybridMultilevel"/>
    <w:tmpl w:val="B0369304"/>
    <w:lvl w:ilvl="0" w:tplc="04090003">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6CB4B32"/>
    <w:multiLevelType w:val="hybridMultilevel"/>
    <w:tmpl w:val="74AAFFB8"/>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CE1873"/>
    <w:multiLevelType w:val="hybridMultilevel"/>
    <w:tmpl w:val="40AA1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87603A"/>
    <w:multiLevelType w:val="multilevel"/>
    <w:tmpl w:val="C6E61690"/>
    <w:lvl w:ilvl="0">
      <w:start w:val="1"/>
      <w:numFmt w:val="decimal"/>
      <w:lvlText w:val="%1"/>
      <w:lvlJc w:val="left"/>
      <w:pPr>
        <w:ind w:left="432" w:hanging="432"/>
      </w:pPr>
    </w:lvl>
    <w:lvl w:ilvl="1">
      <w:start w:val="1"/>
      <w:numFmt w:val="decimal"/>
      <w:lvlText w:val="%1.%2"/>
      <w:lvlJc w:val="left"/>
      <w:pPr>
        <w:ind w:left="576" w:hanging="576"/>
      </w:pPr>
      <w:rPr>
        <w:color w:val="000000" w:themeColor="text1"/>
      </w:rPr>
    </w:lvl>
    <w:lvl w:ilvl="2">
      <w:start w:val="1"/>
      <w:numFmt w:val="decimal"/>
      <w:pStyle w:val="Heading3"/>
      <w:lvlText w:val="%1.%2.%3"/>
      <w:lvlJc w:val="left"/>
      <w:pPr>
        <w:ind w:left="3510" w:hanging="720"/>
      </w:pPr>
      <w:rPr>
        <w:color w:val="auto"/>
      </w:r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6" w15:restartNumberingAfterBreak="0">
    <w:nsid w:val="391E70CA"/>
    <w:multiLevelType w:val="hybridMultilevel"/>
    <w:tmpl w:val="643CEF56"/>
    <w:lvl w:ilvl="0" w:tplc="76728F66">
      <w:start w:val="1"/>
      <w:numFmt w:val="bullet"/>
      <w:pStyle w:val="Heading2TextBulleted"/>
      <w:lvlText w:val=""/>
      <w:lvlJc w:val="left"/>
      <w:pPr>
        <w:tabs>
          <w:tab w:val="num" w:pos="2520"/>
        </w:tabs>
        <w:ind w:left="2520" w:hanging="360"/>
      </w:pPr>
      <w:rPr>
        <w:rFonts w:ascii="Symbol" w:hAnsi="Symbol" w:hint="default"/>
      </w:rPr>
    </w:lvl>
    <w:lvl w:ilvl="1" w:tplc="25E29A30">
      <w:start w:val="1"/>
      <w:numFmt w:val="lowerLetter"/>
      <w:lvlText w:val="%2."/>
      <w:lvlJc w:val="left"/>
      <w:pPr>
        <w:tabs>
          <w:tab w:val="num" w:pos="3600"/>
        </w:tabs>
        <w:ind w:left="3600" w:hanging="360"/>
      </w:pPr>
    </w:lvl>
    <w:lvl w:ilvl="2" w:tplc="92AA0ABE" w:tentative="1">
      <w:start w:val="1"/>
      <w:numFmt w:val="lowerRoman"/>
      <w:lvlText w:val="%3."/>
      <w:lvlJc w:val="right"/>
      <w:pPr>
        <w:tabs>
          <w:tab w:val="num" w:pos="4320"/>
        </w:tabs>
        <w:ind w:left="4320" w:hanging="180"/>
      </w:pPr>
    </w:lvl>
    <w:lvl w:ilvl="3" w:tplc="861AFE98" w:tentative="1">
      <w:start w:val="1"/>
      <w:numFmt w:val="decimal"/>
      <w:lvlText w:val="%4."/>
      <w:lvlJc w:val="left"/>
      <w:pPr>
        <w:tabs>
          <w:tab w:val="num" w:pos="5040"/>
        </w:tabs>
        <w:ind w:left="5040" w:hanging="360"/>
      </w:pPr>
    </w:lvl>
    <w:lvl w:ilvl="4" w:tplc="BBC64F38" w:tentative="1">
      <w:start w:val="1"/>
      <w:numFmt w:val="lowerLetter"/>
      <w:lvlText w:val="%5."/>
      <w:lvlJc w:val="left"/>
      <w:pPr>
        <w:tabs>
          <w:tab w:val="num" w:pos="5760"/>
        </w:tabs>
        <w:ind w:left="5760" w:hanging="360"/>
      </w:pPr>
    </w:lvl>
    <w:lvl w:ilvl="5" w:tplc="AD98305A" w:tentative="1">
      <w:start w:val="1"/>
      <w:numFmt w:val="lowerRoman"/>
      <w:lvlText w:val="%6."/>
      <w:lvlJc w:val="right"/>
      <w:pPr>
        <w:tabs>
          <w:tab w:val="num" w:pos="6480"/>
        </w:tabs>
        <w:ind w:left="6480" w:hanging="180"/>
      </w:pPr>
    </w:lvl>
    <w:lvl w:ilvl="6" w:tplc="4094BCA2" w:tentative="1">
      <w:start w:val="1"/>
      <w:numFmt w:val="decimal"/>
      <w:lvlText w:val="%7."/>
      <w:lvlJc w:val="left"/>
      <w:pPr>
        <w:tabs>
          <w:tab w:val="num" w:pos="7200"/>
        </w:tabs>
        <w:ind w:left="7200" w:hanging="360"/>
      </w:pPr>
    </w:lvl>
    <w:lvl w:ilvl="7" w:tplc="10CEEBF0" w:tentative="1">
      <w:start w:val="1"/>
      <w:numFmt w:val="lowerLetter"/>
      <w:lvlText w:val="%8."/>
      <w:lvlJc w:val="left"/>
      <w:pPr>
        <w:tabs>
          <w:tab w:val="num" w:pos="7920"/>
        </w:tabs>
        <w:ind w:left="7920" w:hanging="360"/>
      </w:pPr>
    </w:lvl>
    <w:lvl w:ilvl="8" w:tplc="072454C6" w:tentative="1">
      <w:start w:val="1"/>
      <w:numFmt w:val="lowerRoman"/>
      <w:lvlText w:val="%9."/>
      <w:lvlJc w:val="right"/>
      <w:pPr>
        <w:tabs>
          <w:tab w:val="num" w:pos="8640"/>
        </w:tabs>
        <w:ind w:left="8640" w:hanging="180"/>
      </w:pPr>
    </w:lvl>
  </w:abstractNum>
  <w:abstractNum w:abstractNumId="27" w15:restartNumberingAfterBreak="0">
    <w:nsid w:val="3FB30291"/>
    <w:multiLevelType w:val="hybridMultilevel"/>
    <w:tmpl w:val="B3B47D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0C51092"/>
    <w:multiLevelType w:val="hybridMultilevel"/>
    <w:tmpl w:val="CB6A25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433D3BBB"/>
    <w:multiLevelType w:val="hybridMultilevel"/>
    <w:tmpl w:val="6B16B67A"/>
    <w:lvl w:ilvl="0" w:tplc="04090003">
      <w:start w:val="1"/>
      <w:numFmt w:val="bullet"/>
      <w:lvlText w:val="o"/>
      <w:lvlJc w:val="left"/>
      <w:pPr>
        <w:ind w:left="720" w:hanging="360"/>
      </w:pPr>
      <w:rPr>
        <w:rFonts w:ascii="Courier New" w:hAnsi="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43600D3F"/>
    <w:multiLevelType w:val="hybridMultilevel"/>
    <w:tmpl w:val="A7645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B517F6"/>
    <w:multiLevelType w:val="hybridMultilevel"/>
    <w:tmpl w:val="EE168BA4"/>
    <w:lvl w:ilvl="0" w:tplc="04090003">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604448B"/>
    <w:multiLevelType w:val="hybridMultilevel"/>
    <w:tmpl w:val="8D64B97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8CE3A12"/>
    <w:multiLevelType w:val="hybridMultilevel"/>
    <w:tmpl w:val="C68A3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8E83B8F"/>
    <w:multiLevelType w:val="hybridMultilevel"/>
    <w:tmpl w:val="6A56F7CC"/>
    <w:lvl w:ilvl="0" w:tplc="8AC6748E">
      <w:start w:val="1"/>
      <w:numFmt w:val="decimal"/>
      <w:lvlText w:val="%1."/>
      <w:lvlJc w:val="left"/>
      <w:pPr>
        <w:tabs>
          <w:tab w:val="num" w:pos="2160"/>
        </w:tabs>
        <w:ind w:left="2160" w:hanging="360"/>
      </w:pPr>
    </w:lvl>
    <w:lvl w:ilvl="1" w:tplc="04090019" w:tentative="1">
      <w:start w:val="1"/>
      <w:numFmt w:val="lowerLetter"/>
      <w:lvlText w:val="%2."/>
      <w:lvlJc w:val="left"/>
      <w:pPr>
        <w:tabs>
          <w:tab w:val="num" w:pos="5137"/>
        </w:tabs>
        <w:ind w:left="5137" w:hanging="360"/>
      </w:pPr>
    </w:lvl>
    <w:lvl w:ilvl="2" w:tplc="0409001B" w:tentative="1">
      <w:start w:val="1"/>
      <w:numFmt w:val="lowerRoman"/>
      <w:lvlText w:val="%3."/>
      <w:lvlJc w:val="right"/>
      <w:pPr>
        <w:tabs>
          <w:tab w:val="num" w:pos="5857"/>
        </w:tabs>
        <w:ind w:left="5857" w:hanging="180"/>
      </w:pPr>
    </w:lvl>
    <w:lvl w:ilvl="3" w:tplc="0409000F" w:tentative="1">
      <w:start w:val="1"/>
      <w:numFmt w:val="decimal"/>
      <w:lvlText w:val="%4."/>
      <w:lvlJc w:val="left"/>
      <w:pPr>
        <w:tabs>
          <w:tab w:val="num" w:pos="6577"/>
        </w:tabs>
        <w:ind w:left="6577" w:hanging="360"/>
      </w:pPr>
    </w:lvl>
    <w:lvl w:ilvl="4" w:tplc="04090019" w:tentative="1">
      <w:start w:val="1"/>
      <w:numFmt w:val="lowerLetter"/>
      <w:lvlText w:val="%5."/>
      <w:lvlJc w:val="left"/>
      <w:pPr>
        <w:tabs>
          <w:tab w:val="num" w:pos="7297"/>
        </w:tabs>
        <w:ind w:left="7297" w:hanging="360"/>
      </w:pPr>
    </w:lvl>
    <w:lvl w:ilvl="5" w:tplc="0409001B" w:tentative="1">
      <w:start w:val="1"/>
      <w:numFmt w:val="lowerRoman"/>
      <w:lvlText w:val="%6."/>
      <w:lvlJc w:val="right"/>
      <w:pPr>
        <w:tabs>
          <w:tab w:val="num" w:pos="8017"/>
        </w:tabs>
        <w:ind w:left="8017" w:hanging="180"/>
      </w:pPr>
    </w:lvl>
    <w:lvl w:ilvl="6" w:tplc="0409000F" w:tentative="1">
      <w:start w:val="1"/>
      <w:numFmt w:val="decimal"/>
      <w:lvlText w:val="%7."/>
      <w:lvlJc w:val="left"/>
      <w:pPr>
        <w:tabs>
          <w:tab w:val="num" w:pos="8737"/>
        </w:tabs>
        <w:ind w:left="8737" w:hanging="360"/>
      </w:pPr>
    </w:lvl>
    <w:lvl w:ilvl="7" w:tplc="04090019" w:tentative="1">
      <w:start w:val="1"/>
      <w:numFmt w:val="lowerLetter"/>
      <w:lvlText w:val="%8."/>
      <w:lvlJc w:val="left"/>
      <w:pPr>
        <w:tabs>
          <w:tab w:val="num" w:pos="9457"/>
        </w:tabs>
        <w:ind w:left="9457" w:hanging="360"/>
      </w:pPr>
    </w:lvl>
    <w:lvl w:ilvl="8" w:tplc="0409001B" w:tentative="1">
      <w:start w:val="1"/>
      <w:numFmt w:val="lowerRoman"/>
      <w:lvlText w:val="%9."/>
      <w:lvlJc w:val="right"/>
      <w:pPr>
        <w:tabs>
          <w:tab w:val="num" w:pos="10177"/>
        </w:tabs>
        <w:ind w:left="10177" w:hanging="180"/>
      </w:pPr>
    </w:lvl>
  </w:abstractNum>
  <w:abstractNum w:abstractNumId="35" w15:restartNumberingAfterBreak="0">
    <w:nsid w:val="4BCB790F"/>
    <w:multiLevelType w:val="hybridMultilevel"/>
    <w:tmpl w:val="3CF27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C453FA6"/>
    <w:multiLevelType w:val="hybridMultilevel"/>
    <w:tmpl w:val="09FC8212"/>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E165A3C"/>
    <w:multiLevelType w:val="hybridMultilevel"/>
    <w:tmpl w:val="0B04D70A"/>
    <w:lvl w:ilvl="0" w:tplc="04090003">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2136B55"/>
    <w:multiLevelType w:val="hybridMultilevel"/>
    <w:tmpl w:val="48EE3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CEB5A88"/>
    <w:multiLevelType w:val="hybridMultilevel"/>
    <w:tmpl w:val="AF6C6AFC"/>
    <w:lvl w:ilvl="0" w:tplc="04090003">
      <w:start w:val="1"/>
      <w:numFmt w:val="bullet"/>
      <w:lvlText w:val="o"/>
      <w:lvlJc w:val="left"/>
      <w:pPr>
        <w:ind w:left="360" w:hanging="360"/>
      </w:pPr>
      <w:rPr>
        <w:rFonts w:ascii="Courier New" w:hAnsi="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5E3567F9"/>
    <w:multiLevelType w:val="hybridMultilevel"/>
    <w:tmpl w:val="1744F3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EA35EA9"/>
    <w:multiLevelType w:val="multilevel"/>
    <w:tmpl w:val="0730332E"/>
    <w:lvl w:ilvl="0">
      <w:start w:val="1"/>
      <w:numFmt w:val="decimal"/>
      <w:pStyle w:val="Heading1"/>
      <w:lvlText w:val="%1"/>
      <w:lvlJc w:val="left"/>
      <w:pPr>
        <w:ind w:left="432" w:hanging="432"/>
      </w:pPr>
      <w:rPr>
        <w:rFonts w:hint="default"/>
      </w:rPr>
    </w:lvl>
    <w:lvl w:ilvl="1">
      <w:start w:val="1"/>
      <w:numFmt w:val="decimal"/>
      <w:lvlText w:val="%1.%2"/>
      <w:lvlJc w:val="left"/>
      <w:pPr>
        <w:ind w:left="936" w:hanging="576"/>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2" w15:restartNumberingAfterBreak="0">
    <w:nsid w:val="5FB14797"/>
    <w:multiLevelType w:val="hybridMultilevel"/>
    <w:tmpl w:val="03BA5C5C"/>
    <w:lvl w:ilvl="0" w:tplc="4F7CB206">
      <w:start w:val="1"/>
      <w:numFmt w:val="decimal"/>
      <w:lvlText w:val="%1."/>
      <w:lvlJc w:val="left"/>
      <w:pPr>
        <w:ind w:left="720" w:hanging="360"/>
      </w:pPr>
      <w:rPr>
        <w:rFonts w:ascii="Calibri Light" w:eastAsia="Calibri Light" w:hAnsi="Calibri Light" w:cs="Calibri Ligh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8041E4B"/>
    <w:multiLevelType w:val="hybridMultilevel"/>
    <w:tmpl w:val="CF9ACA9A"/>
    <w:lvl w:ilvl="0" w:tplc="04090003">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6ADE09D0"/>
    <w:multiLevelType w:val="hybridMultilevel"/>
    <w:tmpl w:val="233AE8BA"/>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E186F0C"/>
    <w:multiLevelType w:val="hybridMultilevel"/>
    <w:tmpl w:val="EAEC037E"/>
    <w:lvl w:ilvl="0" w:tplc="ABCAE3E8">
      <w:start w:val="1"/>
      <w:numFmt w:val="decimal"/>
      <w:pStyle w:val="Heading2TextSubsetNumbered"/>
      <w:lvlText w:val="%1."/>
      <w:lvlJc w:val="left"/>
      <w:pPr>
        <w:tabs>
          <w:tab w:val="num" w:pos="1800"/>
        </w:tabs>
        <w:ind w:left="1800" w:hanging="360"/>
      </w:pPr>
      <w:rPr>
        <w:rFonts w:hint="default"/>
      </w:rPr>
    </w:lvl>
    <w:lvl w:ilvl="1" w:tplc="04090019" w:tentative="1">
      <w:start w:val="1"/>
      <w:numFmt w:val="lowerLetter"/>
      <w:lvlText w:val="%2."/>
      <w:lvlJc w:val="left"/>
      <w:pPr>
        <w:tabs>
          <w:tab w:val="num" w:pos="4777"/>
        </w:tabs>
        <w:ind w:left="4777" w:hanging="360"/>
      </w:pPr>
    </w:lvl>
    <w:lvl w:ilvl="2" w:tplc="0409001B" w:tentative="1">
      <w:start w:val="1"/>
      <w:numFmt w:val="lowerRoman"/>
      <w:lvlText w:val="%3."/>
      <w:lvlJc w:val="right"/>
      <w:pPr>
        <w:tabs>
          <w:tab w:val="num" w:pos="5497"/>
        </w:tabs>
        <w:ind w:left="5497" w:hanging="180"/>
      </w:pPr>
    </w:lvl>
    <w:lvl w:ilvl="3" w:tplc="0409000F" w:tentative="1">
      <w:start w:val="1"/>
      <w:numFmt w:val="decimal"/>
      <w:lvlText w:val="%4."/>
      <w:lvlJc w:val="left"/>
      <w:pPr>
        <w:tabs>
          <w:tab w:val="num" w:pos="6217"/>
        </w:tabs>
        <w:ind w:left="6217" w:hanging="360"/>
      </w:pPr>
    </w:lvl>
    <w:lvl w:ilvl="4" w:tplc="04090019" w:tentative="1">
      <w:start w:val="1"/>
      <w:numFmt w:val="lowerLetter"/>
      <w:lvlText w:val="%5."/>
      <w:lvlJc w:val="left"/>
      <w:pPr>
        <w:tabs>
          <w:tab w:val="num" w:pos="6937"/>
        </w:tabs>
        <w:ind w:left="6937" w:hanging="360"/>
      </w:pPr>
    </w:lvl>
    <w:lvl w:ilvl="5" w:tplc="0409001B" w:tentative="1">
      <w:start w:val="1"/>
      <w:numFmt w:val="lowerRoman"/>
      <w:lvlText w:val="%6."/>
      <w:lvlJc w:val="right"/>
      <w:pPr>
        <w:tabs>
          <w:tab w:val="num" w:pos="7657"/>
        </w:tabs>
        <w:ind w:left="7657" w:hanging="180"/>
      </w:pPr>
    </w:lvl>
    <w:lvl w:ilvl="6" w:tplc="0409000F" w:tentative="1">
      <w:start w:val="1"/>
      <w:numFmt w:val="decimal"/>
      <w:lvlText w:val="%7."/>
      <w:lvlJc w:val="left"/>
      <w:pPr>
        <w:tabs>
          <w:tab w:val="num" w:pos="8377"/>
        </w:tabs>
        <w:ind w:left="8377" w:hanging="360"/>
      </w:pPr>
    </w:lvl>
    <w:lvl w:ilvl="7" w:tplc="04090019" w:tentative="1">
      <w:start w:val="1"/>
      <w:numFmt w:val="lowerLetter"/>
      <w:lvlText w:val="%8."/>
      <w:lvlJc w:val="left"/>
      <w:pPr>
        <w:tabs>
          <w:tab w:val="num" w:pos="9097"/>
        </w:tabs>
        <w:ind w:left="9097" w:hanging="360"/>
      </w:pPr>
    </w:lvl>
    <w:lvl w:ilvl="8" w:tplc="0409001B" w:tentative="1">
      <w:start w:val="1"/>
      <w:numFmt w:val="lowerRoman"/>
      <w:lvlText w:val="%9."/>
      <w:lvlJc w:val="right"/>
      <w:pPr>
        <w:tabs>
          <w:tab w:val="num" w:pos="9817"/>
        </w:tabs>
        <w:ind w:left="9817" w:hanging="180"/>
      </w:pPr>
    </w:lvl>
  </w:abstractNum>
  <w:abstractNum w:abstractNumId="46" w15:restartNumberingAfterBreak="0">
    <w:nsid w:val="72EA5AC0"/>
    <w:multiLevelType w:val="hybridMultilevel"/>
    <w:tmpl w:val="9EFCBFEA"/>
    <w:lvl w:ilvl="0" w:tplc="04090003">
      <w:start w:val="1"/>
      <w:numFmt w:val="bullet"/>
      <w:lvlText w:val="o"/>
      <w:lvlJc w:val="left"/>
      <w:pPr>
        <w:ind w:left="720" w:hanging="360"/>
      </w:pPr>
      <w:rPr>
        <w:rFonts w:ascii="Courier New" w:hAnsi="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741A692A"/>
    <w:multiLevelType w:val="hybridMultilevel"/>
    <w:tmpl w:val="88E0743E"/>
    <w:lvl w:ilvl="0" w:tplc="04090003">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5AB600B"/>
    <w:multiLevelType w:val="multilevel"/>
    <w:tmpl w:val="B13A6FF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171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6"/>
  </w:num>
  <w:num w:numId="2">
    <w:abstractNumId w:val="25"/>
  </w:num>
  <w:num w:numId="3">
    <w:abstractNumId w:val="20"/>
  </w:num>
  <w:num w:numId="4">
    <w:abstractNumId w:val="26"/>
  </w:num>
  <w:num w:numId="5">
    <w:abstractNumId w:val="3"/>
  </w:num>
  <w:num w:numId="6">
    <w:abstractNumId w:val="41"/>
  </w:num>
  <w:num w:numId="7">
    <w:abstractNumId w:val="34"/>
  </w:num>
  <w:num w:numId="8">
    <w:abstractNumId w:val="45"/>
  </w:num>
  <w:num w:numId="9">
    <w:abstractNumId w:val="48"/>
  </w:num>
  <w:num w:numId="10">
    <w:abstractNumId w:val="11"/>
  </w:num>
  <w:num w:numId="11">
    <w:abstractNumId w:val="4"/>
  </w:num>
  <w:num w:numId="12">
    <w:abstractNumId w:val="17"/>
  </w:num>
  <w:num w:numId="13">
    <w:abstractNumId w:val="40"/>
  </w:num>
  <w:num w:numId="14">
    <w:abstractNumId w:val="16"/>
  </w:num>
  <w:num w:numId="15">
    <w:abstractNumId w:val="24"/>
  </w:num>
  <w:num w:numId="16">
    <w:abstractNumId w:val="41"/>
    <w:lvlOverride w:ilvl="0">
      <w:startOverride w:val="4"/>
    </w:lvlOverride>
  </w:num>
  <w:num w:numId="17">
    <w:abstractNumId w:val="23"/>
  </w:num>
  <w:num w:numId="18">
    <w:abstractNumId w:val="32"/>
  </w:num>
  <w:num w:numId="19">
    <w:abstractNumId w:val="21"/>
  </w:num>
  <w:num w:numId="20">
    <w:abstractNumId w:val="27"/>
  </w:num>
  <w:num w:numId="21">
    <w:abstractNumId w:val="8"/>
  </w:num>
  <w:num w:numId="22">
    <w:abstractNumId w:val="1"/>
  </w:num>
  <w:num w:numId="23">
    <w:abstractNumId w:val="28"/>
  </w:num>
  <w:num w:numId="24">
    <w:abstractNumId w:val="0"/>
  </w:num>
  <w:num w:numId="25">
    <w:abstractNumId w:val="14"/>
  </w:num>
  <w:num w:numId="26">
    <w:abstractNumId w:val="10"/>
  </w:num>
  <w:num w:numId="27">
    <w:abstractNumId w:val="33"/>
  </w:num>
  <w:num w:numId="28">
    <w:abstractNumId w:val="38"/>
  </w:num>
  <w:num w:numId="29">
    <w:abstractNumId w:val="35"/>
  </w:num>
  <w:num w:numId="30">
    <w:abstractNumId w:val="5"/>
  </w:num>
  <w:num w:numId="31">
    <w:abstractNumId w:val="12"/>
  </w:num>
  <w:num w:numId="32">
    <w:abstractNumId w:val="29"/>
  </w:num>
  <w:num w:numId="33">
    <w:abstractNumId w:val="44"/>
  </w:num>
  <w:num w:numId="34">
    <w:abstractNumId w:val="46"/>
  </w:num>
  <w:num w:numId="35">
    <w:abstractNumId w:val="39"/>
  </w:num>
  <w:num w:numId="36">
    <w:abstractNumId w:val="2"/>
  </w:num>
  <w:num w:numId="37">
    <w:abstractNumId w:val="30"/>
  </w:num>
  <w:num w:numId="38">
    <w:abstractNumId w:val="9"/>
  </w:num>
  <w:num w:numId="39">
    <w:abstractNumId w:val="36"/>
  </w:num>
  <w:num w:numId="40">
    <w:abstractNumId w:val="37"/>
  </w:num>
  <w:num w:numId="41">
    <w:abstractNumId w:val="19"/>
  </w:num>
  <w:num w:numId="42">
    <w:abstractNumId w:val="13"/>
  </w:num>
  <w:num w:numId="43">
    <w:abstractNumId w:val="31"/>
  </w:num>
  <w:num w:numId="44">
    <w:abstractNumId w:val="22"/>
  </w:num>
  <w:num w:numId="45">
    <w:abstractNumId w:val="43"/>
  </w:num>
  <w:num w:numId="46">
    <w:abstractNumId w:val="7"/>
  </w:num>
  <w:num w:numId="47">
    <w:abstractNumId w:val="47"/>
  </w:num>
  <w:num w:numId="48">
    <w:abstractNumId w:val="15"/>
  </w:num>
  <w:num w:numId="49">
    <w:abstractNumId w:val="42"/>
  </w:num>
  <w:num w:numId="50">
    <w:abstractNumId w:val="18"/>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Denise Arebalo">
    <w15:presenceInfo w15:providerId="None" w15:userId="Denise Arebalo"/>
  </w15:person>
  <w15:person w15:author="Cari Young">
    <w15:presenceInfo w15:providerId="None" w15:userId="Cari You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91A"/>
    <w:rsid w:val="000003D7"/>
    <w:rsid w:val="000003DB"/>
    <w:rsid w:val="00000CDD"/>
    <w:rsid w:val="000017B0"/>
    <w:rsid w:val="00003509"/>
    <w:rsid w:val="00003582"/>
    <w:rsid w:val="00004781"/>
    <w:rsid w:val="000057CD"/>
    <w:rsid w:val="00005F2B"/>
    <w:rsid w:val="00006038"/>
    <w:rsid w:val="000062BF"/>
    <w:rsid w:val="00010907"/>
    <w:rsid w:val="000109F6"/>
    <w:rsid w:val="000111FA"/>
    <w:rsid w:val="000128BC"/>
    <w:rsid w:val="00014DAD"/>
    <w:rsid w:val="000159D8"/>
    <w:rsid w:val="00015A4D"/>
    <w:rsid w:val="000162E0"/>
    <w:rsid w:val="00016676"/>
    <w:rsid w:val="00017173"/>
    <w:rsid w:val="00017711"/>
    <w:rsid w:val="00020A6C"/>
    <w:rsid w:val="000216D9"/>
    <w:rsid w:val="0002276C"/>
    <w:rsid w:val="00023544"/>
    <w:rsid w:val="000238F1"/>
    <w:rsid w:val="00023EA4"/>
    <w:rsid w:val="00024FF9"/>
    <w:rsid w:val="000251B7"/>
    <w:rsid w:val="00025613"/>
    <w:rsid w:val="00025E6F"/>
    <w:rsid w:val="0002648A"/>
    <w:rsid w:val="00026D5D"/>
    <w:rsid w:val="000270D1"/>
    <w:rsid w:val="00027616"/>
    <w:rsid w:val="00027A82"/>
    <w:rsid w:val="00027D8C"/>
    <w:rsid w:val="00027E2A"/>
    <w:rsid w:val="00030271"/>
    <w:rsid w:val="000303F0"/>
    <w:rsid w:val="00030599"/>
    <w:rsid w:val="0003060B"/>
    <w:rsid w:val="00030754"/>
    <w:rsid w:val="00030B29"/>
    <w:rsid w:val="00031112"/>
    <w:rsid w:val="00031AC5"/>
    <w:rsid w:val="000322D1"/>
    <w:rsid w:val="000323C3"/>
    <w:rsid w:val="0003260A"/>
    <w:rsid w:val="00033747"/>
    <w:rsid w:val="00033D47"/>
    <w:rsid w:val="000346BD"/>
    <w:rsid w:val="00034A0E"/>
    <w:rsid w:val="00035CDE"/>
    <w:rsid w:val="000361B7"/>
    <w:rsid w:val="00037AEF"/>
    <w:rsid w:val="00040288"/>
    <w:rsid w:val="00040B93"/>
    <w:rsid w:val="00041582"/>
    <w:rsid w:val="00041D42"/>
    <w:rsid w:val="00042121"/>
    <w:rsid w:val="0004351B"/>
    <w:rsid w:val="000441A4"/>
    <w:rsid w:val="00044B41"/>
    <w:rsid w:val="00044D13"/>
    <w:rsid w:val="00044FE4"/>
    <w:rsid w:val="000458DA"/>
    <w:rsid w:val="00045F9B"/>
    <w:rsid w:val="000468C2"/>
    <w:rsid w:val="000501C1"/>
    <w:rsid w:val="0005054A"/>
    <w:rsid w:val="00050CD6"/>
    <w:rsid w:val="00052ADA"/>
    <w:rsid w:val="000530B2"/>
    <w:rsid w:val="00053296"/>
    <w:rsid w:val="000533AC"/>
    <w:rsid w:val="00054364"/>
    <w:rsid w:val="00054810"/>
    <w:rsid w:val="00054DD9"/>
    <w:rsid w:val="00054DE8"/>
    <w:rsid w:val="000552E4"/>
    <w:rsid w:val="00055DF3"/>
    <w:rsid w:val="000561E9"/>
    <w:rsid w:val="0005764E"/>
    <w:rsid w:val="000579FA"/>
    <w:rsid w:val="000605A6"/>
    <w:rsid w:val="00060FD8"/>
    <w:rsid w:val="00061117"/>
    <w:rsid w:val="00062465"/>
    <w:rsid w:val="000631BF"/>
    <w:rsid w:val="00063B1F"/>
    <w:rsid w:val="00063C7C"/>
    <w:rsid w:val="00063F6E"/>
    <w:rsid w:val="00063FDB"/>
    <w:rsid w:val="00064FBC"/>
    <w:rsid w:val="00065B2E"/>
    <w:rsid w:val="00066862"/>
    <w:rsid w:val="0006698D"/>
    <w:rsid w:val="00067C26"/>
    <w:rsid w:val="00070F6F"/>
    <w:rsid w:val="000715B1"/>
    <w:rsid w:val="00071730"/>
    <w:rsid w:val="00071A96"/>
    <w:rsid w:val="00071CB3"/>
    <w:rsid w:val="000729AB"/>
    <w:rsid w:val="00073B93"/>
    <w:rsid w:val="0007457C"/>
    <w:rsid w:val="000749AC"/>
    <w:rsid w:val="000763D2"/>
    <w:rsid w:val="00076D71"/>
    <w:rsid w:val="00077158"/>
    <w:rsid w:val="000773DA"/>
    <w:rsid w:val="000824EE"/>
    <w:rsid w:val="00082B7D"/>
    <w:rsid w:val="00083908"/>
    <w:rsid w:val="00083D6D"/>
    <w:rsid w:val="00083F4A"/>
    <w:rsid w:val="00084973"/>
    <w:rsid w:val="00084977"/>
    <w:rsid w:val="000854E3"/>
    <w:rsid w:val="00085C72"/>
    <w:rsid w:val="00085FBF"/>
    <w:rsid w:val="00086A87"/>
    <w:rsid w:val="0008787A"/>
    <w:rsid w:val="000878C2"/>
    <w:rsid w:val="00087E11"/>
    <w:rsid w:val="000900F0"/>
    <w:rsid w:val="00090E64"/>
    <w:rsid w:val="00091BDB"/>
    <w:rsid w:val="00092572"/>
    <w:rsid w:val="00092C70"/>
    <w:rsid w:val="000939D6"/>
    <w:rsid w:val="00093C2E"/>
    <w:rsid w:val="0009423A"/>
    <w:rsid w:val="00094469"/>
    <w:rsid w:val="00094490"/>
    <w:rsid w:val="00096CFE"/>
    <w:rsid w:val="00096E3C"/>
    <w:rsid w:val="000972A7"/>
    <w:rsid w:val="00097C8B"/>
    <w:rsid w:val="00097ED5"/>
    <w:rsid w:val="000A0841"/>
    <w:rsid w:val="000A0B93"/>
    <w:rsid w:val="000A0F46"/>
    <w:rsid w:val="000A2B3F"/>
    <w:rsid w:val="000A4286"/>
    <w:rsid w:val="000A460B"/>
    <w:rsid w:val="000A5361"/>
    <w:rsid w:val="000A5A07"/>
    <w:rsid w:val="000A637B"/>
    <w:rsid w:val="000A661B"/>
    <w:rsid w:val="000A6AF9"/>
    <w:rsid w:val="000B006C"/>
    <w:rsid w:val="000B10CA"/>
    <w:rsid w:val="000B1EA6"/>
    <w:rsid w:val="000B1F21"/>
    <w:rsid w:val="000B20D7"/>
    <w:rsid w:val="000B3BE9"/>
    <w:rsid w:val="000B4A1B"/>
    <w:rsid w:val="000B549B"/>
    <w:rsid w:val="000B629A"/>
    <w:rsid w:val="000B71C5"/>
    <w:rsid w:val="000B7F4C"/>
    <w:rsid w:val="000C00A7"/>
    <w:rsid w:val="000C1378"/>
    <w:rsid w:val="000C1703"/>
    <w:rsid w:val="000C3994"/>
    <w:rsid w:val="000C3C34"/>
    <w:rsid w:val="000C409B"/>
    <w:rsid w:val="000C50DA"/>
    <w:rsid w:val="000C5EE5"/>
    <w:rsid w:val="000D1339"/>
    <w:rsid w:val="000D15DF"/>
    <w:rsid w:val="000D1FA7"/>
    <w:rsid w:val="000D2034"/>
    <w:rsid w:val="000D22F7"/>
    <w:rsid w:val="000D2703"/>
    <w:rsid w:val="000D3998"/>
    <w:rsid w:val="000D39C7"/>
    <w:rsid w:val="000D3DC8"/>
    <w:rsid w:val="000D3F66"/>
    <w:rsid w:val="000D52BD"/>
    <w:rsid w:val="000D56B4"/>
    <w:rsid w:val="000D5A4F"/>
    <w:rsid w:val="000D6D2C"/>
    <w:rsid w:val="000D6EF1"/>
    <w:rsid w:val="000D715A"/>
    <w:rsid w:val="000D78AA"/>
    <w:rsid w:val="000D791A"/>
    <w:rsid w:val="000D7C2B"/>
    <w:rsid w:val="000D7F4D"/>
    <w:rsid w:val="000E07F5"/>
    <w:rsid w:val="000E166C"/>
    <w:rsid w:val="000E1E6B"/>
    <w:rsid w:val="000E2749"/>
    <w:rsid w:val="000E2B6D"/>
    <w:rsid w:val="000E3FF1"/>
    <w:rsid w:val="000E5E8A"/>
    <w:rsid w:val="000E6897"/>
    <w:rsid w:val="000E7E84"/>
    <w:rsid w:val="000F02B8"/>
    <w:rsid w:val="000F04FC"/>
    <w:rsid w:val="000F1011"/>
    <w:rsid w:val="000F1177"/>
    <w:rsid w:val="000F2623"/>
    <w:rsid w:val="000F2995"/>
    <w:rsid w:val="000F2A22"/>
    <w:rsid w:val="000F4356"/>
    <w:rsid w:val="000F45E7"/>
    <w:rsid w:val="000F48E4"/>
    <w:rsid w:val="000F54B5"/>
    <w:rsid w:val="000F5A94"/>
    <w:rsid w:val="000F64E4"/>
    <w:rsid w:val="000F68EF"/>
    <w:rsid w:val="000F740F"/>
    <w:rsid w:val="000F7473"/>
    <w:rsid w:val="00100FE5"/>
    <w:rsid w:val="0010123A"/>
    <w:rsid w:val="00102207"/>
    <w:rsid w:val="001031DB"/>
    <w:rsid w:val="001031DD"/>
    <w:rsid w:val="00103338"/>
    <w:rsid w:val="00103F01"/>
    <w:rsid w:val="00104095"/>
    <w:rsid w:val="00104626"/>
    <w:rsid w:val="00104B9A"/>
    <w:rsid w:val="00105096"/>
    <w:rsid w:val="00105818"/>
    <w:rsid w:val="00105E1F"/>
    <w:rsid w:val="00105F9E"/>
    <w:rsid w:val="00106070"/>
    <w:rsid w:val="0010648A"/>
    <w:rsid w:val="001064F0"/>
    <w:rsid w:val="00106711"/>
    <w:rsid w:val="00106C59"/>
    <w:rsid w:val="00107A9A"/>
    <w:rsid w:val="00107C4F"/>
    <w:rsid w:val="001101C6"/>
    <w:rsid w:val="00110956"/>
    <w:rsid w:val="001109B6"/>
    <w:rsid w:val="00110BC1"/>
    <w:rsid w:val="0011136F"/>
    <w:rsid w:val="00112675"/>
    <w:rsid w:val="001126C8"/>
    <w:rsid w:val="00112F9B"/>
    <w:rsid w:val="00113845"/>
    <w:rsid w:val="00113D93"/>
    <w:rsid w:val="00114C19"/>
    <w:rsid w:val="00115D20"/>
    <w:rsid w:val="00115DED"/>
    <w:rsid w:val="0011710A"/>
    <w:rsid w:val="001174C7"/>
    <w:rsid w:val="0011797D"/>
    <w:rsid w:val="00117AE7"/>
    <w:rsid w:val="0012032A"/>
    <w:rsid w:val="00120EC7"/>
    <w:rsid w:val="00121EAA"/>
    <w:rsid w:val="00122F63"/>
    <w:rsid w:val="00123091"/>
    <w:rsid w:val="00123F4C"/>
    <w:rsid w:val="0012541E"/>
    <w:rsid w:val="0012575C"/>
    <w:rsid w:val="00125928"/>
    <w:rsid w:val="00125A09"/>
    <w:rsid w:val="0012622A"/>
    <w:rsid w:val="0012678E"/>
    <w:rsid w:val="0012697D"/>
    <w:rsid w:val="00127B6C"/>
    <w:rsid w:val="00127CE4"/>
    <w:rsid w:val="00130AB5"/>
    <w:rsid w:val="00130BB4"/>
    <w:rsid w:val="00131612"/>
    <w:rsid w:val="0013204A"/>
    <w:rsid w:val="001345A1"/>
    <w:rsid w:val="001346EC"/>
    <w:rsid w:val="00134902"/>
    <w:rsid w:val="00134A73"/>
    <w:rsid w:val="001350D8"/>
    <w:rsid w:val="00135725"/>
    <w:rsid w:val="00135959"/>
    <w:rsid w:val="001362F6"/>
    <w:rsid w:val="001368B5"/>
    <w:rsid w:val="00136991"/>
    <w:rsid w:val="001369CD"/>
    <w:rsid w:val="001370F9"/>
    <w:rsid w:val="001375DC"/>
    <w:rsid w:val="001376E2"/>
    <w:rsid w:val="0014037C"/>
    <w:rsid w:val="00140A9F"/>
    <w:rsid w:val="001411CF"/>
    <w:rsid w:val="00141B5B"/>
    <w:rsid w:val="00141B9E"/>
    <w:rsid w:val="00141C97"/>
    <w:rsid w:val="001420EF"/>
    <w:rsid w:val="00142398"/>
    <w:rsid w:val="00142662"/>
    <w:rsid w:val="00142E9C"/>
    <w:rsid w:val="0014318E"/>
    <w:rsid w:val="001447A8"/>
    <w:rsid w:val="00144D67"/>
    <w:rsid w:val="00144E5F"/>
    <w:rsid w:val="00145844"/>
    <w:rsid w:val="0014587C"/>
    <w:rsid w:val="00146827"/>
    <w:rsid w:val="00146984"/>
    <w:rsid w:val="00147844"/>
    <w:rsid w:val="0015096B"/>
    <w:rsid w:val="00150E14"/>
    <w:rsid w:val="00150E15"/>
    <w:rsid w:val="00150F96"/>
    <w:rsid w:val="001525DD"/>
    <w:rsid w:val="001527D3"/>
    <w:rsid w:val="00153D78"/>
    <w:rsid w:val="001552CF"/>
    <w:rsid w:val="00157939"/>
    <w:rsid w:val="00157E5A"/>
    <w:rsid w:val="00160094"/>
    <w:rsid w:val="0016054D"/>
    <w:rsid w:val="001607B9"/>
    <w:rsid w:val="00160CB0"/>
    <w:rsid w:val="00160E39"/>
    <w:rsid w:val="00160E9B"/>
    <w:rsid w:val="001617C5"/>
    <w:rsid w:val="001618A5"/>
    <w:rsid w:val="00163DEB"/>
    <w:rsid w:val="00164393"/>
    <w:rsid w:val="0016449E"/>
    <w:rsid w:val="00164CCF"/>
    <w:rsid w:val="00165220"/>
    <w:rsid w:val="00165D26"/>
    <w:rsid w:val="00166325"/>
    <w:rsid w:val="00167F8C"/>
    <w:rsid w:val="00170156"/>
    <w:rsid w:val="001713C9"/>
    <w:rsid w:val="00171820"/>
    <w:rsid w:val="0017224C"/>
    <w:rsid w:val="001723B8"/>
    <w:rsid w:val="00173046"/>
    <w:rsid w:val="00173B47"/>
    <w:rsid w:val="00175853"/>
    <w:rsid w:val="00175C7D"/>
    <w:rsid w:val="00175D12"/>
    <w:rsid w:val="0017775A"/>
    <w:rsid w:val="00177B40"/>
    <w:rsid w:val="00177E3D"/>
    <w:rsid w:val="00177F0E"/>
    <w:rsid w:val="00180587"/>
    <w:rsid w:val="00181278"/>
    <w:rsid w:val="00181F4B"/>
    <w:rsid w:val="001830B7"/>
    <w:rsid w:val="00183A6A"/>
    <w:rsid w:val="00184319"/>
    <w:rsid w:val="001850F2"/>
    <w:rsid w:val="001860E0"/>
    <w:rsid w:val="0018699A"/>
    <w:rsid w:val="00186B58"/>
    <w:rsid w:val="00186D26"/>
    <w:rsid w:val="0018713C"/>
    <w:rsid w:val="00187CB8"/>
    <w:rsid w:val="00190511"/>
    <w:rsid w:val="001911A1"/>
    <w:rsid w:val="0019150D"/>
    <w:rsid w:val="001921A4"/>
    <w:rsid w:val="001945F3"/>
    <w:rsid w:val="00195628"/>
    <w:rsid w:val="00195DA5"/>
    <w:rsid w:val="00196220"/>
    <w:rsid w:val="0019698B"/>
    <w:rsid w:val="00196FA3"/>
    <w:rsid w:val="00197990"/>
    <w:rsid w:val="00197A0B"/>
    <w:rsid w:val="00197B75"/>
    <w:rsid w:val="00197D27"/>
    <w:rsid w:val="001A04BA"/>
    <w:rsid w:val="001A22A5"/>
    <w:rsid w:val="001A25D5"/>
    <w:rsid w:val="001A2ACB"/>
    <w:rsid w:val="001A2DC2"/>
    <w:rsid w:val="001A3717"/>
    <w:rsid w:val="001A39E0"/>
    <w:rsid w:val="001A3C68"/>
    <w:rsid w:val="001A5455"/>
    <w:rsid w:val="001A5BA0"/>
    <w:rsid w:val="001A6236"/>
    <w:rsid w:val="001B0DDE"/>
    <w:rsid w:val="001B0FC8"/>
    <w:rsid w:val="001B10EB"/>
    <w:rsid w:val="001B16B6"/>
    <w:rsid w:val="001B1BDE"/>
    <w:rsid w:val="001B1D9E"/>
    <w:rsid w:val="001B23CD"/>
    <w:rsid w:val="001B2455"/>
    <w:rsid w:val="001B2B1C"/>
    <w:rsid w:val="001B2BF4"/>
    <w:rsid w:val="001B35C8"/>
    <w:rsid w:val="001B387B"/>
    <w:rsid w:val="001B3A80"/>
    <w:rsid w:val="001B3B27"/>
    <w:rsid w:val="001B4B5E"/>
    <w:rsid w:val="001B5522"/>
    <w:rsid w:val="001B767C"/>
    <w:rsid w:val="001B7823"/>
    <w:rsid w:val="001B7A22"/>
    <w:rsid w:val="001C006E"/>
    <w:rsid w:val="001C011C"/>
    <w:rsid w:val="001C0639"/>
    <w:rsid w:val="001C1D42"/>
    <w:rsid w:val="001C2C4B"/>
    <w:rsid w:val="001C34E5"/>
    <w:rsid w:val="001C5182"/>
    <w:rsid w:val="001C59EF"/>
    <w:rsid w:val="001C5A50"/>
    <w:rsid w:val="001C5F1E"/>
    <w:rsid w:val="001C637E"/>
    <w:rsid w:val="001C6846"/>
    <w:rsid w:val="001D05C1"/>
    <w:rsid w:val="001D164F"/>
    <w:rsid w:val="001D173C"/>
    <w:rsid w:val="001D2366"/>
    <w:rsid w:val="001D3211"/>
    <w:rsid w:val="001D4212"/>
    <w:rsid w:val="001D4812"/>
    <w:rsid w:val="001D4A4F"/>
    <w:rsid w:val="001D5C03"/>
    <w:rsid w:val="001D6039"/>
    <w:rsid w:val="001D690F"/>
    <w:rsid w:val="001D6AA1"/>
    <w:rsid w:val="001D6C63"/>
    <w:rsid w:val="001E1451"/>
    <w:rsid w:val="001E1582"/>
    <w:rsid w:val="001E2323"/>
    <w:rsid w:val="001E46D7"/>
    <w:rsid w:val="001E4E33"/>
    <w:rsid w:val="001E4E73"/>
    <w:rsid w:val="001E5F9E"/>
    <w:rsid w:val="001E63B9"/>
    <w:rsid w:val="001F0308"/>
    <w:rsid w:val="001F03C3"/>
    <w:rsid w:val="001F03D5"/>
    <w:rsid w:val="001F107F"/>
    <w:rsid w:val="001F185C"/>
    <w:rsid w:val="001F3BCA"/>
    <w:rsid w:val="001F4C1C"/>
    <w:rsid w:val="001F5A89"/>
    <w:rsid w:val="001F5ECC"/>
    <w:rsid w:val="001F64FC"/>
    <w:rsid w:val="001F664D"/>
    <w:rsid w:val="001F670F"/>
    <w:rsid w:val="001F7274"/>
    <w:rsid w:val="001F7817"/>
    <w:rsid w:val="001F7988"/>
    <w:rsid w:val="001F7F7B"/>
    <w:rsid w:val="0020058C"/>
    <w:rsid w:val="00200BE0"/>
    <w:rsid w:val="00201D13"/>
    <w:rsid w:val="002021BF"/>
    <w:rsid w:val="00202879"/>
    <w:rsid w:val="00202FEA"/>
    <w:rsid w:val="002030E7"/>
    <w:rsid w:val="002037AC"/>
    <w:rsid w:val="002038A8"/>
    <w:rsid w:val="00203F48"/>
    <w:rsid w:val="00203F61"/>
    <w:rsid w:val="00205552"/>
    <w:rsid w:val="00205B82"/>
    <w:rsid w:val="00206E69"/>
    <w:rsid w:val="00206E94"/>
    <w:rsid w:val="002075DD"/>
    <w:rsid w:val="002103EE"/>
    <w:rsid w:val="00211413"/>
    <w:rsid w:val="002119EC"/>
    <w:rsid w:val="00211F11"/>
    <w:rsid w:val="002121E9"/>
    <w:rsid w:val="002123FF"/>
    <w:rsid w:val="00212B0E"/>
    <w:rsid w:val="002132A0"/>
    <w:rsid w:val="00213316"/>
    <w:rsid w:val="0021526A"/>
    <w:rsid w:val="00215339"/>
    <w:rsid w:val="002153C7"/>
    <w:rsid w:val="002154EA"/>
    <w:rsid w:val="002156A3"/>
    <w:rsid w:val="002156F9"/>
    <w:rsid w:val="002157AF"/>
    <w:rsid w:val="0021675D"/>
    <w:rsid w:val="00217A2A"/>
    <w:rsid w:val="00217A67"/>
    <w:rsid w:val="00220DA4"/>
    <w:rsid w:val="00220DD6"/>
    <w:rsid w:val="0022206D"/>
    <w:rsid w:val="00222151"/>
    <w:rsid w:val="00222243"/>
    <w:rsid w:val="00222D80"/>
    <w:rsid w:val="00223362"/>
    <w:rsid w:val="00223E6B"/>
    <w:rsid w:val="002244C3"/>
    <w:rsid w:val="00225886"/>
    <w:rsid w:val="002264F7"/>
    <w:rsid w:val="00230E01"/>
    <w:rsid w:val="0023101C"/>
    <w:rsid w:val="00231A8C"/>
    <w:rsid w:val="00231E6E"/>
    <w:rsid w:val="00232C2C"/>
    <w:rsid w:val="00232E53"/>
    <w:rsid w:val="00233089"/>
    <w:rsid w:val="002339D2"/>
    <w:rsid w:val="00233ABC"/>
    <w:rsid w:val="00233D96"/>
    <w:rsid w:val="00236314"/>
    <w:rsid w:val="00236981"/>
    <w:rsid w:val="00236F2C"/>
    <w:rsid w:val="00236F83"/>
    <w:rsid w:val="00237377"/>
    <w:rsid w:val="00240C88"/>
    <w:rsid w:val="00241C97"/>
    <w:rsid w:val="002433AA"/>
    <w:rsid w:val="00243F81"/>
    <w:rsid w:val="00244294"/>
    <w:rsid w:val="00246AAF"/>
    <w:rsid w:val="00247129"/>
    <w:rsid w:val="00247CE6"/>
    <w:rsid w:val="0025138E"/>
    <w:rsid w:val="002518E6"/>
    <w:rsid w:val="00251918"/>
    <w:rsid w:val="0025242B"/>
    <w:rsid w:val="00252EC6"/>
    <w:rsid w:val="00252F6D"/>
    <w:rsid w:val="00253A05"/>
    <w:rsid w:val="00253FF9"/>
    <w:rsid w:val="00254AFB"/>
    <w:rsid w:val="00254CBC"/>
    <w:rsid w:val="002552E3"/>
    <w:rsid w:val="0025546C"/>
    <w:rsid w:val="0025641B"/>
    <w:rsid w:val="0025654A"/>
    <w:rsid w:val="00256E4B"/>
    <w:rsid w:val="00260549"/>
    <w:rsid w:val="0026127A"/>
    <w:rsid w:val="002617F2"/>
    <w:rsid w:val="00261B87"/>
    <w:rsid w:val="00262727"/>
    <w:rsid w:val="00262FDC"/>
    <w:rsid w:val="00263397"/>
    <w:rsid w:val="00263BFF"/>
    <w:rsid w:val="00263CB6"/>
    <w:rsid w:val="002640BD"/>
    <w:rsid w:val="002643C3"/>
    <w:rsid w:val="0026505E"/>
    <w:rsid w:val="00265EE9"/>
    <w:rsid w:val="0026690C"/>
    <w:rsid w:val="002676B7"/>
    <w:rsid w:val="00267E35"/>
    <w:rsid w:val="00267E8D"/>
    <w:rsid w:val="0027022B"/>
    <w:rsid w:val="00270B0D"/>
    <w:rsid w:val="002710F9"/>
    <w:rsid w:val="0027225B"/>
    <w:rsid w:val="00272D45"/>
    <w:rsid w:val="00272E4E"/>
    <w:rsid w:val="0027303D"/>
    <w:rsid w:val="0027419C"/>
    <w:rsid w:val="00274205"/>
    <w:rsid w:val="00274EC6"/>
    <w:rsid w:val="00275319"/>
    <w:rsid w:val="00277302"/>
    <w:rsid w:val="002809CF"/>
    <w:rsid w:val="00280AC1"/>
    <w:rsid w:val="00280C7F"/>
    <w:rsid w:val="00281259"/>
    <w:rsid w:val="002823E5"/>
    <w:rsid w:val="00282DC9"/>
    <w:rsid w:val="0028307B"/>
    <w:rsid w:val="00283C7A"/>
    <w:rsid w:val="002843C5"/>
    <w:rsid w:val="0028476D"/>
    <w:rsid w:val="00285458"/>
    <w:rsid w:val="002859BD"/>
    <w:rsid w:val="00285C6B"/>
    <w:rsid w:val="002900F6"/>
    <w:rsid w:val="00290DDD"/>
    <w:rsid w:val="00291297"/>
    <w:rsid w:val="00291BBD"/>
    <w:rsid w:val="00291C10"/>
    <w:rsid w:val="00292202"/>
    <w:rsid w:val="00292393"/>
    <w:rsid w:val="002923DC"/>
    <w:rsid w:val="0029272D"/>
    <w:rsid w:val="00292BCA"/>
    <w:rsid w:val="0029504F"/>
    <w:rsid w:val="00295185"/>
    <w:rsid w:val="00295B93"/>
    <w:rsid w:val="00295F12"/>
    <w:rsid w:val="002962B0"/>
    <w:rsid w:val="00296A83"/>
    <w:rsid w:val="002975E7"/>
    <w:rsid w:val="002A12DD"/>
    <w:rsid w:val="002A19CF"/>
    <w:rsid w:val="002A1C6A"/>
    <w:rsid w:val="002A34D7"/>
    <w:rsid w:val="002A363C"/>
    <w:rsid w:val="002A3B32"/>
    <w:rsid w:val="002A46C6"/>
    <w:rsid w:val="002A5927"/>
    <w:rsid w:val="002A69B8"/>
    <w:rsid w:val="002A7E1F"/>
    <w:rsid w:val="002B0C5E"/>
    <w:rsid w:val="002B0CCF"/>
    <w:rsid w:val="002B2382"/>
    <w:rsid w:val="002B25B6"/>
    <w:rsid w:val="002B2C72"/>
    <w:rsid w:val="002B2F44"/>
    <w:rsid w:val="002B3AD4"/>
    <w:rsid w:val="002B5B36"/>
    <w:rsid w:val="002B66BB"/>
    <w:rsid w:val="002B7479"/>
    <w:rsid w:val="002C04B5"/>
    <w:rsid w:val="002C081F"/>
    <w:rsid w:val="002C0CCB"/>
    <w:rsid w:val="002C1649"/>
    <w:rsid w:val="002C206A"/>
    <w:rsid w:val="002C2147"/>
    <w:rsid w:val="002C2BF3"/>
    <w:rsid w:val="002C4852"/>
    <w:rsid w:val="002C4B99"/>
    <w:rsid w:val="002C4DCF"/>
    <w:rsid w:val="002C4E01"/>
    <w:rsid w:val="002C59E1"/>
    <w:rsid w:val="002C5D79"/>
    <w:rsid w:val="002C701F"/>
    <w:rsid w:val="002C775A"/>
    <w:rsid w:val="002C7ECD"/>
    <w:rsid w:val="002D05BE"/>
    <w:rsid w:val="002D0904"/>
    <w:rsid w:val="002D0C45"/>
    <w:rsid w:val="002D1475"/>
    <w:rsid w:val="002D1A2E"/>
    <w:rsid w:val="002D1E53"/>
    <w:rsid w:val="002D1F0C"/>
    <w:rsid w:val="002D281F"/>
    <w:rsid w:val="002D3759"/>
    <w:rsid w:val="002D419E"/>
    <w:rsid w:val="002D420D"/>
    <w:rsid w:val="002D47EF"/>
    <w:rsid w:val="002D53C8"/>
    <w:rsid w:val="002D5DD6"/>
    <w:rsid w:val="002D5E88"/>
    <w:rsid w:val="002D643D"/>
    <w:rsid w:val="002D7321"/>
    <w:rsid w:val="002D7408"/>
    <w:rsid w:val="002E00F2"/>
    <w:rsid w:val="002E02E0"/>
    <w:rsid w:val="002E049B"/>
    <w:rsid w:val="002E0996"/>
    <w:rsid w:val="002E2748"/>
    <w:rsid w:val="002E3279"/>
    <w:rsid w:val="002E4AD3"/>
    <w:rsid w:val="002E4AFA"/>
    <w:rsid w:val="002E6D83"/>
    <w:rsid w:val="002E7464"/>
    <w:rsid w:val="002E7FEA"/>
    <w:rsid w:val="002F0988"/>
    <w:rsid w:val="002F1623"/>
    <w:rsid w:val="002F28C2"/>
    <w:rsid w:val="002F34A3"/>
    <w:rsid w:val="002F54D6"/>
    <w:rsid w:val="002F58D0"/>
    <w:rsid w:val="002F6202"/>
    <w:rsid w:val="002F729A"/>
    <w:rsid w:val="003014D7"/>
    <w:rsid w:val="00301E5D"/>
    <w:rsid w:val="00303113"/>
    <w:rsid w:val="00303924"/>
    <w:rsid w:val="00304829"/>
    <w:rsid w:val="00305021"/>
    <w:rsid w:val="0030583B"/>
    <w:rsid w:val="00305AD1"/>
    <w:rsid w:val="00305BA4"/>
    <w:rsid w:val="00305FF6"/>
    <w:rsid w:val="00306063"/>
    <w:rsid w:val="0030634C"/>
    <w:rsid w:val="00306847"/>
    <w:rsid w:val="0030764C"/>
    <w:rsid w:val="00307F13"/>
    <w:rsid w:val="003102D4"/>
    <w:rsid w:val="00311323"/>
    <w:rsid w:val="0031197F"/>
    <w:rsid w:val="00311B4A"/>
    <w:rsid w:val="00311E67"/>
    <w:rsid w:val="0031243E"/>
    <w:rsid w:val="0031271A"/>
    <w:rsid w:val="00315274"/>
    <w:rsid w:val="003155E7"/>
    <w:rsid w:val="003157D3"/>
    <w:rsid w:val="00316DC0"/>
    <w:rsid w:val="00316EE7"/>
    <w:rsid w:val="0031703C"/>
    <w:rsid w:val="003170A1"/>
    <w:rsid w:val="00317F40"/>
    <w:rsid w:val="003202BF"/>
    <w:rsid w:val="00321417"/>
    <w:rsid w:val="003217F6"/>
    <w:rsid w:val="00321E09"/>
    <w:rsid w:val="003220C8"/>
    <w:rsid w:val="00322EEB"/>
    <w:rsid w:val="00324CEC"/>
    <w:rsid w:val="00324FC2"/>
    <w:rsid w:val="00326010"/>
    <w:rsid w:val="003273CB"/>
    <w:rsid w:val="00327564"/>
    <w:rsid w:val="003275D9"/>
    <w:rsid w:val="003312AF"/>
    <w:rsid w:val="00332D4C"/>
    <w:rsid w:val="00332D5B"/>
    <w:rsid w:val="003348E1"/>
    <w:rsid w:val="00334A46"/>
    <w:rsid w:val="003355A8"/>
    <w:rsid w:val="00336EF9"/>
    <w:rsid w:val="00337129"/>
    <w:rsid w:val="0033718C"/>
    <w:rsid w:val="0034079B"/>
    <w:rsid w:val="00341C2B"/>
    <w:rsid w:val="0034372A"/>
    <w:rsid w:val="00343A4C"/>
    <w:rsid w:val="003443AA"/>
    <w:rsid w:val="003447F4"/>
    <w:rsid w:val="0034493E"/>
    <w:rsid w:val="003469C9"/>
    <w:rsid w:val="0034702A"/>
    <w:rsid w:val="003471A9"/>
    <w:rsid w:val="0034736B"/>
    <w:rsid w:val="0035091A"/>
    <w:rsid w:val="00350F6B"/>
    <w:rsid w:val="00351753"/>
    <w:rsid w:val="00351C72"/>
    <w:rsid w:val="003526CA"/>
    <w:rsid w:val="00353881"/>
    <w:rsid w:val="003539EF"/>
    <w:rsid w:val="00353B4E"/>
    <w:rsid w:val="00353E23"/>
    <w:rsid w:val="0035525A"/>
    <w:rsid w:val="00355572"/>
    <w:rsid w:val="00356013"/>
    <w:rsid w:val="00356262"/>
    <w:rsid w:val="003570E9"/>
    <w:rsid w:val="00357B44"/>
    <w:rsid w:val="00357D4F"/>
    <w:rsid w:val="00360169"/>
    <w:rsid w:val="00361713"/>
    <w:rsid w:val="003618E8"/>
    <w:rsid w:val="003629EE"/>
    <w:rsid w:val="00363215"/>
    <w:rsid w:val="003635CB"/>
    <w:rsid w:val="00363874"/>
    <w:rsid w:val="00364D7A"/>
    <w:rsid w:val="00365498"/>
    <w:rsid w:val="003658B9"/>
    <w:rsid w:val="00365F51"/>
    <w:rsid w:val="0036648A"/>
    <w:rsid w:val="003668E9"/>
    <w:rsid w:val="0036789E"/>
    <w:rsid w:val="00367FFA"/>
    <w:rsid w:val="003708CF"/>
    <w:rsid w:val="0037155D"/>
    <w:rsid w:val="00371561"/>
    <w:rsid w:val="003721E4"/>
    <w:rsid w:val="0037221F"/>
    <w:rsid w:val="0037272D"/>
    <w:rsid w:val="00373152"/>
    <w:rsid w:val="003739DC"/>
    <w:rsid w:val="00373FB7"/>
    <w:rsid w:val="00374C38"/>
    <w:rsid w:val="00375512"/>
    <w:rsid w:val="00375867"/>
    <w:rsid w:val="00375F04"/>
    <w:rsid w:val="00376A0D"/>
    <w:rsid w:val="00377038"/>
    <w:rsid w:val="00377277"/>
    <w:rsid w:val="00377839"/>
    <w:rsid w:val="0038047C"/>
    <w:rsid w:val="0038084E"/>
    <w:rsid w:val="00380CE5"/>
    <w:rsid w:val="00380E93"/>
    <w:rsid w:val="0038118E"/>
    <w:rsid w:val="00381B7A"/>
    <w:rsid w:val="003823C4"/>
    <w:rsid w:val="003828EF"/>
    <w:rsid w:val="00382A74"/>
    <w:rsid w:val="003835A7"/>
    <w:rsid w:val="00384170"/>
    <w:rsid w:val="003849DD"/>
    <w:rsid w:val="0038536D"/>
    <w:rsid w:val="003853AA"/>
    <w:rsid w:val="003856EB"/>
    <w:rsid w:val="0038632C"/>
    <w:rsid w:val="00387370"/>
    <w:rsid w:val="00387D43"/>
    <w:rsid w:val="00387D74"/>
    <w:rsid w:val="003908C4"/>
    <w:rsid w:val="00391EFA"/>
    <w:rsid w:val="00392A06"/>
    <w:rsid w:val="0039341D"/>
    <w:rsid w:val="00393AE4"/>
    <w:rsid w:val="003947AB"/>
    <w:rsid w:val="003950F7"/>
    <w:rsid w:val="0039535E"/>
    <w:rsid w:val="00396334"/>
    <w:rsid w:val="003964FC"/>
    <w:rsid w:val="0039664B"/>
    <w:rsid w:val="00397270"/>
    <w:rsid w:val="003A011A"/>
    <w:rsid w:val="003A0322"/>
    <w:rsid w:val="003A0388"/>
    <w:rsid w:val="003A049D"/>
    <w:rsid w:val="003A22F3"/>
    <w:rsid w:val="003A2B84"/>
    <w:rsid w:val="003A2E82"/>
    <w:rsid w:val="003A2F48"/>
    <w:rsid w:val="003A2F79"/>
    <w:rsid w:val="003A3B58"/>
    <w:rsid w:val="003A42D4"/>
    <w:rsid w:val="003A436B"/>
    <w:rsid w:val="003A461D"/>
    <w:rsid w:val="003A4C5A"/>
    <w:rsid w:val="003A4FDA"/>
    <w:rsid w:val="003A580B"/>
    <w:rsid w:val="003A6943"/>
    <w:rsid w:val="003A6B66"/>
    <w:rsid w:val="003A6CEC"/>
    <w:rsid w:val="003A7F3D"/>
    <w:rsid w:val="003B003F"/>
    <w:rsid w:val="003B02D4"/>
    <w:rsid w:val="003B05BD"/>
    <w:rsid w:val="003B0F3B"/>
    <w:rsid w:val="003B10B1"/>
    <w:rsid w:val="003B21ED"/>
    <w:rsid w:val="003B31C2"/>
    <w:rsid w:val="003B3D0A"/>
    <w:rsid w:val="003B3DD7"/>
    <w:rsid w:val="003B437E"/>
    <w:rsid w:val="003B48B4"/>
    <w:rsid w:val="003B4CBC"/>
    <w:rsid w:val="003B52B1"/>
    <w:rsid w:val="003B5693"/>
    <w:rsid w:val="003B6CC4"/>
    <w:rsid w:val="003B71ED"/>
    <w:rsid w:val="003B7333"/>
    <w:rsid w:val="003B765D"/>
    <w:rsid w:val="003C0028"/>
    <w:rsid w:val="003C00B6"/>
    <w:rsid w:val="003C08EB"/>
    <w:rsid w:val="003C0AF8"/>
    <w:rsid w:val="003C187C"/>
    <w:rsid w:val="003C1AF3"/>
    <w:rsid w:val="003C2842"/>
    <w:rsid w:val="003C2909"/>
    <w:rsid w:val="003C2D06"/>
    <w:rsid w:val="003C2E68"/>
    <w:rsid w:val="003C3052"/>
    <w:rsid w:val="003C3100"/>
    <w:rsid w:val="003C3BC9"/>
    <w:rsid w:val="003C42C4"/>
    <w:rsid w:val="003C4535"/>
    <w:rsid w:val="003C5301"/>
    <w:rsid w:val="003C5A00"/>
    <w:rsid w:val="003C6C8A"/>
    <w:rsid w:val="003C6D3C"/>
    <w:rsid w:val="003C6D94"/>
    <w:rsid w:val="003C6F09"/>
    <w:rsid w:val="003C6FE1"/>
    <w:rsid w:val="003C7D9D"/>
    <w:rsid w:val="003D0979"/>
    <w:rsid w:val="003D0C6A"/>
    <w:rsid w:val="003D1219"/>
    <w:rsid w:val="003D19B7"/>
    <w:rsid w:val="003D2B08"/>
    <w:rsid w:val="003D3CB8"/>
    <w:rsid w:val="003D4CFD"/>
    <w:rsid w:val="003D5038"/>
    <w:rsid w:val="003D5391"/>
    <w:rsid w:val="003D59F6"/>
    <w:rsid w:val="003D5F99"/>
    <w:rsid w:val="003D6A74"/>
    <w:rsid w:val="003D6C6C"/>
    <w:rsid w:val="003D73A4"/>
    <w:rsid w:val="003D7A7B"/>
    <w:rsid w:val="003E00CE"/>
    <w:rsid w:val="003E0845"/>
    <w:rsid w:val="003E0B5D"/>
    <w:rsid w:val="003E24C4"/>
    <w:rsid w:val="003E24F2"/>
    <w:rsid w:val="003E3468"/>
    <w:rsid w:val="003E485B"/>
    <w:rsid w:val="003E4A07"/>
    <w:rsid w:val="003E5F77"/>
    <w:rsid w:val="003E65EE"/>
    <w:rsid w:val="003E6E28"/>
    <w:rsid w:val="003E6F2B"/>
    <w:rsid w:val="003F0AF1"/>
    <w:rsid w:val="003F1AFB"/>
    <w:rsid w:val="003F1E3A"/>
    <w:rsid w:val="003F23E5"/>
    <w:rsid w:val="003F256C"/>
    <w:rsid w:val="003F41AC"/>
    <w:rsid w:val="003F4AC6"/>
    <w:rsid w:val="003F5844"/>
    <w:rsid w:val="00400B72"/>
    <w:rsid w:val="00400BA7"/>
    <w:rsid w:val="00401C1D"/>
    <w:rsid w:val="004024A9"/>
    <w:rsid w:val="004030F9"/>
    <w:rsid w:val="00403692"/>
    <w:rsid w:val="00403777"/>
    <w:rsid w:val="00403B63"/>
    <w:rsid w:val="00403D66"/>
    <w:rsid w:val="004044BC"/>
    <w:rsid w:val="0040471B"/>
    <w:rsid w:val="004051F3"/>
    <w:rsid w:val="004053B3"/>
    <w:rsid w:val="004058F8"/>
    <w:rsid w:val="00406830"/>
    <w:rsid w:val="00406C80"/>
    <w:rsid w:val="00406F3A"/>
    <w:rsid w:val="00406FC6"/>
    <w:rsid w:val="004072DA"/>
    <w:rsid w:val="00407348"/>
    <w:rsid w:val="00407D5B"/>
    <w:rsid w:val="00410FAE"/>
    <w:rsid w:val="00412A7F"/>
    <w:rsid w:val="00413568"/>
    <w:rsid w:val="00413942"/>
    <w:rsid w:val="00414AB4"/>
    <w:rsid w:val="00414E2F"/>
    <w:rsid w:val="0041514D"/>
    <w:rsid w:val="00415BF8"/>
    <w:rsid w:val="00417D02"/>
    <w:rsid w:val="00420F5F"/>
    <w:rsid w:val="00421094"/>
    <w:rsid w:val="00421506"/>
    <w:rsid w:val="00421898"/>
    <w:rsid w:val="00421D07"/>
    <w:rsid w:val="00422D5F"/>
    <w:rsid w:val="00423048"/>
    <w:rsid w:val="00423E5F"/>
    <w:rsid w:val="0042438D"/>
    <w:rsid w:val="0042463A"/>
    <w:rsid w:val="00424F60"/>
    <w:rsid w:val="004252C1"/>
    <w:rsid w:val="00426993"/>
    <w:rsid w:val="00426CB3"/>
    <w:rsid w:val="00427452"/>
    <w:rsid w:val="00427BE9"/>
    <w:rsid w:val="00430103"/>
    <w:rsid w:val="0043098A"/>
    <w:rsid w:val="00430FD0"/>
    <w:rsid w:val="00430FF9"/>
    <w:rsid w:val="004310AD"/>
    <w:rsid w:val="00431C4A"/>
    <w:rsid w:val="004320AB"/>
    <w:rsid w:val="0043361C"/>
    <w:rsid w:val="0043383D"/>
    <w:rsid w:val="0043385F"/>
    <w:rsid w:val="00433907"/>
    <w:rsid w:val="00433920"/>
    <w:rsid w:val="004341EA"/>
    <w:rsid w:val="004348A8"/>
    <w:rsid w:val="00435441"/>
    <w:rsid w:val="004360F4"/>
    <w:rsid w:val="00436731"/>
    <w:rsid w:val="00437D61"/>
    <w:rsid w:val="00440260"/>
    <w:rsid w:val="0044160F"/>
    <w:rsid w:val="00441651"/>
    <w:rsid w:val="00442593"/>
    <w:rsid w:val="004434F8"/>
    <w:rsid w:val="00443963"/>
    <w:rsid w:val="00443EE0"/>
    <w:rsid w:val="00444A2D"/>
    <w:rsid w:val="00444C14"/>
    <w:rsid w:val="004455D8"/>
    <w:rsid w:val="00445FA6"/>
    <w:rsid w:val="00446EE1"/>
    <w:rsid w:val="004517FF"/>
    <w:rsid w:val="00451D95"/>
    <w:rsid w:val="004526B7"/>
    <w:rsid w:val="00452B3A"/>
    <w:rsid w:val="004536AC"/>
    <w:rsid w:val="004539ED"/>
    <w:rsid w:val="004544F9"/>
    <w:rsid w:val="00454738"/>
    <w:rsid w:val="00454AFA"/>
    <w:rsid w:val="00455518"/>
    <w:rsid w:val="004558AF"/>
    <w:rsid w:val="00456384"/>
    <w:rsid w:val="00456CD0"/>
    <w:rsid w:val="00457EA4"/>
    <w:rsid w:val="00460440"/>
    <w:rsid w:val="00460780"/>
    <w:rsid w:val="00460EAD"/>
    <w:rsid w:val="0046239E"/>
    <w:rsid w:val="00462BE4"/>
    <w:rsid w:val="0046310E"/>
    <w:rsid w:val="00463346"/>
    <w:rsid w:val="00463FA6"/>
    <w:rsid w:val="0046662C"/>
    <w:rsid w:val="00466B22"/>
    <w:rsid w:val="00466F2E"/>
    <w:rsid w:val="00467597"/>
    <w:rsid w:val="004675E2"/>
    <w:rsid w:val="00467D9E"/>
    <w:rsid w:val="00467FDB"/>
    <w:rsid w:val="00470C5B"/>
    <w:rsid w:val="00471008"/>
    <w:rsid w:val="00471A94"/>
    <w:rsid w:val="00472324"/>
    <w:rsid w:val="00472836"/>
    <w:rsid w:val="004737C8"/>
    <w:rsid w:val="0047448A"/>
    <w:rsid w:val="004744BA"/>
    <w:rsid w:val="00475112"/>
    <w:rsid w:val="004753B2"/>
    <w:rsid w:val="00475BB6"/>
    <w:rsid w:val="0047660F"/>
    <w:rsid w:val="004768F8"/>
    <w:rsid w:val="00476CC5"/>
    <w:rsid w:val="0048059E"/>
    <w:rsid w:val="004809BF"/>
    <w:rsid w:val="00481D4D"/>
    <w:rsid w:val="00482040"/>
    <w:rsid w:val="004831AE"/>
    <w:rsid w:val="0048502A"/>
    <w:rsid w:val="004850E2"/>
    <w:rsid w:val="0048547A"/>
    <w:rsid w:val="004861E2"/>
    <w:rsid w:val="00487833"/>
    <w:rsid w:val="0049033B"/>
    <w:rsid w:val="00490B17"/>
    <w:rsid w:val="0049114F"/>
    <w:rsid w:val="0049194A"/>
    <w:rsid w:val="004925BB"/>
    <w:rsid w:val="00492918"/>
    <w:rsid w:val="004937CF"/>
    <w:rsid w:val="00493847"/>
    <w:rsid w:val="00493F8E"/>
    <w:rsid w:val="004948A1"/>
    <w:rsid w:val="00494AE2"/>
    <w:rsid w:val="0049679E"/>
    <w:rsid w:val="00496CC5"/>
    <w:rsid w:val="004973DA"/>
    <w:rsid w:val="00497B31"/>
    <w:rsid w:val="004A0704"/>
    <w:rsid w:val="004A0BB7"/>
    <w:rsid w:val="004A1CBD"/>
    <w:rsid w:val="004A233A"/>
    <w:rsid w:val="004A26D1"/>
    <w:rsid w:val="004A2C24"/>
    <w:rsid w:val="004A34D6"/>
    <w:rsid w:val="004A4259"/>
    <w:rsid w:val="004A47ED"/>
    <w:rsid w:val="004A4DB0"/>
    <w:rsid w:val="004A6A9B"/>
    <w:rsid w:val="004A71FA"/>
    <w:rsid w:val="004B02FB"/>
    <w:rsid w:val="004B0CCE"/>
    <w:rsid w:val="004B100B"/>
    <w:rsid w:val="004B174D"/>
    <w:rsid w:val="004B1A4F"/>
    <w:rsid w:val="004B202F"/>
    <w:rsid w:val="004B2F3A"/>
    <w:rsid w:val="004B5858"/>
    <w:rsid w:val="004B701C"/>
    <w:rsid w:val="004B7224"/>
    <w:rsid w:val="004B7D02"/>
    <w:rsid w:val="004B7F3E"/>
    <w:rsid w:val="004C116C"/>
    <w:rsid w:val="004C1781"/>
    <w:rsid w:val="004C20DC"/>
    <w:rsid w:val="004C22C2"/>
    <w:rsid w:val="004C2323"/>
    <w:rsid w:val="004C3B90"/>
    <w:rsid w:val="004C40CD"/>
    <w:rsid w:val="004C45DB"/>
    <w:rsid w:val="004C4A60"/>
    <w:rsid w:val="004C4BAE"/>
    <w:rsid w:val="004C61C7"/>
    <w:rsid w:val="004C6A96"/>
    <w:rsid w:val="004C7457"/>
    <w:rsid w:val="004C7A70"/>
    <w:rsid w:val="004D055D"/>
    <w:rsid w:val="004D16A0"/>
    <w:rsid w:val="004D1BF8"/>
    <w:rsid w:val="004D1F96"/>
    <w:rsid w:val="004D2E01"/>
    <w:rsid w:val="004D30E4"/>
    <w:rsid w:val="004D32B7"/>
    <w:rsid w:val="004D3E23"/>
    <w:rsid w:val="004D3F1B"/>
    <w:rsid w:val="004D53EA"/>
    <w:rsid w:val="004D6707"/>
    <w:rsid w:val="004D6F25"/>
    <w:rsid w:val="004D752D"/>
    <w:rsid w:val="004E048C"/>
    <w:rsid w:val="004E05D3"/>
    <w:rsid w:val="004E0ADC"/>
    <w:rsid w:val="004E15BD"/>
    <w:rsid w:val="004E25C6"/>
    <w:rsid w:val="004E2986"/>
    <w:rsid w:val="004E3524"/>
    <w:rsid w:val="004E38A3"/>
    <w:rsid w:val="004E3CD3"/>
    <w:rsid w:val="004E4B46"/>
    <w:rsid w:val="004E510C"/>
    <w:rsid w:val="004E5262"/>
    <w:rsid w:val="004E62C7"/>
    <w:rsid w:val="004E64B2"/>
    <w:rsid w:val="004E6DCC"/>
    <w:rsid w:val="004E744D"/>
    <w:rsid w:val="004E766D"/>
    <w:rsid w:val="004E7976"/>
    <w:rsid w:val="004E7B82"/>
    <w:rsid w:val="004F03CD"/>
    <w:rsid w:val="004F0AD0"/>
    <w:rsid w:val="004F0EE3"/>
    <w:rsid w:val="004F1406"/>
    <w:rsid w:val="004F141E"/>
    <w:rsid w:val="004F18B4"/>
    <w:rsid w:val="004F1DFA"/>
    <w:rsid w:val="004F360F"/>
    <w:rsid w:val="004F367A"/>
    <w:rsid w:val="004F3AFD"/>
    <w:rsid w:val="004F48FE"/>
    <w:rsid w:val="004F4BD5"/>
    <w:rsid w:val="004F4D33"/>
    <w:rsid w:val="004F4ED9"/>
    <w:rsid w:val="004F4EF7"/>
    <w:rsid w:val="004F582A"/>
    <w:rsid w:val="004F5DD8"/>
    <w:rsid w:val="004F5DE9"/>
    <w:rsid w:val="004F6C92"/>
    <w:rsid w:val="004F708A"/>
    <w:rsid w:val="004F759D"/>
    <w:rsid w:val="004F7EB5"/>
    <w:rsid w:val="005003E7"/>
    <w:rsid w:val="005005A5"/>
    <w:rsid w:val="0050074A"/>
    <w:rsid w:val="00500832"/>
    <w:rsid w:val="00501777"/>
    <w:rsid w:val="00502459"/>
    <w:rsid w:val="00502533"/>
    <w:rsid w:val="00503A41"/>
    <w:rsid w:val="00503ABE"/>
    <w:rsid w:val="00503D3A"/>
    <w:rsid w:val="00503D4C"/>
    <w:rsid w:val="00504099"/>
    <w:rsid w:val="005042E6"/>
    <w:rsid w:val="00505B5C"/>
    <w:rsid w:val="0050642E"/>
    <w:rsid w:val="00506CAA"/>
    <w:rsid w:val="005071F7"/>
    <w:rsid w:val="00507AC3"/>
    <w:rsid w:val="00507B1C"/>
    <w:rsid w:val="0051055C"/>
    <w:rsid w:val="00510821"/>
    <w:rsid w:val="00510EFA"/>
    <w:rsid w:val="005114F8"/>
    <w:rsid w:val="00511F5C"/>
    <w:rsid w:val="005124D5"/>
    <w:rsid w:val="005130C4"/>
    <w:rsid w:val="005133A4"/>
    <w:rsid w:val="00513629"/>
    <w:rsid w:val="005139B0"/>
    <w:rsid w:val="00513AA4"/>
    <w:rsid w:val="00513B80"/>
    <w:rsid w:val="005149CF"/>
    <w:rsid w:val="00514E7F"/>
    <w:rsid w:val="00515606"/>
    <w:rsid w:val="005159B5"/>
    <w:rsid w:val="00515C8D"/>
    <w:rsid w:val="00515EAA"/>
    <w:rsid w:val="00515F0E"/>
    <w:rsid w:val="005160CE"/>
    <w:rsid w:val="00516EEE"/>
    <w:rsid w:val="005174CE"/>
    <w:rsid w:val="00517FAF"/>
    <w:rsid w:val="0052202D"/>
    <w:rsid w:val="005232A5"/>
    <w:rsid w:val="005233C8"/>
    <w:rsid w:val="00523F1D"/>
    <w:rsid w:val="00524C13"/>
    <w:rsid w:val="00524D89"/>
    <w:rsid w:val="00524F28"/>
    <w:rsid w:val="0052509F"/>
    <w:rsid w:val="00525724"/>
    <w:rsid w:val="0052601A"/>
    <w:rsid w:val="00526992"/>
    <w:rsid w:val="00526F63"/>
    <w:rsid w:val="00527579"/>
    <w:rsid w:val="00527FF3"/>
    <w:rsid w:val="00530100"/>
    <w:rsid w:val="005301B0"/>
    <w:rsid w:val="00530B94"/>
    <w:rsid w:val="005311B2"/>
    <w:rsid w:val="0053151B"/>
    <w:rsid w:val="00531D2C"/>
    <w:rsid w:val="0053236D"/>
    <w:rsid w:val="00532AC3"/>
    <w:rsid w:val="00533457"/>
    <w:rsid w:val="00533CA7"/>
    <w:rsid w:val="00534705"/>
    <w:rsid w:val="00535786"/>
    <w:rsid w:val="005359B7"/>
    <w:rsid w:val="00535BFE"/>
    <w:rsid w:val="00536008"/>
    <w:rsid w:val="005366DD"/>
    <w:rsid w:val="00536C41"/>
    <w:rsid w:val="00540775"/>
    <w:rsid w:val="00541046"/>
    <w:rsid w:val="00542026"/>
    <w:rsid w:val="0054293B"/>
    <w:rsid w:val="00542BE5"/>
    <w:rsid w:val="005434EF"/>
    <w:rsid w:val="0054385B"/>
    <w:rsid w:val="0054475A"/>
    <w:rsid w:val="0054518E"/>
    <w:rsid w:val="00545216"/>
    <w:rsid w:val="005452B9"/>
    <w:rsid w:val="0054579E"/>
    <w:rsid w:val="00546452"/>
    <w:rsid w:val="005465AF"/>
    <w:rsid w:val="005503FE"/>
    <w:rsid w:val="00550659"/>
    <w:rsid w:val="00550BF5"/>
    <w:rsid w:val="00551AF1"/>
    <w:rsid w:val="00551CA1"/>
    <w:rsid w:val="005526A2"/>
    <w:rsid w:val="0055324D"/>
    <w:rsid w:val="005532D6"/>
    <w:rsid w:val="00553525"/>
    <w:rsid w:val="005541ED"/>
    <w:rsid w:val="00554650"/>
    <w:rsid w:val="005546B7"/>
    <w:rsid w:val="005547AF"/>
    <w:rsid w:val="00554974"/>
    <w:rsid w:val="0055497D"/>
    <w:rsid w:val="00555012"/>
    <w:rsid w:val="005551FA"/>
    <w:rsid w:val="0055530D"/>
    <w:rsid w:val="005557A5"/>
    <w:rsid w:val="0055665C"/>
    <w:rsid w:val="00557486"/>
    <w:rsid w:val="005578D8"/>
    <w:rsid w:val="00560135"/>
    <w:rsid w:val="005606FD"/>
    <w:rsid w:val="00560A9A"/>
    <w:rsid w:val="00561769"/>
    <w:rsid w:val="00561B49"/>
    <w:rsid w:val="0056232E"/>
    <w:rsid w:val="00563D82"/>
    <w:rsid w:val="005647AF"/>
    <w:rsid w:val="00564BED"/>
    <w:rsid w:val="00565647"/>
    <w:rsid w:val="00566D4E"/>
    <w:rsid w:val="00570FAB"/>
    <w:rsid w:val="00571FB4"/>
    <w:rsid w:val="00572D50"/>
    <w:rsid w:val="00572E8F"/>
    <w:rsid w:val="00574349"/>
    <w:rsid w:val="005748DF"/>
    <w:rsid w:val="00574DEB"/>
    <w:rsid w:val="00575618"/>
    <w:rsid w:val="00575853"/>
    <w:rsid w:val="00575D7D"/>
    <w:rsid w:val="00576101"/>
    <w:rsid w:val="005762FA"/>
    <w:rsid w:val="00576671"/>
    <w:rsid w:val="00576AC0"/>
    <w:rsid w:val="005773F3"/>
    <w:rsid w:val="0058091C"/>
    <w:rsid w:val="00580D46"/>
    <w:rsid w:val="00580D47"/>
    <w:rsid w:val="00580F7B"/>
    <w:rsid w:val="005833B8"/>
    <w:rsid w:val="005834A4"/>
    <w:rsid w:val="00583AAF"/>
    <w:rsid w:val="00583C3A"/>
    <w:rsid w:val="005840BE"/>
    <w:rsid w:val="00584563"/>
    <w:rsid w:val="00584596"/>
    <w:rsid w:val="00584616"/>
    <w:rsid w:val="00584A45"/>
    <w:rsid w:val="005851B2"/>
    <w:rsid w:val="00585A08"/>
    <w:rsid w:val="00591910"/>
    <w:rsid w:val="00594746"/>
    <w:rsid w:val="00594EFB"/>
    <w:rsid w:val="00595700"/>
    <w:rsid w:val="00595A78"/>
    <w:rsid w:val="0059671E"/>
    <w:rsid w:val="00597831"/>
    <w:rsid w:val="005A0AD3"/>
    <w:rsid w:val="005A10C3"/>
    <w:rsid w:val="005A209F"/>
    <w:rsid w:val="005A3A4B"/>
    <w:rsid w:val="005A3D2E"/>
    <w:rsid w:val="005A4BB2"/>
    <w:rsid w:val="005A4EDC"/>
    <w:rsid w:val="005A5321"/>
    <w:rsid w:val="005A58A3"/>
    <w:rsid w:val="005A70D1"/>
    <w:rsid w:val="005A7108"/>
    <w:rsid w:val="005A746F"/>
    <w:rsid w:val="005B1EAB"/>
    <w:rsid w:val="005B2382"/>
    <w:rsid w:val="005B27A0"/>
    <w:rsid w:val="005B2960"/>
    <w:rsid w:val="005B2A60"/>
    <w:rsid w:val="005B3D35"/>
    <w:rsid w:val="005B404F"/>
    <w:rsid w:val="005B4288"/>
    <w:rsid w:val="005B4500"/>
    <w:rsid w:val="005B4EAC"/>
    <w:rsid w:val="005B7944"/>
    <w:rsid w:val="005B7C31"/>
    <w:rsid w:val="005C04B4"/>
    <w:rsid w:val="005C169A"/>
    <w:rsid w:val="005C23D8"/>
    <w:rsid w:val="005C2402"/>
    <w:rsid w:val="005C321E"/>
    <w:rsid w:val="005C37A1"/>
    <w:rsid w:val="005C4A70"/>
    <w:rsid w:val="005C4BCD"/>
    <w:rsid w:val="005C51BF"/>
    <w:rsid w:val="005C57AC"/>
    <w:rsid w:val="005C5D1B"/>
    <w:rsid w:val="005C6718"/>
    <w:rsid w:val="005C6879"/>
    <w:rsid w:val="005C742C"/>
    <w:rsid w:val="005C7803"/>
    <w:rsid w:val="005D0BF1"/>
    <w:rsid w:val="005D0F03"/>
    <w:rsid w:val="005D1726"/>
    <w:rsid w:val="005D1B03"/>
    <w:rsid w:val="005D1FB2"/>
    <w:rsid w:val="005D29A0"/>
    <w:rsid w:val="005D2A5F"/>
    <w:rsid w:val="005D301B"/>
    <w:rsid w:val="005D3043"/>
    <w:rsid w:val="005D3CA2"/>
    <w:rsid w:val="005D450B"/>
    <w:rsid w:val="005D59C6"/>
    <w:rsid w:val="005D5A2D"/>
    <w:rsid w:val="005D793D"/>
    <w:rsid w:val="005E1C56"/>
    <w:rsid w:val="005E266A"/>
    <w:rsid w:val="005E27A3"/>
    <w:rsid w:val="005E2B56"/>
    <w:rsid w:val="005E339E"/>
    <w:rsid w:val="005E3AB0"/>
    <w:rsid w:val="005E48C7"/>
    <w:rsid w:val="005E4D22"/>
    <w:rsid w:val="005E4DB4"/>
    <w:rsid w:val="005E537C"/>
    <w:rsid w:val="005E6243"/>
    <w:rsid w:val="005E72FB"/>
    <w:rsid w:val="005F0490"/>
    <w:rsid w:val="005F05C5"/>
    <w:rsid w:val="005F0959"/>
    <w:rsid w:val="005F1F0A"/>
    <w:rsid w:val="005F239D"/>
    <w:rsid w:val="005F319C"/>
    <w:rsid w:val="005F3439"/>
    <w:rsid w:val="005F3E5E"/>
    <w:rsid w:val="005F4A95"/>
    <w:rsid w:val="005F4D16"/>
    <w:rsid w:val="005F635A"/>
    <w:rsid w:val="005F6B4C"/>
    <w:rsid w:val="005F7A6D"/>
    <w:rsid w:val="005F7EAD"/>
    <w:rsid w:val="0060068F"/>
    <w:rsid w:val="006008B4"/>
    <w:rsid w:val="00600C04"/>
    <w:rsid w:val="00600CB0"/>
    <w:rsid w:val="00602969"/>
    <w:rsid w:val="00602A3D"/>
    <w:rsid w:val="0060368D"/>
    <w:rsid w:val="00604262"/>
    <w:rsid w:val="0060470A"/>
    <w:rsid w:val="00604DA2"/>
    <w:rsid w:val="00605349"/>
    <w:rsid w:val="0060551F"/>
    <w:rsid w:val="006056FC"/>
    <w:rsid w:val="0060599B"/>
    <w:rsid w:val="00605D59"/>
    <w:rsid w:val="00606319"/>
    <w:rsid w:val="00606F48"/>
    <w:rsid w:val="00611425"/>
    <w:rsid w:val="0061191A"/>
    <w:rsid w:val="0061273F"/>
    <w:rsid w:val="006134AB"/>
    <w:rsid w:val="006134B2"/>
    <w:rsid w:val="00613659"/>
    <w:rsid w:val="006137A7"/>
    <w:rsid w:val="00613AF7"/>
    <w:rsid w:val="00613D1D"/>
    <w:rsid w:val="006149DE"/>
    <w:rsid w:val="00615EA3"/>
    <w:rsid w:val="0061646D"/>
    <w:rsid w:val="00617882"/>
    <w:rsid w:val="00620A62"/>
    <w:rsid w:val="006215C5"/>
    <w:rsid w:val="00622D7B"/>
    <w:rsid w:val="00623172"/>
    <w:rsid w:val="00623704"/>
    <w:rsid w:val="00623A84"/>
    <w:rsid w:val="00623AD2"/>
    <w:rsid w:val="00624610"/>
    <w:rsid w:val="006256D8"/>
    <w:rsid w:val="00626709"/>
    <w:rsid w:val="00626952"/>
    <w:rsid w:val="00626BFD"/>
    <w:rsid w:val="00626C31"/>
    <w:rsid w:val="0063128D"/>
    <w:rsid w:val="00631A3A"/>
    <w:rsid w:val="006323EA"/>
    <w:rsid w:val="00632F16"/>
    <w:rsid w:val="00634A03"/>
    <w:rsid w:val="00635273"/>
    <w:rsid w:val="00636C3A"/>
    <w:rsid w:val="006373B9"/>
    <w:rsid w:val="00637E7C"/>
    <w:rsid w:val="00637E99"/>
    <w:rsid w:val="00640924"/>
    <w:rsid w:val="00640998"/>
    <w:rsid w:val="00641581"/>
    <w:rsid w:val="00641AE7"/>
    <w:rsid w:val="00642637"/>
    <w:rsid w:val="00642A61"/>
    <w:rsid w:val="00642B30"/>
    <w:rsid w:val="00642F8A"/>
    <w:rsid w:val="00643955"/>
    <w:rsid w:val="00645768"/>
    <w:rsid w:val="00645BC1"/>
    <w:rsid w:val="006468B5"/>
    <w:rsid w:val="00647011"/>
    <w:rsid w:val="00647BDA"/>
    <w:rsid w:val="00653F9C"/>
    <w:rsid w:val="00654097"/>
    <w:rsid w:val="006560B1"/>
    <w:rsid w:val="00656EDF"/>
    <w:rsid w:val="00656F31"/>
    <w:rsid w:val="00660A89"/>
    <w:rsid w:val="00661040"/>
    <w:rsid w:val="00661494"/>
    <w:rsid w:val="006619C5"/>
    <w:rsid w:val="00661CBC"/>
    <w:rsid w:val="00662511"/>
    <w:rsid w:val="00662A61"/>
    <w:rsid w:val="00662D6A"/>
    <w:rsid w:val="006635E0"/>
    <w:rsid w:val="006638E6"/>
    <w:rsid w:val="00663E06"/>
    <w:rsid w:val="006640B1"/>
    <w:rsid w:val="00664C0E"/>
    <w:rsid w:val="006650AB"/>
    <w:rsid w:val="006650C0"/>
    <w:rsid w:val="006678F7"/>
    <w:rsid w:val="00667D40"/>
    <w:rsid w:val="0067068D"/>
    <w:rsid w:val="00670E13"/>
    <w:rsid w:val="0067100F"/>
    <w:rsid w:val="0067196B"/>
    <w:rsid w:val="00671C7D"/>
    <w:rsid w:val="0067222C"/>
    <w:rsid w:val="00673A6C"/>
    <w:rsid w:val="00673B84"/>
    <w:rsid w:val="006763BB"/>
    <w:rsid w:val="00676625"/>
    <w:rsid w:val="00676920"/>
    <w:rsid w:val="00676ED7"/>
    <w:rsid w:val="006775B9"/>
    <w:rsid w:val="006778C9"/>
    <w:rsid w:val="00677B06"/>
    <w:rsid w:val="00680350"/>
    <w:rsid w:val="006803C5"/>
    <w:rsid w:val="00680CBF"/>
    <w:rsid w:val="00681787"/>
    <w:rsid w:val="00681BF4"/>
    <w:rsid w:val="00681FF4"/>
    <w:rsid w:val="006830E0"/>
    <w:rsid w:val="006839CC"/>
    <w:rsid w:val="00683AB5"/>
    <w:rsid w:val="00683F65"/>
    <w:rsid w:val="0068477B"/>
    <w:rsid w:val="006847FE"/>
    <w:rsid w:val="00684DB8"/>
    <w:rsid w:val="006854C6"/>
    <w:rsid w:val="00685E2C"/>
    <w:rsid w:val="0068681D"/>
    <w:rsid w:val="0068719D"/>
    <w:rsid w:val="0068730E"/>
    <w:rsid w:val="00687B5D"/>
    <w:rsid w:val="006900B4"/>
    <w:rsid w:val="0069052A"/>
    <w:rsid w:val="00691C72"/>
    <w:rsid w:val="00692826"/>
    <w:rsid w:val="006929E4"/>
    <w:rsid w:val="00692FB3"/>
    <w:rsid w:val="00693A78"/>
    <w:rsid w:val="00693A8C"/>
    <w:rsid w:val="00693DA7"/>
    <w:rsid w:val="00693EDB"/>
    <w:rsid w:val="006940AB"/>
    <w:rsid w:val="006943F0"/>
    <w:rsid w:val="00694C0B"/>
    <w:rsid w:val="00694D05"/>
    <w:rsid w:val="00695205"/>
    <w:rsid w:val="00696155"/>
    <w:rsid w:val="0069705C"/>
    <w:rsid w:val="0069741B"/>
    <w:rsid w:val="00697705"/>
    <w:rsid w:val="00697925"/>
    <w:rsid w:val="006A02C1"/>
    <w:rsid w:val="006A14C7"/>
    <w:rsid w:val="006A1558"/>
    <w:rsid w:val="006A182C"/>
    <w:rsid w:val="006A3153"/>
    <w:rsid w:val="006A3604"/>
    <w:rsid w:val="006A4271"/>
    <w:rsid w:val="006A49D5"/>
    <w:rsid w:val="006A50C7"/>
    <w:rsid w:val="006A5189"/>
    <w:rsid w:val="006A6033"/>
    <w:rsid w:val="006A609A"/>
    <w:rsid w:val="006A60A9"/>
    <w:rsid w:val="006A6105"/>
    <w:rsid w:val="006A614B"/>
    <w:rsid w:val="006A66B5"/>
    <w:rsid w:val="006A6E9D"/>
    <w:rsid w:val="006A71FC"/>
    <w:rsid w:val="006A723D"/>
    <w:rsid w:val="006A7388"/>
    <w:rsid w:val="006A7D1F"/>
    <w:rsid w:val="006B0EB9"/>
    <w:rsid w:val="006B11F9"/>
    <w:rsid w:val="006B24F0"/>
    <w:rsid w:val="006B3825"/>
    <w:rsid w:val="006B42D0"/>
    <w:rsid w:val="006B47FB"/>
    <w:rsid w:val="006B48F7"/>
    <w:rsid w:val="006B69A9"/>
    <w:rsid w:val="006B6BCE"/>
    <w:rsid w:val="006B786B"/>
    <w:rsid w:val="006B7D4C"/>
    <w:rsid w:val="006B7ECE"/>
    <w:rsid w:val="006C14A1"/>
    <w:rsid w:val="006C19C7"/>
    <w:rsid w:val="006C1E2E"/>
    <w:rsid w:val="006C344A"/>
    <w:rsid w:val="006C4040"/>
    <w:rsid w:val="006C43A9"/>
    <w:rsid w:val="006C449A"/>
    <w:rsid w:val="006C499A"/>
    <w:rsid w:val="006C4BB0"/>
    <w:rsid w:val="006C4D52"/>
    <w:rsid w:val="006C5135"/>
    <w:rsid w:val="006C5834"/>
    <w:rsid w:val="006C584A"/>
    <w:rsid w:val="006C5A6E"/>
    <w:rsid w:val="006C618E"/>
    <w:rsid w:val="006C6DB9"/>
    <w:rsid w:val="006D067F"/>
    <w:rsid w:val="006D0924"/>
    <w:rsid w:val="006D123A"/>
    <w:rsid w:val="006D3190"/>
    <w:rsid w:val="006D36A7"/>
    <w:rsid w:val="006D3907"/>
    <w:rsid w:val="006D529C"/>
    <w:rsid w:val="006D5EE8"/>
    <w:rsid w:val="006D6192"/>
    <w:rsid w:val="006D65B8"/>
    <w:rsid w:val="006D661F"/>
    <w:rsid w:val="006D6793"/>
    <w:rsid w:val="006D6ACF"/>
    <w:rsid w:val="006D7398"/>
    <w:rsid w:val="006D7C3B"/>
    <w:rsid w:val="006D7F44"/>
    <w:rsid w:val="006E0DC8"/>
    <w:rsid w:val="006E1C65"/>
    <w:rsid w:val="006E213B"/>
    <w:rsid w:val="006E2778"/>
    <w:rsid w:val="006E282C"/>
    <w:rsid w:val="006E3538"/>
    <w:rsid w:val="006E36C6"/>
    <w:rsid w:val="006E49D9"/>
    <w:rsid w:val="006E5189"/>
    <w:rsid w:val="006E53D8"/>
    <w:rsid w:val="006E546E"/>
    <w:rsid w:val="006E683D"/>
    <w:rsid w:val="006E6A58"/>
    <w:rsid w:val="006E6DF1"/>
    <w:rsid w:val="006F02CD"/>
    <w:rsid w:val="006F0B5E"/>
    <w:rsid w:val="006F1558"/>
    <w:rsid w:val="006F19D6"/>
    <w:rsid w:val="006F1B9D"/>
    <w:rsid w:val="006F1CF9"/>
    <w:rsid w:val="006F24DA"/>
    <w:rsid w:val="006F29C3"/>
    <w:rsid w:val="006F35BD"/>
    <w:rsid w:val="006F3973"/>
    <w:rsid w:val="006F3B48"/>
    <w:rsid w:val="006F41F2"/>
    <w:rsid w:val="006F47EC"/>
    <w:rsid w:val="006F491D"/>
    <w:rsid w:val="006F56CE"/>
    <w:rsid w:val="006F57A7"/>
    <w:rsid w:val="006F5B30"/>
    <w:rsid w:val="006F6424"/>
    <w:rsid w:val="006F6A4F"/>
    <w:rsid w:val="006F6B29"/>
    <w:rsid w:val="00700F1F"/>
    <w:rsid w:val="007010D4"/>
    <w:rsid w:val="00701627"/>
    <w:rsid w:val="0070199F"/>
    <w:rsid w:val="0070210F"/>
    <w:rsid w:val="007021CE"/>
    <w:rsid w:val="00702F51"/>
    <w:rsid w:val="007038CF"/>
    <w:rsid w:val="007045AB"/>
    <w:rsid w:val="0070512D"/>
    <w:rsid w:val="007059A0"/>
    <w:rsid w:val="00706312"/>
    <w:rsid w:val="00706A50"/>
    <w:rsid w:val="00706C86"/>
    <w:rsid w:val="00706E31"/>
    <w:rsid w:val="0070743E"/>
    <w:rsid w:val="0071096E"/>
    <w:rsid w:val="007114DC"/>
    <w:rsid w:val="007119A8"/>
    <w:rsid w:val="00711F7D"/>
    <w:rsid w:val="0071213F"/>
    <w:rsid w:val="007123F5"/>
    <w:rsid w:val="0071369D"/>
    <w:rsid w:val="007144FA"/>
    <w:rsid w:val="00714624"/>
    <w:rsid w:val="007148C7"/>
    <w:rsid w:val="00714BB2"/>
    <w:rsid w:val="00715BE0"/>
    <w:rsid w:val="007168F5"/>
    <w:rsid w:val="00716B89"/>
    <w:rsid w:val="007170CF"/>
    <w:rsid w:val="00717785"/>
    <w:rsid w:val="00717A23"/>
    <w:rsid w:val="00717C32"/>
    <w:rsid w:val="0072008E"/>
    <w:rsid w:val="00720788"/>
    <w:rsid w:val="007220CF"/>
    <w:rsid w:val="00722C46"/>
    <w:rsid w:val="00724327"/>
    <w:rsid w:val="00725269"/>
    <w:rsid w:val="007252DF"/>
    <w:rsid w:val="0072554E"/>
    <w:rsid w:val="00725C0F"/>
    <w:rsid w:val="00725D20"/>
    <w:rsid w:val="0072726C"/>
    <w:rsid w:val="007276AE"/>
    <w:rsid w:val="00727A1B"/>
    <w:rsid w:val="00727A6E"/>
    <w:rsid w:val="00727AE6"/>
    <w:rsid w:val="0073066D"/>
    <w:rsid w:val="007306B8"/>
    <w:rsid w:val="00730802"/>
    <w:rsid w:val="0073086B"/>
    <w:rsid w:val="00730F7E"/>
    <w:rsid w:val="0073104C"/>
    <w:rsid w:val="007310FD"/>
    <w:rsid w:val="0073122B"/>
    <w:rsid w:val="007316B7"/>
    <w:rsid w:val="0073335D"/>
    <w:rsid w:val="00733D28"/>
    <w:rsid w:val="00734847"/>
    <w:rsid w:val="007348F0"/>
    <w:rsid w:val="00735574"/>
    <w:rsid w:val="00735A15"/>
    <w:rsid w:val="00735AB5"/>
    <w:rsid w:val="00735CA0"/>
    <w:rsid w:val="00736BEF"/>
    <w:rsid w:val="00736F0A"/>
    <w:rsid w:val="00737D4C"/>
    <w:rsid w:val="00737DF0"/>
    <w:rsid w:val="00740548"/>
    <w:rsid w:val="0074061E"/>
    <w:rsid w:val="007408B0"/>
    <w:rsid w:val="007408D0"/>
    <w:rsid w:val="007417E9"/>
    <w:rsid w:val="00741970"/>
    <w:rsid w:val="00741B0C"/>
    <w:rsid w:val="00742966"/>
    <w:rsid w:val="00742984"/>
    <w:rsid w:val="00742F77"/>
    <w:rsid w:val="007440D7"/>
    <w:rsid w:val="00744246"/>
    <w:rsid w:val="007447D4"/>
    <w:rsid w:val="00744935"/>
    <w:rsid w:val="00744CC5"/>
    <w:rsid w:val="0074545A"/>
    <w:rsid w:val="0074585B"/>
    <w:rsid w:val="00745FEC"/>
    <w:rsid w:val="00746A0B"/>
    <w:rsid w:val="00746AEF"/>
    <w:rsid w:val="00746FDE"/>
    <w:rsid w:val="0074702A"/>
    <w:rsid w:val="007470F3"/>
    <w:rsid w:val="00747B2C"/>
    <w:rsid w:val="007500D1"/>
    <w:rsid w:val="00751096"/>
    <w:rsid w:val="00751156"/>
    <w:rsid w:val="00752254"/>
    <w:rsid w:val="00752591"/>
    <w:rsid w:val="00752EFA"/>
    <w:rsid w:val="0075383C"/>
    <w:rsid w:val="007556A5"/>
    <w:rsid w:val="007562E0"/>
    <w:rsid w:val="00757322"/>
    <w:rsid w:val="00757462"/>
    <w:rsid w:val="00757753"/>
    <w:rsid w:val="00757BF2"/>
    <w:rsid w:val="00757F01"/>
    <w:rsid w:val="0076056B"/>
    <w:rsid w:val="007605B4"/>
    <w:rsid w:val="007613E1"/>
    <w:rsid w:val="007614B6"/>
    <w:rsid w:val="0076175A"/>
    <w:rsid w:val="007622B2"/>
    <w:rsid w:val="0076275F"/>
    <w:rsid w:val="0076469A"/>
    <w:rsid w:val="00764C18"/>
    <w:rsid w:val="00764C9F"/>
    <w:rsid w:val="00764E8E"/>
    <w:rsid w:val="0076532F"/>
    <w:rsid w:val="00765820"/>
    <w:rsid w:val="0076666C"/>
    <w:rsid w:val="007668A6"/>
    <w:rsid w:val="00766969"/>
    <w:rsid w:val="00766C31"/>
    <w:rsid w:val="00766E01"/>
    <w:rsid w:val="00772778"/>
    <w:rsid w:val="0077294F"/>
    <w:rsid w:val="0077385D"/>
    <w:rsid w:val="00773B25"/>
    <w:rsid w:val="007741C0"/>
    <w:rsid w:val="0077421E"/>
    <w:rsid w:val="007744F7"/>
    <w:rsid w:val="007746DE"/>
    <w:rsid w:val="00774A4B"/>
    <w:rsid w:val="00775C51"/>
    <w:rsid w:val="00775C70"/>
    <w:rsid w:val="00775F71"/>
    <w:rsid w:val="007762C6"/>
    <w:rsid w:val="007765F2"/>
    <w:rsid w:val="0077681D"/>
    <w:rsid w:val="00776CD1"/>
    <w:rsid w:val="007772E4"/>
    <w:rsid w:val="007775F2"/>
    <w:rsid w:val="007779CF"/>
    <w:rsid w:val="00777E49"/>
    <w:rsid w:val="00780F4C"/>
    <w:rsid w:val="007820D6"/>
    <w:rsid w:val="00782321"/>
    <w:rsid w:val="00782570"/>
    <w:rsid w:val="00782922"/>
    <w:rsid w:val="00782E4B"/>
    <w:rsid w:val="00783135"/>
    <w:rsid w:val="007832A6"/>
    <w:rsid w:val="007834CD"/>
    <w:rsid w:val="007852C5"/>
    <w:rsid w:val="00785334"/>
    <w:rsid w:val="00785383"/>
    <w:rsid w:val="00785A06"/>
    <w:rsid w:val="00785EED"/>
    <w:rsid w:val="007867D8"/>
    <w:rsid w:val="00787571"/>
    <w:rsid w:val="00787914"/>
    <w:rsid w:val="00790021"/>
    <w:rsid w:val="0079017B"/>
    <w:rsid w:val="00790512"/>
    <w:rsid w:val="00791578"/>
    <w:rsid w:val="00791D4C"/>
    <w:rsid w:val="007931E3"/>
    <w:rsid w:val="00793D45"/>
    <w:rsid w:val="007941FA"/>
    <w:rsid w:val="00794943"/>
    <w:rsid w:val="00794B91"/>
    <w:rsid w:val="0079574E"/>
    <w:rsid w:val="0079616F"/>
    <w:rsid w:val="007964E0"/>
    <w:rsid w:val="007975FA"/>
    <w:rsid w:val="007A2214"/>
    <w:rsid w:val="007A2453"/>
    <w:rsid w:val="007A28A2"/>
    <w:rsid w:val="007A28A3"/>
    <w:rsid w:val="007A29E3"/>
    <w:rsid w:val="007A2DDA"/>
    <w:rsid w:val="007A2E83"/>
    <w:rsid w:val="007A44C0"/>
    <w:rsid w:val="007A569A"/>
    <w:rsid w:val="007A5F3D"/>
    <w:rsid w:val="007A6100"/>
    <w:rsid w:val="007A7DBE"/>
    <w:rsid w:val="007A7F69"/>
    <w:rsid w:val="007B0039"/>
    <w:rsid w:val="007B0CDA"/>
    <w:rsid w:val="007B0E40"/>
    <w:rsid w:val="007B1AFF"/>
    <w:rsid w:val="007B1DF9"/>
    <w:rsid w:val="007B2051"/>
    <w:rsid w:val="007B226C"/>
    <w:rsid w:val="007B32F3"/>
    <w:rsid w:val="007B3576"/>
    <w:rsid w:val="007B4317"/>
    <w:rsid w:val="007B5B26"/>
    <w:rsid w:val="007B5E9E"/>
    <w:rsid w:val="007B64B0"/>
    <w:rsid w:val="007B6A88"/>
    <w:rsid w:val="007B7380"/>
    <w:rsid w:val="007C0194"/>
    <w:rsid w:val="007C0E07"/>
    <w:rsid w:val="007C3317"/>
    <w:rsid w:val="007C3551"/>
    <w:rsid w:val="007C37D3"/>
    <w:rsid w:val="007C4226"/>
    <w:rsid w:val="007C4933"/>
    <w:rsid w:val="007C4B04"/>
    <w:rsid w:val="007C605D"/>
    <w:rsid w:val="007C6130"/>
    <w:rsid w:val="007C6305"/>
    <w:rsid w:val="007C7AA0"/>
    <w:rsid w:val="007C7F7E"/>
    <w:rsid w:val="007D04A2"/>
    <w:rsid w:val="007D0546"/>
    <w:rsid w:val="007D08BC"/>
    <w:rsid w:val="007D0C44"/>
    <w:rsid w:val="007D0ECB"/>
    <w:rsid w:val="007D13F0"/>
    <w:rsid w:val="007D1529"/>
    <w:rsid w:val="007D25CD"/>
    <w:rsid w:val="007D2EBC"/>
    <w:rsid w:val="007D3284"/>
    <w:rsid w:val="007D3CE6"/>
    <w:rsid w:val="007D444F"/>
    <w:rsid w:val="007D45D1"/>
    <w:rsid w:val="007D68DE"/>
    <w:rsid w:val="007D7450"/>
    <w:rsid w:val="007E066A"/>
    <w:rsid w:val="007E09C5"/>
    <w:rsid w:val="007E0EF6"/>
    <w:rsid w:val="007E17F4"/>
    <w:rsid w:val="007E1847"/>
    <w:rsid w:val="007E2FFB"/>
    <w:rsid w:val="007E4A04"/>
    <w:rsid w:val="007E4AB1"/>
    <w:rsid w:val="007E572B"/>
    <w:rsid w:val="007E5887"/>
    <w:rsid w:val="007E59DB"/>
    <w:rsid w:val="007E737A"/>
    <w:rsid w:val="007E749E"/>
    <w:rsid w:val="007F0303"/>
    <w:rsid w:val="007F0C2E"/>
    <w:rsid w:val="007F2648"/>
    <w:rsid w:val="007F28B0"/>
    <w:rsid w:val="007F2BE0"/>
    <w:rsid w:val="007F2E56"/>
    <w:rsid w:val="007F31BF"/>
    <w:rsid w:val="007F3B20"/>
    <w:rsid w:val="007F5303"/>
    <w:rsid w:val="007F5C69"/>
    <w:rsid w:val="007F7ED3"/>
    <w:rsid w:val="00800670"/>
    <w:rsid w:val="00800DAD"/>
    <w:rsid w:val="00800DDD"/>
    <w:rsid w:val="00801424"/>
    <w:rsid w:val="008016EC"/>
    <w:rsid w:val="00801DFD"/>
    <w:rsid w:val="008020B8"/>
    <w:rsid w:val="0080230D"/>
    <w:rsid w:val="0080408B"/>
    <w:rsid w:val="0080429D"/>
    <w:rsid w:val="00804E84"/>
    <w:rsid w:val="00805700"/>
    <w:rsid w:val="00805DC0"/>
    <w:rsid w:val="00806164"/>
    <w:rsid w:val="008079D5"/>
    <w:rsid w:val="00807FBE"/>
    <w:rsid w:val="00810196"/>
    <w:rsid w:val="0081026A"/>
    <w:rsid w:val="00810281"/>
    <w:rsid w:val="008102F1"/>
    <w:rsid w:val="00810817"/>
    <w:rsid w:val="008149DF"/>
    <w:rsid w:val="00815009"/>
    <w:rsid w:val="00815351"/>
    <w:rsid w:val="00816318"/>
    <w:rsid w:val="00816555"/>
    <w:rsid w:val="00817746"/>
    <w:rsid w:val="00817BC5"/>
    <w:rsid w:val="0082032F"/>
    <w:rsid w:val="008209A8"/>
    <w:rsid w:val="00821AE0"/>
    <w:rsid w:val="008224F1"/>
    <w:rsid w:val="0082284C"/>
    <w:rsid w:val="00822DBB"/>
    <w:rsid w:val="0082321C"/>
    <w:rsid w:val="0082353C"/>
    <w:rsid w:val="00823561"/>
    <w:rsid w:val="008235F8"/>
    <w:rsid w:val="00823713"/>
    <w:rsid w:val="00823B03"/>
    <w:rsid w:val="00823E1A"/>
    <w:rsid w:val="00824763"/>
    <w:rsid w:val="00824A86"/>
    <w:rsid w:val="00824C12"/>
    <w:rsid w:val="008251CD"/>
    <w:rsid w:val="00826D66"/>
    <w:rsid w:val="00827652"/>
    <w:rsid w:val="008278E8"/>
    <w:rsid w:val="00827BC3"/>
    <w:rsid w:val="00827F66"/>
    <w:rsid w:val="008317EF"/>
    <w:rsid w:val="008331F0"/>
    <w:rsid w:val="0083411C"/>
    <w:rsid w:val="0083414B"/>
    <w:rsid w:val="00834661"/>
    <w:rsid w:val="00835A50"/>
    <w:rsid w:val="0083687B"/>
    <w:rsid w:val="00836FBE"/>
    <w:rsid w:val="00837101"/>
    <w:rsid w:val="00837DD3"/>
    <w:rsid w:val="00837FC5"/>
    <w:rsid w:val="008403A8"/>
    <w:rsid w:val="00840A6B"/>
    <w:rsid w:val="00842126"/>
    <w:rsid w:val="0084332C"/>
    <w:rsid w:val="008437CC"/>
    <w:rsid w:val="008438B1"/>
    <w:rsid w:val="00845C6E"/>
    <w:rsid w:val="00846499"/>
    <w:rsid w:val="00846E55"/>
    <w:rsid w:val="00846E94"/>
    <w:rsid w:val="00847095"/>
    <w:rsid w:val="008476EE"/>
    <w:rsid w:val="0085004A"/>
    <w:rsid w:val="00850807"/>
    <w:rsid w:val="0085129D"/>
    <w:rsid w:val="00851DCD"/>
    <w:rsid w:val="0085270F"/>
    <w:rsid w:val="008529E7"/>
    <w:rsid w:val="0085534D"/>
    <w:rsid w:val="008554B9"/>
    <w:rsid w:val="00856444"/>
    <w:rsid w:val="0085676D"/>
    <w:rsid w:val="008570F5"/>
    <w:rsid w:val="00857D69"/>
    <w:rsid w:val="0086013F"/>
    <w:rsid w:val="008601F5"/>
    <w:rsid w:val="00861DBD"/>
    <w:rsid w:val="00861ED9"/>
    <w:rsid w:val="008628F8"/>
    <w:rsid w:val="0086297D"/>
    <w:rsid w:val="008636F9"/>
    <w:rsid w:val="008640BD"/>
    <w:rsid w:val="00864232"/>
    <w:rsid w:val="00865B78"/>
    <w:rsid w:val="00865BF5"/>
    <w:rsid w:val="00866113"/>
    <w:rsid w:val="00867408"/>
    <w:rsid w:val="00870892"/>
    <w:rsid w:val="008708EE"/>
    <w:rsid w:val="00870E73"/>
    <w:rsid w:val="00871DD6"/>
    <w:rsid w:val="00871F4F"/>
    <w:rsid w:val="0087254E"/>
    <w:rsid w:val="00872604"/>
    <w:rsid w:val="00872647"/>
    <w:rsid w:val="0087294F"/>
    <w:rsid w:val="00872AA8"/>
    <w:rsid w:val="00873651"/>
    <w:rsid w:val="00874D15"/>
    <w:rsid w:val="00874FFC"/>
    <w:rsid w:val="00876BB6"/>
    <w:rsid w:val="00877782"/>
    <w:rsid w:val="008777F5"/>
    <w:rsid w:val="008812D1"/>
    <w:rsid w:val="0088141A"/>
    <w:rsid w:val="008819AA"/>
    <w:rsid w:val="008826E8"/>
    <w:rsid w:val="00882E0E"/>
    <w:rsid w:val="00883066"/>
    <w:rsid w:val="00883AAE"/>
    <w:rsid w:val="00884211"/>
    <w:rsid w:val="00884329"/>
    <w:rsid w:val="00884C9B"/>
    <w:rsid w:val="00885148"/>
    <w:rsid w:val="0088534F"/>
    <w:rsid w:val="00886466"/>
    <w:rsid w:val="008864C4"/>
    <w:rsid w:val="008866E1"/>
    <w:rsid w:val="00886C19"/>
    <w:rsid w:val="00886F66"/>
    <w:rsid w:val="00886FD7"/>
    <w:rsid w:val="00887847"/>
    <w:rsid w:val="008878BE"/>
    <w:rsid w:val="00887E4D"/>
    <w:rsid w:val="008902B1"/>
    <w:rsid w:val="00891974"/>
    <w:rsid w:val="00891D2B"/>
    <w:rsid w:val="0089204D"/>
    <w:rsid w:val="00892515"/>
    <w:rsid w:val="0089393D"/>
    <w:rsid w:val="00894365"/>
    <w:rsid w:val="008947A3"/>
    <w:rsid w:val="0089490E"/>
    <w:rsid w:val="0089507A"/>
    <w:rsid w:val="00897FCF"/>
    <w:rsid w:val="008A10E5"/>
    <w:rsid w:val="008A1160"/>
    <w:rsid w:val="008A3621"/>
    <w:rsid w:val="008A3B35"/>
    <w:rsid w:val="008A3BF5"/>
    <w:rsid w:val="008A40CB"/>
    <w:rsid w:val="008A4F7B"/>
    <w:rsid w:val="008A57DF"/>
    <w:rsid w:val="008A67EF"/>
    <w:rsid w:val="008A6AED"/>
    <w:rsid w:val="008A7130"/>
    <w:rsid w:val="008A748A"/>
    <w:rsid w:val="008A7507"/>
    <w:rsid w:val="008B0522"/>
    <w:rsid w:val="008B098B"/>
    <w:rsid w:val="008B0EBF"/>
    <w:rsid w:val="008B108E"/>
    <w:rsid w:val="008B3024"/>
    <w:rsid w:val="008B31AE"/>
    <w:rsid w:val="008B35B4"/>
    <w:rsid w:val="008B379A"/>
    <w:rsid w:val="008B41A9"/>
    <w:rsid w:val="008B5261"/>
    <w:rsid w:val="008B58B5"/>
    <w:rsid w:val="008B59E9"/>
    <w:rsid w:val="008B5C5C"/>
    <w:rsid w:val="008B711A"/>
    <w:rsid w:val="008B7EB9"/>
    <w:rsid w:val="008C00C6"/>
    <w:rsid w:val="008C01EF"/>
    <w:rsid w:val="008C0BDB"/>
    <w:rsid w:val="008C0D97"/>
    <w:rsid w:val="008C11BE"/>
    <w:rsid w:val="008C1542"/>
    <w:rsid w:val="008C198C"/>
    <w:rsid w:val="008C1A58"/>
    <w:rsid w:val="008C2592"/>
    <w:rsid w:val="008C2C20"/>
    <w:rsid w:val="008C3396"/>
    <w:rsid w:val="008C3AF4"/>
    <w:rsid w:val="008C4DC7"/>
    <w:rsid w:val="008C5344"/>
    <w:rsid w:val="008C5E54"/>
    <w:rsid w:val="008C7124"/>
    <w:rsid w:val="008D01FC"/>
    <w:rsid w:val="008D1A4A"/>
    <w:rsid w:val="008D1D57"/>
    <w:rsid w:val="008D1E38"/>
    <w:rsid w:val="008D23FE"/>
    <w:rsid w:val="008D2BC8"/>
    <w:rsid w:val="008D2BED"/>
    <w:rsid w:val="008D3E4D"/>
    <w:rsid w:val="008D4DAF"/>
    <w:rsid w:val="008D5409"/>
    <w:rsid w:val="008D60A4"/>
    <w:rsid w:val="008E04E4"/>
    <w:rsid w:val="008E067A"/>
    <w:rsid w:val="008E1CDD"/>
    <w:rsid w:val="008E1E7A"/>
    <w:rsid w:val="008E3186"/>
    <w:rsid w:val="008E674B"/>
    <w:rsid w:val="008E6E72"/>
    <w:rsid w:val="008E73D5"/>
    <w:rsid w:val="008F0E89"/>
    <w:rsid w:val="008F153A"/>
    <w:rsid w:val="008F3A58"/>
    <w:rsid w:val="008F40B3"/>
    <w:rsid w:val="008F4B44"/>
    <w:rsid w:val="008F5C99"/>
    <w:rsid w:val="008F5E86"/>
    <w:rsid w:val="008F645D"/>
    <w:rsid w:val="009003CF"/>
    <w:rsid w:val="009004A3"/>
    <w:rsid w:val="00900F6A"/>
    <w:rsid w:val="009017CD"/>
    <w:rsid w:val="00901A80"/>
    <w:rsid w:val="00902048"/>
    <w:rsid w:val="00902810"/>
    <w:rsid w:val="0090295B"/>
    <w:rsid w:val="00902B1C"/>
    <w:rsid w:val="00903235"/>
    <w:rsid w:val="00904DAF"/>
    <w:rsid w:val="00905B85"/>
    <w:rsid w:val="0090608D"/>
    <w:rsid w:val="00906511"/>
    <w:rsid w:val="00906524"/>
    <w:rsid w:val="0090750A"/>
    <w:rsid w:val="0090775C"/>
    <w:rsid w:val="00907F9C"/>
    <w:rsid w:val="00910D66"/>
    <w:rsid w:val="00911D2E"/>
    <w:rsid w:val="00911ED9"/>
    <w:rsid w:val="00912571"/>
    <w:rsid w:val="009125C1"/>
    <w:rsid w:val="00912D12"/>
    <w:rsid w:val="00912E72"/>
    <w:rsid w:val="009146B2"/>
    <w:rsid w:val="00914BE5"/>
    <w:rsid w:val="00915130"/>
    <w:rsid w:val="00915F42"/>
    <w:rsid w:val="00915F87"/>
    <w:rsid w:val="00916B25"/>
    <w:rsid w:val="00917DBE"/>
    <w:rsid w:val="00920752"/>
    <w:rsid w:val="009208B1"/>
    <w:rsid w:val="00920AC3"/>
    <w:rsid w:val="009219DC"/>
    <w:rsid w:val="0092215E"/>
    <w:rsid w:val="00922BB0"/>
    <w:rsid w:val="00923D6E"/>
    <w:rsid w:val="00924C64"/>
    <w:rsid w:val="00925549"/>
    <w:rsid w:val="009265CF"/>
    <w:rsid w:val="00927458"/>
    <w:rsid w:val="009279FC"/>
    <w:rsid w:val="00930F37"/>
    <w:rsid w:val="0093128F"/>
    <w:rsid w:val="00931E1C"/>
    <w:rsid w:val="0093295D"/>
    <w:rsid w:val="009337BE"/>
    <w:rsid w:val="009337E5"/>
    <w:rsid w:val="0093402B"/>
    <w:rsid w:val="00934DC4"/>
    <w:rsid w:val="009376D2"/>
    <w:rsid w:val="00941318"/>
    <w:rsid w:val="009414EF"/>
    <w:rsid w:val="009414FC"/>
    <w:rsid w:val="00941FAD"/>
    <w:rsid w:val="00942192"/>
    <w:rsid w:val="0094256F"/>
    <w:rsid w:val="00942941"/>
    <w:rsid w:val="009433DB"/>
    <w:rsid w:val="00943964"/>
    <w:rsid w:val="00943C0D"/>
    <w:rsid w:val="00943FF2"/>
    <w:rsid w:val="00944640"/>
    <w:rsid w:val="00944FC7"/>
    <w:rsid w:val="00945676"/>
    <w:rsid w:val="00945958"/>
    <w:rsid w:val="0094677B"/>
    <w:rsid w:val="00946F19"/>
    <w:rsid w:val="00947073"/>
    <w:rsid w:val="00947133"/>
    <w:rsid w:val="00947165"/>
    <w:rsid w:val="009500E9"/>
    <w:rsid w:val="00950901"/>
    <w:rsid w:val="00950D7C"/>
    <w:rsid w:val="0095247B"/>
    <w:rsid w:val="00952ACA"/>
    <w:rsid w:val="0095306D"/>
    <w:rsid w:val="009530EE"/>
    <w:rsid w:val="00953315"/>
    <w:rsid w:val="00953472"/>
    <w:rsid w:val="009552E7"/>
    <w:rsid w:val="00955CCA"/>
    <w:rsid w:val="00955D87"/>
    <w:rsid w:val="0095602A"/>
    <w:rsid w:val="00956236"/>
    <w:rsid w:val="009568B2"/>
    <w:rsid w:val="00956CD9"/>
    <w:rsid w:val="00957F13"/>
    <w:rsid w:val="009622D1"/>
    <w:rsid w:val="009622FE"/>
    <w:rsid w:val="0096249C"/>
    <w:rsid w:val="00962595"/>
    <w:rsid w:val="00963B27"/>
    <w:rsid w:val="0096405E"/>
    <w:rsid w:val="0096444C"/>
    <w:rsid w:val="00964F93"/>
    <w:rsid w:val="00965B0D"/>
    <w:rsid w:val="00965BDA"/>
    <w:rsid w:val="009663CC"/>
    <w:rsid w:val="009665CE"/>
    <w:rsid w:val="00966F18"/>
    <w:rsid w:val="00967209"/>
    <w:rsid w:val="009702D5"/>
    <w:rsid w:val="00970313"/>
    <w:rsid w:val="00971959"/>
    <w:rsid w:val="00971F90"/>
    <w:rsid w:val="009732E9"/>
    <w:rsid w:val="00973CB0"/>
    <w:rsid w:val="00974DCF"/>
    <w:rsid w:val="00975CF7"/>
    <w:rsid w:val="00976732"/>
    <w:rsid w:val="00976734"/>
    <w:rsid w:val="00977139"/>
    <w:rsid w:val="009801A9"/>
    <w:rsid w:val="009805F9"/>
    <w:rsid w:val="0098188F"/>
    <w:rsid w:val="00981C27"/>
    <w:rsid w:val="00981DDB"/>
    <w:rsid w:val="00981EC9"/>
    <w:rsid w:val="009824C1"/>
    <w:rsid w:val="0098380C"/>
    <w:rsid w:val="00984E79"/>
    <w:rsid w:val="00985031"/>
    <w:rsid w:val="009854DF"/>
    <w:rsid w:val="0098576B"/>
    <w:rsid w:val="00985D99"/>
    <w:rsid w:val="009864FA"/>
    <w:rsid w:val="00986B85"/>
    <w:rsid w:val="00987282"/>
    <w:rsid w:val="0098791F"/>
    <w:rsid w:val="00991BD7"/>
    <w:rsid w:val="00991E0E"/>
    <w:rsid w:val="0099394D"/>
    <w:rsid w:val="00993B75"/>
    <w:rsid w:val="00994213"/>
    <w:rsid w:val="0099445E"/>
    <w:rsid w:val="00994ED1"/>
    <w:rsid w:val="0099513B"/>
    <w:rsid w:val="00995EEF"/>
    <w:rsid w:val="00996293"/>
    <w:rsid w:val="00996542"/>
    <w:rsid w:val="00997536"/>
    <w:rsid w:val="009977F1"/>
    <w:rsid w:val="009A05A0"/>
    <w:rsid w:val="009A094A"/>
    <w:rsid w:val="009A105E"/>
    <w:rsid w:val="009A1CA2"/>
    <w:rsid w:val="009A1D49"/>
    <w:rsid w:val="009A2373"/>
    <w:rsid w:val="009A2689"/>
    <w:rsid w:val="009A28EE"/>
    <w:rsid w:val="009A2B25"/>
    <w:rsid w:val="009A2C03"/>
    <w:rsid w:val="009A3A5B"/>
    <w:rsid w:val="009A3B55"/>
    <w:rsid w:val="009A44B6"/>
    <w:rsid w:val="009A4509"/>
    <w:rsid w:val="009A5054"/>
    <w:rsid w:val="009A5306"/>
    <w:rsid w:val="009A6176"/>
    <w:rsid w:val="009A633B"/>
    <w:rsid w:val="009B07FC"/>
    <w:rsid w:val="009B1628"/>
    <w:rsid w:val="009B2E1C"/>
    <w:rsid w:val="009B3197"/>
    <w:rsid w:val="009B472B"/>
    <w:rsid w:val="009B494E"/>
    <w:rsid w:val="009B4992"/>
    <w:rsid w:val="009B4F3F"/>
    <w:rsid w:val="009B5DE5"/>
    <w:rsid w:val="009B6085"/>
    <w:rsid w:val="009B6311"/>
    <w:rsid w:val="009B7059"/>
    <w:rsid w:val="009B7503"/>
    <w:rsid w:val="009C0982"/>
    <w:rsid w:val="009C0983"/>
    <w:rsid w:val="009C112B"/>
    <w:rsid w:val="009C12A6"/>
    <w:rsid w:val="009C1810"/>
    <w:rsid w:val="009C217E"/>
    <w:rsid w:val="009C334A"/>
    <w:rsid w:val="009C3BB4"/>
    <w:rsid w:val="009C420D"/>
    <w:rsid w:val="009C48F6"/>
    <w:rsid w:val="009C4C57"/>
    <w:rsid w:val="009C4CBC"/>
    <w:rsid w:val="009C4DBD"/>
    <w:rsid w:val="009C516E"/>
    <w:rsid w:val="009C5546"/>
    <w:rsid w:val="009C55AE"/>
    <w:rsid w:val="009C6388"/>
    <w:rsid w:val="009C64F0"/>
    <w:rsid w:val="009C6D26"/>
    <w:rsid w:val="009C7D8E"/>
    <w:rsid w:val="009D0378"/>
    <w:rsid w:val="009D03E6"/>
    <w:rsid w:val="009D0DFC"/>
    <w:rsid w:val="009D0E48"/>
    <w:rsid w:val="009D223B"/>
    <w:rsid w:val="009D2403"/>
    <w:rsid w:val="009D2FD3"/>
    <w:rsid w:val="009D3F87"/>
    <w:rsid w:val="009D480D"/>
    <w:rsid w:val="009D4FE0"/>
    <w:rsid w:val="009D55DB"/>
    <w:rsid w:val="009D6036"/>
    <w:rsid w:val="009D622C"/>
    <w:rsid w:val="009D7413"/>
    <w:rsid w:val="009D7600"/>
    <w:rsid w:val="009D78AA"/>
    <w:rsid w:val="009D7A85"/>
    <w:rsid w:val="009D7F16"/>
    <w:rsid w:val="009E0097"/>
    <w:rsid w:val="009E095E"/>
    <w:rsid w:val="009E1FAB"/>
    <w:rsid w:val="009E3477"/>
    <w:rsid w:val="009E476B"/>
    <w:rsid w:val="009E49F7"/>
    <w:rsid w:val="009E4BF5"/>
    <w:rsid w:val="009E6BB7"/>
    <w:rsid w:val="009E6FE3"/>
    <w:rsid w:val="009E7975"/>
    <w:rsid w:val="009F073F"/>
    <w:rsid w:val="009F251D"/>
    <w:rsid w:val="009F2641"/>
    <w:rsid w:val="009F292A"/>
    <w:rsid w:val="009F379D"/>
    <w:rsid w:val="009F3AC6"/>
    <w:rsid w:val="009F3DCD"/>
    <w:rsid w:val="009F4229"/>
    <w:rsid w:val="009F4539"/>
    <w:rsid w:val="009F5C39"/>
    <w:rsid w:val="009F5E08"/>
    <w:rsid w:val="009F65E0"/>
    <w:rsid w:val="009F67E8"/>
    <w:rsid w:val="009F78F9"/>
    <w:rsid w:val="009F7A57"/>
    <w:rsid w:val="00A003AE"/>
    <w:rsid w:val="00A00420"/>
    <w:rsid w:val="00A00C4F"/>
    <w:rsid w:val="00A00D36"/>
    <w:rsid w:val="00A00D7D"/>
    <w:rsid w:val="00A03CCB"/>
    <w:rsid w:val="00A04113"/>
    <w:rsid w:val="00A04E08"/>
    <w:rsid w:val="00A06048"/>
    <w:rsid w:val="00A06A7A"/>
    <w:rsid w:val="00A06EA9"/>
    <w:rsid w:val="00A11401"/>
    <w:rsid w:val="00A12253"/>
    <w:rsid w:val="00A12580"/>
    <w:rsid w:val="00A14DC0"/>
    <w:rsid w:val="00A14F29"/>
    <w:rsid w:val="00A1533A"/>
    <w:rsid w:val="00A1541B"/>
    <w:rsid w:val="00A16A8A"/>
    <w:rsid w:val="00A20080"/>
    <w:rsid w:val="00A20B7C"/>
    <w:rsid w:val="00A20B87"/>
    <w:rsid w:val="00A22E78"/>
    <w:rsid w:val="00A23883"/>
    <w:rsid w:val="00A23CDA"/>
    <w:rsid w:val="00A2467F"/>
    <w:rsid w:val="00A259E2"/>
    <w:rsid w:val="00A26123"/>
    <w:rsid w:val="00A26555"/>
    <w:rsid w:val="00A3018C"/>
    <w:rsid w:val="00A30A62"/>
    <w:rsid w:val="00A31399"/>
    <w:rsid w:val="00A3176C"/>
    <w:rsid w:val="00A317DC"/>
    <w:rsid w:val="00A319AB"/>
    <w:rsid w:val="00A33C3C"/>
    <w:rsid w:val="00A35C0B"/>
    <w:rsid w:val="00A37086"/>
    <w:rsid w:val="00A374BF"/>
    <w:rsid w:val="00A378EF"/>
    <w:rsid w:val="00A4036A"/>
    <w:rsid w:val="00A40D0B"/>
    <w:rsid w:val="00A40F43"/>
    <w:rsid w:val="00A42341"/>
    <w:rsid w:val="00A4249A"/>
    <w:rsid w:val="00A42718"/>
    <w:rsid w:val="00A42AB2"/>
    <w:rsid w:val="00A43658"/>
    <w:rsid w:val="00A43BA4"/>
    <w:rsid w:val="00A46332"/>
    <w:rsid w:val="00A46C08"/>
    <w:rsid w:val="00A47729"/>
    <w:rsid w:val="00A47D20"/>
    <w:rsid w:val="00A504C5"/>
    <w:rsid w:val="00A51B45"/>
    <w:rsid w:val="00A524A3"/>
    <w:rsid w:val="00A524F5"/>
    <w:rsid w:val="00A52627"/>
    <w:rsid w:val="00A5304D"/>
    <w:rsid w:val="00A530E8"/>
    <w:rsid w:val="00A533A7"/>
    <w:rsid w:val="00A539DA"/>
    <w:rsid w:val="00A53EDE"/>
    <w:rsid w:val="00A547EB"/>
    <w:rsid w:val="00A551B0"/>
    <w:rsid w:val="00A55C3F"/>
    <w:rsid w:val="00A565B3"/>
    <w:rsid w:val="00A56A5A"/>
    <w:rsid w:val="00A56A91"/>
    <w:rsid w:val="00A578BA"/>
    <w:rsid w:val="00A57FFD"/>
    <w:rsid w:val="00A600D8"/>
    <w:rsid w:val="00A61527"/>
    <w:rsid w:val="00A63704"/>
    <w:rsid w:val="00A63DF9"/>
    <w:rsid w:val="00A64E77"/>
    <w:rsid w:val="00A64FB2"/>
    <w:rsid w:val="00A6598A"/>
    <w:rsid w:val="00A6674E"/>
    <w:rsid w:val="00A66EF5"/>
    <w:rsid w:val="00A670CA"/>
    <w:rsid w:val="00A6739C"/>
    <w:rsid w:val="00A70158"/>
    <w:rsid w:val="00A70172"/>
    <w:rsid w:val="00A70C35"/>
    <w:rsid w:val="00A70D64"/>
    <w:rsid w:val="00A70E34"/>
    <w:rsid w:val="00A7144E"/>
    <w:rsid w:val="00A71BA0"/>
    <w:rsid w:val="00A725EC"/>
    <w:rsid w:val="00A72892"/>
    <w:rsid w:val="00A730D3"/>
    <w:rsid w:val="00A73934"/>
    <w:rsid w:val="00A73B02"/>
    <w:rsid w:val="00A7539D"/>
    <w:rsid w:val="00A77324"/>
    <w:rsid w:val="00A8020D"/>
    <w:rsid w:val="00A8207A"/>
    <w:rsid w:val="00A82FAA"/>
    <w:rsid w:val="00A83361"/>
    <w:rsid w:val="00A83F0E"/>
    <w:rsid w:val="00A8489F"/>
    <w:rsid w:val="00A84994"/>
    <w:rsid w:val="00A84C93"/>
    <w:rsid w:val="00A84E44"/>
    <w:rsid w:val="00A8553A"/>
    <w:rsid w:val="00A857AC"/>
    <w:rsid w:val="00A866E6"/>
    <w:rsid w:val="00A86828"/>
    <w:rsid w:val="00A868E0"/>
    <w:rsid w:val="00A86D9D"/>
    <w:rsid w:val="00A90501"/>
    <w:rsid w:val="00A90929"/>
    <w:rsid w:val="00A90B66"/>
    <w:rsid w:val="00A90BC7"/>
    <w:rsid w:val="00A90F0E"/>
    <w:rsid w:val="00A90FC8"/>
    <w:rsid w:val="00A9201D"/>
    <w:rsid w:val="00A965E6"/>
    <w:rsid w:val="00A96D6A"/>
    <w:rsid w:val="00A96F48"/>
    <w:rsid w:val="00A9716F"/>
    <w:rsid w:val="00A97E0C"/>
    <w:rsid w:val="00AA0041"/>
    <w:rsid w:val="00AA01B8"/>
    <w:rsid w:val="00AA0367"/>
    <w:rsid w:val="00AA0437"/>
    <w:rsid w:val="00AA04A9"/>
    <w:rsid w:val="00AA0814"/>
    <w:rsid w:val="00AA0A53"/>
    <w:rsid w:val="00AA0D73"/>
    <w:rsid w:val="00AA158B"/>
    <w:rsid w:val="00AA27B8"/>
    <w:rsid w:val="00AA2985"/>
    <w:rsid w:val="00AA2BCB"/>
    <w:rsid w:val="00AA3554"/>
    <w:rsid w:val="00AA452D"/>
    <w:rsid w:val="00AA4D4C"/>
    <w:rsid w:val="00AA5559"/>
    <w:rsid w:val="00AA5E2A"/>
    <w:rsid w:val="00AA6332"/>
    <w:rsid w:val="00AA6BC0"/>
    <w:rsid w:val="00AA74EF"/>
    <w:rsid w:val="00AA7BBE"/>
    <w:rsid w:val="00AA7E29"/>
    <w:rsid w:val="00AB1034"/>
    <w:rsid w:val="00AB16EA"/>
    <w:rsid w:val="00AB2DFD"/>
    <w:rsid w:val="00AB3E60"/>
    <w:rsid w:val="00AB5144"/>
    <w:rsid w:val="00AB64EF"/>
    <w:rsid w:val="00AB7107"/>
    <w:rsid w:val="00AC0521"/>
    <w:rsid w:val="00AC1A59"/>
    <w:rsid w:val="00AC216C"/>
    <w:rsid w:val="00AC22A9"/>
    <w:rsid w:val="00AC2BFC"/>
    <w:rsid w:val="00AC3371"/>
    <w:rsid w:val="00AC46CF"/>
    <w:rsid w:val="00AC4ABD"/>
    <w:rsid w:val="00AC645A"/>
    <w:rsid w:val="00AC6476"/>
    <w:rsid w:val="00AC6FF9"/>
    <w:rsid w:val="00AC7215"/>
    <w:rsid w:val="00AD02EA"/>
    <w:rsid w:val="00AD08D1"/>
    <w:rsid w:val="00AD363A"/>
    <w:rsid w:val="00AD3707"/>
    <w:rsid w:val="00AD3B8D"/>
    <w:rsid w:val="00AD45C7"/>
    <w:rsid w:val="00AD4A20"/>
    <w:rsid w:val="00AD543E"/>
    <w:rsid w:val="00AD5AD6"/>
    <w:rsid w:val="00AD79D5"/>
    <w:rsid w:val="00AE017D"/>
    <w:rsid w:val="00AE03AC"/>
    <w:rsid w:val="00AE0EFE"/>
    <w:rsid w:val="00AE0F17"/>
    <w:rsid w:val="00AE1682"/>
    <w:rsid w:val="00AE20DF"/>
    <w:rsid w:val="00AE2BA3"/>
    <w:rsid w:val="00AE4183"/>
    <w:rsid w:val="00AE4AC6"/>
    <w:rsid w:val="00AE4C38"/>
    <w:rsid w:val="00AE4F3B"/>
    <w:rsid w:val="00AE5D14"/>
    <w:rsid w:val="00AE5F37"/>
    <w:rsid w:val="00AE5F86"/>
    <w:rsid w:val="00AE62F0"/>
    <w:rsid w:val="00AE65F6"/>
    <w:rsid w:val="00AE667C"/>
    <w:rsid w:val="00AE779D"/>
    <w:rsid w:val="00AE79ED"/>
    <w:rsid w:val="00AE7C98"/>
    <w:rsid w:val="00AF007D"/>
    <w:rsid w:val="00AF1813"/>
    <w:rsid w:val="00AF1CB5"/>
    <w:rsid w:val="00AF2779"/>
    <w:rsid w:val="00AF2F7A"/>
    <w:rsid w:val="00AF31AA"/>
    <w:rsid w:val="00AF4495"/>
    <w:rsid w:val="00AF4AEA"/>
    <w:rsid w:val="00AF5323"/>
    <w:rsid w:val="00AF6564"/>
    <w:rsid w:val="00AF71FA"/>
    <w:rsid w:val="00AF75D6"/>
    <w:rsid w:val="00B00690"/>
    <w:rsid w:val="00B00E23"/>
    <w:rsid w:val="00B0135D"/>
    <w:rsid w:val="00B01385"/>
    <w:rsid w:val="00B0172A"/>
    <w:rsid w:val="00B01B6C"/>
    <w:rsid w:val="00B02E79"/>
    <w:rsid w:val="00B0439B"/>
    <w:rsid w:val="00B0519D"/>
    <w:rsid w:val="00B05525"/>
    <w:rsid w:val="00B057EC"/>
    <w:rsid w:val="00B05869"/>
    <w:rsid w:val="00B05DD0"/>
    <w:rsid w:val="00B076D7"/>
    <w:rsid w:val="00B07AB0"/>
    <w:rsid w:val="00B07C4F"/>
    <w:rsid w:val="00B116FE"/>
    <w:rsid w:val="00B128ED"/>
    <w:rsid w:val="00B13292"/>
    <w:rsid w:val="00B1349C"/>
    <w:rsid w:val="00B13A0D"/>
    <w:rsid w:val="00B13A78"/>
    <w:rsid w:val="00B144C7"/>
    <w:rsid w:val="00B14680"/>
    <w:rsid w:val="00B148C6"/>
    <w:rsid w:val="00B14DB8"/>
    <w:rsid w:val="00B15016"/>
    <w:rsid w:val="00B155CF"/>
    <w:rsid w:val="00B15D36"/>
    <w:rsid w:val="00B164B7"/>
    <w:rsid w:val="00B1697F"/>
    <w:rsid w:val="00B16C5D"/>
    <w:rsid w:val="00B17034"/>
    <w:rsid w:val="00B17689"/>
    <w:rsid w:val="00B20712"/>
    <w:rsid w:val="00B214FC"/>
    <w:rsid w:val="00B22A00"/>
    <w:rsid w:val="00B22AA6"/>
    <w:rsid w:val="00B22FC0"/>
    <w:rsid w:val="00B23674"/>
    <w:rsid w:val="00B237C7"/>
    <w:rsid w:val="00B251A8"/>
    <w:rsid w:val="00B25220"/>
    <w:rsid w:val="00B25D78"/>
    <w:rsid w:val="00B25E32"/>
    <w:rsid w:val="00B26131"/>
    <w:rsid w:val="00B261A1"/>
    <w:rsid w:val="00B261BC"/>
    <w:rsid w:val="00B2644A"/>
    <w:rsid w:val="00B2724F"/>
    <w:rsid w:val="00B27771"/>
    <w:rsid w:val="00B27949"/>
    <w:rsid w:val="00B3021C"/>
    <w:rsid w:val="00B30622"/>
    <w:rsid w:val="00B30EE4"/>
    <w:rsid w:val="00B312EB"/>
    <w:rsid w:val="00B31B65"/>
    <w:rsid w:val="00B326EA"/>
    <w:rsid w:val="00B32F2A"/>
    <w:rsid w:val="00B333AA"/>
    <w:rsid w:val="00B3361D"/>
    <w:rsid w:val="00B33A9A"/>
    <w:rsid w:val="00B33E6B"/>
    <w:rsid w:val="00B35564"/>
    <w:rsid w:val="00B36493"/>
    <w:rsid w:val="00B3670E"/>
    <w:rsid w:val="00B41113"/>
    <w:rsid w:val="00B41834"/>
    <w:rsid w:val="00B41A55"/>
    <w:rsid w:val="00B41AEB"/>
    <w:rsid w:val="00B42220"/>
    <w:rsid w:val="00B4282D"/>
    <w:rsid w:val="00B4294A"/>
    <w:rsid w:val="00B432AD"/>
    <w:rsid w:val="00B43476"/>
    <w:rsid w:val="00B43CED"/>
    <w:rsid w:val="00B44DFD"/>
    <w:rsid w:val="00B4515D"/>
    <w:rsid w:val="00B45DC7"/>
    <w:rsid w:val="00B502D2"/>
    <w:rsid w:val="00B505F6"/>
    <w:rsid w:val="00B513D2"/>
    <w:rsid w:val="00B51F83"/>
    <w:rsid w:val="00B52057"/>
    <w:rsid w:val="00B52BCE"/>
    <w:rsid w:val="00B52F62"/>
    <w:rsid w:val="00B538DC"/>
    <w:rsid w:val="00B53D9B"/>
    <w:rsid w:val="00B55207"/>
    <w:rsid w:val="00B56E4B"/>
    <w:rsid w:val="00B5783E"/>
    <w:rsid w:val="00B5788E"/>
    <w:rsid w:val="00B611B8"/>
    <w:rsid w:val="00B635DE"/>
    <w:rsid w:val="00B63789"/>
    <w:rsid w:val="00B63C16"/>
    <w:rsid w:val="00B65269"/>
    <w:rsid w:val="00B661D9"/>
    <w:rsid w:val="00B674A7"/>
    <w:rsid w:val="00B67F1E"/>
    <w:rsid w:val="00B70792"/>
    <w:rsid w:val="00B7178D"/>
    <w:rsid w:val="00B729C2"/>
    <w:rsid w:val="00B73108"/>
    <w:rsid w:val="00B73375"/>
    <w:rsid w:val="00B73437"/>
    <w:rsid w:val="00B7409A"/>
    <w:rsid w:val="00B751B0"/>
    <w:rsid w:val="00B765E2"/>
    <w:rsid w:val="00B76997"/>
    <w:rsid w:val="00B76C67"/>
    <w:rsid w:val="00B77C7A"/>
    <w:rsid w:val="00B80238"/>
    <w:rsid w:val="00B80677"/>
    <w:rsid w:val="00B812FB"/>
    <w:rsid w:val="00B81BC0"/>
    <w:rsid w:val="00B81C01"/>
    <w:rsid w:val="00B81E62"/>
    <w:rsid w:val="00B8212F"/>
    <w:rsid w:val="00B83536"/>
    <w:rsid w:val="00B83992"/>
    <w:rsid w:val="00B83DD4"/>
    <w:rsid w:val="00B84458"/>
    <w:rsid w:val="00B853F9"/>
    <w:rsid w:val="00B85CD2"/>
    <w:rsid w:val="00B85E0B"/>
    <w:rsid w:val="00B85E16"/>
    <w:rsid w:val="00B86ACA"/>
    <w:rsid w:val="00B87CD2"/>
    <w:rsid w:val="00B90D8C"/>
    <w:rsid w:val="00B92148"/>
    <w:rsid w:val="00B92716"/>
    <w:rsid w:val="00B92B44"/>
    <w:rsid w:val="00B92D02"/>
    <w:rsid w:val="00B94176"/>
    <w:rsid w:val="00B9472F"/>
    <w:rsid w:val="00B94926"/>
    <w:rsid w:val="00B94930"/>
    <w:rsid w:val="00B9495C"/>
    <w:rsid w:val="00B9571D"/>
    <w:rsid w:val="00B95D53"/>
    <w:rsid w:val="00B964D2"/>
    <w:rsid w:val="00B968CC"/>
    <w:rsid w:val="00B96C14"/>
    <w:rsid w:val="00B96DE7"/>
    <w:rsid w:val="00B9779A"/>
    <w:rsid w:val="00B97DF7"/>
    <w:rsid w:val="00BA35F1"/>
    <w:rsid w:val="00BA4487"/>
    <w:rsid w:val="00BA4870"/>
    <w:rsid w:val="00BA50BE"/>
    <w:rsid w:val="00BA5700"/>
    <w:rsid w:val="00BA58B7"/>
    <w:rsid w:val="00BA59D1"/>
    <w:rsid w:val="00BA6A38"/>
    <w:rsid w:val="00BA6D03"/>
    <w:rsid w:val="00BA72B5"/>
    <w:rsid w:val="00BA7359"/>
    <w:rsid w:val="00BA760E"/>
    <w:rsid w:val="00BB0CC8"/>
    <w:rsid w:val="00BB2B37"/>
    <w:rsid w:val="00BB36F1"/>
    <w:rsid w:val="00BB3E0B"/>
    <w:rsid w:val="00BB4351"/>
    <w:rsid w:val="00BB43F0"/>
    <w:rsid w:val="00BB48BB"/>
    <w:rsid w:val="00BB4C55"/>
    <w:rsid w:val="00BB547E"/>
    <w:rsid w:val="00BB5833"/>
    <w:rsid w:val="00BB6644"/>
    <w:rsid w:val="00BB793C"/>
    <w:rsid w:val="00BC0302"/>
    <w:rsid w:val="00BC1F82"/>
    <w:rsid w:val="00BC205B"/>
    <w:rsid w:val="00BC30E3"/>
    <w:rsid w:val="00BC337A"/>
    <w:rsid w:val="00BC419E"/>
    <w:rsid w:val="00BC4A10"/>
    <w:rsid w:val="00BC4B3F"/>
    <w:rsid w:val="00BC4E84"/>
    <w:rsid w:val="00BC545E"/>
    <w:rsid w:val="00BC5836"/>
    <w:rsid w:val="00BC5EE9"/>
    <w:rsid w:val="00BC6228"/>
    <w:rsid w:val="00BC72A0"/>
    <w:rsid w:val="00BD0615"/>
    <w:rsid w:val="00BD19DB"/>
    <w:rsid w:val="00BD23D5"/>
    <w:rsid w:val="00BD3917"/>
    <w:rsid w:val="00BD3B94"/>
    <w:rsid w:val="00BD3BBA"/>
    <w:rsid w:val="00BD4921"/>
    <w:rsid w:val="00BD5E29"/>
    <w:rsid w:val="00BD66AB"/>
    <w:rsid w:val="00BD6D75"/>
    <w:rsid w:val="00BD72FF"/>
    <w:rsid w:val="00BD75C7"/>
    <w:rsid w:val="00BE0084"/>
    <w:rsid w:val="00BE1187"/>
    <w:rsid w:val="00BE1484"/>
    <w:rsid w:val="00BE17C2"/>
    <w:rsid w:val="00BE287F"/>
    <w:rsid w:val="00BE56C1"/>
    <w:rsid w:val="00BE596B"/>
    <w:rsid w:val="00BE59B9"/>
    <w:rsid w:val="00BE6055"/>
    <w:rsid w:val="00BE61E5"/>
    <w:rsid w:val="00BE7CA9"/>
    <w:rsid w:val="00BF03B0"/>
    <w:rsid w:val="00BF058C"/>
    <w:rsid w:val="00BF0669"/>
    <w:rsid w:val="00BF0AF2"/>
    <w:rsid w:val="00BF1025"/>
    <w:rsid w:val="00BF13F6"/>
    <w:rsid w:val="00BF1B96"/>
    <w:rsid w:val="00BF215D"/>
    <w:rsid w:val="00BF2206"/>
    <w:rsid w:val="00BF260C"/>
    <w:rsid w:val="00BF348C"/>
    <w:rsid w:val="00BF6D8C"/>
    <w:rsid w:val="00BF7525"/>
    <w:rsid w:val="00C019A1"/>
    <w:rsid w:val="00C01F7A"/>
    <w:rsid w:val="00C027E5"/>
    <w:rsid w:val="00C035AD"/>
    <w:rsid w:val="00C03D8D"/>
    <w:rsid w:val="00C04306"/>
    <w:rsid w:val="00C04830"/>
    <w:rsid w:val="00C04A59"/>
    <w:rsid w:val="00C05016"/>
    <w:rsid w:val="00C05B62"/>
    <w:rsid w:val="00C05E3E"/>
    <w:rsid w:val="00C07F2D"/>
    <w:rsid w:val="00C100C4"/>
    <w:rsid w:val="00C10F0F"/>
    <w:rsid w:val="00C116EC"/>
    <w:rsid w:val="00C12AA8"/>
    <w:rsid w:val="00C12B15"/>
    <w:rsid w:val="00C13246"/>
    <w:rsid w:val="00C13277"/>
    <w:rsid w:val="00C14120"/>
    <w:rsid w:val="00C146B3"/>
    <w:rsid w:val="00C14E05"/>
    <w:rsid w:val="00C14FB7"/>
    <w:rsid w:val="00C150CD"/>
    <w:rsid w:val="00C16645"/>
    <w:rsid w:val="00C16E80"/>
    <w:rsid w:val="00C17A1A"/>
    <w:rsid w:val="00C21CEE"/>
    <w:rsid w:val="00C22C20"/>
    <w:rsid w:val="00C22E99"/>
    <w:rsid w:val="00C244E7"/>
    <w:rsid w:val="00C24B6E"/>
    <w:rsid w:val="00C251F3"/>
    <w:rsid w:val="00C26B3E"/>
    <w:rsid w:val="00C26C2C"/>
    <w:rsid w:val="00C27E25"/>
    <w:rsid w:val="00C30177"/>
    <w:rsid w:val="00C309D3"/>
    <w:rsid w:val="00C31666"/>
    <w:rsid w:val="00C316B9"/>
    <w:rsid w:val="00C318FF"/>
    <w:rsid w:val="00C321AD"/>
    <w:rsid w:val="00C32628"/>
    <w:rsid w:val="00C346E3"/>
    <w:rsid w:val="00C3473C"/>
    <w:rsid w:val="00C35ED5"/>
    <w:rsid w:val="00C36350"/>
    <w:rsid w:val="00C36557"/>
    <w:rsid w:val="00C3656F"/>
    <w:rsid w:val="00C3741C"/>
    <w:rsid w:val="00C40BD2"/>
    <w:rsid w:val="00C40CAD"/>
    <w:rsid w:val="00C41252"/>
    <w:rsid w:val="00C429A2"/>
    <w:rsid w:val="00C42A59"/>
    <w:rsid w:val="00C42E6F"/>
    <w:rsid w:val="00C434EB"/>
    <w:rsid w:val="00C4398A"/>
    <w:rsid w:val="00C4481B"/>
    <w:rsid w:val="00C4495B"/>
    <w:rsid w:val="00C44B9E"/>
    <w:rsid w:val="00C45402"/>
    <w:rsid w:val="00C47360"/>
    <w:rsid w:val="00C50489"/>
    <w:rsid w:val="00C50660"/>
    <w:rsid w:val="00C50B78"/>
    <w:rsid w:val="00C50FC0"/>
    <w:rsid w:val="00C515C6"/>
    <w:rsid w:val="00C518DC"/>
    <w:rsid w:val="00C52266"/>
    <w:rsid w:val="00C53952"/>
    <w:rsid w:val="00C53D73"/>
    <w:rsid w:val="00C5443C"/>
    <w:rsid w:val="00C54ECF"/>
    <w:rsid w:val="00C55248"/>
    <w:rsid w:val="00C55328"/>
    <w:rsid w:val="00C555F3"/>
    <w:rsid w:val="00C557C6"/>
    <w:rsid w:val="00C55D6F"/>
    <w:rsid w:val="00C55F76"/>
    <w:rsid w:val="00C56B71"/>
    <w:rsid w:val="00C56BF3"/>
    <w:rsid w:val="00C56E5A"/>
    <w:rsid w:val="00C56F09"/>
    <w:rsid w:val="00C60B25"/>
    <w:rsid w:val="00C60D28"/>
    <w:rsid w:val="00C60F5F"/>
    <w:rsid w:val="00C61024"/>
    <w:rsid w:val="00C61BDF"/>
    <w:rsid w:val="00C61E31"/>
    <w:rsid w:val="00C62065"/>
    <w:rsid w:val="00C63A24"/>
    <w:rsid w:val="00C6404B"/>
    <w:rsid w:val="00C64518"/>
    <w:rsid w:val="00C64735"/>
    <w:rsid w:val="00C6584E"/>
    <w:rsid w:val="00C66AD0"/>
    <w:rsid w:val="00C66CF8"/>
    <w:rsid w:val="00C670F1"/>
    <w:rsid w:val="00C67528"/>
    <w:rsid w:val="00C703BB"/>
    <w:rsid w:val="00C711B3"/>
    <w:rsid w:val="00C71B5A"/>
    <w:rsid w:val="00C724B6"/>
    <w:rsid w:val="00C72A2B"/>
    <w:rsid w:val="00C72F03"/>
    <w:rsid w:val="00C73A26"/>
    <w:rsid w:val="00C73F88"/>
    <w:rsid w:val="00C7517F"/>
    <w:rsid w:val="00C753E9"/>
    <w:rsid w:val="00C76300"/>
    <w:rsid w:val="00C7665F"/>
    <w:rsid w:val="00C76E4F"/>
    <w:rsid w:val="00C821BD"/>
    <w:rsid w:val="00C8281C"/>
    <w:rsid w:val="00C836C8"/>
    <w:rsid w:val="00C83937"/>
    <w:rsid w:val="00C84399"/>
    <w:rsid w:val="00C844D0"/>
    <w:rsid w:val="00C84FF6"/>
    <w:rsid w:val="00C86135"/>
    <w:rsid w:val="00C8621E"/>
    <w:rsid w:val="00C86B3C"/>
    <w:rsid w:val="00C87AC2"/>
    <w:rsid w:val="00C87D9C"/>
    <w:rsid w:val="00C90E0A"/>
    <w:rsid w:val="00C91173"/>
    <w:rsid w:val="00C911BC"/>
    <w:rsid w:val="00C922EB"/>
    <w:rsid w:val="00C928BC"/>
    <w:rsid w:val="00C92AC2"/>
    <w:rsid w:val="00C92C56"/>
    <w:rsid w:val="00C94E72"/>
    <w:rsid w:val="00C951A6"/>
    <w:rsid w:val="00C957D9"/>
    <w:rsid w:val="00C96654"/>
    <w:rsid w:val="00C96B44"/>
    <w:rsid w:val="00C971C8"/>
    <w:rsid w:val="00C97549"/>
    <w:rsid w:val="00CA093C"/>
    <w:rsid w:val="00CA09CB"/>
    <w:rsid w:val="00CA1E40"/>
    <w:rsid w:val="00CA3387"/>
    <w:rsid w:val="00CA34EE"/>
    <w:rsid w:val="00CA3641"/>
    <w:rsid w:val="00CA398E"/>
    <w:rsid w:val="00CA50BB"/>
    <w:rsid w:val="00CA645E"/>
    <w:rsid w:val="00CA6D16"/>
    <w:rsid w:val="00CA70BF"/>
    <w:rsid w:val="00CA762D"/>
    <w:rsid w:val="00CB11F6"/>
    <w:rsid w:val="00CB1752"/>
    <w:rsid w:val="00CB1E7A"/>
    <w:rsid w:val="00CB2336"/>
    <w:rsid w:val="00CB299E"/>
    <w:rsid w:val="00CB2CB2"/>
    <w:rsid w:val="00CB3306"/>
    <w:rsid w:val="00CB381B"/>
    <w:rsid w:val="00CB3E7C"/>
    <w:rsid w:val="00CB45EF"/>
    <w:rsid w:val="00CB5ADF"/>
    <w:rsid w:val="00CB6F2C"/>
    <w:rsid w:val="00CB7655"/>
    <w:rsid w:val="00CB79E9"/>
    <w:rsid w:val="00CB79EC"/>
    <w:rsid w:val="00CB7FFE"/>
    <w:rsid w:val="00CC0394"/>
    <w:rsid w:val="00CC0968"/>
    <w:rsid w:val="00CC0CA4"/>
    <w:rsid w:val="00CC0F81"/>
    <w:rsid w:val="00CC1F63"/>
    <w:rsid w:val="00CC22F9"/>
    <w:rsid w:val="00CC2481"/>
    <w:rsid w:val="00CC2BC2"/>
    <w:rsid w:val="00CC328C"/>
    <w:rsid w:val="00CC353C"/>
    <w:rsid w:val="00CC50AB"/>
    <w:rsid w:val="00CC5E77"/>
    <w:rsid w:val="00CC6349"/>
    <w:rsid w:val="00CC670E"/>
    <w:rsid w:val="00CC7787"/>
    <w:rsid w:val="00CC77FB"/>
    <w:rsid w:val="00CD03EF"/>
    <w:rsid w:val="00CD159B"/>
    <w:rsid w:val="00CD1B1A"/>
    <w:rsid w:val="00CD2DB3"/>
    <w:rsid w:val="00CD3323"/>
    <w:rsid w:val="00CD335D"/>
    <w:rsid w:val="00CD358C"/>
    <w:rsid w:val="00CD3F90"/>
    <w:rsid w:val="00CD3FCF"/>
    <w:rsid w:val="00CD4AED"/>
    <w:rsid w:val="00CD4CA2"/>
    <w:rsid w:val="00CD4E29"/>
    <w:rsid w:val="00CD5569"/>
    <w:rsid w:val="00CD5D92"/>
    <w:rsid w:val="00CD6D1F"/>
    <w:rsid w:val="00CD6EB5"/>
    <w:rsid w:val="00CD7E8A"/>
    <w:rsid w:val="00CE0149"/>
    <w:rsid w:val="00CE227D"/>
    <w:rsid w:val="00CE2E6D"/>
    <w:rsid w:val="00CE6098"/>
    <w:rsid w:val="00CE60BB"/>
    <w:rsid w:val="00CE617E"/>
    <w:rsid w:val="00CE6368"/>
    <w:rsid w:val="00CE685E"/>
    <w:rsid w:val="00CF1F32"/>
    <w:rsid w:val="00CF238F"/>
    <w:rsid w:val="00CF2585"/>
    <w:rsid w:val="00CF2C31"/>
    <w:rsid w:val="00CF3049"/>
    <w:rsid w:val="00CF3A2E"/>
    <w:rsid w:val="00CF3C82"/>
    <w:rsid w:val="00CF439C"/>
    <w:rsid w:val="00CF4812"/>
    <w:rsid w:val="00CF55EA"/>
    <w:rsid w:val="00CF5912"/>
    <w:rsid w:val="00CF60D0"/>
    <w:rsid w:val="00CF60D9"/>
    <w:rsid w:val="00CF6ADC"/>
    <w:rsid w:val="00CF6F36"/>
    <w:rsid w:val="00CF702F"/>
    <w:rsid w:val="00CF73A4"/>
    <w:rsid w:val="00CF7985"/>
    <w:rsid w:val="00CF7BC4"/>
    <w:rsid w:val="00CF7EEC"/>
    <w:rsid w:val="00D00CD9"/>
    <w:rsid w:val="00D01AE6"/>
    <w:rsid w:val="00D02968"/>
    <w:rsid w:val="00D02B60"/>
    <w:rsid w:val="00D02C12"/>
    <w:rsid w:val="00D02C53"/>
    <w:rsid w:val="00D0306E"/>
    <w:rsid w:val="00D03E21"/>
    <w:rsid w:val="00D045EA"/>
    <w:rsid w:val="00D05322"/>
    <w:rsid w:val="00D055DB"/>
    <w:rsid w:val="00D05AC5"/>
    <w:rsid w:val="00D05B9F"/>
    <w:rsid w:val="00D05D39"/>
    <w:rsid w:val="00D07149"/>
    <w:rsid w:val="00D0722F"/>
    <w:rsid w:val="00D07BF3"/>
    <w:rsid w:val="00D10152"/>
    <w:rsid w:val="00D11948"/>
    <w:rsid w:val="00D11EDE"/>
    <w:rsid w:val="00D12336"/>
    <w:rsid w:val="00D139C2"/>
    <w:rsid w:val="00D142B5"/>
    <w:rsid w:val="00D144EF"/>
    <w:rsid w:val="00D14CB2"/>
    <w:rsid w:val="00D1555A"/>
    <w:rsid w:val="00D20610"/>
    <w:rsid w:val="00D20689"/>
    <w:rsid w:val="00D21A10"/>
    <w:rsid w:val="00D22376"/>
    <w:rsid w:val="00D22848"/>
    <w:rsid w:val="00D22862"/>
    <w:rsid w:val="00D22B18"/>
    <w:rsid w:val="00D233E9"/>
    <w:rsid w:val="00D24DC2"/>
    <w:rsid w:val="00D24E1C"/>
    <w:rsid w:val="00D25864"/>
    <w:rsid w:val="00D27619"/>
    <w:rsid w:val="00D27A7B"/>
    <w:rsid w:val="00D3013C"/>
    <w:rsid w:val="00D30238"/>
    <w:rsid w:val="00D31006"/>
    <w:rsid w:val="00D317A5"/>
    <w:rsid w:val="00D31A03"/>
    <w:rsid w:val="00D3295A"/>
    <w:rsid w:val="00D32F24"/>
    <w:rsid w:val="00D3437F"/>
    <w:rsid w:val="00D34D60"/>
    <w:rsid w:val="00D35229"/>
    <w:rsid w:val="00D366B1"/>
    <w:rsid w:val="00D36B01"/>
    <w:rsid w:val="00D37A85"/>
    <w:rsid w:val="00D37BCC"/>
    <w:rsid w:val="00D37D78"/>
    <w:rsid w:val="00D40DFD"/>
    <w:rsid w:val="00D41A64"/>
    <w:rsid w:val="00D41C5B"/>
    <w:rsid w:val="00D423B1"/>
    <w:rsid w:val="00D42DB5"/>
    <w:rsid w:val="00D44710"/>
    <w:rsid w:val="00D45110"/>
    <w:rsid w:val="00D4676D"/>
    <w:rsid w:val="00D46F2E"/>
    <w:rsid w:val="00D46F7D"/>
    <w:rsid w:val="00D4724A"/>
    <w:rsid w:val="00D47604"/>
    <w:rsid w:val="00D47634"/>
    <w:rsid w:val="00D479D2"/>
    <w:rsid w:val="00D50089"/>
    <w:rsid w:val="00D5026C"/>
    <w:rsid w:val="00D5064F"/>
    <w:rsid w:val="00D50F71"/>
    <w:rsid w:val="00D53D44"/>
    <w:rsid w:val="00D5464B"/>
    <w:rsid w:val="00D550C6"/>
    <w:rsid w:val="00D57436"/>
    <w:rsid w:val="00D57EE3"/>
    <w:rsid w:val="00D60BBF"/>
    <w:rsid w:val="00D60ECB"/>
    <w:rsid w:val="00D61CD1"/>
    <w:rsid w:val="00D62728"/>
    <w:rsid w:val="00D634A2"/>
    <w:rsid w:val="00D6358E"/>
    <w:rsid w:val="00D63AA7"/>
    <w:rsid w:val="00D650CD"/>
    <w:rsid w:val="00D65BB7"/>
    <w:rsid w:val="00D65C74"/>
    <w:rsid w:val="00D6680C"/>
    <w:rsid w:val="00D66A8A"/>
    <w:rsid w:val="00D670A1"/>
    <w:rsid w:val="00D70035"/>
    <w:rsid w:val="00D70BA2"/>
    <w:rsid w:val="00D70C91"/>
    <w:rsid w:val="00D72370"/>
    <w:rsid w:val="00D7254F"/>
    <w:rsid w:val="00D72B38"/>
    <w:rsid w:val="00D73BEB"/>
    <w:rsid w:val="00D74384"/>
    <w:rsid w:val="00D75481"/>
    <w:rsid w:val="00D75A79"/>
    <w:rsid w:val="00D7617C"/>
    <w:rsid w:val="00D7692E"/>
    <w:rsid w:val="00D77CAC"/>
    <w:rsid w:val="00D80674"/>
    <w:rsid w:val="00D80BA7"/>
    <w:rsid w:val="00D80F8C"/>
    <w:rsid w:val="00D810DB"/>
    <w:rsid w:val="00D81112"/>
    <w:rsid w:val="00D81AD7"/>
    <w:rsid w:val="00D823F1"/>
    <w:rsid w:val="00D82775"/>
    <w:rsid w:val="00D82C9C"/>
    <w:rsid w:val="00D82F56"/>
    <w:rsid w:val="00D83E40"/>
    <w:rsid w:val="00D85A1E"/>
    <w:rsid w:val="00D860B8"/>
    <w:rsid w:val="00D860DD"/>
    <w:rsid w:val="00D861F0"/>
    <w:rsid w:val="00D9007C"/>
    <w:rsid w:val="00D901C9"/>
    <w:rsid w:val="00D9042A"/>
    <w:rsid w:val="00D904D9"/>
    <w:rsid w:val="00D9062E"/>
    <w:rsid w:val="00D91054"/>
    <w:rsid w:val="00D9146B"/>
    <w:rsid w:val="00D91581"/>
    <w:rsid w:val="00D91987"/>
    <w:rsid w:val="00D921CA"/>
    <w:rsid w:val="00D93C00"/>
    <w:rsid w:val="00D94263"/>
    <w:rsid w:val="00D94961"/>
    <w:rsid w:val="00D94EDC"/>
    <w:rsid w:val="00D96696"/>
    <w:rsid w:val="00D966F2"/>
    <w:rsid w:val="00D96A12"/>
    <w:rsid w:val="00D976C1"/>
    <w:rsid w:val="00D97EE1"/>
    <w:rsid w:val="00DA04DE"/>
    <w:rsid w:val="00DA04F7"/>
    <w:rsid w:val="00DA1EC4"/>
    <w:rsid w:val="00DA26C3"/>
    <w:rsid w:val="00DA2E28"/>
    <w:rsid w:val="00DA3228"/>
    <w:rsid w:val="00DA3632"/>
    <w:rsid w:val="00DA4892"/>
    <w:rsid w:val="00DA4FE6"/>
    <w:rsid w:val="00DA57DE"/>
    <w:rsid w:val="00DB036E"/>
    <w:rsid w:val="00DB06D7"/>
    <w:rsid w:val="00DB0D34"/>
    <w:rsid w:val="00DB1000"/>
    <w:rsid w:val="00DB161C"/>
    <w:rsid w:val="00DB1E68"/>
    <w:rsid w:val="00DB35D4"/>
    <w:rsid w:val="00DB3700"/>
    <w:rsid w:val="00DB47B9"/>
    <w:rsid w:val="00DB4B0D"/>
    <w:rsid w:val="00DB5981"/>
    <w:rsid w:val="00DB6EA4"/>
    <w:rsid w:val="00DB7093"/>
    <w:rsid w:val="00DB786D"/>
    <w:rsid w:val="00DC023C"/>
    <w:rsid w:val="00DC1741"/>
    <w:rsid w:val="00DC234E"/>
    <w:rsid w:val="00DC24C9"/>
    <w:rsid w:val="00DC2A7D"/>
    <w:rsid w:val="00DC2BBC"/>
    <w:rsid w:val="00DC37A4"/>
    <w:rsid w:val="00DC4434"/>
    <w:rsid w:val="00DC6E6B"/>
    <w:rsid w:val="00DC71B3"/>
    <w:rsid w:val="00DC71F7"/>
    <w:rsid w:val="00DC780E"/>
    <w:rsid w:val="00DC79E3"/>
    <w:rsid w:val="00DD005E"/>
    <w:rsid w:val="00DD0579"/>
    <w:rsid w:val="00DD253A"/>
    <w:rsid w:val="00DD25B6"/>
    <w:rsid w:val="00DD2B18"/>
    <w:rsid w:val="00DD4A15"/>
    <w:rsid w:val="00DD4C99"/>
    <w:rsid w:val="00DD77F3"/>
    <w:rsid w:val="00DE0623"/>
    <w:rsid w:val="00DE22F7"/>
    <w:rsid w:val="00DE23DC"/>
    <w:rsid w:val="00DE2646"/>
    <w:rsid w:val="00DE2C1C"/>
    <w:rsid w:val="00DE3123"/>
    <w:rsid w:val="00DE38AE"/>
    <w:rsid w:val="00DE3C05"/>
    <w:rsid w:val="00DE5702"/>
    <w:rsid w:val="00DE6363"/>
    <w:rsid w:val="00DE6995"/>
    <w:rsid w:val="00DE6E0F"/>
    <w:rsid w:val="00DE75B5"/>
    <w:rsid w:val="00DE78BA"/>
    <w:rsid w:val="00DE79A5"/>
    <w:rsid w:val="00DF002A"/>
    <w:rsid w:val="00DF04CF"/>
    <w:rsid w:val="00DF09AC"/>
    <w:rsid w:val="00DF12CF"/>
    <w:rsid w:val="00DF12D4"/>
    <w:rsid w:val="00DF20F6"/>
    <w:rsid w:val="00DF2223"/>
    <w:rsid w:val="00DF4671"/>
    <w:rsid w:val="00DF62DD"/>
    <w:rsid w:val="00DF6702"/>
    <w:rsid w:val="00DF68AA"/>
    <w:rsid w:val="00DF6BA3"/>
    <w:rsid w:val="00DF7511"/>
    <w:rsid w:val="00E00168"/>
    <w:rsid w:val="00E001E4"/>
    <w:rsid w:val="00E008EB"/>
    <w:rsid w:val="00E0118B"/>
    <w:rsid w:val="00E01C5F"/>
    <w:rsid w:val="00E0290B"/>
    <w:rsid w:val="00E02DBE"/>
    <w:rsid w:val="00E03677"/>
    <w:rsid w:val="00E03CBC"/>
    <w:rsid w:val="00E04D95"/>
    <w:rsid w:val="00E06B8C"/>
    <w:rsid w:val="00E072A3"/>
    <w:rsid w:val="00E11956"/>
    <w:rsid w:val="00E12078"/>
    <w:rsid w:val="00E126FC"/>
    <w:rsid w:val="00E13811"/>
    <w:rsid w:val="00E13B43"/>
    <w:rsid w:val="00E1453F"/>
    <w:rsid w:val="00E14B55"/>
    <w:rsid w:val="00E160FB"/>
    <w:rsid w:val="00E16810"/>
    <w:rsid w:val="00E16D36"/>
    <w:rsid w:val="00E17CDE"/>
    <w:rsid w:val="00E20FC6"/>
    <w:rsid w:val="00E215DC"/>
    <w:rsid w:val="00E21D64"/>
    <w:rsid w:val="00E223F7"/>
    <w:rsid w:val="00E22B68"/>
    <w:rsid w:val="00E24144"/>
    <w:rsid w:val="00E24947"/>
    <w:rsid w:val="00E2639F"/>
    <w:rsid w:val="00E26F71"/>
    <w:rsid w:val="00E277CC"/>
    <w:rsid w:val="00E27B18"/>
    <w:rsid w:val="00E30897"/>
    <w:rsid w:val="00E32E59"/>
    <w:rsid w:val="00E3349F"/>
    <w:rsid w:val="00E33A71"/>
    <w:rsid w:val="00E33F8B"/>
    <w:rsid w:val="00E34558"/>
    <w:rsid w:val="00E356D5"/>
    <w:rsid w:val="00E35874"/>
    <w:rsid w:val="00E35AC1"/>
    <w:rsid w:val="00E35B1E"/>
    <w:rsid w:val="00E36A23"/>
    <w:rsid w:val="00E37482"/>
    <w:rsid w:val="00E3761D"/>
    <w:rsid w:val="00E3772B"/>
    <w:rsid w:val="00E406B4"/>
    <w:rsid w:val="00E41556"/>
    <w:rsid w:val="00E4211A"/>
    <w:rsid w:val="00E43179"/>
    <w:rsid w:val="00E4375D"/>
    <w:rsid w:val="00E43A9F"/>
    <w:rsid w:val="00E43EF9"/>
    <w:rsid w:val="00E45571"/>
    <w:rsid w:val="00E45AFC"/>
    <w:rsid w:val="00E47A71"/>
    <w:rsid w:val="00E47EB9"/>
    <w:rsid w:val="00E47F4E"/>
    <w:rsid w:val="00E50DF5"/>
    <w:rsid w:val="00E51BD9"/>
    <w:rsid w:val="00E526FF"/>
    <w:rsid w:val="00E52A3E"/>
    <w:rsid w:val="00E531A8"/>
    <w:rsid w:val="00E5353F"/>
    <w:rsid w:val="00E538EF"/>
    <w:rsid w:val="00E54571"/>
    <w:rsid w:val="00E54793"/>
    <w:rsid w:val="00E550B6"/>
    <w:rsid w:val="00E56408"/>
    <w:rsid w:val="00E5649B"/>
    <w:rsid w:val="00E56C14"/>
    <w:rsid w:val="00E62250"/>
    <w:rsid w:val="00E62399"/>
    <w:rsid w:val="00E623F6"/>
    <w:rsid w:val="00E62666"/>
    <w:rsid w:val="00E632AE"/>
    <w:rsid w:val="00E64796"/>
    <w:rsid w:val="00E649EB"/>
    <w:rsid w:val="00E64C34"/>
    <w:rsid w:val="00E64C65"/>
    <w:rsid w:val="00E65415"/>
    <w:rsid w:val="00E65E3A"/>
    <w:rsid w:val="00E66E01"/>
    <w:rsid w:val="00E70610"/>
    <w:rsid w:val="00E70711"/>
    <w:rsid w:val="00E721AD"/>
    <w:rsid w:val="00E72E99"/>
    <w:rsid w:val="00E73A10"/>
    <w:rsid w:val="00E74E91"/>
    <w:rsid w:val="00E75490"/>
    <w:rsid w:val="00E75822"/>
    <w:rsid w:val="00E76680"/>
    <w:rsid w:val="00E77897"/>
    <w:rsid w:val="00E77C34"/>
    <w:rsid w:val="00E8110F"/>
    <w:rsid w:val="00E81CA9"/>
    <w:rsid w:val="00E823A4"/>
    <w:rsid w:val="00E8241D"/>
    <w:rsid w:val="00E82A06"/>
    <w:rsid w:val="00E82E97"/>
    <w:rsid w:val="00E8328D"/>
    <w:rsid w:val="00E8454C"/>
    <w:rsid w:val="00E84B63"/>
    <w:rsid w:val="00E84C6B"/>
    <w:rsid w:val="00E857B2"/>
    <w:rsid w:val="00E86253"/>
    <w:rsid w:val="00E864D6"/>
    <w:rsid w:val="00E878F6"/>
    <w:rsid w:val="00E90081"/>
    <w:rsid w:val="00E91197"/>
    <w:rsid w:val="00E9122B"/>
    <w:rsid w:val="00E916E9"/>
    <w:rsid w:val="00E92BC6"/>
    <w:rsid w:val="00E93053"/>
    <w:rsid w:val="00E934DD"/>
    <w:rsid w:val="00E93CBB"/>
    <w:rsid w:val="00E94259"/>
    <w:rsid w:val="00E94295"/>
    <w:rsid w:val="00E95F8E"/>
    <w:rsid w:val="00E97D89"/>
    <w:rsid w:val="00EA01B0"/>
    <w:rsid w:val="00EA0928"/>
    <w:rsid w:val="00EA0E35"/>
    <w:rsid w:val="00EA1093"/>
    <w:rsid w:val="00EA18B8"/>
    <w:rsid w:val="00EA18FA"/>
    <w:rsid w:val="00EA1A61"/>
    <w:rsid w:val="00EA2762"/>
    <w:rsid w:val="00EA2EDF"/>
    <w:rsid w:val="00EA361B"/>
    <w:rsid w:val="00EA3D4C"/>
    <w:rsid w:val="00EA495C"/>
    <w:rsid w:val="00EA4E64"/>
    <w:rsid w:val="00EA59C4"/>
    <w:rsid w:val="00EA6CD5"/>
    <w:rsid w:val="00EA6DF6"/>
    <w:rsid w:val="00EA7645"/>
    <w:rsid w:val="00EB0211"/>
    <w:rsid w:val="00EB02CB"/>
    <w:rsid w:val="00EB0A00"/>
    <w:rsid w:val="00EB0BC7"/>
    <w:rsid w:val="00EB0D9F"/>
    <w:rsid w:val="00EB0FE5"/>
    <w:rsid w:val="00EB2D72"/>
    <w:rsid w:val="00EB31FE"/>
    <w:rsid w:val="00EB3750"/>
    <w:rsid w:val="00EB3973"/>
    <w:rsid w:val="00EB3B3F"/>
    <w:rsid w:val="00EB40A5"/>
    <w:rsid w:val="00EB415B"/>
    <w:rsid w:val="00EB46C6"/>
    <w:rsid w:val="00EB5705"/>
    <w:rsid w:val="00EB5F8E"/>
    <w:rsid w:val="00EB5FF3"/>
    <w:rsid w:val="00EB66A9"/>
    <w:rsid w:val="00EB79A0"/>
    <w:rsid w:val="00EB7D6C"/>
    <w:rsid w:val="00EC03C6"/>
    <w:rsid w:val="00EC105F"/>
    <w:rsid w:val="00EC1740"/>
    <w:rsid w:val="00EC1E02"/>
    <w:rsid w:val="00EC2613"/>
    <w:rsid w:val="00EC310A"/>
    <w:rsid w:val="00EC337C"/>
    <w:rsid w:val="00EC65FE"/>
    <w:rsid w:val="00EC66C8"/>
    <w:rsid w:val="00EC7FE8"/>
    <w:rsid w:val="00ED13E2"/>
    <w:rsid w:val="00ED299C"/>
    <w:rsid w:val="00ED2DD5"/>
    <w:rsid w:val="00ED3949"/>
    <w:rsid w:val="00ED43BB"/>
    <w:rsid w:val="00ED43F9"/>
    <w:rsid w:val="00ED4C89"/>
    <w:rsid w:val="00ED6035"/>
    <w:rsid w:val="00ED7293"/>
    <w:rsid w:val="00ED7CD1"/>
    <w:rsid w:val="00EE0DE6"/>
    <w:rsid w:val="00EE1FC5"/>
    <w:rsid w:val="00EE319C"/>
    <w:rsid w:val="00EE483C"/>
    <w:rsid w:val="00EE4BB7"/>
    <w:rsid w:val="00EE4F5E"/>
    <w:rsid w:val="00EE5503"/>
    <w:rsid w:val="00EE6449"/>
    <w:rsid w:val="00EE64B3"/>
    <w:rsid w:val="00EE6AB0"/>
    <w:rsid w:val="00EE6F28"/>
    <w:rsid w:val="00EF089F"/>
    <w:rsid w:val="00EF09C7"/>
    <w:rsid w:val="00EF1095"/>
    <w:rsid w:val="00EF216D"/>
    <w:rsid w:val="00EF24B9"/>
    <w:rsid w:val="00EF4326"/>
    <w:rsid w:val="00EF5230"/>
    <w:rsid w:val="00EF548F"/>
    <w:rsid w:val="00EF5FAE"/>
    <w:rsid w:val="00EF66DF"/>
    <w:rsid w:val="00EF69F6"/>
    <w:rsid w:val="00EF6B1F"/>
    <w:rsid w:val="00EF6F48"/>
    <w:rsid w:val="00EF7B83"/>
    <w:rsid w:val="00F001B1"/>
    <w:rsid w:val="00F00201"/>
    <w:rsid w:val="00F00242"/>
    <w:rsid w:val="00F00773"/>
    <w:rsid w:val="00F00E2B"/>
    <w:rsid w:val="00F01108"/>
    <w:rsid w:val="00F02905"/>
    <w:rsid w:val="00F029C3"/>
    <w:rsid w:val="00F02BF4"/>
    <w:rsid w:val="00F02DF9"/>
    <w:rsid w:val="00F02E64"/>
    <w:rsid w:val="00F030F2"/>
    <w:rsid w:val="00F042AC"/>
    <w:rsid w:val="00F043CC"/>
    <w:rsid w:val="00F044C0"/>
    <w:rsid w:val="00F0465F"/>
    <w:rsid w:val="00F0572A"/>
    <w:rsid w:val="00F059F1"/>
    <w:rsid w:val="00F05B16"/>
    <w:rsid w:val="00F05CBF"/>
    <w:rsid w:val="00F06D4B"/>
    <w:rsid w:val="00F06F1D"/>
    <w:rsid w:val="00F073BB"/>
    <w:rsid w:val="00F0763B"/>
    <w:rsid w:val="00F07FA7"/>
    <w:rsid w:val="00F10C78"/>
    <w:rsid w:val="00F11B3B"/>
    <w:rsid w:val="00F11E1D"/>
    <w:rsid w:val="00F134AE"/>
    <w:rsid w:val="00F13CBA"/>
    <w:rsid w:val="00F13EF7"/>
    <w:rsid w:val="00F14E0A"/>
    <w:rsid w:val="00F163C6"/>
    <w:rsid w:val="00F16AA0"/>
    <w:rsid w:val="00F16FD6"/>
    <w:rsid w:val="00F176C5"/>
    <w:rsid w:val="00F20358"/>
    <w:rsid w:val="00F20A69"/>
    <w:rsid w:val="00F218E4"/>
    <w:rsid w:val="00F21DB0"/>
    <w:rsid w:val="00F21FDB"/>
    <w:rsid w:val="00F23463"/>
    <w:rsid w:val="00F24919"/>
    <w:rsid w:val="00F251A2"/>
    <w:rsid w:val="00F25359"/>
    <w:rsid w:val="00F26D48"/>
    <w:rsid w:val="00F27E79"/>
    <w:rsid w:val="00F30004"/>
    <w:rsid w:val="00F30DD1"/>
    <w:rsid w:val="00F31224"/>
    <w:rsid w:val="00F31856"/>
    <w:rsid w:val="00F31C17"/>
    <w:rsid w:val="00F32005"/>
    <w:rsid w:val="00F32872"/>
    <w:rsid w:val="00F33523"/>
    <w:rsid w:val="00F335E4"/>
    <w:rsid w:val="00F34B80"/>
    <w:rsid w:val="00F352CE"/>
    <w:rsid w:val="00F357CA"/>
    <w:rsid w:val="00F36354"/>
    <w:rsid w:val="00F36561"/>
    <w:rsid w:val="00F378A4"/>
    <w:rsid w:val="00F41C0B"/>
    <w:rsid w:val="00F41C79"/>
    <w:rsid w:val="00F41EE7"/>
    <w:rsid w:val="00F43041"/>
    <w:rsid w:val="00F430D6"/>
    <w:rsid w:val="00F43359"/>
    <w:rsid w:val="00F44704"/>
    <w:rsid w:val="00F458BD"/>
    <w:rsid w:val="00F46040"/>
    <w:rsid w:val="00F47996"/>
    <w:rsid w:val="00F50103"/>
    <w:rsid w:val="00F50128"/>
    <w:rsid w:val="00F51265"/>
    <w:rsid w:val="00F51684"/>
    <w:rsid w:val="00F52038"/>
    <w:rsid w:val="00F5234A"/>
    <w:rsid w:val="00F5283A"/>
    <w:rsid w:val="00F55440"/>
    <w:rsid w:val="00F557DE"/>
    <w:rsid w:val="00F56C7C"/>
    <w:rsid w:val="00F5708B"/>
    <w:rsid w:val="00F579BE"/>
    <w:rsid w:val="00F601A7"/>
    <w:rsid w:val="00F60F26"/>
    <w:rsid w:val="00F61702"/>
    <w:rsid w:val="00F61E09"/>
    <w:rsid w:val="00F61E25"/>
    <w:rsid w:val="00F61E4C"/>
    <w:rsid w:val="00F62174"/>
    <w:rsid w:val="00F62B0B"/>
    <w:rsid w:val="00F63517"/>
    <w:rsid w:val="00F642AA"/>
    <w:rsid w:val="00F652E2"/>
    <w:rsid w:val="00F6573E"/>
    <w:rsid w:val="00F65935"/>
    <w:rsid w:val="00F65C10"/>
    <w:rsid w:val="00F668F2"/>
    <w:rsid w:val="00F66E6C"/>
    <w:rsid w:val="00F70324"/>
    <w:rsid w:val="00F7094E"/>
    <w:rsid w:val="00F70BD8"/>
    <w:rsid w:val="00F70EE2"/>
    <w:rsid w:val="00F71A78"/>
    <w:rsid w:val="00F71B84"/>
    <w:rsid w:val="00F71F20"/>
    <w:rsid w:val="00F7351B"/>
    <w:rsid w:val="00F73BEC"/>
    <w:rsid w:val="00F7450B"/>
    <w:rsid w:val="00F756B4"/>
    <w:rsid w:val="00F77ABF"/>
    <w:rsid w:val="00F80105"/>
    <w:rsid w:val="00F80660"/>
    <w:rsid w:val="00F8084B"/>
    <w:rsid w:val="00F80A0D"/>
    <w:rsid w:val="00F81D1B"/>
    <w:rsid w:val="00F81D9D"/>
    <w:rsid w:val="00F83C88"/>
    <w:rsid w:val="00F85A02"/>
    <w:rsid w:val="00F8642D"/>
    <w:rsid w:val="00F86F77"/>
    <w:rsid w:val="00F87ED6"/>
    <w:rsid w:val="00F90CC2"/>
    <w:rsid w:val="00F91314"/>
    <w:rsid w:val="00F91DE8"/>
    <w:rsid w:val="00F925DC"/>
    <w:rsid w:val="00F925F7"/>
    <w:rsid w:val="00F93D11"/>
    <w:rsid w:val="00F93D31"/>
    <w:rsid w:val="00F93F15"/>
    <w:rsid w:val="00F94E8C"/>
    <w:rsid w:val="00F94EF7"/>
    <w:rsid w:val="00F96BD4"/>
    <w:rsid w:val="00F96BD9"/>
    <w:rsid w:val="00F97130"/>
    <w:rsid w:val="00F9722E"/>
    <w:rsid w:val="00F97737"/>
    <w:rsid w:val="00F97E45"/>
    <w:rsid w:val="00FA06C8"/>
    <w:rsid w:val="00FA1AEE"/>
    <w:rsid w:val="00FA2311"/>
    <w:rsid w:val="00FA2B89"/>
    <w:rsid w:val="00FA2CC2"/>
    <w:rsid w:val="00FA36F7"/>
    <w:rsid w:val="00FA3DE0"/>
    <w:rsid w:val="00FA3EB3"/>
    <w:rsid w:val="00FA49BB"/>
    <w:rsid w:val="00FA4F7D"/>
    <w:rsid w:val="00FA55E9"/>
    <w:rsid w:val="00FA7A84"/>
    <w:rsid w:val="00FA7CB0"/>
    <w:rsid w:val="00FA7E5F"/>
    <w:rsid w:val="00FB0647"/>
    <w:rsid w:val="00FB1281"/>
    <w:rsid w:val="00FB167E"/>
    <w:rsid w:val="00FB1812"/>
    <w:rsid w:val="00FB1C31"/>
    <w:rsid w:val="00FB23D1"/>
    <w:rsid w:val="00FB2603"/>
    <w:rsid w:val="00FB26E8"/>
    <w:rsid w:val="00FB276F"/>
    <w:rsid w:val="00FB289A"/>
    <w:rsid w:val="00FB3572"/>
    <w:rsid w:val="00FB4556"/>
    <w:rsid w:val="00FB46C1"/>
    <w:rsid w:val="00FB4D24"/>
    <w:rsid w:val="00FB748B"/>
    <w:rsid w:val="00FB758F"/>
    <w:rsid w:val="00FB7B9F"/>
    <w:rsid w:val="00FC01EB"/>
    <w:rsid w:val="00FC0782"/>
    <w:rsid w:val="00FC32E5"/>
    <w:rsid w:val="00FC575C"/>
    <w:rsid w:val="00FC6164"/>
    <w:rsid w:val="00FC75EE"/>
    <w:rsid w:val="00FD04BB"/>
    <w:rsid w:val="00FD0B30"/>
    <w:rsid w:val="00FD0D90"/>
    <w:rsid w:val="00FD156E"/>
    <w:rsid w:val="00FD1C26"/>
    <w:rsid w:val="00FD2A15"/>
    <w:rsid w:val="00FD2A85"/>
    <w:rsid w:val="00FD4587"/>
    <w:rsid w:val="00FD4BC9"/>
    <w:rsid w:val="00FD4EAE"/>
    <w:rsid w:val="00FD559A"/>
    <w:rsid w:val="00FD63AC"/>
    <w:rsid w:val="00FD6B39"/>
    <w:rsid w:val="00FD732D"/>
    <w:rsid w:val="00FE13A4"/>
    <w:rsid w:val="00FE2001"/>
    <w:rsid w:val="00FE3093"/>
    <w:rsid w:val="00FE3142"/>
    <w:rsid w:val="00FE344C"/>
    <w:rsid w:val="00FE39DA"/>
    <w:rsid w:val="00FE3BA4"/>
    <w:rsid w:val="00FE47F9"/>
    <w:rsid w:val="00FE4DEE"/>
    <w:rsid w:val="00FE501A"/>
    <w:rsid w:val="00FE5337"/>
    <w:rsid w:val="00FE58DD"/>
    <w:rsid w:val="00FE61D2"/>
    <w:rsid w:val="00FE667A"/>
    <w:rsid w:val="00FE67DE"/>
    <w:rsid w:val="00FE6A22"/>
    <w:rsid w:val="00FE6E81"/>
    <w:rsid w:val="00FF0327"/>
    <w:rsid w:val="00FF0B18"/>
    <w:rsid w:val="00FF0CC0"/>
    <w:rsid w:val="00FF12BC"/>
    <w:rsid w:val="00FF13F0"/>
    <w:rsid w:val="00FF1611"/>
    <w:rsid w:val="00FF1D28"/>
    <w:rsid w:val="00FF289E"/>
    <w:rsid w:val="00FF2CEE"/>
    <w:rsid w:val="00FF3780"/>
    <w:rsid w:val="00FF4721"/>
    <w:rsid w:val="00FF483A"/>
    <w:rsid w:val="00FF4FD9"/>
    <w:rsid w:val="00FF5172"/>
    <w:rsid w:val="00FF5496"/>
    <w:rsid w:val="00FF596A"/>
    <w:rsid w:val="00FF5B9B"/>
    <w:rsid w:val="00FF5C04"/>
    <w:rsid w:val="00FF601A"/>
    <w:rsid w:val="00FF7AD4"/>
    <w:rsid w:val="02EAF442"/>
    <w:rsid w:val="0303380E"/>
    <w:rsid w:val="042E731E"/>
    <w:rsid w:val="046B3D5F"/>
    <w:rsid w:val="053DC413"/>
    <w:rsid w:val="0838E1A2"/>
    <w:rsid w:val="0A2890B0"/>
    <w:rsid w:val="0BC37A7E"/>
    <w:rsid w:val="0CC6800A"/>
    <w:rsid w:val="0E044DC5"/>
    <w:rsid w:val="0EB6F9BB"/>
    <w:rsid w:val="11DAF1E9"/>
    <w:rsid w:val="12C9BCDB"/>
    <w:rsid w:val="13C083F1"/>
    <w:rsid w:val="14C1ACD4"/>
    <w:rsid w:val="16362BE6"/>
    <w:rsid w:val="1AAB560F"/>
    <w:rsid w:val="1BA3890C"/>
    <w:rsid w:val="1E7FC2CD"/>
    <w:rsid w:val="21CBB4B1"/>
    <w:rsid w:val="22750E38"/>
    <w:rsid w:val="234F98F4"/>
    <w:rsid w:val="279DA945"/>
    <w:rsid w:val="27ABD97B"/>
    <w:rsid w:val="27FBCD88"/>
    <w:rsid w:val="2A7A095F"/>
    <w:rsid w:val="2AF856A4"/>
    <w:rsid w:val="2D1ECC82"/>
    <w:rsid w:val="2D719FBC"/>
    <w:rsid w:val="2E2AD381"/>
    <w:rsid w:val="2EECF429"/>
    <w:rsid w:val="2F903037"/>
    <w:rsid w:val="3304162C"/>
    <w:rsid w:val="33CE625A"/>
    <w:rsid w:val="34445E6D"/>
    <w:rsid w:val="34FF87D2"/>
    <w:rsid w:val="372E2F9D"/>
    <w:rsid w:val="3B5EBD6F"/>
    <w:rsid w:val="3E23D5B2"/>
    <w:rsid w:val="3F02FADD"/>
    <w:rsid w:val="43D024A8"/>
    <w:rsid w:val="460693C2"/>
    <w:rsid w:val="4AF82E06"/>
    <w:rsid w:val="4BBFD2F0"/>
    <w:rsid w:val="4DAB1182"/>
    <w:rsid w:val="512C894A"/>
    <w:rsid w:val="5135D69B"/>
    <w:rsid w:val="53184400"/>
    <w:rsid w:val="53D46B02"/>
    <w:rsid w:val="546B4D49"/>
    <w:rsid w:val="54C4BF36"/>
    <w:rsid w:val="59417C4B"/>
    <w:rsid w:val="5CFEA509"/>
    <w:rsid w:val="5EB38121"/>
    <w:rsid w:val="624B3EAA"/>
    <w:rsid w:val="630B9CC9"/>
    <w:rsid w:val="6400E96B"/>
    <w:rsid w:val="66265727"/>
    <w:rsid w:val="66BBD6FA"/>
    <w:rsid w:val="67C3CF59"/>
    <w:rsid w:val="6E9C5C12"/>
    <w:rsid w:val="6ECAB0E7"/>
    <w:rsid w:val="6EDB8083"/>
    <w:rsid w:val="72EC2374"/>
    <w:rsid w:val="741E6357"/>
    <w:rsid w:val="749E49E2"/>
    <w:rsid w:val="775774A8"/>
    <w:rsid w:val="777411CA"/>
    <w:rsid w:val="7AAA3BF7"/>
    <w:rsid w:val="7C4A50D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74A600B"/>
  <w15:docId w15:val="{290E086A-C03D-4551-95E1-9FD70426E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C72A2B"/>
    <w:rPr>
      <w:rFonts w:ascii="Arial" w:hAnsi="Arial"/>
      <w:sz w:val="22"/>
      <w:szCs w:val="22"/>
      <w:lang w:val="en-US" w:eastAsia="en-US"/>
    </w:rPr>
  </w:style>
  <w:style w:type="paragraph" w:styleId="Heading1">
    <w:name w:val="heading 1"/>
    <w:aliases w:val="h1,Part"/>
    <w:basedOn w:val="Normal"/>
    <w:next w:val="Normal"/>
    <w:link w:val="Heading1Char"/>
    <w:autoRedefine/>
    <w:qFormat/>
    <w:rsid w:val="002F58D0"/>
    <w:pPr>
      <w:keepNext/>
      <w:pageBreakBefore/>
      <w:numPr>
        <w:numId w:val="6"/>
      </w:numPr>
      <w:tabs>
        <w:tab w:val="left" w:pos="540"/>
      </w:tabs>
      <w:spacing w:before="240" w:after="240"/>
      <w:outlineLvl w:val="0"/>
    </w:pPr>
    <w:rPr>
      <w:rFonts w:cs="Arial"/>
      <w:b/>
      <w:bCs/>
      <w:kern w:val="32"/>
      <w:sz w:val="32"/>
      <w:szCs w:val="32"/>
    </w:rPr>
  </w:style>
  <w:style w:type="paragraph" w:styleId="Heading2">
    <w:name w:val="heading 2"/>
    <w:aliases w:val="H2,h2,Reset numbering,Chapter Title,Heading 2 Char"/>
    <w:basedOn w:val="Normal"/>
    <w:next w:val="Normal"/>
    <w:link w:val="Heading2Char1"/>
    <w:autoRedefine/>
    <w:qFormat/>
    <w:rsid w:val="00993B75"/>
    <w:pPr>
      <w:keepNext/>
      <w:spacing w:before="240" w:after="240"/>
      <w:ind w:left="576" w:hanging="576"/>
      <w:outlineLvl w:val="1"/>
    </w:pPr>
    <w:rPr>
      <w:rFonts w:ascii="Calibri Light" w:hAnsi="Calibri Light" w:cs="Arial"/>
      <w:b/>
      <w:bCs/>
      <w:iCs/>
      <w:sz w:val="24"/>
      <w:szCs w:val="24"/>
    </w:rPr>
  </w:style>
  <w:style w:type="paragraph" w:styleId="Heading3">
    <w:name w:val="heading 3"/>
    <w:aliases w:val="Level 1 - 1,H3,h3,subhead,1.,Topic Heading"/>
    <w:basedOn w:val="Normal"/>
    <w:next w:val="Normal"/>
    <w:link w:val="Heading3Char"/>
    <w:qFormat/>
    <w:rsid w:val="00B87CD2"/>
    <w:pPr>
      <w:numPr>
        <w:ilvl w:val="2"/>
        <w:numId w:val="2"/>
      </w:numPr>
      <w:spacing w:before="240" w:after="60"/>
      <w:outlineLvl w:val="2"/>
    </w:pPr>
    <w:rPr>
      <w:rFonts w:cs="Arial"/>
      <w:b/>
      <w:bCs/>
      <w:sz w:val="24"/>
      <w:szCs w:val="26"/>
    </w:rPr>
  </w:style>
  <w:style w:type="paragraph" w:styleId="Heading4">
    <w:name w:val="heading 4"/>
    <w:basedOn w:val="Normal"/>
    <w:next w:val="Normal"/>
    <w:link w:val="Heading4Char"/>
    <w:qFormat/>
    <w:rsid w:val="0095247B"/>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qFormat/>
    <w:rsid w:val="00045F9B"/>
    <w:pPr>
      <w:numPr>
        <w:ilvl w:val="4"/>
        <w:numId w:val="2"/>
      </w:numPr>
      <w:spacing w:after="240"/>
      <w:jc w:val="both"/>
      <w:outlineLvl w:val="4"/>
    </w:pPr>
    <w:rPr>
      <w:rFonts w:ascii="Times New Roman" w:hAnsi="Times New Roman"/>
      <w:b/>
      <w:sz w:val="20"/>
      <w:szCs w:val="20"/>
    </w:rPr>
  </w:style>
  <w:style w:type="paragraph" w:styleId="Heading6">
    <w:name w:val="heading 6"/>
    <w:basedOn w:val="Normal"/>
    <w:next w:val="Normal"/>
    <w:qFormat/>
    <w:rsid w:val="00FF5496"/>
    <w:pPr>
      <w:keepNext/>
      <w:numPr>
        <w:ilvl w:val="5"/>
        <w:numId w:val="2"/>
      </w:numPr>
      <w:outlineLvl w:val="5"/>
    </w:pPr>
    <w:rPr>
      <w:rFonts w:cs="Arial"/>
      <w:b/>
      <w:bCs/>
      <w:sz w:val="20"/>
      <w:szCs w:val="20"/>
      <w:lang w:eastAsia="zh-CN"/>
    </w:rPr>
  </w:style>
  <w:style w:type="paragraph" w:styleId="Heading7">
    <w:name w:val="heading 7"/>
    <w:basedOn w:val="Normal"/>
    <w:next w:val="Normal"/>
    <w:qFormat/>
    <w:rsid w:val="00045F9B"/>
    <w:pPr>
      <w:numPr>
        <w:ilvl w:val="6"/>
        <w:numId w:val="2"/>
      </w:numPr>
      <w:spacing w:before="240" w:after="60"/>
      <w:jc w:val="both"/>
      <w:outlineLvl w:val="6"/>
    </w:pPr>
    <w:rPr>
      <w:sz w:val="20"/>
      <w:szCs w:val="20"/>
    </w:rPr>
  </w:style>
  <w:style w:type="paragraph" w:styleId="Heading8">
    <w:name w:val="heading 8"/>
    <w:aliases w:val="Legal Level 1.1.1."/>
    <w:basedOn w:val="Normal"/>
    <w:next w:val="Normal"/>
    <w:qFormat/>
    <w:rsid w:val="00045F9B"/>
    <w:pPr>
      <w:numPr>
        <w:ilvl w:val="7"/>
        <w:numId w:val="2"/>
      </w:numPr>
      <w:spacing w:before="240" w:after="60"/>
      <w:jc w:val="both"/>
      <w:outlineLvl w:val="7"/>
    </w:pPr>
    <w:rPr>
      <w:i/>
      <w:sz w:val="20"/>
      <w:szCs w:val="20"/>
    </w:rPr>
  </w:style>
  <w:style w:type="paragraph" w:styleId="Heading9">
    <w:name w:val="heading 9"/>
    <w:aliases w:val="App Heading"/>
    <w:basedOn w:val="Normal"/>
    <w:next w:val="Normal"/>
    <w:qFormat/>
    <w:rsid w:val="00045F9B"/>
    <w:pPr>
      <w:numPr>
        <w:ilvl w:val="8"/>
        <w:numId w:val="2"/>
      </w:numPr>
      <w:spacing w:before="240" w:after="60"/>
      <w:jc w:val="both"/>
      <w:outlineLvl w:val="8"/>
    </w:pPr>
    <w:rPr>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Part Char"/>
    <w:basedOn w:val="DefaultParagraphFont"/>
    <w:link w:val="Heading1"/>
    <w:rsid w:val="002F58D0"/>
    <w:rPr>
      <w:rFonts w:ascii="Arial" w:hAnsi="Arial" w:cs="Arial"/>
      <w:b/>
      <w:bCs/>
      <w:kern w:val="32"/>
      <w:sz w:val="32"/>
      <w:szCs w:val="32"/>
      <w:lang w:val="en-US" w:eastAsia="en-US"/>
    </w:rPr>
  </w:style>
  <w:style w:type="paragraph" w:styleId="Header">
    <w:name w:val="header"/>
    <w:aliases w:val="*Header,page-header,ph,Header/Footer,header odd,header,Hyphen"/>
    <w:basedOn w:val="Normal"/>
    <w:link w:val="HeaderChar"/>
    <w:rsid w:val="009376D2"/>
    <w:pPr>
      <w:tabs>
        <w:tab w:val="center" w:pos="4320"/>
        <w:tab w:val="right" w:pos="8640"/>
      </w:tabs>
    </w:pPr>
  </w:style>
  <w:style w:type="character" w:customStyle="1" w:styleId="HeaderChar">
    <w:name w:val="Header Char"/>
    <w:aliases w:val="*Header Char,page-header Char,ph Char,Header/Footer Char,header odd Char,header Char,Hyphen Char"/>
    <w:basedOn w:val="DefaultParagraphFont"/>
    <w:link w:val="Header"/>
    <w:rsid w:val="002C4852"/>
    <w:rPr>
      <w:rFonts w:ascii="Arial" w:hAnsi="Arial"/>
      <w:sz w:val="22"/>
      <w:szCs w:val="22"/>
      <w:lang w:val="en-US" w:eastAsia="en-US" w:bidi="ar-SA"/>
    </w:rPr>
  </w:style>
  <w:style w:type="paragraph" w:styleId="Footer">
    <w:name w:val="footer"/>
    <w:basedOn w:val="Normal"/>
    <w:link w:val="FooterChar"/>
    <w:rsid w:val="009376D2"/>
    <w:pPr>
      <w:tabs>
        <w:tab w:val="center" w:pos="4320"/>
        <w:tab w:val="right" w:pos="8640"/>
      </w:tabs>
    </w:pPr>
  </w:style>
  <w:style w:type="character" w:customStyle="1" w:styleId="FooterChar">
    <w:name w:val="Footer Char"/>
    <w:basedOn w:val="DefaultParagraphFont"/>
    <w:link w:val="Footer"/>
    <w:rsid w:val="00E90081"/>
    <w:rPr>
      <w:rFonts w:ascii="Arial" w:hAnsi="Arial"/>
      <w:sz w:val="22"/>
      <w:szCs w:val="22"/>
      <w:lang w:val="en-US" w:eastAsia="en-US" w:bidi="ar-SA"/>
    </w:rPr>
  </w:style>
  <w:style w:type="paragraph" w:styleId="BodyText">
    <w:name w:val="Body Text"/>
    <w:basedOn w:val="Normal"/>
    <w:link w:val="BodyTextChar"/>
    <w:rsid w:val="009376D2"/>
    <w:pPr>
      <w:tabs>
        <w:tab w:val="left" w:pos="360"/>
        <w:tab w:val="left" w:pos="4320"/>
        <w:tab w:val="left" w:pos="5760"/>
      </w:tabs>
      <w:overflowPunct w:val="0"/>
      <w:autoSpaceDE w:val="0"/>
      <w:autoSpaceDN w:val="0"/>
      <w:adjustRightInd w:val="0"/>
      <w:textAlignment w:val="baseline"/>
    </w:pPr>
    <w:rPr>
      <w:b/>
      <w:i/>
      <w:sz w:val="20"/>
      <w:szCs w:val="20"/>
    </w:rPr>
  </w:style>
  <w:style w:type="character" w:customStyle="1" w:styleId="BodyTextChar">
    <w:name w:val="Body Text Char"/>
    <w:basedOn w:val="DefaultParagraphFont"/>
    <w:link w:val="BodyText"/>
    <w:rsid w:val="00904DAF"/>
    <w:rPr>
      <w:rFonts w:ascii="Arial" w:hAnsi="Arial"/>
      <w:b/>
      <w:i/>
      <w:lang w:val="en-US" w:eastAsia="en-US" w:bidi="ar-SA"/>
    </w:rPr>
  </w:style>
  <w:style w:type="character" w:styleId="PageNumber">
    <w:name w:val="page number"/>
    <w:basedOn w:val="DefaultParagraphFont"/>
    <w:rsid w:val="009376D2"/>
  </w:style>
  <w:style w:type="paragraph" w:styleId="TOC1">
    <w:name w:val="toc 1"/>
    <w:basedOn w:val="Normal"/>
    <w:next w:val="Normal"/>
    <w:autoRedefine/>
    <w:uiPriority w:val="39"/>
    <w:qFormat/>
    <w:rsid w:val="00BF058C"/>
    <w:rPr>
      <w:sz w:val="24"/>
    </w:rPr>
  </w:style>
  <w:style w:type="character" w:styleId="Hyperlink">
    <w:name w:val="Hyperlink"/>
    <w:basedOn w:val="DefaultParagraphFont"/>
    <w:uiPriority w:val="99"/>
    <w:rsid w:val="00827652"/>
    <w:rPr>
      <w:color w:val="0000FF"/>
      <w:u w:val="single"/>
    </w:rPr>
  </w:style>
  <w:style w:type="paragraph" w:styleId="TOC2">
    <w:name w:val="toc 2"/>
    <w:basedOn w:val="Normal"/>
    <w:next w:val="Normal"/>
    <w:autoRedefine/>
    <w:uiPriority w:val="39"/>
    <w:qFormat/>
    <w:rsid w:val="00BF058C"/>
    <w:pPr>
      <w:ind w:left="240"/>
    </w:pPr>
    <w:rPr>
      <w:sz w:val="24"/>
    </w:rPr>
  </w:style>
  <w:style w:type="paragraph" w:styleId="TOC3">
    <w:name w:val="toc 3"/>
    <w:basedOn w:val="Normal"/>
    <w:next w:val="Normal"/>
    <w:autoRedefine/>
    <w:uiPriority w:val="39"/>
    <w:qFormat/>
    <w:rsid w:val="00BF058C"/>
    <w:pPr>
      <w:ind w:left="480"/>
    </w:pPr>
    <w:rPr>
      <w:sz w:val="24"/>
    </w:rPr>
  </w:style>
  <w:style w:type="paragraph" w:styleId="ListBullet2">
    <w:name w:val="List Bullet 2"/>
    <w:basedOn w:val="Normal"/>
    <w:autoRedefine/>
    <w:rsid w:val="007779CF"/>
    <w:pPr>
      <w:numPr>
        <w:numId w:val="1"/>
      </w:numPr>
      <w:jc w:val="both"/>
    </w:pPr>
    <w:rPr>
      <w:sz w:val="20"/>
    </w:rPr>
  </w:style>
  <w:style w:type="paragraph" w:customStyle="1" w:styleId="BodyBullet">
    <w:name w:val="Body Bullet"/>
    <w:basedOn w:val="Normal"/>
    <w:rsid w:val="005D793D"/>
    <w:pPr>
      <w:tabs>
        <w:tab w:val="left" w:pos="720"/>
        <w:tab w:val="num" w:pos="1080"/>
      </w:tabs>
      <w:ind w:left="1080" w:hanging="360"/>
    </w:pPr>
    <w:rPr>
      <w:rFonts w:cs="Arial"/>
    </w:rPr>
  </w:style>
  <w:style w:type="paragraph" w:customStyle="1" w:styleId="HollowBodyBullet">
    <w:name w:val="Hollow Body Bullet"/>
    <w:basedOn w:val="BodyBullet"/>
    <w:rsid w:val="005D793D"/>
    <w:pPr>
      <w:numPr>
        <w:ilvl w:val="1"/>
      </w:numPr>
      <w:tabs>
        <w:tab w:val="num" w:pos="1080"/>
      </w:tabs>
      <w:ind w:left="1080" w:hanging="360"/>
    </w:pPr>
    <w:rPr>
      <w:snapToGrid w:val="0"/>
      <w:color w:val="000000"/>
      <w:kern w:val="2"/>
    </w:rPr>
  </w:style>
  <w:style w:type="paragraph" w:styleId="BalloonText">
    <w:name w:val="Balloon Text"/>
    <w:basedOn w:val="Normal"/>
    <w:semiHidden/>
    <w:rsid w:val="00B8212F"/>
    <w:rPr>
      <w:rFonts w:ascii="Tahoma" w:hAnsi="Tahoma" w:cs="Tahoma"/>
      <w:sz w:val="16"/>
      <w:szCs w:val="16"/>
    </w:rPr>
  </w:style>
  <w:style w:type="table" w:styleId="TableGrid">
    <w:name w:val="Table Grid"/>
    <w:basedOn w:val="TableNormal"/>
    <w:rsid w:val="000216D9"/>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A90929"/>
    <w:pPr>
      <w:spacing w:after="160" w:line="240" w:lineRule="exact"/>
    </w:pPr>
    <w:rPr>
      <w:rFonts w:ascii="Verdana" w:hAnsi="Verdana"/>
      <w:sz w:val="20"/>
      <w:szCs w:val="20"/>
    </w:rPr>
  </w:style>
  <w:style w:type="paragraph" w:styleId="BodyText2">
    <w:name w:val="Body Text 2"/>
    <w:basedOn w:val="Normal"/>
    <w:rsid w:val="00FF5496"/>
    <w:pPr>
      <w:spacing w:after="120" w:line="480" w:lineRule="auto"/>
    </w:pPr>
  </w:style>
  <w:style w:type="paragraph" w:styleId="NormalWeb">
    <w:name w:val="Normal (Web)"/>
    <w:basedOn w:val="Normal"/>
    <w:uiPriority w:val="99"/>
    <w:rsid w:val="00FF5496"/>
    <w:pPr>
      <w:spacing w:before="100" w:beforeAutospacing="1" w:after="100" w:afterAutospacing="1"/>
    </w:pPr>
    <w:rPr>
      <w:rFonts w:ascii="Times New Roman" w:eastAsia="SimSun" w:hAnsi="Times New Roman"/>
      <w:sz w:val="24"/>
      <w:szCs w:val="24"/>
      <w:lang w:eastAsia="zh-CN"/>
    </w:rPr>
  </w:style>
  <w:style w:type="character" w:styleId="FollowedHyperlink">
    <w:name w:val="FollowedHyperlink"/>
    <w:basedOn w:val="DefaultParagraphFont"/>
    <w:rsid w:val="00FF5496"/>
    <w:rPr>
      <w:color w:val="800080"/>
      <w:u w:val="single"/>
    </w:rPr>
  </w:style>
  <w:style w:type="paragraph" w:styleId="ListBullet">
    <w:name w:val="List Bullet"/>
    <w:basedOn w:val="Normal"/>
    <w:rsid w:val="00967209"/>
    <w:pPr>
      <w:tabs>
        <w:tab w:val="num" w:pos="360"/>
      </w:tabs>
      <w:ind w:left="360" w:hanging="360"/>
    </w:pPr>
  </w:style>
  <w:style w:type="paragraph" w:styleId="ListNumber">
    <w:name w:val="List Number"/>
    <w:basedOn w:val="Normal"/>
    <w:rsid w:val="00A33C3C"/>
    <w:pPr>
      <w:tabs>
        <w:tab w:val="num" w:pos="1656"/>
      </w:tabs>
      <w:ind w:left="1656" w:hanging="360"/>
    </w:pPr>
    <w:rPr>
      <w:sz w:val="20"/>
      <w:szCs w:val="24"/>
    </w:rPr>
  </w:style>
  <w:style w:type="paragraph" w:customStyle="1" w:styleId="tabletext">
    <w:name w:val="tabletext"/>
    <w:basedOn w:val="Normal"/>
    <w:rsid w:val="00A33C3C"/>
    <w:pPr>
      <w:tabs>
        <w:tab w:val="num" w:pos="360"/>
      </w:tabs>
      <w:ind w:left="360" w:hanging="360"/>
    </w:pPr>
    <w:rPr>
      <w:rFonts w:cs="Arial"/>
      <w:sz w:val="20"/>
      <w:szCs w:val="20"/>
    </w:rPr>
  </w:style>
  <w:style w:type="paragraph" w:customStyle="1" w:styleId="Char1">
    <w:name w:val="Char1"/>
    <w:basedOn w:val="BodyText"/>
    <w:link w:val="CharChar"/>
    <w:rsid w:val="0098576B"/>
    <w:rPr>
      <w:rFonts w:cs="Arial"/>
      <w:b w:val="0"/>
      <w:i w:val="0"/>
      <w:sz w:val="22"/>
      <w:szCs w:val="22"/>
    </w:rPr>
  </w:style>
  <w:style w:type="character" w:customStyle="1" w:styleId="CharChar">
    <w:name w:val="Char Char"/>
    <w:basedOn w:val="BodyTextChar"/>
    <w:link w:val="Char1"/>
    <w:rsid w:val="00904DAF"/>
    <w:rPr>
      <w:rFonts w:ascii="Arial" w:hAnsi="Arial" w:cs="Arial"/>
      <w:b/>
      <w:i/>
      <w:sz w:val="22"/>
      <w:szCs w:val="22"/>
      <w:lang w:val="en-US" w:eastAsia="en-US" w:bidi="ar-SA"/>
    </w:rPr>
  </w:style>
  <w:style w:type="character" w:styleId="CommentReference">
    <w:name w:val="annotation reference"/>
    <w:basedOn w:val="DefaultParagraphFont"/>
    <w:rsid w:val="002B5B36"/>
    <w:rPr>
      <w:sz w:val="16"/>
      <w:szCs w:val="16"/>
    </w:rPr>
  </w:style>
  <w:style w:type="paragraph" w:styleId="CommentText">
    <w:name w:val="annotation text"/>
    <w:basedOn w:val="Normal"/>
    <w:link w:val="CommentTextChar"/>
    <w:rsid w:val="002B5B36"/>
    <w:rPr>
      <w:sz w:val="20"/>
      <w:szCs w:val="20"/>
    </w:rPr>
  </w:style>
  <w:style w:type="paragraph" w:styleId="CommentSubject">
    <w:name w:val="annotation subject"/>
    <w:basedOn w:val="CommentText"/>
    <w:next w:val="CommentText"/>
    <w:semiHidden/>
    <w:rsid w:val="002B5B36"/>
    <w:rPr>
      <w:b/>
      <w:bCs/>
    </w:rPr>
  </w:style>
  <w:style w:type="paragraph" w:styleId="ListParagraph">
    <w:name w:val="List Paragraph"/>
    <w:basedOn w:val="Normal"/>
    <w:link w:val="ListParagraphChar"/>
    <w:uiPriority w:val="34"/>
    <w:qFormat/>
    <w:rsid w:val="0054579E"/>
    <w:pPr>
      <w:spacing w:after="200" w:line="276" w:lineRule="auto"/>
      <w:ind w:left="720"/>
      <w:contextualSpacing/>
    </w:pPr>
    <w:rPr>
      <w:rFonts w:ascii="Calibri" w:eastAsia="Calibri" w:hAnsi="Calibri"/>
    </w:rPr>
  </w:style>
  <w:style w:type="character" w:customStyle="1" w:styleId="ListParagraphChar">
    <w:name w:val="List Paragraph Char"/>
    <w:basedOn w:val="DefaultParagraphFont"/>
    <w:link w:val="ListParagraph"/>
    <w:uiPriority w:val="34"/>
    <w:rsid w:val="0054579E"/>
    <w:rPr>
      <w:rFonts w:ascii="Calibri" w:eastAsia="Calibri" w:hAnsi="Calibri"/>
      <w:sz w:val="22"/>
      <w:szCs w:val="22"/>
      <w:lang w:val="en-US" w:eastAsia="en-US" w:bidi="ar-SA"/>
    </w:rPr>
  </w:style>
  <w:style w:type="paragraph" w:styleId="BodyText3">
    <w:name w:val="Body Text 3"/>
    <w:basedOn w:val="Normal"/>
    <w:rsid w:val="002C4852"/>
    <w:pPr>
      <w:spacing w:after="120"/>
    </w:pPr>
    <w:rPr>
      <w:sz w:val="16"/>
      <w:szCs w:val="16"/>
    </w:rPr>
  </w:style>
  <w:style w:type="paragraph" w:styleId="Revision">
    <w:name w:val="Revision"/>
    <w:hidden/>
    <w:uiPriority w:val="99"/>
    <w:semiHidden/>
    <w:rsid w:val="0053236D"/>
    <w:rPr>
      <w:rFonts w:ascii="Arial" w:hAnsi="Arial"/>
      <w:sz w:val="22"/>
      <w:szCs w:val="22"/>
      <w:lang w:val="en-US" w:eastAsia="en-US"/>
    </w:rPr>
  </w:style>
  <w:style w:type="paragraph" w:customStyle="1" w:styleId="TableTextCenter">
    <w:name w:val="Table Text Center"/>
    <w:basedOn w:val="Normal"/>
    <w:rsid w:val="00E277CC"/>
    <w:pPr>
      <w:overflowPunct w:val="0"/>
      <w:autoSpaceDE w:val="0"/>
      <w:autoSpaceDN w:val="0"/>
      <w:adjustRightInd w:val="0"/>
      <w:spacing w:before="60" w:after="60"/>
      <w:jc w:val="center"/>
      <w:textAlignment w:val="baseline"/>
    </w:pPr>
    <w:rPr>
      <w:rFonts w:ascii="Arial Narrow" w:hAnsi="Arial Narrow"/>
      <w:szCs w:val="20"/>
      <w:lang w:eastAsia="de-DE"/>
    </w:rPr>
  </w:style>
  <w:style w:type="paragraph" w:styleId="BodyTextIndent2">
    <w:name w:val="Body Text Indent 2"/>
    <w:basedOn w:val="Normal"/>
    <w:link w:val="BodyTextIndent2Char"/>
    <w:rsid w:val="006A7388"/>
    <w:pPr>
      <w:spacing w:after="120" w:line="480" w:lineRule="auto"/>
      <w:ind w:left="283"/>
    </w:pPr>
  </w:style>
  <w:style w:type="character" w:customStyle="1" w:styleId="BodyTextIndent2Char">
    <w:name w:val="Body Text Indent 2 Char"/>
    <w:basedOn w:val="DefaultParagraphFont"/>
    <w:link w:val="BodyTextIndent2"/>
    <w:rsid w:val="006A7388"/>
    <w:rPr>
      <w:rFonts w:ascii="Arial" w:hAnsi="Arial"/>
      <w:sz w:val="22"/>
      <w:szCs w:val="22"/>
      <w:lang w:val="en-US" w:eastAsia="en-US"/>
    </w:rPr>
  </w:style>
  <w:style w:type="paragraph" w:styleId="BodyTextIndent">
    <w:name w:val="Body Text Indent"/>
    <w:basedOn w:val="Normal"/>
    <w:link w:val="BodyTextIndentChar"/>
    <w:rsid w:val="006A7388"/>
    <w:pPr>
      <w:spacing w:after="120"/>
      <w:ind w:left="283"/>
    </w:pPr>
  </w:style>
  <w:style w:type="character" w:customStyle="1" w:styleId="BodyTextIndentChar">
    <w:name w:val="Body Text Indent Char"/>
    <w:basedOn w:val="DefaultParagraphFont"/>
    <w:link w:val="BodyTextIndent"/>
    <w:rsid w:val="006A7388"/>
    <w:rPr>
      <w:rFonts w:ascii="Arial" w:hAnsi="Arial"/>
      <w:sz w:val="22"/>
      <w:szCs w:val="22"/>
      <w:lang w:val="en-US" w:eastAsia="en-US"/>
    </w:rPr>
  </w:style>
  <w:style w:type="paragraph" w:customStyle="1" w:styleId="Style1">
    <w:name w:val="Style1"/>
    <w:basedOn w:val="Heading3"/>
    <w:rsid w:val="00237377"/>
    <w:pPr>
      <w:keepNext/>
      <w:ind w:left="1800"/>
    </w:pPr>
    <w:rPr>
      <w:b w:val="0"/>
      <w:sz w:val="26"/>
    </w:rPr>
  </w:style>
  <w:style w:type="paragraph" w:styleId="TOC4">
    <w:name w:val="toc 4"/>
    <w:basedOn w:val="Normal"/>
    <w:next w:val="Normal"/>
    <w:autoRedefine/>
    <w:uiPriority w:val="39"/>
    <w:unhideWhenUsed/>
    <w:rsid w:val="00BF058C"/>
    <w:pPr>
      <w:ind w:left="658"/>
    </w:pPr>
    <w:rPr>
      <w:sz w:val="24"/>
      <w:lang w:val="de-CH" w:eastAsia="de-CH"/>
    </w:rPr>
  </w:style>
  <w:style w:type="paragraph" w:styleId="TOC5">
    <w:name w:val="toc 5"/>
    <w:basedOn w:val="Normal"/>
    <w:next w:val="Normal"/>
    <w:autoRedefine/>
    <w:uiPriority w:val="39"/>
    <w:unhideWhenUsed/>
    <w:rsid w:val="0005764E"/>
    <w:pPr>
      <w:spacing w:after="100" w:line="276" w:lineRule="auto"/>
      <w:ind w:left="880"/>
    </w:pPr>
    <w:rPr>
      <w:lang w:val="de-CH" w:eastAsia="de-CH"/>
    </w:rPr>
  </w:style>
  <w:style w:type="paragraph" w:styleId="TOC6">
    <w:name w:val="toc 6"/>
    <w:basedOn w:val="Normal"/>
    <w:next w:val="Normal"/>
    <w:autoRedefine/>
    <w:uiPriority w:val="39"/>
    <w:unhideWhenUsed/>
    <w:rsid w:val="00BC72A0"/>
    <w:pPr>
      <w:spacing w:after="100" w:line="276" w:lineRule="auto"/>
      <w:ind w:left="1100"/>
    </w:pPr>
    <w:rPr>
      <w:rFonts w:ascii="Calibri" w:hAnsi="Calibri"/>
      <w:lang w:val="de-CH" w:eastAsia="de-CH"/>
    </w:rPr>
  </w:style>
  <w:style w:type="paragraph" w:styleId="TOC7">
    <w:name w:val="toc 7"/>
    <w:basedOn w:val="Normal"/>
    <w:next w:val="Normal"/>
    <w:autoRedefine/>
    <w:uiPriority w:val="39"/>
    <w:unhideWhenUsed/>
    <w:rsid w:val="00BC72A0"/>
    <w:pPr>
      <w:spacing w:after="100" w:line="276" w:lineRule="auto"/>
      <w:ind w:left="1320"/>
    </w:pPr>
    <w:rPr>
      <w:rFonts w:ascii="Calibri" w:hAnsi="Calibri"/>
      <w:lang w:val="de-CH" w:eastAsia="de-CH"/>
    </w:rPr>
  </w:style>
  <w:style w:type="paragraph" w:styleId="TOC8">
    <w:name w:val="toc 8"/>
    <w:basedOn w:val="Normal"/>
    <w:next w:val="Normal"/>
    <w:autoRedefine/>
    <w:uiPriority w:val="39"/>
    <w:unhideWhenUsed/>
    <w:rsid w:val="00BC72A0"/>
    <w:pPr>
      <w:spacing w:after="100" w:line="276" w:lineRule="auto"/>
      <w:ind w:left="1540"/>
    </w:pPr>
    <w:rPr>
      <w:rFonts w:ascii="Calibri" w:hAnsi="Calibri"/>
      <w:lang w:val="de-CH" w:eastAsia="de-CH"/>
    </w:rPr>
  </w:style>
  <w:style w:type="paragraph" w:styleId="TOC9">
    <w:name w:val="toc 9"/>
    <w:basedOn w:val="Normal"/>
    <w:next w:val="Normal"/>
    <w:autoRedefine/>
    <w:uiPriority w:val="39"/>
    <w:unhideWhenUsed/>
    <w:rsid w:val="00BC72A0"/>
    <w:pPr>
      <w:spacing w:after="100" w:line="276" w:lineRule="auto"/>
      <w:ind w:left="1760"/>
    </w:pPr>
    <w:rPr>
      <w:rFonts w:ascii="Calibri" w:hAnsi="Calibri"/>
      <w:lang w:val="de-CH" w:eastAsia="de-CH"/>
    </w:rPr>
  </w:style>
  <w:style w:type="paragraph" w:customStyle="1" w:styleId="TitleCover">
    <w:name w:val="Title Cover"/>
    <w:basedOn w:val="Normal"/>
    <w:next w:val="Normal"/>
    <w:rsid w:val="00241C97"/>
    <w:pPr>
      <w:keepNext/>
      <w:keepLines/>
      <w:pBdr>
        <w:top w:val="single" w:sz="48" w:space="31" w:color="auto"/>
      </w:pBdr>
      <w:tabs>
        <w:tab w:val="left" w:pos="0"/>
      </w:tabs>
      <w:overflowPunct w:val="0"/>
      <w:autoSpaceDE w:val="0"/>
      <w:autoSpaceDN w:val="0"/>
      <w:adjustRightInd w:val="0"/>
      <w:spacing w:before="240" w:after="500" w:line="640" w:lineRule="exact"/>
      <w:textAlignment w:val="baseline"/>
    </w:pPr>
    <w:rPr>
      <w:rFonts w:ascii="Arial Black" w:hAnsi="Arial Black"/>
      <w:b/>
      <w:spacing w:val="-48"/>
      <w:kern w:val="28"/>
      <w:sz w:val="64"/>
      <w:szCs w:val="20"/>
    </w:rPr>
  </w:style>
  <w:style w:type="paragraph" w:customStyle="1" w:styleId="HiddenTitle">
    <w:name w:val="Hidden Title"/>
    <w:basedOn w:val="Normal"/>
    <w:rsid w:val="000C00A7"/>
    <w:pPr>
      <w:spacing w:before="120" w:after="240"/>
      <w:jc w:val="both"/>
    </w:pPr>
    <w:rPr>
      <w:rFonts w:ascii="Times New Roman" w:hAnsi="Times New Roman"/>
      <w:b/>
      <w:sz w:val="28"/>
      <w:szCs w:val="20"/>
    </w:rPr>
  </w:style>
  <w:style w:type="paragraph" w:customStyle="1" w:styleId="TableText0">
    <w:name w:val="Table Text"/>
    <w:basedOn w:val="Normal"/>
    <w:rsid w:val="000C00A7"/>
    <w:pPr>
      <w:overflowPunct w:val="0"/>
      <w:autoSpaceDE w:val="0"/>
      <w:autoSpaceDN w:val="0"/>
      <w:adjustRightInd w:val="0"/>
      <w:spacing w:before="60"/>
      <w:textAlignment w:val="baseline"/>
    </w:pPr>
    <w:rPr>
      <w:spacing w:val="-5"/>
      <w:sz w:val="16"/>
      <w:szCs w:val="20"/>
    </w:rPr>
  </w:style>
  <w:style w:type="paragraph" w:customStyle="1" w:styleId="TableHeading">
    <w:name w:val="Table Heading"/>
    <w:basedOn w:val="TableText0"/>
    <w:rsid w:val="000C00A7"/>
    <w:pPr>
      <w:overflowPunct/>
      <w:autoSpaceDE/>
      <w:autoSpaceDN/>
      <w:adjustRightInd/>
      <w:spacing w:after="20"/>
      <w:jc w:val="both"/>
      <w:textAlignment w:val="auto"/>
    </w:pPr>
    <w:rPr>
      <w:b/>
      <w:caps/>
      <w:spacing w:val="0"/>
      <w:sz w:val="22"/>
      <w:lang w:eastAsia="nl-NL"/>
    </w:rPr>
  </w:style>
  <w:style w:type="character" w:customStyle="1" w:styleId="CommentTextChar">
    <w:name w:val="Comment Text Char"/>
    <w:basedOn w:val="DefaultParagraphFont"/>
    <w:link w:val="CommentText"/>
    <w:rsid w:val="00374C38"/>
    <w:rPr>
      <w:rFonts w:ascii="Arial" w:hAnsi="Arial"/>
      <w:lang w:val="en-US" w:eastAsia="en-US"/>
    </w:rPr>
  </w:style>
  <w:style w:type="paragraph" w:customStyle="1" w:styleId="NormalTable">
    <w:name w:val="NormalTable"/>
    <w:basedOn w:val="Normal"/>
    <w:rsid w:val="00F20358"/>
    <w:pPr>
      <w:spacing w:before="120"/>
    </w:pPr>
    <w:rPr>
      <w:rFonts w:ascii="Times New Roman" w:eastAsia="MS Mincho" w:hAnsi="Times New Roman"/>
      <w:szCs w:val="20"/>
      <w:lang w:val="en-GB" w:eastAsia="en-GB"/>
    </w:rPr>
  </w:style>
  <w:style w:type="paragraph" w:styleId="Caption">
    <w:name w:val="caption"/>
    <w:basedOn w:val="Normal"/>
    <w:next w:val="Normal"/>
    <w:unhideWhenUsed/>
    <w:qFormat/>
    <w:rsid w:val="00F93D31"/>
    <w:rPr>
      <w:b/>
      <w:bCs/>
      <w:sz w:val="20"/>
      <w:szCs w:val="20"/>
    </w:rPr>
  </w:style>
  <w:style w:type="character" w:customStyle="1" w:styleId="Heading2Char1">
    <w:name w:val="Heading 2 Char1"/>
    <w:aliases w:val="H2 Char,h2 Char,Reset numbering Char,Chapter Title Char,Heading 2 Char Char"/>
    <w:basedOn w:val="DefaultParagraphFont"/>
    <w:link w:val="Heading2"/>
    <w:rsid w:val="00993B75"/>
    <w:rPr>
      <w:rFonts w:ascii="Calibri Light" w:hAnsi="Calibri Light" w:cs="Arial"/>
      <w:b/>
      <w:bCs/>
      <w:iCs/>
      <w:sz w:val="24"/>
      <w:szCs w:val="24"/>
      <w:lang w:val="en-US" w:eastAsia="en-US"/>
    </w:rPr>
  </w:style>
  <w:style w:type="paragraph" w:styleId="FootnoteText">
    <w:name w:val="footnote text"/>
    <w:basedOn w:val="Normal"/>
    <w:link w:val="FootnoteTextChar"/>
    <w:rsid w:val="0016054D"/>
    <w:pPr>
      <w:ind w:left="720"/>
    </w:pPr>
    <w:rPr>
      <w:sz w:val="20"/>
      <w:szCs w:val="20"/>
    </w:rPr>
  </w:style>
  <w:style w:type="character" w:customStyle="1" w:styleId="FootnoteTextChar">
    <w:name w:val="Footnote Text Char"/>
    <w:basedOn w:val="DefaultParagraphFont"/>
    <w:link w:val="FootnoteText"/>
    <w:rsid w:val="0016054D"/>
    <w:rPr>
      <w:rFonts w:ascii="Arial" w:hAnsi="Arial"/>
    </w:rPr>
  </w:style>
  <w:style w:type="character" w:styleId="FootnoteReference">
    <w:name w:val="footnote reference"/>
    <w:basedOn w:val="DefaultParagraphFont"/>
    <w:rsid w:val="007F0303"/>
    <w:rPr>
      <w:vertAlign w:val="superscript"/>
    </w:rPr>
  </w:style>
  <w:style w:type="paragraph" w:styleId="TableofFigures">
    <w:name w:val="table of figures"/>
    <w:basedOn w:val="Normal"/>
    <w:next w:val="Normal"/>
    <w:uiPriority w:val="99"/>
    <w:rsid w:val="003A2E82"/>
    <w:rPr>
      <w:sz w:val="24"/>
    </w:rPr>
  </w:style>
  <w:style w:type="character" w:customStyle="1" w:styleId="Heading4Char">
    <w:name w:val="Heading 4 Char"/>
    <w:basedOn w:val="DefaultParagraphFont"/>
    <w:link w:val="Heading4"/>
    <w:rsid w:val="0095247B"/>
    <w:rPr>
      <w:rFonts w:asciiTheme="majorHAnsi" w:eastAsiaTheme="majorEastAsia" w:hAnsiTheme="majorHAnsi" w:cstheme="majorBidi"/>
      <w:b/>
      <w:bCs/>
      <w:i/>
      <w:iCs/>
      <w:color w:val="4F81BD" w:themeColor="accent1"/>
      <w:sz w:val="22"/>
      <w:szCs w:val="22"/>
      <w:lang w:val="en-US" w:eastAsia="en-US"/>
    </w:rPr>
  </w:style>
  <w:style w:type="character" w:customStyle="1" w:styleId="Heading3Char">
    <w:name w:val="Heading 3 Char"/>
    <w:aliases w:val="Level 1 - 1 Char,H3 Char,h3 Char,subhead Char,1. Char,Topic Heading Char"/>
    <w:basedOn w:val="DefaultParagraphFont"/>
    <w:link w:val="Heading3"/>
    <w:rsid w:val="006E546E"/>
    <w:rPr>
      <w:rFonts w:ascii="Arial" w:hAnsi="Arial" w:cs="Arial"/>
      <w:b/>
      <w:bCs/>
      <w:sz w:val="24"/>
      <w:szCs w:val="26"/>
      <w:lang w:val="en-US" w:eastAsia="en-US"/>
    </w:rPr>
  </w:style>
  <w:style w:type="paragraph" w:styleId="NoSpacing">
    <w:name w:val="No Spacing"/>
    <w:uiPriority w:val="1"/>
    <w:qFormat/>
    <w:rsid w:val="00A259E2"/>
    <w:rPr>
      <w:rFonts w:ascii="Calibri" w:eastAsia="Calibri" w:hAnsi="Calibri"/>
      <w:sz w:val="22"/>
      <w:szCs w:val="22"/>
      <w:lang w:val="en-US" w:eastAsia="en-US"/>
    </w:rPr>
  </w:style>
  <w:style w:type="paragraph" w:styleId="Subtitle">
    <w:name w:val="Subtitle"/>
    <w:next w:val="Normal"/>
    <w:link w:val="SubtitleChar"/>
    <w:qFormat/>
    <w:rsid w:val="009D0DFC"/>
    <w:pPr>
      <w:jc w:val="right"/>
    </w:pPr>
    <w:rPr>
      <w:rFonts w:ascii="Arial" w:hAnsi="Arial"/>
      <w:b/>
      <w:sz w:val="28"/>
      <w:lang w:val="de-DE" w:eastAsia="de-DE"/>
    </w:rPr>
  </w:style>
  <w:style w:type="character" w:customStyle="1" w:styleId="SubtitleChar">
    <w:name w:val="Subtitle Char"/>
    <w:basedOn w:val="DefaultParagraphFont"/>
    <w:link w:val="Subtitle"/>
    <w:rsid w:val="009D0DFC"/>
    <w:rPr>
      <w:rFonts w:ascii="Arial" w:hAnsi="Arial"/>
      <w:b/>
      <w:sz w:val="28"/>
      <w:lang w:val="de-DE" w:eastAsia="de-DE"/>
    </w:rPr>
  </w:style>
  <w:style w:type="paragraph" w:styleId="TableofAuthorities">
    <w:name w:val="table of authorities"/>
    <w:basedOn w:val="Normal"/>
    <w:next w:val="Normal"/>
    <w:unhideWhenUsed/>
    <w:rsid w:val="00530100"/>
    <w:pPr>
      <w:ind w:left="220" w:hanging="220"/>
    </w:pPr>
    <w:rPr>
      <w:rFonts w:asciiTheme="minorHAnsi" w:hAnsiTheme="minorHAnsi"/>
      <w:sz w:val="20"/>
      <w:szCs w:val="20"/>
    </w:rPr>
  </w:style>
  <w:style w:type="paragraph" w:styleId="TOAHeading">
    <w:name w:val="toa heading"/>
    <w:basedOn w:val="Normal"/>
    <w:next w:val="Normal"/>
    <w:unhideWhenUsed/>
    <w:rsid w:val="00530100"/>
    <w:pPr>
      <w:spacing w:before="240" w:after="120"/>
    </w:pPr>
    <w:rPr>
      <w:rFonts w:asciiTheme="minorHAnsi" w:hAnsiTheme="minorHAnsi" w:cs="Arial"/>
      <w:b/>
      <w:bCs/>
      <w:caps/>
      <w:sz w:val="20"/>
      <w:szCs w:val="20"/>
    </w:rPr>
  </w:style>
  <w:style w:type="paragraph" w:styleId="TOCHeading">
    <w:name w:val="TOC Heading"/>
    <w:basedOn w:val="Heading1"/>
    <w:next w:val="Normal"/>
    <w:uiPriority w:val="39"/>
    <w:unhideWhenUsed/>
    <w:qFormat/>
    <w:rsid w:val="002103EE"/>
    <w:pPr>
      <w:keepLines/>
      <w:pageBreakBefore w:val="0"/>
      <w:numPr>
        <w:numId w:val="0"/>
      </w:numPr>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Index1">
    <w:name w:val="index 1"/>
    <w:basedOn w:val="Normal"/>
    <w:next w:val="Normal"/>
    <w:autoRedefine/>
    <w:uiPriority w:val="99"/>
    <w:unhideWhenUsed/>
    <w:rsid w:val="00BD3B94"/>
    <w:pPr>
      <w:ind w:left="220" w:hanging="220"/>
    </w:pPr>
    <w:rPr>
      <w:rFonts w:asciiTheme="minorHAnsi" w:hAnsiTheme="minorHAnsi"/>
      <w:sz w:val="18"/>
      <w:szCs w:val="18"/>
    </w:rPr>
  </w:style>
  <w:style w:type="paragraph" w:styleId="Index2">
    <w:name w:val="index 2"/>
    <w:basedOn w:val="Normal"/>
    <w:next w:val="Normal"/>
    <w:autoRedefine/>
    <w:unhideWhenUsed/>
    <w:rsid w:val="00BD3B94"/>
    <w:pPr>
      <w:ind w:left="440" w:hanging="220"/>
    </w:pPr>
    <w:rPr>
      <w:rFonts w:asciiTheme="minorHAnsi" w:hAnsiTheme="minorHAnsi"/>
      <w:sz w:val="18"/>
      <w:szCs w:val="18"/>
    </w:rPr>
  </w:style>
  <w:style w:type="paragraph" w:styleId="Index3">
    <w:name w:val="index 3"/>
    <w:basedOn w:val="Normal"/>
    <w:next w:val="Normal"/>
    <w:autoRedefine/>
    <w:unhideWhenUsed/>
    <w:rsid w:val="00BD3B94"/>
    <w:pPr>
      <w:ind w:left="660" w:hanging="220"/>
    </w:pPr>
    <w:rPr>
      <w:rFonts w:asciiTheme="minorHAnsi" w:hAnsiTheme="minorHAnsi"/>
      <w:sz w:val="18"/>
      <w:szCs w:val="18"/>
    </w:rPr>
  </w:style>
  <w:style w:type="paragraph" w:styleId="Index4">
    <w:name w:val="index 4"/>
    <w:basedOn w:val="Normal"/>
    <w:next w:val="Normal"/>
    <w:autoRedefine/>
    <w:unhideWhenUsed/>
    <w:rsid w:val="00BD3B94"/>
    <w:pPr>
      <w:ind w:left="880" w:hanging="220"/>
    </w:pPr>
    <w:rPr>
      <w:rFonts w:asciiTheme="minorHAnsi" w:hAnsiTheme="minorHAnsi"/>
      <w:sz w:val="18"/>
      <w:szCs w:val="18"/>
    </w:rPr>
  </w:style>
  <w:style w:type="paragraph" w:styleId="Index5">
    <w:name w:val="index 5"/>
    <w:basedOn w:val="Normal"/>
    <w:next w:val="Normal"/>
    <w:autoRedefine/>
    <w:unhideWhenUsed/>
    <w:rsid w:val="00BD3B94"/>
    <w:pPr>
      <w:ind w:left="1100" w:hanging="220"/>
    </w:pPr>
    <w:rPr>
      <w:rFonts w:asciiTheme="minorHAnsi" w:hAnsiTheme="minorHAnsi"/>
      <w:sz w:val="18"/>
      <w:szCs w:val="18"/>
    </w:rPr>
  </w:style>
  <w:style w:type="paragraph" w:styleId="Index6">
    <w:name w:val="index 6"/>
    <w:basedOn w:val="Normal"/>
    <w:next w:val="Normal"/>
    <w:autoRedefine/>
    <w:unhideWhenUsed/>
    <w:rsid w:val="00BD3B94"/>
    <w:pPr>
      <w:ind w:left="1320" w:hanging="220"/>
    </w:pPr>
    <w:rPr>
      <w:rFonts w:asciiTheme="minorHAnsi" w:hAnsiTheme="minorHAnsi"/>
      <w:sz w:val="18"/>
      <w:szCs w:val="18"/>
    </w:rPr>
  </w:style>
  <w:style w:type="paragraph" w:styleId="Index7">
    <w:name w:val="index 7"/>
    <w:basedOn w:val="Normal"/>
    <w:next w:val="Normal"/>
    <w:autoRedefine/>
    <w:unhideWhenUsed/>
    <w:rsid w:val="00BD3B94"/>
    <w:pPr>
      <w:ind w:left="1540" w:hanging="220"/>
    </w:pPr>
    <w:rPr>
      <w:rFonts w:asciiTheme="minorHAnsi" w:hAnsiTheme="minorHAnsi"/>
      <w:sz w:val="18"/>
      <w:szCs w:val="18"/>
    </w:rPr>
  </w:style>
  <w:style w:type="paragraph" w:styleId="Index8">
    <w:name w:val="index 8"/>
    <w:basedOn w:val="Normal"/>
    <w:next w:val="Normal"/>
    <w:autoRedefine/>
    <w:unhideWhenUsed/>
    <w:rsid w:val="00BD3B94"/>
    <w:pPr>
      <w:ind w:left="1760" w:hanging="220"/>
    </w:pPr>
    <w:rPr>
      <w:rFonts w:asciiTheme="minorHAnsi" w:hAnsiTheme="minorHAnsi"/>
      <w:sz w:val="18"/>
      <w:szCs w:val="18"/>
    </w:rPr>
  </w:style>
  <w:style w:type="paragraph" w:styleId="Index9">
    <w:name w:val="index 9"/>
    <w:basedOn w:val="Normal"/>
    <w:next w:val="Normal"/>
    <w:autoRedefine/>
    <w:unhideWhenUsed/>
    <w:rsid w:val="00BD3B94"/>
    <w:pPr>
      <w:ind w:left="1980" w:hanging="220"/>
    </w:pPr>
    <w:rPr>
      <w:rFonts w:asciiTheme="minorHAnsi" w:hAnsiTheme="minorHAnsi"/>
      <w:sz w:val="18"/>
      <w:szCs w:val="18"/>
    </w:rPr>
  </w:style>
  <w:style w:type="paragraph" w:styleId="IndexHeading">
    <w:name w:val="index heading"/>
    <w:basedOn w:val="Normal"/>
    <w:next w:val="Index1"/>
    <w:uiPriority w:val="99"/>
    <w:unhideWhenUsed/>
    <w:rsid w:val="00BD3B94"/>
    <w:pPr>
      <w:spacing w:before="240" w:after="120"/>
      <w:ind w:left="140"/>
    </w:pPr>
    <w:rPr>
      <w:rFonts w:asciiTheme="majorHAnsi" w:hAnsiTheme="majorHAnsi"/>
      <w:b/>
      <w:bCs/>
      <w:sz w:val="28"/>
      <w:szCs w:val="28"/>
    </w:rPr>
  </w:style>
  <w:style w:type="paragraph" w:customStyle="1" w:styleId="Cover-CustomerName">
    <w:name w:val="Cover - Customer Name"/>
    <w:next w:val="Normal"/>
    <w:link w:val="Cover-CustomerNameChar"/>
    <w:uiPriority w:val="99"/>
    <w:rsid w:val="00A96F48"/>
    <w:pPr>
      <w:spacing w:before="120" w:after="120"/>
      <w:jc w:val="right"/>
    </w:pPr>
    <w:rPr>
      <w:rFonts w:ascii="Calibri" w:hAnsi="Calibri" w:cs="Arial"/>
      <w:b/>
      <w:color w:val="F79646"/>
      <w:sz w:val="48"/>
      <w:szCs w:val="48"/>
      <w:lang w:val="en-MY" w:eastAsia="en-US"/>
    </w:rPr>
  </w:style>
  <w:style w:type="character" w:customStyle="1" w:styleId="Cover-CustomerNameChar">
    <w:name w:val="Cover - Customer Name Char"/>
    <w:link w:val="Cover-CustomerName"/>
    <w:uiPriority w:val="99"/>
    <w:locked/>
    <w:rsid w:val="00A96F48"/>
    <w:rPr>
      <w:rFonts w:ascii="Calibri" w:hAnsi="Calibri" w:cs="Arial"/>
      <w:b/>
      <w:color w:val="F79646"/>
      <w:sz w:val="48"/>
      <w:szCs w:val="48"/>
      <w:lang w:val="en-MY" w:eastAsia="en-US"/>
    </w:rPr>
  </w:style>
  <w:style w:type="paragraph" w:customStyle="1" w:styleId="Cover-ProposalText">
    <w:name w:val="Cover - Proposal Text"/>
    <w:link w:val="Cover-ProposalTextChar"/>
    <w:uiPriority w:val="99"/>
    <w:rsid w:val="00A96F48"/>
    <w:pPr>
      <w:spacing w:before="120" w:after="120"/>
      <w:jc w:val="right"/>
    </w:pPr>
    <w:rPr>
      <w:rFonts w:ascii="Calibri" w:hAnsi="Calibri" w:cs="Arial"/>
      <w:b/>
      <w:color w:val="BFBFBF"/>
      <w:sz w:val="48"/>
      <w:szCs w:val="48"/>
      <w:lang w:val="en-MY" w:eastAsia="en-US"/>
    </w:rPr>
  </w:style>
  <w:style w:type="character" w:customStyle="1" w:styleId="Cover-ProposalTextChar">
    <w:name w:val="Cover - Proposal Text Char"/>
    <w:link w:val="Cover-ProposalText"/>
    <w:uiPriority w:val="99"/>
    <w:locked/>
    <w:rsid w:val="00A96F48"/>
    <w:rPr>
      <w:rFonts w:ascii="Calibri" w:hAnsi="Calibri" w:cs="Arial"/>
      <w:b/>
      <w:color w:val="BFBFBF"/>
      <w:sz w:val="48"/>
      <w:szCs w:val="48"/>
      <w:lang w:val="en-MY" w:eastAsia="en-US"/>
    </w:rPr>
  </w:style>
  <w:style w:type="paragraph" w:customStyle="1" w:styleId="TitlePage-BoldCentered">
    <w:name w:val="Title Page - Bold &amp; Centered"/>
    <w:basedOn w:val="Normal"/>
    <w:next w:val="Normal"/>
    <w:rsid w:val="00A14DC0"/>
    <w:pPr>
      <w:jc w:val="center"/>
    </w:pPr>
    <w:rPr>
      <w:rFonts w:ascii="Tahoma" w:hAnsi="Tahoma"/>
      <w:b/>
      <w:bCs/>
      <w:sz w:val="36"/>
      <w:szCs w:val="20"/>
      <w:lang w:eastAsia="ja-JP"/>
    </w:rPr>
  </w:style>
  <w:style w:type="character" w:customStyle="1" w:styleId="TOCHeader">
    <w:name w:val="TOC Header"/>
    <w:rsid w:val="00A14DC0"/>
    <w:rPr>
      <w:b/>
      <w:bCs/>
      <w:sz w:val="36"/>
    </w:rPr>
  </w:style>
  <w:style w:type="paragraph" w:customStyle="1" w:styleId="TitlePage-BoldItalic">
    <w:name w:val="Title Page - Bold &amp; Italic"/>
    <w:basedOn w:val="Normal"/>
    <w:qFormat/>
    <w:rsid w:val="00A14DC0"/>
    <w:pPr>
      <w:jc w:val="right"/>
    </w:pPr>
    <w:rPr>
      <w:rFonts w:ascii="Tahoma" w:hAnsi="Tahoma"/>
      <w:b/>
      <w:bCs/>
      <w:i/>
      <w:spacing w:val="20"/>
      <w:sz w:val="40"/>
      <w:szCs w:val="52"/>
      <w:lang w:eastAsia="ja-JP"/>
    </w:rPr>
  </w:style>
  <w:style w:type="paragraph" w:customStyle="1" w:styleId="TitlePage-Italic">
    <w:name w:val="Title Page - Italic"/>
    <w:basedOn w:val="Normal"/>
    <w:rsid w:val="00A14DC0"/>
    <w:pPr>
      <w:jc w:val="right"/>
    </w:pPr>
    <w:rPr>
      <w:rFonts w:ascii="Tahoma" w:hAnsi="Tahoma"/>
      <w:i/>
      <w:iCs/>
      <w:spacing w:val="20"/>
      <w:sz w:val="40"/>
      <w:szCs w:val="20"/>
      <w:lang w:eastAsia="ja-JP"/>
    </w:rPr>
  </w:style>
  <w:style w:type="paragraph" w:customStyle="1" w:styleId="NormalCenteredBold">
    <w:name w:val="Normal Centered Bold"/>
    <w:basedOn w:val="Normal"/>
    <w:rsid w:val="00752EFA"/>
    <w:pPr>
      <w:jc w:val="center"/>
    </w:pPr>
    <w:rPr>
      <w:rFonts w:ascii="Tahoma" w:hAnsi="Tahoma"/>
      <w:b/>
      <w:bCs/>
      <w:sz w:val="20"/>
      <w:szCs w:val="20"/>
      <w:lang w:eastAsia="ja-JP"/>
    </w:rPr>
  </w:style>
  <w:style w:type="paragraph" w:customStyle="1" w:styleId="Heading1Text">
    <w:name w:val="Heading 1 Text"/>
    <w:basedOn w:val="Normal"/>
    <w:link w:val="Heading1TextChar"/>
    <w:qFormat/>
    <w:rsid w:val="00E0118B"/>
    <w:pPr>
      <w:spacing w:after="120"/>
      <w:ind w:left="360"/>
    </w:pPr>
    <w:rPr>
      <w:rFonts w:ascii="Tahoma" w:eastAsia="MS Mincho" w:hAnsi="Tahoma"/>
      <w:sz w:val="20"/>
      <w:szCs w:val="24"/>
      <w:lang w:eastAsia="ja-JP"/>
    </w:rPr>
  </w:style>
  <w:style w:type="paragraph" w:customStyle="1" w:styleId="Heading2Text">
    <w:name w:val="Heading 2 Text"/>
    <w:basedOn w:val="Normal"/>
    <w:link w:val="Heading2TextChar"/>
    <w:qFormat/>
    <w:rsid w:val="00E0118B"/>
    <w:pPr>
      <w:spacing w:after="120"/>
      <w:ind w:left="720"/>
    </w:pPr>
    <w:rPr>
      <w:rFonts w:ascii="Tahoma" w:eastAsia="MS Mincho" w:hAnsi="Tahoma"/>
      <w:sz w:val="20"/>
      <w:szCs w:val="24"/>
      <w:lang w:eastAsia="ja-JP"/>
    </w:rPr>
  </w:style>
  <w:style w:type="paragraph" w:customStyle="1" w:styleId="Heading3Text">
    <w:name w:val="Heading 3 Text"/>
    <w:basedOn w:val="Normal"/>
    <w:qFormat/>
    <w:rsid w:val="00E0118B"/>
    <w:pPr>
      <w:spacing w:after="120"/>
      <w:ind w:left="1080"/>
    </w:pPr>
    <w:rPr>
      <w:rFonts w:ascii="Tahoma" w:hAnsi="Tahoma" w:cs="Arial"/>
      <w:color w:val="000000"/>
      <w:sz w:val="20"/>
      <w:szCs w:val="20"/>
      <w:lang w:eastAsia="ja-JP"/>
    </w:rPr>
  </w:style>
  <w:style w:type="character" w:customStyle="1" w:styleId="Heading1TextChar">
    <w:name w:val="Heading 1 Text Char"/>
    <w:link w:val="Heading1Text"/>
    <w:rsid w:val="00E0118B"/>
    <w:rPr>
      <w:rFonts w:ascii="Tahoma" w:eastAsia="MS Mincho" w:hAnsi="Tahoma"/>
      <w:szCs w:val="24"/>
      <w:lang w:val="en-US" w:eastAsia="ja-JP"/>
    </w:rPr>
  </w:style>
  <w:style w:type="character" w:customStyle="1" w:styleId="Heading2TextChar">
    <w:name w:val="Heading 2 Text Char"/>
    <w:link w:val="Heading2Text"/>
    <w:rsid w:val="00E0118B"/>
    <w:rPr>
      <w:rFonts w:ascii="Tahoma" w:eastAsia="MS Mincho" w:hAnsi="Tahoma"/>
      <w:szCs w:val="24"/>
      <w:lang w:val="en-US" w:eastAsia="ja-JP"/>
    </w:rPr>
  </w:style>
  <w:style w:type="paragraph" w:customStyle="1" w:styleId="Heading2TextBulleted">
    <w:name w:val="Heading 2 Text Bulleted"/>
    <w:basedOn w:val="Heading2Text"/>
    <w:qFormat/>
    <w:rsid w:val="00E0118B"/>
    <w:pPr>
      <w:numPr>
        <w:numId w:val="4"/>
      </w:numPr>
    </w:pPr>
    <w:rPr>
      <w:noProof/>
    </w:rPr>
  </w:style>
  <w:style w:type="paragraph" w:customStyle="1" w:styleId="Heading3TextBulleted">
    <w:name w:val="Heading 3 Text Bulleted"/>
    <w:basedOn w:val="Heading3Text"/>
    <w:qFormat/>
    <w:rsid w:val="00E0118B"/>
    <w:pPr>
      <w:numPr>
        <w:numId w:val="5"/>
      </w:numPr>
      <w:tabs>
        <w:tab w:val="clear" w:pos="2347"/>
        <w:tab w:val="num" w:pos="1440"/>
      </w:tabs>
      <w:ind w:left="1440"/>
    </w:pPr>
  </w:style>
  <w:style w:type="paragraph" w:customStyle="1" w:styleId="Heading2TextBold">
    <w:name w:val="Heading 2 Text Bold"/>
    <w:basedOn w:val="Heading2Text"/>
    <w:qFormat/>
    <w:rsid w:val="00E0118B"/>
    <w:rPr>
      <w:b/>
    </w:rPr>
  </w:style>
  <w:style w:type="paragraph" w:customStyle="1" w:styleId="TableHeader-Left">
    <w:name w:val="Table Header - Left"/>
    <w:basedOn w:val="Normal"/>
    <w:qFormat/>
    <w:rsid w:val="00E0118B"/>
    <w:rPr>
      <w:rFonts w:ascii="Tahoma" w:eastAsia="MS Mincho" w:hAnsi="Tahoma"/>
      <w:b/>
      <w:sz w:val="20"/>
      <w:szCs w:val="24"/>
      <w:lang w:eastAsia="ja-JP"/>
    </w:rPr>
  </w:style>
  <w:style w:type="paragraph" w:customStyle="1" w:styleId="TableField-Left">
    <w:name w:val="Table Field - Left"/>
    <w:basedOn w:val="Normal"/>
    <w:qFormat/>
    <w:rsid w:val="00E0118B"/>
    <w:rPr>
      <w:rFonts w:ascii="Tahoma" w:eastAsia="MS Mincho" w:hAnsi="Tahoma"/>
      <w:sz w:val="20"/>
      <w:szCs w:val="20"/>
      <w:lang w:eastAsia="ja-JP"/>
    </w:rPr>
  </w:style>
  <w:style w:type="paragraph" w:customStyle="1" w:styleId="TableField-Center">
    <w:name w:val="Table Field - Center"/>
    <w:basedOn w:val="Normal"/>
    <w:qFormat/>
    <w:rsid w:val="00E0118B"/>
    <w:pPr>
      <w:jc w:val="center"/>
    </w:pPr>
    <w:rPr>
      <w:rFonts w:ascii="Tahoma" w:eastAsia="MS Mincho" w:hAnsi="Tahoma"/>
      <w:sz w:val="20"/>
      <w:szCs w:val="24"/>
      <w:lang w:eastAsia="ja-JP"/>
    </w:rPr>
  </w:style>
  <w:style w:type="paragraph" w:customStyle="1" w:styleId="TableHeader-Center">
    <w:name w:val="Table Header - Center"/>
    <w:basedOn w:val="Normal"/>
    <w:qFormat/>
    <w:rsid w:val="00E0118B"/>
    <w:pPr>
      <w:jc w:val="center"/>
    </w:pPr>
    <w:rPr>
      <w:rFonts w:ascii="Tahoma" w:eastAsia="MS Mincho" w:hAnsi="Tahoma"/>
      <w:b/>
      <w:sz w:val="20"/>
      <w:szCs w:val="24"/>
      <w:lang w:eastAsia="ja-JP"/>
    </w:rPr>
  </w:style>
  <w:style w:type="paragraph" w:customStyle="1" w:styleId="Heading2TextSubsetNumbered">
    <w:name w:val="Heading 2 Text Subset Numbered"/>
    <w:qFormat/>
    <w:rsid w:val="00E0118B"/>
    <w:pPr>
      <w:numPr>
        <w:numId w:val="8"/>
      </w:numPr>
    </w:pPr>
    <w:rPr>
      <w:rFonts w:ascii="Tahoma" w:hAnsi="Tahoma" w:cs="Arial"/>
      <w:color w:val="000000"/>
      <w:lang w:val="en-US" w:eastAsia="ja-JP"/>
    </w:rPr>
  </w:style>
  <w:style w:type="paragraph" w:customStyle="1" w:styleId="Heading2TextBlueDescriptive">
    <w:name w:val="Heading 2 Text Blue Descriptive"/>
    <w:basedOn w:val="Heading2Text"/>
    <w:rsid w:val="00E0118B"/>
    <w:rPr>
      <w:i/>
      <w:color w:val="0000FF"/>
      <w:sz w:val="18"/>
    </w:rPr>
  </w:style>
  <w:style w:type="character" w:customStyle="1" w:styleId="apple-converted-space">
    <w:name w:val="apple-converted-space"/>
    <w:basedOn w:val="DefaultParagraphFont"/>
    <w:rsid w:val="00FD4587"/>
  </w:style>
  <w:style w:type="paragraph" w:customStyle="1" w:styleId="CapNormal">
    <w:name w:val="Cap_Normal"/>
    <w:qFormat/>
    <w:rsid w:val="00131612"/>
    <w:pPr>
      <w:spacing w:after="160"/>
    </w:pPr>
    <w:rPr>
      <w:sz w:val="22"/>
      <w:szCs w:val="24"/>
      <w:lang w:val="en-US" w:eastAsia="en-CA"/>
    </w:rPr>
  </w:style>
  <w:style w:type="paragraph" w:customStyle="1" w:styleId="TableBody">
    <w:name w:val="Table Body"/>
    <w:uiPriority w:val="99"/>
    <w:qFormat/>
    <w:rsid w:val="00131612"/>
    <w:pPr>
      <w:spacing w:after="60"/>
    </w:pPr>
    <w:rPr>
      <w:rFonts w:ascii="Arial" w:hAnsi="Arial" w:cs="Arial"/>
      <w:sz w:val="18"/>
      <w:szCs w:val="16"/>
      <w:lang w:val="en-US" w:eastAsia="en-US"/>
    </w:rPr>
  </w:style>
  <w:style w:type="paragraph" w:customStyle="1" w:styleId="TableHeading1White">
    <w:name w:val="Table Heading 1 White"/>
    <w:qFormat/>
    <w:rsid w:val="00131612"/>
    <w:pPr>
      <w:keepNext/>
      <w:keepLines/>
      <w:overflowPunct w:val="0"/>
      <w:autoSpaceDE w:val="0"/>
      <w:autoSpaceDN w:val="0"/>
      <w:adjustRightInd w:val="0"/>
      <w:jc w:val="center"/>
      <w:textAlignment w:val="baseline"/>
    </w:pPr>
    <w:rPr>
      <w:rFonts w:ascii="Arial" w:hAnsi="Arial" w:cs="Arial"/>
      <w:b/>
      <w:color w:val="FFFFFF"/>
      <w:spacing w:val="10"/>
      <w:sz w:val="18"/>
      <w:szCs w:val="24"/>
      <w:lang w:val="en-US" w:eastAsia="en-US"/>
    </w:rPr>
  </w:style>
  <w:style w:type="table" w:customStyle="1" w:styleId="TableGridLight1">
    <w:name w:val="Table Grid Light1"/>
    <w:basedOn w:val="TableNormal"/>
    <w:uiPriority w:val="40"/>
    <w:rsid w:val="0003111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pageheading">
    <w:name w:val="pageheading"/>
    <w:basedOn w:val="DefaultParagraphFont"/>
    <w:rsid w:val="00031112"/>
  </w:style>
  <w:style w:type="character" w:customStyle="1" w:styleId="widgetcontainerread">
    <w:name w:val="widgetcontainerread"/>
    <w:basedOn w:val="DefaultParagraphFont"/>
    <w:rsid w:val="009F073F"/>
  </w:style>
  <w:style w:type="character" w:customStyle="1" w:styleId="keyword">
    <w:name w:val="keyword"/>
    <w:basedOn w:val="DefaultParagraphFont"/>
    <w:rsid w:val="00164CCF"/>
  </w:style>
  <w:style w:type="character" w:styleId="UnresolvedMention">
    <w:name w:val="Unresolved Mention"/>
    <w:basedOn w:val="DefaultParagraphFont"/>
    <w:uiPriority w:val="99"/>
    <w:semiHidden/>
    <w:unhideWhenUsed/>
    <w:rsid w:val="00DC79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107737">
      <w:bodyDiv w:val="1"/>
      <w:marLeft w:val="0"/>
      <w:marRight w:val="0"/>
      <w:marTop w:val="0"/>
      <w:marBottom w:val="0"/>
      <w:divBdr>
        <w:top w:val="none" w:sz="0" w:space="0" w:color="auto"/>
        <w:left w:val="none" w:sz="0" w:space="0" w:color="auto"/>
        <w:bottom w:val="none" w:sz="0" w:space="0" w:color="auto"/>
        <w:right w:val="none" w:sz="0" w:space="0" w:color="auto"/>
      </w:divBdr>
    </w:div>
    <w:div w:id="37822749">
      <w:bodyDiv w:val="1"/>
      <w:marLeft w:val="0"/>
      <w:marRight w:val="0"/>
      <w:marTop w:val="0"/>
      <w:marBottom w:val="0"/>
      <w:divBdr>
        <w:top w:val="none" w:sz="0" w:space="0" w:color="auto"/>
        <w:left w:val="none" w:sz="0" w:space="0" w:color="auto"/>
        <w:bottom w:val="none" w:sz="0" w:space="0" w:color="auto"/>
        <w:right w:val="none" w:sz="0" w:space="0" w:color="auto"/>
      </w:divBdr>
      <w:divsChild>
        <w:div w:id="18090604">
          <w:marLeft w:val="547"/>
          <w:marRight w:val="0"/>
          <w:marTop w:val="0"/>
          <w:marBottom w:val="0"/>
          <w:divBdr>
            <w:top w:val="none" w:sz="0" w:space="0" w:color="auto"/>
            <w:left w:val="none" w:sz="0" w:space="0" w:color="auto"/>
            <w:bottom w:val="none" w:sz="0" w:space="0" w:color="auto"/>
            <w:right w:val="none" w:sz="0" w:space="0" w:color="auto"/>
          </w:divBdr>
        </w:div>
        <w:div w:id="137846180">
          <w:marLeft w:val="547"/>
          <w:marRight w:val="0"/>
          <w:marTop w:val="0"/>
          <w:marBottom w:val="0"/>
          <w:divBdr>
            <w:top w:val="none" w:sz="0" w:space="0" w:color="auto"/>
            <w:left w:val="none" w:sz="0" w:space="0" w:color="auto"/>
            <w:bottom w:val="none" w:sz="0" w:space="0" w:color="auto"/>
            <w:right w:val="none" w:sz="0" w:space="0" w:color="auto"/>
          </w:divBdr>
        </w:div>
        <w:div w:id="324742672">
          <w:marLeft w:val="1166"/>
          <w:marRight w:val="0"/>
          <w:marTop w:val="0"/>
          <w:marBottom w:val="0"/>
          <w:divBdr>
            <w:top w:val="none" w:sz="0" w:space="0" w:color="auto"/>
            <w:left w:val="none" w:sz="0" w:space="0" w:color="auto"/>
            <w:bottom w:val="none" w:sz="0" w:space="0" w:color="auto"/>
            <w:right w:val="none" w:sz="0" w:space="0" w:color="auto"/>
          </w:divBdr>
        </w:div>
        <w:div w:id="419912921">
          <w:marLeft w:val="1800"/>
          <w:marRight w:val="0"/>
          <w:marTop w:val="0"/>
          <w:marBottom w:val="0"/>
          <w:divBdr>
            <w:top w:val="none" w:sz="0" w:space="0" w:color="auto"/>
            <w:left w:val="none" w:sz="0" w:space="0" w:color="auto"/>
            <w:bottom w:val="none" w:sz="0" w:space="0" w:color="auto"/>
            <w:right w:val="none" w:sz="0" w:space="0" w:color="auto"/>
          </w:divBdr>
        </w:div>
        <w:div w:id="592592192">
          <w:marLeft w:val="1800"/>
          <w:marRight w:val="0"/>
          <w:marTop w:val="0"/>
          <w:marBottom w:val="0"/>
          <w:divBdr>
            <w:top w:val="none" w:sz="0" w:space="0" w:color="auto"/>
            <w:left w:val="none" w:sz="0" w:space="0" w:color="auto"/>
            <w:bottom w:val="none" w:sz="0" w:space="0" w:color="auto"/>
            <w:right w:val="none" w:sz="0" w:space="0" w:color="auto"/>
          </w:divBdr>
        </w:div>
        <w:div w:id="602570552">
          <w:marLeft w:val="1800"/>
          <w:marRight w:val="0"/>
          <w:marTop w:val="0"/>
          <w:marBottom w:val="0"/>
          <w:divBdr>
            <w:top w:val="none" w:sz="0" w:space="0" w:color="auto"/>
            <w:left w:val="none" w:sz="0" w:space="0" w:color="auto"/>
            <w:bottom w:val="none" w:sz="0" w:space="0" w:color="auto"/>
            <w:right w:val="none" w:sz="0" w:space="0" w:color="auto"/>
          </w:divBdr>
        </w:div>
        <w:div w:id="1167867971">
          <w:marLeft w:val="1800"/>
          <w:marRight w:val="0"/>
          <w:marTop w:val="0"/>
          <w:marBottom w:val="0"/>
          <w:divBdr>
            <w:top w:val="none" w:sz="0" w:space="0" w:color="auto"/>
            <w:left w:val="none" w:sz="0" w:space="0" w:color="auto"/>
            <w:bottom w:val="none" w:sz="0" w:space="0" w:color="auto"/>
            <w:right w:val="none" w:sz="0" w:space="0" w:color="auto"/>
          </w:divBdr>
        </w:div>
        <w:div w:id="1322198451">
          <w:marLeft w:val="1166"/>
          <w:marRight w:val="0"/>
          <w:marTop w:val="0"/>
          <w:marBottom w:val="0"/>
          <w:divBdr>
            <w:top w:val="none" w:sz="0" w:space="0" w:color="auto"/>
            <w:left w:val="none" w:sz="0" w:space="0" w:color="auto"/>
            <w:bottom w:val="none" w:sz="0" w:space="0" w:color="auto"/>
            <w:right w:val="none" w:sz="0" w:space="0" w:color="auto"/>
          </w:divBdr>
        </w:div>
        <w:div w:id="1481269352">
          <w:marLeft w:val="1800"/>
          <w:marRight w:val="0"/>
          <w:marTop w:val="0"/>
          <w:marBottom w:val="0"/>
          <w:divBdr>
            <w:top w:val="none" w:sz="0" w:space="0" w:color="auto"/>
            <w:left w:val="none" w:sz="0" w:space="0" w:color="auto"/>
            <w:bottom w:val="none" w:sz="0" w:space="0" w:color="auto"/>
            <w:right w:val="none" w:sz="0" w:space="0" w:color="auto"/>
          </w:divBdr>
        </w:div>
        <w:div w:id="1620799649">
          <w:marLeft w:val="547"/>
          <w:marRight w:val="0"/>
          <w:marTop w:val="0"/>
          <w:marBottom w:val="0"/>
          <w:divBdr>
            <w:top w:val="none" w:sz="0" w:space="0" w:color="auto"/>
            <w:left w:val="none" w:sz="0" w:space="0" w:color="auto"/>
            <w:bottom w:val="none" w:sz="0" w:space="0" w:color="auto"/>
            <w:right w:val="none" w:sz="0" w:space="0" w:color="auto"/>
          </w:divBdr>
        </w:div>
        <w:div w:id="1793554097">
          <w:marLeft w:val="1166"/>
          <w:marRight w:val="0"/>
          <w:marTop w:val="0"/>
          <w:marBottom w:val="0"/>
          <w:divBdr>
            <w:top w:val="none" w:sz="0" w:space="0" w:color="auto"/>
            <w:left w:val="none" w:sz="0" w:space="0" w:color="auto"/>
            <w:bottom w:val="none" w:sz="0" w:space="0" w:color="auto"/>
            <w:right w:val="none" w:sz="0" w:space="0" w:color="auto"/>
          </w:divBdr>
        </w:div>
        <w:div w:id="2097356184">
          <w:marLeft w:val="547"/>
          <w:marRight w:val="0"/>
          <w:marTop w:val="0"/>
          <w:marBottom w:val="0"/>
          <w:divBdr>
            <w:top w:val="none" w:sz="0" w:space="0" w:color="auto"/>
            <w:left w:val="none" w:sz="0" w:space="0" w:color="auto"/>
            <w:bottom w:val="none" w:sz="0" w:space="0" w:color="auto"/>
            <w:right w:val="none" w:sz="0" w:space="0" w:color="auto"/>
          </w:divBdr>
        </w:div>
      </w:divsChild>
    </w:div>
    <w:div w:id="40911887">
      <w:bodyDiv w:val="1"/>
      <w:marLeft w:val="0"/>
      <w:marRight w:val="0"/>
      <w:marTop w:val="0"/>
      <w:marBottom w:val="0"/>
      <w:divBdr>
        <w:top w:val="none" w:sz="0" w:space="0" w:color="auto"/>
        <w:left w:val="none" w:sz="0" w:space="0" w:color="auto"/>
        <w:bottom w:val="none" w:sz="0" w:space="0" w:color="auto"/>
        <w:right w:val="none" w:sz="0" w:space="0" w:color="auto"/>
      </w:divBdr>
    </w:div>
    <w:div w:id="44958970">
      <w:bodyDiv w:val="1"/>
      <w:marLeft w:val="0"/>
      <w:marRight w:val="0"/>
      <w:marTop w:val="0"/>
      <w:marBottom w:val="0"/>
      <w:divBdr>
        <w:top w:val="none" w:sz="0" w:space="0" w:color="auto"/>
        <w:left w:val="none" w:sz="0" w:space="0" w:color="auto"/>
        <w:bottom w:val="none" w:sz="0" w:space="0" w:color="auto"/>
        <w:right w:val="none" w:sz="0" w:space="0" w:color="auto"/>
      </w:divBdr>
    </w:div>
    <w:div w:id="94055479">
      <w:bodyDiv w:val="1"/>
      <w:marLeft w:val="0"/>
      <w:marRight w:val="0"/>
      <w:marTop w:val="0"/>
      <w:marBottom w:val="0"/>
      <w:divBdr>
        <w:top w:val="none" w:sz="0" w:space="0" w:color="auto"/>
        <w:left w:val="none" w:sz="0" w:space="0" w:color="auto"/>
        <w:bottom w:val="none" w:sz="0" w:space="0" w:color="auto"/>
        <w:right w:val="none" w:sz="0" w:space="0" w:color="auto"/>
      </w:divBdr>
    </w:div>
    <w:div w:id="105395357">
      <w:bodyDiv w:val="1"/>
      <w:marLeft w:val="0"/>
      <w:marRight w:val="0"/>
      <w:marTop w:val="0"/>
      <w:marBottom w:val="0"/>
      <w:divBdr>
        <w:top w:val="none" w:sz="0" w:space="0" w:color="auto"/>
        <w:left w:val="none" w:sz="0" w:space="0" w:color="auto"/>
        <w:bottom w:val="none" w:sz="0" w:space="0" w:color="auto"/>
        <w:right w:val="none" w:sz="0" w:space="0" w:color="auto"/>
      </w:divBdr>
      <w:divsChild>
        <w:div w:id="863060630">
          <w:marLeft w:val="240"/>
          <w:marRight w:val="240"/>
          <w:marTop w:val="0"/>
          <w:marBottom w:val="0"/>
          <w:divBdr>
            <w:top w:val="none" w:sz="0" w:space="0" w:color="auto"/>
            <w:left w:val="none" w:sz="0" w:space="0" w:color="auto"/>
            <w:bottom w:val="none" w:sz="0" w:space="0" w:color="auto"/>
            <w:right w:val="none" w:sz="0" w:space="0" w:color="auto"/>
          </w:divBdr>
          <w:divsChild>
            <w:div w:id="138619911">
              <w:marLeft w:val="0"/>
              <w:marRight w:val="0"/>
              <w:marTop w:val="0"/>
              <w:marBottom w:val="0"/>
              <w:divBdr>
                <w:top w:val="none" w:sz="0" w:space="0" w:color="auto"/>
                <w:left w:val="none" w:sz="0" w:space="0" w:color="auto"/>
                <w:bottom w:val="none" w:sz="0" w:space="0" w:color="auto"/>
                <w:right w:val="none" w:sz="0" w:space="0" w:color="auto"/>
              </w:divBdr>
            </w:div>
            <w:div w:id="430660802">
              <w:marLeft w:val="0"/>
              <w:marRight w:val="0"/>
              <w:marTop w:val="0"/>
              <w:marBottom w:val="0"/>
              <w:divBdr>
                <w:top w:val="none" w:sz="0" w:space="0" w:color="auto"/>
                <w:left w:val="none" w:sz="0" w:space="0" w:color="auto"/>
                <w:bottom w:val="none" w:sz="0" w:space="0" w:color="auto"/>
                <w:right w:val="none" w:sz="0" w:space="0" w:color="auto"/>
              </w:divBdr>
            </w:div>
            <w:div w:id="439378357">
              <w:marLeft w:val="0"/>
              <w:marRight w:val="0"/>
              <w:marTop w:val="0"/>
              <w:marBottom w:val="0"/>
              <w:divBdr>
                <w:top w:val="none" w:sz="0" w:space="0" w:color="auto"/>
                <w:left w:val="none" w:sz="0" w:space="0" w:color="auto"/>
                <w:bottom w:val="none" w:sz="0" w:space="0" w:color="auto"/>
                <w:right w:val="none" w:sz="0" w:space="0" w:color="auto"/>
              </w:divBdr>
            </w:div>
            <w:div w:id="548764069">
              <w:marLeft w:val="0"/>
              <w:marRight w:val="0"/>
              <w:marTop w:val="0"/>
              <w:marBottom w:val="0"/>
              <w:divBdr>
                <w:top w:val="none" w:sz="0" w:space="0" w:color="auto"/>
                <w:left w:val="none" w:sz="0" w:space="0" w:color="auto"/>
                <w:bottom w:val="none" w:sz="0" w:space="0" w:color="auto"/>
                <w:right w:val="none" w:sz="0" w:space="0" w:color="auto"/>
              </w:divBdr>
            </w:div>
            <w:div w:id="622468912">
              <w:marLeft w:val="0"/>
              <w:marRight w:val="0"/>
              <w:marTop w:val="0"/>
              <w:marBottom w:val="0"/>
              <w:divBdr>
                <w:top w:val="none" w:sz="0" w:space="0" w:color="auto"/>
                <w:left w:val="none" w:sz="0" w:space="0" w:color="auto"/>
                <w:bottom w:val="none" w:sz="0" w:space="0" w:color="auto"/>
                <w:right w:val="none" w:sz="0" w:space="0" w:color="auto"/>
              </w:divBdr>
            </w:div>
            <w:div w:id="994837995">
              <w:marLeft w:val="0"/>
              <w:marRight w:val="0"/>
              <w:marTop w:val="0"/>
              <w:marBottom w:val="0"/>
              <w:divBdr>
                <w:top w:val="none" w:sz="0" w:space="0" w:color="auto"/>
                <w:left w:val="none" w:sz="0" w:space="0" w:color="auto"/>
                <w:bottom w:val="none" w:sz="0" w:space="0" w:color="auto"/>
                <w:right w:val="none" w:sz="0" w:space="0" w:color="auto"/>
              </w:divBdr>
            </w:div>
            <w:div w:id="1831484074">
              <w:marLeft w:val="0"/>
              <w:marRight w:val="0"/>
              <w:marTop w:val="0"/>
              <w:marBottom w:val="0"/>
              <w:divBdr>
                <w:top w:val="none" w:sz="0" w:space="0" w:color="auto"/>
                <w:left w:val="none" w:sz="0" w:space="0" w:color="auto"/>
                <w:bottom w:val="none" w:sz="0" w:space="0" w:color="auto"/>
                <w:right w:val="none" w:sz="0" w:space="0" w:color="auto"/>
              </w:divBdr>
            </w:div>
            <w:div w:id="1849322952">
              <w:marLeft w:val="0"/>
              <w:marRight w:val="0"/>
              <w:marTop w:val="0"/>
              <w:marBottom w:val="0"/>
              <w:divBdr>
                <w:top w:val="none" w:sz="0" w:space="0" w:color="auto"/>
                <w:left w:val="none" w:sz="0" w:space="0" w:color="auto"/>
                <w:bottom w:val="none" w:sz="0" w:space="0" w:color="auto"/>
                <w:right w:val="none" w:sz="0" w:space="0" w:color="auto"/>
              </w:divBdr>
            </w:div>
            <w:div w:id="1967881652">
              <w:marLeft w:val="0"/>
              <w:marRight w:val="0"/>
              <w:marTop w:val="0"/>
              <w:marBottom w:val="0"/>
              <w:divBdr>
                <w:top w:val="none" w:sz="0" w:space="0" w:color="auto"/>
                <w:left w:val="none" w:sz="0" w:space="0" w:color="auto"/>
                <w:bottom w:val="none" w:sz="0" w:space="0" w:color="auto"/>
                <w:right w:val="none" w:sz="0" w:space="0" w:color="auto"/>
              </w:divBdr>
            </w:div>
            <w:div w:id="197737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0547">
      <w:bodyDiv w:val="1"/>
      <w:marLeft w:val="0"/>
      <w:marRight w:val="0"/>
      <w:marTop w:val="0"/>
      <w:marBottom w:val="0"/>
      <w:divBdr>
        <w:top w:val="none" w:sz="0" w:space="0" w:color="auto"/>
        <w:left w:val="none" w:sz="0" w:space="0" w:color="auto"/>
        <w:bottom w:val="none" w:sz="0" w:space="0" w:color="auto"/>
        <w:right w:val="none" w:sz="0" w:space="0" w:color="auto"/>
      </w:divBdr>
    </w:div>
    <w:div w:id="129323048">
      <w:bodyDiv w:val="1"/>
      <w:marLeft w:val="0"/>
      <w:marRight w:val="0"/>
      <w:marTop w:val="0"/>
      <w:marBottom w:val="0"/>
      <w:divBdr>
        <w:top w:val="none" w:sz="0" w:space="0" w:color="auto"/>
        <w:left w:val="none" w:sz="0" w:space="0" w:color="auto"/>
        <w:bottom w:val="none" w:sz="0" w:space="0" w:color="auto"/>
        <w:right w:val="none" w:sz="0" w:space="0" w:color="auto"/>
      </w:divBdr>
    </w:div>
    <w:div w:id="140734743">
      <w:bodyDiv w:val="1"/>
      <w:marLeft w:val="0"/>
      <w:marRight w:val="0"/>
      <w:marTop w:val="0"/>
      <w:marBottom w:val="0"/>
      <w:divBdr>
        <w:top w:val="none" w:sz="0" w:space="0" w:color="auto"/>
        <w:left w:val="none" w:sz="0" w:space="0" w:color="auto"/>
        <w:bottom w:val="none" w:sz="0" w:space="0" w:color="auto"/>
        <w:right w:val="none" w:sz="0" w:space="0" w:color="auto"/>
      </w:divBdr>
    </w:div>
    <w:div w:id="208880671">
      <w:bodyDiv w:val="1"/>
      <w:marLeft w:val="0"/>
      <w:marRight w:val="0"/>
      <w:marTop w:val="0"/>
      <w:marBottom w:val="0"/>
      <w:divBdr>
        <w:top w:val="none" w:sz="0" w:space="0" w:color="auto"/>
        <w:left w:val="none" w:sz="0" w:space="0" w:color="auto"/>
        <w:bottom w:val="none" w:sz="0" w:space="0" w:color="auto"/>
        <w:right w:val="none" w:sz="0" w:space="0" w:color="auto"/>
      </w:divBdr>
    </w:div>
    <w:div w:id="225992002">
      <w:bodyDiv w:val="1"/>
      <w:marLeft w:val="0"/>
      <w:marRight w:val="0"/>
      <w:marTop w:val="0"/>
      <w:marBottom w:val="0"/>
      <w:divBdr>
        <w:top w:val="none" w:sz="0" w:space="0" w:color="auto"/>
        <w:left w:val="none" w:sz="0" w:space="0" w:color="auto"/>
        <w:bottom w:val="none" w:sz="0" w:space="0" w:color="auto"/>
        <w:right w:val="none" w:sz="0" w:space="0" w:color="auto"/>
      </w:divBdr>
    </w:div>
    <w:div w:id="251092244">
      <w:bodyDiv w:val="1"/>
      <w:marLeft w:val="0"/>
      <w:marRight w:val="0"/>
      <w:marTop w:val="0"/>
      <w:marBottom w:val="0"/>
      <w:divBdr>
        <w:top w:val="none" w:sz="0" w:space="0" w:color="auto"/>
        <w:left w:val="none" w:sz="0" w:space="0" w:color="auto"/>
        <w:bottom w:val="none" w:sz="0" w:space="0" w:color="auto"/>
        <w:right w:val="none" w:sz="0" w:space="0" w:color="auto"/>
      </w:divBdr>
    </w:div>
    <w:div w:id="266891226">
      <w:bodyDiv w:val="1"/>
      <w:marLeft w:val="0"/>
      <w:marRight w:val="0"/>
      <w:marTop w:val="0"/>
      <w:marBottom w:val="0"/>
      <w:divBdr>
        <w:top w:val="none" w:sz="0" w:space="0" w:color="auto"/>
        <w:left w:val="none" w:sz="0" w:space="0" w:color="auto"/>
        <w:bottom w:val="none" w:sz="0" w:space="0" w:color="auto"/>
        <w:right w:val="none" w:sz="0" w:space="0" w:color="auto"/>
      </w:divBdr>
    </w:div>
    <w:div w:id="281694016">
      <w:bodyDiv w:val="1"/>
      <w:marLeft w:val="0"/>
      <w:marRight w:val="0"/>
      <w:marTop w:val="0"/>
      <w:marBottom w:val="0"/>
      <w:divBdr>
        <w:top w:val="none" w:sz="0" w:space="0" w:color="auto"/>
        <w:left w:val="none" w:sz="0" w:space="0" w:color="auto"/>
        <w:bottom w:val="none" w:sz="0" w:space="0" w:color="auto"/>
        <w:right w:val="none" w:sz="0" w:space="0" w:color="auto"/>
      </w:divBdr>
    </w:div>
    <w:div w:id="299849100">
      <w:bodyDiv w:val="1"/>
      <w:marLeft w:val="0"/>
      <w:marRight w:val="0"/>
      <w:marTop w:val="0"/>
      <w:marBottom w:val="0"/>
      <w:divBdr>
        <w:top w:val="none" w:sz="0" w:space="0" w:color="auto"/>
        <w:left w:val="none" w:sz="0" w:space="0" w:color="auto"/>
        <w:bottom w:val="none" w:sz="0" w:space="0" w:color="auto"/>
        <w:right w:val="none" w:sz="0" w:space="0" w:color="auto"/>
      </w:divBdr>
    </w:div>
    <w:div w:id="301010838">
      <w:bodyDiv w:val="1"/>
      <w:marLeft w:val="0"/>
      <w:marRight w:val="0"/>
      <w:marTop w:val="0"/>
      <w:marBottom w:val="0"/>
      <w:divBdr>
        <w:top w:val="none" w:sz="0" w:space="0" w:color="auto"/>
        <w:left w:val="none" w:sz="0" w:space="0" w:color="auto"/>
        <w:bottom w:val="none" w:sz="0" w:space="0" w:color="auto"/>
        <w:right w:val="none" w:sz="0" w:space="0" w:color="auto"/>
      </w:divBdr>
    </w:div>
    <w:div w:id="303317077">
      <w:bodyDiv w:val="1"/>
      <w:marLeft w:val="0"/>
      <w:marRight w:val="0"/>
      <w:marTop w:val="0"/>
      <w:marBottom w:val="0"/>
      <w:divBdr>
        <w:top w:val="none" w:sz="0" w:space="0" w:color="auto"/>
        <w:left w:val="none" w:sz="0" w:space="0" w:color="auto"/>
        <w:bottom w:val="none" w:sz="0" w:space="0" w:color="auto"/>
        <w:right w:val="none" w:sz="0" w:space="0" w:color="auto"/>
      </w:divBdr>
    </w:div>
    <w:div w:id="312217144">
      <w:bodyDiv w:val="1"/>
      <w:marLeft w:val="0"/>
      <w:marRight w:val="0"/>
      <w:marTop w:val="0"/>
      <w:marBottom w:val="0"/>
      <w:divBdr>
        <w:top w:val="none" w:sz="0" w:space="0" w:color="auto"/>
        <w:left w:val="none" w:sz="0" w:space="0" w:color="auto"/>
        <w:bottom w:val="none" w:sz="0" w:space="0" w:color="auto"/>
        <w:right w:val="none" w:sz="0" w:space="0" w:color="auto"/>
      </w:divBdr>
    </w:div>
    <w:div w:id="326135769">
      <w:bodyDiv w:val="1"/>
      <w:marLeft w:val="0"/>
      <w:marRight w:val="0"/>
      <w:marTop w:val="0"/>
      <w:marBottom w:val="0"/>
      <w:divBdr>
        <w:top w:val="none" w:sz="0" w:space="0" w:color="auto"/>
        <w:left w:val="none" w:sz="0" w:space="0" w:color="auto"/>
        <w:bottom w:val="none" w:sz="0" w:space="0" w:color="auto"/>
        <w:right w:val="none" w:sz="0" w:space="0" w:color="auto"/>
      </w:divBdr>
    </w:div>
    <w:div w:id="326834149">
      <w:bodyDiv w:val="1"/>
      <w:marLeft w:val="0"/>
      <w:marRight w:val="0"/>
      <w:marTop w:val="0"/>
      <w:marBottom w:val="0"/>
      <w:divBdr>
        <w:top w:val="none" w:sz="0" w:space="0" w:color="auto"/>
        <w:left w:val="none" w:sz="0" w:space="0" w:color="auto"/>
        <w:bottom w:val="none" w:sz="0" w:space="0" w:color="auto"/>
        <w:right w:val="none" w:sz="0" w:space="0" w:color="auto"/>
      </w:divBdr>
    </w:div>
    <w:div w:id="336813852">
      <w:bodyDiv w:val="1"/>
      <w:marLeft w:val="0"/>
      <w:marRight w:val="0"/>
      <w:marTop w:val="0"/>
      <w:marBottom w:val="0"/>
      <w:divBdr>
        <w:top w:val="none" w:sz="0" w:space="0" w:color="auto"/>
        <w:left w:val="none" w:sz="0" w:space="0" w:color="auto"/>
        <w:bottom w:val="none" w:sz="0" w:space="0" w:color="auto"/>
        <w:right w:val="none" w:sz="0" w:space="0" w:color="auto"/>
      </w:divBdr>
    </w:div>
    <w:div w:id="340394753">
      <w:bodyDiv w:val="1"/>
      <w:marLeft w:val="0"/>
      <w:marRight w:val="0"/>
      <w:marTop w:val="0"/>
      <w:marBottom w:val="0"/>
      <w:divBdr>
        <w:top w:val="none" w:sz="0" w:space="0" w:color="auto"/>
        <w:left w:val="none" w:sz="0" w:space="0" w:color="auto"/>
        <w:bottom w:val="none" w:sz="0" w:space="0" w:color="auto"/>
        <w:right w:val="none" w:sz="0" w:space="0" w:color="auto"/>
      </w:divBdr>
    </w:div>
    <w:div w:id="345443966">
      <w:bodyDiv w:val="1"/>
      <w:marLeft w:val="0"/>
      <w:marRight w:val="0"/>
      <w:marTop w:val="0"/>
      <w:marBottom w:val="0"/>
      <w:divBdr>
        <w:top w:val="none" w:sz="0" w:space="0" w:color="auto"/>
        <w:left w:val="none" w:sz="0" w:space="0" w:color="auto"/>
        <w:bottom w:val="none" w:sz="0" w:space="0" w:color="auto"/>
        <w:right w:val="none" w:sz="0" w:space="0" w:color="auto"/>
      </w:divBdr>
    </w:div>
    <w:div w:id="346833883">
      <w:bodyDiv w:val="1"/>
      <w:marLeft w:val="0"/>
      <w:marRight w:val="0"/>
      <w:marTop w:val="0"/>
      <w:marBottom w:val="0"/>
      <w:divBdr>
        <w:top w:val="none" w:sz="0" w:space="0" w:color="auto"/>
        <w:left w:val="none" w:sz="0" w:space="0" w:color="auto"/>
        <w:bottom w:val="none" w:sz="0" w:space="0" w:color="auto"/>
        <w:right w:val="none" w:sz="0" w:space="0" w:color="auto"/>
      </w:divBdr>
    </w:div>
    <w:div w:id="360202361">
      <w:bodyDiv w:val="1"/>
      <w:marLeft w:val="0"/>
      <w:marRight w:val="0"/>
      <w:marTop w:val="0"/>
      <w:marBottom w:val="0"/>
      <w:divBdr>
        <w:top w:val="none" w:sz="0" w:space="0" w:color="auto"/>
        <w:left w:val="none" w:sz="0" w:space="0" w:color="auto"/>
        <w:bottom w:val="none" w:sz="0" w:space="0" w:color="auto"/>
        <w:right w:val="none" w:sz="0" w:space="0" w:color="auto"/>
      </w:divBdr>
      <w:divsChild>
        <w:div w:id="1485658989">
          <w:marLeft w:val="0"/>
          <w:marRight w:val="0"/>
          <w:marTop w:val="0"/>
          <w:marBottom w:val="0"/>
          <w:divBdr>
            <w:top w:val="none" w:sz="0" w:space="0" w:color="auto"/>
            <w:left w:val="none" w:sz="0" w:space="0" w:color="auto"/>
            <w:bottom w:val="none" w:sz="0" w:space="0" w:color="auto"/>
            <w:right w:val="none" w:sz="0" w:space="0" w:color="auto"/>
          </w:divBdr>
          <w:divsChild>
            <w:div w:id="276110320">
              <w:marLeft w:val="0"/>
              <w:marRight w:val="0"/>
              <w:marTop w:val="0"/>
              <w:marBottom w:val="0"/>
              <w:divBdr>
                <w:top w:val="none" w:sz="0" w:space="0" w:color="auto"/>
                <w:left w:val="none" w:sz="0" w:space="0" w:color="auto"/>
                <w:bottom w:val="none" w:sz="0" w:space="0" w:color="auto"/>
                <w:right w:val="none" w:sz="0" w:space="0" w:color="auto"/>
              </w:divBdr>
            </w:div>
            <w:div w:id="800878259">
              <w:marLeft w:val="0"/>
              <w:marRight w:val="0"/>
              <w:marTop w:val="0"/>
              <w:marBottom w:val="0"/>
              <w:divBdr>
                <w:top w:val="none" w:sz="0" w:space="0" w:color="auto"/>
                <w:left w:val="none" w:sz="0" w:space="0" w:color="auto"/>
                <w:bottom w:val="none" w:sz="0" w:space="0" w:color="auto"/>
                <w:right w:val="none" w:sz="0" w:space="0" w:color="auto"/>
              </w:divBdr>
            </w:div>
            <w:div w:id="1522283174">
              <w:marLeft w:val="0"/>
              <w:marRight w:val="0"/>
              <w:marTop w:val="0"/>
              <w:marBottom w:val="0"/>
              <w:divBdr>
                <w:top w:val="none" w:sz="0" w:space="0" w:color="auto"/>
                <w:left w:val="none" w:sz="0" w:space="0" w:color="auto"/>
                <w:bottom w:val="none" w:sz="0" w:space="0" w:color="auto"/>
                <w:right w:val="none" w:sz="0" w:space="0" w:color="auto"/>
              </w:divBdr>
            </w:div>
            <w:div w:id="1709179257">
              <w:marLeft w:val="0"/>
              <w:marRight w:val="0"/>
              <w:marTop w:val="0"/>
              <w:marBottom w:val="0"/>
              <w:divBdr>
                <w:top w:val="none" w:sz="0" w:space="0" w:color="auto"/>
                <w:left w:val="none" w:sz="0" w:space="0" w:color="auto"/>
                <w:bottom w:val="none" w:sz="0" w:space="0" w:color="auto"/>
                <w:right w:val="none" w:sz="0" w:space="0" w:color="auto"/>
              </w:divBdr>
            </w:div>
            <w:div w:id="1739161271">
              <w:marLeft w:val="0"/>
              <w:marRight w:val="0"/>
              <w:marTop w:val="0"/>
              <w:marBottom w:val="0"/>
              <w:divBdr>
                <w:top w:val="none" w:sz="0" w:space="0" w:color="auto"/>
                <w:left w:val="none" w:sz="0" w:space="0" w:color="auto"/>
                <w:bottom w:val="none" w:sz="0" w:space="0" w:color="auto"/>
                <w:right w:val="none" w:sz="0" w:space="0" w:color="auto"/>
              </w:divBdr>
            </w:div>
            <w:div w:id="2091266189">
              <w:marLeft w:val="0"/>
              <w:marRight w:val="0"/>
              <w:marTop w:val="0"/>
              <w:marBottom w:val="0"/>
              <w:divBdr>
                <w:top w:val="none" w:sz="0" w:space="0" w:color="auto"/>
                <w:left w:val="none" w:sz="0" w:space="0" w:color="auto"/>
                <w:bottom w:val="none" w:sz="0" w:space="0" w:color="auto"/>
                <w:right w:val="none" w:sz="0" w:space="0" w:color="auto"/>
              </w:divBdr>
            </w:div>
            <w:div w:id="213930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755846">
      <w:bodyDiv w:val="1"/>
      <w:marLeft w:val="0"/>
      <w:marRight w:val="0"/>
      <w:marTop w:val="0"/>
      <w:marBottom w:val="0"/>
      <w:divBdr>
        <w:top w:val="none" w:sz="0" w:space="0" w:color="auto"/>
        <w:left w:val="none" w:sz="0" w:space="0" w:color="auto"/>
        <w:bottom w:val="none" w:sz="0" w:space="0" w:color="auto"/>
        <w:right w:val="none" w:sz="0" w:space="0" w:color="auto"/>
      </w:divBdr>
    </w:div>
    <w:div w:id="378747759">
      <w:bodyDiv w:val="1"/>
      <w:marLeft w:val="0"/>
      <w:marRight w:val="0"/>
      <w:marTop w:val="0"/>
      <w:marBottom w:val="0"/>
      <w:divBdr>
        <w:top w:val="none" w:sz="0" w:space="0" w:color="auto"/>
        <w:left w:val="none" w:sz="0" w:space="0" w:color="auto"/>
        <w:bottom w:val="none" w:sz="0" w:space="0" w:color="auto"/>
        <w:right w:val="none" w:sz="0" w:space="0" w:color="auto"/>
      </w:divBdr>
    </w:div>
    <w:div w:id="380634610">
      <w:bodyDiv w:val="1"/>
      <w:marLeft w:val="0"/>
      <w:marRight w:val="0"/>
      <w:marTop w:val="0"/>
      <w:marBottom w:val="0"/>
      <w:divBdr>
        <w:top w:val="none" w:sz="0" w:space="0" w:color="auto"/>
        <w:left w:val="none" w:sz="0" w:space="0" w:color="auto"/>
        <w:bottom w:val="none" w:sz="0" w:space="0" w:color="auto"/>
        <w:right w:val="none" w:sz="0" w:space="0" w:color="auto"/>
      </w:divBdr>
    </w:div>
    <w:div w:id="398990267">
      <w:bodyDiv w:val="1"/>
      <w:marLeft w:val="0"/>
      <w:marRight w:val="0"/>
      <w:marTop w:val="0"/>
      <w:marBottom w:val="0"/>
      <w:divBdr>
        <w:top w:val="none" w:sz="0" w:space="0" w:color="auto"/>
        <w:left w:val="none" w:sz="0" w:space="0" w:color="auto"/>
        <w:bottom w:val="none" w:sz="0" w:space="0" w:color="auto"/>
        <w:right w:val="none" w:sz="0" w:space="0" w:color="auto"/>
      </w:divBdr>
    </w:div>
    <w:div w:id="429398718">
      <w:bodyDiv w:val="1"/>
      <w:marLeft w:val="0"/>
      <w:marRight w:val="0"/>
      <w:marTop w:val="0"/>
      <w:marBottom w:val="0"/>
      <w:divBdr>
        <w:top w:val="none" w:sz="0" w:space="0" w:color="auto"/>
        <w:left w:val="none" w:sz="0" w:space="0" w:color="auto"/>
        <w:bottom w:val="none" w:sz="0" w:space="0" w:color="auto"/>
        <w:right w:val="none" w:sz="0" w:space="0" w:color="auto"/>
      </w:divBdr>
    </w:div>
    <w:div w:id="439494614">
      <w:bodyDiv w:val="1"/>
      <w:marLeft w:val="0"/>
      <w:marRight w:val="0"/>
      <w:marTop w:val="0"/>
      <w:marBottom w:val="0"/>
      <w:divBdr>
        <w:top w:val="none" w:sz="0" w:space="0" w:color="auto"/>
        <w:left w:val="none" w:sz="0" w:space="0" w:color="auto"/>
        <w:bottom w:val="none" w:sz="0" w:space="0" w:color="auto"/>
        <w:right w:val="none" w:sz="0" w:space="0" w:color="auto"/>
      </w:divBdr>
    </w:div>
    <w:div w:id="466289307">
      <w:bodyDiv w:val="1"/>
      <w:marLeft w:val="0"/>
      <w:marRight w:val="0"/>
      <w:marTop w:val="0"/>
      <w:marBottom w:val="0"/>
      <w:divBdr>
        <w:top w:val="none" w:sz="0" w:space="0" w:color="auto"/>
        <w:left w:val="none" w:sz="0" w:space="0" w:color="auto"/>
        <w:bottom w:val="none" w:sz="0" w:space="0" w:color="auto"/>
        <w:right w:val="none" w:sz="0" w:space="0" w:color="auto"/>
      </w:divBdr>
    </w:div>
    <w:div w:id="526984494">
      <w:bodyDiv w:val="1"/>
      <w:marLeft w:val="0"/>
      <w:marRight w:val="0"/>
      <w:marTop w:val="0"/>
      <w:marBottom w:val="0"/>
      <w:divBdr>
        <w:top w:val="none" w:sz="0" w:space="0" w:color="auto"/>
        <w:left w:val="none" w:sz="0" w:space="0" w:color="auto"/>
        <w:bottom w:val="none" w:sz="0" w:space="0" w:color="auto"/>
        <w:right w:val="none" w:sz="0" w:space="0" w:color="auto"/>
      </w:divBdr>
      <w:divsChild>
        <w:div w:id="302538623">
          <w:marLeft w:val="720"/>
          <w:marRight w:val="0"/>
          <w:marTop w:val="96"/>
          <w:marBottom w:val="0"/>
          <w:divBdr>
            <w:top w:val="none" w:sz="0" w:space="0" w:color="auto"/>
            <w:left w:val="none" w:sz="0" w:space="0" w:color="auto"/>
            <w:bottom w:val="none" w:sz="0" w:space="0" w:color="auto"/>
            <w:right w:val="none" w:sz="0" w:space="0" w:color="auto"/>
          </w:divBdr>
        </w:div>
        <w:div w:id="362904026">
          <w:marLeft w:val="720"/>
          <w:marRight w:val="0"/>
          <w:marTop w:val="96"/>
          <w:marBottom w:val="0"/>
          <w:divBdr>
            <w:top w:val="none" w:sz="0" w:space="0" w:color="auto"/>
            <w:left w:val="none" w:sz="0" w:space="0" w:color="auto"/>
            <w:bottom w:val="none" w:sz="0" w:space="0" w:color="auto"/>
            <w:right w:val="none" w:sz="0" w:space="0" w:color="auto"/>
          </w:divBdr>
        </w:div>
        <w:div w:id="1179395985">
          <w:marLeft w:val="1440"/>
          <w:marRight w:val="0"/>
          <w:marTop w:val="86"/>
          <w:marBottom w:val="0"/>
          <w:divBdr>
            <w:top w:val="none" w:sz="0" w:space="0" w:color="auto"/>
            <w:left w:val="none" w:sz="0" w:space="0" w:color="auto"/>
            <w:bottom w:val="none" w:sz="0" w:space="0" w:color="auto"/>
            <w:right w:val="none" w:sz="0" w:space="0" w:color="auto"/>
          </w:divBdr>
        </w:div>
        <w:div w:id="697046951">
          <w:marLeft w:val="1440"/>
          <w:marRight w:val="0"/>
          <w:marTop w:val="86"/>
          <w:marBottom w:val="0"/>
          <w:divBdr>
            <w:top w:val="none" w:sz="0" w:space="0" w:color="auto"/>
            <w:left w:val="none" w:sz="0" w:space="0" w:color="auto"/>
            <w:bottom w:val="none" w:sz="0" w:space="0" w:color="auto"/>
            <w:right w:val="none" w:sz="0" w:space="0" w:color="auto"/>
          </w:divBdr>
        </w:div>
        <w:div w:id="2019194893">
          <w:marLeft w:val="1440"/>
          <w:marRight w:val="0"/>
          <w:marTop w:val="86"/>
          <w:marBottom w:val="0"/>
          <w:divBdr>
            <w:top w:val="none" w:sz="0" w:space="0" w:color="auto"/>
            <w:left w:val="none" w:sz="0" w:space="0" w:color="auto"/>
            <w:bottom w:val="none" w:sz="0" w:space="0" w:color="auto"/>
            <w:right w:val="none" w:sz="0" w:space="0" w:color="auto"/>
          </w:divBdr>
        </w:div>
        <w:div w:id="1047334708">
          <w:marLeft w:val="1440"/>
          <w:marRight w:val="0"/>
          <w:marTop w:val="86"/>
          <w:marBottom w:val="0"/>
          <w:divBdr>
            <w:top w:val="none" w:sz="0" w:space="0" w:color="auto"/>
            <w:left w:val="none" w:sz="0" w:space="0" w:color="auto"/>
            <w:bottom w:val="none" w:sz="0" w:space="0" w:color="auto"/>
            <w:right w:val="none" w:sz="0" w:space="0" w:color="auto"/>
          </w:divBdr>
        </w:div>
        <w:div w:id="494421835">
          <w:marLeft w:val="1440"/>
          <w:marRight w:val="0"/>
          <w:marTop w:val="86"/>
          <w:marBottom w:val="0"/>
          <w:divBdr>
            <w:top w:val="none" w:sz="0" w:space="0" w:color="auto"/>
            <w:left w:val="none" w:sz="0" w:space="0" w:color="auto"/>
            <w:bottom w:val="none" w:sz="0" w:space="0" w:color="auto"/>
            <w:right w:val="none" w:sz="0" w:space="0" w:color="auto"/>
          </w:divBdr>
        </w:div>
        <w:div w:id="654802141">
          <w:marLeft w:val="1440"/>
          <w:marRight w:val="0"/>
          <w:marTop w:val="86"/>
          <w:marBottom w:val="0"/>
          <w:divBdr>
            <w:top w:val="none" w:sz="0" w:space="0" w:color="auto"/>
            <w:left w:val="none" w:sz="0" w:space="0" w:color="auto"/>
            <w:bottom w:val="none" w:sz="0" w:space="0" w:color="auto"/>
            <w:right w:val="none" w:sz="0" w:space="0" w:color="auto"/>
          </w:divBdr>
        </w:div>
        <w:div w:id="821390790">
          <w:marLeft w:val="1440"/>
          <w:marRight w:val="0"/>
          <w:marTop w:val="86"/>
          <w:marBottom w:val="0"/>
          <w:divBdr>
            <w:top w:val="none" w:sz="0" w:space="0" w:color="auto"/>
            <w:left w:val="none" w:sz="0" w:space="0" w:color="auto"/>
            <w:bottom w:val="none" w:sz="0" w:space="0" w:color="auto"/>
            <w:right w:val="none" w:sz="0" w:space="0" w:color="auto"/>
          </w:divBdr>
        </w:div>
        <w:div w:id="593904412">
          <w:marLeft w:val="1440"/>
          <w:marRight w:val="0"/>
          <w:marTop w:val="86"/>
          <w:marBottom w:val="0"/>
          <w:divBdr>
            <w:top w:val="none" w:sz="0" w:space="0" w:color="auto"/>
            <w:left w:val="none" w:sz="0" w:space="0" w:color="auto"/>
            <w:bottom w:val="none" w:sz="0" w:space="0" w:color="auto"/>
            <w:right w:val="none" w:sz="0" w:space="0" w:color="auto"/>
          </w:divBdr>
        </w:div>
      </w:divsChild>
    </w:div>
    <w:div w:id="530993392">
      <w:bodyDiv w:val="1"/>
      <w:marLeft w:val="0"/>
      <w:marRight w:val="0"/>
      <w:marTop w:val="0"/>
      <w:marBottom w:val="0"/>
      <w:divBdr>
        <w:top w:val="none" w:sz="0" w:space="0" w:color="auto"/>
        <w:left w:val="none" w:sz="0" w:space="0" w:color="auto"/>
        <w:bottom w:val="none" w:sz="0" w:space="0" w:color="auto"/>
        <w:right w:val="none" w:sz="0" w:space="0" w:color="auto"/>
      </w:divBdr>
    </w:div>
    <w:div w:id="541791782">
      <w:bodyDiv w:val="1"/>
      <w:marLeft w:val="0"/>
      <w:marRight w:val="0"/>
      <w:marTop w:val="0"/>
      <w:marBottom w:val="0"/>
      <w:divBdr>
        <w:top w:val="none" w:sz="0" w:space="0" w:color="auto"/>
        <w:left w:val="none" w:sz="0" w:space="0" w:color="auto"/>
        <w:bottom w:val="none" w:sz="0" w:space="0" w:color="auto"/>
        <w:right w:val="none" w:sz="0" w:space="0" w:color="auto"/>
      </w:divBdr>
    </w:div>
    <w:div w:id="541945396">
      <w:bodyDiv w:val="1"/>
      <w:marLeft w:val="0"/>
      <w:marRight w:val="0"/>
      <w:marTop w:val="0"/>
      <w:marBottom w:val="0"/>
      <w:divBdr>
        <w:top w:val="none" w:sz="0" w:space="0" w:color="auto"/>
        <w:left w:val="none" w:sz="0" w:space="0" w:color="auto"/>
        <w:bottom w:val="none" w:sz="0" w:space="0" w:color="auto"/>
        <w:right w:val="none" w:sz="0" w:space="0" w:color="auto"/>
      </w:divBdr>
    </w:div>
    <w:div w:id="546992745">
      <w:bodyDiv w:val="1"/>
      <w:marLeft w:val="0"/>
      <w:marRight w:val="0"/>
      <w:marTop w:val="0"/>
      <w:marBottom w:val="0"/>
      <w:divBdr>
        <w:top w:val="none" w:sz="0" w:space="0" w:color="auto"/>
        <w:left w:val="none" w:sz="0" w:space="0" w:color="auto"/>
        <w:bottom w:val="none" w:sz="0" w:space="0" w:color="auto"/>
        <w:right w:val="none" w:sz="0" w:space="0" w:color="auto"/>
      </w:divBdr>
    </w:div>
    <w:div w:id="577595153">
      <w:bodyDiv w:val="1"/>
      <w:marLeft w:val="0"/>
      <w:marRight w:val="0"/>
      <w:marTop w:val="0"/>
      <w:marBottom w:val="0"/>
      <w:divBdr>
        <w:top w:val="none" w:sz="0" w:space="0" w:color="auto"/>
        <w:left w:val="none" w:sz="0" w:space="0" w:color="auto"/>
        <w:bottom w:val="none" w:sz="0" w:space="0" w:color="auto"/>
        <w:right w:val="none" w:sz="0" w:space="0" w:color="auto"/>
      </w:divBdr>
    </w:div>
    <w:div w:id="590241475">
      <w:bodyDiv w:val="1"/>
      <w:marLeft w:val="0"/>
      <w:marRight w:val="0"/>
      <w:marTop w:val="0"/>
      <w:marBottom w:val="0"/>
      <w:divBdr>
        <w:top w:val="none" w:sz="0" w:space="0" w:color="auto"/>
        <w:left w:val="none" w:sz="0" w:space="0" w:color="auto"/>
        <w:bottom w:val="none" w:sz="0" w:space="0" w:color="auto"/>
        <w:right w:val="none" w:sz="0" w:space="0" w:color="auto"/>
      </w:divBdr>
    </w:div>
    <w:div w:id="599685884">
      <w:bodyDiv w:val="1"/>
      <w:marLeft w:val="0"/>
      <w:marRight w:val="0"/>
      <w:marTop w:val="0"/>
      <w:marBottom w:val="0"/>
      <w:divBdr>
        <w:top w:val="none" w:sz="0" w:space="0" w:color="auto"/>
        <w:left w:val="none" w:sz="0" w:space="0" w:color="auto"/>
        <w:bottom w:val="none" w:sz="0" w:space="0" w:color="auto"/>
        <w:right w:val="none" w:sz="0" w:space="0" w:color="auto"/>
      </w:divBdr>
    </w:div>
    <w:div w:id="610434589">
      <w:bodyDiv w:val="1"/>
      <w:marLeft w:val="0"/>
      <w:marRight w:val="0"/>
      <w:marTop w:val="0"/>
      <w:marBottom w:val="0"/>
      <w:divBdr>
        <w:top w:val="none" w:sz="0" w:space="0" w:color="auto"/>
        <w:left w:val="none" w:sz="0" w:space="0" w:color="auto"/>
        <w:bottom w:val="none" w:sz="0" w:space="0" w:color="auto"/>
        <w:right w:val="none" w:sz="0" w:space="0" w:color="auto"/>
      </w:divBdr>
    </w:div>
    <w:div w:id="616716384">
      <w:bodyDiv w:val="1"/>
      <w:marLeft w:val="0"/>
      <w:marRight w:val="0"/>
      <w:marTop w:val="0"/>
      <w:marBottom w:val="0"/>
      <w:divBdr>
        <w:top w:val="none" w:sz="0" w:space="0" w:color="auto"/>
        <w:left w:val="none" w:sz="0" w:space="0" w:color="auto"/>
        <w:bottom w:val="none" w:sz="0" w:space="0" w:color="auto"/>
        <w:right w:val="none" w:sz="0" w:space="0" w:color="auto"/>
      </w:divBdr>
    </w:div>
    <w:div w:id="639920743">
      <w:bodyDiv w:val="1"/>
      <w:marLeft w:val="0"/>
      <w:marRight w:val="0"/>
      <w:marTop w:val="0"/>
      <w:marBottom w:val="0"/>
      <w:divBdr>
        <w:top w:val="none" w:sz="0" w:space="0" w:color="auto"/>
        <w:left w:val="none" w:sz="0" w:space="0" w:color="auto"/>
        <w:bottom w:val="none" w:sz="0" w:space="0" w:color="auto"/>
        <w:right w:val="none" w:sz="0" w:space="0" w:color="auto"/>
      </w:divBdr>
    </w:div>
    <w:div w:id="643702157">
      <w:bodyDiv w:val="1"/>
      <w:marLeft w:val="0"/>
      <w:marRight w:val="0"/>
      <w:marTop w:val="0"/>
      <w:marBottom w:val="0"/>
      <w:divBdr>
        <w:top w:val="none" w:sz="0" w:space="0" w:color="auto"/>
        <w:left w:val="none" w:sz="0" w:space="0" w:color="auto"/>
        <w:bottom w:val="none" w:sz="0" w:space="0" w:color="auto"/>
        <w:right w:val="none" w:sz="0" w:space="0" w:color="auto"/>
      </w:divBdr>
    </w:div>
    <w:div w:id="682439889">
      <w:bodyDiv w:val="1"/>
      <w:marLeft w:val="0"/>
      <w:marRight w:val="0"/>
      <w:marTop w:val="0"/>
      <w:marBottom w:val="0"/>
      <w:divBdr>
        <w:top w:val="none" w:sz="0" w:space="0" w:color="auto"/>
        <w:left w:val="none" w:sz="0" w:space="0" w:color="auto"/>
        <w:bottom w:val="none" w:sz="0" w:space="0" w:color="auto"/>
        <w:right w:val="none" w:sz="0" w:space="0" w:color="auto"/>
      </w:divBdr>
    </w:div>
    <w:div w:id="705712194">
      <w:bodyDiv w:val="1"/>
      <w:marLeft w:val="0"/>
      <w:marRight w:val="0"/>
      <w:marTop w:val="0"/>
      <w:marBottom w:val="0"/>
      <w:divBdr>
        <w:top w:val="none" w:sz="0" w:space="0" w:color="auto"/>
        <w:left w:val="none" w:sz="0" w:space="0" w:color="auto"/>
        <w:bottom w:val="none" w:sz="0" w:space="0" w:color="auto"/>
        <w:right w:val="none" w:sz="0" w:space="0" w:color="auto"/>
      </w:divBdr>
    </w:div>
    <w:div w:id="719675196">
      <w:bodyDiv w:val="1"/>
      <w:marLeft w:val="0"/>
      <w:marRight w:val="0"/>
      <w:marTop w:val="0"/>
      <w:marBottom w:val="0"/>
      <w:divBdr>
        <w:top w:val="none" w:sz="0" w:space="0" w:color="auto"/>
        <w:left w:val="none" w:sz="0" w:space="0" w:color="auto"/>
        <w:bottom w:val="none" w:sz="0" w:space="0" w:color="auto"/>
        <w:right w:val="none" w:sz="0" w:space="0" w:color="auto"/>
      </w:divBdr>
    </w:div>
    <w:div w:id="722406796">
      <w:bodyDiv w:val="1"/>
      <w:marLeft w:val="0"/>
      <w:marRight w:val="0"/>
      <w:marTop w:val="0"/>
      <w:marBottom w:val="0"/>
      <w:divBdr>
        <w:top w:val="none" w:sz="0" w:space="0" w:color="auto"/>
        <w:left w:val="none" w:sz="0" w:space="0" w:color="auto"/>
        <w:bottom w:val="none" w:sz="0" w:space="0" w:color="auto"/>
        <w:right w:val="none" w:sz="0" w:space="0" w:color="auto"/>
      </w:divBdr>
    </w:div>
    <w:div w:id="738865146">
      <w:bodyDiv w:val="1"/>
      <w:marLeft w:val="0"/>
      <w:marRight w:val="0"/>
      <w:marTop w:val="0"/>
      <w:marBottom w:val="0"/>
      <w:divBdr>
        <w:top w:val="none" w:sz="0" w:space="0" w:color="auto"/>
        <w:left w:val="none" w:sz="0" w:space="0" w:color="auto"/>
        <w:bottom w:val="none" w:sz="0" w:space="0" w:color="auto"/>
        <w:right w:val="none" w:sz="0" w:space="0" w:color="auto"/>
      </w:divBdr>
    </w:div>
    <w:div w:id="745802864">
      <w:bodyDiv w:val="1"/>
      <w:marLeft w:val="0"/>
      <w:marRight w:val="0"/>
      <w:marTop w:val="0"/>
      <w:marBottom w:val="0"/>
      <w:divBdr>
        <w:top w:val="none" w:sz="0" w:space="0" w:color="auto"/>
        <w:left w:val="none" w:sz="0" w:space="0" w:color="auto"/>
        <w:bottom w:val="none" w:sz="0" w:space="0" w:color="auto"/>
        <w:right w:val="none" w:sz="0" w:space="0" w:color="auto"/>
      </w:divBdr>
      <w:divsChild>
        <w:div w:id="1760446293">
          <w:marLeft w:val="0"/>
          <w:marRight w:val="0"/>
          <w:marTop w:val="0"/>
          <w:marBottom w:val="0"/>
          <w:divBdr>
            <w:top w:val="none" w:sz="0" w:space="0" w:color="auto"/>
            <w:left w:val="none" w:sz="0" w:space="0" w:color="auto"/>
            <w:bottom w:val="none" w:sz="0" w:space="0" w:color="auto"/>
            <w:right w:val="none" w:sz="0" w:space="0" w:color="auto"/>
          </w:divBdr>
          <w:divsChild>
            <w:div w:id="332101752">
              <w:marLeft w:val="0"/>
              <w:marRight w:val="0"/>
              <w:marTop w:val="0"/>
              <w:marBottom w:val="0"/>
              <w:divBdr>
                <w:top w:val="none" w:sz="0" w:space="0" w:color="auto"/>
                <w:left w:val="none" w:sz="0" w:space="0" w:color="auto"/>
                <w:bottom w:val="none" w:sz="0" w:space="0" w:color="auto"/>
                <w:right w:val="none" w:sz="0" w:space="0" w:color="auto"/>
              </w:divBdr>
            </w:div>
            <w:div w:id="916355951">
              <w:marLeft w:val="0"/>
              <w:marRight w:val="0"/>
              <w:marTop w:val="0"/>
              <w:marBottom w:val="0"/>
              <w:divBdr>
                <w:top w:val="none" w:sz="0" w:space="0" w:color="auto"/>
                <w:left w:val="none" w:sz="0" w:space="0" w:color="auto"/>
                <w:bottom w:val="none" w:sz="0" w:space="0" w:color="auto"/>
                <w:right w:val="none" w:sz="0" w:space="0" w:color="auto"/>
              </w:divBdr>
            </w:div>
            <w:div w:id="1000472674">
              <w:marLeft w:val="0"/>
              <w:marRight w:val="0"/>
              <w:marTop w:val="0"/>
              <w:marBottom w:val="0"/>
              <w:divBdr>
                <w:top w:val="none" w:sz="0" w:space="0" w:color="auto"/>
                <w:left w:val="none" w:sz="0" w:space="0" w:color="auto"/>
                <w:bottom w:val="none" w:sz="0" w:space="0" w:color="auto"/>
                <w:right w:val="none" w:sz="0" w:space="0" w:color="auto"/>
              </w:divBdr>
            </w:div>
            <w:div w:id="1054112952">
              <w:marLeft w:val="0"/>
              <w:marRight w:val="0"/>
              <w:marTop w:val="0"/>
              <w:marBottom w:val="0"/>
              <w:divBdr>
                <w:top w:val="none" w:sz="0" w:space="0" w:color="auto"/>
                <w:left w:val="none" w:sz="0" w:space="0" w:color="auto"/>
                <w:bottom w:val="none" w:sz="0" w:space="0" w:color="auto"/>
                <w:right w:val="none" w:sz="0" w:space="0" w:color="auto"/>
              </w:divBdr>
            </w:div>
            <w:div w:id="1113284344">
              <w:marLeft w:val="0"/>
              <w:marRight w:val="0"/>
              <w:marTop w:val="0"/>
              <w:marBottom w:val="0"/>
              <w:divBdr>
                <w:top w:val="none" w:sz="0" w:space="0" w:color="auto"/>
                <w:left w:val="none" w:sz="0" w:space="0" w:color="auto"/>
                <w:bottom w:val="none" w:sz="0" w:space="0" w:color="auto"/>
                <w:right w:val="none" w:sz="0" w:space="0" w:color="auto"/>
              </w:divBdr>
            </w:div>
            <w:div w:id="1187794602">
              <w:marLeft w:val="0"/>
              <w:marRight w:val="0"/>
              <w:marTop w:val="0"/>
              <w:marBottom w:val="0"/>
              <w:divBdr>
                <w:top w:val="none" w:sz="0" w:space="0" w:color="auto"/>
                <w:left w:val="none" w:sz="0" w:space="0" w:color="auto"/>
                <w:bottom w:val="none" w:sz="0" w:space="0" w:color="auto"/>
                <w:right w:val="none" w:sz="0" w:space="0" w:color="auto"/>
              </w:divBdr>
            </w:div>
            <w:div w:id="1799839616">
              <w:marLeft w:val="0"/>
              <w:marRight w:val="0"/>
              <w:marTop w:val="0"/>
              <w:marBottom w:val="0"/>
              <w:divBdr>
                <w:top w:val="none" w:sz="0" w:space="0" w:color="auto"/>
                <w:left w:val="none" w:sz="0" w:space="0" w:color="auto"/>
                <w:bottom w:val="none" w:sz="0" w:space="0" w:color="auto"/>
                <w:right w:val="none" w:sz="0" w:space="0" w:color="auto"/>
              </w:divBdr>
            </w:div>
            <w:div w:id="1912110829">
              <w:marLeft w:val="0"/>
              <w:marRight w:val="0"/>
              <w:marTop w:val="0"/>
              <w:marBottom w:val="0"/>
              <w:divBdr>
                <w:top w:val="none" w:sz="0" w:space="0" w:color="auto"/>
                <w:left w:val="none" w:sz="0" w:space="0" w:color="auto"/>
                <w:bottom w:val="none" w:sz="0" w:space="0" w:color="auto"/>
                <w:right w:val="none" w:sz="0" w:space="0" w:color="auto"/>
              </w:divBdr>
            </w:div>
            <w:div w:id="2093311070">
              <w:marLeft w:val="0"/>
              <w:marRight w:val="0"/>
              <w:marTop w:val="0"/>
              <w:marBottom w:val="0"/>
              <w:divBdr>
                <w:top w:val="none" w:sz="0" w:space="0" w:color="auto"/>
                <w:left w:val="none" w:sz="0" w:space="0" w:color="auto"/>
                <w:bottom w:val="none" w:sz="0" w:space="0" w:color="auto"/>
                <w:right w:val="none" w:sz="0" w:space="0" w:color="auto"/>
              </w:divBdr>
            </w:div>
            <w:div w:id="213976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31839">
      <w:bodyDiv w:val="1"/>
      <w:marLeft w:val="0"/>
      <w:marRight w:val="0"/>
      <w:marTop w:val="0"/>
      <w:marBottom w:val="0"/>
      <w:divBdr>
        <w:top w:val="none" w:sz="0" w:space="0" w:color="auto"/>
        <w:left w:val="none" w:sz="0" w:space="0" w:color="auto"/>
        <w:bottom w:val="none" w:sz="0" w:space="0" w:color="auto"/>
        <w:right w:val="none" w:sz="0" w:space="0" w:color="auto"/>
      </w:divBdr>
    </w:div>
    <w:div w:id="796609418">
      <w:bodyDiv w:val="1"/>
      <w:marLeft w:val="0"/>
      <w:marRight w:val="0"/>
      <w:marTop w:val="0"/>
      <w:marBottom w:val="0"/>
      <w:divBdr>
        <w:top w:val="none" w:sz="0" w:space="0" w:color="auto"/>
        <w:left w:val="none" w:sz="0" w:space="0" w:color="auto"/>
        <w:bottom w:val="none" w:sz="0" w:space="0" w:color="auto"/>
        <w:right w:val="none" w:sz="0" w:space="0" w:color="auto"/>
      </w:divBdr>
    </w:div>
    <w:div w:id="798035857">
      <w:bodyDiv w:val="1"/>
      <w:marLeft w:val="0"/>
      <w:marRight w:val="0"/>
      <w:marTop w:val="0"/>
      <w:marBottom w:val="0"/>
      <w:divBdr>
        <w:top w:val="none" w:sz="0" w:space="0" w:color="auto"/>
        <w:left w:val="none" w:sz="0" w:space="0" w:color="auto"/>
        <w:bottom w:val="none" w:sz="0" w:space="0" w:color="auto"/>
        <w:right w:val="none" w:sz="0" w:space="0" w:color="auto"/>
      </w:divBdr>
    </w:div>
    <w:div w:id="814757777">
      <w:bodyDiv w:val="1"/>
      <w:marLeft w:val="0"/>
      <w:marRight w:val="0"/>
      <w:marTop w:val="0"/>
      <w:marBottom w:val="0"/>
      <w:divBdr>
        <w:top w:val="none" w:sz="0" w:space="0" w:color="auto"/>
        <w:left w:val="none" w:sz="0" w:space="0" w:color="auto"/>
        <w:bottom w:val="none" w:sz="0" w:space="0" w:color="auto"/>
        <w:right w:val="none" w:sz="0" w:space="0" w:color="auto"/>
      </w:divBdr>
    </w:div>
    <w:div w:id="837161783">
      <w:bodyDiv w:val="1"/>
      <w:marLeft w:val="0"/>
      <w:marRight w:val="0"/>
      <w:marTop w:val="0"/>
      <w:marBottom w:val="0"/>
      <w:divBdr>
        <w:top w:val="none" w:sz="0" w:space="0" w:color="auto"/>
        <w:left w:val="none" w:sz="0" w:space="0" w:color="auto"/>
        <w:bottom w:val="none" w:sz="0" w:space="0" w:color="auto"/>
        <w:right w:val="none" w:sz="0" w:space="0" w:color="auto"/>
      </w:divBdr>
    </w:div>
    <w:div w:id="840004381">
      <w:bodyDiv w:val="1"/>
      <w:marLeft w:val="0"/>
      <w:marRight w:val="0"/>
      <w:marTop w:val="0"/>
      <w:marBottom w:val="0"/>
      <w:divBdr>
        <w:top w:val="none" w:sz="0" w:space="0" w:color="auto"/>
        <w:left w:val="none" w:sz="0" w:space="0" w:color="auto"/>
        <w:bottom w:val="none" w:sz="0" w:space="0" w:color="auto"/>
        <w:right w:val="none" w:sz="0" w:space="0" w:color="auto"/>
      </w:divBdr>
    </w:div>
    <w:div w:id="846868931">
      <w:bodyDiv w:val="1"/>
      <w:marLeft w:val="0"/>
      <w:marRight w:val="0"/>
      <w:marTop w:val="0"/>
      <w:marBottom w:val="0"/>
      <w:divBdr>
        <w:top w:val="none" w:sz="0" w:space="0" w:color="auto"/>
        <w:left w:val="none" w:sz="0" w:space="0" w:color="auto"/>
        <w:bottom w:val="none" w:sz="0" w:space="0" w:color="auto"/>
        <w:right w:val="none" w:sz="0" w:space="0" w:color="auto"/>
      </w:divBdr>
    </w:div>
    <w:div w:id="853030589">
      <w:bodyDiv w:val="1"/>
      <w:marLeft w:val="0"/>
      <w:marRight w:val="0"/>
      <w:marTop w:val="0"/>
      <w:marBottom w:val="0"/>
      <w:divBdr>
        <w:top w:val="none" w:sz="0" w:space="0" w:color="auto"/>
        <w:left w:val="none" w:sz="0" w:space="0" w:color="auto"/>
        <w:bottom w:val="none" w:sz="0" w:space="0" w:color="auto"/>
        <w:right w:val="none" w:sz="0" w:space="0" w:color="auto"/>
      </w:divBdr>
    </w:div>
    <w:div w:id="854803194">
      <w:bodyDiv w:val="1"/>
      <w:marLeft w:val="0"/>
      <w:marRight w:val="0"/>
      <w:marTop w:val="0"/>
      <w:marBottom w:val="0"/>
      <w:divBdr>
        <w:top w:val="none" w:sz="0" w:space="0" w:color="auto"/>
        <w:left w:val="none" w:sz="0" w:space="0" w:color="auto"/>
        <w:bottom w:val="none" w:sz="0" w:space="0" w:color="auto"/>
        <w:right w:val="none" w:sz="0" w:space="0" w:color="auto"/>
      </w:divBdr>
    </w:div>
    <w:div w:id="858859003">
      <w:bodyDiv w:val="1"/>
      <w:marLeft w:val="0"/>
      <w:marRight w:val="0"/>
      <w:marTop w:val="0"/>
      <w:marBottom w:val="0"/>
      <w:divBdr>
        <w:top w:val="none" w:sz="0" w:space="0" w:color="auto"/>
        <w:left w:val="none" w:sz="0" w:space="0" w:color="auto"/>
        <w:bottom w:val="none" w:sz="0" w:space="0" w:color="auto"/>
        <w:right w:val="none" w:sz="0" w:space="0" w:color="auto"/>
      </w:divBdr>
    </w:div>
    <w:div w:id="859587971">
      <w:bodyDiv w:val="1"/>
      <w:marLeft w:val="0"/>
      <w:marRight w:val="0"/>
      <w:marTop w:val="0"/>
      <w:marBottom w:val="0"/>
      <w:divBdr>
        <w:top w:val="none" w:sz="0" w:space="0" w:color="auto"/>
        <w:left w:val="none" w:sz="0" w:space="0" w:color="auto"/>
        <w:bottom w:val="none" w:sz="0" w:space="0" w:color="auto"/>
        <w:right w:val="none" w:sz="0" w:space="0" w:color="auto"/>
      </w:divBdr>
    </w:div>
    <w:div w:id="859588055">
      <w:bodyDiv w:val="1"/>
      <w:marLeft w:val="0"/>
      <w:marRight w:val="0"/>
      <w:marTop w:val="0"/>
      <w:marBottom w:val="0"/>
      <w:divBdr>
        <w:top w:val="none" w:sz="0" w:space="0" w:color="auto"/>
        <w:left w:val="none" w:sz="0" w:space="0" w:color="auto"/>
        <w:bottom w:val="none" w:sz="0" w:space="0" w:color="auto"/>
        <w:right w:val="none" w:sz="0" w:space="0" w:color="auto"/>
      </w:divBdr>
    </w:div>
    <w:div w:id="859860495">
      <w:bodyDiv w:val="1"/>
      <w:marLeft w:val="0"/>
      <w:marRight w:val="0"/>
      <w:marTop w:val="0"/>
      <w:marBottom w:val="0"/>
      <w:divBdr>
        <w:top w:val="none" w:sz="0" w:space="0" w:color="auto"/>
        <w:left w:val="none" w:sz="0" w:space="0" w:color="auto"/>
        <w:bottom w:val="none" w:sz="0" w:space="0" w:color="auto"/>
        <w:right w:val="none" w:sz="0" w:space="0" w:color="auto"/>
      </w:divBdr>
    </w:div>
    <w:div w:id="875964644">
      <w:bodyDiv w:val="1"/>
      <w:marLeft w:val="0"/>
      <w:marRight w:val="0"/>
      <w:marTop w:val="0"/>
      <w:marBottom w:val="0"/>
      <w:divBdr>
        <w:top w:val="none" w:sz="0" w:space="0" w:color="auto"/>
        <w:left w:val="none" w:sz="0" w:space="0" w:color="auto"/>
        <w:bottom w:val="none" w:sz="0" w:space="0" w:color="auto"/>
        <w:right w:val="none" w:sz="0" w:space="0" w:color="auto"/>
      </w:divBdr>
      <w:divsChild>
        <w:div w:id="2034307261">
          <w:marLeft w:val="0"/>
          <w:marRight w:val="0"/>
          <w:marTop w:val="0"/>
          <w:marBottom w:val="0"/>
          <w:divBdr>
            <w:top w:val="none" w:sz="0" w:space="0" w:color="auto"/>
            <w:left w:val="none" w:sz="0" w:space="0" w:color="auto"/>
            <w:bottom w:val="none" w:sz="0" w:space="0" w:color="auto"/>
            <w:right w:val="none" w:sz="0" w:space="0" w:color="auto"/>
          </w:divBdr>
          <w:divsChild>
            <w:div w:id="181406710">
              <w:marLeft w:val="0"/>
              <w:marRight w:val="0"/>
              <w:marTop w:val="0"/>
              <w:marBottom w:val="0"/>
              <w:divBdr>
                <w:top w:val="none" w:sz="0" w:space="0" w:color="auto"/>
                <w:left w:val="none" w:sz="0" w:space="0" w:color="auto"/>
                <w:bottom w:val="none" w:sz="0" w:space="0" w:color="auto"/>
                <w:right w:val="none" w:sz="0" w:space="0" w:color="auto"/>
              </w:divBdr>
            </w:div>
            <w:div w:id="263732509">
              <w:marLeft w:val="0"/>
              <w:marRight w:val="0"/>
              <w:marTop w:val="0"/>
              <w:marBottom w:val="0"/>
              <w:divBdr>
                <w:top w:val="none" w:sz="0" w:space="0" w:color="auto"/>
                <w:left w:val="none" w:sz="0" w:space="0" w:color="auto"/>
                <w:bottom w:val="none" w:sz="0" w:space="0" w:color="auto"/>
                <w:right w:val="none" w:sz="0" w:space="0" w:color="auto"/>
              </w:divBdr>
            </w:div>
            <w:div w:id="523985523">
              <w:marLeft w:val="0"/>
              <w:marRight w:val="0"/>
              <w:marTop w:val="0"/>
              <w:marBottom w:val="0"/>
              <w:divBdr>
                <w:top w:val="none" w:sz="0" w:space="0" w:color="auto"/>
                <w:left w:val="none" w:sz="0" w:space="0" w:color="auto"/>
                <w:bottom w:val="none" w:sz="0" w:space="0" w:color="auto"/>
                <w:right w:val="none" w:sz="0" w:space="0" w:color="auto"/>
              </w:divBdr>
            </w:div>
            <w:div w:id="606084732">
              <w:marLeft w:val="0"/>
              <w:marRight w:val="0"/>
              <w:marTop w:val="0"/>
              <w:marBottom w:val="0"/>
              <w:divBdr>
                <w:top w:val="none" w:sz="0" w:space="0" w:color="auto"/>
                <w:left w:val="none" w:sz="0" w:space="0" w:color="auto"/>
                <w:bottom w:val="none" w:sz="0" w:space="0" w:color="auto"/>
                <w:right w:val="none" w:sz="0" w:space="0" w:color="auto"/>
              </w:divBdr>
            </w:div>
            <w:div w:id="820658713">
              <w:marLeft w:val="0"/>
              <w:marRight w:val="0"/>
              <w:marTop w:val="0"/>
              <w:marBottom w:val="0"/>
              <w:divBdr>
                <w:top w:val="none" w:sz="0" w:space="0" w:color="auto"/>
                <w:left w:val="none" w:sz="0" w:space="0" w:color="auto"/>
                <w:bottom w:val="none" w:sz="0" w:space="0" w:color="auto"/>
                <w:right w:val="none" w:sz="0" w:space="0" w:color="auto"/>
              </w:divBdr>
            </w:div>
            <w:div w:id="1079058842">
              <w:marLeft w:val="0"/>
              <w:marRight w:val="0"/>
              <w:marTop w:val="0"/>
              <w:marBottom w:val="0"/>
              <w:divBdr>
                <w:top w:val="none" w:sz="0" w:space="0" w:color="auto"/>
                <w:left w:val="none" w:sz="0" w:space="0" w:color="auto"/>
                <w:bottom w:val="none" w:sz="0" w:space="0" w:color="auto"/>
                <w:right w:val="none" w:sz="0" w:space="0" w:color="auto"/>
              </w:divBdr>
            </w:div>
            <w:div w:id="1250118664">
              <w:marLeft w:val="0"/>
              <w:marRight w:val="0"/>
              <w:marTop w:val="0"/>
              <w:marBottom w:val="0"/>
              <w:divBdr>
                <w:top w:val="none" w:sz="0" w:space="0" w:color="auto"/>
                <w:left w:val="none" w:sz="0" w:space="0" w:color="auto"/>
                <w:bottom w:val="none" w:sz="0" w:space="0" w:color="auto"/>
                <w:right w:val="none" w:sz="0" w:space="0" w:color="auto"/>
              </w:divBdr>
            </w:div>
            <w:div w:id="1571304759">
              <w:marLeft w:val="0"/>
              <w:marRight w:val="0"/>
              <w:marTop w:val="0"/>
              <w:marBottom w:val="0"/>
              <w:divBdr>
                <w:top w:val="none" w:sz="0" w:space="0" w:color="auto"/>
                <w:left w:val="none" w:sz="0" w:space="0" w:color="auto"/>
                <w:bottom w:val="none" w:sz="0" w:space="0" w:color="auto"/>
                <w:right w:val="none" w:sz="0" w:space="0" w:color="auto"/>
              </w:divBdr>
            </w:div>
            <w:div w:id="1710453708">
              <w:marLeft w:val="0"/>
              <w:marRight w:val="0"/>
              <w:marTop w:val="0"/>
              <w:marBottom w:val="0"/>
              <w:divBdr>
                <w:top w:val="none" w:sz="0" w:space="0" w:color="auto"/>
                <w:left w:val="none" w:sz="0" w:space="0" w:color="auto"/>
                <w:bottom w:val="none" w:sz="0" w:space="0" w:color="auto"/>
                <w:right w:val="none" w:sz="0" w:space="0" w:color="auto"/>
              </w:divBdr>
            </w:div>
            <w:div w:id="199911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072193">
      <w:bodyDiv w:val="1"/>
      <w:marLeft w:val="0"/>
      <w:marRight w:val="0"/>
      <w:marTop w:val="0"/>
      <w:marBottom w:val="0"/>
      <w:divBdr>
        <w:top w:val="none" w:sz="0" w:space="0" w:color="auto"/>
        <w:left w:val="none" w:sz="0" w:space="0" w:color="auto"/>
        <w:bottom w:val="none" w:sz="0" w:space="0" w:color="auto"/>
        <w:right w:val="none" w:sz="0" w:space="0" w:color="auto"/>
      </w:divBdr>
    </w:div>
    <w:div w:id="903490397">
      <w:bodyDiv w:val="1"/>
      <w:marLeft w:val="0"/>
      <w:marRight w:val="0"/>
      <w:marTop w:val="0"/>
      <w:marBottom w:val="0"/>
      <w:divBdr>
        <w:top w:val="none" w:sz="0" w:space="0" w:color="auto"/>
        <w:left w:val="none" w:sz="0" w:space="0" w:color="auto"/>
        <w:bottom w:val="none" w:sz="0" w:space="0" w:color="auto"/>
        <w:right w:val="none" w:sz="0" w:space="0" w:color="auto"/>
      </w:divBdr>
    </w:div>
    <w:div w:id="948852344">
      <w:bodyDiv w:val="1"/>
      <w:marLeft w:val="0"/>
      <w:marRight w:val="0"/>
      <w:marTop w:val="0"/>
      <w:marBottom w:val="0"/>
      <w:divBdr>
        <w:top w:val="none" w:sz="0" w:space="0" w:color="auto"/>
        <w:left w:val="none" w:sz="0" w:space="0" w:color="auto"/>
        <w:bottom w:val="none" w:sz="0" w:space="0" w:color="auto"/>
        <w:right w:val="none" w:sz="0" w:space="0" w:color="auto"/>
      </w:divBdr>
    </w:div>
    <w:div w:id="973559376">
      <w:bodyDiv w:val="1"/>
      <w:marLeft w:val="0"/>
      <w:marRight w:val="0"/>
      <w:marTop w:val="0"/>
      <w:marBottom w:val="0"/>
      <w:divBdr>
        <w:top w:val="none" w:sz="0" w:space="0" w:color="auto"/>
        <w:left w:val="none" w:sz="0" w:space="0" w:color="auto"/>
        <w:bottom w:val="none" w:sz="0" w:space="0" w:color="auto"/>
        <w:right w:val="none" w:sz="0" w:space="0" w:color="auto"/>
      </w:divBdr>
    </w:div>
    <w:div w:id="988244188">
      <w:bodyDiv w:val="1"/>
      <w:marLeft w:val="0"/>
      <w:marRight w:val="0"/>
      <w:marTop w:val="0"/>
      <w:marBottom w:val="0"/>
      <w:divBdr>
        <w:top w:val="none" w:sz="0" w:space="0" w:color="auto"/>
        <w:left w:val="none" w:sz="0" w:space="0" w:color="auto"/>
        <w:bottom w:val="none" w:sz="0" w:space="0" w:color="auto"/>
        <w:right w:val="none" w:sz="0" w:space="0" w:color="auto"/>
      </w:divBdr>
    </w:div>
    <w:div w:id="991061539">
      <w:bodyDiv w:val="1"/>
      <w:marLeft w:val="0"/>
      <w:marRight w:val="0"/>
      <w:marTop w:val="0"/>
      <w:marBottom w:val="0"/>
      <w:divBdr>
        <w:top w:val="none" w:sz="0" w:space="0" w:color="auto"/>
        <w:left w:val="none" w:sz="0" w:space="0" w:color="auto"/>
        <w:bottom w:val="none" w:sz="0" w:space="0" w:color="auto"/>
        <w:right w:val="none" w:sz="0" w:space="0" w:color="auto"/>
      </w:divBdr>
    </w:div>
    <w:div w:id="1000541136">
      <w:bodyDiv w:val="1"/>
      <w:marLeft w:val="0"/>
      <w:marRight w:val="0"/>
      <w:marTop w:val="0"/>
      <w:marBottom w:val="0"/>
      <w:divBdr>
        <w:top w:val="none" w:sz="0" w:space="0" w:color="auto"/>
        <w:left w:val="none" w:sz="0" w:space="0" w:color="auto"/>
        <w:bottom w:val="none" w:sz="0" w:space="0" w:color="auto"/>
        <w:right w:val="none" w:sz="0" w:space="0" w:color="auto"/>
      </w:divBdr>
    </w:div>
    <w:div w:id="1001354570">
      <w:bodyDiv w:val="1"/>
      <w:marLeft w:val="0"/>
      <w:marRight w:val="0"/>
      <w:marTop w:val="0"/>
      <w:marBottom w:val="0"/>
      <w:divBdr>
        <w:top w:val="none" w:sz="0" w:space="0" w:color="auto"/>
        <w:left w:val="none" w:sz="0" w:space="0" w:color="auto"/>
        <w:bottom w:val="none" w:sz="0" w:space="0" w:color="auto"/>
        <w:right w:val="none" w:sz="0" w:space="0" w:color="auto"/>
      </w:divBdr>
    </w:div>
    <w:div w:id="1021470690">
      <w:bodyDiv w:val="1"/>
      <w:marLeft w:val="0"/>
      <w:marRight w:val="0"/>
      <w:marTop w:val="0"/>
      <w:marBottom w:val="0"/>
      <w:divBdr>
        <w:top w:val="none" w:sz="0" w:space="0" w:color="auto"/>
        <w:left w:val="none" w:sz="0" w:space="0" w:color="auto"/>
        <w:bottom w:val="none" w:sz="0" w:space="0" w:color="auto"/>
        <w:right w:val="none" w:sz="0" w:space="0" w:color="auto"/>
      </w:divBdr>
    </w:div>
    <w:div w:id="1056510061">
      <w:bodyDiv w:val="1"/>
      <w:marLeft w:val="0"/>
      <w:marRight w:val="0"/>
      <w:marTop w:val="0"/>
      <w:marBottom w:val="0"/>
      <w:divBdr>
        <w:top w:val="none" w:sz="0" w:space="0" w:color="auto"/>
        <w:left w:val="none" w:sz="0" w:space="0" w:color="auto"/>
        <w:bottom w:val="none" w:sz="0" w:space="0" w:color="auto"/>
        <w:right w:val="none" w:sz="0" w:space="0" w:color="auto"/>
      </w:divBdr>
    </w:div>
    <w:div w:id="1075590071">
      <w:bodyDiv w:val="1"/>
      <w:marLeft w:val="0"/>
      <w:marRight w:val="0"/>
      <w:marTop w:val="0"/>
      <w:marBottom w:val="0"/>
      <w:divBdr>
        <w:top w:val="none" w:sz="0" w:space="0" w:color="auto"/>
        <w:left w:val="none" w:sz="0" w:space="0" w:color="auto"/>
        <w:bottom w:val="none" w:sz="0" w:space="0" w:color="auto"/>
        <w:right w:val="none" w:sz="0" w:space="0" w:color="auto"/>
      </w:divBdr>
    </w:div>
    <w:div w:id="1089615118">
      <w:bodyDiv w:val="1"/>
      <w:marLeft w:val="0"/>
      <w:marRight w:val="0"/>
      <w:marTop w:val="0"/>
      <w:marBottom w:val="0"/>
      <w:divBdr>
        <w:top w:val="none" w:sz="0" w:space="0" w:color="auto"/>
        <w:left w:val="none" w:sz="0" w:space="0" w:color="auto"/>
        <w:bottom w:val="none" w:sz="0" w:space="0" w:color="auto"/>
        <w:right w:val="none" w:sz="0" w:space="0" w:color="auto"/>
      </w:divBdr>
    </w:div>
    <w:div w:id="1112432759">
      <w:bodyDiv w:val="1"/>
      <w:marLeft w:val="0"/>
      <w:marRight w:val="0"/>
      <w:marTop w:val="0"/>
      <w:marBottom w:val="0"/>
      <w:divBdr>
        <w:top w:val="none" w:sz="0" w:space="0" w:color="auto"/>
        <w:left w:val="none" w:sz="0" w:space="0" w:color="auto"/>
        <w:bottom w:val="none" w:sz="0" w:space="0" w:color="auto"/>
        <w:right w:val="none" w:sz="0" w:space="0" w:color="auto"/>
      </w:divBdr>
    </w:div>
    <w:div w:id="1129008337">
      <w:bodyDiv w:val="1"/>
      <w:marLeft w:val="0"/>
      <w:marRight w:val="0"/>
      <w:marTop w:val="0"/>
      <w:marBottom w:val="0"/>
      <w:divBdr>
        <w:top w:val="none" w:sz="0" w:space="0" w:color="auto"/>
        <w:left w:val="none" w:sz="0" w:space="0" w:color="auto"/>
        <w:bottom w:val="none" w:sz="0" w:space="0" w:color="auto"/>
        <w:right w:val="none" w:sz="0" w:space="0" w:color="auto"/>
      </w:divBdr>
    </w:div>
    <w:div w:id="1142505486">
      <w:bodyDiv w:val="1"/>
      <w:marLeft w:val="0"/>
      <w:marRight w:val="0"/>
      <w:marTop w:val="0"/>
      <w:marBottom w:val="0"/>
      <w:divBdr>
        <w:top w:val="none" w:sz="0" w:space="0" w:color="auto"/>
        <w:left w:val="none" w:sz="0" w:space="0" w:color="auto"/>
        <w:bottom w:val="none" w:sz="0" w:space="0" w:color="auto"/>
        <w:right w:val="none" w:sz="0" w:space="0" w:color="auto"/>
      </w:divBdr>
    </w:div>
    <w:div w:id="1152067044">
      <w:bodyDiv w:val="1"/>
      <w:marLeft w:val="0"/>
      <w:marRight w:val="0"/>
      <w:marTop w:val="0"/>
      <w:marBottom w:val="0"/>
      <w:divBdr>
        <w:top w:val="none" w:sz="0" w:space="0" w:color="auto"/>
        <w:left w:val="none" w:sz="0" w:space="0" w:color="auto"/>
        <w:bottom w:val="none" w:sz="0" w:space="0" w:color="auto"/>
        <w:right w:val="none" w:sz="0" w:space="0" w:color="auto"/>
      </w:divBdr>
    </w:div>
    <w:div w:id="1162740454">
      <w:bodyDiv w:val="1"/>
      <w:marLeft w:val="0"/>
      <w:marRight w:val="0"/>
      <w:marTop w:val="0"/>
      <w:marBottom w:val="0"/>
      <w:divBdr>
        <w:top w:val="none" w:sz="0" w:space="0" w:color="auto"/>
        <w:left w:val="none" w:sz="0" w:space="0" w:color="auto"/>
        <w:bottom w:val="none" w:sz="0" w:space="0" w:color="auto"/>
        <w:right w:val="none" w:sz="0" w:space="0" w:color="auto"/>
      </w:divBdr>
    </w:div>
    <w:div w:id="1164517968">
      <w:bodyDiv w:val="1"/>
      <w:marLeft w:val="0"/>
      <w:marRight w:val="0"/>
      <w:marTop w:val="0"/>
      <w:marBottom w:val="0"/>
      <w:divBdr>
        <w:top w:val="none" w:sz="0" w:space="0" w:color="auto"/>
        <w:left w:val="none" w:sz="0" w:space="0" w:color="auto"/>
        <w:bottom w:val="none" w:sz="0" w:space="0" w:color="auto"/>
        <w:right w:val="none" w:sz="0" w:space="0" w:color="auto"/>
      </w:divBdr>
    </w:div>
    <w:div w:id="1166166171">
      <w:bodyDiv w:val="1"/>
      <w:marLeft w:val="0"/>
      <w:marRight w:val="0"/>
      <w:marTop w:val="0"/>
      <w:marBottom w:val="0"/>
      <w:divBdr>
        <w:top w:val="none" w:sz="0" w:space="0" w:color="auto"/>
        <w:left w:val="none" w:sz="0" w:space="0" w:color="auto"/>
        <w:bottom w:val="none" w:sz="0" w:space="0" w:color="auto"/>
        <w:right w:val="none" w:sz="0" w:space="0" w:color="auto"/>
      </w:divBdr>
    </w:div>
    <w:div w:id="1181043408">
      <w:bodyDiv w:val="1"/>
      <w:marLeft w:val="0"/>
      <w:marRight w:val="0"/>
      <w:marTop w:val="0"/>
      <w:marBottom w:val="0"/>
      <w:divBdr>
        <w:top w:val="none" w:sz="0" w:space="0" w:color="auto"/>
        <w:left w:val="none" w:sz="0" w:space="0" w:color="auto"/>
        <w:bottom w:val="none" w:sz="0" w:space="0" w:color="auto"/>
        <w:right w:val="none" w:sz="0" w:space="0" w:color="auto"/>
      </w:divBdr>
    </w:div>
    <w:div w:id="1183516438">
      <w:bodyDiv w:val="1"/>
      <w:marLeft w:val="0"/>
      <w:marRight w:val="0"/>
      <w:marTop w:val="0"/>
      <w:marBottom w:val="0"/>
      <w:divBdr>
        <w:top w:val="none" w:sz="0" w:space="0" w:color="auto"/>
        <w:left w:val="none" w:sz="0" w:space="0" w:color="auto"/>
        <w:bottom w:val="none" w:sz="0" w:space="0" w:color="auto"/>
        <w:right w:val="none" w:sz="0" w:space="0" w:color="auto"/>
      </w:divBdr>
      <w:divsChild>
        <w:div w:id="1592616952">
          <w:marLeft w:val="0"/>
          <w:marRight w:val="0"/>
          <w:marTop w:val="0"/>
          <w:marBottom w:val="0"/>
          <w:divBdr>
            <w:top w:val="none" w:sz="0" w:space="0" w:color="auto"/>
            <w:left w:val="none" w:sz="0" w:space="0" w:color="auto"/>
            <w:bottom w:val="none" w:sz="0" w:space="0" w:color="auto"/>
            <w:right w:val="none" w:sz="0" w:space="0" w:color="auto"/>
          </w:divBdr>
          <w:divsChild>
            <w:div w:id="330837735">
              <w:marLeft w:val="0"/>
              <w:marRight w:val="0"/>
              <w:marTop w:val="0"/>
              <w:marBottom w:val="0"/>
              <w:divBdr>
                <w:top w:val="none" w:sz="0" w:space="0" w:color="auto"/>
                <w:left w:val="none" w:sz="0" w:space="0" w:color="auto"/>
                <w:bottom w:val="none" w:sz="0" w:space="0" w:color="auto"/>
                <w:right w:val="none" w:sz="0" w:space="0" w:color="auto"/>
              </w:divBdr>
            </w:div>
            <w:div w:id="660161177">
              <w:marLeft w:val="0"/>
              <w:marRight w:val="0"/>
              <w:marTop w:val="0"/>
              <w:marBottom w:val="0"/>
              <w:divBdr>
                <w:top w:val="none" w:sz="0" w:space="0" w:color="auto"/>
                <w:left w:val="none" w:sz="0" w:space="0" w:color="auto"/>
                <w:bottom w:val="none" w:sz="0" w:space="0" w:color="auto"/>
                <w:right w:val="none" w:sz="0" w:space="0" w:color="auto"/>
              </w:divBdr>
            </w:div>
            <w:div w:id="968826434">
              <w:marLeft w:val="0"/>
              <w:marRight w:val="0"/>
              <w:marTop w:val="0"/>
              <w:marBottom w:val="0"/>
              <w:divBdr>
                <w:top w:val="none" w:sz="0" w:space="0" w:color="auto"/>
                <w:left w:val="none" w:sz="0" w:space="0" w:color="auto"/>
                <w:bottom w:val="none" w:sz="0" w:space="0" w:color="auto"/>
                <w:right w:val="none" w:sz="0" w:space="0" w:color="auto"/>
              </w:divBdr>
            </w:div>
            <w:div w:id="1492719684">
              <w:marLeft w:val="0"/>
              <w:marRight w:val="0"/>
              <w:marTop w:val="0"/>
              <w:marBottom w:val="0"/>
              <w:divBdr>
                <w:top w:val="none" w:sz="0" w:space="0" w:color="auto"/>
                <w:left w:val="none" w:sz="0" w:space="0" w:color="auto"/>
                <w:bottom w:val="none" w:sz="0" w:space="0" w:color="auto"/>
                <w:right w:val="none" w:sz="0" w:space="0" w:color="auto"/>
              </w:divBdr>
            </w:div>
            <w:div w:id="1750808597">
              <w:marLeft w:val="0"/>
              <w:marRight w:val="0"/>
              <w:marTop w:val="0"/>
              <w:marBottom w:val="0"/>
              <w:divBdr>
                <w:top w:val="none" w:sz="0" w:space="0" w:color="auto"/>
                <w:left w:val="none" w:sz="0" w:space="0" w:color="auto"/>
                <w:bottom w:val="none" w:sz="0" w:space="0" w:color="auto"/>
                <w:right w:val="none" w:sz="0" w:space="0" w:color="auto"/>
              </w:divBdr>
            </w:div>
            <w:div w:id="1987470734">
              <w:marLeft w:val="0"/>
              <w:marRight w:val="0"/>
              <w:marTop w:val="0"/>
              <w:marBottom w:val="0"/>
              <w:divBdr>
                <w:top w:val="none" w:sz="0" w:space="0" w:color="auto"/>
                <w:left w:val="none" w:sz="0" w:space="0" w:color="auto"/>
                <w:bottom w:val="none" w:sz="0" w:space="0" w:color="auto"/>
                <w:right w:val="none" w:sz="0" w:space="0" w:color="auto"/>
              </w:divBdr>
            </w:div>
            <w:div w:id="204435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90249">
      <w:bodyDiv w:val="1"/>
      <w:marLeft w:val="0"/>
      <w:marRight w:val="0"/>
      <w:marTop w:val="0"/>
      <w:marBottom w:val="0"/>
      <w:divBdr>
        <w:top w:val="none" w:sz="0" w:space="0" w:color="auto"/>
        <w:left w:val="none" w:sz="0" w:space="0" w:color="auto"/>
        <w:bottom w:val="none" w:sz="0" w:space="0" w:color="auto"/>
        <w:right w:val="none" w:sz="0" w:space="0" w:color="auto"/>
      </w:divBdr>
    </w:div>
    <w:div w:id="1218862662">
      <w:bodyDiv w:val="1"/>
      <w:marLeft w:val="0"/>
      <w:marRight w:val="0"/>
      <w:marTop w:val="0"/>
      <w:marBottom w:val="0"/>
      <w:divBdr>
        <w:top w:val="none" w:sz="0" w:space="0" w:color="auto"/>
        <w:left w:val="none" w:sz="0" w:space="0" w:color="auto"/>
        <w:bottom w:val="none" w:sz="0" w:space="0" w:color="auto"/>
        <w:right w:val="none" w:sz="0" w:space="0" w:color="auto"/>
      </w:divBdr>
    </w:div>
    <w:div w:id="1227912576">
      <w:bodyDiv w:val="1"/>
      <w:marLeft w:val="0"/>
      <w:marRight w:val="0"/>
      <w:marTop w:val="0"/>
      <w:marBottom w:val="0"/>
      <w:divBdr>
        <w:top w:val="none" w:sz="0" w:space="0" w:color="auto"/>
        <w:left w:val="none" w:sz="0" w:space="0" w:color="auto"/>
        <w:bottom w:val="none" w:sz="0" w:space="0" w:color="auto"/>
        <w:right w:val="none" w:sz="0" w:space="0" w:color="auto"/>
      </w:divBdr>
    </w:div>
    <w:div w:id="1254166420">
      <w:bodyDiv w:val="1"/>
      <w:marLeft w:val="0"/>
      <w:marRight w:val="0"/>
      <w:marTop w:val="0"/>
      <w:marBottom w:val="0"/>
      <w:divBdr>
        <w:top w:val="none" w:sz="0" w:space="0" w:color="auto"/>
        <w:left w:val="none" w:sz="0" w:space="0" w:color="auto"/>
        <w:bottom w:val="none" w:sz="0" w:space="0" w:color="auto"/>
        <w:right w:val="none" w:sz="0" w:space="0" w:color="auto"/>
      </w:divBdr>
    </w:div>
    <w:div w:id="1276251181">
      <w:bodyDiv w:val="1"/>
      <w:marLeft w:val="0"/>
      <w:marRight w:val="0"/>
      <w:marTop w:val="0"/>
      <w:marBottom w:val="0"/>
      <w:divBdr>
        <w:top w:val="none" w:sz="0" w:space="0" w:color="auto"/>
        <w:left w:val="none" w:sz="0" w:space="0" w:color="auto"/>
        <w:bottom w:val="none" w:sz="0" w:space="0" w:color="auto"/>
        <w:right w:val="none" w:sz="0" w:space="0" w:color="auto"/>
      </w:divBdr>
    </w:div>
    <w:div w:id="1284732266">
      <w:bodyDiv w:val="1"/>
      <w:marLeft w:val="0"/>
      <w:marRight w:val="0"/>
      <w:marTop w:val="0"/>
      <w:marBottom w:val="0"/>
      <w:divBdr>
        <w:top w:val="none" w:sz="0" w:space="0" w:color="auto"/>
        <w:left w:val="none" w:sz="0" w:space="0" w:color="auto"/>
        <w:bottom w:val="none" w:sz="0" w:space="0" w:color="auto"/>
        <w:right w:val="none" w:sz="0" w:space="0" w:color="auto"/>
      </w:divBdr>
    </w:div>
    <w:div w:id="1288009548">
      <w:bodyDiv w:val="1"/>
      <w:marLeft w:val="0"/>
      <w:marRight w:val="0"/>
      <w:marTop w:val="0"/>
      <w:marBottom w:val="0"/>
      <w:divBdr>
        <w:top w:val="none" w:sz="0" w:space="0" w:color="auto"/>
        <w:left w:val="none" w:sz="0" w:space="0" w:color="auto"/>
        <w:bottom w:val="none" w:sz="0" w:space="0" w:color="auto"/>
        <w:right w:val="none" w:sz="0" w:space="0" w:color="auto"/>
      </w:divBdr>
    </w:div>
    <w:div w:id="1298029065">
      <w:bodyDiv w:val="1"/>
      <w:marLeft w:val="0"/>
      <w:marRight w:val="0"/>
      <w:marTop w:val="0"/>
      <w:marBottom w:val="0"/>
      <w:divBdr>
        <w:top w:val="none" w:sz="0" w:space="0" w:color="auto"/>
        <w:left w:val="none" w:sz="0" w:space="0" w:color="auto"/>
        <w:bottom w:val="none" w:sz="0" w:space="0" w:color="auto"/>
        <w:right w:val="none" w:sz="0" w:space="0" w:color="auto"/>
      </w:divBdr>
    </w:div>
    <w:div w:id="1313757010">
      <w:bodyDiv w:val="1"/>
      <w:marLeft w:val="0"/>
      <w:marRight w:val="0"/>
      <w:marTop w:val="0"/>
      <w:marBottom w:val="0"/>
      <w:divBdr>
        <w:top w:val="none" w:sz="0" w:space="0" w:color="auto"/>
        <w:left w:val="none" w:sz="0" w:space="0" w:color="auto"/>
        <w:bottom w:val="none" w:sz="0" w:space="0" w:color="auto"/>
        <w:right w:val="none" w:sz="0" w:space="0" w:color="auto"/>
      </w:divBdr>
    </w:div>
    <w:div w:id="1315179064">
      <w:bodyDiv w:val="1"/>
      <w:marLeft w:val="0"/>
      <w:marRight w:val="0"/>
      <w:marTop w:val="0"/>
      <w:marBottom w:val="0"/>
      <w:divBdr>
        <w:top w:val="none" w:sz="0" w:space="0" w:color="auto"/>
        <w:left w:val="none" w:sz="0" w:space="0" w:color="auto"/>
        <w:bottom w:val="none" w:sz="0" w:space="0" w:color="auto"/>
        <w:right w:val="none" w:sz="0" w:space="0" w:color="auto"/>
      </w:divBdr>
    </w:div>
    <w:div w:id="1323702016">
      <w:bodyDiv w:val="1"/>
      <w:marLeft w:val="0"/>
      <w:marRight w:val="0"/>
      <w:marTop w:val="0"/>
      <w:marBottom w:val="0"/>
      <w:divBdr>
        <w:top w:val="none" w:sz="0" w:space="0" w:color="auto"/>
        <w:left w:val="none" w:sz="0" w:space="0" w:color="auto"/>
        <w:bottom w:val="none" w:sz="0" w:space="0" w:color="auto"/>
        <w:right w:val="none" w:sz="0" w:space="0" w:color="auto"/>
      </w:divBdr>
    </w:div>
    <w:div w:id="1330787763">
      <w:bodyDiv w:val="1"/>
      <w:marLeft w:val="0"/>
      <w:marRight w:val="0"/>
      <w:marTop w:val="0"/>
      <w:marBottom w:val="0"/>
      <w:divBdr>
        <w:top w:val="none" w:sz="0" w:space="0" w:color="auto"/>
        <w:left w:val="none" w:sz="0" w:space="0" w:color="auto"/>
        <w:bottom w:val="none" w:sz="0" w:space="0" w:color="auto"/>
        <w:right w:val="none" w:sz="0" w:space="0" w:color="auto"/>
      </w:divBdr>
    </w:div>
    <w:div w:id="1341472581">
      <w:bodyDiv w:val="1"/>
      <w:marLeft w:val="0"/>
      <w:marRight w:val="0"/>
      <w:marTop w:val="0"/>
      <w:marBottom w:val="0"/>
      <w:divBdr>
        <w:top w:val="none" w:sz="0" w:space="0" w:color="auto"/>
        <w:left w:val="none" w:sz="0" w:space="0" w:color="auto"/>
        <w:bottom w:val="none" w:sz="0" w:space="0" w:color="auto"/>
        <w:right w:val="none" w:sz="0" w:space="0" w:color="auto"/>
      </w:divBdr>
    </w:div>
    <w:div w:id="1414738058">
      <w:bodyDiv w:val="1"/>
      <w:marLeft w:val="0"/>
      <w:marRight w:val="0"/>
      <w:marTop w:val="0"/>
      <w:marBottom w:val="0"/>
      <w:divBdr>
        <w:top w:val="none" w:sz="0" w:space="0" w:color="auto"/>
        <w:left w:val="none" w:sz="0" w:space="0" w:color="auto"/>
        <w:bottom w:val="none" w:sz="0" w:space="0" w:color="auto"/>
        <w:right w:val="none" w:sz="0" w:space="0" w:color="auto"/>
      </w:divBdr>
    </w:div>
    <w:div w:id="1420759058">
      <w:bodyDiv w:val="1"/>
      <w:marLeft w:val="0"/>
      <w:marRight w:val="0"/>
      <w:marTop w:val="0"/>
      <w:marBottom w:val="0"/>
      <w:divBdr>
        <w:top w:val="none" w:sz="0" w:space="0" w:color="auto"/>
        <w:left w:val="none" w:sz="0" w:space="0" w:color="auto"/>
        <w:bottom w:val="none" w:sz="0" w:space="0" w:color="auto"/>
        <w:right w:val="none" w:sz="0" w:space="0" w:color="auto"/>
      </w:divBdr>
    </w:div>
    <w:div w:id="1424567288">
      <w:bodyDiv w:val="1"/>
      <w:marLeft w:val="0"/>
      <w:marRight w:val="0"/>
      <w:marTop w:val="0"/>
      <w:marBottom w:val="0"/>
      <w:divBdr>
        <w:top w:val="none" w:sz="0" w:space="0" w:color="auto"/>
        <w:left w:val="none" w:sz="0" w:space="0" w:color="auto"/>
        <w:bottom w:val="none" w:sz="0" w:space="0" w:color="auto"/>
        <w:right w:val="none" w:sz="0" w:space="0" w:color="auto"/>
      </w:divBdr>
    </w:div>
    <w:div w:id="1440292454">
      <w:bodyDiv w:val="1"/>
      <w:marLeft w:val="0"/>
      <w:marRight w:val="0"/>
      <w:marTop w:val="0"/>
      <w:marBottom w:val="0"/>
      <w:divBdr>
        <w:top w:val="none" w:sz="0" w:space="0" w:color="auto"/>
        <w:left w:val="none" w:sz="0" w:space="0" w:color="auto"/>
        <w:bottom w:val="none" w:sz="0" w:space="0" w:color="auto"/>
        <w:right w:val="none" w:sz="0" w:space="0" w:color="auto"/>
      </w:divBdr>
    </w:div>
    <w:div w:id="1471745677">
      <w:bodyDiv w:val="1"/>
      <w:marLeft w:val="0"/>
      <w:marRight w:val="0"/>
      <w:marTop w:val="0"/>
      <w:marBottom w:val="0"/>
      <w:divBdr>
        <w:top w:val="none" w:sz="0" w:space="0" w:color="auto"/>
        <w:left w:val="none" w:sz="0" w:space="0" w:color="auto"/>
        <w:bottom w:val="none" w:sz="0" w:space="0" w:color="auto"/>
        <w:right w:val="none" w:sz="0" w:space="0" w:color="auto"/>
      </w:divBdr>
    </w:div>
    <w:div w:id="1483499192">
      <w:bodyDiv w:val="1"/>
      <w:marLeft w:val="0"/>
      <w:marRight w:val="0"/>
      <w:marTop w:val="0"/>
      <w:marBottom w:val="0"/>
      <w:divBdr>
        <w:top w:val="none" w:sz="0" w:space="0" w:color="auto"/>
        <w:left w:val="none" w:sz="0" w:space="0" w:color="auto"/>
        <w:bottom w:val="none" w:sz="0" w:space="0" w:color="auto"/>
        <w:right w:val="none" w:sz="0" w:space="0" w:color="auto"/>
      </w:divBdr>
    </w:div>
    <w:div w:id="1496648274">
      <w:bodyDiv w:val="1"/>
      <w:marLeft w:val="0"/>
      <w:marRight w:val="0"/>
      <w:marTop w:val="0"/>
      <w:marBottom w:val="0"/>
      <w:divBdr>
        <w:top w:val="none" w:sz="0" w:space="0" w:color="auto"/>
        <w:left w:val="none" w:sz="0" w:space="0" w:color="auto"/>
        <w:bottom w:val="none" w:sz="0" w:space="0" w:color="auto"/>
        <w:right w:val="none" w:sz="0" w:space="0" w:color="auto"/>
      </w:divBdr>
    </w:div>
    <w:div w:id="1500198026">
      <w:bodyDiv w:val="1"/>
      <w:marLeft w:val="0"/>
      <w:marRight w:val="0"/>
      <w:marTop w:val="0"/>
      <w:marBottom w:val="0"/>
      <w:divBdr>
        <w:top w:val="none" w:sz="0" w:space="0" w:color="auto"/>
        <w:left w:val="none" w:sz="0" w:space="0" w:color="auto"/>
        <w:bottom w:val="none" w:sz="0" w:space="0" w:color="auto"/>
        <w:right w:val="none" w:sz="0" w:space="0" w:color="auto"/>
      </w:divBdr>
    </w:div>
    <w:div w:id="1519277112">
      <w:bodyDiv w:val="1"/>
      <w:marLeft w:val="0"/>
      <w:marRight w:val="0"/>
      <w:marTop w:val="0"/>
      <w:marBottom w:val="0"/>
      <w:divBdr>
        <w:top w:val="none" w:sz="0" w:space="0" w:color="auto"/>
        <w:left w:val="none" w:sz="0" w:space="0" w:color="auto"/>
        <w:bottom w:val="none" w:sz="0" w:space="0" w:color="auto"/>
        <w:right w:val="none" w:sz="0" w:space="0" w:color="auto"/>
      </w:divBdr>
    </w:div>
    <w:div w:id="1521506381">
      <w:bodyDiv w:val="1"/>
      <w:marLeft w:val="0"/>
      <w:marRight w:val="0"/>
      <w:marTop w:val="0"/>
      <w:marBottom w:val="0"/>
      <w:divBdr>
        <w:top w:val="none" w:sz="0" w:space="0" w:color="auto"/>
        <w:left w:val="none" w:sz="0" w:space="0" w:color="auto"/>
        <w:bottom w:val="none" w:sz="0" w:space="0" w:color="auto"/>
        <w:right w:val="none" w:sz="0" w:space="0" w:color="auto"/>
      </w:divBdr>
    </w:div>
    <w:div w:id="1540241118">
      <w:bodyDiv w:val="1"/>
      <w:marLeft w:val="0"/>
      <w:marRight w:val="0"/>
      <w:marTop w:val="0"/>
      <w:marBottom w:val="0"/>
      <w:divBdr>
        <w:top w:val="none" w:sz="0" w:space="0" w:color="auto"/>
        <w:left w:val="none" w:sz="0" w:space="0" w:color="auto"/>
        <w:bottom w:val="none" w:sz="0" w:space="0" w:color="auto"/>
        <w:right w:val="none" w:sz="0" w:space="0" w:color="auto"/>
      </w:divBdr>
    </w:div>
    <w:div w:id="1548836962">
      <w:bodyDiv w:val="1"/>
      <w:marLeft w:val="0"/>
      <w:marRight w:val="0"/>
      <w:marTop w:val="0"/>
      <w:marBottom w:val="0"/>
      <w:divBdr>
        <w:top w:val="none" w:sz="0" w:space="0" w:color="auto"/>
        <w:left w:val="none" w:sz="0" w:space="0" w:color="auto"/>
        <w:bottom w:val="none" w:sz="0" w:space="0" w:color="auto"/>
        <w:right w:val="none" w:sz="0" w:space="0" w:color="auto"/>
      </w:divBdr>
    </w:div>
    <w:div w:id="1552839401">
      <w:bodyDiv w:val="1"/>
      <w:marLeft w:val="0"/>
      <w:marRight w:val="0"/>
      <w:marTop w:val="0"/>
      <w:marBottom w:val="0"/>
      <w:divBdr>
        <w:top w:val="none" w:sz="0" w:space="0" w:color="auto"/>
        <w:left w:val="none" w:sz="0" w:space="0" w:color="auto"/>
        <w:bottom w:val="none" w:sz="0" w:space="0" w:color="auto"/>
        <w:right w:val="none" w:sz="0" w:space="0" w:color="auto"/>
      </w:divBdr>
    </w:div>
    <w:div w:id="1606231038">
      <w:bodyDiv w:val="1"/>
      <w:marLeft w:val="0"/>
      <w:marRight w:val="0"/>
      <w:marTop w:val="0"/>
      <w:marBottom w:val="0"/>
      <w:divBdr>
        <w:top w:val="none" w:sz="0" w:space="0" w:color="auto"/>
        <w:left w:val="none" w:sz="0" w:space="0" w:color="auto"/>
        <w:bottom w:val="none" w:sz="0" w:space="0" w:color="auto"/>
        <w:right w:val="none" w:sz="0" w:space="0" w:color="auto"/>
      </w:divBdr>
    </w:div>
    <w:div w:id="1623069011">
      <w:bodyDiv w:val="1"/>
      <w:marLeft w:val="0"/>
      <w:marRight w:val="0"/>
      <w:marTop w:val="0"/>
      <w:marBottom w:val="0"/>
      <w:divBdr>
        <w:top w:val="none" w:sz="0" w:space="0" w:color="auto"/>
        <w:left w:val="none" w:sz="0" w:space="0" w:color="auto"/>
        <w:bottom w:val="none" w:sz="0" w:space="0" w:color="auto"/>
        <w:right w:val="none" w:sz="0" w:space="0" w:color="auto"/>
      </w:divBdr>
    </w:div>
    <w:div w:id="1640187998">
      <w:bodyDiv w:val="1"/>
      <w:marLeft w:val="0"/>
      <w:marRight w:val="0"/>
      <w:marTop w:val="0"/>
      <w:marBottom w:val="0"/>
      <w:divBdr>
        <w:top w:val="none" w:sz="0" w:space="0" w:color="auto"/>
        <w:left w:val="none" w:sz="0" w:space="0" w:color="auto"/>
        <w:bottom w:val="none" w:sz="0" w:space="0" w:color="auto"/>
        <w:right w:val="none" w:sz="0" w:space="0" w:color="auto"/>
      </w:divBdr>
    </w:div>
    <w:div w:id="1649704657">
      <w:bodyDiv w:val="1"/>
      <w:marLeft w:val="0"/>
      <w:marRight w:val="0"/>
      <w:marTop w:val="0"/>
      <w:marBottom w:val="0"/>
      <w:divBdr>
        <w:top w:val="none" w:sz="0" w:space="0" w:color="auto"/>
        <w:left w:val="none" w:sz="0" w:space="0" w:color="auto"/>
        <w:bottom w:val="none" w:sz="0" w:space="0" w:color="auto"/>
        <w:right w:val="none" w:sz="0" w:space="0" w:color="auto"/>
      </w:divBdr>
    </w:div>
    <w:div w:id="1663196652">
      <w:bodyDiv w:val="1"/>
      <w:marLeft w:val="0"/>
      <w:marRight w:val="0"/>
      <w:marTop w:val="0"/>
      <w:marBottom w:val="0"/>
      <w:divBdr>
        <w:top w:val="none" w:sz="0" w:space="0" w:color="auto"/>
        <w:left w:val="none" w:sz="0" w:space="0" w:color="auto"/>
        <w:bottom w:val="none" w:sz="0" w:space="0" w:color="auto"/>
        <w:right w:val="none" w:sz="0" w:space="0" w:color="auto"/>
      </w:divBdr>
    </w:div>
    <w:div w:id="1670912438">
      <w:bodyDiv w:val="1"/>
      <w:marLeft w:val="0"/>
      <w:marRight w:val="0"/>
      <w:marTop w:val="0"/>
      <w:marBottom w:val="0"/>
      <w:divBdr>
        <w:top w:val="none" w:sz="0" w:space="0" w:color="auto"/>
        <w:left w:val="none" w:sz="0" w:space="0" w:color="auto"/>
        <w:bottom w:val="none" w:sz="0" w:space="0" w:color="auto"/>
        <w:right w:val="none" w:sz="0" w:space="0" w:color="auto"/>
      </w:divBdr>
    </w:div>
    <w:div w:id="1687827834">
      <w:bodyDiv w:val="1"/>
      <w:marLeft w:val="0"/>
      <w:marRight w:val="0"/>
      <w:marTop w:val="0"/>
      <w:marBottom w:val="0"/>
      <w:divBdr>
        <w:top w:val="none" w:sz="0" w:space="0" w:color="auto"/>
        <w:left w:val="none" w:sz="0" w:space="0" w:color="auto"/>
        <w:bottom w:val="none" w:sz="0" w:space="0" w:color="auto"/>
        <w:right w:val="none" w:sz="0" w:space="0" w:color="auto"/>
      </w:divBdr>
    </w:div>
    <w:div w:id="1709796133">
      <w:bodyDiv w:val="1"/>
      <w:marLeft w:val="0"/>
      <w:marRight w:val="0"/>
      <w:marTop w:val="0"/>
      <w:marBottom w:val="0"/>
      <w:divBdr>
        <w:top w:val="none" w:sz="0" w:space="0" w:color="auto"/>
        <w:left w:val="none" w:sz="0" w:space="0" w:color="auto"/>
        <w:bottom w:val="none" w:sz="0" w:space="0" w:color="auto"/>
        <w:right w:val="none" w:sz="0" w:space="0" w:color="auto"/>
      </w:divBdr>
    </w:div>
    <w:div w:id="1734811110">
      <w:bodyDiv w:val="1"/>
      <w:marLeft w:val="0"/>
      <w:marRight w:val="0"/>
      <w:marTop w:val="0"/>
      <w:marBottom w:val="0"/>
      <w:divBdr>
        <w:top w:val="none" w:sz="0" w:space="0" w:color="auto"/>
        <w:left w:val="none" w:sz="0" w:space="0" w:color="auto"/>
        <w:bottom w:val="none" w:sz="0" w:space="0" w:color="auto"/>
        <w:right w:val="none" w:sz="0" w:space="0" w:color="auto"/>
      </w:divBdr>
    </w:div>
    <w:div w:id="1751148173">
      <w:bodyDiv w:val="1"/>
      <w:marLeft w:val="0"/>
      <w:marRight w:val="0"/>
      <w:marTop w:val="0"/>
      <w:marBottom w:val="0"/>
      <w:divBdr>
        <w:top w:val="none" w:sz="0" w:space="0" w:color="auto"/>
        <w:left w:val="none" w:sz="0" w:space="0" w:color="auto"/>
        <w:bottom w:val="none" w:sz="0" w:space="0" w:color="auto"/>
        <w:right w:val="none" w:sz="0" w:space="0" w:color="auto"/>
      </w:divBdr>
      <w:divsChild>
        <w:div w:id="322927132">
          <w:marLeft w:val="547"/>
          <w:marRight w:val="0"/>
          <w:marTop w:val="0"/>
          <w:marBottom w:val="0"/>
          <w:divBdr>
            <w:top w:val="none" w:sz="0" w:space="0" w:color="auto"/>
            <w:left w:val="none" w:sz="0" w:space="0" w:color="auto"/>
            <w:bottom w:val="none" w:sz="0" w:space="0" w:color="auto"/>
            <w:right w:val="none" w:sz="0" w:space="0" w:color="auto"/>
          </w:divBdr>
        </w:div>
        <w:div w:id="753667292">
          <w:marLeft w:val="1166"/>
          <w:marRight w:val="0"/>
          <w:marTop w:val="0"/>
          <w:marBottom w:val="0"/>
          <w:divBdr>
            <w:top w:val="none" w:sz="0" w:space="0" w:color="auto"/>
            <w:left w:val="none" w:sz="0" w:space="0" w:color="auto"/>
            <w:bottom w:val="none" w:sz="0" w:space="0" w:color="auto"/>
            <w:right w:val="none" w:sz="0" w:space="0" w:color="auto"/>
          </w:divBdr>
        </w:div>
        <w:div w:id="1025136677">
          <w:marLeft w:val="1166"/>
          <w:marRight w:val="0"/>
          <w:marTop w:val="0"/>
          <w:marBottom w:val="0"/>
          <w:divBdr>
            <w:top w:val="none" w:sz="0" w:space="0" w:color="auto"/>
            <w:left w:val="none" w:sz="0" w:space="0" w:color="auto"/>
            <w:bottom w:val="none" w:sz="0" w:space="0" w:color="auto"/>
            <w:right w:val="none" w:sz="0" w:space="0" w:color="auto"/>
          </w:divBdr>
        </w:div>
      </w:divsChild>
    </w:div>
    <w:div w:id="1779449097">
      <w:bodyDiv w:val="1"/>
      <w:marLeft w:val="0"/>
      <w:marRight w:val="0"/>
      <w:marTop w:val="0"/>
      <w:marBottom w:val="0"/>
      <w:divBdr>
        <w:top w:val="none" w:sz="0" w:space="0" w:color="auto"/>
        <w:left w:val="none" w:sz="0" w:space="0" w:color="auto"/>
        <w:bottom w:val="none" w:sz="0" w:space="0" w:color="auto"/>
        <w:right w:val="none" w:sz="0" w:space="0" w:color="auto"/>
      </w:divBdr>
    </w:div>
    <w:div w:id="1781878003">
      <w:bodyDiv w:val="1"/>
      <w:marLeft w:val="0"/>
      <w:marRight w:val="0"/>
      <w:marTop w:val="0"/>
      <w:marBottom w:val="0"/>
      <w:divBdr>
        <w:top w:val="none" w:sz="0" w:space="0" w:color="auto"/>
        <w:left w:val="none" w:sz="0" w:space="0" w:color="auto"/>
        <w:bottom w:val="none" w:sz="0" w:space="0" w:color="auto"/>
        <w:right w:val="none" w:sz="0" w:space="0" w:color="auto"/>
      </w:divBdr>
    </w:div>
    <w:div w:id="1824929814">
      <w:bodyDiv w:val="1"/>
      <w:marLeft w:val="0"/>
      <w:marRight w:val="0"/>
      <w:marTop w:val="0"/>
      <w:marBottom w:val="0"/>
      <w:divBdr>
        <w:top w:val="none" w:sz="0" w:space="0" w:color="auto"/>
        <w:left w:val="none" w:sz="0" w:space="0" w:color="auto"/>
        <w:bottom w:val="none" w:sz="0" w:space="0" w:color="auto"/>
        <w:right w:val="none" w:sz="0" w:space="0" w:color="auto"/>
      </w:divBdr>
    </w:div>
    <w:div w:id="1846751430">
      <w:bodyDiv w:val="1"/>
      <w:marLeft w:val="0"/>
      <w:marRight w:val="0"/>
      <w:marTop w:val="0"/>
      <w:marBottom w:val="0"/>
      <w:divBdr>
        <w:top w:val="none" w:sz="0" w:space="0" w:color="auto"/>
        <w:left w:val="none" w:sz="0" w:space="0" w:color="auto"/>
        <w:bottom w:val="none" w:sz="0" w:space="0" w:color="auto"/>
        <w:right w:val="none" w:sz="0" w:space="0" w:color="auto"/>
      </w:divBdr>
    </w:div>
    <w:div w:id="1852908957">
      <w:bodyDiv w:val="1"/>
      <w:marLeft w:val="0"/>
      <w:marRight w:val="0"/>
      <w:marTop w:val="0"/>
      <w:marBottom w:val="0"/>
      <w:divBdr>
        <w:top w:val="none" w:sz="0" w:space="0" w:color="auto"/>
        <w:left w:val="none" w:sz="0" w:space="0" w:color="auto"/>
        <w:bottom w:val="none" w:sz="0" w:space="0" w:color="auto"/>
        <w:right w:val="none" w:sz="0" w:space="0" w:color="auto"/>
      </w:divBdr>
    </w:div>
    <w:div w:id="1871842822">
      <w:bodyDiv w:val="1"/>
      <w:marLeft w:val="0"/>
      <w:marRight w:val="0"/>
      <w:marTop w:val="0"/>
      <w:marBottom w:val="0"/>
      <w:divBdr>
        <w:top w:val="none" w:sz="0" w:space="0" w:color="auto"/>
        <w:left w:val="none" w:sz="0" w:space="0" w:color="auto"/>
        <w:bottom w:val="none" w:sz="0" w:space="0" w:color="auto"/>
        <w:right w:val="none" w:sz="0" w:space="0" w:color="auto"/>
      </w:divBdr>
    </w:div>
    <w:div w:id="1875728145">
      <w:bodyDiv w:val="1"/>
      <w:marLeft w:val="0"/>
      <w:marRight w:val="0"/>
      <w:marTop w:val="0"/>
      <w:marBottom w:val="0"/>
      <w:divBdr>
        <w:top w:val="none" w:sz="0" w:space="0" w:color="auto"/>
        <w:left w:val="none" w:sz="0" w:space="0" w:color="auto"/>
        <w:bottom w:val="none" w:sz="0" w:space="0" w:color="auto"/>
        <w:right w:val="none" w:sz="0" w:space="0" w:color="auto"/>
      </w:divBdr>
    </w:div>
    <w:div w:id="1903175932">
      <w:bodyDiv w:val="1"/>
      <w:marLeft w:val="0"/>
      <w:marRight w:val="0"/>
      <w:marTop w:val="0"/>
      <w:marBottom w:val="0"/>
      <w:divBdr>
        <w:top w:val="none" w:sz="0" w:space="0" w:color="auto"/>
        <w:left w:val="none" w:sz="0" w:space="0" w:color="auto"/>
        <w:bottom w:val="none" w:sz="0" w:space="0" w:color="auto"/>
        <w:right w:val="none" w:sz="0" w:space="0" w:color="auto"/>
      </w:divBdr>
    </w:div>
    <w:div w:id="1918830898">
      <w:bodyDiv w:val="1"/>
      <w:marLeft w:val="0"/>
      <w:marRight w:val="0"/>
      <w:marTop w:val="0"/>
      <w:marBottom w:val="0"/>
      <w:divBdr>
        <w:top w:val="none" w:sz="0" w:space="0" w:color="auto"/>
        <w:left w:val="none" w:sz="0" w:space="0" w:color="auto"/>
        <w:bottom w:val="none" w:sz="0" w:space="0" w:color="auto"/>
        <w:right w:val="none" w:sz="0" w:space="0" w:color="auto"/>
      </w:divBdr>
    </w:div>
    <w:div w:id="1926454555">
      <w:bodyDiv w:val="1"/>
      <w:marLeft w:val="0"/>
      <w:marRight w:val="0"/>
      <w:marTop w:val="0"/>
      <w:marBottom w:val="0"/>
      <w:divBdr>
        <w:top w:val="none" w:sz="0" w:space="0" w:color="auto"/>
        <w:left w:val="none" w:sz="0" w:space="0" w:color="auto"/>
        <w:bottom w:val="none" w:sz="0" w:space="0" w:color="auto"/>
        <w:right w:val="none" w:sz="0" w:space="0" w:color="auto"/>
      </w:divBdr>
    </w:div>
    <w:div w:id="1926525089">
      <w:bodyDiv w:val="1"/>
      <w:marLeft w:val="0"/>
      <w:marRight w:val="0"/>
      <w:marTop w:val="0"/>
      <w:marBottom w:val="0"/>
      <w:divBdr>
        <w:top w:val="none" w:sz="0" w:space="0" w:color="auto"/>
        <w:left w:val="none" w:sz="0" w:space="0" w:color="auto"/>
        <w:bottom w:val="none" w:sz="0" w:space="0" w:color="auto"/>
        <w:right w:val="none" w:sz="0" w:space="0" w:color="auto"/>
      </w:divBdr>
    </w:div>
    <w:div w:id="1955752137">
      <w:bodyDiv w:val="1"/>
      <w:marLeft w:val="0"/>
      <w:marRight w:val="0"/>
      <w:marTop w:val="0"/>
      <w:marBottom w:val="0"/>
      <w:divBdr>
        <w:top w:val="none" w:sz="0" w:space="0" w:color="auto"/>
        <w:left w:val="none" w:sz="0" w:space="0" w:color="auto"/>
        <w:bottom w:val="none" w:sz="0" w:space="0" w:color="auto"/>
        <w:right w:val="none" w:sz="0" w:space="0" w:color="auto"/>
      </w:divBdr>
    </w:div>
    <w:div w:id="2002930963">
      <w:bodyDiv w:val="1"/>
      <w:marLeft w:val="0"/>
      <w:marRight w:val="0"/>
      <w:marTop w:val="0"/>
      <w:marBottom w:val="0"/>
      <w:divBdr>
        <w:top w:val="none" w:sz="0" w:space="0" w:color="auto"/>
        <w:left w:val="none" w:sz="0" w:space="0" w:color="auto"/>
        <w:bottom w:val="none" w:sz="0" w:space="0" w:color="auto"/>
        <w:right w:val="none" w:sz="0" w:space="0" w:color="auto"/>
      </w:divBdr>
    </w:div>
    <w:div w:id="2010256635">
      <w:bodyDiv w:val="1"/>
      <w:marLeft w:val="0"/>
      <w:marRight w:val="0"/>
      <w:marTop w:val="0"/>
      <w:marBottom w:val="0"/>
      <w:divBdr>
        <w:top w:val="none" w:sz="0" w:space="0" w:color="auto"/>
        <w:left w:val="none" w:sz="0" w:space="0" w:color="auto"/>
        <w:bottom w:val="none" w:sz="0" w:space="0" w:color="auto"/>
        <w:right w:val="none" w:sz="0" w:space="0" w:color="auto"/>
      </w:divBdr>
    </w:div>
    <w:div w:id="2063675682">
      <w:bodyDiv w:val="1"/>
      <w:marLeft w:val="0"/>
      <w:marRight w:val="0"/>
      <w:marTop w:val="0"/>
      <w:marBottom w:val="0"/>
      <w:divBdr>
        <w:top w:val="none" w:sz="0" w:space="0" w:color="auto"/>
        <w:left w:val="none" w:sz="0" w:space="0" w:color="auto"/>
        <w:bottom w:val="none" w:sz="0" w:space="0" w:color="auto"/>
        <w:right w:val="none" w:sz="0" w:space="0" w:color="auto"/>
      </w:divBdr>
    </w:div>
    <w:div w:id="2064985104">
      <w:bodyDiv w:val="1"/>
      <w:marLeft w:val="0"/>
      <w:marRight w:val="0"/>
      <w:marTop w:val="0"/>
      <w:marBottom w:val="0"/>
      <w:divBdr>
        <w:top w:val="none" w:sz="0" w:space="0" w:color="auto"/>
        <w:left w:val="none" w:sz="0" w:space="0" w:color="auto"/>
        <w:bottom w:val="none" w:sz="0" w:space="0" w:color="auto"/>
        <w:right w:val="none" w:sz="0" w:space="0" w:color="auto"/>
      </w:divBdr>
    </w:div>
    <w:div w:id="2093744906">
      <w:bodyDiv w:val="1"/>
      <w:marLeft w:val="0"/>
      <w:marRight w:val="0"/>
      <w:marTop w:val="0"/>
      <w:marBottom w:val="0"/>
      <w:divBdr>
        <w:top w:val="none" w:sz="0" w:space="0" w:color="auto"/>
        <w:left w:val="none" w:sz="0" w:space="0" w:color="auto"/>
        <w:bottom w:val="none" w:sz="0" w:space="0" w:color="auto"/>
        <w:right w:val="none" w:sz="0" w:space="0" w:color="auto"/>
      </w:divBdr>
    </w:div>
    <w:div w:id="2094348658">
      <w:bodyDiv w:val="1"/>
      <w:marLeft w:val="0"/>
      <w:marRight w:val="0"/>
      <w:marTop w:val="0"/>
      <w:marBottom w:val="0"/>
      <w:divBdr>
        <w:top w:val="none" w:sz="0" w:space="0" w:color="auto"/>
        <w:left w:val="none" w:sz="0" w:space="0" w:color="auto"/>
        <w:bottom w:val="none" w:sz="0" w:space="0" w:color="auto"/>
        <w:right w:val="none" w:sz="0" w:space="0" w:color="auto"/>
      </w:divBdr>
    </w:div>
    <w:div w:id="2101876519">
      <w:bodyDiv w:val="1"/>
      <w:marLeft w:val="0"/>
      <w:marRight w:val="0"/>
      <w:marTop w:val="0"/>
      <w:marBottom w:val="0"/>
      <w:divBdr>
        <w:top w:val="none" w:sz="0" w:space="0" w:color="auto"/>
        <w:left w:val="none" w:sz="0" w:space="0" w:color="auto"/>
        <w:bottom w:val="none" w:sz="0" w:space="0" w:color="auto"/>
        <w:right w:val="none" w:sz="0" w:space="0" w:color="auto"/>
      </w:divBdr>
    </w:div>
    <w:div w:id="2106530016">
      <w:bodyDiv w:val="1"/>
      <w:marLeft w:val="0"/>
      <w:marRight w:val="0"/>
      <w:marTop w:val="0"/>
      <w:marBottom w:val="0"/>
      <w:divBdr>
        <w:top w:val="none" w:sz="0" w:space="0" w:color="auto"/>
        <w:left w:val="none" w:sz="0" w:space="0" w:color="auto"/>
        <w:bottom w:val="none" w:sz="0" w:space="0" w:color="auto"/>
        <w:right w:val="none" w:sz="0" w:space="0" w:color="auto"/>
      </w:divBdr>
    </w:div>
    <w:div w:id="2109307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3.png"/><Relationship Id="rId47" Type="http://schemas.openxmlformats.org/officeDocument/2006/relationships/image" Target="media/image27.png"/><Relationship Id="rId63" Type="http://schemas.openxmlformats.org/officeDocument/2006/relationships/hyperlink" Target="https://us-apps2.hcl-axon.com/APSE/SCE_CSRP/Mgmt.nsf/AllBytxtFormDocNum/Mgmt.nsf/Scope%20Change%20Control~000244?OpenDocument" TargetMode="External"/><Relationship Id="rId68" Type="http://schemas.openxmlformats.org/officeDocument/2006/relationships/image" Target="media/image36.png"/><Relationship Id="rId84" Type="http://schemas.openxmlformats.org/officeDocument/2006/relationships/image" Target="media/image42.png"/><Relationship Id="rId89" Type="http://schemas.openxmlformats.org/officeDocument/2006/relationships/hyperlink" Target="javascript:linkToDocument('/APSE/SCE_CSRP/DProcess.nsf/DocUniqueKey/USDC-ARE3SK?opendocument')" TargetMode="External"/><Relationship Id="rId112"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07" Type="http://schemas.openxmlformats.org/officeDocument/2006/relationships/header" Target="header1.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javascript:linkToDocument('/APSE/SCE_CSRP/DProcess.nsf/DocUniqueKey/USDC-ARE3UK?opendocument')" TargetMode="External"/><Relationship Id="rId37" Type="http://schemas.openxmlformats.org/officeDocument/2006/relationships/hyperlink" Target="javascript:linkToDocument('/APSE/SCE_CSRP/DProcess.nsf/DocUniqueKey/USDC-ARE3T3?opendocument')" TargetMode="External"/><Relationship Id="rId40" Type="http://schemas.openxmlformats.org/officeDocument/2006/relationships/image" Target="media/image22.png"/><Relationship Id="rId45" Type="http://schemas.openxmlformats.org/officeDocument/2006/relationships/image" Target="media/image25.png"/><Relationship Id="rId53" Type="http://schemas.openxmlformats.org/officeDocument/2006/relationships/image" Target="media/image31.png"/><Relationship Id="rId58" Type="http://schemas.openxmlformats.org/officeDocument/2006/relationships/hyperlink" Target="https://us-apps2.hcl-axon.com/APSE/SCE_CSRP/DProcess.nsf/2c4e1f9759250dcd802571a4002f9f9f/9c58eb38c51cc6ca882581a2002125b7?OpenDocument" TargetMode="External"/><Relationship Id="rId66" Type="http://schemas.openxmlformats.org/officeDocument/2006/relationships/image" Target="media/image35.png"/><Relationship Id="rId74" Type="http://schemas.openxmlformats.org/officeDocument/2006/relationships/image" Target="media/image38.png"/><Relationship Id="rId79" Type="http://schemas.openxmlformats.org/officeDocument/2006/relationships/image" Target="media/image41.png"/><Relationship Id="rId87" Type="http://schemas.openxmlformats.org/officeDocument/2006/relationships/hyperlink" Target="javascript:linkToDocument('/APSE/SCE_CSRP/DProcess.nsf/DocUniqueKey/USDC-ARE3RZ?opendocument')" TargetMode="External"/><Relationship Id="rId102" Type="http://schemas.openxmlformats.org/officeDocument/2006/relationships/image" Target="media/image43.png"/><Relationship Id="rId110"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us-apps2.hcl-axon.com/APSE/SCE_CSRP/DProcess.nsf/2c4e1f9759250dcd802571a4002f9f9f/22683a55a93bfe2e8825814c00567b3e?OpenDocument" TargetMode="External"/><Relationship Id="rId82" Type="http://schemas.microsoft.com/office/2011/relationships/commentsExtended" Target="commentsExtended.xml"/><Relationship Id="rId90" Type="http://schemas.openxmlformats.org/officeDocument/2006/relationships/hyperlink" Target="javascript:linkToDocument('/APSE/SCE_CSRP/DProcess.nsf/DocUniqueKey/USDC-ARE3SU?opendocument')" TargetMode="External"/><Relationship Id="rId95" Type="http://schemas.openxmlformats.org/officeDocument/2006/relationships/hyperlink" Target="https://us-apps2.hcl-axon.com/APSE/SCE_CSRP/DProcess.nsf/2c4e1f9759250dcd802571a4002f9f9f/a016bcd3bcf0513f8825823500237977?OpenDocument" TargetMode="External"/><Relationship Id="rId19" Type="http://schemas.openxmlformats.org/officeDocument/2006/relationships/image" Target="media/image7.png"/><Relationship Id="rId14" Type="http://schemas.openxmlformats.org/officeDocument/2006/relationships/hyperlink" Target="javascript:linkToDocument('/APSE/SCE_CSRP/DProcess.nsf/DocUniqueKey/USDC-ARE3VE?opendocument')" TargetMode="External"/><Relationship Id="rId22" Type="http://schemas.openxmlformats.org/officeDocument/2006/relationships/image" Target="media/image10.png"/><Relationship Id="rId27" Type="http://schemas.openxmlformats.org/officeDocument/2006/relationships/image" Target="media/image15.tiff"/><Relationship Id="rId30" Type="http://schemas.openxmlformats.org/officeDocument/2006/relationships/image" Target="media/image18.png"/><Relationship Id="rId35" Type="http://schemas.openxmlformats.org/officeDocument/2006/relationships/image" Target="media/image19.png"/><Relationship Id="rId43" Type="http://schemas.openxmlformats.org/officeDocument/2006/relationships/image" Target="media/image24.png"/><Relationship Id="rId48" Type="http://schemas.openxmlformats.org/officeDocument/2006/relationships/image" Target="media/image28.png"/><Relationship Id="rId56" Type="http://schemas.openxmlformats.org/officeDocument/2006/relationships/hyperlink" Target="javascript:linkToDocument('/APSE/SCE_CSRP/DProcess.nsf/DocUniqueKey/USDC-ARE3RZ?opendocument')" TargetMode="External"/><Relationship Id="rId64" Type="http://schemas.openxmlformats.org/officeDocument/2006/relationships/image" Target="media/image33.png"/><Relationship Id="rId69" Type="http://schemas.openxmlformats.org/officeDocument/2006/relationships/image" Target="media/image37.png"/><Relationship Id="rId77" Type="http://schemas.openxmlformats.org/officeDocument/2006/relationships/hyperlink" Target="javascript:linkToDocument('/APSE/SCE_CSRP/DProcess.nsf/DocUniqueKey/USDC-ARE3VE?opendocument')" TargetMode="External"/><Relationship Id="rId100" Type="http://schemas.openxmlformats.org/officeDocument/2006/relationships/hyperlink" Target="javascript:linkToDocument('/APSE/SCE_CSRP/Mgmt.nsf/DocUniqueKey/SSUU-ASJAM8?opendocument')" TargetMode="External"/><Relationship Id="rId105" Type="http://schemas.openxmlformats.org/officeDocument/2006/relationships/image" Target="media/image46.emf"/><Relationship Id="rId8" Type="http://schemas.openxmlformats.org/officeDocument/2006/relationships/webSettings" Target="webSettings.xml"/><Relationship Id="rId51" Type="http://schemas.openxmlformats.org/officeDocument/2006/relationships/hyperlink" Target="https://us-apps2.hcl-axon.com/APSE/SCE_CSRP/DProcess.nsf/2c4e1f9759250dcd802571a4002f9f9f/0ab6581a20e2843e882581a2000848b1?OpenDocument" TargetMode="External"/><Relationship Id="rId72" Type="http://schemas.openxmlformats.org/officeDocument/2006/relationships/hyperlink" Target="javascript:linkToDocument('/APSE/SCE_CSRP/DProcess.nsf/DocUniqueKey/USDC-ARE3VE?opendocument')" TargetMode="External"/><Relationship Id="rId80" Type="http://schemas.openxmlformats.org/officeDocument/2006/relationships/hyperlink" Target="https://us-apps2.hcl-axon.com/APSE/SCE_CSRP/Mgmt.nsf/AllBytxtFormDocNum/Mgmt.nsf/Deliverable~000066?OpenDocument" TargetMode="External"/><Relationship Id="rId85" Type="http://schemas.openxmlformats.org/officeDocument/2006/relationships/hyperlink" Target="javascript:linkToDocument('/APSE/SCE_CSRP/DProcess.nsf/DocUniqueKey/USDC-ANQLFB?opendocument')" TargetMode="External"/><Relationship Id="rId93" Type="http://schemas.openxmlformats.org/officeDocument/2006/relationships/hyperlink" Target="javascript:linkToDocument('/APSE/SCE_CSRP/DProcess.nsf/DocUniqueKey/USDC-ARE3TK?opendocument')" TargetMode="External"/><Relationship Id="rId98" Type="http://schemas.openxmlformats.org/officeDocument/2006/relationships/hyperlink" Target="https://us-apps2.hcl-axon.com/APSE/SCE_CSRP/Mgmt.nsf/DocUniqueKey/USDC-ANPN2C?OpenDocument" TargetMode="External"/><Relationship Id="rId3" Type="http://schemas.openxmlformats.org/officeDocument/2006/relationships/customXml" Target="../customXml/item3.xml"/><Relationship Id="rId12" Type="http://schemas.openxmlformats.org/officeDocument/2006/relationships/hyperlink" Target="https://us-apps2.hcl-axon.com/APSE/SCE_CSRP/Mgmt.nsf/DocUniqueKey/USDC-AQQMSL?OpenDocument"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javascript:linkToDocument('/APSE/SCE_CSRP/DProcess.nsf/DocUniqueKey/USDC-ARE3UB?opendocument')" TargetMode="External"/><Relationship Id="rId38" Type="http://schemas.openxmlformats.org/officeDocument/2006/relationships/image" Target="media/image20.png"/><Relationship Id="rId46" Type="http://schemas.openxmlformats.org/officeDocument/2006/relationships/image" Target="media/image26.png"/><Relationship Id="rId59" Type="http://schemas.openxmlformats.org/officeDocument/2006/relationships/hyperlink" Target="https://us-apps2.hcl-axon.com/APSE/SCE_CSRP/TDesign.nsf/bd62ab2638d224a4802571a40030b898/16cd25b5a3a5b1e28825828300694a9f?OpenDocument" TargetMode="External"/><Relationship Id="rId67" Type="http://schemas.openxmlformats.org/officeDocument/2006/relationships/hyperlink" Target="https://us-apps2.hcl-axon.com/APSE/SCE_CSRP/DProcess.nsf/2c4e1f9759250dcd802571a4002f9f9f/9acf1b4311ec00ba882581a200081122?OpenDocument" TargetMode="External"/><Relationship Id="rId103" Type="http://schemas.openxmlformats.org/officeDocument/2006/relationships/image" Target="media/image44.png"/><Relationship Id="rId108" Type="http://schemas.openxmlformats.org/officeDocument/2006/relationships/footer" Target="footer1.xml"/><Relationship Id="rId20" Type="http://schemas.openxmlformats.org/officeDocument/2006/relationships/image" Target="media/image8.png"/><Relationship Id="rId41" Type="http://schemas.openxmlformats.org/officeDocument/2006/relationships/hyperlink" Target="https://us-apps2.hcl-axon.com/APSE/SCE_CSRP/DProcess.nsf/2c4e1f9759250dcd802571a4002f9f9f/85272ed721b34929882581b000536eda?OpenDocument" TargetMode="External"/><Relationship Id="rId54" Type="http://schemas.openxmlformats.org/officeDocument/2006/relationships/image" Target="media/image32.png"/><Relationship Id="rId62" Type="http://schemas.openxmlformats.org/officeDocument/2006/relationships/hyperlink" Target="https://us-apps2.hcl-axon.com/APSE/SCE_CSRP/TDesign.nsf/bd62ab2638d224a4802571a40030b898/16cd25b5a3a5b1e28825828300694a9f?OpenDocument" TargetMode="External"/><Relationship Id="rId70" Type="http://schemas.openxmlformats.org/officeDocument/2006/relationships/hyperlink" Target="https://us-apps2.hcl-axon.com/APSE/SCE_CSRP/DProcess.nsf/2c4e1f9759250dcd802571a4002f9f9f/eb0e2174a5600a9b882581a20008be9f?OpenDocument" TargetMode="External"/><Relationship Id="rId75" Type="http://schemas.openxmlformats.org/officeDocument/2006/relationships/hyperlink" Target="javascript:linkToDocument('/APSE/SCE_CSRP/DProcess.nsf/DocUniqueKey/USDC-ARE3VE?opendocument')" TargetMode="External"/><Relationship Id="rId83" Type="http://schemas.microsoft.com/office/2016/09/relationships/commentsIds" Target="commentsIds.xml"/><Relationship Id="rId88" Type="http://schemas.openxmlformats.org/officeDocument/2006/relationships/hyperlink" Target="javascript:linkToDocument('/APSE/SCE_CSRP/DProcess.nsf/DocUniqueKey/USDC-ARE3SB?opendocument')" TargetMode="External"/><Relationship Id="rId91" Type="http://schemas.openxmlformats.org/officeDocument/2006/relationships/hyperlink" Target="javascript:linkToDocument('/APSE/SCE_CSRP/DProcess.nsf/DocUniqueKey/USDC-ARE3T3?opendocument')" TargetMode="External"/><Relationship Id="rId96" Type="http://schemas.openxmlformats.org/officeDocument/2006/relationships/hyperlink" Target="https://us-apps2.hcl-axon.com/APSE/SCE_CSRP/DProcess.nsf/2c4e1f9759250dcd802571a4002f9f9f/40bae88e9eadc767882581a20022693d?OpenDocument" TargetMode="External"/><Relationship Id="rId11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javascript:linkToDocument('/APSE/SCE_CSRP/DProcess.nsf/DocUniqueKey/USDC-ARE3SU?opendocument')" TargetMode="External"/><Relationship Id="rId49" Type="http://schemas.openxmlformats.org/officeDocument/2006/relationships/image" Target="media/image29.png"/><Relationship Id="rId57" Type="http://schemas.openxmlformats.org/officeDocument/2006/relationships/hyperlink" Target="https://us-apps2.hcl-axon.com/APSE/SCE_CSRP/DProcess.nsf/2c4e1f9759250dcd802571a4002f9f9f/0c9daaff7c8f7161882581b0000e5927?OpenDocument" TargetMode="External"/><Relationship Id="rId106" Type="http://schemas.openxmlformats.org/officeDocument/2006/relationships/image" Target="media/image47.emf"/><Relationship Id="rId10" Type="http://schemas.openxmlformats.org/officeDocument/2006/relationships/endnotes" Target="endnotes.xml"/><Relationship Id="rId31" Type="http://schemas.openxmlformats.org/officeDocument/2006/relationships/hyperlink" Target="javascript:linkToDocument('/APSE/SCE_CSRP/DProcess.nsf/DocUniqueKey/USDC-ARE3U3?opendocument')" TargetMode="External"/><Relationship Id="rId44" Type="http://schemas.openxmlformats.org/officeDocument/2006/relationships/hyperlink" Target="https://us-apps2.hcl-axon.com/APSE/SCE_CSRP/DProcess.nsf/2c4e1f9759250dcd802571a4002f9f9f/499ee50c39fc65a6882581a2005a7bc2?OpenDocument" TargetMode="External"/><Relationship Id="rId52" Type="http://schemas.openxmlformats.org/officeDocument/2006/relationships/image" Target="media/image30.png"/><Relationship Id="rId60" Type="http://schemas.openxmlformats.org/officeDocument/2006/relationships/hyperlink" Target="https://us-apps2.hcl-axon.com/APSE/SCE_CSRP/TDesign.nsf/bd62ab2638d224a4802571a40030b898/b596332a97cf0b7e882582250060e332?OpenDocument" TargetMode="External"/><Relationship Id="rId65" Type="http://schemas.openxmlformats.org/officeDocument/2006/relationships/image" Target="media/image34.png"/><Relationship Id="rId73" Type="http://schemas.openxmlformats.org/officeDocument/2006/relationships/hyperlink" Target="javascript:linkToDocument('/APSE/SCE_CSRP/DProcess.nsf/DocUniqueKey/USDC-ARE3VE?opendocument')" TargetMode="External"/><Relationship Id="rId78" Type="http://schemas.openxmlformats.org/officeDocument/2006/relationships/image" Target="media/image40.png"/><Relationship Id="rId81" Type="http://schemas.openxmlformats.org/officeDocument/2006/relationships/comments" Target="comments.xml"/><Relationship Id="rId86" Type="http://schemas.openxmlformats.org/officeDocument/2006/relationships/hyperlink" Target="javascript:linkToDocument('/APSE/SCE_CSRP/DProcess.nsf/DocUniqueKey/USDC-ARE3R4?opendocument')" TargetMode="External"/><Relationship Id="rId94" Type="http://schemas.openxmlformats.org/officeDocument/2006/relationships/hyperlink" Target="javascript:linkToDocument('/APSE/SCE_CSRP/DProcess.nsf/DocUniqueKey/USDC-ARE3UX?opendocument')" TargetMode="External"/><Relationship Id="rId99" Type="http://schemas.openxmlformats.org/officeDocument/2006/relationships/hyperlink" Target="https://us-apps2.hcl-axon.com/APSE/SCE_CSRP/DProcess.nsf/2c4e1f9759250dcd802571a4002f9f9f/9acf1b4311ec00ba882581a200081122?OpenDocument" TargetMode="External"/><Relationship Id="rId101" Type="http://schemas.openxmlformats.org/officeDocument/2006/relationships/hyperlink" Target="javascript:linkToDocument('/APSE/SCE_CSRP/TDesign.nsf/DocUniqueKey/SSUU-AVHPMM?opendocument')"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image" Target="media/image21.png"/><Relationship Id="rId109" Type="http://schemas.openxmlformats.org/officeDocument/2006/relationships/header" Target="header2.xml"/><Relationship Id="rId34" Type="http://schemas.openxmlformats.org/officeDocument/2006/relationships/hyperlink" Target="https://us-apps2.hcl-axon.com/APSE/SCE_CSRP/DProcess.nsf/DocUniqueKey/USDC-ARE3VE?opendocument" TargetMode="External"/><Relationship Id="rId50" Type="http://schemas.openxmlformats.org/officeDocument/2006/relationships/hyperlink" Target="https://us-apps2.hcl-axon.com/APSE/SCE_CSRP/DProcess.nsf/2c4e1f9759250dcd802571a4002f9f9f/a047ba0acfd6511b882581a200083f41?OpenDocument" TargetMode="External"/><Relationship Id="rId55" Type="http://schemas.openxmlformats.org/officeDocument/2006/relationships/hyperlink" Target="javascript:linkToDocument('/APSE/SCE_CSRP/DProcess.nsf/DocUniqueKey/USDC-ARE3R4?opendocument')" TargetMode="External"/><Relationship Id="rId76" Type="http://schemas.openxmlformats.org/officeDocument/2006/relationships/image" Target="media/image39.png"/><Relationship Id="rId97" Type="http://schemas.openxmlformats.org/officeDocument/2006/relationships/hyperlink" Target="https://us-apps2.hcl-axon.com/APSE/SCE_CSRP/DProcess.nsf/2c4e1f9759250dcd802571a4002f9f9f/e220696401f16fed882581a20022749b?OpenDocument" TargetMode="External"/><Relationship Id="rId104" Type="http://schemas.openxmlformats.org/officeDocument/2006/relationships/image" Target="media/image45.png"/><Relationship Id="rId7" Type="http://schemas.openxmlformats.org/officeDocument/2006/relationships/settings" Target="settings.xml"/><Relationship Id="rId71" Type="http://schemas.openxmlformats.org/officeDocument/2006/relationships/hyperlink" Target="https://us-apps2.hcl-axon.com/APSE/SCE_CSRP/DProcess.nsf/2c4e1f9759250dcd802571a4002f9f9f/eb0e2174a5600a9b882581a20008be9f?OpenDocument" TargetMode="External"/><Relationship Id="rId92" Type="http://schemas.openxmlformats.org/officeDocument/2006/relationships/hyperlink" Target="javascript:linkToDocument('/APSE/SCE_CSRP/DProcess.nsf/DocUniqueKey/USDC-ARE3U3?opendocument')"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9.jpeg"/><Relationship Id="rId1" Type="http://schemas.openxmlformats.org/officeDocument/2006/relationships/image" Target="media/image48.emf"/></Relationships>
</file>

<file path=word/_rels/header2.xml.rels><?xml version="1.0" encoding="UTF-8" standalone="yes"?>
<Relationships xmlns="http://schemas.openxmlformats.org/package/2006/relationships"><Relationship Id="rId2" Type="http://schemas.openxmlformats.org/officeDocument/2006/relationships/image" Target="media/image49.jpeg"/><Relationship Id="rId1" Type="http://schemas.openxmlformats.org/officeDocument/2006/relationships/image" Target="media/image48.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tepwb\Documents\SCE\Plan%20&amp;%20Analyze%20Phase\BPD\SCE%20-%20Business%20Process%20Design%20Template%20v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8AC27B3470EAB46A329FD92A11ACBD1" ma:contentTypeVersion="15" ma:contentTypeDescription="Create a new document." ma:contentTypeScope="" ma:versionID="c6f2831c07523ca84ca5fe20e68b77d0">
  <xsd:schema xmlns:xsd="http://www.w3.org/2001/XMLSchema" xmlns:xs="http://www.w3.org/2001/XMLSchema" xmlns:p="http://schemas.microsoft.com/office/2006/metadata/properties" xmlns:ns3="0bc2e7ab-a9ef-4507-aecb-8204a3dc15b0" xmlns:ns4="974c324c-599a-433a-b66e-41663df5c93f" targetNamespace="http://schemas.microsoft.com/office/2006/metadata/properties" ma:root="true" ma:fieldsID="0fe238835acc40c25f9f5715943c1157" ns3:_="" ns4:_="">
    <xsd:import namespace="0bc2e7ab-a9ef-4507-aecb-8204a3dc15b0"/>
    <xsd:import namespace="974c324c-599a-433a-b66e-41663df5c93f"/>
    <xsd:element name="properties">
      <xsd:complexType>
        <xsd:sequence>
          <xsd:element name="documentManagement">
            <xsd:complexType>
              <xsd:all>
                <xsd:element ref="ns3:SharedWithUsers" minOccurs="0"/>
                <xsd:element ref="ns3:SharedWithDetails" minOccurs="0"/>
                <xsd:element ref="ns3:SharingHintHash" minOccurs="0"/>
                <xsd:element ref="ns3:LastSharedByUser" minOccurs="0"/>
                <xsd:element ref="ns3:LastSharedByTime" minOccurs="0"/>
                <xsd:element ref="ns4:MediaServiceMetadata" minOccurs="0"/>
                <xsd:element ref="ns4:MediaServiceFastMetadata" minOccurs="0"/>
                <xsd:element ref="ns4:MediaServiceAutoTags" minOccurs="0"/>
                <xsd:element ref="ns4:MediaServiceDateTaken" minOccurs="0"/>
                <xsd:element ref="ns4:MediaServiceLocation" minOccurs="0"/>
                <xsd:element ref="ns4:MediaServiceOCR" minOccurs="0"/>
                <xsd:element ref="ns4:MediaServiceEventHashCode" minOccurs="0"/>
                <xsd:element ref="ns4:MediaServiceGenerationTim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c2e7ab-a9ef-4507-aecb-8204a3dc15b0"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element name="LastSharedByUser" ma:index="11" nillable="true" ma:displayName="Last Shared By User" ma:description="" ma:internalName="LastSharedByUser" ma:readOnly="true">
      <xsd:simpleType>
        <xsd:restriction base="dms:Note">
          <xsd:maxLength value="255"/>
        </xsd:restriction>
      </xsd:simpleType>
    </xsd:element>
    <xsd:element name="LastSharedByTime" ma:index="12"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974c324c-599a-433a-b66e-41663df5c93f"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AutoTags" ma:index="15" nillable="true" ma:displayName="MediaServiceAutoTags" ma:description="" ma:internalName="MediaServiceAutoTags" ma:readOnly="true">
      <xsd:simpleType>
        <xsd:restriction base="dms:Text"/>
      </xsd:simpleType>
    </xsd:element>
    <xsd:element name="MediaServiceDateTaken" ma:index="16" nillable="true" ma:displayName="MediaServiceDateTaken" ma:description="" ma:hidden="true" ma:internalName="MediaServiceDateTaken" ma:readOnly="true">
      <xsd:simpleType>
        <xsd:restriction base="dms:Text"/>
      </xsd:simpleType>
    </xsd:element>
    <xsd:element name="MediaServiceLocation" ma:index="17" nillable="true" ma:displayName="MediaServiceLocation" ma:description="" ma:internalName="MediaServiceLocation"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F43BED-601E-46A5-B547-B979E2565224}">
  <ds:schemaRefs>
    <ds:schemaRef ds:uri="http://schemas.microsoft.com/sharepoint/v3/contenttype/forms"/>
  </ds:schemaRefs>
</ds:datastoreItem>
</file>

<file path=customXml/itemProps2.xml><?xml version="1.0" encoding="utf-8"?>
<ds:datastoreItem xmlns:ds="http://schemas.openxmlformats.org/officeDocument/2006/customXml" ds:itemID="{A1BF4926-02FE-4289-B4FF-F71F8B45F3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c2e7ab-a9ef-4507-aecb-8204a3dc15b0"/>
    <ds:schemaRef ds:uri="974c324c-599a-433a-b66e-41663df5c9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D3AFD8B-543E-48B1-885E-87DA640F15E3}">
  <ds:schemaRefs>
    <ds:schemaRef ds:uri="http://schemas.microsoft.com/office/2006/metadata/properties"/>
  </ds:schemaRefs>
</ds:datastoreItem>
</file>

<file path=customXml/itemProps4.xml><?xml version="1.0" encoding="utf-8"?>
<ds:datastoreItem xmlns:ds="http://schemas.openxmlformats.org/officeDocument/2006/customXml" ds:itemID="{68D6727E-9465-49FC-B586-14D6C8B8D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SCE - Business Process Design Template v1.dotx</Template>
  <TotalTime>1</TotalTime>
  <Pages>44</Pages>
  <Words>11315</Words>
  <Characters>64497</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Direct Energy Global Role Design</vt:lpstr>
    </vt:vector>
  </TitlesOfParts>
  <Company>ITT</Company>
  <LinksUpToDate>false</LinksUpToDate>
  <CharactersWithSpaces>75661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 Energy Global Role Design</dc:title>
  <dc:subject/>
  <dc:creator>Ed Siegfried</dc:creator>
  <cp:keywords/>
  <dc:description/>
  <cp:lastModifiedBy>Denise Arebalo</cp:lastModifiedBy>
  <cp:revision>2</cp:revision>
  <cp:lastPrinted>2018-05-15T09:54:00Z</cp:lastPrinted>
  <dcterms:created xsi:type="dcterms:W3CDTF">2019-12-04T00:33:00Z</dcterms:created>
  <dcterms:modified xsi:type="dcterms:W3CDTF">2019-12-04T00:33:00Z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ject">
    <vt:lpwstr/>
  </property>
  <property fmtid="{D5CDD505-2E9C-101B-9397-08002B2CF9AE}" pid="3" name="Keywords">
    <vt:lpwstr/>
  </property>
  <property fmtid="{D5CDD505-2E9C-101B-9397-08002B2CF9AE}" pid="4" name="_Author">
    <vt:lpwstr>Ed Siegfried</vt:lpwstr>
  </property>
  <property fmtid="{D5CDD505-2E9C-101B-9397-08002B2CF9AE}" pid="5" name="_Category">
    <vt:lpwstr/>
  </property>
  <property fmtid="{D5CDD505-2E9C-101B-9397-08002B2CF9AE}" pid="6" name="Categories">
    <vt:lpwstr/>
  </property>
  <property fmtid="{D5CDD505-2E9C-101B-9397-08002B2CF9AE}" pid="7" name="Approval Level">
    <vt:lpwstr/>
  </property>
  <property fmtid="{D5CDD505-2E9C-101B-9397-08002B2CF9AE}" pid="8" name="_Comments">
    <vt:lpwstr/>
  </property>
  <property fmtid="{D5CDD505-2E9C-101B-9397-08002B2CF9AE}" pid="9" name="Assigned To">
    <vt:lpwstr/>
  </property>
  <property fmtid="{D5CDD505-2E9C-101B-9397-08002B2CF9AE}" pid="10" name="ContentType">
    <vt:lpwstr>Teamspace Document content type</vt:lpwstr>
  </property>
  <property fmtid="{D5CDD505-2E9C-101B-9397-08002B2CF9AE}" pid="11" name="ContentTypeId">
    <vt:lpwstr>0x010100B8AC27B3470EAB46A329FD92A11ACBD1</vt:lpwstr>
  </property>
</Properties>
</file>