
<file path=[Content_Types].xml><?xml version="1.0" encoding="utf-8"?>
<Types xmlns="http://schemas.openxmlformats.org/package/2006/content-types">
  <Default Extension="png" ContentType="image/png"/>
  <Default Extension="vsd" ContentType="application/vnd.visio"/>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038F16" w14:textId="77777777" w:rsidR="00A96F48" w:rsidRPr="001E1582" w:rsidRDefault="00A96F48" w:rsidP="00560135">
      <w:pPr>
        <w:pStyle w:val="Cover-ProposalText"/>
        <w:ind w:right="27"/>
        <w:rPr>
          <w:rFonts w:ascii="Arial" w:hAnsi="Arial"/>
          <w:b w:val="0"/>
          <w:noProof/>
          <w:color w:val="F79646"/>
        </w:rPr>
      </w:pPr>
    </w:p>
    <w:p w14:paraId="349521AC" w14:textId="77777777" w:rsidR="00560135" w:rsidRPr="001E1582" w:rsidRDefault="00560135" w:rsidP="00560135">
      <w:pPr>
        <w:pStyle w:val="Cover-ProposalText"/>
        <w:ind w:right="27"/>
        <w:rPr>
          <w:rFonts w:ascii="Arial" w:hAnsi="Arial"/>
        </w:rPr>
      </w:pPr>
    </w:p>
    <w:p w14:paraId="5839A5CA" w14:textId="1D367A51" w:rsidR="00A96F48" w:rsidRPr="001E1582" w:rsidRDefault="0038047C" w:rsidP="00976734">
      <w:pPr>
        <w:jc w:val="right"/>
        <w:rPr>
          <w:rFonts w:cs="Arial"/>
        </w:rPr>
      </w:pPr>
      <w:r>
        <w:rPr>
          <w:b/>
          <w:noProof/>
          <w:color w:val="F79646"/>
          <w:sz w:val="40"/>
        </w:rPr>
        <w:drawing>
          <wp:inline distT="0" distB="0" distL="0" distR="0" wp14:anchorId="4DFF254E" wp14:editId="70FF7F08">
            <wp:extent cx="1905000" cy="18108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RP-Image-v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26129" cy="1830973"/>
                    </a:xfrm>
                    <a:prstGeom prst="rect">
                      <a:avLst/>
                    </a:prstGeom>
                  </pic:spPr>
                </pic:pic>
              </a:graphicData>
            </a:graphic>
          </wp:inline>
        </w:drawing>
      </w:r>
    </w:p>
    <w:p w14:paraId="369A1C36" w14:textId="77777777" w:rsidR="00A96F48" w:rsidRPr="001E1582" w:rsidRDefault="00A96F48" w:rsidP="00A96F48">
      <w:pPr>
        <w:jc w:val="right"/>
        <w:rPr>
          <w:rFonts w:cs="Arial"/>
        </w:rPr>
      </w:pPr>
    </w:p>
    <w:p w14:paraId="513917B0" w14:textId="77777777" w:rsidR="00A96F48" w:rsidRPr="001E1582" w:rsidRDefault="00A96F48" w:rsidP="00A96F48">
      <w:pPr>
        <w:rPr>
          <w:rFonts w:cs="Arial"/>
        </w:rPr>
      </w:pPr>
    </w:p>
    <w:tbl>
      <w:tblPr>
        <w:tblW w:w="9468" w:type="dxa"/>
        <w:tblLayout w:type="fixed"/>
        <w:tblLook w:val="0000" w:firstRow="0" w:lastRow="0" w:firstColumn="0" w:lastColumn="0" w:noHBand="0" w:noVBand="0"/>
      </w:tblPr>
      <w:tblGrid>
        <w:gridCol w:w="18"/>
        <w:gridCol w:w="9450"/>
      </w:tblGrid>
      <w:tr w:rsidR="00A14DC0" w:rsidRPr="001E1582" w14:paraId="4D8EA6CE" w14:textId="77777777" w:rsidTr="5827012F">
        <w:trPr>
          <w:gridBefore w:val="1"/>
          <w:wBefore w:w="18" w:type="dxa"/>
          <w:trHeight w:val="1878"/>
        </w:trPr>
        <w:tc>
          <w:tcPr>
            <w:tcW w:w="9450" w:type="dxa"/>
            <w:vAlign w:val="center"/>
          </w:tcPr>
          <w:p w14:paraId="4C1D897E" w14:textId="77777777" w:rsidR="00CE2E6D" w:rsidRPr="00350F6B" w:rsidRDefault="00CE2E6D" w:rsidP="5C9EE791">
            <w:pPr>
              <w:pStyle w:val="Cover-ProposalText"/>
              <w:ind w:right="27"/>
              <w:jc w:val="center"/>
              <w:rPr>
                <w:rStyle w:val="Cover-CustomerNameChar"/>
                <w:rFonts w:ascii="Calibri Light" w:hAnsi="Calibri Light"/>
                <w:sz w:val="40"/>
                <w:szCs w:val="40"/>
                <w:lang w:val="en-US"/>
              </w:rPr>
            </w:pPr>
            <w:r w:rsidRPr="5C9EE791">
              <w:rPr>
                <w:rStyle w:val="Cover-CustomerNameChar"/>
                <w:rFonts w:ascii="Calibri Light" w:hAnsi="Calibri Light"/>
                <w:sz w:val="40"/>
                <w:szCs w:val="40"/>
                <w:lang w:val="en-US"/>
              </w:rPr>
              <w:t>Southern California Edison</w:t>
            </w:r>
          </w:p>
          <w:p w14:paraId="24308E40" w14:textId="77777777" w:rsidR="00CE2E6D" w:rsidRPr="00350F6B" w:rsidRDefault="00CE2E6D" w:rsidP="5C9EE791">
            <w:pPr>
              <w:pStyle w:val="Cover-ProposalText"/>
              <w:ind w:right="27"/>
              <w:jc w:val="center"/>
              <w:rPr>
                <w:rStyle w:val="Cover-CustomerNameChar"/>
                <w:rFonts w:ascii="Calibri Light" w:hAnsi="Calibri Light"/>
                <w:sz w:val="40"/>
                <w:szCs w:val="40"/>
                <w:lang w:val="en-US"/>
              </w:rPr>
            </w:pPr>
            <w:r w:rsidRPr="5C9EE791">
              <w:rPr>
                <w:rStyle w:val="Cover-CustomerNameChar"/>
                <w:rFonts w:ascii="Calibri Light" w:hAnsi="Calibri Light"/>
                <w:sz w:val="40"/>
                <w:szCs w:val="40"/>
                <w:lang w:val="en-US"/>
              </w:rPr>
              <w:t>CS Re-Platform Project</w:t>
            </w:r>
          </w:p>
          <w:p w14:paraId="164E8D23" w14:textId="77777777" w:rsidR="00A14DC0" w:rsidRPr="001E1582" w:rsidRDefault="00A14DC0" w:rsidP="00CE2E6D">
            <w:pPr>
              <w:jc w:val="center"/>
              <w:rPr>
                <w:rFonts w:cs="Arial"/>
                <w:noProof/>
              </w:rPr>
            </w:pPr>
          </w:p>
          <w:p w14:paraId="5E893528" w14:textId="77777777" w:rsidR="00A14DC0" w:rsidRPr="001E1582" w:rsidRDefault="00A14DC0" w:rsidP="0035091A">
            <w:pPr>
              <w:pStyle w:val="TitlePage-BoldCentered"/>
              <w:jc w:val="right"/>
              <w:rPr>
                <w:rStyle w:val="TOCHeader"/>
                <w:rFonts w:ascii="Arial" w:hAnsi="Arial" w:cs="Arial"/>
                <w:b/>
                <w:sz w:val="48"/>
              </w:rPr>
            </w:pPr>
          </w:p>
          <w:p w14:paraId="50C91746" w14:textId="77777777" w:rsidR="00A14DC0" w:rsidRPr="001E1582" w:rsidRDefault="00A14DC0" w:rsidP="0035091A">
            <w:pPr>
              <w:rPr>
                <w:rFonts w:cs="Arial"/>
              </w:rPr>
            </w:pPr>
          </w:p>
        </w:tc>
      </w:tr>
      <w:tr w:rsidR="00A14DC0" w:rsidRPr="001E1582" w14:paraId="06E12CC8" w14:textId="77777777" w:rsidTr="5827012F">
        <w:trPr>
          <w:gridBefore w:val="1"/>
          <w:wBefore w:w="18" w:type="dxa"/>
          <w:trHeight w:val="720"/>
        </w:trPr>
        <w:tc>
          <w:tcPr>
            <w:tcW w:w="9450" w:type="dxa"/>
            <w:tcBorders>
              <w:top w:val="single" w:sz="4" w:space="0" w:color="auto"/>
              <w:bottom w:val="single" w:sz="6" w:space="0" w:color="auto"/>
            </w:tcBorders>
            <w:shd w:val="clear" w:color="auto" w:fill="F9FBAF"/>
            <w:vAlign w:val="center"/>
          </w:tcPr>
          <w:p w14:paraId="74A20686" w14:textId="70720F6F" w:rsidR="00A14DC0" w:rsidRPr="00350F6B" w:rsidRDefault="0007759E" w:rsidP="0007759E">
            <w:pPr>
              <w:pStyle w:val="TitlePage-BoldItalic"/>
              <w:rPr>
                <w:rFonts w:ascii="Calibri Light" w:hAnsi="Calibri Light" w:cs="Arial"/>
              </w:rPr>
            </w:pPr>
            <w:r>
              <w:rPr>
                <w:rFonts w:ascii="Calibri Light" w:hAnsi="Calibri Light" w:cs="Arial"/>
              </w:rPr>
              <w:t>CIM-CS-03</w:t>
            </w:r>
            <w:r w:rsidR="00A14DC0" w:rsidRPr="00350F6B">
              <w:rPr>
                <w:rFonts w:ascii="Calibri Light" w:hAnsi="Calibri Light" w:cs="Arial"/>
              </w:rPr>
              <w:t xml:space="preserve"> </w:t>
            </w:r>
            <w:r>
              <w:rPr>
                <w:rFonts w:ascii="Calibri Light" w:hAnsi="Calibri Light" w:cs="Arial"/>
              </w:rPr>
              <w:t>Handle Customer Move-In/Out – Contract End</w:t>
            </w:r>
          </w:p>
        </w:tc>
      </w:tr>
      <w:tr w:rsidR="00A14DC0" w:rsidRPr="001E1582" w14:paraId="488CE493" w14:textId="77777777" w:rsidTr="5827012F">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vAlign w:val="center"/>
          </w:tcPr>
          <w:p w14:paraId="077FAFEE" w14:textId="0A67A8B4" w:rsidR="00A14DC0" w:rsidRPr="00350F6B" w:rsidRDefault="0007759E" w:rsidP="0035091A">
            <w:pPr>
              <w:pStyle w:val="TitlePage-Italic"/>
              <w:rPr>
                <w:rFonts w:ascii="Calibri Light" w:hAnsi="Calibri Light" w:cs="Arial"/>
              </w:rPr>
            </w:pPr>
            <w:r>
              <w:rPr>
                <w:rFonts w:ascii="Calibri Light" w:hAnsi="Calibri Light" w:cs="Arial"/>
              </w:rPr>
              <w:t>Customer Interaction Management</w:t>
            </w:r>
          </w:p>
        </w:tc>
      </w:tr>
      <w:tr w:rsidR="00A14DC0" w:rsidRPr="001E1582" w14:paraId="3A0CA95A" w14:textId="77777777" w:rsidTr="5827012F">
        <w:trPr>
          <w:gridBefore w:val="1"/>
          <w:wBefore w:w="18" w:type="dxa"/>
          <w:trHeight w:val="720"/>
        </w:trPr>
        <w:tc>
          <w:tcPr>
            <w:tcW w:w="9450" w:type="dxa"/>
            <w:tcBorders>
              <w:top w:val="single" w:sz="6" w:space="0" w:color="auto"/>
              <w:bottom w:val="single" w:sz="6" w:space="0" w:color="auto"/>
            </w:tcBorders>
            <w:shd w:val="clear" w:color="auto" w:fill="F9FBAF"/>
            <w:vAlign w:val="center"/>
          </w:tcPr>
          <w:p w14:paraId="6029AE32" w14:textId="77777777" w:rsidR="00A14DC0" w:rsidRPr="00350F6B" w:rsidRDefault="00A14DC0" w:rsidP="0035091A">
            <w:pPr>
              <w:pStyle w:val="TitlePage-Italic"/>
              <w:rPr>
                <w:rFonts w:ascii="Calibri Light" w:hAnsi="Calibri Light" w:cs="Arial"/>
              </w:rPr>
            </w:pPr>
            <w:r w:rsidRPr="00350F6B">
              <w:rPr>
                <w:rFonts w:ascii="Calibri Light" w:hAnsi="Calibri Light" w:cs="Arial"/>
              </w:rPr>
              <w:t>Business Process Design</w:t>
            </w:r>
          </w:p>
        </w:tc>
      </w:tr>
      <w:tr w:rsidR="00A14DC0" w:rsidRPr="001E1582" w14:paraId="60AAC2C0" w14:textId="77777777" w:rsidTr="5827012F">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vAlign w:val="center"/>
          </w:tcPr>
          <w:p w14:paraId="12C9BED6" w14:textId="58E31385" w:rsidR="00A14DC0" w:rsidRPr="00350F6B" w:rsidRDefault="00A14DC0" w:rsidP="006A1D52">
            <w:pPr>
              <w:pStyle w:val="TitlePage-Italic"/>
              <w:rPr>
                <w:rFonts w:ascii="Calibri Light" w:hAnsi="Calibri Light" w:cs="Arial"/>
              </w:rPr>
            </w:pPr>
            <w:r w:rsidRPr="00350F6B">
              <w:rPr>
                <w:rFonts w:ascii="Calibri Light" w:hAnsi="Calibri Light" w:cs="Arial"/>
              </w:rPr>
              <w:t xml:space="preserve">Version </w:t>
            </w:r>
            <w:ins w:id="0" w:author="Tuan Yap" w:date="2018-05-03T11:49:00Z">
              <w:r w:rsidR="006A1D52">
                <w:rPr>
                  <w:rFonts w:ascii="Calibri Light" w:hAnsi="Calibri Light" w:cs="Arial"/>
                </w:rPr>
                <w:t>1</w:t>
              </w:r>
            </w:ins>
            <w:r w:rsidR="0007759E">
              <w:rPr>
                <w:rFonts w:ascii="Calibri Light" w:hAnsi="Calibri Light" w:cs="Arial"/>
              </w:rPr>
              <w:t>.</w:t>
            </w:r>
            <w:r w:rsidR="001B35D4">
              <w:rPr>
                <w:rFonts w:ascii="Calibri Light" w:hAnsi="Calibri Light" w:cs="Arial"/>
              </w:rPr>
              <w:t>1</w:t>
            </w:r>
          </w:p>
        </w:tc>
      </w:tr>
      <w:tr w:rsidR="00A14DC0" w:rsidRPr="001E1582" w14:paraId="5DA9B632" w14:textId="77777777" w:rsidTr="5827012F">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shd w:val="clear" w:color="auto" w:fill="F9FBAF"/>
            <w:vAlign w:val="center"/>
          </w:tcPr>
          <w:p w14:paraId="11FE23A2" w14:textId="77777777" w:rsidR="00A14DC0" w:rsidRPr="001E1582" w:rsidRDefault="00A14DC0" w:rsidP="0035091A">
            <w:pPr>
              <w:pStyle w:val="TitlePage-Italic"/>
              <w:rPr>
                <w:rFonts w:ascii="Arial" w:hAnsi="Arial" w:cs="Arial"/>
              </w:rPr>
            </w:pPr>
          </w:p>
        </w:tc>
      </w:tr>
    </w:tbl>
    <w:p w14:paraId="52BF8CC8" w14:textId="77777777" w:rsidR="00A96F48" w:rsidRPr="001E1582" w:rsidRDefault="00A96F48" w:rsidP="00A96F48">
      <w:pPr>
        <w:rPr>
          <w:rFonts w:cs="Arial"/>
        </w:rPr>
      </w:pPr>
      <w:r w:rsidRPr="001E1582">
        <w:rPr>
          <w:rFonts w:cs="Arial"/>
        </w:rPr>
        <w:br w:type="page"/>
      </w:r>
    </w:p>
    <w:sdt>
      <w:sdtPr>
        <w:rPr>
          <w:rFonts w:ascii="Arial" w:eastAsia="Times New Roman" w:hAnsi="Arial" w:cs="Times New Roman"/>
          <w:b w:val="0"/>
          <w:bCs w:val="0"/>
          <w:color w:val="auto"/>
          <w:sz w:val="22"/>
          <w:szCs w:val="22"/>
          <w:lang w:eastAsia="en-US"/>
        </w:rPr>
        <w:id w:val="-1885095538"/>
        <w:docPartObj>
          <w:docPartGallery w:val="Table of Contents"/>
          <w:docPartUnique/>
        </w:docPartObj>
      </w:sdtPr>
      <w:sdtEndPr>
        <w:rPr>
          <w:rFonts w:cs="Arial"/>
          <w:noProof/>
        </w:rPr>
      </w:sdtEndPr>
      <w:sdtContent>
        <w:p w14:paraId="1988AEB9" w14:textId="77777777" w:rsidR="005526A2" w:rsidRPr="00E76680" w:rsidRDefault="005526A2" w:rsidP="5827012F">
          <w:pPr>
            <w:pStyle w:val="TOCHeading"/>
          </w:pPr>
          <w:r w:rsidRPr="00E76680">
            <w:t>Table of Contents</w:t>
          </w:r>
        </w:p>
        <w:p w14:paraId="37D37473" w14:textId="77777777" w:rsidR="00B052A6" w:rsidRDefault="005526A2">
          <w:pPr>
            <w:pStyle w:val="TOC1"/>
            <w:rPr>
              <w:rFonts w:asciiTheme="minorHAnsi" w:eastAsiaTheme="minorEastAsia" w:hAnsiTheme="minorHAnsi" w:cstheme="minorBidi"/>
              <w:noProof/>
              <w:sz w:val="22"/>
            </w:rPr>
          </w:pPr>
          <w:r w:rsidRPr="0049128D">
            <w:rPr>
              <w:rFonts w:cs="Arial"/>
              <w:szCs w:val="24"/>
            </w:rPr>
            <w:fldChar w:fldCharType="begin"/>
          </w:r>
          <w:r w:rsidRPr="0049128D">
            <w:rPr>
              <w:rFonts w:cs="Arial"/>
              <w:szCs w:val="24"/>
            </w:rPr>
            <w:instrText xml:space="preserve"> TOC \o "1-3" \h \z \u </w:instrText>
          </w:r>
          <w:r w:rsidRPr="0049128D">
            <w:rPr>
              <w:rFonts w:cs="Arial"/>
              <w:szCs w:val="24"/>
            </w:rPr>
            <w:fldChar w:fldCharType="separate"/>
          </w:r>
          <w:hyperlink w:anchor="_Toc510117008" w:history="1">
            <w:r w:rsidR="00B052A6" w:rsidRPr="00360FE5">
              <w:rPr>
                <w:rStyle w:val="Hyperlink"/>
                <w:noProof/>
              </w:rPr>
              <w:t>1</w:t>
            </w:r>
            <w:r w:rsidR="00B052A6">
              <w:rPr>
                <w:rFonts w:asciiTheme="minorHAnsi" w:eastAsiaTheme="minorEastAsia" w:hAnsiTheme="minorHAnsi" w:cstheme="minorBidi"/>
                <w:noProof/>
                <w:sz w:val="22"/>
              </w:rPr>
              <w:tab/>
            </w:r>
            <w:r w:rsidR="00B052A6" w:rsidRPr="00360FE5">
              <w:rPr>
                <w:rStyle w:val="Hyperlink"/>
                <w:noProof/>
              </w:rPr>
              <w:t>Business Process Overview</w:t>
            </w:r>
            <w:r w:rsidR="00B052A6">
              <w:rPr>
                <w:noProof/>
                <w:webHidden/>
              </w:rPr>
              <w:tab/>
            </w:r>
            <w:r w:rsidR="00B052A6">
              <w:rPr>
                <w:noProof/>
                <w:webHidden/>
              </w:rPr>
              <w:fldChar w:fldCharType="begin"/>
            </w:r>
            <w:r w:rsidR="00B052A6">
              <w:rPr>
                <w:noProof/>
                <w:webHidden/>
              </w:rPr>
              <w:instrText xml:space="preserve"> PAGEREF _Toc510117008 \h </w:instrText>
            </w:r>
            <w:r w:rsidR="00B052A6">
              <w:rPr>
                <w:noProof/>
                <w:webHidden/>
              </w:rPr>
            </w:r>
            <w:r w:rsidR="00B052A6">
              <w:rPr>
                <w:noProof/>
                <w:webHidden/>
              </w:rPr>
              <w:fldChar w:fldCharType="separate"/>
            </w:r>
            <w:r w:rsidR="00B052A6">
              <w:rPr>
                <w:noProof/>
                <w:webHidden/>
              </w:rPr>
              <w:t>5</w:t>
            </w:r>
            <w:r w:rsidR="00B052A6">
              <w:rPr>
                <w:noProof/>
                <w:webHidden/>
              </w:rPr>
              <w:fldChar w:fldCharType="end"/>
            </w:r>
          </w:hyperlink>
        </w:p>
        <w:p w14:paraId="46273BCA" w14:textId="77777777" w:rsidR="00B052A6" w:rsidRDefault="00AD355F">
          <w:pPr>
            <w:pStyle w:val="TOC2"/>
            <w:tabs>
              <w:tab w:val="left" w:pos="880"/>
              <w:tab w:val="right" w:leader="dot" w:pos="9350"/>
            </w:tabs>
            <w:rPr>
              <w:rFonts w:asciiTheme="minorHAnsi" w:eastAsiaTheme="minorEastAsia" w:hAnsiTheme="minorHAnsi" w:cstheme="minorBidi"/>
              <w:noProof/>
              <w:sz w:val="22"/>
            </w:rPr>
          </w:pPr>
          <w:hyperlink w:anchor="_Toc510117009" w:history="1">
            <w:r w:rsidR="00B052A6" w:rsidRPr="00360FE5">
              <w:rPr>
                <w:rStyle w:val="Hyperlink"/>
                <w:noProof/>
              </w:rPr>
              <w:t>1.1</w:t>
            </w:r>
            <w:r w:rsidR="00B052A6">
              <w:rPr>
                <w:rFonts w:asciiTheme="minorHAnsi" w:eastAsiaTheme="minorEastAsia" w:hAnsiTheme="minorHAnsi" w:cstheme="minorBidi"/>
                <w:noProof/>
                <w:sz w:val="22"/>
              </w:rPr>
              <w:tab/>
            </w:r>
            <w:r w:rsidR="00B052A6" w:rsidRPr="00360FE5">
              <w:rPr>
                <w:rStyle w:val="Hyperlink"/>
                <w:noProof/>
              </w:rPr>
              <w:t>Current Pain Points for Southern California Edison</w:t>
            </w:r>
            <w:r w:rsidR="00B052A6">
              <w:rPr>
                <w:noProof/>
                <w:webHidden/>
              </w:rPr>
              <w:tab/>
            </w:r>
            <w:r w:rsidR="00B052A6">
              <w:rPr>
                <w:noProof/>
                <w:webHidden/>
              </w:rPr>
              <w:fldChar w:fldCharType="begin"/>
            </w:r>
            <w:r w:rsidR="00B052A6">
              <w:rPr>
                <w:noProof/>
                <w:webHidden/>
              </w:rPr>
              <w:instrText xml:space="preserve"> PAGEREF _Toc510117009 \h </w:instrText>
            </w:r>
            <w:r w:rsidR="00B052A6">
              <w:rPr>
                <w:noProof/>
                <w:webHidden/>
              </w:rPr>
            </w:r>
            <w:r w:rsidR="00B052A6">
              <w:rPr>
                <w:noProof/>
                <w:webHidden/>
              </w:rPr>
              <w:fldChar w:fldCharType="separate"/>
            </w:r>
            <w:r w:rsidR="00B052A6">
              <w:rPr>
                <w:noProof/>
                <w:webHidden/>
              </w:rPr>
              <w:t>5</w:t>
            </w:r>
            <w:r w:rsidR="00B052A6">
              <w:rPr>
                <w:noProof/>
                <w:webHidden/>
              </w:rPr>
              <w:fldChar w:fldCharType="end"/>
            </w:r>
          </w:hyperlink>
        </w:p>
        <w:p w14:paraId="6A2D9051" w14:textId="77777777" w:rsidR="00B052A6" w:rsidRDefault="00AD355F">
          <w:pPr>
            <w:pStyle w:val="TOC2"/>
            <w:tabs>
              <w:tab w:val="left" w:pos="880"/>
              <w:tab w:val="right" w:leader="dot" w:pos="9350"/>
            </w:tabs>
            <w:rPr>
              <w:rFonts w:asciiTheme="minorHAnsi" w:eastAsiaTheme="minorEastAsia" w:hAnsiTheme="minorHAnsi" w:cstheme="minorBidi"/>
              <w:noProof/>
              <w:sz w:val="22"/>
            </w:rPr>
          </w:pPr>
          <w:hyperlink w:anchor="_Toc510117010" w:history="1">
            <w:r w:rsidR="00B052A6" w:rsidRPr="00360FE5">
              <w:rPr>
                <w:rStyle w:val="Hyperlink"/>
                <w:noProof/>
              </w:rPr>
              <w:t>1.2</w:t>
            </w:r>
            <w:r w:rsidR="00B052A6">
              <w:rPr>
                <w:rFonts w:asciiTheme="minorHAnsi" w:eastAsiaTheme="minorEastAsia" w:hAnsiTheme="minorHAnsi" w:cstheme="minorBidi"/>
                <w:noProof/>
                <w:sz w:val="22"/>
              </w:rPr>
              <w:tab/>
            </w:r>
            <w:r w:rsidR="00B052A6" w:rsidRPr="00360FE5">
              <w:rPr>
                <w:rStyle w:val="Hyperlink"/>
                <w:noProof/>
              </w:rPr>
              <w:t>Responsible Parties</w:t>
            </w:r>
            <w:r w:rsidR="00B052A6">
              <w:rPr>
                <w:noProof/>
                <w:webHidden/>
              </w:rPr>
              <w:tab/>
            </w:r>
            <w:r w:rsidR="00B052A6">
              <w:rPr>
                <w:noProof/>
                <w:webHidden/>
              </w:rPr>
              <w:fldChar w:fldCharType="begin"/>
            </w:r>
            <w:r w:rsidR="00B052A6">
              <w:rPr>
                <w:noProof/>
                <w:webHidden/>
              </w:rPr>
              <w:instrText xml:space="preserve"> PAGEREF _Toc510117010 \h </w:instrText>
            </w:r>
            <w:r w:rsidR="00B052A6">
              <w:rPr>
                <w:noProof/>
                <w:webHidden/>
              </w:rPr>
            </w:r>
            <w:r w:rsidR="00B052A6">
              <w:rPr>
                <w:noProof/>
                <w:webHidden/>
              </w:rPr>
              <w:fldChar w:fldCharType="separate"/>
            </w:r>
            <w:r w:rsidR="00B052A6">
              <w:rPr>
                <w:noProof/>
                <w:webHidden/>
              </w:rPr>
              <w:t>6</w:t>
            </w:r>
            <w:r w:rsidR="00B052A6">
              <w:rPr>
                <w:noProof/>
                <w:webHidden/>
              </w:rPr>
              <w:fldChar w:fldCharType="end"/>
            </w:r>
          </w:hyperlink>
        </w:p>
        <w:p w14:paraId="71066EC1" w14:textId="77777777" w:rsidR="00B052A6" w:rsidRDefault="00AD355F">
          <w:pPr>
            <w:pStyle w:val="TOC2"/>
            <w:tabs>
              <w:tab w:val="left" w:pos="880"/>
              <w:tab w:val="right" w:leader="dot" w:pos="9350"/>
            </w:tabs>
            <w:rPr>
              <w:rFonts w:asciiTheme="minorHAnsi" w:eastAsiaTheme="minorEastAsia" w:hAnsiTheme="minorHAnsi" w:cstheme="minorBidi"/>
              <w:noProof/>
              <w:sz w:val="22"/>
            </w:rPr>
          </w:pPr>
          <w:hyperlink w:anchor="_Toc510117011" w:history="1">
            <w:r w:rsidR="00B052A6" w:rsidRPr="00360FE5">
              <w:rPr>
                <w:rStyle w:val="Hyperlink"/>
                <w:noProof/>
              </w:rPr>
              <w:t>1.3</w:t>
            </w:r>
            <w:r w:rsidR="00B052A6">
              <w:rPr>
                <w:rFonts w:asciiTheme="minorHAnsi" w:eastAsiaTheme="minorEastAsia" w:hAnsiTheme="minorHAnsi" w:cstheme="minorBidi"/>
                <w:noProof/>
                <w:sz w:val="22"/>
              </w:rPr>
              <w:tab/>
            </w:r>
            <w:r w:rsidR="00B052A6" w:rsidRPr="00360FE5">
              <w:rPr>
                <w:rStyle w:val="Hyperlink"/>
                <w:noProof/>
              </w:rPr>
              <w:t>Document Control</w:t>
            </w:r>
            <w:r w:rsidR="00B052A6">
              <w:rPr>
                <w:noProof/>
                <w:webHidden/>
              </w:rPr>
              <w:tab/>
            </w:r>
            <w:r w:rsidR="00B052A6">
              <w:rPr>
                <w:noProof/>
                <w:webHidden/>
              </w:rPr>
              <w:fldChar w:fldCharType="begin"/>
            </w:r>
            <w:r w:rsidR="00B052A6">
              <w:rPr>
                <w:noProof/>
                <w:webHidden/>
              </w:rPr>
              <w:instrText xml:space="preserve"> PAGEREF _Toc510117011 \h </w:instrText>
            </w:r>
            <w:r w:rsidR="00B052A6">
              <w:rPr>
                <w:noProof/>
                <w:webHidden/>
              </w:rPr>
            </w:r>
            <w:r w:rsidR="00B052A6">
              <w:rPr>
                <w:noProof/>
                <w:webHidden/>
              </w:rPr>
              <w:fldChar w:fldCharType="separate"/>
            </w:r>
            <w:r w:rsidR="00B052A6">
              <w:rPr>
                <w:noProof/>
                <w:webHidden/>
              </w:rPr>
              <w:t>6</w:t>
            </w:r>
            <w:r w:rsidR="00B052A6">
              <w:rPr>
                <w:noProof/>
                <w:webHidden/>
              </w:rPr>
              <w:fldChar w:fldCharType="end"/>
            </w:r>
          </w:hyperlink>
        </w:p>
        <w:p w14:paraId="1ED3E192" w14:textId="77777777" w:rsidR="00B052A6" w:rsidRDefault="00AD355F">
          <w:pPr>
            <w:pStyle w:val="TOC2"/>
            <w:tabs>
              <w:tab w:val="left" w:pos="880"/>
              <w:tab w:val="right" w:leader="dot" w:pos="9350"/>
            </w:tabs>
            <w:rPr>
              <w:rFonts w:asciiTheme="minorHAnsi" w:eastAsiaTheme="minorEastAsia" w:hAnsiTheme="minorHAnsi" w:cstheme="minorBidi"/>
              <w:noProof/>
              <w:sz w:val="22"/>
            </w:rPr>
          </w:pPr>
          <w:hyperlink w:anchor="_Toc510117012" w:history="1">
            <w:r w:rsidR="00B052A6" w:rsidRPr="00360FE5">
              <w:rPr>
                <w:rStyle w:val="Hyperlink"/>
                <w:noProof/>
              </w:rPr>
              <w:t>1.4</w:t>
            </w:r>
            <w:r w:rsidR="00B052A6">
              <w:rPr>
                <w:rFonts w:asciiTheme="minorHAnsi" w:eastAsiaTheme="minorEastAsia" w:hAnsiTheme="minorHAnsi" w:cstheme="minorBidi"/>
                <w:noProof/>
                <w:sz w:val="22"/>
              </w:rPr>
              <w:tab/>
            </w:r>
            <w:r w:rsidR="00B052A6" w:rsidRPr="00360FE5">
              <w:rPr>
                <w:rStyle w:val="Hyperlink"/>
                <w:noProof/>
              </w:rPr>
              <w:t>Terminology</w:t>
            </w:r>
            <w:r w:rsidR="00B052A6">
              <w:rPr>
                <w:noProof/>
                <w:webHidden/>
              </w:rPr>
              <w:tab/>
            </w:r>
            <w:r w:rsidR="00B052A6">
              <w:rPr>
                <w:noProof/>
                <w:webHidden/>
              </w:rPr>
              <w:fldChar w:fldCharType="begin"/>
            </w:r>
            <w:r w:rsidR="00B052A6">
              <w:rPr>
                <w:noProof/>
                <w:webHidden/>
              </w:rPr>
              <w:instrText xml:space="preserve"> PAGEREF _Toc510117012 \h </w:instrText>
            </w:r>
            <w:r w:rsidR="00B052A6">
              <w:rPr>
                <w:noProof/>
                <w:webHidden/>
              </w:rPr>
            </w:r>
            <w:r w:rsidR="00B052A6">
              <w:rPr>
                <w:noProof/>
                <w:webHidden/>
              </w:rPr>
              <w:fldChar w:fldCharType="separate"/>
            </w:r>
            <w:r w:rsidR="00B052A6">
              <w:rPr>
                <w:noProof/>
                <w:webHidden/>
              </w:rPr>
              <w:t>7</w:t>
            </w:r>
            <w:r w:rsidR="00B052A6">
              <w:rPr>
                <w:noProof/>
                <w:webHidden/>
              </w:rPr>
              <w:fldChar w:fldCharType="end"/>
            </w:r>
          </w:hyperlink>
        </w:p>
        <w:p w14:paraId="41815077" w14:textId="77777777" w:rsidR="00B052A6" w:rsidRDefault="00AD355F">
          <w:pPr>
            <w:pStyle w:val="TOC1"/>
            <w:rPr>
              <w:rFonts w:asciiTheme="minorHAnsi" w:eastAsiaTheme="minorEastAsia" w:hAnsiTheme="minorHAnsi" w:cstheme="minorBidi"/>
              <w:noProof/>
              <w:sz w:val="22"/>
            </w:rPr>
          </w:pPr>
          <w:hyperlink w:anchor="_Toc510117013" w:history="1">
            <w:r w:rsidR="00B052A6" w:rsidRPr="00360FE5">
              <w:rPr>
                <w:rStyle w:val="Hyperlink"/>
                <w:noProof/>
              </w:rPr>
              <w:t>2</w:t>
            </w:r>
            <w:r w:rsidR="00B052A6">
              <w:rPr>
                <w:rFonts w:asciiTheme="minorHAnsi" w:eastAsiaTheme="minorEastAsia" w:hAnsiTheme="minorHAnsi" w:cstheme="minorBidi"/>
                <w:noProof/>
                <w:sz w:val="22"/>
              </w:rPr>
              <w:tab/>
            </w:r>
            <w:r w:rsidR="00B052A6" w:rsidRPr="00360FE5">
              <w:rPr>
                <w:rStyle w:val="Hyperlink"/>
                <w:noProof/>
              </w:rPr>
              <w:t>Business Process Design</w:t>
            </w:r>
            <w:r w:rsidR="00B052A6">
              <w:rPr>
                <w:noProof/>
                <w:webHidden/>
              </w:rPr>
              <w:tab/>
            </w:r>
            <w:r w:rsidR="00B052A6">
              <w:rPr>
                <w:noProof/>
                <w:webHidden/>
              </w:rPr>
              <w:fldChar w:fldCharType="begin"/>
            </w:r>
            <w:r w:rsidR="00B052A6">
              <w:rPr>
                <w:noProof/>
                <w:webHidden/>
              </w:rPr>
              <w:instrText xml:space="preserve"> PAGEREF _Toc510117013 \h </w:instrText>
            </w:r>
            <w:r w:rsidR="00B052A6">
              <w:rPr>
                <w:noProof/>
                <w:webHidden/>
              </w:rPr>
            </w:r>
            <w:r w:rsidR="00B052A6">
              <w:rPr>
                <w:noProof/>
                <w:webHidden/>
              </w:rPr>
              <w:fldChar w:fldCharType="separate"/>
            </w:r>
            <w:r w:rsidR="00B052A6">
              <w:rPr>
                <w:noProof/>
                <w:webHidden/>
              </w:rPr>
              <w:t>9</w:t>
            </w:r>
            <w:r w:rsidR="00B052A6">
              <w:rPr>
                <w:noProof/>
                <w:webHidden/>
              </w:rPr>
              <w:fldChar w:fldCharType="end"/>
            </w:r>
          </w:hyperlink>
        </w:p>
        <w:p w14:paraId="18F8C870" w14:textId="77777777" w:rsidR="00B052A6" w:rsidRDefault="00AD355F">
          <w:pPr>
            <w:pStyle w:val="TOC2"/>
            <w:tabs>
              <w:tab w:val="left" w:pos="880"/>
              <w:tab w:val="right" w:leader="dot" w:pos="9350"/>
            </w:tabs>
            <w:rPr>
              <w:rFonts w:asciiTheme="minorHAnsi" w:eastAsiaTheme="minorEastAsia" w:hAnsiTheme="minorHAnsi" w:cstheme="minorBidi"/>
              <w:noProof/>
              <w:sz w:val="22"/>
            </w:rPr>
          </w:pPr>
          <w:hyperlink w:anchor="_Toc510117014" w:history="1">
            <w:r w:rsidR="00B052A6" w:rsidRPr="00360FE5">
              <w:rPr>
                <w:rStyle w:val="Hyperlink"/>
                <w:noProof/>
              </w:rPr>
              <w:t>2.1</w:t>
            </w:r>
            <w:r w:rsidR="00B052A6">
              <w:rPr>
                <w:rFonts w:asciiTheme="minorHAnsi" w:eastAsiaTheme="minorEastAsia" w:hAnsiTheme="minorHAnsi" w:cstheme="minorBidi"/>
                <w:noProof/>
                <w:sz w:val="22"/>
              </w:rPr>
              <w:tab/>
            </w:r>
            <w:r w:rsidR="00B052A6" w:rsidRPr="00360FE5">
              <w:rPr>
                <w:rStyle w:val="Hyperlink"/>
                <w:noProof/>
              </w:rPr>
              <w:t>Move Out Details</w:t>
            </w:r>
            <w:r w:rsidR="00B052A6">
              <w:rPr>
                <w:noProof/>
                <w:webHidden/>
              </w:rPr>
              <w:tab/>
            </w:r>
            <w:r w:rsidR="00B052A6">
              <w:rPr>
                <w:noProof/>
                <w:webHidden/>
              </w:rPr>
              <w:fldChar w:fldCharType="begin"/>
            </w:r>
            <w:r w:rsidR="00B052A6">
              <w:rPr>
                <w:noProof/>
                <w:webHidden/>
              </w:rPr>
              <w:instrText xml:space="preserve"> PAGEREF _Toc510117014 \h </w:instrText>
            </w:r>
            <w:r w:rsidR="00B052A6">
              <w:rPr>
                <w:noProof/>
                <w:webHidden/>
              </w:rPr>
            </w:r>
            <w:r w:rsidR="00B052A6">
              <w:rPr>
                <w:noProof/>
                <w:webHidden/>
              </w:rPr>
              <w:fldChar w:fldCharType="separate"/>
            </w:r>
            <w:r w:rsidR="00B052A6">
              <w:rPr>
                <w:noProof/>
                <w:webHidden/>
              </w:rPr>
              <w:t>9</w:t>
            </w:r>
            <w:r w:rsidR="00B052A6">
              <w:rPr>
                <w:noProof/>
                <w:webHidden/>
              </w:rPr>
              <w:fldChar w:fldCharType="end"/>
            </w:r>
          </w:hyperlink>
        </w:p>
        <w:p w14:paraId="1B2E370C" w14:textId="77777777" w:rsidR="00B052A6" w:rsidRDefault="00AD355F">
          <w:pPr>
            <w:pStyle w:val="TOC3"/>
            <w:tabs>
              <w:tab w:val="left" w:pos="1320"/>
              <w:tab w:val="right" w:leader="dot" w:pos="9350"/>
            </w:tabs>
            <w:rPr>
              <w:rFonts w:asciiTheme="minorHAnsi" w:eastAsiaTheme="minorEastAsia" w:hAnsiTheme="minorHAnsi" w:cstheme="minorBidi"/>
              <w:noProof/>
              <w:sz w:val="22"/>
            </w:rPr>
          </w:pPr>
          <w:hyperlink w:anchor="_Toc510117015" w:history="1">
            <w:r w:rsidR="00B052A6" w:rsidRPr="00360FE5">
              <w:rPr>
                <w:rStyle w:val="Hyperlink"/>
                <w:noProof/>
              </w:rPr>
              <w:t>2.1.1</w:t>
            </w:r>
            <w:r w:rsidR="00B052A6">
              <w:rPr>
                <w:rFonts w:asciiTheme="minorHAnsi" w:eastAsiaTheme="minorEastAsia" w:hAnsiTheme="minorHAnsi" w:cstheme="minorBidi"/>
                <w:noProof/>
                <w:sz w:val="22"/>
              </w:rPr>
              <w:tab/>
            </w:r>
            <w:r w:rsidR="00B052A6" w:rsidRPr="00360FE5">
              <w:rPr>
                <w:rStyle w:val="Hyperlink"/>
                <w:noProof/>
              </w:rPr>
              <w:t>Move Out Guiding Procedure</w:t>
            </w:r>
            <w:r w:rsidR="00B052A6">
              <w:rPr>
                <w:noProof/>
                <w:webHidden/>
              </w:rPr>
              <w:tab/>
            </w:r>
            <w:r w:rsidR="00B052A6">
              <w:rPr>
                <w:noProof/>
                <w:webHidden/>
              </w:rPr>
              <w:fldChar w:fldCharType="begin"/>
            </w:r>
            <w:r w:rsidR="00B052A6">
              <w:rPr>
                <w:noProof/>
                <w:webHidden/>
              </w:rPr>
              <w:instrText xml:space="preserve"> PAGEREF _Toc510117015 \h </w:instrText>
            </w:r>
            <w:r w:rsidR="00B052A6">
              <w:rPr>
                <w:noProof/>
                <w:webHidden/>
              </w:rPr>
            </w:r>
            <w:r w:rsidR="00B052A6">
              <w:rPr>
                <w:noProof/>
                <w:webHidden/>
              </w:rPr>
              <w:fldChar w:fldCharType="separate"/>
            </w:r>
            <w:r w:rsidR="00B052A6">
              <w:rPr>
                <w:noProof/>
                <w:webHidden/>
              </w:rPr>
              <w:t>10</w:t>
            </w:r>
            <w:r w:rsidR="00B052A6">
              <w:rPr>
                <w:noProof/>
                <w:webHidden/>
              </w:rPr>
              <w:fldChar w:fldCharType="end"/>
            </w:r>
          </w:hyperlink>
        </w:p>
        <w:p w14:paraId="57029057" w14:textId="77777777" w:rsidR="00B052A6" w:rsidRDefault="00AD355F">
          <w:pPr>
            <w:pStyle w:val="TOC3"/>
            <w:tabs>
              <w:tab w:val="left" w:pos="1320"/>
              <w:tab w:val="right" w:leader="dot" w:pos="9350"/>
            </w:tabs>
            <w:rPr>
              <w:rFonts w:asciiTheme="minorHAnsi" w:eastAsiaTheme="minorEastAsia" w:hAnsiTheme="minorHAnsi" w:cstheme="minorBidi"/>
              <w:noProof/>
              <w:sz w:val="22"/>
            </w:rPr>
          </w:pPr>
          <w:hyperlink w:anchor="_Toc510117016" w:history="1">
            <w:r w:rsidR="00B052A6" w:rsidRPr="00360FE5">
              <w:rPr>
                <w:rStyle w:val="Hyperlink"/>
                <w:noProof/>
              </w:rPr>
              <w:t>2.1.2</w:t>
            </w:r>
            <w:r w:rsidR="00B052A6">
              <w:rPr>
                <w:rFonts w:asciiTheme="minorHAnsi" w:eastAsiaTheme="minorEastAsia" w:hAnsiTheme="minorHAnsi" w:cstheme="minorBidi"/>
                <w:noProof/>
                <w:sz w:val="22"/>
              </w:rPr>
              <w:tab/>
            </w:r>
            <w:r w:rsidR="00B052A6" w:rsidRPr="00360FE5">
              <w:rPr>
                <w:rStyle w:val="Hyperlink"/>
                <w:noProof/>
              </w:rPr>
              <w:t>Security Deposit</w:t>
            </w:r>
            <w:r w:rsidR="00B052A6">
              <w:rPr>
                <w:noProof/>
                <w:webHidden/>
              </w:rPr>
              <w:tab/>
            </w:r>
            <w:r w:rsidR="00B052A6">
              <w:rPr>
                <w:noProof/>
                <w:webHidden/>
              </w:rPr>
              <w:fldChar w:fldCharType="begin"/>
            </w:r>
            <w:r w:rsidR="00B052A6">
              <w:rPr>
                <w:noProof/>
                <w:webHidden/>
              </w:rPr>
              <w:instrText xml:space="preserve"> PAGEREF _Toc510117016 \h </w:instrText>
            </w:r>
            <w:r w:rsidR="00B052A6">
              <w:rPr>
                <w:noProof/>
                <w:webHidden/>
              </w:rPr>
            </w:r>
            <w:r w:rsidR="00B052A6">
              <w:rPr>
                <w:noProof/>
                <w:webHidden/>
              </w:rPr>
              <w:fldChar w:fldCharType="separate"/>
            </w:r>
            <w:r w:rsidR="00B052A6">
              <w:rPr>
                <w:noProof/>
                <w:webHidden/>
              </w:rPr>
              <w:t>17</w:t>
            </w:r>
            <w:r w:rsidR="00B052A6">
              <w:rPr>
                <w:noProof/>
                <w:webHidden/>
              </w:rPr>
              <w:fldChar w:fldCharType="end"/>
            </w:r>
          </w:hyperlink>
        </w:p>
        <w:p w14:paraId="1868304D" w14:textId="77777777" w:rsidR="00B052A6" w:rsidRDefault="00AD355F">
          <w:pPr>
            <w:pStyle w:val="TOC3"/>
            <w:tabs>
              <w:tab w:val="left" w:pos="1320"/>
              <w:tab w:val="right" w:leader="dot" w:pos="9350"/>
            </w:tabs>
            <w:rPr>
              <w:rFonts w:asciiTheme="minorHAnsi" w:eastAsiaTheme="minorEastAsia" w:hAnsiTheme="minorHAnsi" w:cstheme="minorBidi"/>
              <w:noProof/>
              <w:sz w:val="22"/>
            </w:rPr>
          </w:pPr>
          <w:hyperlink w:anchor="_Toc510117017" w:history="1">
            <w:r w:rsidR="00B052A6" w:rsidRPr="00360FE5">
              <w:rPr>
                <w:rStyle w:val="Hyperlink"/>
                <w:noProof/>
              </w:rPr>
              <w:t>2.1.3</w:t>
            </w:r>
            <w:r w:rsidR="00B052A6">
              <w:rPr>
                <w:rFonts w:asciiTheme="minorHAnsi" w:eastAsiaTheme="minorEastAsia" w:hAnsiTheme="minorHAnsi" w:cstheme="minorBidi"/>
                <w:noProof/>
                <w:sz w:val="22"/>
              </w:rPr>
              <w:tab/>
            </w:r>
            <w:r w:rsidR="00B052A6" w:rsidRPr="00360FE5">
              <w:rPr>
                <w:rStyle w:val="Hyperlink"/>
                <w:noProof/>
              </w:rPr>
              <w:t>Installation Plan</w:t>
            </w:r>
            <w:r w:rsidR="00B052A6">
              <w:rPr>
                <w:noProof/>
                <w:webHidden/>
              </w:rPr>
              <w:tab/>
            </w:r>
            <w:r w:rsidR="00B052A6">
              <w:rPr>
                <w:noProof/>
                <w:webHidden/>
              </w:rPr>
              <w:fldChar w:fldCharType="begin"/>
            </w:r>
            <w:r w:rsidR="00B052A6">
              <w:rPr>
                <w:noProof/>
                <w:webHidden/>
              </w:rPr>
              <w:instrText xml:space="preserve"> PAGEREF _Toc510117017 \h </w:instrText>
            </w:r>
            <w:r w:rsidR="00B052A6">
              <w:rPr>
                <w:noProof/>
                <w:webHidden/>
              </w:rPr>
            </w:r>
            <w:r w:rsidR="00B052A6">
              <w:rPr>
                <w:noProof/>
                <w:webHidden/>
              </w:rPr>
              <w:fldChar w:fldCharType="separate"/>
            </w:r>
            <w:r w:rsidR="00B052A6">
              <w:rPr>
                <w:noProof/>
                <w:webHidden/>
              </w:rPr>
              <w:t>17</w:t>
            </w:r>
            <w:r w:rsidR="00B052A6">
              <w:rPr>
                <w:noProof/>
                <w:webHidden/>
              </w:rPr>
              <w:fldChar w:fldCharType="end"/>
            </w:r>
          </w:hyperlink>
        </w:p>
        <w:p w14:paraId="7011B384" w14:textId="77777777" w:rsidR="00B052A6" w:rsidRDefault="00AD355F">
          <w:pPr>
            <w:pStyle w:val="TOC3"/>
            <w:tabs>
              <w:tab w:val="left" w:pos="1320"/>
              <w:tab w:val="right" w:leader="dot" w:pos="9350"/>
            </w:tabs>
            <w:rPr>
              <w:rFonts w:asciiTheme="minorHAnsi" w:eastAsiaTheme="minorEastAsia" w:hAnsiTheme="minorHAnsi" w:cstheme="minorBidi"/>
              <w:noProof/>
              <w:sz w:val="22"/>
            </w:rPr>
          </w:pPr>
          <w:hyperlink w:anchor="_Toc510117018" w:history="1">
            <w:r w:rsidR="00B052A6" w:rsidRPr="00360FE5">
              <w:rPr>
                <w:rStyle w:val="Hyperlink"/>
                <w:noProof/>
              </w:rPr>
              <w:t>2.1.4</w:t>
            </w:r>
            <w:r w:rsidR="00B052A6">
              <w:rPr>
                <w:rFonts w:asciiTheme="minorHAnsi" w:eastAsiaTheme="minorEastAsia" w:hAnsiTheme="minorHAnsi" w:cstheme="minorBidi"/>
                <w:noProof/>
                <w:sz w:val="22"/>
              </w:rPr>
              <w:tab/>
            </w:r>
            <w:r w:rsidR="00B052A6" w:rsidRPr="00360FE5">
              <w:rPr>
                <w:rStyle w:val="Hyperlink"/>
                <w:noProof/>
              </w:rPr>
              <w:t>Budget Billing Plan</w:t>
            </w:r>
            <w:r w:rsidR="00B052A6">
              <w:rPr>
                <w:noProof/>
                <w:webHidden/>
              </w:rPr>
              <w:tab/>
            </w:r>
            <w:r w:rsidR="00B052A6">
              <w:rPr>
                <w:noProof/>
                <w:webHidden/>
              </w:rPr>
              <w:fldChar w:fldCharType="begin"/>
            </w:r>
            <w:r w:rsidR="00B052A6">
              <w:rPr>
                <w:noProof/>
                <w:webHidden/>
              </w:rPr>
              <w:instrText xml:space="preserve"> PAGEREF _Toc510117018 \h </w:instrText>
            </w:r>
            <w:r w:rsidR="00B052A6">
              <w:rPr>
                <w:noProof/>
                <w:webHidden/>
              </w:rPr>
            </w:r>
            <w:r w:rsidR="00B052A6">
              <w:rPr>
                <w:noProof/>
                <w:webHidden/>
              </w:rPr>
              <w:fldChar w:fldCharType="separate"/>
            </w:r>
            <w:r w:rsidR="00B052A6">
              <w:rPr>
                <w:noProof/>
                <w:webHidden/>
              </w:rPr>
              <w:t>17</w:t>
            </w:r>
            <w:r w:rsidR="00B052A6">
              <w:rPr>
                <w:noProof/>
                <w:webHidden/>
              </w:rPr>
              <w:fldChar w:fldCharType="end"/>
            </w:r>
          </w:hyperlink>
        </w:p>
        <w:p w14:paraId="7220BBF9" w14:textId="77777777" w:rsidR="00B052A6" w:rsidRDefault="00AD355F">
          <w:pPr>
            <w:pStyle w:val="TOC3"/>
            <w:tabs>
              <w:tab w:val="left" w:pos="1320"/>
              <w:tab w:val="right" w:leader="dot" w:pos="9350"/>
            </w:tabs>
            <w:rPr>
              <w:rFonts w:asciiTheme="minorHAnsi" w:eastAsiaTheme="minorEastAsia" w:hAnsiTheme="minorHAnsi" w:cstheme="minorBidi"/>
              <w:noProof/>
              <w:sz w:val="22"/>
            </w:rPr>
          </w:pPr>
          <w:hyperlink w:anchor="_Toc510117019" w:history="1">
            <w:r w:rsidR="00B052A6" w:rsidRPr="00360FE5">
              <w:rPr>
                <w:rStyle w:val="Hyperlink"/>
                <w:noProof/>
              </w:rPr>
              <w:t>2.1.5</w:t>
            </w:r>
            <w:r w:rsidR="00B052A6">
              <w:rPr>
                <w:rFonts w:asciiTheme="minorHAnsi" w:eastAsiaTheme="minorEastAsia" w:hAnsiTheme="minorHAnsi" w:cstheme="minorBidi"/>
                <w:noProof/>
                <w:sz w:val="22"/>
              </w:rPr>
              <w:tab/>
            </w:r>
            <w:r w:rsidR="00B052A6" w:rsidRPr="00360FE5">
              <w:rPr>
                <w:rStyle w:val="Hyperlink"/>
                <w:noProof/>
              </w:rPr>
              <w:t>Final Bill</w:t>
            </w:r>
            <w:r w:rsidR="00B052A6">
              <w:rPr>
                <w:noProof/>
                <w:webHidden/>
              </w:rPr>
              <w:tab/>
            </w:r>
            <w:r w:rsidR="00B052A6">
              <w:rPr>
                <w:noProof/>
                <w:webHidden/>
              </w:rPr>
              <w:fldChar w:fldCharType="begin"/>
            </w:r>
            <w:r w:rsidR="00B052A6">
              <w:rPr>
                <w:noProof/>
                <w:webHidden/>
              </w:rPr>
              <w:instrText xml:space="preserve"> PAGEREF _Toc510117019 \h </w:instrText>
            </w:r>
            <w:r w:rsidR="00B052A6">
              <w:rPr>
                <w:noProof/>
                <w:webHidden/>
              </w:rPr>
            </w:r>
            <w:r w:rsidR="00B052A6">
              <w:rPr>
                <w:noProof/>
                <w:webHidden/>
              </w:rPr>
              <w:fldChar w:fldCharType="separate"/>
            </w:r>
            <w:r w:rsidR="00B052A6">
              <w:rPr>
                <w:noProof/>
                <w:webHidden/>
              </w:rPr>
              <w:t>17</w:t>
            </w:r>
            <w:r w:rsidR="00B052A6">
              <w:rPr>
                <w:noProof/>
                <w:webHidden/>
              </w:rPr>
              <w:fldChar w:fldCharType="end"/>
            </w:r>
          </w:hyperlink>
        </w:p>
        <w:p w14:paraId="6CD82462" w14:textId="77777777" w:rsidR="00B052A6" w:rsidRDefault="00AD355F">
          <w:pPr>
            <w:pStyle w:val="TOC3"/>
            <w:tabs>
              <w:tab w:val="left" w:pos="1320"/>
              <w:tab w:val="right" w:leader="dot" w:pos="9350"/>
            </w:tabs>
            <w:rPr>
              <w:rFonts w:asciiTheme="minorHAnsi" w:eastAsiaTheme="minorEastAsia" w:hAnsiTheme="minorHAnsi" w:cstheme="minorBidi"/>
              <w:noProof/>
              <w:sz w:val="22"/>
            </w:rPr>
          </w:pPr>
          <w:hyperlink w:anchor="_Toc510117020" w:history="1">
            <w:r w:rsidR="00B052A6" w:rsidRPr="00360FE5">
              <w:rPr>
                <w:rStyle w:val="Hyperlink"/>
                <w:noProof/>
              </w:rPr>
              <w:t>2.1.6</w:t>
            </w:r>
            <w:r w:rsidR="00B052A6">
              <w:rPr>
                <w:rFonts w:asciiTheme="minorHAnsi" w:eastAsiaTheme="minorEastAsia" w:hAnsiTheme="minorHAnsi" w:cstheme="minorBidi"/>
                <w:noProof/>
                <w:sz w:val="22"/>
              </w:rPr>
              <w:tab/>
            </w:r>
            <w:r w:rsidR="00B052A6" w:rsidRPr="00360FE5">
              <w:rPr>
                <w:rStyle w:val="Hyperlink"/>
                <w:noProof/>
              </w:rPr>
              <w:t>Owner Allocation</w:t>
            </w:r>
            <w:r w:rsidR="00B052A6">
              <w:rPr>
                <w:noProof/>
                <w:webHidden/>
              </w:rPr>
              <w:tab/>
            </w:r>
            <w:r w:rsidR="00B052A6">
              <w:rPr>
                <w:noProof/>
                <w:webHidden/>
              </w:rPr>
              <w:fldChar w:fldCharType="begin"/>
            </w:r>
            <w:r w:rsidR="00B052A6">
              <w:rPr>
                <w:noProof/>
                <w:webHidden/>
              </w:rPr>
              <w:instrText xml:space="preserve"> PAGEREF _Toc510117020 \h </w:instrText>
            </w:r>
            <w:r w:rsidR="00B052A6">
              <w:rPr>
                <w:noProof/>
                <w:webHidden/>
              </w:rPr>
            </w:r>
            <w:r w:rsidR="00B052A6">
              <w:rPr>
                <w:noProof/>
                <w:webHidden/>
              </w:rPr>
              <w:fldChar w:fldCharType="separate"/>
            </w:r>
            <w:r w:rsidR="00B052A6">
              <w:rPr>
                <w:noProof/>
                <w:webHidden/>
              </w:rPr>
              <w:t>17</w:t>
            </w:r>
            <w:r w:rsidR="00B052A6">
              <w:rPr>
                <w:noProof/>
                <w:webHidden/>
              </w:rPr>
              <w:fldChar w:fldCharType="end"/>
            </w:r>
          </w:hyperlink>
        </w:p>
        <w:p w14:paraId="3AF8B737" w14:textId="77777777" w:rsidR="00B052A6" w:rsidRDefault="00AD355F">
          <w:pPr>
            <w:pStyle w:val="TOC3"/>
            <w:tabs>
              <w:tab w:val="left" w:pos="1320"/>
              <w:tab w:val="right" w:leader="dot" w:pos="9350"/>
            </w:tabs>
            <w:rPr>
              <w:rFonts w:asciiTheme="minorHAnsi" w:eastAsiaTheme="minorEastAsia" w:hAnsiTheme="minorHAnsi" w:cstheme="minorBidi"/>
              <w:noProof/>
              <w:sz w:val="22"/>
            </w:rPr>
          </w:pPr>
          <w:hyperlink w:anchor="_Toc510117021" w:history="1">
            <w:r w:rsidR="00B052A6" w:rsidRPr="00360FE5">
              <w:rPr>
                <w:rStyle w:val="Hyperlink"/>
                <w:noProof/>
              </w:rPr>
              <w:t>2.1.7</w:t>
            </w:r>
            <w:r w:rsidR="00B052A6">
              <w:rPr>
                <w:rFonts w:asciiTheme="minorHAnsi" w:eastAsiaTheme="minorEastAsia" w:hAnsiTheme="minorHAnsi" w:cstheme="minorBidi"/>
                <w:noProof/>
                <w:sz w:val="22"/>
              </w:rPr>
              <w:tab/>
            </w:r>
            <w:r w:rsidR="00B052A6" w:rsidRPr="00360FE5">
              <w:rPr>
                <w:rStyle w:val="Hyperlink"/>
                <w:noProof/>
              </w:rPr>
              <w:t>Program and Services</w:t>
            </w:r>
            <w:r w:rsidR="00B052A6">
              <w:rPr>
                <w:noProof/>
                <w:webHidden/>
              </w:rPr>
              <w:tab/>
            </w:r>
            <w:r w:rsidR="00B052A6">
              <w:rPr>
                <w:noProof/>
                <w:webHidden/>
              </w:rPr>
              <w:fldChar w:fldCharType="begin"/>
            </w:r>
            <w:r w:rsidR="00B052A6">
              <w:rPr>
                <w:noProof/>
                <w:webHidden/>
              </w:rPr>
              <w:instrText xml:space="preserve"> PAGEREF _Toc510117021 \h </w:instrText>
            </w:r>
            <w:r w:rsidR="00B052A6">
              <w:rPr>
                <w:noProof/>
                <w:webHidden/>
              </w:rPr>
            </w:r>
            <w:r w:rsidR="00B052A6">
              <w:rPr>
                <w:noProof/>
                <w:webHidden/>
              </w:rPr>
              <w:fldChar w:fldCharType="separate"/>
            </w:r>
            <w:r w:rsidR="00B052A6">
              <w:rPr>
                <w:noProof/>
                <w:webHidden/>
              </w:rPr>
              <w:t>17</w:t>
            </w:r>
            <w:r w:rsidR="00B052A6">
              <w:rPr>
                <w:noProof/>
                <w:webHidden/>
              </w:rPr>
              <w:fldChar w:fldCharType="end"/>
            </w:r>
          </w:hyperlink>
        </w:p>
        <w:p w14:paraId="72999D4F" w14:textId="77777777" w:rsidR="00B052A6" w:rsidRDefault="00AD355F">
          <w:pPr>
            <w:pStyle w:val="TOC3"/>
            <w:tabs>
              <w:tab w:val="left" w:pos="1320"/>
              <w:tab w:val="right" w:leader="dot" w:pos="9350"/>
            </w:tabs>
            <w:rPr>
              <w:rFonts w:asciiTheme="minorHAnsi" w:eastAsiaTheme="minorEastAsia" w:hAnsiTheme="minorHAnsi" w:cstheme="minorBidi"/>
              <w:noProof/>
              <w:sz w:val="22"/>
            </w:rPr>
          </w:pPr>
          <w:hyperlink w:anchor="_Toc510117022" w:history="1">
            <w:r w:rsidR="00B052A6" w:rsidRPr="00360FE5">
              <w:rPr>
                <w:rStyle w:val="Hyperlink"/>
                <w:noProof/>
              </w:rPr>
              <w:t>2.1.8</w:t>
            </w:r>
            <w:r w:rsidR="00B052A6">
              <w:rPr>
                <w:rFonts w:asciiTheme="minorHAnsi" w:eastAsiaTheme="minorEastAsia" w:hAnsiTheme="minorHAnsi" w:cstheme="minorBidi"/>
                <w:noProof/>
                <w:sz w:val="22"/>
              </w:rPr>
              <w:tab/>
            </w:r>
            <w:r w:rsidR="00B052A6" w:rsidRPr="00360FE5">
              <w:rPr>
                <w:rStyle w:val="Hyperlink"/>
                <w:noProof/>
              </w:rPr>
              <w:t>Capturing of notes</w:t>
            </w:r>
            <w:r w:rsidR="00B052A6">
              <w:rPr>
                <w:noProof/>
                <w:webHidden/>
              </w:rPr>
              <w:tab/>
            </w:r>
            <w:r w:rsidR="00B052A6">
              <w:rPr>
                <w:noProof/>
                <w:webHidden/>
              </w:rPr>
              <w:fldChar w:fldCharType="begin"/>
            </w:r>
            <w:r w:rsidR="00B052A6">
              <w:rPr>
                <w:noProof/>
                <w:webHidden/>
              </w:rPr>
              <w:instrText xml:space="preserve"> PAGEREF _Toc510117022 \h </w:instrText>
            </w:r>
            <w:r w:rsidR="00B052A6">
              <w:rPr>
                <w:noProof/>
                <w:webHidden/>
              </w:rPr>
            </w:r>
            <w:r w:rsidR="00B052A6">
              <w:rPr>
                <w:noProof/>
                <w:webHidden/>
              </w:rPr>
              <w:fldChar w:fldCharType="separate"/>
            </w:r>
            <w:r w:rsidR="00B052A6">
              <w:rPr>
                <w:noProof/>
                <w:webHidden/>
              </w:rPr>
              <w:t>18</w:t>
            </w:r>
            <w:r w:rsidR="00B052A6">
              <w:rPr>
                <w:noProof/>
                <w:webHidden/>
              </w:rPr>
              <w:fldChar w:fldCharType="end"/>
            </w:r>
          </w:hyperlink>
        </w:p>
        <w:p w14:paraId="0A34C1DC" w14:textId="77777777" w:rsidR="00B052A6" w:rsidRDefault="00AD355F">
          <w:pPr>
            <w:pStyle w:val="TOC3"/>
            <w:tabs>
              <w:tab w:val="left" w:pos="1320"/>
              <w:tab w:val="right" w:leader="dot" w:pos="9350"/>
            </w:tabs>
            <w:rPr>
              <w:rFonts w:asciiTheme="minorHAnsi" w:eastAsiaTheme="minorEastAsia" w:hAnsiTheme="minorHAnsi" w:cstheme="minorBidi"/>
              <w:noProof/>
              <w:sz w:val="22"/>
            </w:rPr>
          </w:pPr>
          <w:hyperlink w:anchor="_Toc510117023" w:history="1">
            <w:r w:rsidR="00B052A6" w:rsidRPr="00360FE5">
              <w:rPr>
                <w:rStyle w:val="Hyperlink"/>
                <w:noProof/>
              </w:rPr>
              <w:t>2.1.9</w:t>
            </w:r>
            <w:r w:rsidR="00B052A6">
              <w:rPr>
                <w:rFonts w:asciiTheme="minorHAnsi" w:eastAsiaTheme="minorEastAsia" w:hAnsiTheme="minorHAnsi" w:cstheme="minorBidi"/>
                <w:noProof/>
                <w:sz w:val="22"/>
              </w:rPr>
              <w:tab/>
            </w:r>
            <w:r w:rsidR="00B052A6" w:rsidRPr="00360FE5">
              <w:rPr>
                <w:rStyle w:val="Hyperlink"/>
                <w:noProof/>
              </w:rPr>
              <w:t>Meter Access Information</w:t>
            </w:r>
            <w:r w:rsidR="00B052A6">
              <w:rPr>
                <w:noProof/>
                <w:webHidden/>
              </w:rPr>
              <w:tab/>
            </w:r>
            <w:r w:rsidR="00B052A6">
              <w:rPr>
                <w:noProof/>
                <w:webHidden/>
              </w:rPr>
              <w:fldChar w:fldCharType="begin"/>
            </w:r>
            <w:r w:rsidR="00B052A6">
              <w:rPr>
                <w:noProof/>
                <w:webHidden/>
              </w:rPr>
              <w:instrText xml:space="preserve"> PAGEREF _Toc510117023 \h </w:instrText>
            </w:r>
            <w:r w:rsidR="00B052A6">
              <w:rPr>
                <w:noProof/>
                <w:webHidden/>
              </w:rPr>
            </w:r>
            <w:r w:rsidR="00B052A6">
              <w:rPr>
                <w:noProof/>
                <w:webHidden/>
              </w:rPr>
              <w:fldChar w:fldCharType="separate"/>
            </w:r>
            <w:r w:rsidR="00B052A6">
              <w:rPr>
                <w:noProof/>
                <w:webHidden/>
              </w:rPr>
              <w:t>18</w:t>
            </w:r>
            <w:r w:rsidR="00B052A6">
              <w:rPr>
                <w:noProof/>
                <w:webHidden/>
              </w:rPr>
              <w:fldChar w:fldCharType="end"/>
            </w:r>
          </w:hyperlink>
        </w:p>
        <w:p w14:paraId="24FDC69A" w14:textId="77777777" w:rsidR="00B052A6" w:rsidRDefault="00AD355F">
          <w:pPr>
            <w:pStyle w:val="TOC3"/>
            <w:tabs>
              <w:tab w:val="left" w:pos="1540"/>
              <w:tab w:val="right" w:leader="dot" w:pos="9350"/>
            </w:tabs>
            <w:rPr>
              <w:rFonts w:asciiTheme="minorHAnsi" w:eastAsiaTheme="minorEastAsia" w:hAnsiTheme="minorHAnsi" w:cstheme="minorBidi"/>
              <w:noProof/>
              <w:sz w:val="22"/>
            </w:rPr>
          </w:pPr>
          <w:hyperlink w:anchor="_Toc510117024" w:history="1">
            <w:r w:rsidR="00B052A6" w:rsidRPr="00360FE5">
              <w:rPr>
                <w:rStyle w:val="Hyperlink"/>
                <w:noProof/>
              </w:rPr>
              <w:t>2.1.10</w:t>
            </w:r>
            <w:r w:rsidR="00B052A6">
              <w:rPr>
                <w:rFonts w:asciiTheme="minorHAnsi" w:eastAsiaTheme="minorEastAsia" w:hAnsiTheme="minorHAnsi" w:cstheme="minorBidi"/>
                <w:noProof/>
                <w:sz w:val="22"/>
              </w:rPr>
              <w:tab/>
            </w:r>
            <w:r w:rsidR="00B052A6" w:rsidRPr="00360FE5">
              <w:rPr>
                <w:rStyle w:val="Hyperlink"/>
                <w:noProof/>
              </w:rPr>
              <w:t>Refer Move Out to Offline Support</w:t>
            </w:r>
            <w:r w:rsidR="00B052A6">
              <w:rPr>
                <w:noProof/>
                <w:webHidden/>
              </w:rPr>
              <w:tab/>
            </w:r>
            <w:r w:rsidR="00B052A6">
              <w:rPr>
                <w:noProof/>
                <w:webHidden/>
              </w:rPr>
              <w:fldChar w:fldCharType="begin"/>
            </w:r>
            <w:r w:rsidR="00B052A6">
              <w:rPr>
                <w:noProof/>
                <w:webHidden/>
              </w:rPr>
              <w:instrText xml:space="preserve"> PAGEREF _Toc510117024 \h </w:instrText>
            </w:r>
            <w:r w:rsidR="00B052A6">
              <w:rPr>
                <w:noProof/>
                <w:webHidden/>
              </w:rPr>
            </w:r>
            <w:r w:rsidR="00B052A6">
              <w:rPr>
                <w:noProof/>
                <w:webHidden/>
              </w:rPr>
              <w:fldChar w:fldCharType="separate"/>
            </w:r>
            <w:r w:rsidR="00B052A6">
              <w:rPr>
                <w:noProof/>
                <w:webHidden/>
              </w:rPr>
              <w:t>18</w:t>
            </w:r>
            <w:r w:rsidR="00B052A6">
              <w:rPr>
                <w:noProof/>
                <w:webHidden/>
              </w:rPr>
              <w:fldChar w:fldCharType="end"/>
            </w:r>
          </w:hyperlink>
        </w:p>
        <w:p w14:paraId="36B8C5D5" w14:textId="77777777" w:rsidR="00B052A6" w:rsidRDefault="00AD355F">
          <w:pPr>
            <w:pStyle w:val="TOC3"/>
            <w:tabs>
              <w:tab w:val="left" w:pos="1540"/>
              <w:tab w:val="right" w:leader="dot" w:pos="9350"/>
            </w:tabs>
            <w:rPr>
              <w:rFonts w:asciiTheme="minorHAnsi" w:eastAsiaTheme="minorEastAsia" w:hAnsiTheme="minorHAnsi" w:cstheme="minorBidi"/>
              <w:noProof/>
              <w:sz w:val="22"/>
            </w:rPr>
          </w:pPr>
          <w:hyperlink w:anchor="_Toc510117025" w:history="1">
            <w:r w:rsidR="00B052A6" w:rsidRPr="00360FE5">
              <w:rPr>
                <w:rStyle w:val="Hyperlink"/>
                <w:noProof/>
              </w:rPr>
              <w:t>2.1.11</w:t>
            </w:r>
            <w:r w:rsidR="00B052A6">
              <w:rPr>
                <w:rFonts w:asciiTheme="minorHAnsi" w:eastAsiaTheme="minorEastAsia" w:hAnsiTheme="minorHAnsi" w:cstheme="minorBidi"/>
                <w:noProof/>
                <w:sz w:val="22"/>
              </w:rPr>
              <w:tab/>
            </w:r>
            <w:r w:rsidR="00B052A6" w:rsidRPr="00360FE5">
              <w:rPr>
                <w:rStyle w:val="Hyperlink"/>
                <w:noProof/>
              </w:rPr>
              <w:t>Added Facility</w:t>
            </w:r>
            <w:r w:rsidR="00B052A6">
              <w:rPr>
                <w:noProof/>
                <w:webHidden/>
              </w:rPr>
              <w:tab/>
            </w:r>
            <w:r w:rsidR="00B052A6">
              <w:rPr>
                <w:noProof/>
                <w:webHidden/>
              </w:rPr>
              <w:fldChar w:fldCharType="begin"/>
            </w:r>
            <w:r w:rsidR="00B052A6">
              <w:rPr>
                <w:noProof/>
                <w:webHidden/>
              </w:rPr>
              <w:instrText xml:space="preserve"> PAGEREF _Toc510117025 \h </w:instrText>
            </w:r>
            <w:r w:rsidR="00B052A6">
              <w:rPr>
                <w:noProof/>
                <w:webHidden/>
              </w:rPr>
            </w:r>
            <w:r w:rsidR="00B052A6">
              <w:rPr>
                <w:noProof/>
                <w:webHidden/>
              </w:rPr>
              <w:fldChar w:fldCharType="separate"/>
            </w:r>
            <w:r w:rsidR="00B052A6">
              <w:rPr>
                <w:noProof/>
                <w:webHidden/>
              </w:rPr>
              <w:t>19</w:t>
            </w:r>
            <w:r w:rsidR="00B052A6">
              <w:rPr>
                <w:noProof/>
                <w:webHidden/>
              </w:rPr>
              <w:fldChar w:fldCharType="end"/>
            </w:r>
          </w:hyperlink>
        </w:p>
        <w:p w14:paraId="698A4595" w14:textId="77777777" w:rsidR="00B052A6" w:rsidRDefault="00AD355F">
          <w:pPr>
            <w:pStyle w:val="TOC3"/>
            <w:tabs>
              <w:tab w:val="left" w:pos="1540"/>
              <w:tab w:val="right" w:leader="dot" w:pos="9350"/>
            </w:tabs>
            <w:rPr>
              <w:rFonts w:asciiTheme="minorHAnsi" w:eastAsiaTheme="minorEastAsia" w:hAnsiTheme="minorHAnsi" w:cstheme="minorBidi"/>
              <w:noProof/>
              <w:sz w:val="22"/>
            </w:rPr>
          </w:pPr>
          <w:hyperlink w:anchor="_Toc510117026" w:history="1">
            <w:r w:rsidR="00B052A6" w:rsidRPr="00360FE5">
              <w:rPr>
                <w:rStyle w:val="Hyperlink"/>
                <w:noProof/>
              </w:rPr>
              <w:t>2.1.12</w:t>
            </w:r>
            <w:r w:rsidR="00B052A6">
              <w:rPr>
                <w:rFonts w:asciiTheme="minorHAnsi" w:eastAsiaTheme="minorEastAsia" w:hAnsiTheme="minorHAnsi" w:cstheme="minorBidi"/>
                <w:noProof/>
                <w:sz w:val="22"/>
              </w:rPr>
              <w:tab/>
            </w:r>
            <w:r w:rsidR="00B052A6" w:rsidRPr="00360FE5">
              <w:rPr>
                <w:rStyle w:val="Hyperlink"/>
                <w:noProof/>
              </w:rPr>
              <w:t>CCA/DA</w:t>
            </w:r>
            <w:r w:rsidR="00B052A6">
              <w:rPr>
                <w:noProof/>
                <w:webHidden/>
              </w:rPr>
              <w:tab/>
            </w:r>
            <w:r w:rsidR="00B052A6">
              <w:rPr>
                <w:noProof/>
                <w:webHidden/>
              </w:rPr>
              <w:fldChar w:fldCharType="begin"/>
            </w:r>
            <w:r w:rsidR="00B052A6">
              <w:rPr>
                <w:noProof/>
                <w:webHidden/>
              </w:rPr>
              <w:instrText xml:space="preserve"> PAGEREF _Toc510117026 \h </w:instrText>
            </w:r>
            <w:r w:rsidR="00B052A6">
              <w:rPr>
                <w:noProof/>
                <w:webHidden/>
              </w:rPr>
            </w:r>
            <w:r w:rsidR="00B052A6">
              <w:rPr>
                <w:noProof/>
                <w:webHidden/>
              </w:rPr>
              <w:fldChar w:fldCharType="separate"/>
            </w:r>
            <w:r w:rsidR="00B052A6">
              <w:rPr>
                <w:noProof/>
                <w:webHidden/>
              </w:rPr>
              <w:t>19</w:t>
            </w:r>
            <w:r w:rsidR="00B052A6">
              <w:rPr>
                <w:noProof/>
                <w:webHidden/>
              </w:rPr>
              <w:fldChar w:fldCharType="end"/>
            </w:r>
          </w:hyperlink>
        </w:p>
        <w:p w14:paraId="789C50B9" w14:textId="77777777" w:rsidR="00B052A6" w:rsidRDefault="00AD355F">
          <w:pPr>
            <w:pStyle w:val="TOC3"/>
            <w:tabs>
              <w:tab w:val="left" w:pos="1540"/>
              <w:tab w:val="right" w:leader="dot" w:pos="9350"/>
            </w:tabs>
            <w:rPr>
              <w:rFonts w:asciiTheme="minorHAnsi" w:eastAsiaTheme="minorEastAsia" w:hAnsiTheme="minorHAnsi" w:cstheme="minorBidi"/>
              <w:noProof/>
              <w:sz w:val="22"/>
            </w:rPr>
          </w:pPr>
          <w:hyperlink w:anchor="_Toc510117027" w:history="1">
            <w:r w:rsidR="00B052A6" w:rsidRPr="00360FE5">
              <w:rPr>
                <w:rStyle w:val="Hyperlink"/>
                <w:noProof/>
              </w:rPr>
              <w:t>2.1.13</w:t>
            </w:r>
            <w:r w:rsidR="00B052A6">
              <w:rPr>
                <w:rFonts w:asciiTheme="minorHAnsi" w:eastAsiaTheme="minorEastAsia" w:hAnsiTheme="minorHAnsi" w:cstheme="minorBidi"/>
                <w:noProof/>
                <w:sz w:val="22"/>
              </w:rPr>
              <w:tab/>
            </w:r>
            <w:r w:rsidR="00B052A6" w:rsidRPr="00360FE5">
              <w:rPr>
                <w:rStyle w:val="Hyperlink"/>
                <w:noProof/>
              </w:rPr>
              <w:t>Meter Replacement</w:t>
            </w:r>
            <w:r w:rsidR="00B052A6">
              <w:rPr>
                <w:noProof/>
                <w:webHidden/>
              </w:rPr>
              <w:tab/>
            </w:r>
            <w:r w:rsidR="00B052A6">
              <w:rPr>
                <w:noProof/>
                <w:webHidden/>
              </w:rPr>
              <w:fldChar w:fldCharType="begin"/>
            </w:r>
            <w:r w:rsidR="00B052A6">
              <w:rPr>
                <w:noProof/>
                <w:webHidden/>
              </w:rPr>
              <w:instrText xml:space="preserve"> PAGEREF _Toc510117027 \h </w:instrText>
            </w:r>
            <w:r w:rsidR="00B052A6">
              <w:rPr>
                <w:noProof/>
                <w:webHidden/>
              </w:rPr>
            </w:r>
            <w:r w:rsidR="00B052A6">
              <w:rPr>
                <w:noProof/>
                <w:webHidden/>
              </w:rPr>
              <w:fldChar w:fldCharType="separate"/>
            </w:r>
            <w:r w:rsidR="00B052A6">
              <w:rPr>
                <w:noProof/>
                <w:webHidden/>
              </w:rPr>
              <w:t>19</w:t>
            </w:r>
            <w:r w:rsidR="00B052A6">
              <w:rPr>
                <w:noProof/>
                <w:webHidden/>
              </w:rPr>
              <w:fldChar w:fldCharType="end"/>
            </w:r>
          </w:hyperlink>
        </w:p>
        <w:p w14:paraId="1FD1C31E" w14:textId="77777777" w:rsidR="00B052A6" w:rsidRDefault="00AD355F">
          <w:pPr>
            <w:pStyle w:val="TOC3"/>
            <w:tabs>
              <w:tab w:val="left" w:pos="1540"/>
              <w:tab w:val="right" w:leader="dot" w:pos="9350"/>
            </w:tabs>
            <w:rPr>
              <w:rFonts w:asciiTheme="minorHAnsi" w:eastAsiaTheme="minorEastAsia" w:hAnsiTheme="minorHAnsi" w:cstheme="minorBidi"/>
              <w:noProof/>
              <w:sz w:val="22"/>
            </w:rPr>
          </w:pPr>
          <w:hyperlink w:anchor="_Toc510117028" w:history="1">
            <w:r w:rsidR="00B052A6" w:rsidRPr="00360FE5">
              <w:rPr>
                <w:rStyle w:val="Hyperlink"/>
                <w:noProof/>
              </w:rPr>
              <w:t>2.1.14</w:t>
            </w:r>
            <w:r w:rsidR="00B052A6">
              <w:rPr>
                <w:rFonts w:asciiTheme="minorHAnsi" w:eastAsiaTheme="minorEastAsia" w:hAnsiTheme="minorHAnsi" w:cstheme="minorBidi"/>
                <w:noProof/>
                <w:sz w:val="22"/>
              </w:rPr>
              <w:tab/>
            </w:r>
            <w:r w:rsidR="00B052A6" w:rsidRPr="00360FE5">
              <w:rPr>
                <w:rStyle w:val="Hyperlink"/>
                <w:noProof/>
              </w:rPr>
              <w:t>Self-Certified Sensitive</w:t>
            </w:r>
            <w:r w:rsidR="00B052A6">
              <w:rPr>
                <w:noProof/>
                <w:webHidden/>
              </w:rPr>
              <w:tab/>
            </w:r>
            <w:r w:rsidR="00B052A6">
              <w:rPr>
                <w:noProof/>
                <w:webHidden/>
              </w:rPr>
              <w:fldChar w:fldCharType="begin"/>
            </w:r>
            <w:r w:rsidR="00B052A6">
              <w:rPr>
                <w:noProof/>
                <w:webHidden/>
              </w:rPr>
              <w:instrText xml:space="preserve"> PAGEREF _Toc510117028 \h </w:instrText>
            </w:r>
            <w:r w:rsidR="00B052A6">
              <w:rPr>
                <w:noProof/>
                <w:webHidden/>
              </w:rPr>
            </w:r>
            <w:r w:rsidR="00B052A6">
              <w:rPr>
                <w:noProof/>
                <w:webHidden/>
              </w:rPr>
              <w:fldChar w:fldCharType="separate"/>
            </w:r>
            <w:r w:rsidR="00B052A6">
              <w:rPr>
                <w:noProof/>
                <w:webHidden/>
              </w:rPr>
              <w:t>20</w:t>
            </w:r>
            <w:r w:rsidR="00B052A6">
              <w:rPr>
                <w:noProof/>
                <w:webHidden/>
              </w:rPr>
              <w:fldChar w:fldCharType="end"/>
            </w:r>
          </w:hyperlink>
        </w:p>
        <w:p w14:paraId="4D371DC1" w14:textId="77777777" w:rsidR="00B052A6" w:rsidRDefault="00AD355F">
          <w:pPr>
            <w:pStyle w:val="TOC3"/>
            <w:tabs>
              <w:tab w:val="left" w:pos="1540"/>
              <w:tab w:val="right" w:leader="dot" w:pos="9350"/>
            </w:tabs>
            <w:rPr>
              <w:rFonts w:asciiTheme="minorHAnsi" w:eastAsiaTheme="minorEastAsia" w:hAnsiTheme="minorHAnsi" w:cstheme="minorBidi"/>
              <w:noProof/>
              <w:sz w:val="22"/>
            </w:rPr>
          </w:pPr>
          <w:hyperlink w:anchor="_Toc510117029" w:history="1">
            <w:r w:rsidR="00B052A6" w:rsidRPr="00360FE5">
              <w:rPr>
                <w:rStyle w:val="Hyperlink"/>
                <w:noProof/>
              </w:rPr>
              <w:t>2.1.15</w:t>
            </w:r>
            <w:r w:rsidR="00B052A6">
              <w:rPr>
                <w:rFonts w:asciiTheme="minorHAnsi" w:eastAsiaTheme="minorEastAsia" w:hAnsiTheme="minorHAnsi" w:cstheme="minorBidi"/>
                <w:noProof/>
                <w:sz w:val="22"/>
              </w:rPr>
              <w:tab/>
            </w:r>
            <w:r w:rsidR="00B052A6" w:rsidRPr="00360FE5">
              <w:rPr>
                <w:rStyle w:val="Hyperlink"/>
                <w:noProof/>
              </w:rPr>
              <w:t>Disconnection</w:t>
            </w:r>
            <w:r w:rsidR="00B052A6">
              <w:rPr>
                <w:noProof/>
                <w:webHidden/>
              </w:rPr>
              <w:tab/>
            </w:r>
            <w:r w:rsidR="00B052A6">
              <w:rPr>
                <w:noProof/>
                <w:webHidden/>
              </w:rPr>
              <w:fldChar w:fldCharType="begin"/>
            </w:r>
            <w:r w:rsidR="00B052A6">
              <w:rPr>
                <w:noProof/>
                <w:webHidden/>
              </w:rPr>
              <w:instrText xml:space="preserve"> PAGEREF _Toc510117029 \h </w:instrText>
            </w:r>
            <w:r w:rsidR="00B052A6">
              <w:rPr>
                <w:noProof/>
                <w:webHidden/>
              </w:rPr>
            </w:r>
            <w:r w:rsidR="00B052A6">
              <w:rPr>
                <w:noProof/>
                <w:webHidden/>
              </w:rPr>
              <w:fldChar w:fldCharType="separate"/>
            </w:r>
            <w:r w:rsidR="00B052A6">
              <w:rPr>
                <w:noProof/>
                <w:webHidden/>
              </w:rPr>
              <w:t>20</w:t>
            </w:r>
            <w:r w:rsidR="00B052A6">
              <w:rPr>
                <w:noProof/>
                <w:webHidden/>
              </w:rPr>
              <w:fldChar w:fldCharType="end"/>
            </w:r>
          </w:hyperlink>
        </w:p>
        <w:p w14:paraId="567D565F" w14:textId="77777777" w:rsidR="00B052A6" w:rsidRDefault="00AD355F">
          <w:pPr>
            <w:pStyle w:val="TOC3"/>
            <w:tabs>
              <w:tab w:val="left" w:pos="1540"/>
              <w:tab w:val="right" w:leader="dot" w:pos="9350"/>
            </w:tabs>
            <w:rPr>
              <w:rFonts w:asciiTheme="minorHAnsi" w:eastAsiaTheme="minorEastAsia" w:hAnsiTheme="minorHAnsi" w:cstheme="minorBidi"/>
              <w:noProof/>
              <w:sz w:val="22"/>
            </w:rPr>
          </w:pPr>
          <w:hyperlink w:anchor="_Toc510117030" w:history="1">
            <w:r w:rsidR="00B052A6" w:rsidRPr="00360FE5">
              <w:rPr>
                <w:rStyle w:val="Hyperlink"/>
                <w:noProof/>
              </w:rPr>
              <w:t>2.1.16</w:t>
            </w:r>
            <w:r w:rsidR="00B052A6">
              <w:rPr>
                <w:rFonts w:asciiTheme="minorHAnsi" w:eastAsiaTheme="minorEastAsia" w:hAnsiTheme="minorHAnsi" w:cstheme="minorBidi"/>
                <w:noProof/>
                <w:sz w:val="22"/>
              </w:rPr>
              <w:tab/>
            </w:r>
            <w:r w:rsidR="00B052A6" w:rsidRPr="00360FE5">
              <w:rPr>
                <w:rStyle w:val="Hyperlink"/>
                <w:noProof/>
              </w:rPr>
              <w:t>OBF (On Bill Financing)</w:t>
            </w:r>
            <w:r w:rsidR="00B052A6">
              <w:rPr>
                <w:noProof/>
                <w:webHidden/>
              </w:rPr>
              <w:tab/>
            </w:r>
            <w:r w:rsidR="00B052A6">
              <w:rPr>
                <w:noProof/>
                <w:webHidden/>
              </w:rPr>
              <w:fldChar w:fldCharType="begin"/>
            </w:r>
            <w:r w:rsidR="00B052A6">
              <w:rPr>
                <w:noProof/>
                <w:webHidden/>
              </w:rPr>
              <w:instrText xml:space="preserve"> PAGEREF _Toc510117030 \h </w:instrText>
            </w:r>
            <w:r w:rsidR="00B052A6">
              <w:rPr>
                <w:noProof/>
                <w:webHidden/>
              </w:rPr>
            </w:r>
            <w:r w:rsidR="00B052A6">
              <w:rPr>
                <w:noProof/>
                <w:webHidden/>
              </w:rPr>
              <w:fldChar w:fldCharType="separate"/>
            </w:r>
            <w:r w:rsidR="00B052A6">
              <w:rPr>
                <w:noProof/>
                <w:webHidden/>
              </w:rPr>
              <w:t>21</w:t>
            </w:r>
            <w:r w:rsidR="00B052A6">
              <w:rPr>
                <w:noProof/>
                <w:webHidden/>
              </w:rPr>
              <w:fldChar w:fldCharType="end"/>
            </w:r>
          </w:hyperlink>
        </w:p>
        <w:p w14:paraId="21674B83" w14:textId="77777777" w:rsidR="00B052A6" w:rsidRDefault="00AD355F">
          <w:pPr>
            <w:pStyle w:val="TOC3"/>
            <w:tabs>
              <w:tab w:val="left" w:pos="1540"/>
              <w:tab w:val="right" w:leader="dot" w:pos="9350"/>
            </w:tabs>
            <w:rPr>
              <w:rFonts w:asciiTheme="minorHAnsi" w:eastAsiaTheme="minorEastAsia" w:hAnsiTheme="minorHAnsi" w:cstheme="minorBidi"/>
              <w:noProof/>
              <w:sz w:val="22"/>
            </w:rPr>
          </w:pPr>
          <w:hyperlink w:anchor="_Toc510117031" w:history="1">
            <w:r w:rsidR="00B052A6" w:rsidRPr="00360FE5">
              <w:rPr>
                <w:rStyle w:val="Hyperlink"/>
                <w:noProof/>
              </w:rPr>
              <w:t>2.1.17</w:t>
            </w:r>
            <w:r w:rsidR="00B052A6">
              <w:rPr>
                <w:rFonts w:asciiTheme="minorHAnsi" w:eastAsiaTheme="minorEastAsia" w:hAnsiTheme="minorHAnsi" w:cstheme="minorBidi"/>
                <w:noProof/>
                <w:sz w:val="22"/>
              </w:rPr>
              <w:tab/>
            </w:r>
            <w:r w:rsidR="00B052A6" w:rsidRPr="00360FE5">
              <w:rPr>
                <w:rStyle w:val="Hyperlink"/>
                <w:noProof/>
              </w:rPr>
              <w:t>SB 120 – Rental Property</w:t>
            </w:r>
            <w:r w:rsidR="00B052A6">
              <w:rPr>
                <w:noProof/>
                <w:webHidden/>
              </w:rPr>
              <w:tab/>
            </w:r>
            <w:r w:rsidR="00B052A6">
              <w:rPr>
                <w:noProof/>
                <w:webHidden/>
              </w:rPr>
              <w:fldChar w:fldCharType="begin"/>
            </w:r>
            <w:r w:rsidR="00B052A6">
              <w:rPr>
                <w:noProof/>
                <w:webHidden/>
              </w:rPr>
              <w:instrText xml:space="preserve"> PAGEREF _Toc510117031 \h </w:instrText>
            </w:r>
            <w:r w:rsidR="00B052A6">
              <w:rPr>
                <w:noProof/>
                <w:webHidden/>
              </w:rPr>
            </w:r>
            <w:r w:rsidR="00B052A6">
              <w:rPr>
                <w:noProof/>
                <w:webHidden/>
              </w:rPr>
              <w:fldChar w:fldCharType="separate"/>
            </w:r>
            <w:r w:rsidR="00B052A6">
              <w:rPr>
                <w:noProof/>
                <w:webHidden/>
              </w:rPr>
              <w:t>21</w:t>
            </w:r>
            <w:r w:rsidR="00B052A6">
              <w:rPr>
                <w:noProof/>
                <w:webHidden/>
              </w:rPr>
              <w:fldChar w:fldCharType="end"/>
            </w:r>
          </w:hyperlink>
        </w:p>
        <w:p w14:paraId="12C8A1A1" w14:textId="77777777" w:rsidR="00B052A6" w:rsidRDefault="00AD355F">
          <w:pPr>
            <w:pStyle w:val="TOC3"/>
            <w:tabs>
              <w:tab w:val="left" w:pos="1540"/>
              <w:tab w:val="right" w:leader="dot" w:pos="9350"/>
            </w:tabs>
            <w:rPr>
              <w:rFonts w:asciiTheme="minorHAnsi" w:eastAsiaTheme="minorEastAsia" w:hAnsiTheme="minorHAnsi" w:cstheme="minorBidi"/>
              <w:noProof/>
              <w:sz w:val="22"/>
            </w:rPr>
          </w:pPr>
          <w:hyperlink w:anchor="_Toc510117032" w:history="1">
            <w:r w:rsidR="00B052A6" w:rsidRPr="00360FE5">
              <w:rPr>
                <w:rStyle w:val="Hyperlink"/>
                <w:noProof/>
              </w:rPr>
              <w:t>2.1.18</w:t>
            </w:r>
            <w:r w:rsidR="00B052A6">
              <w:rPr>
                <w:rFonts w:asciiTheme="minorHAnsi" w:eastAsiaTheme="minorEastAsia" w:hAnsiTheme="minorHAnsi" w:cstheme="minorBidi"/>
                <w:noProof/>
                <w:sz w:val="22"/>
              </w:rPr>
              <w:tab/>
            </w:r>
            <w:r w:rsidR="00B052A6" w:rsidRPr="00360FE5">
              <w:rPr>
                <w:rStyle w:val="Hyperlink"/>
                <w:noProof/>
              </w:rPr>
              <w:t>NEM Aggregation</w:t>
            </w:r>
            <w:r w:rsidR="00B052A6">
              <w:rPr>
                <w:noProof/>
                <w:webHidden/>
              </w:rPr>
              <w:tab/>
            </w:r>
            <w:r w:rsidR="00B052A6">
              <w:rPr>
                <w:noProof/>
                <w:webHidden/>
              </w:rPr>
              <w:fldChar w:fldCharType="begin"/>
            </w:r>
            <w:r w:rsidR="00B052A6">
              <w:rPr>
                <w:noProof/>
                <w:webHidden/>
              </w:rPr>
              <w:instrText xml:space="preserve"> PAGEREF _Toc510117032 \h </w:instrText>
            </w:r>
            <w:r w:rsidR="00B052A6">
              <w:rPr>
                <w:noProof/>
                <w:webHidden/>
              </w:rPr>
            </w:r>
            <w:r w:rsidR="00B052A6">
              <w:rPr>
                <w:noProof/>
                <w:webHidden/>
              </w:rPr>
              <w:fldChar w:fldCharType="separate"/>
            </w:r>
            <w:r w:rsidR="00B052A6">
              <w:rPr>
                <w:noProof/>
                <w:webHidden/>
              </w:rPr>
              <w:t>21</w:t>
            </w:r>
            <w:r w:rsidR="00B052A6">
              <w:rPr>
                <w:noProof/>
                <w:webHidden/>
              </w:rPr>
              <w:fldChar w:fldCharType="end"/>
            </w:r>
          </w:hyperlink>
        </w:p>
        <w:p w14:paraId="35ED6A71" w14:textId="77777777" w:rsidR="00B052A6" w:rsidRDefault="00AD355F">
          <w:pPr>
            <w:pStyle w:val="TOC3"/>
            <w:tabs>
              <w:tab w:val="left" w:pos="1540"/>
              <w:tab w:val="right" w:leader="dot" w:pos="9350"/>
            </w:tabs>
            <w:rPr>
              <w:rFonts w:asciiTheme="minorHAnsi" w:eastAsiaTheme="minorEastAsia" w:hAnsiTheme="minorHAnsi" w:cstheme="minorBidi"/>
              <w:noProof/>
              <w:sz w:val="22"/>
            </w:rPr>
          </w:pPr>
          <w:hyperlink w:anchor="_Toc510117033" w:history="1">
            <w:r w:rsidR="00B052A6" w:rsidRPr="00360FE5">
              <w:rPr>
                <w:rStyle w:val="Hyperlink"/>
                <w:noProof/>
              </w:rPr>
              <w:t>2.1.19</w:t>
            </w:r>
            <w:r w:rsidR="00B052A6">
              <w:rPr>
                <w:rFonts w:asciiTheme="minorHAnsi" w:eastAsiaTheme="minorEastAsia" w:hAnsiTheme="minorHAnsi" w:cstheme="minorBidi"/>
                <w:noProof/>
                <w:sz w:val="22"/>
              </w:rPr>
              <w:tab/>
            </w:r>
            <w:r w:rsidR="00B052A6" w:rsidRPr="00360FE5">
              <w:rPr>
                <w:rStyle w:val="Hyperlink"/>
                <w:noProof/>
              </w:rPr>
              <w:t>Water Flow Restrictor</w:t>
            </w:r>
            <w:r w:rsidR="00B052A6">
              <w:rPr>
                <w:noProof/>
                <w:webHidden/>
              </w:rPr>
              <w:tab/>
            </w:r>
            <w:r w:rsidR="00B052A6">
              <w:rPr>
                <w:noProof/>
                <w:webHidden/>
              </w:rPr>
              <w:fldChar w:fldCharType="begin"/>
            </w:r>
            <w:r w:rsidR="00B052A6">
              <w:rPr>
                <w:noProof/>
                <w:webHidden/>
              </w:rPr>
              <w:instrText xml:space="preserve"> PAGEREF _Toc510117033 \h </w:instrText>
            </w:r>
            <w:r w:rsidR="00B052A6">
              <w:rPr>
                <w:noProof/>
                <w:webHidden/>
              </w:rPr>
            </w:r>
            <w:r w:rsidR="00B052A6">
              <w:rPr>
                <w:noProof/>
                <w:webHidden/>
              </w:rPr>
              <w:fldChar w:fldCharType="separate"/>
            </w:r>
            <w:r w:rsidR="00B052A6">
              <w:rPr>
                <w:noProof/>
                <w:webHidden/>
              </w:rPr>
              <w:t>22</w:t>
            </w:r>
            <w:r w:rsidR="00B052A6">
              <w:rPr>
                <w:noProof/>
                <w:webHidden/>
              </w:rPr>
              <w:fldChar w:fldCharType="end"/>
            </w:r>
          </w:hyperlink>
        </w:p>
        <w:p w14:paraId="7019396E" w14:textId="77777777" w:rsidR="00B052A6" w:rsidRDefault="00AD355F">
          <w:pPr>
            <w:pStyle w:val="TOC2"/>
            <w:tabs>
              <w:tab w:val="left" w:pos="880"/>
              <w:tab w:val="right" w:leader="dot" w:pos="9350"/>
            </w:tabs>
            <w:rPr>
              <w:rFonts w:asciiTheme="minorHAnsi" w:eastAsiaTheme="minorEastAsia" w:hAnsiTheme="minorHAnsi" w:cstheme="minorBidi"/>
              <w:noProof/>
              <w:sz w:val="22"/>
            </w:rPr>
          </w:pPr>
          <w:hyperlink w:anchor="_Toc510117034" w:history="1">
            <w:r w:rsidR="00B052A6" w:rsidRPr="00360FE5">
              <w:rPr>
                <w:rStyle w:val="Hyperlink"/>
                <w:noProof/>
              </w:rPr>
              <w:t>2.2</w:t>
            </w:r>
            <w:r w:rsidR="00B052A6">
              <w:rPr>
                <w:rFonts w:asciiTheme="minorHAnsi" w:eastAsiaTheme="minorEastAsia" w:hAnsiTheme="minorHAnsi" w:cstheme="minorBidi"/>
                <w:noProof/>
                <w:sz w:val="22"/>
              </w:rPr>
              <w:tab/>
            </w:r>
            <w:r w:rsidR="00B052A6" w:rsidRPr="00360FE5">
              <w:rPr>
                <w:rStyle w:val="Hyperlink"/>
                <w:noProof/>
              </w:rPr>
              <w:t>Move Out Date Change Details</w:t>
            </w:r>
            <w:r w:rsidR="00B052A6">
              <w:rPr>
                <w:noProof/>
                <w:webHidden/>
              </w:rPr>
              <w:tab/>
            </w:r>
            <w:r w:rsidR="00B052A6">
              <w:rPr>
                <w:noProof/>
                <w:webHidden/>
              </w:rPr>
              <w:fldChar w:fldCharType="begin"/>
            </w:r>
            <w:r w:rsidR="00B052A6">
              <w:rPr>
                <w:noProof/>
                <w:webHidden/>
              </w:rPr>
              <w:instrText xml:space="preserve"> PAGEREF _Toc510117034 \h </w:instrText>
            </w:r>
            <w:r w:rsidR="00B052A6">
              <w:rPr>
                <w:noProof/>
                <w:webHidden/>
              </w:rPr>
            </w:r>
            <w:r w:rsidR="00B052A6">
              <w:rPr>
                <w:noProof/>
                <w:webHidden/>
              </w:rPr>
              <w:fldChar w:fldCharType="separate"/>
            </w:r>
            <w:r w:rsidR="00B052A6">
              <w:rPr>
                <w:noProof/>
                <w:webHidden/>
              </w:rPr>
              <w:t>22</w:t>
            </w:r>
            <w:r w:rsidR="00B052A6">
              <w:rPr>
                <w:noProof/>
                <w:webHidden/>
              </w:rPr>
              <w:fldChar w:fldCharType="end"/>
            </w:r>
          </w:hyperlink>
        </w:p>
        <w:p w14:paraId="12BD1CA3" w14:textId="77777777" w:rsidR="00B052A6" w:rsidRDefault="00AD355F">
          <w:pPr>
            <w:pStyle w:val="TOC3"/>
            <w:tabs>
              <w:tab w:val="left" w:pos="1320"/>
              <w:tab w:val="right" w:leader="dot" w:pos="9350"/>
            </w:tabs>
            <w:rPr>
              <w:rFonts w:asciiTheme="minorHAnsi" w:eastAsiaTheme="minorEastAsia" w:hAnsiTheme="minorHAnsi" w:cstheme="minorBidi"/>
              <w:noProof/>
              <w:sz w:val="22"/>
            </w:rPr>
          </w:pPr>
          <w:hyperlink w:anchor="_Toc510117035" w:history="1">
            <w:r w:rsidR="00B052A6" w:rsidRPr="00360FE5">
              <w:rPr>
                <w:rStyle w:val="Hyperlink"/>
                <w:noProof/>
              </w:rPr>
              <w:t>2.2.1</w:t>
            </w:r>
            <w:r w:rsidR="00B052A6">
              <w:rPr>
                <w:rFonts w:asciiTheme="minorHAnsi" w:eastAsiaTheme="minorEastAsia" w:hAnsiTheme="minorHAnsi" w:cstheme="minorBidi"/>
                <w:noProof/>
                <w:sz w:val="22"/>
              </w:rPr>
              <w:tab/>
            </w:r>
            <w:r w:rsidR="00B052A6" w:rsidRPr="00360FE5">
              <w:rPr>
                <w:rStyle w:val="Hyperlink"/>
                <w:noProof/>
              </w:rPr>
              <w:t>Capturing of notes</w:t>
            </w:r>
            <w:r w:rsidR="00B052A6">
              <w:rPr>
                <w:noProof/>
                <w:webHidden/>
              </w:rPr>
              <w:tab/>
            </w:r>
            <w:r w:rsidR="00B052A6">
              <w:rPr>
                <w:noProof/>
                <w:webHidden/>
              </w:rPr>
              <w:fldChar w:fldCharType="begin"/>
            </w:r>
            <w:r w:rsidR="00B052A6">
              <w:rPr>
                <w:noProof/>
                <w:webHidden/>
              </w:rPr>
              <w:instrText xml:space="preserve"> PAGEREF _Toc510117035 \h </w:instrText>
            </w:r>
            <w:r w:rsidR="00B052A6">
              <w:rPr>
                <w:noProof/>
                <w:webHidden/>
              </w:rPr>
            </w:r>
            <w:r w:rsidR="00B052A6">
              <w:rPr>
                <w:noProof/>
                <w:webHidden/>
              </w:rPr>
              <w:fldChar w:fldCharType="separate"/>
            </w:r>
            <w:r w:rsidR="00B052A6">
              <w:rPr>
                <w:noProof/>
                <w:webHidden/>
              </w:rPr>
              <w:t>24</w:t>
            </w:r>
            <w:r w:rsidR="00B052A6">
              <w:rPr>
                <w:noProof/>
                <w:webHidden/>
              </w:rPr>
              <w:fldChar w:fldCharType="end"/>
            </w:r>
          </w:hyperlink>
        </w:p>
        <w:p w14:paraId="7C004D70" w14:textId="77777777" w:rsidR="00B052A6" w:rsidRDefault="00AD355F">
          <w:pPr>
            <w:pStyle w:val="TOC3"/>
            <w:tabs>
              <w:tab w:val="left" w:pos="1320"/>
              <w:tab w:val="right" w:leader="dot" w:pos="9350"/>
            </w:tabs>
            <w:rPr>
              <w:rFonts w:asciiTheme="minorHAnsi" w:eastAsiaTheme="minorEastAsia" w:hAnsiTheme="minorHAnsi" w:cstheme="minorBidi"/>
              <w:noProof/>
              <w:sz w:val="22"/>
            </w:rPr>
          </w:pPr>
          <w:hyperlink w:anchor="_Toc510117036" w:history="1">
            <w:r w:rsidR="00B052A6" w:rsidRPr="00360FE5">
              <w:rPr>
                <w:rStyle w:val="Hyperlink"/>
                <w:noProof/>
              </w:rPr>
              <w:t>2.2.2</w:t>
            </w:r>
            <w:r w:rsidR="00B052A6">
              <w:rPr>
                <w:rFonts w:asciiTheme="minorHAnsi" w:eastAsiaTheme="minorEastAsia" w:hAnsiTheme="minorHAnsi" w:cstheme="minorBidi"/>
                <w:noProof/>
                <w:sz w:val="22"/>
              </w:rPr>
              <w:tab/>
            </w:r>
            <w:r w:rsidR="00B052A6" w:rsidRPr="00360FE5">
              <w:rPr>
                <w:rStyle w:val="Hyperlink"/>
                <w:noProof/>
              </w:rPr>
              <w:t>Programs &amp; Services</w:t>
            </w:r>
            <w:r w:rsidR="00B052A6">
              <w:rPr>
                <w:noProof/>
                <w:webHidden/>
              </w:rPr>
              <w:tab/>
            </w:r>
            <w:r w:rsidR="00B052A6">
              <w:rPr>
                <w:noProof/>
                <w:webHidden/>
              </w:rPr>
              <w:fldChar w:fldCharType="begin"/>
            </w:r>
            <w:r w:rsidR="00B052A6">
              <w:rPr>
                <w:noProof/>
                <w:webHidden/>
              </w:rPr>
              <w:instrText xml:space="preserve"> PAGEREF _Toc510117036 \h </w:instrText>
            </w:r>
            <w:r w:rsidR="00B052A6">
              <w:rPr>
                <w:noProof/>
                <w:webHidden/>
              </w:rPr>
            </w:r>
            <w:r w:rsidR="00B052A6">
              <w:rPr>
                <w:noProof/>
                <w:webHidden/>
              </w:rPr>
              <w:fldChar w:fldCharType="separate"/>
            </w:r>
            <w:r w:rsidR="00B052A6">
              <w:rPr>
                <w:noProof/>
                <w:webHidden/>
              </w:rPr>
              <w:t>24</w:t>
            </w:r>
            <w:r w:rsidR="00B052A6">
              <w:rPr>
                <w:noProof/>
                <w:webHidden/>
              </w:rPr>
              <w:fldChar w:fldCharType="end"/>
            </w:r>
          </w:hyperlink>
        </w:p>
        <w:p w14:paraId="32A7B2AE" w14:textId="77777777" w:rsidR="00B052A6" w:rsidRDefault="00AD355F">
          <w:pPr>
            <w:pStyle w:val="TOC3"/>
            <w:tabs>
              <w:tab w:val="left" w:pos="1320"/>
              <w:tab w:val="right" w:leader="dot" w:pos="9350"/>
            </w:tabs>
            <w:rPr>
              <w:rFonts w:asciiTheme="minorHAnsi" w:eastAsiaTheme="minorEastAsia" w:hAnsiTheme="minorHAnsi" w:cstheme="minorBidi"/>
              <w:noProof/>
              <w:sz w:val="22"/>
            </w:rPr>
          </w:pPr>
          <w:hyperlink w:anchor="_Toc510117037" w:history="1">
            <w:r w:rsidR="00B052A6" w:rsidRPr="00360FE5">
              <w:rPr>
                <w:rStyle w:val="Hyperlink"/>
                <w:noProof/>
              </w:rPr>
              <w:t>2.2.3</w:t>
            </w:r>
            <w:r w:rsidR="00B052A6">
              <w:rPr>
                <w:rFonts w:asciiTheme="minorHAnsi" w:eastAsiaTheme="minorEastAsia" w:hAnsiTheme="minorHAnsi" w:cstheme="minorBidi"/>
                <w:noProof/>
                <w:sz w:val="22"/>
              </w:rPr>
              <w:tab/>
            </w:r>
            <w:r w:rsidR="00B052A6" w:rsidRPr="00360FE5">
              <w:rPr>
                <w:rStyle w:val="Hyperlink"/>
                <w:noProof/>
              </w:rPr>
              <w:t>CCA/DA</w:t>
            </w:r>
            <w:r w:rsidR="00B052A6">
              <w:rPr>
                <w:noProof/>
                <w:webHidden/>
              </w:rPr>
              <w:tab/>
            </w:r>
            <w:r w:rsidR="00B052A6">
              <w:rPr>
                <w:noProof/>
                <w:webHidden/>
              </w:rPr>
              <w:fldChar w:fldCharType="begin"/>
            </w:r>
            <w:r w:rsidR="00B052A6">
              <w:rPr>
                <w:noProof/>
                <w:webHidden/>
              </w:rPr>
              <w:instrText xml:space="preserve"> PAGEREF _Toc510117037 \h </w:instrText>
            </w:r>
            <w:r w:rsidR="00B052A6">
              <w:rPr>
                <w:noProof/>
                <w:webHidden/>
              </w:rPr>
            </w:r>
            <w:r w:rsidR="00B052A6">
              <w:rPr>
                <w:noProof/>
                <w:webHidden/>
              </w:rPr>
              <w:fldChar w:fldCharType="separate"/>
            </w:r>
            <w:r w:rsidR="00B052A6">
              <w:rPr>
                <w:noProof/>
                <w:webHidden/>
              </w:rPr>
              <w:t>24</w:t>
            </w:r>
            <w:r w:rsidR="00B052A6">
              <w:rPr>
                <w:noProof/>
                <w:webHidden/>
              </w:rPr>
              <w:fldChar w:fldCharType="end"/>
            </w:r>
          </w:hyperlink>
        </w:p>
        <w:p w14:paraId="667E93C0" w14:textId="77777777" w:rsidR="00B052A6" w:rsidRDefault="00AD355F">
          <w:pPr>
            <w:pStyle w:val="TOC3"/>
            <w:tabs>
              <w:tab w:val="left" w:pos="1320"/>
              <w:tab w:val="right" w:leader="dot" w:pos="9350"/>
            </w:tabs>
            <w:rPr>
              <w:rFonts w:asciiTheme="minorHAnsi" w:eastAsiaTheme="minorEastAsia" w:hAnsiTheme="minorHAnsi" w:cstheme="minorBidi"/>
              <w:noProof/>
              <w:sz w:val="22"/>
            </w:rPr>
          </w:pPr>
          <w:hyperlink w:anchor="_Toc510117038" w:history="1">
            <w:r w:rsidR="00B052A6" w:rsidRPr="00360FE5">
              <w:rPr>
                <w:rStyle w:val="Hyperlink"/>
                <w:noProof/>
              </w:rPr>
              <w:t>2.2.4</w:t>
            </w:r>
            <w:r w:rsidR="00B052A6">
              <w:rPr>
                <w:rFonts w:asciiTheme="minorHAnsi" w:eastAsiaTheme="minorEastAsia" w:hAnsiTheme="minorHAnsi" w:cstheme="minorBidi"/>
                <w:noProof/>
                <w:sz w:val="22"/>
              </w:rPr>
              <w:tab/>
            </w:r>
            <w:r w:rsidR="00B052A6" w:rsidRPr="00360FE5">
              <w:rPr>
                <w:rStyle w:val="Hyperlink"/>
                <w:noProof/>
              </w:rPr>
              <w:t>RSS Request &amp; Service Order</w:t>
            </w:r>
            <w:r w:rsidR="00B052A6">
              <w:rPr>
                <w:noProof/>
                <w:webHidden/>
              </w:rPr>
              <w:tab/>
            </w:r>
            <w:r w:rsidR="00B052A6">
              <w:rPr>
                <w:noProof/>
                <w:webHidden/>
              </w:rPr>
              <w:fldChar w:fldCharType="begin"/>
            </w:r>
            <w:r w:rsidR="00B052A6">
              <w:rPr>
                <w:noProof/>
                <w:webHidden/>
              </w:rPr>
              <w:instrText xml:space="preserve"> PAGEREF _Toc510117038 \h </w:instrText>
            </w:r>
            <w:r w:rsidR="00B052A6">
              <w:rPr>
                <w:noProof/>
                <w:webHidden/>
              </w:rPr>
            </w:r>
            <w:r w:rsidR="00B052A6">
              <w:rPr>
                <w:noProof/>
                <w:webHidden/>
              </w:rPr>
              <w:fldChar w:fldCharType="separate"/>
            </w:r>
            <w:r w:rsidR="00B052A6">
              <w:rPr>
                <w:noProof/>
                <w:webHidden/>
              </w:rPr>
              <w:t>24</w:t>
            </w:r>
            <w:r w:rsidR="00B052A6">
              <w:rPr>
                <w:noProof/>
                <w:webHidden/>
              </w:rPr>
              <w:fldChar w:fldCharType="end"/>
            </w:r>
          </w:hyperlink>
        </w:p>
        <w:p w14:paraId="20F72516" w14:textId="77777777" w:rsidR="00B052A6" w:rsidRDefault="00AD355F">
          <w:pPr>
            <w:pStyle w:val="TOC3"/>
            <w:tabs>
              <w:tab w:val="left" w:pos="1320"/>
              <w:tab w:val="right" w:leader="dot" w:pos="9350"/>
            </w:tabs>
            <w:rPr>
              <w:rFonts w:asciiTheme="minorHAnsi" w:eastAsiaTheme="minorEastAsia" w:hAnsiTheme="minorHAnsi" w:cstheme="minorBidi"/>
              <w:noProof/>
              <w:sz w:val="22"/>
            </w:rPr>
          </w:pPr>
          <w:hyperlink w:anchor="_Toc510117039" w:history="1">
            <w:r w:rsidR="00B052A6" w:rsidRPr="00360FE5">
              <w:rPr>
                <w:rStyle w:val="Hyperlink"/>
                <w:noProof/>
              </w:rPr>
              <w:t>2.2.5</w:t>
            </w:r>
            <w:r w:rsidR="00B052A6">
              <w:rPr>
                <w:rFonts w:asciiTheme="minorHAnsi" w:eastAsiaTheme="minorEastAsia" w:hAnsiTheme="minorHAnsi" w:cstheme="minorBidi"/>
                <w:noProof/>
                <w:sz w:val="22"/>
              </w:rPr>
              <w:tab/>
            </w:r>
            <w:r w:rsidR="00B052A6" w:rsidRPr="00360FE5">
              <w:rPr>
                <w:rStyle w:val="Hyperlink"/>
                <w:noProof/>
              </w:rPr>
              <w:t>Appointment Scheduling</w:t>
            </w:r>
            <w:r w:rsidR="00B052A6">
              <w:rPr>
                <w:noProof/>
                <w:webHidden/>
              </w:rPr>
              <w:tab/>
            </w:r>
            <w:r w:rsidR="00B052A6">
              <w:rPr>
                <w:noProof/>
                <w:webHidden/>
              </w:rPr>
              <w:fldChar w:fldCharType="begin"/>
            </w:r>
            <w:r w:rsidR="00B052A6">
              <w:rPr>
                <w:noProof/>
                <w:webHidden/>
              </w:rPr>
              <w:instrText xml:space="preserve"> PAGEREF _Toc510117039 \h </w:instrText>
            </w:r>
            <w:r w:rsidR="00B052A6">
              <w:rPr>
                <w:noProof/>
                <w:webHidden/>
              </w:rPr>
            </w:r>
            <w:r w:rsidR="00B052A6">
              <w:rPr>
                <w:noProof/>
                <w:webHidden/>
              </w:rPr>
              <w:fldChar w:fldCharType="separate"/>
            </w:r>
            <w:r w:rsidR="00B052A6">
              <w:rPr>
                <w:noProof/>
                <w:webHidden/>
              </w:rPr>
              <w:t>24</w:t>
            </w:r>
            <w:r w:rsidR="00B052A6">
              <w:rPr>
                <w:noProof/>
                <w:webHidden/>
              </w:rPr>
              <w:fldChar w:fldCharType="end"/>
            </w:r>
          </w:hyperlink>
        </w:p>
        <w:p w14:paraId="44568BE4" w14:textId="77777777" w:rsidR="00B052A6" w:rsidRDefault="00AD355F">
          <w:pPr>
            <w:pStyle w:val="TOC2"/>
            <w:tabs>
              <w:tab w:val="left" w:pos="880"/>
              <w:tab w:val="right" w:leader="dot" w:pos="9350"/>
            </w:tabs>
            <w:rPr>
              <w:rFonts w:asciiTheme="minorHAnsi" w:eastAsiaTheme="minorEastAsia" w:hAnsiTheme="minorHAnsi" w:cstheme="minorBidi"/>
              <w:noProof/>
              <w:sz w:val="22"/>
            </w:rPr>
          </w:pPr>
          <w:hyperlink w:anchor="_Toc510117040" w:history="1">
            <w:r w:rsidR="00B052A6" w:rsidRPr="00360FE5">
              <w:rPr>
                <w:rStyle w:val="Hyperlink"/>
                <w:noProof/>
              </w:rPr>
              <w:t>2.3</w:t>
            </w:r>
            <w:r w:rsidR="00B052A6">
              <w:rPr>
                <w:rFonts w:asciiTheme="minorHAnsi" w:eastAsiaTheme="minorEastAsia" w:hAnsiTheme="minorHAnsi" w:cstheme="minorBidi"/>
                <w:noProof/>
                <w:sz w:val="22"/>
              </w:rPr>
              <w:tab/>
            </w:r>
            <w:r w:rsidR="00B052A6" w:rsidRPr="00360FE5">
              <w:rPr>
                <w:rStyle w:val="Hyperlink"/>
                <w:noProof/>
              </w:rPr>
              <w:t>Move Out Reversal Details</w:t>
            </w:r>
            <w:r w:rsidR="00B052A6">
              <w:rPr>
                <w:noProof/>
                <w:webHidden/>
              </w:rPr>
              <w:tab/>
            </w:r>
            <w:r w:rsidR="00B052A6">
              <w:rPr>
                <w:noProof/>
                <w:webHidden/>
              </w:rPr>
              <w:fldChar w:fldCharType="begin"/>
            </w:r>
            <w:r w:rsidR="00B052A6">
              <w:rPr>
                <w:noProof/>
                <w:webHidden/>
              </w:rPr>
              <w:instrText xml:space="preserve"> PAGEREF _Toc510117040 \h </w:instrText>
            </w:r>
            <w:r w:rsidR="00B052A6">
              <w:rPr>
                <w:noProof/>
                <w:webHidden/>
              </w:rPr>
            </w:r>
            <w:r w:rsidR="00B052A6">
              <w:rPr>
                <w:noProof/>
                <w:webHidden/>
              </w:rPr>
              <w:fldChar w:fldCharType="separate"/>
            </w:r>
            <w:r w:rsidR="00B052A6">
              <w:rPr>
                <w:noProof/>
                <w:webHidden/>
              </w:rPr>
              <w:t>25</w:t>
            </w:r>
            <w:r w:rsidR="00B052A6">
              <w:rPr>
                <w:noProof/>
                <w:webHidden/>
              </w:rPr>
              <w:fldChar w:fldCharType="end"/>
            </w:r>
          </w:hyperlink>
        </w:p>
        <w:p w14:paraId="47418DEF" w14:textId="77777777" w:rsidR="00B052A6" w:rsidRDefault="00AD355F">
          <w:pPr>
            <w:pStyle w:val="TOC3"/>
            <w:tabs>
              <w:tab w:val="left" w:pos="1320"/>
              <w:tab w:val="right" w:leader="dot" w:pos="9350"/>
            </w:tabs>
            <w:rPr>
              <w:rFonts w:asciiTheme="minorHAnsi" w:eastAsiaTheme="minorEastAsia" w:hAnsiTheme="minorHAnsi" w:cstheme="minorBidi"/>
              <w:noProof/>
              <w:sz w:val="22"/>
            </w:rPr>
          </w:pPr>
          <w:hyperlink w:anchor="_Toc510117041" w:history="1">
            <w:r w:rsidR="00B052A6" w:rsidRPr="00360FE5">
              <w:rPr>
                <w:rStyle w:val="Hyperlink"/>
                <w:noProof/>
              </w:rPr>
              <w:t>2.3.1</w:t>
            </w:r>
            <w:r w:rsidR="00B052A6">
              <w:rPr>
                <w:rFonts w:asciiTheme="minorHAnsi" w:eastAsiaTheme="minorEastAsia" w:hAnsiTheme="minorHAnsi" w:cstheme="minorBidi"/>
                <w:noProof/>
                <w:sz w:val="22"/>
              </w:rPr>
              <w:tab/>
            </w:r>
            <w:r w:rsidR="00B052A6" w:rsidRPr="00360FE5">
              <w:rPr>
                <w:rStyle w:val="Hyperlink"/>
                <w:noProof/>
              </w:rPr>
              <w:t>RSS Request &amp; Service Order</w:t>
            </w:r>
            <w:r w:rsidR="00B052A6">
              <w:rPr>
                <w:noProof/>
                <w:webHidden/>
              </w:rPr>
              <w:tab/>
            </w:r>
            <w:r w:rsidR="00B052A6">
              <w:rPr>
                <w:noProof/>
                <w:webHidden/>
              </w:rPr>
              <w:fldChar w:fldCharType="begin"/>
            </w:r>
            <w:r w:rsidR="00B052A6">
              <w:rPr>
                <w:noProof/>
                <w:webHidden/>
              </w:rPr>
              <w:instrText xml:space="preserve"> PAGEREF _Toc510117041 \h </w:instrText>
            </w:r>
            <w:r w:rsidR="00B052A6">
              <w:rPr>
                <w:noProof/>
                <w:webHidden/>
              </w:rPr>
            </w:r>
            <w:r w:rsidR="00B052A6">
              <w:rPr>
                <w:noProof/>
                <w:webHidden/>
              </w:rPr>
              <w:fldChar w:fldCharType="separate"/>
            </w:r>
            <w:r w:rsidR="00B052A6">
              <w:rPr>
                <w:noProof/>
                <w:webHidden/>
              </w:rPr>
              <w:t>26</w:t>
            </w:r>
            <w:r w:rsidR="00B052A6">
              <w:rPr>
                <w:noProof/>
                <w:webHidden/>
              </w:rPr>
              <w:fldChar w:fldCharType="end"/>
            </w:r>
          </w:hyperlink>
        </w:p>
        <w:p w14:paraId="38EED713" w14:textId="77777777" w:rsidR="00B052A6" w:rsidRDefault="00AD355F">
          <w:pPr>
            <w:pStyle w:val="TOC3"/>
            <w:tabs>
              <w:tab w:val="left" w:pos="1320"/>
              <w:tab w:val="right" w:leader="dot" w:pos="9350"/>
            </w:tabs>
            <w:rPr>
              <w:rFonts w:asciiTheme="minorHAnsi" w:eastAsiaTheme="minorEastAsia" w:hAnsiTheme="minorHAnsi" w:cstheme="minorBidi"/>
              <w:noProof/>
              <w:sz w:val="22"/>
            </w:rPr>
          </w:pPr>
          <w:hyperlink w:anchor="_Toc510117042" w:history="1">
            <w:r w:rsidR="00B052A6" w:rsidRPr="00360FE5">
              <w:rPr>
                <w:rStyle w:val="Hyperlink"/>
                <w:noProof/>
              </w:rPr>
              <w:t>2.3.2</w:t>
            </w:r>
            <w:r w:rsidR="00B052A6">
              <w:rPr>
                <w:rFonts w:asciiTheme="minorHAnsi" w:eastAsiaTheme="minorEastAsia" w:hAnsiTheme="minorHAnsi" w:cstheme="minorBidi"/>
                <w:noProof/>
                <w:sz w:val="22"/>
              </w:rPr>
              <w:tab/>
            </w:r>
            <w:r w:rsidR="00B052A6" w:rsidRPr="00360FE5">
              <w:rPr>
                <w:rStyle w:val="Hyperlink"/>
                <w:noProof/>
              </w:rPr>
              <w:t>Capturing of notes</w:t>
            </w:r>
            <w:r w:rsidR="00B052A6">
              <w:rPr>
                <w:noProof/>
                <w:webHidden/>
              </w:rPr>
              <w:tab/>
            </w:r>
            <w:r w:rsidR="00B052A6">
              <w:rPr>
                <w:noProof/>
                <w:webHidden/>
              </w:rPr>
              <w:fldChar w:fldCharType="begin"/>
            </w:r>
            <w:r w:rsidR="00B052A6">
              <w:rPr>
                <w:noProof/>
                <w:webHidden/>
              </w:rPr>
              <w:instrText xml:space="preserve"> PAGEREF _Toc510117042 \h </w:instrText>
            </w:r>
            <w:r w:rsidR="00B052A6">
              <w:rPr>
                <w:noProof/>
                <w:webHidden/>
              </w:rPr>
            </w:r>
            <w:r w:rsidR="00B052A6">
              <w:rPr>
                <w:noProof/>
                <w:webHidden/>
              </w:rPr>
              <w:fldChar w:fldCharType="separate"/>
            </w:r>
            <w:r w:rsidR="00B052A6">
              <w:rPr>
                <w:noProof/>
                <w:webHidden/>
              </w:rPr>
              <w:t>26</w:t>
            </w:r>
            <w:r w:rsidR="00B052A6">
              <w:rPr>
                <w:noProof/>
                <w:webHidden/>
              </w:rPr>
              <w:fldChar w:fldCharType="end"/>
            </w:r>
          </w:hyperlink>
        </w:p>
        <w:p w14:paraId="3DBDD828" w14:textId="77777777" w:rsidR="00B052A6" w:rsidRDefault="00AD355F">
          <w:pPr>
            <w:pStyle w:val="TOC3"/>
            <w:tabs>
              <w:tab w:val="left" w:pos="1320"/>
              <w:tab w:val="right" w:leader="dot" w:pos="9350"/>
            </w:tabs>
            <w:rPr>
              <w:rFonts w:asciiTheme="minorHAnsi" w:eastAsiaTheme="minorEastAsia" w:hAnsiTheme="minorHAnsi" w:cstheme="minorBidi"/>
              <w:noProof/>
              <w:sz w:val="22"/>
            </w:rPr>
          </w:pPr>
          <w:hyperlink w:anchor="_Toc510117043" w:history="1">
            <w:r w:rsidR="00B052A6" w:rsidRPr="00360FE5">
              <w:rPr>
                <w:rStyle w:val="Hyperlink"/>
                <w:noProof/>
              </w:rPr>
              <w:t>2.3.3</w:t>
            </w:r>
            <w:r w:rsidR="00B052A6">
              <w:rPr>
                <w:rFonts w:asciiTheme="minorHAnsi" w:eastAsiaTheme="minorEastAsia" w:hAnsiTheme="minorHAnsi" w:cstheme="minorBidi"/>
                <w:noProof/>
                <w:sz w:val="22"/>
              </w:rPr>
              <w:tab/>
            </w:r>
            <w:r w:rsidR="00B052A6" w:rsidRPr="00360FE5">
              <w:rPr>
                <w:rStyle w:val="Hyperlink"/>
                <w:noProof/>
              </w:rPr>
              <w:t>Programs &amp; Services</w:t>
            </w:r>
            <w:r w:rsidR="00B052A6">
              <w:rPr>
                <w:noProof/>
                <w:webHidden/>
              </w:rPr>
              <w:tab/>
            </w:r>
            <w:r w:rsidR="00B052A6">
              <w:rPr>
                <w:noProof/>
                <w:webHidden/>
              </w:rPr>
              <w:fldChar w:fldCharType="begin"/>
            </w:r>
            <w:r w:rsidR="00B052A6">
              <w:rPr>
                <w:noProof/>
                <w:webHidden/>
              </w:rPr>
              <w:instrText xml:space="preserve"> PAGEREF _Toc510117043 \h </w:instrText>
            </w:r>
            <w:r w:rsidR="00B052A6">
              <w:rPr>
                <w:noProof/>
                <w:webHidden/>
              </w:rPr>
            </w:r>
            <w:r w:rsidR="00B052A6">
              <w:rPr>
                <w:noProof/>
                <w:webHidden/>
              </w:rPr>
              <w:fldChar w:fldCharType="separate"/>
            </w:r>
            <w:r w:rsidR="00B052A6">
              <w:rPr>
                <w:noProof/>
                <w:webHidden/>
              </w:rPr>
              <w:t>26</w:t>
            </w:r>
            <w:r w:rsidR="00B052A6">
              <w:rPr>
                <w:noProof/>
                <w:webHidden/>
              </w:rPr>
              <w:fldChar w:fldCharType="end"/>
            </w:r>
          </w:hyperlink>
        </w:p>
        <w:p w14:paraId="371A51B8" w14:textId="77777777" w:rsidR="00B052A6" w:rsidRDefault="00AD355F">
          <w:pPr>
            <w:pStyle w:val="TOC3"/>
            <w:tabs>
              <w:tab w:val="left" w:pos="1320"/>
              <w:tab w:val="right" w:leader="dot" w:pos="9350"/>
            </w:tabs>
            <w:rPr>
              <w:rFonts w:asciiTheme="minorHAnsi" w:eastAsiaTheme="minorEastAsia" w:hAnsiTheme="minorHAnsi" w:cstheme="minorBidi"/>
              <w:noProof/>
              <w:sz w:val="22"/>
            </w:rPr>
          </w:pPr>
          <w:hyperlink w:anchor="_Toc510117044" w:history="1">
            <w:r w:rsidR="00B052A6" w:rsidRPr="00360FE5">
              <w:rPr>
                <w:rStyle w:val="Hyperlink"/>
                <w:noProof/>
              </w:rPr>
              <w:t>2.3.4</w:t>
            </w:r>
            <w:r w:rsidR="00B052A6">
              <w:rPr>
                <w:rFonts w:asciiTheme="minorHAnsi" w:eastAsiaTheme="minorEastAsia" w:hAnsiTheme="minorHAnsi" w:cstheme="minorBidi"/>
                <w:noProof/>
                <w:sz w:val="22"/>
              </w:rPr>
              <w:tab/>
            </w:r>
            <w:r w:rsidR="00B052A6" w:rsidRPr="00360FE5">
              <w:rPr>
                <w:rStyle w:val="Hyperlink"/>
                <w:noProof/>
              </w:rPr>
              <w:t>CCA/DA</w:t>
            </w:r>
            <w:r w:rsidR="00B052A6">
              <w:rPr>
                <w:noProof/>
                <w:webHidden/>
              </w:rPr>
              <w:tab/>
            </w:r>
            <w:r w:rsidR="00B052A6">
              <w:rPr>
                <w:noProof/>
                <w:webHidden/>
              </w:rPr>
              <w:fldChar w:fldCharType="begin"/>
            </w:r>
            <w:r w:rsidR="00B052A6">
              <w:rPr>
                <w:noProof/>
                <w:webHidden/>
              </w:rPr>
              <w:instrText xml:space="preserve"> PAGEREF _Toc510117044 \h </w:instrText>
            </w:r>
            <w:r w:rsidR="00B052A6">
              <w:rPr>
                <w:noProof/>
                <w:webHidden/>
              </w:rPr>
            </w:r>
            <w:r w:rsidR="00B052A6">
              <w:rPr>
                <w:noProof/>
                <w:webHidden/>
              </w:rPr>
              <w:fldChar w:fldCharType="separate"/>
            </w:r>
            <w:r w:rsidR="00B052A6">
              <w:rPr>
                <w:noProof/>
                <w:webHidden/>
              </w:rPr>
              <w:t>26</w:t>
            </w:r>
            <w:r w:rsidR="00B052A6">
              <w:rPr>
                <w:noProof/>
                <w:webHidden/>
              </w:rPr>
              <w:fldChar w:fldCharType="end"/>
            </w:r>
          </w:hyperlink>
        </w:p>
        <w:p w14:paraId="07BDDBDC" w14:textId="77777777" w:rsidR="00B052A6" w:rsidRDefault="00AD355F">
          <w:pPr>
            <w:pStyle w:val="TOC3"/>
            <w:tabs>
              <w:tab w:val="left" w:pos="1320"/>
              <w:tab w:val="right" w:leader="dot" w:pos="9350"/>
            </w:tabs>
            <w:rPr>
              <w:rFonts w:asciiTheme="minorHAnsi" w:eastAsiaTheme="minorEastAsia" w:hAnsiTheme="minorHAnsi" w:cstheme="minorBidi"/>
              <w:noProof/>
              <w:sz w:val="22"/>
            </w:rPr>
          </w:pPr>
          <w:hyperlink w:anchor="_Toc510117045" w:history="1">
            <w:r w:rsidR="00B052A6" w:rsidRPr="00360FE5">
              <w:rPr>
                <w:rStyle w:val="Hyperlink"/>
                <w:noProof/>
              </w:rPr>
              <w:t>2.3.5</w:t>
            </w:r>
            <w:r w:rsidR="00B052A6">
              <w:rPr>
                <w:rFonts w:asciiTheme="minorHAnsi" w:eastAsiaTheme="minorEastAsia" w:hAnsiTheme="minorHAnsi" w:cstheme="minorBidi"/>
                <w:noProof/>
                <w:sz w:val="22"/>
              </w:rPr>
              <w:tab/>
            </w:r>
            <w:r w:rsidR="00B052A6" w:rsidRPr="00360FE5">
              <w:rPr>
                <w:rStyle w:val="Hyperlink"/>
                <w:noProof/>
              </w:rPr>
              <w:t>Security Deposit</w:t>
            </w:r>
            <w:r w:rsidR="00B052A6">
              <w:rPr>
                <w:noProof/>
                <w:webHidden/>
              </w:rPr>
              <w:tab/>
            </w:r>
            <w:r w:rsidR="00B052A6">
              <w:rPr>
                <w:noProof/>
                <w:webHidden/>
              </w:rPr>
              <w:fldChar w:fldCharType="begin"/>
            </w:r>
            <w:r w:rsidR="00B052A6">
              <w:rPr>
                <w:noProof/>
                <w:webHidden/>
              </w:rPr>
              <w:instrText xml:space="preserve"> PAGEREF _Toc510117045 \h </w:instrText>
            </w:r>
            <w:r w:rsidR="00B052A6">
              <w:rPr>
                <w:noProof/>
                <w:webHidden/>
              </w:rPr>
            </w:r>
            <w:r w:rsidR="00B052A6">
              <w:rPr>
                <w:noProof/>
                <w:webHidden/>
              </w:rPr>
              <w:fldChar w:fldCharType="separate"/>
            </w:r>
            <w:r w:rsidR="00B052A6">
              <w:rPr>
                <w:noProof/>
                <w:webHidden/>
              </w:rPr>
              <w:t>26</w:t>
            </w:r>
            <w:r w:rsidR="00B052A6">
              <w:rPr>
                <w:noProof/>
                <w:webHidden/>
              </w:rPr>
              <w:fldChar w:fldCharType="end"/>
            </w:r>
          </w:hyperlink>
        </w:p>
        <w:p w14:paraId="19A83C80" w14:textId="77777777" w:rsidR="00B052A6" w:rsidRDefault="00AD355F">
          <w:pPr>
            <w:pStyle w:val="TOC3"/>
            <w:tabs>
              <w:tab w:val="left" w:pos="1320"/>
              <w:tab w:val="right" w:leader="dot" w:pos="9350"/>
            </w:tabs>
            <w:rPr>
              <w:rFonts w:asciiTheme="minorHAnsi" w:eastAsiaTheme="minorEastAsia" w:hAnsiTheme="minorHAnsi" w:cstheme="minorBidi"/>
              <w:noProof/>
              <w:sz w:val="22"/>
            </w:rPr>
          </w:pPr>
          <w:hyperlink w:anchor="_Toc510117046" w:history="1">
            <w:r w:rsidR="00B052A6" w:rsidRPr="00360FE5">
              <w:rPr>
                <w:rStyle w:val="Hyperlink"/>
                <w:noProof/>
              </w:rPr>
              <w:t>2.3.6</w:t>
            </w:r>
            <w:r w:rsidR="00B052A6">
              <w:rPr>
                <w:rFonts w:asciiTheme="minorHAnsi" w:eastAsiaTheme="minorEastAsia" w:hAnsiTheme="minorHAnsi" w:cstheme="minorBidi"/>
                <w:noProof/>
                <w:sz w:val="22"/>
              </w:rPr>
              <w:tab/>
            </w:r>
            <w:r w:rsidR="00B052A6" w:rsidRPr="00360FE5">
              <w:rPr>
                <w:rStyle w:val="Hyperlink"/>
                <w:noProof/>
              </w:rPr>
              <w:t>Appointment Scheduling</w:t>
            </w:r>
            <w:r w:rsidR="00B052A6">
              <w:rPr>
                <w:noProof/>
                <w:webHidden/>
              </w:rPr>
              <w:tab/>
            </w:r>
            <w:r w:rsidR="00B052A6">
              <w:rPr>
                <w:noProof/>
                <w:webHidden/>
              </w:rPr>
              <w:fldChar w:fldCharType="begin"/>
            </w:r>
            <w:r w:rsidR="00B052A6">
              <w:rPr>
                <w:noProof/>
                <w:webHidden/>
              </w:rPr>
              <w:instrText xml:space="preserve"> PAGEREF _Toc510117046 \h </w:instrText>
            </w:r>
            <w:r w:rsidR="00B052A6">
              <w:rPr>
                <w:noProof/>
                <w:webHidden/>
              </w:rPr>
            </w:r>
            <w:r w:rsidR="00B052A6">
              <w:rPr>
                <w:noProof/>
                <w:webHidden/>
              </w:rPr>
              <w:fldChar w:fldCharType="separate"/>
            </w:r>
            <w:r w:rsidR="00B052A6">
              <w:rPr>
                <w:noProof/>
                <w:webHidden/>
              </w:rPr>
              <w:t>26</w:t>
            </w:r>
            <w:r w:rsidR="00B052A6">
              <w:rPr>
                <w:noProof/>
                <w:webHidden/>
              </w:rPr>
              <w:fldChar w:fldCharType="end"/>
            </w:r>
          </w:hyperlink>
        </w:p>
        <w:p w14:paraId="6625A91A" w14:textId="77777777" w:rsidR="00B052A6" w:rsidRDefault="00AD355F">
          <w:pPr>
            <w:pStyle w:val="TOC3"/>
            <w:tabs>
              <w:tab w:val="left" w:pos="1320"/>
              <w:tab w:val="right" w:leader="dot" w:pos="9350"/>
            </w:tabs>
            <w:rPr>
              <w:rFonts w:asciiTheme="minorHAnsi" w:eastAsiaTheme="minorEastAsia" w:hAnsiTheme="minorHAnsi" w:cstheme="minorBidi"/>
              <w:noProof/>
              <w:sz w:val="22"/>
            </w:rPr>
          </w:pPr>
          <w:hyperlink w:anchor="_Toc510117047" w:history="1">
            <w:r w:rsidR="00B052A6" w:rsidRPr="00360FE5">
              <w:rPr>
                <w:rStyle w:val="Hyperlink"/>
                <w:noProof/>
              </w:rPr>
              <w:t>2.3.7</w:t>
            </w:r>
            <w:r w:rsidR="00B052A6">
              <w:rPr>
                <w:rFonts w:asciiTheme="minorHAnsi" w:eastAsiaTheme="minorEastAsia" w:hAnsiTheme="minorHAnsi" w:cstheme="minorBidi"/>
                <w:noProof/>
                <w:sz w:val="22"/>
              </w:rPr>
              <w:tab/>
            </w:r>
            <w:r w:rsidR="00B052A6" w:rsidRPr="00360FE5">
              <w:rPr>
                <w:rStyle w:val="Hyperlink"/>
                <w:noProof/>
              </w:rPr>
              <w:t>NEM</w:t>
            </w:r>
            <w:r w:rsidR="00B052A6">
              <w:rPr>
                <w:noProof/>
                <w:webHidden/>
              </w:rPr>
              <w:tab/>
            </w:r>
            <w:r w:rsidR="00B052A6">
              <w:rPr>
                <w:noProof/>
                <w:webHidden/>
              </w:rPr>
              <w:fldChar w:fldCharType="begin"/>
            </w:r>
            <w:r w:rsidR="00B052A6">
              <w:rPr>
                <w:noProof/>
                <w:webHidden/>
              </w:rPr>
              <w:instrText xml:space="preserve"> PAGEREF _Toc510117047 \h </w:instrText>
            </w:r>
            <w:r w:rsidR="00B052A6">
              <w:rPr>
                <w:noProof/>
                <w:webHidden/>
              </w:rPr>
            </w:r>
            <w:r w:rsidR="00B052A6">
              <w:rPr>
                <w:noProof/>
                <w:webHidden/>
              </w:rPr>
              <w:fldChar w:fldCharType="separate"/>
            </w:r>
            <w:r w:rsidR="00B052A6">
              <w:rPr>
                <w:noProof/>
                <w:webHidden/>
              </w:rPr>
              <w:t>27</w:t>
            </w:r>
            <w:r w:rsidR="00B052A6">
              <w:rPr>
                <w:noProof/>
                <w:webHidden/>
              </w:rPr>
              <w:fldChar w:fldCharType="end"/>
            </w:r>
          </w:hyperlink>
        </w:p>
        <w:p w14:paraId="4DD549E6" w14:textId="77777777" w:rsidR="00B052A6" w:rsidRDefault="00AD355F">
          <w:pPr>
            <w:pStyle w:val="TOC2"/>
            <w:tabs>
              <w:tab w:val="left" w:pos="880"/>
              <w:tab w:val="right" w:leader="dot" w:pos="9350"/>
            </w:tabs>
            <w:rPr>
              <w:rFonts w:asciiTheme="minorHAnsi" w:eastAsiaTheme="minorEastAsia" w:hAnsiTheme="minorHAnsi" w:cstheme="minorBidi"/>
              <w:noProof/>
              <w:sz w:val="22"/>
            </w:rPr>
          </w:pPr>
          <w:hyperlink w:anchor="_Toc510117048" w:history="1">
            <w:r w:rsidR="00B052A6" w:rsidRPr="00360FE5">
              <w:rPr>
                <w:rStyle w:val="Hyperlink"/>
                <w:noProof/>
              </w:rPr>
              <w:t>2.4</w:t>
            </w:r>
            <w:r w:rsidR="00B052A6">
              <w:rPr>
                <w:rFonts w:asciiTheme="minorHAnsi" w:eastAsiaTheme="minorEastAsia" w:hAnsiTheme="minorHAnsi" w:cstheme="minorBidi"/>
                <w:noProof/>
                <w:sz w:val="22"/>
              </w:rPr>
              <w:tab/>
            </w:r>
            <w:r w:rsidR="00B052A6" w:rsidRPr="00360FE5">
              <w:rPr>
                <w:rStyle w:val="Hyperlink"/>
                <w:noProof/>
              </w:rPr>
              <w:t>Transfer Details</w:t>
            </w:r>
            <w:r w:rsidR="00B052A6">
              <w:rPr>
                <w:noProof/>
                <w:webHidden/>
              </w:rPr>
              <w:tab/>
            </w:r>
            <w:r w:rsidR="00B052A6">
              <w:rPr>
                <w:noProof/>
                <w:webHidden/>
              </w:rPr>
              <w:fldChar w:fldCharType="begin"/>
            </w:r>
            <w:r w:rsidR="00B052A6">
              <w:rPr>
                <w:noProof/>
                <w:webHidden/>
              </w:rPr>
              <w:instrText xml:space="preserve"> PAGEREF _Toc510117048 \h </w:instrText>
            </w:r>
            <w:r w:rsidR="00B052A6">
              <w:rPr>
                <w:noProof/>
                <w:webHidden/>
              </w:rPr>
            </w:r>
            <w:r w:rsidR="00B052A6">
              <w:rPr>
                <w:noProof/>
                <w:webHidden/>
              </w:rPr>
              <w:fldChar w:fldCharType="separate"/>
            </w:r>
            <w:r w:rsidR="00B052A6">
              <w:rPr>
                <w:noProof/>
                <w:webHidden/>
              </w:rPr>
              <w:t>27</w:t>
            </w:r>
            <w:r w:rsidR="00B052A6">
              <w:rPr>
                <w:noProof/>
                <w:webHidden/>
              </w:rPr>
              <w:fldChar w:fldCharType="end"/>
            </w:r>
          </w:hyperlink>
        </w:p>
        <w:p w14:paraId="0A80D546" w14:textId="77777777" w:rsidR="00B052A6" w:rsidRDefault="00AD355F">
          <w:pPr>
            <w:pStyle w:val="TOC3"/>
            <w:tabs>
              <w:tab w:val="left" w:pos="1320"/>
              <w:tab w:val="right" w:leader="dot" w:pos="9350"/>
            </w:tabs>
            <w:rPr>
              <w:rFonts w:asciiTheme="minorHAnsi" w:eastAsiaTheme="minorEastAsia" w:hAnsiTheme="minorHAnsi" w:cstheme="minorBidi"/>
              <w:noProof/>
              <w:sz w:val="22"/>
            </w:rPr>
          </w:pPr>
          <w:hyperlink w:anchor="_Toc510117049" w:history="1">
            <w:r w:rsidR="00B052A6" w:rsidRPr="00360FE5">
              <w:rPr>
                <w:rStyle w:val="Hyperlink"/>
                <w:noProof/>
              </w:rPr>
              <w:t>2.4.1</w:t>
            </w:r>
            <w:r w:rsidR="00B052A6">
              <w:rPr>
                <w:rFonts w:asciiTheme="minorHAnsi" w:eastAsiaTheme="minorEastAsia" w:hAnsiTheme="minorHAnsi" w:cstheme="minorBidi"/>
                <w:noProof/>
                <w:sz w:val="22"/>
              </w:rPr>
              <w:tab/>
            </w:r>
            <w:r w:rsidR="00B052A6" w:rsidRPr="00360FE5">
              <w:rPr>
                <w:rStyle w:val="Hyperlink"/>
                <w:noProof/>
              </w:rPr>
              <w:t>Paperless Billing (e-Bill)</w:t>
            </w:r>
            <w:r w:rsidR="00B052A6">
              <w:rPr>
                <w:noProof/>
                <w:webHidden/>
              </w:rPr>
              <w:tab/>
            </w:r>
            <w:r w:rsidR="00B052A6">
              <w:rPr>
                <w:noProof/>
                <w:webHidden/>
              </w:rPr>
              <w:fldChar w:fldCharType="begin"/>
            </w:r>
            <w:r w:rsidR="00B052A6">
              <w:rPr>
                <w:noProof/>
                <w:webHidden/>
              </w:rPr>
              <w:instrText xml:space="preserve"> PAGEREF _Toc510117049 \h </w:instrText>
            </w:r>
            <w:r w:rsidR="00B052A6">
              <w:rPr>
                <w:noProof/>
                <w:webHidden/>
              </w:rPr>
            </w:r>
            <w:r w:rsidR="00B052A6">
              <w:rPr>
                <w:noProof/>
                <w:webHidden/>
              </w:rPr>
              <w:fldChar w:fldCharType="separate"/>
            </w:r>
            <w:r w:rsidR="00B052A6">
              <w:rPr>
                <w:noProof/>
                <w:webHidden/>
              </w:rPr>
              <w:t>33</w:t>
            </w:r>
            <w:r w:rsidR="00B052A6">
              <w:rPr>
                <w:noProof/>
                <w:webHidden/>
              </w:rPr>
              <w:fldChar w:fldCharType="end"/>
            </w:r>
          </w:hyperlink>
        </w:p>
        <w:p w14:paraId="0B82944F" w14:textId="77777777" w:rsidR="00B052A6" w:rsidRDefault="00AD355F">
          <w:pPr>
            <w:pStyle w:val="TOC3"/>
            <w:tabs>
              <w:tab w:val="left" w:pos="1320"/>
              <w:tab w:val="right" w:leader="dot" w:pos="9350"/>
            </w:tabs>
            <w:rPr>
              <w:rFonts w:asciiTheme="minorHAnsi" w:eastAsiaTheme="minorEastAsia" w:hAnsiTheme="minorHAnsi" w:cstheme="minorBidi"/>
              <w:noProof/>
              <w:sz w:val="22"/>
            </w:rPr>
          </w:pPr>
          <w:hyperlink w:anchor="_Toc510117050" w:history="1">
            <w:r w:rsidR="00B052A6" w:rsidRPr="00360FE5">
              <w:rPr>
                <w:rStyle w:val="Hyperlink"/>
                <w:noProof/>
              </w:rPr>
              <w:t>2.4.2</w:t>
            </w:r>
            <w:r w:rsidR="00B052A6">
              <w:rPr>
                <w:rFonts w:asciiTheme="minorHAnsi" w:eastAsiaTheme="minorEastAsia" w:hAnsiTheme="minorHAnsi" w:cstheme="minorBidi"/>
                <w:noProof/>
                <w:sz w:val="22"/>
              </w:rPr>
              <w:tab/>
            </w:r>
            <w:r w:rsidR="00B052A6" w:rsidRPr="00360FE5">
              <w:rPr>
                <w:rStyle w:val="Hyperlink"/>
                <w:noProof/>
              </w:rPr>
              <w:t>Programs &amp; Services</w:t>
            </w:r>
            <w:r w:rsidR="00B052A6">
              <w:rPr>
                <w:noProof/>
                <w:webHidden/>
              </w:rPr>
              <w:tab/>
            </w:r>
            <w:r w:rsidR="00B052A6">
              <w:rPr>
                <w:noProof/>
                <w:webHidden/>
              </w:rPr>
              <w:fldChar w:fldCharType="begin"/>
            </w:r>
            <w:r w:rsidR="00B052A6">
              <w:rPr>
                <w:noProof/>
                <w:webHidden/>
              </w:rPr>
              <w:instrText xml:space="preserve"> PAGEREF _Toc510117050 \h </w:instrText>
            </w:r>
            <w:r w:rsidR="00B052A6">
              <w:rPr>
                <w:noProof/>
                <w:webHidden/>
              </w:rPr>
            </w:r>
            <w:r w:rsidR="00B052A6">
              <w:rPr>
                <w:noProof/>
                <w:webHidden/>
              </w:rPr>
              <w:fldChar w:fldCharType="separate"/>
            </w:r>
            <w:r w:rsidR="00B052A6">
              <w:rPr>
                <w:noProof/>
                <w:webHidden/>
              </w:rPr>
              <w:t>33</w:t>
            </w:r>
            <w:r w:rsidR="00B052A6">
              <w:rPr>
                <w:noProof/>
                <w:webHidden/>
              </w:rPr>
              <w:fldChar w:fldCharType="end"/>
            </w:r>
          </w:hyperlink>
        </w:p>
        <w:p w14:paraId="2B803ED1" w14:textId="77777777" w:rsidR="00B052A6" w:rsidRDefault="00AD355F">
          <w:pPr>
            <w:pStyle w:val="TOC3"/>
            <w:tabs>
              <w:tab w:val="left" w:pos="1320"/>
              <w:tab w:val="right" w:leader="dot" w:pos="9350"/>
            </w:tabs>
            <w:rPr>
              <w:rFonts w:asciiTheme="minorHAnsi" w:eastAsiaTheme="minorEastAsia" w:hAnsiTheme="minorHAnsi" w:cstheme="minorBidi"/>
              <w:noProof/>
              <w:sz w:val="22"/>
            </w:rPr>
          </w:pPr>
          <w:hyperlink w:anchor="_Toc510117051" w:history="1">
            <w:r w:rsidR="00B052A6" w:rsidRPr="00360FE5">
              <w:rPr>
                <w:rStyle w:val="Hyperlink"/>
                <w:noProof/>
              </w:rPr>
              <w:t>2.4.3</w:t>
            </w:r>
            <w:r w:rsidR="00B052A6">
              <w:rPr>
                <w:rFonts w:asciiTheme="minorHAnsi" w:eastAsiaTheme="minorEastAsia" w:hAnsiTheme="minorHAnsi" w:cstheme="minorBidi"/>
                <w:noProof/>
                <w:sz w:val="22"/>
              </w:rPr>
              <w:tab/>
            </w:r>
            <w:r w:rsidR="00B052A6" w:rsidRPr="00360FE5">
              <w:rPr>
                <w:rStyle w:val="Hyperlink"/>
                <w:noProof/>
              </w:rPr>
              <w:t>CCA</w:t>
            </w:r>
            <w:r w:rsidR="00B052A6">
              <w:rPr>
                <w:noProof/>
                <w:webHidden/>
              </w:rPr>
              <w:tab/>
            </w:r>
            <w:r w:rsidR="00B052A6">
              <w:rPr>
                <w:noProof/>
                <w:webHidden/>
              </w:rPr>
              <w:fldChar w:fldCharType="begin"/>
            </w:r>
            <w:r w:rsidR="00B052A6">
              <w:rPr>
                <w:noProof/>
                <w:webHidden/>
              </w:rPr>
              <w:instrText xml:space="preserve"> PAGEREF _Toc510117051 \h </w:instrText>
            </w:r>
            <w:r w:rsidR="00B052A6">
              <w:rPr>
                <w:noProof/>
                <w:webHidden/>
              </w:rPr>
            </w:r>
            <w:r w:rsidR="00B052A6">
              <w:rPr>
                <w:noProof/>
                <w:webHidden/>
              </w:rPr>
              <w:fldChar w:fldCharType="separate"/>
            </w:r>
            <w:r w:rsidR="00B052A6">
              <w:rPr>
                <w:noProof/>
                <w:webHidden/>
              </w:rPr>
              <w:t>33</w:t>
            </w:r>
            <w:r w:rsidR="00B052A6">
              <w:rPr>
                <w:noProof/>
                <w:webHidden/>
              </w:rPr>
              <w:fldChar w:fldCharType="end"/>
            </w:r>
          </w:hyperlink>
        </w:p>
        <w:p w14:paraId="71F6A087" w14:textId="77777777" w:rsidR="00B052A6" w:rsidRDefault="00AD355F">
          <w:pPr>
            <w:pStyle w:val="TOC2"/>
            <w:tabs>
              <w:tab w:val="left" w:pos="880"/>
              <w:tab w:val="right" w:leader="dot" w:pos="9350"/>
            </w:tabs>
            <w:rPr>
              <w:rFonts w:asciiTheme="minorHAnsi" w:eastAsiaTheme="minorEastAsia" w:hAnsiTheme="minorHAnsi" w:cstheme="minorBidi"/>
              <w:noProof/>
              <w:sz w:val="22"/>
            </w:rPr>
          </w:pPr>
          <w:hyperlink w:anchor="_Toc510117052" w:history="1">
            <w:r w:rsidR="00B052A6" w:rsidRPr="00360FE5">
              <w:rPr>
                <w:rStyle w:val="Hyperlink"/>
                <w:noProof/>
              </w:rPr>
              <w:t>2.5</w:t>
            </w:r>
            <w:r w:rsidR="00B052A6">
              <w:rPr>
                <w:rFonts w:asciiTheme="minorHAnsi" w:eastAsiaTheme="minorEastAsia" w:hAnsiTheme="minorHAnsi" w:cstheme="minorBidi"/>
                <w:noProof/>
                <w:sz w:val="22"/>
              </w:rPr>
              <w:tab/>
            </w:r>
            <w:r w:rsidR="00B052A6" w:rsidRPr="00360FE5">
              <w:rPr>
                <w:rStyle w:val="Hyperlink"/>
                <w:noProof/>
              </w:rPr>
              <w:t>Process / Performance Improvement</w:t>
            </w:r>
            <w:r w:rsidR="00B052A6">
              <w:rPr>
                <w:noProof/>
                <w:webHidden/>
              </w:rPr>
              <w:tab/>
            </w:r>
            <w:r w:rsidR="00B052A6">
              <w:rPr>
                <w:noProof/>
                <w:webHidden/>
              </w:rPr>
              <w:fldChar w:fldCharType="begin"/>
            </w:r>
            <w:r w:rsidR="00B052A6">
              <w:rPr>
                <w:noProof/>
                <w:webHidden/>
              </w:rPr>
              <w:instrText xml:space="preserve"> PAGEREF _Toc510117052 \h </w:instrText>
            </w:r>
            <w:r w:rsidR="00B052A6">
              <w:rPr>
                <w:noProof/>
                <w:webHidden/>
              </w:rPr>
            </w:r>
            <w:r w:rsidR="00B052A6">
              <w:rPr>
                <w:noProof/>
                <w:webHidden/>
              </w:rPr>
              <w:fldChar w:fldCharType="separate"/>
            </w:r>
            <w:r w:rsidR="00B052A6">
              <w:rPr>
                <w:noProof/>
                <w:webHidden/>
              </w:rPr>
              <w:t>33</w:t>
            </w:r>
            <w:r w:rsidR="00B052A6">
              <w:rPr>
                <w:noProof/>
                <w:webHidden/>
              </w:rPr>
              <w:fldChar w:fldCharType="end"/>
            </w:r>
          </w:hyperlink>
        </w:p>
        <w:p w14:paraId="1D795B9F" w14:textId="77777777" w:rsidR="00B052A6" w:rsidRDefault="00AD355F">
          <w:pPr>
            <w:pStyle w:val="TOC2"/>
            <w:tabs>
              <w:tab w:val="left" w:pos="880"/>
              <w:tab w:val="right" w:leader="dot" w:pos="9350"/>
            </w:tabs>
            <w:rPr>
              <w:rFonts w:asciiTheme="minorHAnsi" w:eastAsiaTheme="minorEastAsia" w:hAnsiTheme="minorHAnsi" w:cstheme="minorBidi"/>
              <w:noProof/>
              <w:sz w:val="22"/>
            </w:rPr>
          </w:pPr>
          <w:hyperlink w:anchor="_Toc510117053" w:history="1">
            <w:r w:rsidR="00B052A6" w:rsidRPr="00360FE5">
              <w:rPr>
                <w:rStyle w:val="Hyperlink"/>
                <w:noProof/>
              </w:rPr>
              <w:t>2.6</w:t>
            </w:r>
            <w:r w:rsidR="00B052A6">
              <w:rPr>
                <w:rFonts w:asciiTheme="minorHAnsi" w:eastAsiaTheme="minorEastAsia" w:hAnsiTheme="minorHAnsi" w:cstheme="minorBidi"/>
                <w:noProof/>
                <w:sz w:val="22"/>
              </w:rPr>
              <w:tab/>
            </w:r>
            <w:r w:rsidR="00B052A6" w:rsidRPr="00360FE5">
              <w:rPr>
                <w:rStyle w:val="Hyperlink"/>
                <w:noProof/>
              </w:rPr>
              <w:t>Prerequisites and Inputs</w:t>
            </w:r>
            <w:r w:rsidR="00B052A6">
              <w:rPr>
                <w:noProof/>
                <w:webHidden/>
              </w:rPr>
              <w:tab/>
            </w:r>
            <w:r w:rsidR="00B052A6">
              <w:rPr>
                <w:noProof/>
                <w:webHidden/>
              </w:rPr>
              <w:fldChar w:fldCharType="begin"/>
            </w:r>
            <w:r w:rsidR="00B052A6">
              <w:rPr>
                <w:noProof/>
                <w:webHidden/>
              </w:rPr>
              <w:instrText xml:space="preserve"> PAGEREF _Toc510117053 \h </w:instrText>
            </w:r>
            <w:r w:rsidR="00B052A6">
              <w:rPr>
                <w:noProof/>
                <w:webHidden/>
              </w:rPr>
            </w:r>
            <w:r w:rsidR="00B052A6">
              <w:rPr>
                <w:noProof/>
                <w:webHidden/>
              </w:rPr>
              <w:fldChar w:fldCharType="separate"/>
            </w:r>
            <w:r w:rsidR="00B052A6">
              <w:rPr>
                <w:noProof/>
                <w:webHidden/>
              </w:rPr>
              <w:t>33</w:t>
            </w:r>
            <w:r w:rsidR="00B052A6">
              <w:rPr>
                <w:noProof/>
                <w:webHidden/>
              </w:rPr>
              <w:fldChar w:fldCharType="end"/>
            </w:r>
          </w:hyperlink>
        </w:p>
        <w:p w14:paraId="53BCB0E9" w14:textId="77777777" w:rsidR="00B052A6" w:rsidRDefault="00AD355F">
          <w:pPr>
            <w:pStyle w:val="TOC2"/>
            <w:tabs>
              <w:tab w:val="left" w:pos="880"/>
              <w:tab w:val="right" w:leader="dot" w:pos="9350"/>
            </w:tabs>
            <w:rPr>
              <w:rFonts w:asciiTheme="minorHAnsi" w:eastAsiaTheme="minorEastAsia" w:hAnsiTheme="minorHAnsi" w:cstheme="minorBidi"/>
              <w:noProof/>
              <w:sz w:val="22"/>
            </w:rPr>
          </w:pPr>
          <w:hyperlink w:anchor="_Toc510117054" w:history="1">
            <w:r w:rsidR="00B052A6" w:rsidRPr="00360FE5">
              <w:rPr>
                <w:rStyle w:val="Hyperlink"/>
                <w:noProof/>
              </w:rPr>
              <w:t>2.7</w:t>
            </w:r>
            <w:r w:rsidR="00B052A6">
              <w:rPr>
                <w:rFonts w:asciiTheme="minorHAnsi" w:eastAsiaTheme="minorEastAsia" w:hAnsiTheme="minorHAnsi" w:cstheme="minorBidi"/>
                <w:noProof/>
                <w:sz w:val="22"/>
              </w:rPr>
              <w:tab/>
            </w:r>
            <w:r w:rsidR="00B052A6" w:rsidRPr="00360FE5">
              <w:rPr>
                <w:rStyle w:val="Hyperlink"/>
                <w:noProof/>
              </w:rPr>
              <w:t>General Assumptions</w:t>
            </w:r>
            <w:r w:rsidR="00B052A6">
              <w:rPr>
                <w:noProof/>
                <w:webHidden/>
              </w:rPr>
              <w:tab/>
            </w:r>
            <w:r w:rsidR="00B052A6">
              <w:rPr>
                <w:noProof/>
                <w:webHidden/>
              </w:rPr>
              <w:fldChar w:fldCharType="begin"/>
            </w:r>
            <w:r w:rsidR="00B052A6">
              <w:rPr>
                <w:noProof/>
                <w:webHidden/>
              </w:rPr>
              <w:instrText xml:space="preserve"> PAGEREF _Toc510117054 \h </w:instrText>
            </w:r>
            <w:r w:rsidR="00B052A6">
              <w:rPr>
                <w:noProof/>
                <w:webHidden/>
              </w:rPr>
            </w:r>
            <w:r w:rsidR="00B052A6">
              <w:rPr>
                <w:noProof/>
                <w:webHidden/>
              </w:rPr>
              <w:fldChar w:fldCharType="separate"/>
            </w:r>
            <w:r w:rsidR="00B052A6">
              <w:rPr>
                <w:noProof/>
                <w:webHidden/>
              </w:rPr>
              <w:t>34</w:t>
            </w:r>
            <w:r w:rsidR="00B052A6">
              <w:rPr>
                <w:noProof/>
                <w:webHidden/>
              </w:rPr>
              <w:fldChar w:fldCharType="end"/>
            </w:r>
          </w:hyperlink>
        </w:p>
        <w:p w14:paraId="08DBC5CC" w14:textId="77777777" w:rsidR="00B052A6" w:rsidRDefault="00AD355F">
          <w:pPr>
            <w:pStyle w:val="TOC2"/>
            <w:tabs>
              <w:tab w:val="left" w:pos="880"/>
              <w:tab w:val="right" w:leader="dot" w:pos="9350"/>
            </w:tabs>
            <w:rPr>
              <w:rFonts w:asciiTheme="minorHAnsi" w:eastAsiaTheme="minorEastAsia" w:hAnsiTheme="minorHAnsi" w:cstheme="minorBidi"/>
              <w:noProof/>
              <w:sz w:val="22"/>
            </w:rPr>
          </w:pPr>
          <w:hyperlink w:anchor="_Toc510117055" w:history="1">
            <w:r w:rsidR="00B052A6" w:rsidRPr="00360FE5">
              <w:rPr>
                <w:rStyle w:val="Hyperlink"/>
                <w:noProof/>
              </w:rPr>
              <w:t>2.8</w:t>
            </w:r>
            <w:r w:rsidR="00B052A6">
              <w:rPr>
                <w:rFonts w:asciiTheme="minorHAnsi" w:eastAsiaTheme="minorEastAsia" w:hAnsiTheme="minorHAnsi" w:cstheme="minorBidi"/>
                <w:noProof/>
                <w:sz w:val="22"/>
              </w:rPr>
              <w:tab/>
            </w:r>
            <w:r w:rsidR="00B052A6" w:rsidRPr="00360FE5">
              <w:rPr>
                <w:rStyle w:val="Hyperlink"/>
                <w:noProof/>
              </w:rPr>
              <w:t>Business Process Hierarchy</w:t>
            </w:r>
            <w:r w:rsidR="00B052A6">
              <w:rPr>
                <w:noProof/>
                <w:webHidden/>
              </w:rPr>
              <w:tab/>
            </w:r>
            <w:r w:rsidR="00B052A6">
              <w:rPr>
                <w:noProof/>
                <w:webHidden/>
              </w:rPr>
              <w:fldChar w:fldCharType="begin"/>
            </w:r>
            <w:r w:rsidR="00B052A6">
              <w:rPr>
                <w:noProof/>
                <w:webHidden/>
              </w:rPr>
              <w:instrText xml:space="preserve"> PAGEREF _Toc510117055 \h </w:instrText>
            </w:r>
            <w:r w:rsidR="00B052A6">
              <w:rPr>
                <w:noProof/>
                <w:webHidden/>
              </w:rPr>
            </w:r>
            <w:r w:rsidR="00B052A6">
              <w:rPr>
                <w:noProof/>
                <w:webHidden/>
              </w:rPr>
              <w:fldChar w:fldCharType="separate"/>
            </w:r>
            <w:r w:rsidR="00B052A6">
              <w:rPr>
                <w:noProof/>
                <w:webHidden/>
              </w:rPr>
              <w:t>34</w:t>
            </w:r>
            <w:r w:rsidR="00B052A6">
              <w:rPr>
                <w:noProof/>
                <w:webHidden/>
              </w:rPr>
              <w:fldChar w:fldCharType="end"/>
            </w:r>
          </w:hyperlink>
        </w:p>
        <w:p w14:paraId="723FCCD7" w14:textId="77777777" w:rsidR="00B052A6" w:rsidRDefault="00AD355F">
          <w:pPr>
            <w:pStyle w:val="TOC2"/>
            <w:tabs>
              <w:tab w:val="left" w:pos="880"/>
              <w:tab w:val="right" w:leader="dot" w:pos="9350"/>
            </w:tabs>
            <w:rPr>
              <w:rFonts w:asciiTheme="minorHAnsi" w:eastAsiaTheme="minorEastAsia" w:hAnsiTheme="minorHAnsi" w:cstheme="minorBidi"/>
              <w:noProof/>
              <w:sz w:val="22"/>
            </w:rPr>
          </w:pPr>
          <w:hyperlink w:anchor="_Toc510117056" w:history="1">
            <w:r w:rsidR="00B052A6" w:rsidRPr="00360FE5">
              <w:rPr>
                <w:rStyle w:val="Hyperlink"/>
                <w:noProof/>
              </w:rPr>
              <w:t>2.9</w:t>
            </w:r>
            <w:r w:rsidR="00B052A6">
              <w:rPr>
                <w:rFonts w:asciiTheme="minorHAnsi" w:eastAsiaTheme="minorEastAsia" w:hAnsiTheme="minorHAnsi" w:cstheme="minorBidi"/>
                <w:noProof/>
                <w:sz w:val="22"/>
              </w:rPr>
              <w:tab/>
            </w:r>
            <w:r w:rsidR="00B052A6" w:rsidRPr="00360FE5">
              <w:rPr>
                <w:rStyle w:val="Hyperlink"/>
                <w:noProof/>
              </w:rPr>
              <w:t>Process Flows</w:t>
            </w:r>
            <w:r w:rsidR="00B052A6">
              <w:rPr>
                <w:noProof/>
                <w:webHidden/>
              </w:rPr>
              <w:tab/>
            </w:r>
            <w:r w:rsidR="00B052A6">
              <w:rPr>
                <w:noProof/>
                <w:webHidden/>
              </w:rPr>
              <w:fldChar w:fldCharType="begin"/>
            </w:r>
            <w:r w:rsidR="00B052A6">
              <w:rPr>
                <w:noProof/>
                <w:webHidden/>
              </w:rPr>
              <w:instrText xml:space="preserve"> PAGEREF _Toc510117056 \h </w:instrText>
            </w:r>
            <w:r w:rsidR="00B052A6">
              <w:rPr>
                <w:noProof/>
                <w:webHidden/>
              </w:rPr>
            </w:r>
            <w:r w:rsidR="00B052A6">
              <w:rPr>
                <w:noProof/>
                <w:webHidden/>
              </w:rPr>
              <w:fldChar w:fldCharType="separate"/>
            </w:r>
            <w:r w:rsidR="00B052A6">
              <w:rPr>
                <w:noProof/>
                <w:webHidden/>
              </w:rPr>
              <w:t>34</w:t>
            </w:r>
            <w:r w:rsidR="00B052A6">
              <w:rPr>
                <w:noProof/>
                <w:webHidden/>
              </w:rPr>
              <w:fldChar w:fldCharType="end"/>
            </w:r>
          </w:hyperlink>
        </w:p>
        <w:p w14:paraId="14A25AFB" w14:textId="77777777" w:rsidR="00B052A6" w:rsidRDefault="00AD355F">
          <w:pPr>
            <w:pStyle w:val="TOC3"/>
            <w:tabs>
              <w:tab w:val="left" w:pos="1320"/>
              <w:tab w:val="right" w:leader="dot" w:pos="9350"/>
            </w:tabs>
            <w:rPr>
              <w:rFonts w:asciiTheme="minorHAnsi" w:eastAsiaTheme="minorEastAsia" w:hAnsiTheme="minorHAnsi" w:cstheme="minorBidi"/>
              <w:noProof/>
              <w:sz w:val="22"/>
            </w:rPr>
          </w:pPr>
          <w:hyperlink w:anchor="_Toc510117057" w:history="1">
            <w:r w:rsidR="00B052A6" w:rsidRPr="00360FE5">
              <w:rPr>
                <w:rStyle w:val="Hyperlink"/>
                <w:rFonts w:ascii="Calibri Light" w:hAnsi="Calibri Light"/>
                <w:noProof/>
              </w:rPr>
              <w:t>2.9.1</w:t>
            </w:r>
            <w:r w:rsidR="00B052A6">
              <w:rPr>
                <w:rFonts w:asciiTheme="minorHAnsi" w:eastAsiaTheme="minorEastAsia" w:hAnsiTheme="minorHAnsi" w:cstheme="minorBidi"/>
                <w:noProof/>
                <w:sz w:val="22"/>
              </w:rPr>
              <w:tab/>
            </w:r>
            <w:r w:rsidR="00B052A6" w:rsidRPr="00360FE5">
              <w:rPr>
                <w:rStyle w:val="Hyperlink"/>
                <w:rFonts w:ascii="Calibri Light" w:hAnsi="Calibri Light"/>
                <w:noProof/>
              </w:rPr>
              <w:t>Create Move Out</w:t>
            </w:r>
            <w:r w:rsidR="00B052A6">
              <w:rPr>
                <w:noProof/>
                <w:webHidden/>
              </w:rPr>
              <w:tab/>
            </w:r>
            <w:r w:rsidR="00B052A6">
              <w:rPr>
                <w:noProof/>
                <w:webHidden/>
              </w:rPr>
              <w:fldChar w:fldCharType="begin"/>
            </w:r>
            <w:r w:rsidR="00B052A6">
              <w:rPr>
                <w:noProof/>
                <w:webHidden/>
              </w:rPr>
              <w:instrText xml:space="preserve"> PAGEREF _Toc510117057 \h </w:instrText>
            </w:r>
            <w:r w:rsidR="00B052A6">
              <w:rPr>
                <w:noProof/>
                <w:webHidden/>
              </w:rPr>
            </w:r>
            <w:r w:rsidR="00B052A6">
              <w:rPr>
                <w:noProof/>
                <w:webHidden/>
              </w:rPr>
              <w:fldChar w:fldCharType="separate"/>
            </w:r>
            <w:r w:rsidR="00B052A6">
              <w:rPr>
                <w:noProof/>
                <w:webHidden/>
              </w:rPr>
              <w:t>34</w:t>
            </w:r>
            <w:r w:rsidR="00B052A6">
              <w:rPr>
                <w:noProof/>
                <w:webHidden/>
              </w:rPr>
              <w:fldChar w:fldCharType="end"/>
            </w:r>
          </w:hyperlink>
        </w:p>
        <w:p w14:paraId="338900DD" w14:textId="77777777" w:rsidR="00B052A6" w:rsidRDefault="00AD355F">
          <w:pPr>
            <w:pStyle w:val="TOC3"/>
            <w:tabs>
              <w:tab w:val="left" w:pos="1320"/>
              <w:tab w:val="right" w:leader="dot" w:pos="9350"/>
            </w:tabs>
            <w:rPr>
              <w:rFonts w:asciiTheme="minorHAnsi" w:eastAsiaTheme="minorEastAsia" w:hAnsiTheme="minorHAnsi" w:cstheme="minorBidi"/>
              <w:noProof/>
              <w:sz w:val="22"/>
            </w:rPr>
          </w:pPr>
          <w:hyperlink w:anchor="_Toc510117058" w:history="1">
            <w:r w:rsidR="00B052A6" w:rsidRPr="00360FE5">
              <w:rPr>
                <w:rStyle w:val="Hyperlink"/>
                <w:rFonts w:ascii="Calibri Light" w:hAnsi="Calibri Light"/>
                <w:noProof/>
              </w:rPr>
              <w:t>2.9.2</w:t>
            </w:r>
            <w:r w:rsidR="00B052A6">
              <w:rPr>
                <w:rFonts w:asciiTheme="minorHAnsi" w:eastAsiaTheme="minorEastAsia" w:hAnsiTheme="minorHAnsi" w:cstheme="minorBidi"/>
                <w:noProof/>
                <w:sz w:val="22"/>
              </w:rPr>
              <w:tab/>
            </w:r>
            <w:r w:rsidR="00B052A6" w:rsidRPr="00360FE5">
              <w:rPr>
                <w:rStyle w:val="Hyperlink"/>
                <w:rFonts w:ascii="Calibri Light" w:hAnsi="Calibri Light"/>
                <w:noProof/>
              </w:rPr>
              <w:t>Change Move Out Date</w:t>
            </w:r>
            <w:r w:rsidR="00B052A6">
              <w:rPr>
                <w:noProof/>
                <w:webHidden/>
              </w:rPr>
              <w:tab/>
            </w:r>
            <w:r w:rsidR="00B052A6">
              <w:rPr>
                <w:noProof/>
                <w:webHidden/>
              </w:rPr>
              <w:fldChar w:fldCharType="begin"/>
            </w:r>
            <w:r w:rsidR="00B052A6">
              <w:rPr>
                <w:noProof/>
                <w:webHidden/>
              </w:rPr>
              <w:instrText xml:space="preserve"> PAGEREF _Toc510117058 \h </w:instrText>
            </w:r>
            <w:r w:rsidR="00B052A6">
              <w:rPr>
                <w:noProof/>
                <w:webHidden/>
              </w:rPr>
            </w:r>
            <w:r w:rsidR="00B052A6">
              <w:rPr>
                <w:noProof/>
                <w:webHidden/>
              </w:rPr>
              <w:fldChar w:fldCharType="separate"/>
            </w:r>
            <w:r w:rsidR="00B052A6">
              <w:rPr>
                <w:noProof/>
                <w:webHidden/>
              </w:rPr>
              <w:t>38</w:t>
            </w:r>
            <w:r w:rsidR="00B052A6">
              <w:rPr>
                <w:noProof/>
                <w:webHidden/>
              </w:rPr>
              <w:fldChar w:fldCharType="end"/>
            </w:r>
          </w:hyperlink>
        </w:p>
        <w:p w14:paraId="29F2E22C" w14:textId="77777777" w:rsidR="00B052A6" w:rsidRDefault="00AD355F">
          <w:pPr>
            <w:pStyle w:val="TOC3"/>
            <w:tabs>
              <w:tab w:val="left" w:pos="1320"/>
              <w:tab w:val="right" w:leader="dot" w:pos="9350"/>
            </w:tabs>
            <w:rPr>
              <w:rFonts w:asciiTheme="minorHAnsi" w:eastAsiaTheme="minorEastAsia" w:hAnsiTheme="minorHAnsi" w:cstheme="minorBidi"/>
              <w:noProof/>
              <w:sz w:val="22"/>
            </w:rPr>
          </w:pPr>
          <w:hyperlink w:anchor="_Toc510117059" w:history="1">
            <w:r w:rsidR="00B052A6" w:rsidRPr="00360FE5">
              <w:rPr>
                <w:rStyle w:val="Hyperlink"/>
                <w:rFonts w:ascii="Calibri Light" w:hAnsi="Calibri Light"/>
                <w:noProof/>
              </w:rPr>
              <w:t>2.9.3</w:t>
            </w:r>
            <w:r w:rsidR="00B052A6">
              <w:rPr>
                <w:rFonts w:asciiTheme="minorHAnsi" w:eastAsiaTheme="minorEastAsia" w:hAnsiTheme="minorHAnsi" w:cstheme="minorBidi"/>
                <w:noProof/>
                <w:sz w:val="22"/>
              </w:rPr>
              <w:tab/>
            </w:r>
            <w:r w:rsidR="00B052A6" w:rsidRPr="00360FE5">
              <w:rPr>
                <w:rStyle w:val="Hyperlink"/>
                <w:rFonts w:ascii="Calibri Light" w:hAnsi="Calibri Light"/>
                <w:noProof/>
              </w:rPr>
              <w:t>Move Out Reversal</w:t>
            </w:r>
            <w:r w:rsidR="00B052A6">
              <w:rPr>
                <w:noProof/>
                <w:webHidden/>
              </w:rPr>
              <w:tab/>
            </w:r>
            <w:r w:rsidR="00B052A6">
              <w:rPr>
                <w:noProof/>
                <w:webHidden/>
              </w:rPr>
              <w:fldChar w:fldCharType="begin"/>
            </w:r>
            <w:r w:rsidR="00B052A6">
              <w:rPr>
                <w:noProof/>
                <w:webHidden/>
              </w:rPr>
              <w:instrText xml:space="preserve"> PAGEREF _Toc510117059 \h </w:instrText>
            </w:r>
            <w:r w:rsidR="00B052A6">
              <w:rPr>
                <w:noProof/>
                <w:webHidden/>
              </w:rPr>
            </w:r>
            <w:r w:rsidR="00B052A6">
              <w:rPr>
                <w:noProof/>
                <w:webHidden/>
              </w:rPr>
              <w:fldChar w:fldCharType="separate"/>
            </w:r>
            <w:r w:rsidR="00B052A6">
              <w:rPr>
                <w:noProof/>
                <w:webHidden/>
              </w:rPr>
              <w:t>41</w:t>
            </w:r>
            <w:r w:rsidR="00B052A6">
              <w:rPr>
                <w:noProof/>
                <w:webHidden/>
              </w:rPr>
              <w:fldChar w:fldCharType="end"/>
            </w:r>
          </w:hyperlink>
        </w:p>
        <w:p w14:paraId="65DB7B30" w14:textId="77777777" w:rsidR="00B052A6" w:rsidRDefault="00AD355F">
          <w:pPr>
            <w:pStyle w:val="TOC3"/>
            <w:tabs>
              <w:tab w:val="left" w:pos="1320"/>
              <w:tab w:val="right" w:leader="dot" w:pos="9350"/>
            </w:tabs>
            <w:rPr>
              <w:rFonts w:asciiTheme="minorHAnsi" w:eastAsiaTheme="minorEastAsia" w:hAnsiTheme="minorHAnsi" w:cstheme="minorBidi"/>
              <w:noProof/>
              <w:sz w:val="22"/>
            </w:rPr>
          </w:pPr>
          <w:hyperlink w:anchor="_Toc510117060" w:history="1">
            <w:r w:rsidR="00B052A6" w:rsidRPr="00360FE5">
              <w:rPr>
                <w:rStyle w:val="Hyperlink"/>
                <w:rFonts w:ascii="Calibri Light" w:hAnsi="Calibri Light"/>
                <w:noProof/>
              </w:rPr>
              <w:t>2.9.4</w:t>
            </w:r>
            <w:r w:rsidR="00B052A6">
              <w:rPr>
                <w:rFonts w:asciiTheme="minorHAnsi" w:eastAsiaTheme="minorEastAsia" w:hAnsiTheme="minorHAnsi" w:cstheme="minorBidi"/>
                <w:noProof/>
                <w:sz w:val="22"/>
              </w:rPr>
              <w:tab/>
            </w:r>
            <w:r w:rsidR="00B052A6" w:rsidRPr="00360FE5">
              <w:rPr>
                <w:rStyle w:val="Hyperlink"/>
                <w:rFonts w:ascii="Calibri Light" w:hAnsi="Calibri Light"/>
                <w:noProof/>
              </w:rPr>
              <w:t>Transfer</w:t>
            </w:r>
            <w:r w:rsidR="00B052A6">
              <w:rPr>
                <w:noProof/>
                <w:webHidden/>
              </w:rPr>
              <w:tab/>
            </w:r>
            <w:r w:rsidR="00B052A6">
              <w:rPr>
                <w:noProof/>
                <w:webHidden/>
              </w:rPr>
              <w:fldChar w:fldCharType="begin"/>
            </w:r>
            <w:r w:rsidR="00B052A6">
              <w:rPr>
                <w:noProof/>
                <w:webHidden/>
              </w:rPr>
              <w:instrText xml:space="preserve"> PAGEREF _Toc510117060 \h </w:instrText>
            </w:r>
            <w:r w:rsidR="00B052A6">
              <w:rPr>
                <w:noProof/>
                <w:webHidden/>
              </w:rPr>
            </w:r>
            <w:r w:rsidR="00B052A6">
              <w:rPr>
                <w:noProof/>
                <w:webHidden/>
              </w:rPr>
              <w:fldChar w:fldCharType="separate"/>
            </w:r>
            <w:r w:rsidR="00B052A6">
              <w:rPr>
                <w:noProof/>
                <w:webHidden/>
              </w:rPr>
              <w:t>43</w:t>
            </w:r>
            <w:r w:rsidR="00B052A6">
              <w:rPr>
                <w:noProof/>
                <w:webHidden/>
              </w:rPr>
              <w:fldChar w:fldCharType="end"/>
            </w:r>
          </w:hyperlink>
        </w:p>
        <w:p w14:paraId="3011CC09" w14:textId="77777777" w:rsidR="00B052A6" w:rsidRDefault="00AD355F">
          <w:pPr>
            <w:pStyle w:val="TOC2"/>
            <w:tabs>
              <w:tab w:val="left" w:pos="1100"/>
              <w:tab w:val="right" w:leader="dot" w:pos="9350"/>
            </w:tabs>
            <w:rPr>
              <w:rFonts w:asciiTheme="minorHAnsi" w:eastAsiaTheme="minorEastAsia" w:hAnsiTheme="minorHAnsi" w:cstheme="minorBidi"/>
              <w:noProof/>
              <w:sz w:val="22"/>
            </w:rPr>
          </w:pPr>
          <w:hyperlink w:anchor="_Toc510117061" w:history="1">
            <w:r w:rsidR="00B052A6" w:rsidRPr="00360FE5">
              <w:rPr>
                <w:rStyle w:val="Hyperlink"/>
                <w:noProof/>
              </w:rPr>
              <w:t>2.10</w:t>
            </w:r>
            <w:r w:rsidR="00B052A6">
              <w:rPr>
                <w:rFonts w:asciiTheme="minorHAnsi" w:eastAsiaTheme="minorEastAsia" w:hAnsiTheme="minorHAnsi" w:cstheme="minorBidi"/>
                <w:noProof/>
                <w:sz w:val="22"/>
              </w:rPr>
              <w:tab/>
            </w:r>
            <w:r w:rsidR="00B052A6" w:rsidRPr="00360FE5">
              <w:rPr>
                <w:rStyle w:val="Hyperlink"/>
                <w:noProof/>
              </w:rPr>
              <w:t>3</w:t>
            </w:r>
            <w:r w:rsidR="00B052A6" w:rsidRPr="00360FE5">
              <w:rPr>
                <w:rStyle w:val="Hyperlink"/>
                <w:noProof/>
                <w:vertAlign w:val="superscript"/>
              </w:rPr>
              <w:t>rd</w:t>
            </w:r>
            <w:r w:rsidR="00B052A6" w:rsidRPr="00360FE5">
              <w:rPr>
                <w:rStyle w:val="Hyperlink"/>
                <w:noProof/>
              </w:rPr>
              <w:t xml:space="preserve"> Party and SCE Legacy System Integrations</w:t>
            </w:r>
            <w:r w:rsidR="00B052A6">
              <w:rPr>
                <w:noProof/>
                <w:webHidden/>
              </w:rPr>
              <w:tab/>
            </w:r>
            <w:r w:rsidR="00B052A6">
              <w:rPr>
                <w:noProof/>
                <w:webHidden/>
              </w:rPr>
              <w:fldChar w:fldCharType="begin"/>
            </w:r>
            <w:r w:rsidR="00B052A6">
              <w:rPr>
                <w:noProof/>
                <w:webHidden/>
              </w:rPr>
              <w:instrText xml:space="preserve"> PAGEREF _Toc510117061 \h </w:instrText>
            </w:r>
            <w:r w:rsidR="00B052A6">
              <w:rPr>
                <w:noProof/>
                <w:webHidden/>
              </w:rPr>
            </w:r>
            <w:r w:rsidR="00B052A6">
              <w:rPr>
                <w:noProof/>
                <w:webHidden/>
              </w:rPr>
              <w:fldChar w:fldCharType="separate"/>
            </w:r>
            <w:r w:rsidR="00B052A6">
              <w:rPr>
                <w:noProof/>
                <w:webHidden/>
              </w:rPr>
              <w:t>50</w:t>
            </w:r>
            <w:r w:rsidR="00B052A6">
              <w:rPr>
                <w:noProof/>
                <w:webHidden/>
              </w:rPr>
              <w:fldChar w:fldCharType="end"/>
            </w:r>
          </w:hyperlink>
        </w:p>
        <w:p w14:paraId="35CD48D1" w14:textId="77777777" w:rsidR="00B052A6" w:rsidRDefault="00AD355F">
          <w:pPr>
            <w:pStyle w:val="TOC2"/>
            <w:tabs>
              <w:tab w:val="left" w:pos="1100"/>
              <w:tab w:val="right" w:leader="dot" w:pos="9350"/>
            </w:tabs>
            <w:rPr>
              <w:rFonts w:asciiTheme="minorHAnsi" w:eastAsiaTheme="minorEastAsia" w:hAnsiTheme="minorHAnsi" w:cstheme="minorBidi"/>
              <w:noProof/>
              <w:sz w:val="22"/>
            </w:rPr>
          </w:pPr>
          <w:hyperlink w:anchor="_Toc510117062" w:history="1">
            <w:r w:rsidR="00B052A6" w:rsidRPr="00360FE5">
              <w:rPr>
                <w:rStyle w:val="Hyperlink"/>
                <w:noProof/>
              </w:rPr>
              <w:t>2.11</w:t>
            </w:r>
            <w:r w:rsidR="00B052A6">
              <w:rPr>
                <w:rFonts w:asciiTheme="minorHAnsi" w:eastAsiaTheme="minorEastAsia" w:hAnsiTheme="minorHAnsi" w:cstheme="minorBidi"/>
                <w:noProof/>
                <w:sz w:val="22"/>
              </w:rPr>
              <w:tab/>
            </w:r>
            <w:r w:rsidR="00B052A6" w:rsidRPr="00360FE5">
              <w:rPr>
                <w:rStyle w:val="Hyperlink"/>
                <w:noProof/>
              </w:rPr>
              <w:t>Data Elements</w:t>
            </w:r>
            <w:r w:rsidR="00B052A6">
              <w:rPr>
                <w:noProof/>
                <w:webHidden/>
              </w:rPr>
              <w:tab/>
            </w:r>
            <w:r w:rsidR="00B052A6">
              <w:rPr>
                <w:noProof/>
                <w:webHidden/>
              </w:rPr>
              <w:fldChar w:fldCharType="begin"/>
            </w:r>
            <w:r w:rsidR="00B052A6">
              <w:rPr>
                <w:noProof/>
                <w:webHidden/>
              </w:rPr>
              <w:instrText xml:space="preserve"> PAGEREF _Toc510117062 \h </w:instrText>
            </w:r>
            <w:r w:rsidR="00B052A6">
              <w:rPr>
                <w:noProof/>
                <w:webHidden/>
              </w:rPr>
            </w:r>
            <w:r w:rsidR="00B052A6">
              <w:rPr>
                <w:noProof/>
                <w:webHidden/>
              </w:rPr>
              <w:fldChar w:fldCharType="separate"/>
            </w:r>
            <w:r w:rsidR="00B052A6">
              <w:rPr>
                <w:noProof/>
                <w:webHidden/>
              </w:rPr>
              <w:t>50</w:t>
            </w:r>
            <w:r w:rsidR="00B052A6">
              <w:rPr>
                <w:noProof/>
                <w:webHidden/>
              </w:rPr>
              <w:fldChar w:fldCharType="end"/>
            </w:r>
          </w:hyperlink>
        </w:p>
        <w:p w14:paraId="1F6F41B6" w14:textId="77777777" w:rsidR="00B052A6" w:rsidRDefault="00AD355F">
          <w:pPr>
            <w:pStyle w:val="TOC3"/>
            <w:tabs>
              <w:tab w:val="left" w:pos="1540"/>
              <w:tab w:val="right" w:leader="dot" w:pos="9350"/>
            </w:tabs>
            <w:rPr>
              <w:rFonts w:asciiTheme="minorHAnsi" w:eastAsiaTheme="minorEastAsia" w:hAnsiTheme="minorHAnsi" w:cstheme="minorBidi"/>
              <w:noProof/>
              <w:sz w:val="22"/>
            </w:rPr>
          </w:pPr>
          <w:hyperlink w:anchor="_Toc510117063" w:history="1">
            <w:r w:rsidR="00B052A6" w:rsidRPr="00360FE5">
              <w:rPr>
                <w:rStyle w:val="Hyperlink"/>
                <w:noProof/>
              </w:rPr>
              <w:t>2.11.1</w:t>
            </w:r>
            <w:r w:rsidR="00B052A6">
              <w:rPr>
                <w:rFonts w:asciiTheme="minorHAnsi" w:eastAsiaTheme="minorEastAsia" w:hAnsiTheme="minorHAnsi" w:cstheme="minorBidi"/>
                <w:noProof/>
                <w:sz w:val="22"/>
              </w:rPr>
              <w:tab/>
            </w:r>
            <w:r w:rsidR="00B052A6" w:rsidRPr="00360FE5">
              <w:rPr>
                <w:rStyle w:val="Hyperlink"/>
                <w:noProof/>
              </w:rPr>
              <w:t>Move Out Process</w:t>
            </w:r>
            <w:r w:rsidR="00B052A6">
              <w:rPr>
                <w:noProof/>
                <w:webHidden/>
              </w:rPr>
              <w:tab/>
            </w:r>
            <w:r w:rsidR="00B052A6">
              <w:rPr>
                <w:noProof/>
                <w:webHidden/>
              </w:rPr>
              <w:fldChar w:fldCharType="begin"/>
            </w:r>
            <w:r w:rsidR="00B052A6">
              <w:rPr>
                <w:noProof/>
                <w:webHidden/>
              </w:rPr>
              <w:instrText xml:space="preserve"> PAGEREF _Toc510117063 \h </w:instrText>
            </w:r>
            <w:r w:rsidR="00B052A6">
              <w:rPr>
                <w:noProof/>
                <w:webHidden/>
              </w:rPr>
            </w:r>
            <w:r w:rsidR="00B052A6">
              <w:rPr>
                <w:noProof/>
                <w:webHidden/>
              </w:rPr>
              <w:fldChar w:fldCharType="separate"/>
            </w:r>
            <w:r w:rsidR="00B052A6">
              <w:rPr>
                <w:noProof/>
                <w:webHidden/>
              </w:rPr>
              <w:t>50</w:t>
            </w:r>
            <w:r w:rsidR="00B052A6">
              <w:rPr>
                <w:noProof/>
                <w:webHidden/>
              </w:rPr>
              <w:fldChar w:fldCharType="end"/>
            </w:r>
          </w:hyperlink>
        </w:p>
        <w:p w14:paraId="0A38970C" w14:textId="77777777" w:rsidR="00B052A6" w:rsidRDefault="00AD355F">
          <w:pPr>
            <w:pStyle w:val="TOC3"/>
            <w:tabs>
              <w:tab w:val="left" w:pos="1540"/>
              <w:tab w:val="right" w:leader="dot" w:pos="9350"/>
            </w:tabs>
            <w:rPr>
              <w:rFonts w:asciiTheme="minorHAnsi" w:eastAsiaTheme="minorEastAsia" w:hAnsiTheme="minorHAnsi" w:cstheme="minorBidi"/>
              <w:noProof/>
              <w:sz w:val="22"/>
            </w:rPr>
          </w:pPr>
          <w:hyperlink w:anchor="_Toc510117064" w:history="1">
            <w:r w:rsidR="00B052A6" w:rsidRPr="00360FE5">
              <w:rPr>
                <w:rStyle w:val="Hyperlink"/>
                <w:noProof/>
              </w:rPr>
              <w:t>2.11.2</w:t>
            </w:r>
            <w:r w:rsidR="00B052A6">
              <w:rPr>
                <w:rFonts w:asciiTheme="minorHAnsi" w:eastAsiaTheme="minorEastAsia" w:hAnsiTheme="minorHAnsi" w:cstheme="minorBidi"/>
                <w:noProof/>
                <w:sz w:val="22"/>
              </w:rPr>
              <w:tab/>
            </w:r>
            <w:r w:rsidR="00B052A6" w:rsidRPr="00360FE5">
              <w:rPr>
                <w:rStyle w:val="Hyperlink"/>
                <w:noProof/>
              </w:rPr>
              <w:t>Move Out Date Change</w:t>
            </w:r>
            <w:r w:rsidR="00B052A6">
              <w:rPr>
                <w:noProof/>
                <w:webHidden/>
              </w:rPr>
              <w:tab/>
            </w:r>
            <w:r w:rsidR="00B052A6">
              <w:rPr>
                <w:noProof/>
                <w:webHidden/>
              </w:rPr>
              <w:fldChar w:fldCharType="begin"/>
            </w:r>
            <w:r w:rsidR="00B052A6">
              <w:rPr>
                <w:noProof/>
                <w:webHidden/>
              </w:rPr>
              <w:instrText xml:space="preserve"> PAGEREF _Toc510117064 \h </w:instrText>
            </w:r>
            <w:r w:rsidR="00B052A6">
              <w:rPr>
                <w:noProof/>
                <w:webHidden/>
              </w:rPr>
            </w:r>
            <w:r w:rsidR="00B052A6">
              <w:rPr>
                <w:noProof/>
                <w:webHidden/>
              </w:rPr>
              <w:fldChar w:fldCharType="separate"/>
            </w:r>
            <w:r w:rsidR="00B052A6">
              <w:rPr>
                <w:noProof/>
                <w:webHidden/>
              </w:rPr>
              <w:t>53</w:t>
            </w:r>
            <w:r w:rsidR="00B052A6">
              <w:rPr>
                <w:noProof/>
                <w:webHidden/>
              </w:rPr>
              <w:fldChar w:fldCharType="end"/>
            </w:r>
          </w:hyperlink>
        </w:p>
        <w:p w14:paraId="3807561E" w14:textId="77777777" w:rsidR="00B052A6" w:rsidRDefault="00AD355F">
          <w:pPr>
            <w:pStyle w:val="TOC3"/>
            <w:tabs>
              <w:tab w:val="left" w:pos="1540"/>
              <w:tab w:val="right" w:leader="dot" w:pos="9350"/>
            </w:tabs>
            <w:rPr>
              <w:rFonts w:asciiTheme="minorHAnsi" w:eastAsiaTheme="minorEastAsia" w:hAnsiTheme="minorHAnsi" w:cstheme="minorBidi"/>
              <w:noProof/>
              <w:sz w:val="22"/>
            </w:rPr>
          </w:pPr>
          <w:hyperlink w:anchor="_Toc510117065" w:history="1">
            <w:r w:rsidR="00B052A6" w:rsidRPr="00360FE5">
              <w:rPr>
                <w:rStyle w:val="Hyperlink"/>
                <w:noProof/>
              </w:rPr>
              <w:t>2.11.3</w:t>
            </w:r>
            <w:r w:rsidR="00B052A6">
              <w:rPr>
                <w:rFonts w:asciiTheme="minorHAnsi" w:eastAsiaTheme="minorEastAsia" w:hAnsiTheme="minorHAnsi" w:cstheme="minorBidi"/>
                <w:noProof/>
                <w:sz w:val="22"/>
              </w:rPr>
              <w:tab/>
            </w:r>
            <w:r w:rsidR="00B052A6" w:rsidRPr="00360FE5">
              <w:rPr>
                <w:rStyle w:val="Hyperlink"/>
                <w:noProof/>
              </w:rPr>
              <w:t>Move Out Reversal</w:t>
            </w:r>
            <w:r w:rsidR="00B052A6">
              <w:rPr>
                <w:noProof/>
                <w:webHidden/>
              </w:rPr>
              <w:tab/>
            </w:r>
            <w:r w:rsidR="00B052A6">
              <w:rPr>
                <w:noProof/>
                <w:webHidden/>
              </w:rPr>
              <w:fldChar w:fldCharType="begin"/>
            </w:r>
            <w:r w:rsidR="00B052A6">
              <w:rPr>
                <w:noProof/>
                <w:webHidden/>
              </w:rPr>
              <w:instrText xml:space="preserve"> PAGEREF _Toc510117065 \h </w:instrText>
            </w:r>
            <w:r w:rsidR="00B052A6">
              <w:rPr>
                <w:noProof/>
                <w:webHidden/>
              </w:rPr>
            </w:r>
            <w:r w:rsidR="00B052A6">
              <w:rPr>
                <w:noProof/>
                <w:webHidden/>
              </w:rPr>
              <w:fldChar w:fldCharType="separate"/>
            </w:r>
            <w:r w:rsidR="00B052A6">
              <w:rPr>
                <w:noProof/>
                <w:webHidden/>
              </w:rPr>
              <w:t>54</w:t>
            </w:r>
            <w:r w:rsidR="00B052A6">
              <w:rPr>
                <w:noProof/>
                <w:webHidden/>
              </w:rPr>
              <w:fldChar w:fldCharType="end"/>
            </w:r>
          </w:hyperlink>
        </w:p>
        <w:p w14:paraId="0C7F7D91" w14:textId="77777777" w:rsidR="00B052A6" w:rsidRDefault="00AD355F">
          <w:pPr>
            <w:pStyle w:val="TOC3"/>
            <w:tabs>
              <w:tab w:val="left" w:pos="1540"/>
              <w:tab w:val="right" w:leader="dot" w:pos="9350"/>
            </w:tabs>
            <w:rPr>
              <w:rFonts w:asciiTheme="minorHAnsi" w:eastAsiaTheme="minorEastAsia" w:hAnsiTheme="minorHAnsi" w:cstheme="minorBidi"/>
              <w:noProof/>
              <w:sz w:val="22"/>
            </w:rPr>
          </w:pPr>
          <w:hyperlink w:anchor="_Toc510117066" w:history="1">
            <w:r w:rsidR="00B052A6" w:rsidRPr="00360FE5">
              <w:rPr>
                <w:rStyle w:val="Hyperlink"/>
                <w:noProof/>
              </w:rPr>
              <w:t>2.11.4</w:t>
            </w:r>
            <w:r w:rsidR="00B052A6">
              <w:rPr>
                <w:rFonts w:asciiTheme="minorHAnsi" w:eastAsiaTheme="minorEastAsia" w:hAnsiTheme="minorHAnsi" w:cstheme="minorBidi"/>
                <w:noProof/>
                <w:sz w:val="22"/>
              </w:rPr>
              <w:tab/>
            </w:r>
            <w:r w:rsidR="00B052A6" w:rsidRPr="00360FE5">
              <w:rPr>
                <w:rStyle w:val="Hyperlink"/>
                <w:noProof/>
              </w:rPr>
              <w:t>Transfer Process</w:t>
            </w:r>
            <w:r w:rsidR="00B052A6">
              <w:rPr>
                <w:noProof/>
                <w:webHidden/>
              </w:rPr>
              <w:tab/>
            </w:r>
            <w:r w:rsidR="00B052A6">
              <w:rPr>
                <w:noProof/>
                <w:webHidden/>
              </w:rPr>
              <w:fldChar w:fldCharType="begin"/>
            </w:r>
            <w:r w:rsidR="00B052A6">
              <w:rPr>
                <w:noProof/>
                <w:webHidden/>
              </w:rPr>
              <w:instrText xml:space="preserve"> PAGEREF _Toc510117066 \h </w:instrText>
            </w:r>
            <w:r w:rsidR="00B052A6">
              <w:rPr>
                <w:noProof/>
                <w:webHidden/>
              </w:rPr>
            </w:r>
            <w:r w:rsidR="00B052A6">
              <w:rPr>
                <w:noProof/>
                <w:webHidden/>
              </w:rPr>
              <w:fldChar w:fldCharType="separate"/>
            </w:r>
            <w:r w:rsidR="00B052A6">
              <w:rPr>
                <w:noProof/>
                <w:webHidden/>
              </w:rPr>
              <w:t>55</w:t>
            </w:r>
            <w:r w:rsidR="00B052A6">
              <w:rPr>
                <w:noProof/>
                <w:webHidden/>
              </w:rPr>
              <w:fldChar w:fldCharType="end"/>
            </w:r>
          </w:hyperlink>
        </w:p>
        <w:p w14:paraId="1200CDCA" w14:textId="77777777" w:rsidR="00B052A6" w:rsidRDefault="00AD355F">
          <w:pPr>
            <w:pStyle w:val="TOC3"/>
            <w:tabs>
              <w:tab w:val="left" w:pos="1320"/>
              <w:tab w:val="right" w:leader="dot" w:pos="9350"/>
            </w:tabs>
            <w:rPr>
              <w:rFonts w:asciiTheme="minorHAnsi" w:eastAsiaTheme="minorEastAsia" w:hAnsiTheme="minorHAnsi" w:cstheme="minorBidi"/>
              <w:noProof/>
              <w:sz w:val="22"/>
            </w:rPr>
          </w:pPr>
          <w:hyperlink w:anchor="_Toc510117067" w:history="1">
            <w:r w:rsidR="00B052A6" w:rsidRPr="00360FE5">
              <w:rPr>
                <w:rStyle w:val="Hyperlink"/>
                <w:rFonts w:ascii="Calibri Light" w:hAnsi="Calibri Light"/>
                <w:noProof/>
              </w:rPr>
              <w:t>2.11.5</w:t>
            </w:r>
            <w:r w:rsidR="00B052A6">
              <w:rPr>
                <w:rFonts w:asciiTheme="minorHAnsi" w:eastAsiaTheme="minorEastAsia" w:hAnsiTheme="minorHAnsi" w:cstheme="minorBidi"/>
                <w:noProof/>
                <w:sz w:val="22"/>
              </w:rPr>
              <w:tab/>
            </w:r>
            <w:r w:rsidR="00B052A6" w:rsidRPr="00360FE5">
              <w:rPr>
                <w:rStyle w:val="Hyperlink"/>
                <w:rFonts w:ascii="Calibri Light" w:hAnsi="Calibri Light"/>
                <w:noProof/>
              </w:rPr>
              <w:t>Source Systems and Data Volumes</w:t>
            </w:r>
            <w:r w:rsidR="00B052A6">
              <w:rPr>
                <w:noProof/>
                <w:webHidden/>
              </w:rPr>
              <w:tab/>
            </w:r>
            <w:r w:rsidR="00B052A6">
              <w:rPr>
                <w:noProof/>
                <w:webHidden/>
              </w:rPr>
              <w:fldChar w:fldCharType="begin"/>
            </w:r>
            <w:r w:rsidR="00B052A6">
              <w:rPr>
                <w:noProof/>
                <w:webHidden/>
              </w:rPr>
              <w:instrText xml:space="preserve"> PAGEREF _Toc510117067 \h </w:instrText>
            </w:r>
            <w:r w:rsidR="00B052A6">
              <w:rPr>
                <w:noProof/>
                <w:webHidden/>
              </w:rPr>
            </w:r>
            <w:r w:rsidR="00B052A6">
              <w:rPr>
                <w:noProof/>
                <w:webHidden/>
              </w:rPr>
              <w:fldChar w:fldCharType="separate"/>
            </w:r>
            <w:r w:rsidR="00B052A6">
              <w:rPr>
                <w:noProof/>
                <w:webHidden/>
              </w:rPr>
              <w:t>61</w:t>
            </w:r>
            <w:r w:rsidR="00B052A6">
              <w:rPr>
                <w:noProof/>
                <w:webHidden/>
              </w:rPr>
              <w:fldChar w:fldCharType="end"/>
            </w:r>
          </w:hyperlink>
        </w:p>
        <w:p w14:paraId="43E37501" w14:textId="77777777" w:rsidR="00B052A6" w:rsidRDefault="00AD355F">
          <w:pPr>
            <w:pStyle w:val="TOC2"/>
            <w:tabs>
              <w:tab w:val="left" w:pos="1100"/>
              <w:tab w:val="right" w:leader="dot" w:pos="9350"/>
            </w:tabs>
            <w:rPr>
              <w:rFonts w:asciiTheme="minorHAnsi" w:eastAsiaTheme="minorEastAsia" w:hAnsiTheme="minorHAnsi" w:cstheme="minorBidi"/>
              <w:noProof/>
              <w:sz w:val="22"/>
            </w:rPr>
          </w:pPr>
          <w:hyperlink w:anchor="_Toc510117068" w:history="1">
            <w:r w:rsidR="00B052A6" w:rsidRPr="00360FE5">
              <w:rPr>
                <w:rStyle w:val="Hyperlink"/>
                <w:noProof/>
              </w:rPr>
              <w:t>2.12</w:t>
            </w:r>
            <w:r w:rsidR="00B052A6">
              <w:rPr>
                <w:rFonts w:asciiTheme="minorHAnsi" w:eastAsiaTheme="minorEastAsia" w:hAnsiTheme="minorHAnsi" w:cstheme="minorBidi"/>
                <w:noProof/>
                <w:sz w:val="22"/>
              </w:rPr>
              <w:tab/>
            </w:r>
            <w:r w:rsidR="00B052A6" w:rsidRPr="00360FE5">
              <w:rPr>
                <w:rStyle w:val="Hyperlink"/>
                <w:noProof/>
              </w:rPr>
              <w:t>Cloud for Customer (Hybris C4C) Integration</w:t>
            </w:r>
            <w:r w:rsidR="00B052A6">
              <w:rPr>
                <w:noProof/>
                <w:webHidden/>
              </w:rPr>
              <w:tab/>
            </w:r>
            <w:r w:rsidR="00B052A6">
              <w:rPr>
                <w:noProof/>
                <w:webHidden/>
              </w:rPr>
              <w:fldChar w:fldCharType="begin"/>
            </w:r>
            <w:r w:rsidR="00B052A6">
              <w:rPr>
                <w:noProof/>
                <w:webHidden/>
              </w:rPr>
              <w:instrText xml:space="preserve"> PAGEREF _Toc510117068 \h </w:instrText>
            </w:r>
            <w:r w:rsidR="00B052A6">
              <w:rPr>
                <w:noProof/>
                <w:webHidden/>
              </w:rPr>
            </w:r>
            <w:r w:rsidR="00B052A6">
              <w:rPr>
                <w:noProof/>
                <w:webHidden/>
              </w:rPr>
              <w:fldChar w:fldCharType="separate"/>
            </w:r>
            <w:r w:rsidR="00B052A6">
              <w:rPr>
                <w:noProof/>
                <w:webHidden/>
              </w:rPr>
              <w:t>61</w:t>
            </w:r>
            <w:r w:rsidR="00B052A6">
              <w:rPr>
                <w:noProof/>
                <w:webHidden/>
              </w:rPr>
              <w:fldChar w:fldCharType="end"/>
            </w:r>
          </w:hyperlink>
        </w:p>
        <w:p w14:paraId="080C912A" w14:textId="77777777" w:rsidR="00B052A6" w:rsidRDefault="00AD355F">
          <w:pPr>
            <w:pStyle w:val="TOC3"/>
            <w:tabs>
              <w:tab w:val="left" w:pos="1320"/>
              <w:tab w:val="right" w:leader="dot" w:pos="9350"/>
            </w:tabs>
            <w:rPr>
              <w:rFonts w:asciiTheme="minorHAnsi" w:eastAsiaTheme="minorEastAsia" w:hAnsiTheme="minorHAnsi" w:cstheme="minorBidi"/>
              <w:noProof/>
              <w:sz w:val="22"/>
            </w:rPr>
          </w:pPr>
          <w:hyperlink w:anchor="_Toc510117069" w:history="1">
            <w:r w:rsidR="00B052A6" w:rsidRPr="00360FE5">
              <w:rPr>
                <w:rStyle w:val="Hyperlink"/>
                <w:rFonts w:ascii="Calibri Light" w:hAnsi="Calibri Light"/>
                <w:noProof/>
              </w:rPr>
              <w:t>2.12.1</w:t>
            </w:r>
            <w:r w:rsidR="00B052A6">
              <w:rPr>
                <w:rFonts w:asciiTheme="minorHAnsi" w:eastAsiaTheme="minorEastAsia" w:hAnsiTheme="minorHAnsi" w:cstheme="minorBidi"/>
                <w:noProof/>
                <w:sz w:val="22"/>
              </w:rPr>
              <w:tab/>
            </w:r>
            <w:r w:rsidR="00B052A6" w:rsidRPr="00360FE5">
              <w:rPr>
                <w:rStyle w:val="Hyperlink"/>
                <w:rFonts w:ascii="Calibri Light" w:hAnsi="Calibri Light"/>
                <w:noProof/>
              </w:rPr>
              <w:t>Processes</w:t>
            </w:r>
            <w:r w:rsidR="00B052A6">
              <w:rPr>
                <w:noProof/>
                <w:webHidden/>
              </w:rPr>
              <w:tab/>
            </w:r>
            <w:r w:rsidR="00B052A6">
              <w:rPr>
                <w:noProof/>
                <w:webHidden/>
              </w:rPr>
              <w:fldChar w:fldCharType="begin"/>
            </w:r>
            <w:r w:rsidR="00B052A6">
              <w:rPr>
                <w:noProof/>
                <w:webHidden/>
              </w:rPr>
              <w:instrText xml:space="preserve"> PAGEREF _Toc510117069 \h </w:instrText>
            </w:r>
            <w:r w:rsidR="00B052A6">
              <w:rPr>
                <w:noProof/>
                <w:webHidden/>
              </w:rPr>
            </w:r>
            <w:r w:rsidR="00B052A6">
              <w:rPr>
                <w:noProof/>
                <w:webHidden/>
              </w:rPr>
              <w:fldChar w:fldCharType="separate"/>
            </w:r>
            <w:r w:rsidR="00B052A6">
              <w:rPr>
                <w:noProof/>
                <w:webHidden/>
              </w:rPr>
              <w:t>61</w:t>
            </w:r>
            <w:r w:rsidR="00B052A6">
              <w:rPr>
                <w:noProof/>
                <w:webHidden/>
              </w:rPr>
              <w:fldChar w:fldCharType="end"/>
            </w:r>
          </w:hyperlink>
        </w:p>
        <w:p w14:paraId="6529BE04" w14:textId="77777777" w:rsidR="00B052A6" w:rsidRDefault="00AD355F">
          <w:pPr>
            <w:pStyle w:val="TOC3"/>
            <w:tabs>
              <w:tab w:val="left" w:pos="1320"/>
              <w:tab w:val="right" w:leader="dot" w:pos="9350"/>
            </w:tabs>
            <w:rPr>
              <w:rFonts w:asciiTheme="minorHAnsi" w:eastAsiaTheme="minorEastAsia" w:hAnsiTheme="minorHAnsi" w:cstheme="minorBidi"/>
              <w:noProof/>
              <w:sz w:val="22"/>
            </w:rPr>
          </w:pPr>
          <w:hyperlink w:anchor="_Toc510117070" w:history="1">
            <w:r w:rsidR="00B052A6" w:rsidRPr="00360FE5">
              <w:rPr>
                <w:rStyle w:val="Hyperlink"/>
                <w:rFonts w:ascii="Calibri Light" w:hAnsi="Calibri Light"/>
                <w:noProof/>
              </w:rPr>
              <w:t>2.12.2</w:t>
            </w:r>
            <w:r w:rsidR="00B052A6">
              <w:rPr>
                <w:rFonts w:asciiTheme="minorHAnsi" w:eastAsiaTheme="minorEastAsia" w:hAnsiTheme="minorHAnsi" w:cstheme="minorBidi"/>
                <w:noProof/>
                <w:sz w:val="22"/>
              </w:rPr>
              <w:tab/>
            </w:r>
            <w:r w:rsidR="00B052A6" w:rsidRPr="00360FE5">
              <w:rPr>
                <w:rStyle w:val="Hyperlink"/>
                <w:rFonts w:ascii="Calibri Light" w:hAnsi="Calibri Light"/>
                <w:noProof/>
              </w:rPr>
              <w:t>Hybris C4C Views</w:t>
            </w:r>
            <w:r w:rsidR="00B052A6">
              <w:rPr>
                <w:noProof/>
                <w:webHidden/>
              </w:rPr>
              <w:tab/>
            </w:r>
            <w:r w:rsidR="00B052A6">
              <w:rPr>
                <w:noProof/>
                <w:webHidden/>
              </w:rPr>
              <w:fldChar w:fldCharType="begin"/>
            </w:r>
            <w:r w:rsidR="00B052A6">
              <w:rPr>
                <w:noProof/>
                <w:webHidden/>
              </w:rPr>
              <w:instrText xml:space="preserve"> PAGEREF _Toc510117070 \h </w:instrText>
            </w:r>
            <w:r w:rsidR="00B052A6">
              <w:rPr>
                <w:noProof/>
                <w:webHidden/>
              </w:rPr>
            </w:r>
            <w:r w:rsidR="00B052A6">
              <w:rPr>
                <w:noProof/>
                <w:webHidden/>
              </w:rPr>
              <w:fldChar w:fldCharType="separate"/>
            </w:r>
            <w:r w:rsidR="00B052A6">
              <w:rPr>
                <w:noProof/>
                <w:webHidden/>
              </w:rPr>
              <w:t>61</w:t>
            </w:r>
            <w:r w:rsidR="00B052A6">
              <w:rPr>
                <w:noProof/>
                <w:webHidden/>
              </w:rPr>
              <w:fldChar w:fldCharType="end"/>
            </w:r>
          </w:hyperlink>
        </w:p>
        <w:p w14:paraId="0D6B7D6B" w14:textId="77777777" w:rsidR="00B052A6" w:rsidRDefault="00AD355F">
          <w:pPr>
            <w:pStyle w:val="TOC3"/>
            <w:tabs>
              <w:tab w:val="left" w:pos="1320"/>
              <w:tab w:val="right" w:leader="dot" w:pos="9350"/>
            </w:tabs>
            <w:rPr>
              <w:rFonts w:asciiTheme="minorHAnsi" w:eastAsiaTheme="minorEastAsia" w:hAnsiTheme="minorHAnsi" w:cstheme="minorBidi"/>
              <w:noProof/>
              <w:sz w:val="22"/>
            </w:rPr>
          </w:pPr>
          <w:hyperlink w:anchor="_Toc510117071" w:history="1">
            <w:r w:rsidR="00B052A6" w:rsidRPr="00360FE5">
              <w:rPr>
                <w:rStyle w:val="Hyperlink"/>
                <w:rFonts w:ascii="Calibri Light" w:hAnsi="Calibri Light"/>
                <w:noProof/>
              </w:rPr>
              <w:t>2.12.3</w:t>
            </w:r>
            <w:r w:rsidR="00B052A6">
              <w:rPr>
                <w:rFonts w:asciiTheme="minorHAnsi" w:eastAsiaTheme="minorEastAsia" w:hAnsiTheme="minorHAnsi" w:cstheme="minorBidi"/>
                <w:noProof/>
                <w:sz w:val="22"/>
              </w:rPr>
              <w:tab/>
            </w:r>
            <w:r w:rsidR="00B052A6" w:rsidRPr="00360FE5">
              <w:rPr>
                <w:rStyle w:val="Hyperlink"/>
                <w:rFonts w:ascii="Calibri Light" w:hAnsi="Calibri Light"/>
                <w:noProof/>
              </w:rPr>
              <w:t>Activity Records</w:t>
            </w:r>
            <w:r w:rsidR="00B052A6">
              <w:rPr>
                <w:noProof/>
                <w:webHidden/>
              </w:rPr>
              <w:tab/>
            </w:r>
            <w:r w:rsidR="00B052A6">
              <w:rPr>
                <w:noProof/>
                <w:webHidden/>
              </w:rPr>
              <w:fldChar w:fldCharType="begin"/>
            </w:r>
            <w:r w:rsidR="00B052A6">
              <w:rPr>
                <w:noProof/>
                <w:webHidden/>
              </w:rPr>
              <w:instrText xml:space="preserve"> PAGEREF _Toc510117071 \h </w:instrText>
            </w:r>
            <w:r w:rsidR="00B052A6">
              <w:rPr>
                <w:noProof/>
                <w:webHidden/>
              </w:rPr>
            </w:r>
            <w:r w:rsidR="00B052A6">
              <w:rPr>
                <w:noProof/>
                <w:webHidden/>
              </w:rPr>
              <w:fldChar w:fldCharType="separate"/>
            </w:r>
            <w:r w:rsidR="00B052A6">
              <w:rPr>
                <w:noProof/>
                <w:webHidden/>
              </w:rPr>
              <w:t>62</w:t>
            </w:r>
            <w:r w:rsidR="00B052A6">
              <w:rPr>
                <w:noProof/>
                <w:webHidden/>
              </w:rPr>
              <w:fldChar w:fldCharType="end"/>
            </w:r>
          </w:hyperlink>
        </w:p>
        <w:p w14:paraId="6FB71CCD" w14:textId="77777777" w:rsidR="00B052A6" w:rsidRDefault="00AD355F">
          <w:pPr>
            <w:pStyle w:val="TOC2"/>
            <w:tabs>
              <w:tab w:val="left" w:pos="1100"/>
              <w:tab w:val="right" w:leader="dot" w:pos="9350"/>
            </w:tabs>
            <w:rPr>
              <w:rFonts w:asciiTheme="minorHAnsi" w:eastAsiaTheme="minorEastAsia" w:hAnsiTheme="minorHAnsi" w:cstheme="minorBidi"/>
              <w:noProof/>
              <w:sz w:val="22"/>
            </w:rPr>
          </w:pPr>
          <w:hyperlink w:anchor="_Toc510117072" w:history="1">
            <w:r w:rsidR="00B052A6" w:rsidRPr="00360FE5">
              <w:rPr>
                <w:rStyle w:val="Hyperlink"/>
                <w:noProof/>
              </w:rPr>
              <w:t>2.13</w:t>
            </w:r>
            <w:r w:rsidR="00B052A6">
              <w:rPr>
                <w:rFonts w:asciiTheme="minorHAnsi" w:eastAsiaTheme="minorEastAsia" w:hAnsiTheme="minorHAnsi" w:cstheme="minorBidi"/>
                <w:noProof/>
                <w:sz w:val="22"/>
              </w:rPr>
              <w:tab/>
            </w:r>
            <w:r w:rsidR="00B052A6" w:rsidRPr="00360FE5">
              <w:rPr>
                <w:rStyle w:val="Hyperlink"/>
                <w:noProof/>
              </w:rPr>
              <w:t>Exception Management Requirements</w:t>
            </w:r>
            <w:r w:rsidR="00B052A6">
              <w:rPr>
                <w:noProof/>
                <w:webHidden/>
              </w:rPr>
              <w:tab/>
            </w:r>
            <w:r w:rsidR="00B052A6">
              <w:rPr>
                <w:noProof/>
                <w:webHidden/>
              </w:rPr>
              <w:fldChar w:fldCharType="begin"/>
            </w:r>
            <w:r w:rsidR="00B052A6">
              <w:rPr>
                <w:noProof/>
                <w:webHidden/>
              </w:rPr>
              <w:instrText xml:space="preserve"> PAGEREF _Toc510117072 \h </w:instrText>
            </w:r>
            <w:r w:rsidR="00B052A6">
              <w:rPr>
                <w:noProof/>
                <w:webHidden/>
              </w:rPr>
            </w:r>
            <w:r w:rsidR="00B052A6">
              <w:rPr>
                <w:noProof/>
                <w:webHidden/>
              </w:rPr>
              <w:fldChar w:fldCharType="separate"/>
            </w:r>
            <w:r w:rsidR="00B052A6">
              <w:rPr>
                <w:noProof/>
                <w:webHidden/>
              </w:rPr>
              <w:t>62</w:t>
            </w:r>
            <w:r w:rsidR="00B052A6">
              <w:rPr>
                <w:noProof/>
                <w:webHidden/>
              </w:rPr>
              <w:fldChar w:fldCharType="end"/>
            </w:r>
          </w:hyperlink>
        </w:p>
        <w:p w14:paraId="5ED8E7BF" w14:textId="77777777" w:rsidR="00B052A6" w:rsidRDefault="00AD355F">
          <w:pPr>
            <w:pStyle w:val="TOC2"/>
            <w:tabs>
              <w:tab w:val="left" w:pos="1100"/>
              <w:tab w:val="right" w:leader="dot" w:pos="9350"/>
            </w:tabs>
            <w:rPr>
              <w:rFonts w:asciiTheme="minorHAnsi" w:eastAsiaTheme="minorEastAsia" w:hAnsiTheme="minorHAnsi" w:cstheme="minorBidi"/>
              <w:noProof/>
              <w:sz w:val="22"/>
            </w:rPr>
          </w:pPr>
          <w:hyperlink w:anchor="_Toc510117073" w:history="1">
            <w:r w:rsidR="00B052A6" w:rsidRPr="00360FE5">
              <w:rPr>
                <w:rStyle w:val="Hyperlink"/>
                <w:noProof/>
              </w:rPr>
              <w:t>2.14</w:t>
            </w:r>
            <w:r w:rsidR="00B052A6">
              <w:rPr>
                <w:rFonts w:asciiTheme="minorHAnsi" w:eastAsiaTheme="minorEastAsia" w:hAnsiTheme="minorHAnsi" w:cstheme="minorBidi"/>
                <w:noProof/>
                <w:sz w:val="22"/>
              </w:rPr>
              <w:tab/>
            </w:r>
            <w:r w:rsidR="00B052A6" w:rsidRPr="00360FE5">
              <w:rPr>
                <w:rStyle w:val="Hyperlink"/>
                <w:noProof/>
              </w:rPr>
              <w:t>Process Risks and Mitigation</w:t>
            </w:r>
            <w:r w:rsidR="00B052A6">
              <w:rPr>
                <w:noProof/>
                <w:webHidden/>
              </w:rPr>
              <w:tab/>
            </w:r>
            <w:r w:rsidR="00B052A6">
              <w:rPr>
                <w:noProof/>
                <w:webHidden/>
              </w:rPr>
              <w:fldChar w:fldCharType="begin"/>
            </w:r>
            <w:r w:rsidR="00B052A6">
              <w:rPr>
                <w:noProof/>
                <w:webHidden/>
              </w:rPr>
              <w:instrText xml:space="preserve"> PAGEREF _Toc510117073 \h </w:instrText>
            </w:r>
            <w:r w:rsidR="00B052A6">
              <w:rPr>
                <w:noProof/>
                <w:webHidden/>
              </w:rPr>
            </w:r>
            <w:r w:rsidR="00B052A6">
              <w:rPr>
                <w:noProof/>
                <w:webHidden/>
              </w:rPr>
              <w:fldChar w:fldCharType="separate"/>
            </w:r>
            <w:r w:rsidR="00B052A6">
              <w:rPr>
                <w:noProof/>
                <w:webHidden/>
              </w:rPr>
              <w:t>62</w:t>
            </w:r>
            <w:r w:rsidR="00B052A6">
              <w:rPr>
                <w:noProof/>
                <w:webHidden/>
              </w:rPr>
              <w:fldChar w:fldCharType="end"/>
            </w:r>
          </w:hyperlink>
        </w:p>
        <w:p w14:paraId="423F6D38" w14:textId="77777777" w:rsidR="00B052A6" w:rsidRDefault="00AD355F">
          <w:pPr>
            <w:pStyle w:val="TOC2"/>
            <w:tabs>
              <w:tab w:val="left" w:pos="1100"/>
              <w:tab w:val="right" w:leader="dot" w:pos="9350"/>
            </w:tabs>
            <w:rPr>
              <w:rFonts w:asciiTheme="minorHAnsi" w:eastAsiaTheme="minorEastAsia" w:hAnsiTheme="minorHAnsi" w:cstheme="minorBidi"/>
              <w:noProof/>
              <w:sz w:val="22"/>
            </w:rPr>
          </w:pPr>
          <w:hyperlink w:anchor="_Toc510117074" w:history="1">
            <w:r w:rsidR="00B052A6" w:rsidRPr="00360FE5">
              <w:rPr>
                <w:rStyle w:val="Hyperlink"/>
                <w:noProof/>
              </w:rPr>
              <w:t>2.15</w:t>
            </w:r>
            <w:r w:rsidR="00B052A6">
              <w:rPr>
                <w:rFonts w:asciiTheme="minorHAnsi" w:eastAsiaTheme="minorEastAsia" w:hAnsiTheme="minorHAnsi" w:cstheme="minorBidi"/>
                <w:noProof/>
                <w:sz w:val="22"/>
              </w:rPr>
              <w:tab/>
            </w:r>
            <w:r w:rsidR="00B052A6" w:rsidRPr="00360FE5">
              <w:rPr>
                <w:rStyle w:val="Hyperlink"/>
                <w:noProof/>
              </w:rPr>
              <w:t>Key Performance Indicators</w:t>
            </w:r>
            <w:r w:rsidR="00B052A6">
              <w:rPr>
                <w:noProof/>
                <w:webHidden/>
              </w:rPr>
              <w:tab/>
            </w:r>
            <w:r w:rsidR="00B052A6">
              <w:rPr>
                <w:noProof/>
                <w:webHidden/>
              </w:rPr>
              <w:fldChar w:fldCharType="begin"/>
            </w:r>
            <w:r w:rsidR="00B052A6">
              <w:rPr>
                <w:noProof/>
                <w:webHidden/>
              </w:rPr>
              <w:instrText xml:space="preserve"> PAGEREF _Toc510117074 \h </w:instrText>
            </w:r>
            <w:r w:rsidR="00B052A6">
              <w:rPr>
                <w:noProof/>
                <w:webHidden/>
              </w:rPr>
            </w:r>
            <w:r w:rsidR="00B052A6">
              <w:rPr>
                <w:noProof/>
                <w:webHidden/>
              </w:rPr>
              <w:fldChar w:fldCharType="separate"/>
            </w:r>
            <w:r w:rsidR="00B052A6">
              <w:rPr>
                <w:noProof/>
                <w:webHidden/>
              </w:rPr>
              <w:t>63</w:t>
            </w:r>
            <w:r w:rsidR="00B052A6">
              <w:rPr>
                <w:noProof/>
                <w:webHidden/>
              </w:rPr>
              <w:fldChar w:fldCharType="end"/>
            </w:r>
          </w:hyperlink>
        </w:p>
        <w:p w14:paraId="164DC73A" w14:textId="77777777" w:rsidR="00B052A6" w:rsidRDefault="00AD355F">
          <w:pPr>
            <w:pStyle w:val="TOC3"/>
            <w:tabs>
              <w:tab w:val="left" w:pos="1320"/>
              <w:tab w:val="right" w:leader="dot" w:pos="9350"/>
            </w:tabs>
            <w:rPr>
              <w:rFonts w:asciiTheme="minorHAnsi" w:eastAsiaTheme="minorEastAsia" w:hAnsiTheme="minorHAnsi" w:cstheme="minorBidi"/>
              <w:noProof/>
              <w:sz w:val="22"/>
            </w:rPr>
          </w:pPr>
          <w:hyperlink w:anchor="_Toc510117075" w:history="1">
            <w:r w:rsidR="00B052A6" w:rsidRPr="00360FE5">
              <w:rPr>
                <w:rStyle w:val="Hyperlink"/>
                <w:rFonts w:ascii="Calibri Light" w:hAnsi="Calibri Light"/>
                <w:noProof/>
              </w:rPr>
              <w:t>2.15.1</w:t>
            </w:r>
            <w:r w:rsidR="00B052A6">
              <w:rPr>
                <w:rFonts w:asciiTheme="minorHAnsi" w:eastAsiaTheme="minorEastAsia" w:hAnsiTheme="minorHAnsi" w:cstheme="minorBidi"/>
                <w:noProof/>
                <w:sz w:val="22"/>
              </w:rPr>
              <w:tab/>
            </w:r>
            <w:r w:rsidR="00B052A6" w:rsidRPr="00360FE5">
              <w:rPr>
                <w:rStyle w:val="Hyperlink"/>
                <w:rFonts w:ascii="Calibri Light" w:hAnsi="Calibri Light"/>
                <w:noProof/>
              </w:rPr>
              <w:t>Key Metric Definition</w:t>
            </w:r>
            <w:r w:rsidR="00B052A6">
              <w:rPr>
                <w:noProof/>
                <w:webHidden/>
              </w:rPr>
              <w:tab/>
            </w:r>
            <w:r w:rsidR="00B052A6">
              <w:rPr>
                <w:noProof/>
                <w:webHidden/>
              </w:rPr>
              <w:fldChar w:fldCharType="begin"/>
            </w:r>
            <w:r w:rsidR="00B052A6">
              <w:rPr>
                <w:noProof/>
                <w:webHidden/>
              </w:rPr>
              <w:instrText xml:space="preserve"> PAGEREF _Toc510117075 \h </w:instrText>
            </w:r>
            <w:r w:rsidR="00B052A6">
              <w:rPr>
                <w:noProof/>
                <w:webHidden/>
              </w:rPr>
            </w:r>
            <w:r w:rsidR="00B052A6">
              <w:rPr>
                <w:noProof/>
                <w:webHidden/>
              </w:rPr>
              <w:fldChar w:fldCharType="separate"/>
            </w:r>
            <w:r w:rsidR="00B052A6">
              <w:rPr>
                <w:noProof/>
                <w:webHidden/>
              </w:rPr>
              <w:t>63</w:t>
            </w:r>
            <w:r w:rsidR="00B052A6">
              <w:rPr>
                <w:noProof/>
                <w:webHidden/>
              </w:rPr>
              <w:fldChar w:fldCharType="end"/>
            </w:r>
          </w:hyperlink>
        </w:p>
        <w:p w14:paraId="40E0B34B" w14:textId="77777777" w:rsidR="00B052A6" w:rsidRDefault="00AD355F">
          <w:pPr>
            <w:pStyle w:val="TOC1"/>
            <w:rPr>
              <w:rFonts w:asciiTheme="minorHAnsi" w:eastAsiaTheme="minorEastAsia" w:hAnsiTheme="minorHAnsi" w:cstheme="minorBidi"/>
              <w:noProof/>
              <w:sz w:val="22"/>
            </w:rPr>
          </w:pPr>
          <w:hyperlink w:anchor="_Toc510117076" w:history="1">
            <w:r w:rsidR="00B052A6" w:rsidRPr="00360FE5">
              <w:rPr>
                <w:rStyle w:val="Hyperlink"/>
                <w:noProof/>
              </w:rPr>
              <w:t>3</w:t>
            </w:r>
            <w:r w:rsidR="00B052A6">
              <w:rPr>
                <w:rFonts w:asciiTheme="minorHAnsi" w:eastAsiaTheme="minorEastAsia" w:hAnsiTheme="minorHAnsi" w:cstheme="minorBidi"/>
                <w:noProof/>
                <w:sz w:val="22"/>
              </w:rPr>
              <w:tab/>
            </w:r>
            <w:r w:rsidR="00B052A6" w:rsidRPr="00360FE5">
              <w:rPr>
                <w:rStyle w:val="Hyperlink"/>
                <w:noProof/>
              </w:rPr>
              <w:t>Controls, Regulatory Rules, and Security</w:t>
            </w:r>
            <w:r w:rsidR="00B052A6">
              <w:rPr>
                <w:noProof/>
                <w:webHidden/>
              </w:rPr>
              <w:tab/>
            </w:r>
            <w:r w:rsidR="00B052A6">
              <w:rPr>
                <w:noProof/>
                <w:webHidden/>
              </w:rPr>
              <w:fldChar w:fldCharType="begin"/>
            </w:r>
            <w:r w:rsidR="00B052A6">
              <w:rPr>
                <w:noProof/>
                <w:webHidden/>
              </w:rPr>
              <w:instrText xml:space="preserve"> PAGEREF _Toc510117076 \h </w:instrText>
            </w:r>
            <w:r w:rsidR="00B052A6">
              <w:rPr>
                <w:noProof/>
                <w:webHidden/>
              </w:rPr>
            </w:r>
            <w:r w:rsidR="00B052A6">
              <w:rPr>
                <w:noProof/>
                <w:webHidden/>
              </w:rPr>
              <w:fldChar w:fldCharType="separate"/>
            </w:r>
            <w:r w:rsidR="00B052A6">
              <w:rPr>
                <w:noProof/>
                <w:webHidden/>
              </w:rPr>
              <w:t>64</w:t>
            </w:r>
            <w:r w:rsidR="00B052A6">
              <w:rPr>
                <w:noProof/>
                <w:webHidden/>
              </w:rPr>
              <w:fldChar w:fldCharType="end"/>
            </w:r>
          </w:hyperlink>
        </w:p>
        <w:p w14:paraId="074B1912" w14:textId="77777777" w:rsidR="00B052A6" w:rsidRDefault="00AD355F">
          <w:pPr>
            <w:pStyle w:val="TOC2"/>
            <w:tabs>
              <w:tab w:val="left" w:pos="880"/>
              <w:tab w:val="right" w:leader="dot" w:pos="9350"/>
            </w:tabs>
            <w:rPr>
              <w:rFonts w:asciiTheme="minorHAnsi" w:eastAsiaTheme="minorEastAsia" w:hAnsiTheme="minorHAnsi" w:cstheme="minorBidi"/>
              <w:noProof/>
              <w:sz w:val="22"/>
            </w:rPr>
          </w:pPr>
          <w:hyperlink w:anchor="_Toc510117077" w:history="1">
            <w:r w:rsidR="00B052A6" w:rsidRPr="00360FE5">
              <w:rPr>
                <w:rStyle w:val="Hyperlink"/>
                <w:noProof/>
              </w:rPr>
              <w:t>3.1</w:t>
            </w:r>
            <w:r w:rsidR="00B052A6">
              <w:rPr>
                <w:rFonts w:asciiTheme="minorHAnsi" w:eastAsiaTheme="minorEastAsia" w:hAnsiTheme="minorHAnsi" w:cstheme="minorBidi"/>
                <w:noProof/>
                <w:sz w:val="22"/>
              </w:rPr>
              <w:tab/>
            </w:r>
            <w:r w:rsidR="00B052A6" w:rsidRPr="00360FE5">
              <w:rPr>
                <w:rStyle w:val="Hyperlink"/>
                <w:noProof/>
              </w:rPr>
              <w:t>Security Considerations</w:t>
            </w:r>
            <w:r w:rsidR="00B052A6">
              <w:rPr>
                <w:noProof/>
                <w:webHidden/>
              </w:rPr>
              <w:tab/>
            </w:r>
            <w:r w:rsidR="00B052A6">
              <w:rPr>
                <w:noProof/>
                <w:webHidden/>
              </w:rPr>
              <w:fldChar w:fldCharType="begin"/>
            </w:r>
            <w:r w:rsidR="00B052A6">
              <w:rPr>
                <w:noProof/>
                <w:webHidden/>
              </w:rPr>
              <w:instrText xml:space="preserve"> PAGEREF _Toc510117077 \h </w:instrText>
            </w:r>
            <w:r w:rsidR="00B052A6">
              <w:rPr>
                <w:noProof/>
                <w:webHidden/>
              </w:rPr>
            </w:r>
            <w:r w:rsidR="00B052A6">
              <w:rPr>
                <w:noProof/>
                <w:webHidden/>
              </w:rPr>
              <w:fldChar w:fldCharType="separate"/>
            </w:r>
            <w:r w:rsidR="00B052A6">
              <w:rPr>
                <w:noProof/>
                <w:webHidden/>
              </w:rPr>
              <w:t>69</w:t>
            </w:r>
            <w:r w:rsidR="00B052A6">
              <w:rPr>
                <w:noProof/>
                <w:webHidden/>
              </w:rPr>
              <w:fldChar w:fldCharType="end"/>
            </w:r>
          </w:hyperlink>
        </w:p>
        <w:p w14:paraId="670D6C54" w14:textId="77777777" w:rsidR="00B052A6" w:rsidRDefault="00AD355F">
          <w:pPr>
            <w:pStyle w:val="TOC2"/>
            <w:tabs>
              <w:tab w:val="left" w:pos="880"/>
              <w:tab w:val="right" w:leader="dot" w:pos="9350"/>
            </w:tabs>
            <w:rPr>
              <w:rFonts w:asciiTheme="minorHAnsi" w:eastAsiaTheme="minorEastAsia" w:hAnsiTheme="minorHAnsi" w:cstheme="minorBidi"/>
              <w:noProof/>
              <w:sz w:val="22"/>
            </w:rPr>
          </w:pPr>
          <w:hyperlink w:anchor="_Toc510117078" w:history="1">
            <w:r w:rsidR="00B052A6" w:rsidRPr="00360FE5">
              <w:rPr>
                <w:rStyle w:val="Hyperlink"/>
                <w:noProof/>
              </w:rPr>
              <w:t>3.2</w:t>
            </w:r>
            <w:r w:rsidR="00B052A6">
              <w:rPr>
                <w:rFonts w:asciiTheme="minorHAnsi" w:eastAsiaTheme="minorEastAsia" w:hAnsiTheme="minorHAnsi" w:cstheme="minorBidi"/>
                <w:noProof/>
                <w:sz w:val="22"/>
              </w:rPr>
              <w:tab/>
            </w:r>
            <w:r w:rsidR="00B052A6" w:rsidRPr="00360FE5">
              <w:rPr>
                <w:rStyle w:val="Hyperlink"/>
                <w:noProof/>
              </w:rPr>
              <w:t>Custom Program/Transaction Codes</w:t>
            </w:r>
            <w:r w:rsidR="00B052A6">
              <w:rPr>
                <w:noProof/>
                <w:webHidden/>
              </w:rPr>
              <w:tab/>
            </w:r>
            <w:r w:rsidR="00B052A6">
              <w:rPr>
                <w:noProof/>
                <w:webHidden/>
              </w:rPr>
              <w:fldChar w:fldCharType="begin"/>
            </w:r>
            <w:r w:rsidR="00B052A6">
              <w:rPr>
                <w:noProof/>
                <w:webHidden/>
              </w:rPr>
              <w:instrText xml:space="preserve"> PAGEREF _Toc510117078 \h </w:instrText>
            </w:r>
            <w:r w:rsidR="00B052A6">
              <w:rPr>
                <w:noProof/>
                <w:webHidden/>
              </w:rPr>
            </w:r>
            <w:r w:rsidR="00B052A6">
              <w:rPr>
                <w:noProof/>
                <w:webHidden/>
              </w:rPr>
              <w:fldChar w:fldCharType="separate"/>
            </w:r>
            <w:r w:rsidR="00B052A6">
              <w:rPr>
                <w:noProof/>
                <w:webHidden/>
              </w:rPr>
              <w:t>71</w:t>
            </w:r>
            <w:r w:rsidR="00B052A6">
              <w:rPr>
                <w:noProof/>
                <w:webHidden/>
              </w:rPr>
              <w:fldChar w:fldCharType="end"/>
            </w:r>
          </w:hyperlink>
        </w:p>
        <w:p w14:paraId="0901B37A" w14:textId="77777777" w:rsidR="00B052A6" w:rsidRDefault="00AD355F">
          <w:pPr>
            <w:pStyle w:val="TOC2"/>
            <w:tabs>
              <w:tab w:val="left" w:pos="880"/>
              <w:tab w:val="right" w:leader="dot" w:pos="9350"/>
            </w:tabs>
            <w:rPr>
              <w:rFonts w:asciiTheme="minorHAnsi" w:eastAsiaTheme="minorEastAsia" w:hAnsiTheme="minorHAnsi" w:cstheme="minorBidi"/>
              <w:noProof/>
              <w:sz w:val="22"/>
            </w:rPr>
          </w:pPr>
          <w:hyperlink w:anchor="_Toc510117079" w:history="1">
            <w:r w:rsidR="00B052A6" w:rsidRPr="00360FE5">
              <w:rPr>
                <w:rStyle w:val="Hyperlink"/>
                <w:noProof/>
              </w:rPr>
              <w:t>3.3</w:t>
            </w:r>
            <w:r w:rsidR="00B052A6">
              <w:rPr>
                <w:rFonts w:asciiTheme="minorHAnsi" w:eastAsiaTheme="minorEastAsia" w:hAnsiTheme="minorHAnsi" w:cstheme="minorBidi"/>
                <w:noProof/>
                <w:sz w:val="22"/>
              </w:rPr>
              <w:tab/>
            </w:r>
            <w:r w:rsidR="00B052A6" w:rsidRPr="00360FE5">
              <w:rPr>
                <w:rStyle w:val="Hyperlink"/>
                <w:noProof/>
              </w:rPr>
              <w:t>Custom Table/Transaction Codes</w:t>
            </w:r>
            <w:r w:rsidR="00B052A6">
              <w:rPr>
                <w:noProof/>
                <w:webHidden/>
              </w:rPr>
              <w:tab/>
            </w:r>
            <w:r w:rsidR="00B052A6">
              <w:rPr>
                <w:noProof/>
                <w:webHidden/>
              </w:rPr>
              <w:fldChar w:fldCharType="begin"/>
            </w:r>
            <w:r w:rsidR="00B052A6">
              <w:rPr>
                <w:noProof/>
                <w:webHidden/>
              </w:rPr>
              <w:instrText xml:space="preserve"> PAGEREF _Toc510117079 \h </w:instrText>
            </w:r>
            <w:r w:rsidR="00B052A6">
              <w:rPr>
                <w:noProof/>
                <w:webHidden/>
              </w:rPr>
            </w:r>
            <w:r w:rsidR="00B052A6">
              <w:rPr>
                <w:noProof/>
                <w:webHidden/>
              </w:rPr>
              <w:fldChar w:fldCharType="separate"/>
            </w:r>
            <w:r w:rsidR="00B052A6">
              <w:rPr>
                <w:noProof/>
                <w:webHidden/>
              </w:rPr>
              <w:t>71</w:t>
            </w:r>
            <w:r w:rsidR="00B052A6">
              <w:rPr>
                <w:noProof/>
                <w:webHidden/>
              </w:rPr>
              <w:fldChar w:fldCharType="end"/>
            </w:r>
          </w:hyperlink>
        </w:p>
        <w:p w14:paraId="214F0472" w14:textId="77777777" w:rsidR="00B052A6" w:rsidRDefault="00AD355F">
          <w:pPr>
            <w:pStyle w:val="TOC1"/>
            <w:rPr>
              <w:rFonts w:asciiTheme="minorHAnsi" w:eastAsiaTheme="minorEastAsia" w:hAnsiTheme="minorHAnsi" w:cstheme="minorBidi"/>
              <w:noProof/>
              <w:sz w:val="22"/>
            </w:rPr>
          </w:pPr>
          <w:hyperlink w:anchor="_Toc510117080" w:history="1">
            <w:r w:rsidR="00B052A6" w:rsidRPr="00360FE5">
              <w:rPr>
                <w:rStyle w:val="Hyperlink"/>
                <w:noProof/>
              </w:rPr>
              <w:t>4</w:t>
            </w:r>
            <w:r w:rsidR="00B052A6">
              <w:rPr>
                <w:rFonts w:asciiTheme="minorHAnsi" w:eastAsiaTheme="minorEastAsia" w:hAnsiTheme="minorHAnsi" w:cstheme="minorBidi"/>
                <w:noProof/>
                <w:sz w:val="22"/>
              </w:rPr>
              <w:tab/>
            </w:r>
            <w:r w:rsidR="00B052A6" w:rsidRPr="00360FE5">
              <w:rPr>
                <w:rStyle w:val="Hyperlink"/>
                <w:noProof/>
              </w:rPr>
              <w:t>Technical Considerations</w:t>
            </w:r>
            <w:r w:rsidR="00B052A6">
              <w:rPr>
                <w:noProof/>
                <w:webHidden/>
              </w:rPr>
              <w:tab/>
            </w:r>
            <w:r w:rsidR="00B052A6">
              <w:rPr>
                <w:noProof/>
                <w:webHidden/>
              </w:rPr>
              <w:fldChar w:fldCharType="begin"/>
            </w:r>
            <w:r w:rsidR="00B052A6">
              <w:rPr>
                <w:noProof/>
                <w:webHidden/>
              </w:rPr>
              <w:instrText xml:space="preserve"> PAGEREF _Toc510117080 \h </w:instrText>
            </w:r>
            <w:r w:rsidR="00B052A6">
              <w:rPr>
                <w:noProof/>
                <w:webHidden/>
              </w:rPr>
            </w:r>
            <w:r w:rsidR="00B052A6">
              <w:rPr>
                <w:noProof/>
                <w:webHidden/>
              </w:rPr>
              <w:fldChar w:fldCharType="separate"/>
            </w:r>
            <w:r w:rsidR="00B052A6">
              <w:rPr>
                <w:noProof/>
                <w:webHidden/>
              </w:rPr>
              <w:t>72</w:t>
            </w:r>
            <w:r w:rsidR="00B052A6">
              <w:rPr>
                <w:noProof/>
                <w:webHidden/>
              </w:rPr>
              <w:fldChar w:fldCharType="end"/>
            </w:r>
          </w:hyperlink>
        </w:p>
        <w:p w14:paraId="6F6A5AEF" w14:textId="77777777" w:rsidR="00B052A6" w:rsidRDefault="00AD355F">
          <w:pPr>
            <w:pStyle w:val="TOC2"/>
            <w:tabs>
              <w:tab w:val="right" w:leader="dot" w:pos="9350"/>
            </w:tabs>
            <w:rPr>
              <w:rFonts w:asciiTheme="minorHAnsi" w:eastAsiaTheme="minorEastAsia" w:hAnsiTheme="minorHAnsi" w:cstheme="minorBidi"/>
              <w:noProof/>
              <w:sz w:val="22"/>
            </w:rPr>
          </w:pPr>
          <w:hyperlink w:anchor="_Toc510117089" w:history="1">
            <w:r w:rsidR="00B052A6" w:rsidRPr="00360FE5">
              <w:rPr>
                <w:rStyle w:val="Hyperlink"/>
                <w:noProof/>
              </w:rPr>
              <w:t>4.1 RICEF-W Assessment</w:t>
            </w:r>
            <w:r w:rsidR="00B052A6">
              <w:rPr>
                <w:noProof/>
                <w:webHidden/>
              </w:rPr>
              <w:tab/>
            </w:r>
            <w:r w:rsidR="00B052A6">
              <w:rPr>
                <w:noProof/>
                <w:webHidden/>
              </w:rPr>
              <w:fldChar w:fldCharType="begin"/>
            </w:r>
            <w:r w:rsidR="00B052A6">
              <w:rPr>
                <w:noProof/>
                <w:webHidden/>
              </w:rPr>
              <w:instrText xml:space="preserve"> PAGEREF _Toc510117089 \h </w:instrText>
            </w:r>
            <w:r w:rsidR="00B052A6">
              <w:rPr>
                <w:noProof/>
                <w:webHidden/>
              </w:rPr>
            </w:r>
            <w:r w:rsidR="00B052A6">
              <w:rPr>
                <w:noProof/>
                <w:webHidden/>
              </w:rPr>
              <w:fldChar w:fldCharType="separate"/>
            </w:r>
            <w:r w:rsidR="00B052A6">
              <w:rPr>
                <w:noProof/>
                <w:webHidden/>
              </w:rPr>
              <w:t>72</w:t>
            </w:r>
            <w:r w:rsidR="00B052A6">
              <w:rPr>
                <w:noProof/>
                <w:webHidden/>
              </w:rPr>
              <w:fldChar w:fldCharType="end"/>
            </w:r>
          </w:hyperlink>
        </w:p>
        <w:p w14:paraId="5E2F74A4" w14:textId="77777777" w:rsidR="00B052A6" w:rsidRDefault="00AD355F">
          <w:pPr>
            <w:pStyle w:val="TOC3"/>
            <w:tabs>
              <w:tab w:val="left" w:pos="1320"/>
              <w:tab w:val="right" w:leader="dot" w:pos="9350"/>
            </w:tabs>
            <w:rPr>
              <w:rFonts w:asciiTheme="minorHAnsi" w:eastAsiaTheme="minorEastAsia" w:hAnsiTheme="minorHAnsi" w:cstheme="minorBidi"/>
              <w:noProof/>
              <w:sz w:val="22"/>
            </w:rPr>
          </w:pPr>
          <w:hyperlink w:anchor="_Toc510117090" w:history="1">
            <w:r w:rsidR="00B052A6" w:rsidRPr="00360FE5">
              <w:rPr>
                <w:rStyle w:val="Hyperlink"/>
                <w:rFonts w:ascii="Calibri Light" w:hAnsi="Calibri Light"/>
                <w:noProof/>
              </w:rPr>
              <w:t>4.1.1</w:t>
            </w:r>
            <w:r w:rsidR="00B052A6">
              <w:rPr>
                <w:rFonts w:asciiTheme="minorHAnsi" w:eastAsiaTheme="minorEastAsia" w:hAnsiTheme="minorHAnsi" w:cstheme="minorBidi"/>
                <w:noProof/>
                <w:sz w:val="22"/>
              </w:rPr>
              <w:tab/>
            </w:r>
            <w:r w:rsidR="00B052A6" w:rsidRPr="00360FE5">
              <w:rPr>
                <w:rStyle w:val="Hyperlink"/>
                <w:rFonts w:ascii="Calibri Light" w:hAnsi="Calibri Light"/>
                <w:noProof/>
              </w:rPr>
              <w:t>Reports</w:t>
            </w:r>
            <w:r w:rsidR="00B052A6">
              <w:rPr>
                <w:noProof/>
                <w:webHidden/>
              </w:rPr>
              <w:tab/>
            </w:r>
            <w:r w:rsidR="00B052A6">
              <w:rPr>
                <w:noProof/>
                <w:webHidden/>
              </w:rPr>
              <w:fldChar w:fldCharType="begin"/>
            </w:r>
            <w:r w:rsidR="00B052A6">
              <w:rPr>
                <w:noProof/>
                <w:webHidden/>
              </w:rPr>
              <w:instrText xml:space="preserve"> PAGEREF _Toc510117090 \h </w:instrText>
            </w:r>
            <w:r w:rsidR="00B052A6">
              <w:rPr>
                <w:noProof/>
                <w:webHidden/>
              </w:rPr>
            </w:r>
            <w:r w:rsidR="00B052A6">
              <w:rPr>
                <w:noProof/>
                <w:webHidden/>
              </w:rPr>
              <w:fldChar w:fldCharType="separate"/>
            </w:r>
            <w:r w:rsidR="00B052A6">
              <w:rPr>
                <w:noProof/>
                <w:webHidden/>
              </w:rPr>
              <w:t>72</w:t>
            </w:r>
            <w:r w:rsidR="00B052A6">
              <w:rPr>
                <w:noProof/>
                <w:webHidden/>
              </w:rPr>
              <w:fldChar w:fldCharType="end"/>
            </w:r>
          </w:hyperlink>
        </w:p>
        <w:p w14:paraId="5D9A8E1E" w14:textId="77777777" w:rsidR="00B052A6" w:rsidRDefault="00AD355F">
          <w:pPr>
            <w:pStyle w:val="TOC3"/>
            <w:tabs>
              <w:tab w:val="left" w:pos="1320"/>
              <w:tab w:val="right" w:leader="dot" w:pos="9350"/>
            </w:tabs>
            <w:rPr>
              <w:rFonts w:asciiTheme="minorHAnsi" w:eastAsiaTheme="minorEastAsia" w:hAnsiTheme="minorHAnsi" w:cstheme="minorBidi"/>
              <w:noProof/>
              <w:sz w:val="22"/>
            </w:rPr>
          </w:pPr>
          <w:hyperlink w:anchor="_Toc510117091" w:history="1">
            <w:r w:rsidR="00B052A6" w:rsidRPr="00360FE5">
              <w:rPr>
                <w:rStyle w:val="Hyperlink"/>
                <w:rFonts w:ascii="Calibri Light" w:hAnsi="Calibri Light"/>
                <w:noProof/>
              </w:rPr>
              <w:t>4.1.2</w:t>
            </w:r>
            <w:r w:rsidR="00B052A6">
              <w:rPr>
                <w:rFonts w:asciiTheme="minorHAnsi" w:eastAsiaTheme="minorEastAsia" w:hAnsiTheme="minorHAnsi" w:cstheme="minorBidi"/>
                <w:noProof/>
                <w:sz w:val="22"/>
              </w:rPr>
              <w:tab/>
            </w:r>
            <w:r w:rsidR="00B052A6" w:rsidRPr="00360FE5">
              <w:rPr>
                <w:rStyle w:val="Hyperlink"/>
                <w:rFonts w:ascii="Calibri Light" w:hAnsi="Calibri Light"/>
                <w:noProof/>
              </w:rPr>
              <w:t>Interfaces</w:t>
            </w:r>
            <w:r w:rsidR="00B052A6">
              <w:rPr>
                <w:noProof/>
                <w:webHidden/>
              </w:rPr>
              <w:tab/>
            </w:r>
            <w:r w:rsidR="00B052A6">
              <w:rPr>
                <w:noProof/>
                <w:webHidden/>
              </w:rPr>
              <w:fldChar w:fldCharType="begin"/>
            </w:r>
            <w:r w:rsidR="00B052A6">
              <w:rPr>
                <w:noProof/>
                <w:webHidden/>
              </w:rPr>
              <w:instrText xml:space="preserve"> PAGEREF _Toc510117091 \h </w:instrText>
            </w:r>
            <w:r w:rsidR="00B052A6">
              <w:rPr>
                <w:noProof/>
                <w:webHidden/>
              </w:rPr>
            </w:r>
            <w:r w:rsidR="00B052A6">
              <w:rPr>
                <w:noProof/>
                <w:webHidden/>
              </w:rPr>
              <w:fldChar w:fldCharType="separate"/>
            </w:r>
            <w:r w:rsidR="00B052A6">
              <w:rPr>
                <w:noProof/>
                <w:webHidden/>
              </w:rPr>
              <w:t>72</w:t>
            </w:r>
            <w:r w:rsidR="00B052A6">
              <w:rPr>
                <w:noProof/>
                <w:webHidden/>
              </w:rPr>
              <w:fldChar w:fldCharType="end"/>
            </w:r>
          </w:hyperlink>
        </w:p>
        <w:p w14:paraId="0D4B0D3D" w14:textId="77777777" w:rsidR="00B052A6" w:rsidRDefault="00AD355F">
          <w:pPr>
            <w:pStyle w:val="TOC3"/>
            <w:tabs>
              <w:tab w:val="left" w:pos="1320"/>
              <w:tab w:val="right" w:leader="dot" w:pos="9350"/>
            </w:tabs>
            <w:rPr>
              <w:rFonts w:asciiTheme="minorHAnsi" w:eastAsiaTheme="minorEastAsia" w:hAnsiTheme="minorHAnsi" w:cstheme="minorBidi"/>
              <w:noProof/>
              <w:sz w:val="22"/>
            </w:rPr>
          </w:pPr>
          <w:hyperlink w:anchor="_Toc510117092" w:history="1">
            <w:r w:rsidR="00B052A6" w:rsidRPr="00360FE5">
              <w:rPr>
                <w:rStyle w:val="Hyperlink"/>
                <w:rFonts w:ascii="Calibri Light" w:hAnsi="Calibri Light"/>
                <w:noProof/>
              </w:rPr>
              <w:t>4.1.3</w:t>
            </w:r>
            <w:r w:rsidR="00B052A6">
              <w:rPr>
                <w:rFonts w:asciiTheme="minorHAnsi" w:eastAsiaTheme="minorEastAsia" w:hAnsiTheme="minorHAnsi" w:cstheme="minorBidi"/>
                <w:noProof/>
                <w:sz w:val="22"/>
              </w:rPr>
              <w:tab/>
            </w:r>
            <w:r w:rsidR="00B052A6" w:rsidRPr="00360FE5">
              <w:rPr>
                <w:rStyle w:val="Hyperlink"/>
                <w:rFonts w:ascii="Calibri Light" w:hAnsi="Calibri Light"/>
                <w:noProof/>
              </w:rPr>
              <w:t>Conversion</w:t>
            </w:r>
            <w:r w:rsidR="00B052A6">
              <w:rPr>
                <w:noProof/>
                <w:webHidden/>
              </w:rPr>
              <w:tab/>
            </w:r>
            <w:r w:rsidR="00B052A6">
              <w:rPr>
                <w:noProof/>
                <w:webHidden/>
              </w:rPr>
              <w:fldChar w:fldCharType="begin"/>
            </w:r>
            <w:r w:rsidR="00B052A6">
              <w:rPr>
                <w:noProof/>
                <w:webHidden/>
              </w:rPr>
              <w:instrText xml:space="preserve"> PAGEREF _Toc510117092 \h </w:instrText>
            </w:r>
            <w:r w:rsidR="00B052A6">
              <w:rPr>
                <w:noProof/>
                <w:webHidden/>
              </w:rPr>
            </w:r>
            <w:r w:rsidR="00B052A6">
              <w:rPr>
                <w:noProof/>
                <w:webHidden/>
              </w:rPr>
              <w:fldChar w:fldCharType="separate"/>
            </w:r>
            <w:r w:rsidR="00B052A6">
              <w:rPr>
                <w:noProof/>
                <w:webHidden/>
              </w:rPr>
              <w:t>72</w:t>
            </w:r>
            <w:r w:rsidR="00B052A6">
              <w:rPr>
                <w:noProof/>
                <w:webHidden/>
              </w:rPr>
              <w:fldChar w:fldCharType="end"/>
            </w:r>
          </w:hyperlink>
        </w:p>
        <w:p w14:paraId="134785B3" w14:textId="77777777" w:rsidR="00B052A6" w:rsidRDefault="00AD355F">
          <w:pPr>
            <w:pStyle w:val="TOC3"/>
            <w:tabs>
              <w:tab w:val="left" w:pos="1320"/>
              <w:tab w:val="right" w:leader="dot" w:pos="9350"/>
            </w:tabs>
            <w:rPr>
              <w:rFonts w:asciiTheme="minorHAnsi" w:eastAsiaTheme="minorEastAsia" w:hAnsiTheme="minorHAnsi" w:cstheme="minorBidi"/>
              <w:noProof/>
              <w:sz w:val="22"/>
            </w:rPr>
          </w:pPr>
          <w:hyperlink w:anchor="_Toc510117093" w:history="1">
            <w:r w:rsidR="00B052A6" w:rsidRPr="00360FE5">
              <w:rPr>
                <w:rStyle w:val="Hyperlink"/>
                <w:rFonts w:ascii="Calibri Light" w:hAnsi="Calibri Light"/>
                <w:noProof/>
              </w:rPr>
              <w:t>4.1.4</w:t>
            </w:r>
            <w:r w:rsidR="00B052A6">
              <w:rPr>
                <w:rFonts w:asciiTheme="minorHAnsi" w:eastAsiaTheme="minorEastAsia" w:hAnsiTheme="minorHAnsi" w:cstheme="minorBidi"/>
                <w:noProof/>
                <w:sz w:val="22"/>
              </w:rPr>
              <w:tab/>
            </w:r>
            <w:r w:rsidR="00B052A6" w:rsidRPr="00360FE5">
              <w:rPr>
                <w:rStyle w:val="Hyperlink"/>
                <w:rFonts w:ascii="Calibri Light" w:hAnsi="Calibri Light"/>
                <w:noProof/>
              </w:rPr>
              <w:t>Enhancements</w:t>
            </w:r>
            <w:r w:rsidR="00B052A6">
              <w:rPr>
                <w:noProof/>
                <w:webHidden/>
              </w:rPr>
              <w:tab/>
            </w:r>
            <w:r w:rsidR="00B052A6">
              <w:rPr>
                <w:noProof/>
                <w:webHidden/>
              </w:rPr>
              <w:fldChar w:fldCharType="begin"/>
            </w:r>
            <w:r w:rsidR="00B052A6">
              <w:rPr>
                <w:noProof/>
                <w:webHidden/>
              </w:rPr>
              <w:instrText xml:space="preserve"> PAGEREF _Toc510117093 \h </w:instrText>
            </w:r>
            <w:r w:rsidR="00B052A6">
              <w:rPr>
                <w:noProof/>
                <w:webHidden/>
              </w:rPr>
            </w:r>
            <w:r w:rsidR="00B052A6">
              <w:rPr>
                <w:noProof/>
                <w:webHidden/>
              </w:rPr>
              <w:fldChar w:fldCharType="separate"/>
            </w:r>
            <w:r w:rsidR="00B052A6">
              <w:rPr>
                <w:noProof/>
                <w:webHidden/>
              </w:rPr>
              <w:t>73</w:t>
            </w:r>
            <w:r w:rsidR="00B052A6">
              <w:rPr>
                <w:noProof/>
                <w:webHidden/>
              </w:rPr>
              <w:fldChar w:fldCharType="end"/>
            </w:r>
          </w:hyperlink>
        </w:p>
        <w:p w14:paraId="39E0E1C5" w14:textId="77777777" w:rsidR="00B052A6" w:rsidRDefault="00AD355F">
          <w:pPr>
            <w:pStyle w:val="TOC3"/>
            <w:tabs>
              <w:tab w:val="left" w:pos="1320"/>
              <w:tab w:val="right" w:leader="dot" w:pos="9350"/>
            </w:tabs>
            <w:rPr>
              <w:rFonts w:asciiTheme="minorHAnsi" w:eastAsiaTheme="minorEastAsia" w:hAnsiTheme="minorHAnsi" w:cstheme="minorBidi"/>
              <w:noProof/>
              <w:sz w:val="22"/>
            </w:rPr>
          </w:pPr>
          <w:hyperlink w:anchor="_Toc510117094" w:history="1">
            <w:r w:rsidR="00B052A6" w:rsidRPr="00360FE5">
              <w:rPr>
                <w:rStyle w:val="Hyperlink"/>
                <w:rFonts w:ascii="Calibri Light" w:hAnsi="Calibri Light"/>
                <w:noProof/>
              </w:rPr>
              <w:t>4.1.5</w:t>
            </w:r>
            <w:r w:rsidR="00B052A6">
              <w:rPr>
                <w:rFonts w:asciiTheme="minorHAnsi" w:eastAsiaTheme="minorEastAsia" w:hAnsiTheme="minorHAnsi" w:cstheme="minorBidi"/>
                <w:noProof/>
                <w:sz w:val="22"/>
              </w:rPr>
              <w:tab/>
            </w:r>
            <w:r w:rsidR="00B052A6" w:rsidRPr="00360FE5">
              <w:rPr>
                <w:rStyle w:val="Hyperlink"/>
                <w:rFonts w:ascii="Calibri Light" w:hAnsi="Calibri Light"/>
                <w:noProof/>
              </w:rPr>
              <w:t>Forms</w:t>
            </w:r>
            <w:r w:rsidR="00B052A6">
              <w:rPr>
                <w:noProof/>
                <w:webHidden/>
              </w:rPr>
              <w:tab/>
            </w:r>
            <w:r w:rsidR="00B052A6">
              <w:rPr>
                <w:noProof/>
                <w:webHidden/>
              </w:rPr>
              <w:fldChar w:fldCharType="begin"/>
            </w:r>
            <w:r w:rsidR="00B052A6">
              <w:rPr>
                <w:noProof/>
                <w:webHidden/>
              </w:rPr>
              <w:instrText xml:space="preserve"> PAGEREF _Toc510117094 \h </w:instrText>
            </w:r>
            <w:r w:rsidR="00B052A6">
              <w:rPr>
                <w:noProof/>
                <w:webHidden/>
              </w:rPr>
            </w:r>
            <w:r w:rsidR="00B052A6">
              <w:rPr>
                <w:noProof/>
                <w:webHidden/>
              </w:rPr>
              <w:fldChar w:fldCharType="separate"/>
            </w:r>
            <w:r w:rsidR="00B052A6">
              <w:rPr>
                <w:noProof/>
                <w:webHidden/>
              </w:rPr>
              <w:t>74</w:t>
            </w:r>
            <w:r w:rsidR="00B052A6">
              <w:rPr>
                <w:noProof/>
                <w:webHidden/>
              </w:rPr>
              <w:fldChar w:fldCharType="end"/>
            </w:r>
          </w:hyperlink>
        </w:p>
        <w:p w14:paraId="03420FD2" w14:textId="77777777" w:rsidR="00B052A6" w:rsidRDefault="00AD355F">
          <w:pPr>
            <w:pStyle w:val="TOC3"/>
            <w:tabs>
              <w:tab w:val="left" w:pos="1320"/>
              <w:tab w:val="right" w:leader="dot" w:pos="9350"/>
            </w:tabs>
            <w:rPr>
              <w:rFonts w:asciiTheme="minorHAnsi" w:eastAsiaTheme="minorEastAsia" w:hAnsiTheme="minorHAnsi" w:cstheme="minorBidi"/>
              <w:noProof/>
              <w:sz w:val="22"/>
            </w:rPr>
          </w:pPr>
          <w:hyperlink w:anchor="_Toc510117095" w:history="1">
            <w:r w:rsidR="00B052A6" w:rsidRPr="00360FE5">
              <w:rPr>
                <w:rStyle w:val="Hyperlink"/>
                <w:rFonts w:ascii="Calibri Light" w:hAnsi="Calibri Light"/>
                <w:noProof/>
              </w:rPr>
              <w:t>4.1.6</w:t>
            </w:r>
            <w:r w:rsidR="00B052A6">
              <w:rPr>
                <w:rFonts w:asciiTheme="minorHAnsi" w:eastAsiaTheme="minorEastAsia" w:hAnsiTheme="minorHAnsi" w:cstheme="minorBidi"/>
                <w:noProof/>
                <w:sz w:val="22"/>
              </w:rPr>
              <w:tab/>
            </w:r>
            <w:r w:rsidR="00B052A6" w:rsidRPr="00360FE5">
              <w:rPr>
                <w:rStyle w:val="Hyperlink"/>
                <w:rFonts w:ascii="Calibri Light" w:hAnsi="Calibri Light"/>
                <w:noProof/>
              </w:rPr>
              <w:t>Workflows</w:t>
            </w:r>
            <w:r w:rsidR="00B052A6">
              <w:rPr>
                <w:noProof/>
                <w:webHidden/>
              </w:rPr>
              <w:tab/>
            </w:r>
            <w:r w:rsidR="00B052A6">
              <w:rPr>
                <w:noProof/>
                <w:webHidden/>
              </w:rPr>
              <w:fldChar w:fldCharType="begin"/>
            </w:r>
            <w:r w:rsidR="00B052A6">
              <w:rPr>
                <w:noProof/>
                <w:webHidden/>
              </w:rPr>
              <w:instrText xml:space="preserve"> PAGEREF _Toc510117095 \h </w:instrText>
            </w:r>
            <w:r w:rsidR="00B052A6">
              <w:rPr>
                <w:noProof/>
                <w:webHidden/>
              </w:rPr>
            </w:r>
            <w:r w:rsidR="00B052A6">
              <w:rPr>
                <w:noProof/>
                <w:webHidden/>
              </w:rPr>
              <w:fldChar w:fldCharType="separate"/>
            </w:r>
            <w:r w:rsidR="00B052A6">
              <w:rPr>
                <w:noProof/>
                <w:webHidden/>
              </w:rPr>
              <w:t>75</w:t>
            </w:r>
            <w:r w:rsidR="00B052A6">
              <w:rPr>
                <w:noProof/>
                <w:webHidden/>
              </w:rPr>
              <w:fldChar w:fldCharType="end"/>
            </w:r>
          </w:hyperlink>
        </w:p>
        <w:p w14:paraId="1865A92F" w14:textId="77777777" w:rsidR="00B052A6" w:rsidRDefault="00AD355F">
          <w:pPr>
            <w:pStyle w:val="TOC2"/>
            <w:tabs>
              <w:tab w:val="left" w:pos="880"/>
              <w:tab w:val="right" w:leader="dot" w:pos="9350"/>
            </w:tabs>
            <w:rPr>
              <w:rFonts w:asciiTheme="minorHAnsi" w:eastAsiaTheme="minorEastAsia" w:hAnsiTheme="minorHAnsi" w:cstheme="minorBidi"/>
              <w:noProof/>
              <w:sz w:val="22"/>
            </w:rPr>
          </w:pPr>
          <w:hyperlink w:anchor="_Toc510117096" w:history="1">
            <w:r w:rsidR="00B052A6" w:rsidRPr="00360FE5">
              <w:rPr>
                <w:rStyle w:val="Hyperlink"/>
                <w:noProof/>
              </w:rPr>
              <w:t>4.2</w:t>
            </w:r>
            <w:r w:rsidR="00B052A6">
              <w:rPr>
                <w:rFonts w:asciiTheme="minorHAnsi" w:eastAsiaTheme="minorEastAsia" w:hAnsiTheme="minorHAnsi" w:cstheme="minorBidi"/>
                <w:noProof/>
                <w:sz w:val="22"/>
              </w:rPr>
              <w:tab/>
            </w:r>
            <w:r w:rsidR="00B052A6" w:rsidRPr="00360FE5">
              <w:rPr>
                <w:rStyle w:val="Hyperlink"/>
                <w:noProof/>
              </w:rPr>
              <w:t>IDEX Considerations</w:t>
            </w:r>
            <w:r w:rsidR="00B052A6">
              <w:rPr>
                <w:noProof/>
                <w:webHidden/>
              </w:rPr>
              <w:tab/>
            </w:r>
            <w:r w:rsidR="00B052A6">
              <w:rPr>
                <w:noProof/>
                <w:webHidden/>
              </w:rPr>
              <w:fldChar w:fldCharType="begin"/>
            </w:r>
            <w:r w:rsidR="00B052A6">
              <w:rPr>
                <w:noProof/>
                <w:webHidden/>
              </w:rPr>
              <w:instrText xml:space="preserve"> PAGEREF _Toc510117096 \h </w:instrText>
            </w:r>
            <w:r w:rsidR="00B052A6">
              <w:rPr>
                <w:noProof/>
                <w:webHidden/>
              </w:rPr>
            </w:r>
            <w:r w:rsidR="00B052A6">
              <w:rPr>
                <w:noProof/>
                <w:webHidden/>
              </w:rPr>
              <w:fldChar w:fldCharType="separate"/>
            </w:r>
            <w:r w:rsidR="00B052A6">
              <w:rPr>
                <w:noProof/>
                <w:webHidden/>
              </w:rPr>
              <w:t>75</w:t>
            </w:r>
            <w:r w:rsidR="00B052A6">
              <w:rPr>
                <w:noProof/>
                <w:webHidden/>
              </w:rPr>
              <w:fldChar w:fldCharType="end"/>
            </w:r>
          </w:hyperlink>
        </w:p>
        <w:p w14:paraId="0F1824E8" w14:textId="77777777" w:rsidR="00B052A6" w:rsidRDefault="00AD355F">
          <w:pPr>
            <w:pStyle w:val="TOC2"/>
            <w:tabs>
              <w:tab w:val="left" w:pos="880"/>
              <w:tab w:val="right" w:leader="dot" w:pos="9350"/>
            </w:tabs>
            <w:rPr>
              <w:rFonts w:asciiTheme="minorHAnsi" w:eastAsiaTheme="minorEastAsia" w:hAnsiTheme="minorHAnsi" w:cstheme="minorBidi"/>
              <w:noProof/>
              <w:sz w:val="22"/>
            </w:rPr>
          </w:pPr>
          <w:hyperlink w:anchor="_Toc510117097" w:history="1">
            <w:r w:rsidR="00B052A6" w:rsidRPr="00360FE5">
              <w:rPr>
                <w:rStyle w:val="Hyperlink"/>
                <w:noProof/>
              </w:rPr>
              <w:t>4.3</w:t>
            </w:r>
            <w:r w:rsidR="00B052A6">
              <w:rPr>
                <w:rFonts w:asciiTheme="minorHAnsi" w:eastAsiaTheme="minorEastAsia" w:hAnsiTheme="minorHAnsi" w:cstheme="minorBidi"/>
                <w:noProof/>
                <w:sz w:val="22"/>
              </w:rPr>
              <w:tab/>
            </w:r>
            <w:r w:rsidR="00B052A6" w:rsidRPr="00360FE5">
              <w:rPr>
                <w:rStyle w:val="Hyperlink"/>
                <w:noProof/>
              </w:rPr>
              <w:t>Production System Cut-over Considerations</w:t>
            </w:r>
            <w:r w:rsidR="00B052A6">
              <w:rPr>
                <w:noProof/>
                <w:webHidden/>
              </w:rPr>
              <w:tab/>
            </w:r>
            <w:r w:rsidR="00B052A6">
              <w:rPr>
                <w:noProof/>
                <w:webHidden/>
              </w:rPr>
              <w:fldChar w:fldCharType="begin"/>
            </w:r>
            <w:r w:rsidR="00B052A6">
              <w:rPr>
                <w:noProof/>
                <w:webHidden/>
              </w:rPr>
              <w:instrText xml:space="preserve"> PAGEREF _Toc510117097 \h </w:instrText>
            </w:r>
            <w:r w:rsidR="00B052A6">
              <w:rPr>
                <w:noProof/>
                <w:webHidden/>
              </w:rPr>
            </w:r>
            <w:r w:rsidR="00B052A6">
              <w:rPr>
                <w:noProof/>
                <w:webHidden/>
              </w:rPr>
              <w:fldChar w:fldCharType="separate"/>
            </w:r>
            <w:r w:rsidR="00B052A6">
              <w:rPr>
                <w:noProof/>
                <w:webHidden/>
              </w:rPr>
              <w:t>75</w:t>
            </w:r>
            <w:r w:rsidR="00B052A6">
              <w:rPr>
                <w:noProof/>
                <w:webHidden/>
              </w:rPr>
              <w:fldChar w:fldCharType="end"/>
            </w:r>
          </w:hyperlink>
        </w:p>
        <w:p w14:paraId="2C4C7E92" w14:textId="77777777" w:rsidR="00B052A6" w:rsidRDefault="00AD355F">
          <w:pPr>
            <w:pStyle w:val="TOC2"/>
            <w:tabs>
              <w:tab w:val="right" w:leader="dot" w:pos="9350"/>
            </w:tabs>
            <w:rPr>
              <w:rFonts w:asciiTheme="minorHAnsi" w:eastAsiaTheme="minorEastAsia" w:hAnsiTheme="minorHAnsi" w:cstheme="minorBidi"/>
              <w:noProof/>
              <w:sz w:val="22"/>
            </w:rPr>
          </w:pPr>
          <w:hyperlink w:anchor="_Toc510117098" w:history="1">
            <w:r w:rsidR="00B052A6" w:rsidRPr="00360FE5">
              <w:rPr>
                <w:rStyle w:val="Hyperlink"/>
                <w:noProof/>
              </w:rPr>
              <w:t>4.4 Other Considerations</w:t>
            </w:r>
            <w:r w:rsidR="00B052A6">
              <w:rPr>
                <w:noProof/>
                <w:webHidden/>
              </w:rPr>
              <w:tab/>
            </w:r>
            <w:r w:rsidR="00B052A6">
              <w:rPr>
                <w:noProof/>
                <w:webHidden/>
              </w:rPr>
              <w:fldChar w:fldCharType="begin"/>
            </w:r>
            <w:r w:rsidR="00B052A6">
              <w:rPr>
                <w:noProof/>
                <w:webHidden/>
              </w:rPr>
              <w:instrText xml:space="preserve"> PAGEREF _Toc510117098 \h </w:instrText>
            </w:r>
            <w:r w:rsidR="00B052A6">
              <w:rPr>
                <w:noProof/>
                <w:webHidden/>
              </w:rPr>
            </w:r>
            <w:r w:rsidR="00B052A6">
              <w:rPr>
                <w:noProof/>
                <w:webHidden/>
              </w:rPr>
              <w:fldChar w:fldCharType="separate"/>
            </w:r>
            <w:r w:rsidR="00B052A6">
              <w:rPr>
                <w:noProof/>
                <w:webHidden/>
              </w:rPr>
              <w:t>75</w:t>
            </w:r>
            <w:r w:rsidR="00B052A6">
              <w:rPr>
                <w:noProof/>
                <w:webHidden/>
              </w:rPr>
              <w:fldChar w:fldCharType="end"/>
            </w:r>
          </w:hyperlink>
        </w:p>
        <w:p w14:paraId="0DA079EA" w14:textId="77777777" w:rsidR="00B052A6" w:rsidRDefault="00AD355F">
          <w:pPr>
            <w:pStyle w:val="TOC1"/>
            <w:rPr>
              <w:rFonts w:asciiTheme="minorHAnsi" w:eastAsiaTheme="minorEastAsia" w:hAnsiTheme="minorHAnsi" w:cstheme="minorBidi"/>
              <w:noProof/>
              <w:sz w:val="22"/>
            </w:rPr>
          </w:pPr>
          <w:hyperlink w:anchor="_Toc510117099" w:history="1">
            <w:r w:rsidR="00B052A6" w:rsidRPr="00360FE5">
              <w:rPr>
                <w:rStyle w:val="Hyperlink"/>
                <w:noProof/>
              </w:rPr>
              <w:t>5</w:t>
            </w:r>
            <w:r w:rsidR="00B052A6">
              <w:rPr>
                <w:rFonts w:asciiTheme="minorHAnsi" w:eastAsiaTheme="minorEastAsia" w:hAnsiTheme="minorHAnsi" w:cstheme="minorBidi"/>
                <w:noProof/>
                <w:sz w:val="22"/>
              </w:rPr>
              <w:tab/>
            </w:r>
            <w:r w:rsidR="00B052A6" w:rsidRPr="00360FE5">
              <w:rPr>
                <w:rStyle w:val="Hyperlink"/>
                <w:noProof/>
              </w:rPr>
              <w:t>Change Management</w:t>
            </w:r>
            <w:r w:rsidR="00B052A6">
              <w:rPr>
                <w:noProof/>
                <w:webHidden/>
              </w:rPr>
              <w:tab/>
            </w:r>
            <w:r w:rsidR="00B052A6">
              <w:rPr>
                <w:noProof/>
                <w:webHidden/>
              </w:rPr>
              <w:fldChar w:fldCharType="begin"/>
            </w:r>
            <w:r w:rsidR="00B052A6">
              <w:rPr>
                <w:noProof/>
                <w:webHidden/>
              </w:rPr>
              <w:instrText xml:space="preserve"> PAGEREF _Toc510117099 \h </w:instrText>
            </w:r>
            <w:r w:rsidR="00B052A6">
              <w:rPr>
                <w:noProof/>
                <w:webHidden/>
              </w:rPr>
            </w:r>
            <w:r w:rsidR="00B052A6">
              <w:rPr>
                <w:noProof/>
                <w:webHidden/>
              </w:rPr>
              <w:fldChar w:fldCharType="separate"/>
            </w:r>
            <w:r w:rsidR="00B052A6">
              <w:rPr>
                <w:noProof/>
                <w:webHidden/>
              </w:rPr>
              <w:t>76</w:t>
            </w:r>
            <w:r w:rsidR="00B052A6">
              <w:rPr>
                <w:noProof/>
                <w:webHidden/>
              </w:rPr>
              <w:fldChar w:fldCharType="end"/>
            </w:r>
          </w:hyperlink>
        </w:p>
        <w:p w14:paraId="6071B570" w14:textId="77777777" w:rsidR="00B052A6" w:rsidRDefault="00AD355F">
          <w:pPr>
            <w:pStyle w:val="TOC2"/>
            <w:tabs>
              <w:tab w:val="right" w:leader="dot" w:pos="9350"/>
            </w:tabs>
            <w:rPr>
              <w:rFonts w:asciiTheme="minorHAnsi" w:eastAsiaTheme="minorEastAsia" w:hAnsiTheme="minorHAnsi" w:cstheme="minorBidi"/>
              <w:noProof/>
              <w:sz w:val="22"/>
            </w:rPr>
          </w:pPr>
          <w:hyperlink w:anchor="_Toc510117100" w:history="1">
            <w:r w:rsidR="00B052A6" w:rsidRPr="00360FE5">
              <w:rPr>
                <w:rStyle w:val="Hyperlink"/>
                <w:noProof/>
              </w:rPr>
              <w:t>5.1 Change Impacts</w:t>
            </w:r>
            <w:r w:rsidR="00B052A6">
              <w:rPr>
                <w:noProof/>
                <w:webHidden/>
              </w:rPr>
              <w:tab/>
            </w:r>
            <w:r w:rsidR="00B052A6">
              <w:rPr>
                <w:noProof/>
                <w:webHidden/>
              </w:rPr>
              <w:fldChar w:fldCharType="begin"/>
            </w:r>
            <w:r w:rsidR="00B052A6">
              <w:rPr>
                <w:noProof/>
                <w:webHidden/>
              </w:rPr>
              <w:instrText xml:space="preserve"> PAGEREF _Toc510117100 \h </w:instrText>
            </w:r>
            <w:r w:rsidR="00B052A6">
              <w:rPr>
                <w:noProof/>
                <w:webHidden/>
              </w:rPr>
            </w:r>
            <w:r w:rsidR="00B052A6">
              <w:rPr>
                <w:noProof/>
                <w:webHidden/>
              </w:rPr>
              <w:fldChar w:fldCharType="separate"/>
            </w:r>
            <w:r w:rsidR="00B052A6">
              <w:rPr>
                <w:noProof/>
                <w:webHidden/>
              </w:rPr>
              <w:t>76</w:t>
            </w:r>
            <w:r w:rsidR="00B052A6">
              <w:rPr>
                <w:noProof/>
                <w:webHidden/>
              </w:rPr>
              <w:fldChar w:fldCharType="end"/>
            </w:r>
          </w:hyperlink>
        </w:p>
        <w:p w14:paraId="054A62B5" w14:textId="77777777" w:rsidR="00B052A6" w:rsidRDefault="00AD355F">
          <w:pPr>
            <w:pStyle w:val="TOC1"/>
            <w:rPr>
              <w:rFonts w:asciiTheme="minorHAnsi" w:eastAsiaTheme="minorEastAsia" w:hAnsiTheme="minorHAnsi" w:cstheme="minorBidi"/>
              <w:noProof/>
              <w:sz w:val="22"/>
            </w:rPr>
          </w:pPr>
          <w:hyperlink w:anchor="_Toc510117101" w:history="1">
            <w:r w:rsidR="00B052A6" w:rsidRPr="00360FE5">
              <w:rPr>
                <w:rStyle w:val="Hyperlink"/>
                <w:noProof/>
              </w:rPr>
              <w:t>6</w:t>
            </w:r>
            <w:r w:rsidR="00B052A6">
              <w:rPr>
                <w:rFonts w:asciiTheme="minorHAnsi" w:eastAsiaTheme="minorEastAsia" w:hAnsiTheme="minorHAnsi" w:cstheme="minorBidi"/>
                <w:noProof/>
                <w:sz w:val="22"/>
              </w:rPr>
              <w:tab/>
            </w:r>
            <w:r w:rsidR="00B052A6" w:rsidRPr="00360FE5">
              <w:rPr>
                <w:rStyle w:val="Hyperlink"/>
                <w:noProof/>
              </w:rPr>
              <w:t>Requirements</w:t>
            </w:r>
            <w:r w:rsidR="00B052A6">
              <w:rPr>
                <w:noProof/>
                <w:webHidden/>
              </w:rPr>
              <w:tab/>
            </w:r>
            <w:r w:rsidR="00B052A6">
              <w:rPr>
                <w:noProof/>
                <w:webHidden/>
              </w:rPr>
              <w:fldChar w:fldCharType="begin"/>
            </w:r>
            <w:r w:rsidR="00B052A6">
              <w:rPr>
                <w:noProof/>
                <w:webHidden/>
              </w:rPr>
              <w:instrText xml:space="preserve"> PAGEREF _Toc510117101 \h </w:instrText>
            </w:r>
            <w:r w:rsidR="00B052A6">
              <w:rPr>
                <w:noProof/>
                <w:webHidden/>
              </w:rPr>
            </w:r>
            <w:r w:rsidR="00B052A6">
              <w:rPr>
                <w:noProof/>
                <w:webHidden/>
              </w:rPr>
              <w:fldChar w:fldCharType="separate"/>
            </w:r>
            <w:r w:rsidR="00B052A6">
              <w:rPr>
                <w:noProof/>
                <w:webHidden/>
              </w:rPr>
              <w:t>81</w:t>
            </w:r>
            <w:r w:rsidR="00B052A6">
              <w:rPr>
                <w:noProof/>
                <w:webHidden/>
              </w:rPr>
              <w:fldChar w:fldCharType="end"/>
            </w:r>
          </w:hyperlink>
        </w:p>
        <w:p w14:paraId="11B96524" w14:textId="77777777" w:rsidR="00B052A6" w:rsidRDefault="00AD355F">
          <w:pPr>
            <w:pStyle w:val="TOC1"/>
            <w:rPr>
              <w:rFonts w:asciiTheme="minorHAnsi" w:eastAsiaTheme="minorEastAsia" w:hAnsiTheme="minorHAnsi" w:cstheme="minorBidi"/>
              <w:noProof/>
              <w:sz w:val="22"/>
            </w:rPr>
          </w:pPr>
          <w:hyperlink w:anchor="_Toc510117102" w:history="1">
            <w:r w:rsidR="00B052A6" w:rsidRPr="00360FE5">
              <w:rPr>
                <w:rStyle w:val="Hyperlink"/>
                <w:noProof/>
              </w:rPr>
              <w:t>7. Ticket</w:t>
            </w:r>
            <w:r w:rsidR="00B052A6">
              <w:rPr>
                <w:noProof/>
                <w:webHidden/>
              </w:rPr>
              <w:tab/>
            </w:r>
            <w:r w:rsidR="00B052A6">
              <w:rPr>
                <w:noProof/>
                <w:webHidden/>
              </w:rPr>
              <w:fldChar w:fldCharType="begin"/>
            </w:r>
            <w:r w:rsidR="00B052A6">
              <w:rPr>
                <w:noProof/>
                <w:webHidden/>
              </w:rPr>
              <w:instrText xml:space="preserve"> PAGEREF _Toc510117102 \h </w:instrText>
            </w:r>
            <w:r w:rsidR="00B052A6">
              <w:rPr>
                <w:noProof/>
                <w:webHidden/>
              </w:rPr>
            </w:r>
            <w:r w:rsidR="00B052A6">
              <w:rPr>
                <w:noProof/>
                <w:webHidden/>
              </w:rPr>
              <w:fldChar w:fldCharType="separate"/>
            </w:r>
            <w:r w:rsidR="00B052A6">
              <w:rPr>
                <w:noProof/>
                <w:webHidden/>
              </w:rPr>
              <w:t>82</w:t>
            </w:r>
            <w:r w:rsidR="00B052A6">
              <w:rPr>
                <w:noProof/>
                <w:webHidden/>
              </w:rPr>
              <w:fldChar w:fldCharType="end"/>
            </w:r>
          </w:hyperlink>
        </w:p>
        <w:p w14:paraId="1069D013" w14:textId="77777777" w:rsidR="00B052A6" w:rsidRDefault="00AD355F">
          <w:pPr>
            <w:pStyle w:val="TOC1"/>
            <w:rPr>
              <w:rFonts w:asciiTheme="minorHAnsi" w:eastAsiaTheme="minorEastAsia" w:hAnsiTheme="minorHAnsi" w:cstheme="minorBidi"/>
              <w:noProof/>
              <w:sz w:val="22"/>
            </w:rPr>
          </w:pPr>
          <w:hyperlink w:anchor="_Toc510117103" w:history="1">
            <w:r w:rsidR="00B052A6" w:rsidRPr="00360FE5">
              <w:rPr>
                <w:rStyle w:val="Hyperlink"/>
                <w:noProof/>
              </w:rPr>
              <w:t>8. Appendix</w:t>
            </w:r>
            <w:r w:rsidR="00B052A6">
              <w:rPr>
                <w:noProof/>
                <w:webHidden/>
              </w:rPr>
              <w:tab/>
            </w:r>
            <w:r w:rsidR="00B052A6">
              <w:rPr>
                <w:noProof/>
                <w:webHidden/>
              </w:rPr>
              <w:fldChar w:fldCharType="begin"/>
            </w:r>
            <w:r w:rsidR="00B052A6">
              <w:rPr>
                <w:noProof/>
                <w:webHidden/>
              </w:rPr>
              <w:instrText xml:space="preserve"> PAGEREF _Toc510117103 \h </w:instrText>
            </w:r>
            <w:r w:rsidR="00B052A6">
              <w:rPr>
                <w:noProof/>
                <w:webHidden/>
              </w:rPr>
            </w:r>
            <w:r w:rsidR="00B052A6">
              <w:rPr>
                <w:noProof/>
                <w:webHidden/>
              </w:rPr>
              <w:fldChar w:fldCharType="separate"/>
            </w:r>
            <w:r w:rsidR="00B052A6">
              <w:rPr>
                <w:noProof/>
                <w:webHidden/>
              </w:rPr>
              <w:t>83</w:t>
            </w:r>
            <w:r w:rsidR="00B052A6">
              <w:rPr>
                <w:noProof/>
                <w:webHidden/>
              </w:rPr>
              <w:fldChar w:fldCharType="end"/>
            </w:r>
          </w:hyperlink>
        </w:p>
        <w:p w14:paraId="4AF0DFAA" w14:textId="270552FD" w:rsidR="005526A2" w:rsidRPr="001E1582" w:rsidRDefault="005526A2">
          <w:pPr>
            <w:rPr>
              <w:rFonts w:cs="Arial"/>
            </w:rPr>
          </w:pPr>
          <w:r w:rsidRPr="0049128D">
            <w:rPr>
              <w:rFonts w:cs="Arial"/>
              <w:b/>
              <w:bCs/>
              <w:noProof/>
              <w:sz w:val="24"/>
              <w:szCs w:val="24"/>
            </w:rPr>
            <w:fldChar w:fldCharType="end"/>
          </w:r>
        </w:p>
      </w:sdtContent>
    </w:sdt>
    <w:p w14:paraId="15C14D02" w14:textId="77777777" w:rsidR="00B80677" w:rsidRPr="001E1582" w:rsidRDefault="00B80677" w:rsidP="00351753">
      <w:pPr>
        <w:jc w:val="both"/>
        <w:rPr>
          <w:rFonts w:cs="Arial"/>
          <w:b/>
          <w:sz w:val="24"/>
          <w:szCs w:val="24"/>
          <w:u w:val="single"/>
        </w:rPr>
      </w:pPr>
    </w:p>
    <w:p w14:paraId="56C3799A" w14:textId="5A9458AE" w:rsidR="000062BF" w:rsidRDefault="00662D6A" w:rsidP="00B92DD0">
      <w:pPr>
        <w:jc w:val="both"/>
        <w:rPr>
          <w:rFonts w:ascii="Calibri Light" w:hAnsi="Calibri Light" w:cs="Arial"/>
          <w:highlight w:val="cyan"/>
        </w:rPr>
      </w:pPr>
      <w:r w:rsidRPr="001E1582">
        <w:rPr>
          <w:rFonts w:cs="Arial"/>
          <w:b/>
          <w:sz w:val="24"/>
          <w:szCs w:val="24"/>
        </w:rPr>
        <w:br w:type="page"/>
      </w:r>
      <w:r w:rsidR="000062BF" w:rsidRPr="00E76680">
        <w:rPr>
          <w:rFonts w:ascii="Calibri Light" w:hAnsi="Calibri Light" w:cs="Arial"/>
          <w:i/>
          <w:color w:val="0000FF"/>
          <w:highlight w:val="lightGray"/>
        </w:rPr>
        <w:lastRenderedPageBreak/>
        <w:t xml:space="preserve"> </w:t>
      </w:r>
    </w:p>
    <w:p w14:paraId="1079BB22" w14:textId="77777777" w:rsidR="00AA66A8" w:rsidRDefault="00AA66A8" w:rsidP="000062BF">
      <w:pPr>
        <w:tabs>
          <w:tab w:val="left" w:pos="0"/>
        </w:tabs>
        <w:ind w:left="360"/>
        <w:rPr>
          <w:rFonts w:ascii="Calibri Light" w:hAnsi="Calibri Light" w:cs="Arial"/>
          <w:highlight w:val="cyan"/>
        </w:rPr>
      </w:pPr>
    </w:p>
    <w:p w14:paraId="290CC638" w14:textId="77777777" w:rsidR="00AA66A8" w:rsidRPr="00E76680" w:rsidRDefault="00AA66A8" w:rsidP="000062BF">
      <w:pPr>
        <w:tabs>
          <w:tab w:val="left" w:pos="0"/>
        </w:tabs>
        <w:ind w:left="360"/>
        <w:rPr>
          <w:rFonts w:ascii="Calibri Light" w:hAnsi="Calibri Light" w:cs="Arial"/>
          <w:highlight w:val="cyan"/>
        </w:rPr>
      </w:pPr>
    </w:p>
    <w:p w14:paraId="241CDD77" w14:textId="77777777" w:rsidR="000062BF" w:rsidRPr="00E76680" w:rsidRDefault="000062BF" w:rsidP="000062BF">
      <w:pPr>
        <w:rPr>
          <w:rFonts w:ascii="Calibri Light" w:hAnsi="Calibri Light" w:cs="Arial"/>
        </w:rPr>
      </w:pPr>
    </w:p>
    <w:p w14:paraId="0268F3E1" w14:textId="77777777" w:rsidR="000062BF" w:rsidRPr="00E76680" w:rsidRDefault="000062BF" w:rsidP="000062BF">
      <w:pPr>
        <w:pStyle w:val="NormalCenteredBold"/>
        <w:rPr>
          <w:rFonts w:ascii="Calibri Light" w:hAnsi="Calibri Light" w:cs="Arial"/>
          <w:sz w:val="22"/>
          <w:szCs w:val="22"/>
        </w:rPr>
      </w:pPr>
      <w:r w:rsidRPr="00E76680">
        <w:rPr>
          <w:rFonts w:ascii="Calibri Light" w:hAnsi="Calibri Light" w:cs="Arial"/>
          <w:sz w:val="22"/>
          <w:szCs w:val="22"/>
        </w:rPr>
        <w:t>This page intentionally left blank</w:t>
      </w:r>
    </w:p>
    <w:p w14:paraId="0F60A375" w14:textId="77777777" w:rsidR="00E64C65" w:rsidRPr="001E1582" w:rsidRDefault="00E64C65" w:rsidP="00351753">
      <w:pPr>
        <w:jc w:val="both"/>
        <w:rPr>
          <w:rFonts w:cs="Arial"/>
          <w:b/>
          <w:sz w:val="24"/>
          <w:szCs w:val="24"/>
        </w:rPr>
      </w:pPr>
    </w:p>
    <w:p w14:paraId="096B7323" w14:textId="77777777" w:rsidR="00E64C65" w:rsidRPr="001E1582" w:rsidRDefault="00E64C65" w:rsidP="00351753">
      <w:pPr>
        <w:jc w:val="both"/>
        <w:rPr>
          <w:rFonts w:cs="Arial"/>
          <w:b/>
          <w:sz w:val="24"/>
          <w:szCs w:val="24"/>
        </w:rPr>
      </w:pPr>
    </w:p>
    <w:p w14:paraId="7A2CAF99" w14:textId="77777777" w:rsidR="00E64C65" w:rsidRPr="001E1582" w:rsidRDefault="00E64C65" w:rsidP="00351753">
      <w:pPr>
        <w:jc w:val="both"/>
        <w:rPr>
          <w:rFonts w:cs="Arial"/>
          <w:b/>
          <w:sz w:val="24"/>
          <w:szCs w:val="24"/>
        </w:rPr>
      </w:pPr>
    </w:p>
    <w:p w14:paraId="1F596F07" w14:textId="77777777" w:rsidR="00E0118B" w:rsidRPr="006B24F0" w:rsidRDefault="00E0118B" w:rsidP="002F58D0">
      <w:pPr>
        <w:pStyle w:val="Heading1"/>
      </w:pPr>
      <w:bookmarkStart w:id="1" w:name="_Toc406588295"/>
      <w:bookmarkStart w:id="2" w:name="_Toc491613801"/>
      <w:bookmarkStart w:id="3" w:name="_Toc509409224"/>
      <w:bookmarkStart w:id="4" w:name="_Toc509474979"/>
      <w:bookmarkStart w:id="5" w:name="_Toc509481699"/>
      <w:bookmarkStart w:id="6" w:name="_Toc510117008"/>
      <w:bookmarkStart w:id="7" w:name="_Toc363729238"/>
      <w:r w:rsidRPr="006B24F0">
        <w:lastRenderedPageBreak/>
        <w:t>Business Process Overview</w:t>
      </w:r>
      <w:bookmarkEnd w:id="1"/>
      <w:bookmarkEnd w:id="2"/>
      <w:bookmarkEnd w:id="3"/>
      <w:bookmarkEnd w:id="4"/>
      <w:bookmarkEnd w:id="5"/>
      <w:bookmarkEnd w:id="6"/>
    </w:p>
    <w:p w14:paraId="3B622159" w14:textId="465C40E2" w:rsidR="00863908" w:rsidRDefault="00863908" w:rsidP="0007759E">
      <w:pPr>
        <w:pStyle w:val="Heading1Text"/>
        <w:rPr>
          <w:rFonts w:ascii="Calibri Light" w:hAnsi="Calibri Light" w:cs="Arial"/>
        </w:rPr>
      </w:pPr>
      <w:r>
        <w:rPr>
          <w:rFonts w:ascii="Calibri Light" w:hAnsi="Calibri Light" w:cs="Arial"/>
        </w:rPr>
        <w:t xml:space="preserve">There are two processes that will be mentioned </w:t>
      </w:r>
      <w:r w:rsidR="00031117">
        <w:rPr>
          <w:rFonts w:ascii="Calibri Light" w:hAnsi="Calibri Light" w:cs="Arial"/>
        </w:rPr>
        <w:t>in this document, they are Move-</w:t>
      </w:r>
      <w:r>
        <w:rPr>
          <w:rFonts w:ascii="Calibri Light" w:hAnsi="Calibri Light" w:cs="Arial"/>
        </w:rPr>
        <w:t xml:space="preserve">Out and </w:t>
      </w:r>
      <w:r w:rsidR="00A35E83">
        <w:rPr>
          <w:rFonts w:ascii="Calibri Light" w:hAnsi="Calibri Light" w:cs="Arial"/>
        </w:rPr>
        <w:t xml:space="preserve">Transfer </w:t>
      </w:r>
      <w:r>
        <w:rPr>
          <w:rFonts w:ascii="Calibri Light" w:hAnsi="Calibri Light" w:cs="Arial"/>
        </w:rPr>
        <w:t>process.</w:t>
      </w:r>
    </w:p>
    <w:p w14:paraId="4561EB08" w14:textId="5AA7E41C" w:rsidR="0007759E" w:rsidRDefault="0007759E" w:rsidP="0007759E">
      <w:pPr>
        <w:pStyle w:val="Heading1Text"/>
        <w:rPr>
          <w:rFonts w:ascii="Calibri Light" w:hAnsi="Calibri Light" w:cs="Arial"/>
        </w:rPr>
      </w:pPr>
      <w:r w:rsidRPr="0007759E">
        <w:rPr>
          <w:rFonts w:ascii="Calibri Light" w:hAnsi="Calibri Light" w:cs="Arial"/>
        </w:rPr>
        <w:t>The Handle Customer Move</w:t>
      </w:r>
      <w:r w:rsidR="00031117">
        <w:rPr>
          <w:rFonts w:ascii="Calibri Light" w:hAnsi="Calibri Light" w:cs="Arial"/>
        </w:rPr>
        <w:t>-</w:t>
      </w:r>
      <w:r w:rsidRPr="0007759E">
        <w:rPr>
          <w:rFonts w:ascii="Calibri Light" w:hAnsi="Calibri Light" w:cs="Arial"/>
        </w:rPr>
        <w:t>Out - Contract End will define how a Business Partner's (BP) contract will be en</w:t>
      </w:r>
      <w:r w:rsidR="00E76DD9">
        <w:rPr>
          <w:rFonts w:ascii="Calibri Light" w:hAnsi="Calibri Light" w:cs="Arial"/>
        </w:rPr>
        <w:t xml:space="preserve">ded within SCE SAP environment. </w:t>
      </w:r>
    </w:p>
    <w:p w14:paraId="03C532F7" w14:textId="2B6AE314" w:rsidR="00863908" w:rsidRDefault="0007759E" w:rsidP="0007759E">
      <w:pPr>
        <w:pStyle w:val="Heading1Text"/>
        <w:rPr>
          <w:rFonts w:ascii="Calibri Light" w:hAnsi="Calibri Light" w:cs="Arial"/>
        </w:rPr>
      </w:pPr>
      <w:r w:rsidRPr="0007759E">
        <w:rPr>
          <w:rFonts w:ascii="Calibri Light" w:hAnsi="Calibri Light" w:cs="Arial"/>
        </w:rPr>
        <w:t xml:space="preserve">The </w:t>
      </w:r>
      <w:r w:rsidR="00031117">
        <w:rPr>
          <w:rFonts w:ascii="Calibri Light" w:hAnsi="Calibri Light" w:cs="Arial"/>
        </w:rPr>
        <w:t>Move-Out p</w:t>
      </w:r>
      <w:r w:rsidRPr="0007759E">
        <w:rPr>
          <w:rFonts w:ascii="Calibri Light" w:hAnsi="Calibri Light" w:cs="Arial"/>
        </w:rPr>
        <w:t xml:space="preserve">rocess </w:t>
      </w:r>
      <w:r w:rsidR="00863908">
        <w:rPr>
          <w:rFonts w:ascii="Calibri Light" w:hAnsi="Calibri Light" w:cs="Arial"/>
        </w:rPr>
        <w:t>contains</w:t>
      </w:r>
      <w:r w:rsidRPr="0007759E">
        <w:rPr>
          <w:rFonts w:ascii="Calibri Light" w:hAnsi="Calibri Light" w:cs="Arial"/>
        </w:rPr>
        <w:t xml:space="preserve"> the processes that manage all Move Out related activities for a BP</w:t>
      </w:r>
      <w:r w:rsidR="00B00CD9">
        <w:rPr>
          <w:rFonts w:ascii="Calibri Light" w:hAnsi="Calibri Light" w:cs="Arial"/>
        </w:rPr>
        <w:t xml:space="preserve"> that are </w:t>
      </w:r>
      <w:r w:rsidRPr="0007759E">
        <w:rPr>
          <w:rFonts w:ascii="Calibri Light" w:hAnsi="Calibri Light" w:cs="Arial"/>
        </w:rPr>
        <w:t>executed within</w:t>
      </w:r>
      <w:r w:rsidR="00031117">
        <w:rPr>
          <w:rFonts w:ascii="Calibri Light" w:hAnsi="Calibri Light" w:cs="Arial"/>
        </w:rPr>
        <w:t xml:space="preserve"> Hybris</w:t>
      </w:r>
      <w:r w:rsidRPr="0007759E">
        <w:rPr>
          <w:rFonts w:ascii="Calibri Light" w:hAnsi="Calibri Light" w:cs="Arial"/>
        </w:rPr>
        <w:t xml:space="preserve"> </w:t>
      </w:r>
      <w:r w:rsidR="00863908">
        <w:rPr>
          <w:rFonts w:ascii="Calibri Light" w:hAnsi="Calibri Light" w:cs="Arial"/>
        </w:rPr>
        <w:t>C4C</w:t>
      </w:r>
      <w:r w:rsidR="00B00CD9">
        <w:rPr>
          <w:rFonts w:ascii="Calibri Light" w:hAnsi="Calibri Light" w:cs="Arial"/>
        </w:rPr>
        <w:t xml:space="preserve"> and S/4HANA and can be extended to SCE.COM and IVR</w:t>
      </w:r>
      <w:r w:rsidR="00863908">
        <w:rPr>
          <w:rFonts w:ascii="Calibri Light" w:hAnsi="Calibri Light" w:cs="Arial"/>
        </w:rPr>
        <w:t xml:space="preserve">.  The Contract </w:t>
      </w:r>
      <w:r w:rsidRPr="0007759E">
        <w:rPr>
          <w:rFonts w:ascii="Calibri Light" w:hAnsi="Calibri Light" w:cs="Arial"/>
        </w:rPr>
        <w:t xml:space="preserve">is an agreement between SCE and the BP for the supply of service at a specific location at a specified point in time.  </w:t>
      </w:r>
    </w:p>
    <w:p w14:paraId="359110FF" w14:textId="661F65FC" w:rsidR="00863908" w:rsidRDefault="00863908" w:rsidP="0007759E">
      <w:pPr>
        <w:pStyle w:val="Heading1Text"/>
        <w:rPr>
          <w:rFonts w:ascii="Calibri Light" w:hAnsi="Calibri Light" w:cs="Arial"/>
        </w:rPr>
      </w:pPr>
      <w:r>
        <w:rPr>
          <w:rFonts w:ascii="Calibri Light" w:hAnsi="Calibri Light" w:cs="Arial"/>
        </w:rPr>
        <w:t xml:space="preserve">The Manage </w:t>
      </w:r>
      <w:r w:rsidR="003616E4">
        <w:rPr>
          <w:rFonts w:ascii="Calibri Light" w:hAnsi="Calibri Light" w:cs="Arial"/>
        </w:rPr>
        <w:t>Transfer</w:t>
      </w:r>
      <w:r>
        <w:rPr>
          <w:rFonts w:ascii="Calibri Light" w:hAnsi="Calibri Light" w:cs="Arial"/>
        </w:rPr>
        <w:t xml:space="preserve"> process will define how service for</w:t>
      </w:r>
      <w:r w:rsidR="00165653">
        <w:rPr>
          <w:rFonts w:ascii="Calibri Light" w:hAnsi="Calibri Light" w:cs="Arial"/>
        </w:rPr>
        <w:t xml:space="preserve"> the</w:t>
      </w:r>
      <w:r>
        <w:rPr>
          <w:rFonts w:ascii="Calibri Light" w:hAnsi="Calibri Light" w:cs="Arial"/>
        </w:rPr>
        <w:t xml:space="preserve"> BP will be ended at one location and service will be activated at another location within SCE SAP environment.</w:t>
      </w:r>
      <w:r w:rsidRPr="0007759E">
        <w:rPr>
          <w:rFonts w:ascii="Calibri Light" w:hAnsi="Calibri Light" w:cs="Arial"/>
        </w:rPr>
        <w:t xml:space="preserve"> Th</w:t>
      </w:r>
      <w:r>
        <w:rPr>
          <w:rFonts w:ascii="Calibri Light" w:hAnsi="Calibri Light" w:cs="Arial"/>
        </w:rPr>
        <w:t>ese</w:t>
      </w:r>
      <w:r w:rsidRPr="0007759E">
        <w:rPr>
          <w:rFonts w:ascii="Calibri Light" w:hAnsi="Calibri Light" w:cs="Arial"/>
        </w:rPr>
        <w:t xml:space="preserve"> process</w:t>
      </w:r>
      <w:r>
        <w:rPr>
          <w:rFonts w:ascii="Calibri Light" w:hAnsi="Calibri Light" w:cs="Arial"/>
        </w:rPr>
        <w:t>es</w:t>
      </w:r>
      <w:r w:rsidRPr="0007759E">
        <w:rPr>
          <w:rFonts w:ascii="Calibri Light" w:hAnsi="Calibri Light" w:cs="Arial"/>
        </w:rPr>
        <w:t xml:space="preserve"> will also integrate with the process for the creation of field wor</w:t>
      </w:r>
      <w:r>
        <w:rPr>
          <w:rFonts w:ascii="Calibri Light" w:hAnsi="Calibri Light" w:cs="Arial"/>
        </w:rPr>
        <w:t>k requests</w:t>
      </w:r>
      <w:r w:rsidR="001736BE">
        <w:rPr>
          <w:rFonts w:ascii="Calibri Light" w:hAnsi="Calibri Light" w:cs="Arial"/>
        </w:rPr>
        <w:t xml:space="preserve"> and remote disconnect</w:t>
      </w:r>
      <w:r>
        <w:rPr>
          <w:rFonts w:ascii="Calibri Light" w:hAnsi="Calibri Light" w:cs="Arial"/>
        </w:rPr>
        <w:t xml:space="preserve">, </w:t>
      </w:r>
      <w:r w:rsidRPr="0007759E">
        <w:rPr>
          <w:rFonts w:ascii="Calibri Light" w:hAnsi="Calibri Light" w:cs="Arial"/>
        </w:rPr>
        <w:t xml:space="preserve">refer to the </w:t>
      </w:r>
      <w:r w:rsidRPr="5827012F">
        <w:rPr>
          <w:rFonts w:ascii="Calibri Light" w:hAnsi="Calibri Light" w:cs="Arial"/>
          <w:i/>
          <w:iCs/>
        </w:rPr>
        <w:t xml:space="preserve">BPD </w:t>
      </w:r>
      <w:hyperlink r:id="rId12" w:history="1">
        <w:r w:rsidRPr="5827012F">
          <w:rPr>
            <w:rStyle w:val="Hyperlink"/>
            <w:rFonts w:ascii="Calibri Light" w:hAnsi="Calibri Light" w:cs="Arial"/>
            <w:i/>
            <w:iCs/>
          </w:rPr>
          <w:t>DF-WM-02 - Handle Field Orders - Manage Field Orders</w:t>
        </w:r>
      </w:hyperlink>
      <w:r w:rsidR="001736BE">
        <w:rPr>
          <w:rFonts w:ascii="Calibri Light" w:hAnsi="Calibri Light" w:cs="Arial"/>
        </w:rPr>
        <w:t xml:space="preserve"> and </w:t>
      </w:r>
      <w:hyperlink r:id="rId13" w:history="1">
        <w:r w:rsidR="001736BE" w:rsidRPr="5827012F">
          <w:rPr>
            <w:rStyle w:val="Hyperlink"/>
            <w:rFonts w:ascii="Calibri Light" w:hAnsi="Calibri Light" w:cs="Arial"/>
            <w:i/>
            <w:iCs/>
          </w:rPr>
          <w:t>DF-WM-03 - Handle Remote Orders - Manage Remote Orders</w:t>
        </w:r>
      </w:hyperlink>
      <w:r w:rsidR="001736BE" w:rsidRPr="001736BE">
        <w:t xml:space="preserve"> </w:t>
      </w:r>
      <w:r w:rsidRPr="0007759E">
        <w:rPr>
          <w:rFonts w:ascii="Calibri Light" w:hAnsi="Calibri Light" w:cs="Arial"/>
        </w:rPr>
        <w:t xml:space="preserve"> </w:t>
      </w:r>
      <w:r w:rsidR="001736BE">
        <w:rPr>
          <w:rFonts w:ascii="Calibri Light" w:hAnsi="Calibri Light" w:cs="Arial"/>
        </w:rPr>
        <w:t xml:space="preserve">document </w:t>
      </w:r>
      <w:r w:rsidRPr="0007759E">
        <w:rPr>
          <w:rFonts w:ascii="Calibri Light" w:hAnsi="Calibri Light" w:cs="Arial"/>
        </w:rPr>
        <w:t>for additional details.</w:t>
      </w:r>
    </w:p>
    <w:p w14:paraId="58826DEB" w14:textId="10191B01" w:rsidR="0007759E" w:rsidRPr="0007759E" w:rsidRDefault="0007759E" w:rsidP="0007759E">
      <w:pPr>
        <w:pStyle w:val="Heading1Text"/>
        <w:rPr>
          <w:rFonts w:ascii="Calibri Light" w:hAnsi="Calibri Light" w:cs="Arial"/>
        </w:rPr>
      </w:pPr>
      <w:r w:rsidRPr="0007759E">
        <w:rPr>
          <w:rFonts w:ascii="Calibri Light" w:hAnsi="Calibri Light" w:cs="Arial"/>
        </w:rPr>
        <w:t xml:space="preserve">Overall, </w:t>
      </w:r>
      <w:r w:rsidR="004B3520">
        <w:rPr>
          <w:rFonts w:ascii="Calibri Light" w:hAnsi="Calibri Light" w:cs="Arial"/>
        </w:rPr>
        <w:t>the move-out</w:t>
      </w:r>
      <w:r w:rsidRPr="0007759E">
        <w:rPr>
          <w:rFonts w:ascii="Calibri Light" w:hAnsi="Calibri Light" w:cs="Arial"/>
        </w:rPr>
        <w:t xml:space="preserve"> manages the following processes:</w:t>
      </w:r>
    </w:p>
    <w:p w14:paraId="4E6E78E3" w14:textId="6E9B977B" w:rsidR="001736BE" w:rsidRPr="00762069" w:rsidRDefault="001736BE" w:rsidP="001736BE">
      <w:pPr>
        <w:pStyle w:val="Heading1Text"/>
        <w:numPr>
          <w:ilvl w:val="0"/>
          <w:numId w:val="3"/>
        </w:numPr>
        <w:rPr>
          <w:rFonts w:ascii="Calibri Light" w:hAnsi="Calibri Light" w:cs="Arial"/>
        </w:rPr>
      </w:pPr>
      <w:r w:rsidRPr="00762069">
        <w:rPr>
          <w:rFonts w:ascii="Calibri Light" w:hAnsi="Calibri Light" w:cs="Arial"/>
        </w:rPr>
        <w:t>New Contract, or Move</w:t>
      </w:r>
      <w:r w:rsidR="00031117">
        <w:rPr>
          <w:rFonts w:ascii="Calibri Light" w:hAnsi="Calibri Light" w:cs="Arial"/>
        </w:rPr>
        <w:t>-</w:t>
      </w:r>
      <w:r w:rsidRPr="00762069">
        <w:rPr>
          <w:rFonts w:ascii="Calibri Light" w:hAnsi="Calibri Light" w:cs="Arial"/>
        </w:rPr>
        <w:t>In –</w:t>
      </w:r>
      <w:r>
        <w:rPr>
          <w:rFonts w:ascii="Calibri Light" w:hAnsi="Calibri Light" w:cs="Arial"/>
        </w:rPr>
        <w:t xml:space="preserve"> discussed in BPD document</w:t>
      </w:r>
      <w:r w:rsidRPr="00762069">
        <w:rPr>
          <w:rFonts w:ascii="Calibri Light" w:hAnsi="Calibri Light" w:cs="Arial"/>
        </w:rPr>
        <w:t xml:space="preserve"> </w:t>
      </w:r>
      <w:hyperlink r:id="rId14" w:history="1">
        <w:r w:rsidRPr="5827012F">
          <w:rPr>
            <w:rStyle w:val="Hyperlink"/>
            <w:rFonts w:ascii="Calibri Light" w:hAnsi="Calibri Light" w:cs="Arial"/>
            <w:i/>
            <w:iCs/>
          </w:rPr>
          <w:t>CIM-CS-02 - Handle Customer Move-in/Out - Contract New</w:t>
        </w:r>
      </w:hyperlink>
    </w:p>
    <w:p w14:paraId="7F208CA1" w14:textId="0A784448" w:rsidR="001736BE" w:rsidRPr="00762069" w:rsidRDefault="001736BE" w:rsidP="001736BE">
      <w:pPr>
        <w:pStyle w:val="Heading1Text"/>
        <w:numPr>
          <w:ilvl w:val="0"/>
          <w:numId w:val="3"/>
        </w:numPr>
        <w:rPr>
          <w:rFonts w:ascii="Calibri Light" w:hAnsi="Calibri Light" w:cs="Arial"/>
        </w:rPr>
      </w:pPr>
      <w:r w:rsidRPr="00762069">
        <w:rPr>
          <w:rFonts w:ascii="Calibri Light" w:hAnsi="Calibri Light" w:cs="Arial"/>
        </w:rPr>
        <w:t xml:space="preserve">Move-In Adjustment – </w:t>
      </w:r>
      <w:r>
        <w:rPr>
          <w:rFonts w:ascii="Calibri Light" w:hAnsi="Calibri Light" w:cs="Arial"/>
        </w:rPr>
        <w:t>discussed in BPD document</w:t>
      </w:r>
      <w:r w:rsidRPr="00762069">
        <w:rPr>
          <w:rFonts w:ascii="Calibri Light" w:hAnsi="Calibri Light" w:cs="Arial"/>
        </w:rPr>
        <w:t xml:space="preserve"> </w:t>
      </w:r>
      <w:hyperlink r:id="rId15" w:history="1">
        <w:r w:rsidRPr="5827012F">
          <w:rPr>
            <w:rStyle w:val="Hyperlink"/>
            <w:rFonts w:ascii="Calibri Light" w:hAnsi="Calibri Light" w:cs="Arial"/>
            <w:i/>
            <w:iCs/>
          </w:rPr>
          <w:t>CIM-CS-02 - Handle Customer Move-in/Out - Contract New</w:t>
        </w:r>
      </w:hyperlink>
    </w:p>
    <w:p w14:paraId="1EBFF979" w14:textId="30D6A341" w:rsidR="001736BE" w:rsidRPr="00762069" w:rsidRDefault="001736BE" w:rsidP="001736BE">
      <w:pPr>
        <w:pStyle w:val="Heading1Text"/>
        <w:numPr>
          <w:ilvl w:val="0"/>
          <w:numId w:val="3"/>
        </w:numPr>
        <w:rPr>
          <w:rFonts w:ascii="Calibri Light" w:hAnsi="Calibri Light" w:cs="Arial"/>
        </w:rPr>
      </w:pPr>
      <w:r w:rsidRPr="00762069">
        <w:rPr>
          <w:rFonts w:ascii="Calibri Light" w:hAnsi="Calibri Light" w:cs="Arial"/>
        </w:rPr>
        <w:t xml:space="preserve">Move-In Reversal – </w:t>
      </w:r>
      <w:r>
        <w:rPr>
          <w:rFonts w:ascii="Calibri Light" w:hAnsi="Calibri Light" w:cs="Arial"/>
        </w:rPr>
        <w:t>discussed in BPD document</w:t>
      </w:r>
      <w:r w:rsidRPr="00762069">
        <w:rPr>
          <w:rFonts w:ascii="Calibri Light" w:hAnsi="Calibri Light" w:cs="Arial"/>
        </w:rPr>
        <w:t xml:space="preserve"> </w:t>
      </w:r>
      <w:hyperlink r:id="rId16" w:history="1">
        <w:r w:rsidRPr="5827012F">
          <w:rPr>
            <w:rStyle w:val="Hyperlink"/>
            <w:rFonts w:ascii="Calibri Light" w:hAnsi="Calibri Light" w:cs="Arial"/>
            <w:i/>
            <w:iCs/>
          </w:rPr>
          <w:t>CIM-CS-02 - Handle Customer Move-in/Out - Contract New</w:t>
        </w:r>
      </w:hyperlink>
    </w:p>
    <w:p w14:paraId="45D24989" w14:textId="1C93CC1B" w:rsidR="001736BE" w:rsidRPr="00762069" w:rsidRDefault="001736BE" w:rsidP="001736BE">
      <w:pPr>
        <w:pStyle w:val="Heading1Text"/>
        <w:numPr>
          <w:ilvl w:val="0"/>
          <w:numId w:val="3"/>
        </w:numPr>
        <w:rPr>
          <w:rFonts w:ascii="Calibri Light" w:hAnsi="Calibri Light" w:cs="Arial"/>
        </w:rPr>
      </w:pPr>
      <w:r w:rsidRPr="00762069">
        <w:rPr>
          <w:rFonts w:ascii="Calibri Light" w:hAnsi="Calibri Light" w:cs="Arial"/>
        </w:rPr>
        <w:t xml:space="preserve">End Contract, or Move-Out – </w:t>
      </w:r>
      <w:r>
        <w:rPr>
          <w:rFonts w:ascii="Calibri Light" w:hAnsi="Calibri Light" w:cs="Arial"/>
        </w:rPr>
        <w:t>mention</w:t>
      </w:r>
      <w:r w:rsidR="009455C8">
        <w:rPr>
          <w:rFonts w:ascii="Calibri Light" w:hAnsi="Calibri Light" w:cs="Arial"/>
        </w:rPr>
        <w:t>ed</w:t>
      </w:r>
      <w:r>
        <w:rPr>
          <w:rFonts w:ascii="Calibri Light" w:hAnsi="Calibri Light" w:cs="Arial"/>
        </w:rPr>
        <w:t xml:space="preserve"> within this document</w:t>
      </w:r>
    </w:p>
    <w:p w14:paraId="2F5BD78D" w14:textId="6D09E21A" w:rsidR="001736BE" w:rsidRPr="00762069" w:rsidRDefault="001736BE" w:rsidP="001736BE">
      <w:pPr>
        <w:pStyle w:val="Heading1Text"/>
        <w:numPr>
          <w:ilvl w:val="0"/>
          <w:numId w:val="3"/>
        </w:numPr>
        <w:rPr>
          <w:rFonts w:ascii="Calibri Light" w:hAnsi="Calibri Light" w:cs="Arial"/>
        </w:rPr>
      </w:pPr>
      <w:r w:rsidRPr="00762069">
        <w:rPr>
          <w:rFonts w:ascii="Calibri Light" w:hAnsi="Calibri Light" w:cs="Arial"/>
        </w:rPr>
        <w:t xml:space="preserve">Move-Out Adjustment – </w:t>
      </w:r>
      <w:r>
        <w:rPr>
          <w:rFonts w:ascii="Calibri Light" w:hAnsi="Calibri Light" w:cs="Arial"/>
        </w:rPr>
        <w:t>mention</w:t>
      </w:r>
      <w:r w:rsidR="009455C8">
        <w:rPr>
          <w:rFonts w:ascii="Calibri Light" w:hAnsi="Calibri Light" w:cs="Arial"/>
        </w:rPr>
        <w:t>ed</w:t>
      </w:r>
      <w:r>
        <w:rPr>
          <w:rFonts w:ascii="Calibri Light" w:hAnsi="Calibri Light" w:cs="Arial"/>
        </w:rPr>
        <w:t xml:space="preserve"> within this document</w:t>
      </w:r>
    </w:p>
    <w:p w14:paraId="7168FA56" w14:textId="2F33E56D" w:rsidR="001736BE" w:rsidRPr="00762069" w:rsidRDefault="001736BE" w:rsidP="001736BE">
      <w:pPr>
        <w:pStyle w:val="Heading1Text"/>
        <w:numPr>
          <w:ilvl w:val="0"/>
          <w:numId w:val="3"/>
        </w:numPr>
        <w:rPr>
          <w:rFonts w:ascii="Calibri Light" w:hAnsi="Calibri Light" w:cs="Arial"/>
        </w:rPr>
      </w:pPr>
      <w:r w:rsidRPr="00762069">
        <w:rPr>
          <w:rFonts w:ascii="Calibri Light" w:hAnsi="Calibri Light" w:cs="Arial"/>
        </w:rPr>
        <w:t xml:space="preserve">Move-Out Reversal – </w:t>
      </w:r>
      <w:r>
        <w:rPr>
          <w:rFonts w:ascii="Calibri Light" w:hAnsi="Calibri Light" w:cs="Arial"/>
        </w:rPr>
        <w:t>mention</w:t>
      </w:r>
      <w:r w:rsidR="009455C8">
        <w:rPr>
          <w:rFonts w:ascii="Calibri Light" w:hAnsi="Calibri Light" w:cs="Arial"/>
        </w:rPr>
        <w:t>ed</w:t>
      </w:r>
      <w:r>
        <w:rPr>
          <w:rFonts w:ascii="Calibri Light" w:hAnsi="Calibri Light" w:cs="Arial"/>
        </w:rPr>
        <w:t xml:space="preserve"> within this document</w:t>
      </w:r>
    </w:p>
    <w:p w14:paraId="6358A555" w14:textId="337E749C" w:rsidR="001736BE" w:rsidRPr="00762069" w:rsidRDefault="001736BE" w:rsidP="001736BE">
      <w:pPr>
        <w:pStyle w:val="Heading1Text"/>
        <w:numPr>
          <w:ilvl w:val="0"/>
          <w:numId w:val="3"/>
        </w:numPr>
        <w:rPr>
          <w:rFonts w:ascii="Calibri Light" w:hAnsi="Calibri Light" w:cs="Arial"/>
        </w:rPr>
      </w:pPr>
      <w:r w:rsidRPr="00762069">
        <w:rPr>
          <w:rFonts w:ascii="Calibri Light" w:hAnsi="Calibri Light" w:cs="Arial"/>
        </w:rPr>
        <w:t xml:space="preserve">Transfer – </w:t>
      </w:r>
      <w:r>
        <w:rPr>
          <w:rFonts w:ascii="Calibri Light" w:hAnsi="Calibri Light" w:cs="Arial"/>
        </w:rPr>
        <w:t>mention</w:t>
      </w:r>
      <w:r w:rsidR="009455C8">
        <w:rPr>
          <w:rFonts w:ascii="Calibri Light" w:hAnsi="Calibri Light" w:cs="Arial"/>
        </w:rPr>
        <w:t>ed</w:t>
      </w:r>
      <w:r>
        <w:rPr>
          <w:rFonts w:ascii="Calibri Light" w:hAnsi="Calibri Light" w:cs="Arial"/>
        </w:rPr>
        <w:t xml:space="preserve"> within this document</w:t>
      </w:r>
    </w:p>
    <w:p w14:paraId="16F8A437" w14:textId="27733595" w:rsidR="0007759E" w:rsidRPr="0007759E" w:rsidRDefault="001C7E45" w:rsidP="0007759E">
      <w:pPr>
        <w:pStyle w:val="Heading1Text"/>
        <w:rPr>
          <w:rFonts w:ascii="Calibri Light" w:hAnsi="Calibri Light" w:cs="Arial"/>
        </w:rPr>
      </w:pPr>
      <w:r>
        <w:rPr>
          <w:rFonts w:ascii="Calibri Light" w:hAnsi="Calibri Light" w:cs="Arial"/>
        </w:rPr>
        <w:t xml:space="preserve">Not all move </w:t>
      </w:r>
      <w:r w:rsidR="0007759E" w:rsidRPr="0007759E">
        <w:rPr>
          <w:rFonts w:ascii="Calibri Light" w:hAnsi="Calibri Light" w:cs="Arial"/>
        </w:rPr>
        <w:t xml:space="preserve">out scenarios are triggered through </w:t>
      </w:r>
      <w:r w:rsidR="0022020D">
        <w:rPr>
          <w:rFonts w:ascii="Calibri Light" w:hAnsi="Calibri Light" w:cs="Arial"/>
        </w:rPr>
        <w:t>Hybris C4C</w:t>
      </w:r>
      <w:r w:rsidR="0007759E">
        <w:rPr>
          <w:rFonts w:ascii="Calibri Light" w:hAnsi="Calibri Light" w:cs="Arial"/>
        </w:rPr>
        <w:t>,</w:t>
      </w:r>
      <w:r w:rsidR="0007759E" w:rsidRPr="0007759E">
        <w:rPr>
          <w:rFonts w:ascii="Calibri Light" w:hAnsi="Calibri Light" w:cs="Arial"/>
        </w:rPr>
        <w:t xml:space="preserve"> other scenarios include:  </w:t>
      </w:r>
    </w:p>
    <w:p w14:paraId="5BC08455" w14:textId="6D938212" w:rsidR="0007759E" w:rsidRPr="0007759E" w:rsidRDefault="00010AA6" w:rsidP="009477DD">
      <w:pPr>
        <w:pStyle w:val="Heading1Text"/>
        <w:numPr>
          <w:ilvl w:val="0"/>
          <w:numId w:val="14"/>
        </w:numPr>
        <w:rPr>
          <w:rFonts w:ascii="Calibri Light" w:hAnsi="Calibri Light" w:cs="Arial"/>
        </w:rPr>
      </w:pPr>
      <w:r>
        <w:rPr>
          <w:rFonts w:ascii="Calibri Light" w:hAnsi="Calibri Light" w:cs="Arial"/>
        </w:rPr>
        <w:t>SCE.</w:t>
      </w:r>
      <w:r w:rsidR="00AC7236">
        <w:rPr>
          <w:rFonts w:ascii="Calibri Light" w:hAnsi="Calibri Light" w:cs="Arial"/>
        </w:rPr>
        <w:t>C</w:t>
      </w:r>
      <w:r>
        <w:rPr>
          <w:rFonts w:ascii="Calibri Light" w:hAnsi="Calibri Light" w:cs="Arial"/>
        </w:rPr>
        <w:t>OM</w:t>
      </w:r>
      <w:r w:rsidR="0007759E" w:rsidRPr="0007759E">
        <w:rPr>
          <w:rFonts w:ascii="Calibri Light" w:hAnsi="Calibri Light" w:cs="Arial"/>
        </w:rPr>
        <w:t xml:space="preserve">: </w:t>
      </w:r>
      <w:r w:rsidR="00AC7236">
        <w:rPr>
          <w:rFonts w:ascii="Calibri Light" w:hAnsi="Calibri Light" w:cs="Arial"/>
        </w:rPr>
        <w:t>Move Out can be done by</w:t>
      </w:r>
      <w:r w:rsidR="00CC495D">
        <w:rPr>
          <w:rFonts w:ascii="Calibri Light" w:hAnsi="Calibri Light" w:cs="Arial"/>
        </w:rPr>
        <w:t xml:space="preserve"> a</w:t>
      </w:r>
      <w:r w:rsidR="00AC7236">
        <w:rPr>
          <w:rFonts w:ascii="Calibri Light" w:hAnsi="Calibri Light" w:cs="Arial"/>
        </w:rPr>
        <w:t xml:space="preserve"> BP via SCE.COM. </w:t>
      </w:r>
      <w:r>
        <w:rPr>
          <w:rFonts w:ascii="Calibri Light" w:hAnsi="Calibri Light" w:cs="Arial"/>
        </w:rPr>
        <w:t>R</w:t>
      </w:r>
      <w:r w:rsidR="0007759E" w:rsidRPr="0007759E">
        <w:rPr>
          <w:rFonts w:ascii="Calibri Light" w:hAnsi="Calibri Light" w:cs="Arial"/>
        </w:rPr>
        <w:t xml:space="preserve">efer to </w:t>
      </w:r>
      <w:r w:rsidR="003A300F">
        <w:rPr>
          <w:rFonts w:ascii="Calibri Light" w:hAnsi="Calibri Light" w:cs="Arial"/>
        </w:rPr>
        <w:t xml:space="preserve">BPD </w:t>
      </w:r>
      <w:r w:rsidR="0007759E" w:rsidRPr="0007759E">
        <w:rPr>
          <w:rFonts w:ascii="Calibri Light" w:hAnsi="Calibri Light" w:cs="Arial"/>
        </w:rPr>
        <w:t xml:space="preserve">document </w:t>
      </w:r>
      <w:hyperlink r:id="rId17" w:history="1">
        <w:r w:rsidR="0007759E" w:rsidRPr="5827012F">
          <w:rPr>
            <w:rStyle w:val="Hyperlink"/>
            <w:rFonts w:ascii="Calibri Light" w:hAnsi="Calibri Light" w:cs="Arial"/>
            <w:i/>
            <w:iCs/>
          </w:rPr>
          <w:t>CI</w:t>
        </w:r>
        <w:r w:rsidR="003A300F" w:rsidRPr="5827012F">
          <w:rPr>
            <w:rStyle w:val="Hyperlink"/>
            <w:rFonts w:ascii="Calibri Light" w:hAnsi="Calibri Light" w:cs="Arial"/>
            <w:i/>
            <w:iCs/>
          </w:rPr>
          <w:t>M</w:t>
        </w:r>
        <w:r w:rsidR="0007759E" w:rsidRPr="5827012F">
          <w:rPr>
            <w:rStyle w:val="Hyperlink"/>
            <w:rFonts w:ascii="Calibri Light" w:hAnsi="Calibri Light" w:cs="Arial"/>
            <w:i/>
            <w:iCs/>
          </w:rPr>
          <w:t>-CS-10 Manage Customer Self-Service</w:t>
        </w:r>
      </w:hyperlink>
      <w:r w:rsidR="0007759E" w:rsidRPr="0007759E">
        <w:rPr>
          <w:rFonts w:ascii="Calibri Light" w:hAnsi="Calibri Light" w:cs="Arial"/>
        </w:rPr>
        <w:t xml:space="preserve"> for more details.</w:t>
      </w:r>
    </w:p>
    <w:p w14:paraId="03A18D1F" w14:textId="5A6DF1E9" w:rsidR="0007759E" w:rsidRDefault="003A300F" w:rsidP="009477DD">
      <w:pPr>
        <w:pStyle w:val="Heading1Text"/>
        <w:numPr>
          <w:ilvl w:val="0"/>
          <w:numId w:val="14"/>
        </w:numPr>
        <w:rPr>
          <w:rFonts w:ascii="Calibri Light" w:hAnsi="Calibri Light" w:cs="Arial"/>
        </w:rPr>
      </w:pPr>
      <w:r>
        <w:rPr>
          <w:rFonts w:ascii="Calibri Light" w:hAnsi="Calibri Light" w:cs="Arial"/>
        </w:rPr>
        <w:t>Dunning t</w:t>
      </w:r>
      <w:r w:rsidR="0007759E" w:rsidRPr="0007759E">
        <w:rPr>
          <w:rFonts w:ascii="Calibri Light" w:hAnsi="Calibri Light" w:cs="Arial"/>
        </w:rPr>
        <w:t xml:space="preserve">riggered Move Out: </w:t>
      </w:r>
      <w:r w:rsidR="00010AA6">
        <w:rPr>
          <w:rFonts w:ascii="Calibri Light" w:hAnsi="Calibri Light" w:cs="Arial"/>
        </w:rPr>
        <w:t>Dunning Move Out will</w:t>
      </w:r>
      <w:r w:rsidR="0007759E" w:rsidRPr="0007759E">
        <w:rPr>
          <w:rFonts w:ascii="Calibri Light" w:hAnsi="Calibri Light" w:cs="Arial"/>
        </w:rPr>
        <w:t xml:space="preserve"> be automatically generated by the collections process once a customer’s service has been </w:t>
      </w:r>
      <w:r w:rsidR="00010AA6">
        <w:rPr>
          <w:rFonts w:ascii="Calibri Light" w:hAnsi="Calibri Light" w:cs="Arial"/>
        </w:rPr>
        <w:t xml:space="preserve">dunning </w:t>
      </w:r>
      <w:r w:rsidR="0007759E" w:rsidRPr="0007759E">
        <w:rPr>
          <w:rFonts w:ascii="Calibri Light" w:hAnsi="Calibri Light" w:cs="Arial"/>
        </w:rPr>
        <w:t>disconnected after 14 days</w:t>
      </w:r>
      <w:r w:rsidR="00010AA6">
        <w:rPr>
          <w:rFonts w:ascii="Calibri Light" w:hAnsi="Calibri Light" w:cs="Arial"/>
        </w:rPr>
        <w:t>. This process is</w:t>
      </w:r>
      <w:r w:rsidR="0007759E" w:rsidRPr="0007759E">
        <w:rPr>
          <w:rFonts w:ascii="Calibri Light" w:hAnsi="Calibri Light" w:cs="Arial"/>
        </w:rPr>
        <w:t xml:space="preserve"> defined in the BPD </w:t>
      </w:r>
      <w:r w:rsidR="001C7E45">
        <w:rPr>
          <w:rFonts w:ascii="Calibri Light" w:hAnsi="Calibri Light" w:cs="Arial"/>
        </w:rPr>
        <w:t xml:space="preserve">document </w:t>
      </w:r>
      <w:hyperlink r:id="rId18" w:history="1">
        <w:r w:rsidR="0007759E" w:rsidRPr="5827012F">
          <w:rPr>
            <w:rStyle w:val="Hyperlink"/>
            <w:rFonts w:ascii="Calibri Light" w:hAnsi="Calibri Light" w:cs="Arial"/>
            <w:i/>
            <w:iCs/>
          </w:rPr>
          <w:t>CC-FI-04 – Manage Collection (Dunning) – Manage Credit and Collections</w:t>
        </w:r>
      </w:hyperlink>
      <w:r w:rsidR="001C7E45">
        <w:rPr>
          <w:rFonts w:ascii="Calibri Light" w:hAnsi="Calibri Light" w:cs="Arial"/>
        </w:rPr>
        <w:t>.</w:t>
      </w:r>
    </w:p>
    <w:p w14:paraId="500E1F26" w14:textId="5C31FF48" w:rsidR="00AC7236" w:rsidRPr="0007759E" w:rsidRDefault="00AC7236" w:rsidP="009477DD">
      <w:pPr>
        <w:pStyle w:val="Heading1Text"/>
        <w:numPr>
          <w:ilvl w:val="0"/>
          <w:numId w:val="14"/>
        </w:numPr>
        <w:rPr>
          <w:rFonts w:ascii="Calibri Light" w:hAnsi="Calibri Light" w:cs="Arial"/>
        </w:rPr>
      </w:pPr>
      <w:r>
        <w:rPr>
          <w:rFonts w:ascii="Calibri Light" w:hAnsi="Calibri Light" w:cs="Arial"/>
        </w:rPr>
        <w:t xml:space="preserve">IVR: Move </w:t>
      </w:r>
      <w:proofErr w:type="gramStart"/>
      <w:r>
        <w:rPr>
          <w:rFonts w:ascii="Calibri Light" w:hAnsi="Calibri Light" w:cs="Arial"/>
        </w:rPr>
        <w:t>Out</w:t>
      </w:r>
      <w:proofErr w:type="gramEnd"/>
      <w:r>
        <w:rPr>
          <w:rFonts w:ascii="Calibri Light" w:hAnsi="Calibri Light" w:cs="Arial"/>
        </w:rPr>
        <w:t xml:space="preserve"> request</w:t>
      </w:r>
      <w:r w:rsidR="0022020D">
        <w:rPr>
          <w:rFonts w:ascii="Calibri Light" w:hAnsi="Calibri Light" w:cs="Arial"/>
        </w:rPr>
        <w:t>ed</w:t>
      </w:r>
      <w:r>
        <w:rPr>
          <w:rFonts w:ascii="Calibri Light" w:hAnsi="Calibri Light" w:cs="Arial"/>
        </w:rPr>
        <w:t xml:space="preserve"> </w:t>
      </w:r>
      <w:r w:rsidR="00315732">
        <w:rPr>
          <w:rFonts w:ascii="Calibri Light" w:hAnsi="Calibri Light" w:cs="Arial"/>
        </w:rPr>
        <w:t xml:space="preserve">from IVR will </w:t>
      </w:r>
      <w:r w:rsidR="0022020D">
        <w:rPr>
          <w:rFonts w:ascii="Calibri Light" w:hAnsi="Calibri Light" w:cs="Arial"/>
        </w:rPr>
        <w:t xml:space="preserve">have </w:t>
      </w:r>
      <w:r w:rsidR="00315732">
        <w:rPr>
          <w:rFonts w:ascii="Calibri Light" w:hAnsi="Calibri Light" w:cs="Arial"/>
        </w:rPr>
        <w:t>integrat</w:t>
      </w:r>
      <w:r w:rsidR="0022020D">
        <w:rPr>
          <w:rFonts w:ascii="Calibri Light" w:hAnsi="Calibri Light" w:cs="Arial"/>
        </w:rPr>
        <w:t>ion</w:t>
      </w:r>
      <w:r w:rsidR="00315732">
        <w:rPr>
          <w:rFonts w:ascii="Calibri Light" w:hAnsi="Calibri Light" w:cs="Arial"/>
        </w:rPr>
        <w:t xml:space="preserve"> with S</w:t>
      </w:r>
      <w:r w:rsidR="0022020D">
        <w:rPr>
          <w:rFonts w:ascii="Calibri Light" w:hAnsi="Calibri Light" w:cs="Arial"/>
        </w:rPr>
        <w:t>/4HANA</w:t>
      </w:r>
      <w:r w:rsidR="00315732">
        <w:rPr>
          <w:rFonts w:ascii="Calibri Light" w:hAnsi="Calibri Light" w:cs="Arial"/>
        </w:rPr>
        <w:t xml:space="preserve"> and </w:t>
      </w:r>
      <w:r w:rsidR="0022020D">
        <w:rPr>
          <w:rFonts w:ascii="Calibri Light" w:hAnsi="Calibri Light" w:cs="Arial"/>
        </w:rPr>
        <w:t xml:space="preserve">be </w:t>
      </w:r>
      <w:r w:rsidR="00315732">
        <w:rPr>
          <w:rFonts w:ascii="Calibri Light" w:hAnsi="Calibri Light" w:cs="Arial"/>
        </w:rPr>
        <w:t>abl</w:t>
      </w:r>
      <w:r w:rsidR="001C7E45">
        <w:rPr>
          <w:rFonts w:ascii="Calibri Light" w:hAnsi="Calibri Light" w:cs="Arial"/>
        </w:rPr>
        <w:t xml:space="preserve">e to </w:t>
      </w:r>
      <w:r w:rsidR="0022020D">
        <w:rPr>
          <w:rFonts w:ascii="Calibri Light" w:hAnsi="Calibri Light" w:cs="Arial"/>
        </w:rPr>
        <w:t xml:space="preserve">perform </w:t>
      </w:r>
      <w:r w:rsidR="001C7E45">
        <w:rPr>
          <w:rFonts w:ascii="Calibri Light" w:hAnsi="Calibri Light" w:cs="Arial"/>
        </w:rPr>
        <w:t xml:space="preserve">a Move Out. Refer to BPD document </w:t>
      </w:r>
      <w:hyperlink r:id="rId19" w:history="1">
        <w:r w:rsidR="001C7E45" w:rsidRPr="5827012F">
          <w:rPr>
            <w:rStyle w:val="Hyperlink"/>
            <w:rFonts w:ascii="Calibri Light" w:hAnsi="Calibri Light" w:cs="Arial"/>
            <w:i/>
            <w:iCs/>
          </w:rPr>
          <w:t>CIM-CS-13 - Manage Inbound Telephone Call – IVR</w:t>
        </w:r>
      </w:hyperlink>
      <w:r w:rsidR="001C7E45" w:rsidRPr="001C7E45">
        <w:rPr>
          <w:rFonts w:ascii="Calibri Light" w:hAnsi="Calibri Light" w:cs="Arial"/>
        </w:rPr>
        <w:t xml:space="preserve"> for more information.</w:t>
      </w:r>
    </w:p>
    <w:p w14:paraId="45052F7E" w14:textId="7372BE01" w:rsidR="00E0118B" w:rsidRPr="006B24F0" w:rsidRDefault="0007759E" w:rsidP="0007759E">
      <w:pPr>
        <w:pStyle w:val="Heading1Text"/>
        <w:rPr>
          <w:rFonts w:ascii="Calibri Light" w:hAnsi="Calibri Light" w:cs="Arial"/>
        </w:rPr>
      </w:pPr>
      <w:r w:rsidRPr="0007759E">
        <w:rPr>
          <w:rFonts w:ascii="Calibri Light" w:hAnsi="Calibri Light" w:cs="Arial"/>
        </w:rPr>
        <w:t>Finally, all utili</w:t>
      </w:r>
      <w:r w:rsidR="00031117">
        <w:rPr>
          <w:rFonts w:ascii="Calibri Light" w:hAnsi="Calibri Light" w:cs="Arial"/>
        </w:rPr>
        <w:t>ty specific functions of the S/4HANA</w:t>
      </w:r>
      <w:r w:rsidRPr="0007759E">
        <w:rPr>
          <w:rFonts w:ascii="Calibri Light" w:hAnsi="Calibri Light" w:cs="Arial"/>
        </w:rPr>
        <w:t xml:space="preserve"> landscape, in concert with the </w:t>
      </w:r>
      <w:r w:rsidR="00031117">
        <w:rPr>
          <w:rFonts w:ascii="Calibri Light" w:hAnsi="Calibri Light" w:cs="Arial"/>
        </w:rPr>
        <w:t xml:space="preserve">Hybris </w:t>
      </w:r>
      <w:r w:rsidR="00010AA6">
        <w:rPr>
          <w:rFonts w:ascii="Calibri Light" w:hAnsi="Calibri Light" w:cs="Arial"/>
        </w:rPr>
        <w:t>C4C</w:t>
      </w:r>
      <w:r w:rsidRPr="0007759E">
        <w:rPr>
          <w:rFonts w:ascii="Calibri Light" w:hAnsi="Calibri Light" w:cs="Arial"/>
        </w:rPr>
        <w:t xml:space="preserve"> components referred to in this document as the SAP Customer Relationship and Billing solution, or simply CRB</w:t>
      </w:r>
      <w:r>
        <w:rPr>
          <w:rFonts w:ascii="Calibri Light" w:hAnsi="Calibri Light" w:cs="Arial"/>
        </w:rPr>
        <w:t>.</w:t>
      </w:r>
    </w:p>
    <w:p w14:paraId="401B5B40" w14:textId="77777777" w:rsidR="00E0118B" w:rsidRPr="006B24F0" w:rsidRDefault="00E0118B" w:rsidP="001C2777">
      <w:pPr>
        <w:pStyle w:val="Heading2"/>
      </w:pPr>
      <w:bookmarkStart w:id="8" w:name="_Toc406588296"/>
      <w:bookmarkStart w:id="9" w:name="_Toc491613802"/>
      <w:bookmarkStart w:id="10" w:name="_Toc509409225"/>
      <w:bookmarkStart w:id="11" w:name="_Toc509474980"/>
      <w:bookmarkStart w:id="12" w:name="_Toc509481700"/>
      <w:bookmarkStart w:id="13" w:name="_Toc510117009"/>
      <w:r w:rsidRPr="006B24F0">
        <w:t xml:space="preserve">Current Pain Points for </w:t>
      </w:r>
      <w:bookmarkEnd w:id="8"/>
      <w:r w:rsidR="00B333AA" w:rsidRPr="006B24F0">
        <w:t>Southern California Edison</w:t>
      </w:r>
      <w:bookmarkEnd w:id="9"/>
      <w:bookmarkEnd w:id="10"/>
      <w:bookmarkEnd w:id="11"/>
      <w:bookmarkEnd w:id="12"/>
      <w:bookmarkEnd w:id="13"/>
    </w:p>
    <w:p w14:paraId="7867862E" w14:textId="0070BB90" w:rsidR="000D4913" w:rsidRDefault="00BC4D26" w:rsidP="009477DD">
      <w:pPr>
        <w:pStyle w:val="Heading1Text"/>
        <w:numPr>
          <w:ilvl w:val="0"/>
          <w:numId w:val="15"/>
        </w:numPr>
        <w:rPr>
          <w:rFonts w:ascii="Calibri Light" w:hAnsi="Calibri Light" w:cs="Arial"/>
        </w:rPr>
      </w:pPr>
      <w:bookmarkStart w:id="14" w:name="_Toc406588297"/>
      <w:bookmarkStart w:id="15" w:name="_Toc491613803"/>
      <w:r w:rsidRPr="00BC4D26">
        <w:rPr>
          <w:rFonts w:ascii="Calibri Light" w:hAnsi="Calibri Light" w:cs="Arial"/>
        </w:rPr>
        <w:t>Forwarding Addresses – Currently adding foreign forwarding addresses isn’t easy for agents and requires back-office intervention</w:t>
      </w:r>
    </w:p>
    <w:p w14:paraId="18E02939" w14:textId="74EE7D5B" w:rsidR="00BC4D26" w:rsidRDefault="00534F29" w:rsidP="009477DD">
      <w:pPr>
        <w:pStyle w:val="Heading1Text"/>
        <w:numPr>
          <w:ilvl w:val="0"/>
          <w:numId w:val="15"/>
        </w:numPr>
        <w:rPr>
          <w:rFonts w:ascii="Calibri Light" w:hAnsi="Calibri Light" w:cs="Arial"/>
        </w:rPr>
      </w:pPr>
      <w:r>
        <w:rPr>
          <w:rFonts w:ascii="Calibri Light" w:hAnsi="Calibri Light" w:cs="Arial"/>
        </w:rPr>
        <w:t>I</w:t>
      </w:r>
      <w:r w:rsidR="00BC4D26">
        <w:rPr>
          <w:rFonts w:ascii="Calibri Light" w:hAnsi="Calibri Light" w:cs="Arial"/>
        </w:rPr>
        <w:t xml:space="preserve">n </w:t>
      </w:r>
      <w:r w:rsidR="00BD419C">
        <w:rPr>
          <w:rFonts w:ascii="Calibri Light" w:hAnsi="Calibri Light" w:cs="Arial"/>
        </w:rPr>
        <w:t xml:space="preserve">the </w:t>
      </w:r>
      <w:r w:rsidR="00BC4D26">
        <w:rPr>
          <w:rFonts w:ascii="Calibri Light" w:hAnsi="Calibri Light" w:cs="Arial"/>
        </w:rPr>
        <w:t>case of force out, the forwarding address is not captured from the current resident</w:t>
      </w:r>
    </w:p>
    <w:p w14:paraId="46677F13" w14:textId="4E667A13" w:rsidR="00BC4D26" w:rsidRDefault="00BC4D26" w:rsidP="009477DD">
      <w:pPr>
        <w:pStyle w:val="Heading1Text"/>
        <w:numPr>
          <w:ilvl w:val="0"/>
          <w:numId w:val="15"/>
        </w:numPr>
        <w:rPr>
          <w:rFonts w:ascii="Calibri Light" w:hAnsi="Calibri Light" w:cs="Arial"/>
        </w:rPr>
      </w:pPr>
      <w:r>
        <w:rPr>
          <w:rFonts w:ascii="Calibri Light" w:hAnsi="Calibri Light" w:cs="Arial"/>
        </w:rPr>
        <w:t xml:space="preserve">Online Move Out for </w:t>
      </w:r>
      <w:r w:rsidR="0022020D">
        <w:rPr>
          <w:rFonts w:ascii="Calibri Light" w:hAnsi="Calibri Light" w:cs="Arial"/>
        </w:rPr>
        <w:t>non-</w:t>
      </w:r>
      <w:r>
        <w:rPr>
          <w:rFonts w:ascii="Calibri Light" w:hAnsi="Calibri Light" w:cs="Arial"/>
        </w:rPr>
        <w:t>residential BP generates a manual back office process</w:t>
      </w:r>
    </w:p>
    <w:p w14:paraId="379BF12F" w14:textId="4C660AF6" w:rsidR="00BC4D26" w:rsidRDefault="00BC4D26" w:rsidP="009477DD">
      <w:pPr>
        <w:pStyle w:val="Heading1Text"/>
        <w:numPr>
          <w:ilvl w:val="0"/>
          <w:numId w:val="15"/>
        </w:numPr>
        <w:rPr>
          <w:rFonts w:ascii="Calibri Light" w:hAnsi="Calibri Light" w:cs="Arial"/>
        </w:rPr>
      </w:pPr>
      <w:r>
        <w:rPr>
          <w:rFonts w:ascii="Calibri Light" w:hAnsi="Calibri Light" w:cs="Arial"/>
        </w:rPr>
        <w:t xml:space="preserve">Tracking </w:t>
      </w:r>
      <w:r w:rsidR="0022020D">
        <w:rPr>
          <w:rFonts w:ascii="Calibri Light" w:hAnsi="Calibri Light" w:cs="Arial"/>
        </w:rPr>
        <w:t>non-</w:t>
      </w:r>
      <w:r>
        <w:rPr>
          <w:rFonts w:ascii="Calibri Light" w:hAnsi="Calibri Light" w:cs="Arial"/>
        </w:rPr>
        <w:t>residential orders is</w:t>
      </w:r>
      <w:r w:rsidR="001C7E45">
        <w:rPr>
          <w:rFonts w:ascii="Calibri Light" w:hAnsi="Calibri Light" w:cs="Arial"/>
        </w:rPr>
        <w:t xml:space="preserve"> a</w:t>
      </w:r>
      <w:r>
        <w:rPr>
          <w:rFonts w:ascii="Calibri Light" w:hAnsi="Calibri Light" w:cs="Arial"/>
        </w:rPr>
        <w:t xml:space="preserve"> manual process</w:t>
      </w:r>
    </w:p>
    <w:p w14:paraId="7E6E11E0" w14:textId="0AE1713B" w:rsidR="00BC4D26" w:rsidRDefault="00BC4D26" w:rsidP="009477DD">
      <w:pPr>
        <w:pStyle w:val="Heading1Text"/>
        <w:numPr>
          <w:ilvl w:val="0"/>
          <w:numId w:val="15"/>
        </w:numPr>
        <w:rPr>
          <w:rFonts w:ascii="Calibri Light" w:hAnsi="Calibri Light" w:cs="Arial"/>
        </w:rPr>
      </w:pPr>
      <w:r>
        <w:rPr>
          <w:rFonts w:ascii="Calibri Light" w:hAnsi="Calibri Light" w:cs="Arial"/>
        </w:rPr>
        <w:lastRenderedPageBreak/>
        <w:t>Exception queue is worked first in first out and changes made to orders that are still pending in the queue cannot be worked until the order is picked by queue</w:t>
      </w:r>
    </w:p>
    <w:p w14:paraId="0D0B054C" w14:textId="77777777" w:rsidR="009455C8" w:rsidRDefault="009455C8" w:rsidP="009455C8">
      <w:pPr>
        <w:pStyle w:val="Heading1Text"/>
        <w:numPr>
          <w:ilvl w:val="0"/>
          <w:numId w:val="15"/>
        </w:numPr>
        <w:rPr>
          <w:rFonts w:ascii="Calibri Light" w:hAnsi="Calibri Light" w:cs="Arial"/>
        </w:rPr>
      </w:pPr>
      <w:r>
        <w:rPr>
          <w:rFonts w:ascii="Calibri Light" w:hAnsi="Calibri Light" w:cs="Arial"/>
        </w:rPr>
        <w:t>Visibility of Added facilities is lost between move out and move in if the new customer does not sign up (assumption agreement) for the Added Facility</w:t>
      </w:r>
    </w:p>
    <w:p w14:paraId="7AD6F2DF" w14:textId="21D26276" w:rsidR="009455C8" w:rsidRDefault="009455C8" w:rsidP="009455C8">
      <w:pPr>
        <w:pStyle w:val="Heading1Text"/>
        <w:numPr>
          <w:ilvl w:val="0"/>
          <w:numId w:val="15"/>
        </w:numPr>
        <w:rPr>
          <w:rFonts w:ascii="Calibri Light" w:hAnsi="Calibri Light" w:cs="Arial"/>
        </w:rPr>
      </w:pPr>
      <w:r>
        <w:rPr>
          <w:rFonts w:ascii="Calibri Light" w:hAnsi="Calibri Light" w:cs="Arial"/>
        </w:rPr>
        <w:t>Visibility of streetlight transfe</w:t>
      </w:r>
      <w:r w:rsidR="0038601A">
        <w:rPr>
          <w:rFonts w:ascii="Calibri Light" w:hAnsi="Calibri Light" w:cs="Arial"/>
        </w:rPr>
        <w:t>r is lost between M</w:t>
      </w:r>
      <w:r>
        <w:rPr>
          <w:rFonts w:ascii="Calibri Light" w:hAnsi="Calibri Light" w:cs="Arial"/>
        </w:rPr>
        <w:t xml:space="preserve">ove </w:t>
      </w:r>
      <w:r w:rsidR="0038601A">
        <w:rPr>
          <w:rFonts w:ascii="Calibri Light" w:hAnsi="Calibri Light" w:cs="Arial"/>
        </w:rPr>
        <w:t>O</w:t>
      </w:r>
      <w:r>
        <w:rPr>
          <w:rFonts w:ascii="Calibri Light" w:hAnsi="Calibri Light" w:cs="Arial"/>
        </w:rPr>
        <w:t xml:space="preserve">ut and </w:t>
      </w:r>
      <w:r w:rsidR="0038601A">
        <w:rPr>
          <w:rFonts w:ascii="Calibri Light" w:hAnsi="Calibri Light" w:cs="Arial"/>
        </w:rPr>
        <w:t>M</w:t>
      </w:r>
      <w:r>
        <w:rPr>
          <w:rFonts w:ascii="Calibri Light" w:hAnsi="Calibri Light" w:cs="Arial"/>
        </w:rPr>
        <w:t xml:space="preserve">ove </w:t>
      </w:r>
      <w:r w:rsidR="0038601A">
        <w:rPr>
          <w:rFonts w:ascii="Calibri Light" w:hAnsi="Calibri Light" w:cs="Arial"/>
        </w:rPr>
        <w:t>I</w:t>
      </w:r>
      <w:r>
        <w:rPr>
          <w:rFonts w:ascii="Calibri Light" w:hAnsi="Calibri Light" w:cs="Arial"/>
        </w:rPr>
        <w:t xml:space="preserve">n if the new customer does not sign up for the streetlight.  </w:t>
      </w:r>
    </w:p>
    <w:p w14:paraId="10291E05" w14:textId="7C4BF302" w:rsidR="00262D33" w:rsidRDefault="00262D33" w:rsidP="00262D33">
      <w:pPr>
        <w:pStyle w:val="Heading1Text"/>
        <w:numPr>
          <w:ilvl w:val="0"/>
          <w:numId w:val="15"/>
        </w:numPr>
        <w:rPr>
          <w:rFonts w:ascii="Calibri Light" w:hAnsi="Calibri Light" w:cs="Arial"/>
        </w:rPr>
      </w:pPr>
      <w:r>
        <w:rPr>
          <w:rFonts w:ascii="Calibri Light" w:hAnsi="Calibri Light" w:cs="Arial"/>
        </w:rPr>
        <w:t>If a move-out is reversed today, the programs the customer is enrolled in are not automatically re-established causing a lot of manual research and effort to put them back on the programs.  There are also many instances where employee didn’t address the program re-enrollment and subsequently the customer calls about the issue.</w:t>
      </w:r>
    </w:p>
    <w:p w14:paraId="147167D5" w14:textId="633E6E93" w:rsidR="00262D33" w:rsidRDefault="00262D33" w:rsidP="00262D33">
      <w:pPr>
        <w:pStyle w:val="Heading1Text"/>
        <w:numPr>
          <w:ilvl w:val="0"/>
          <w:numId w:val="15"/>
        </w:numPr>
        <w:rPr>
          <w:rFonts w:ascii="Calibri Light" w:hAnsi="Calibri Light" w:cs="Arial"/>
        </w:rPr>
      </w:pPr>
      <w:r>
        <w:rPr>
          <w:rFonts w:ascii="Calibri Light" w:hAnsi="Calibri Light" w:cs="Arial"/>
        </w:rPr>
        <w:t>Today, our Energy Advisors have limited ability/permission to process move-out revers</w:t>
      </w:r>
      <w:r w:rsidR="00BD419C">
        <w:rPr>
          <w:rFonts w:ascii="Calibri Light" w:hAnsi="Calibri Light" w:cs="Arial"/>
        </w:rPr>
        <w:t>al</w:t>
      </w:r>
      <w:r>
        <w:rPr>
          <w:rFonts w:ascii="Calibri Light" w:hAnsi="Calibri Light" w:cs="Arial"/>
        </w:rPr>
        <w:t>/adjustment.  They must send the request to RSO which can delay the process for the customer.</w:t>
      </w:r>
    </w:p>
    <w:p w14:paraId="15485236" w14:textId="3EF62A86" w:rsidR="09DC3F56" w:rsidRDefault="49A208C6" w:rsidP="49A208C6">
      <w:pPr>
        <w:pStyle w:val="Heading1Text"/>
        <w:numPr>
          <w:ilvl w:val="0"/>
          <w:numId w:val="15"/>
        </w:numPr>
      </w:pPr>
      <w:r w:rsidRPr="09DC3F56">
        <w:rPr>
          <w:rFonts w:ascii="Calibri Light" w:hAnsi="Calibri Light" w:cs="Arial"/>
        </w:rPr>
        <w:t xml:space="preserve">Non-residential </w:t>
      </w:r>
      <w:r w:rsidR="640250AF" w:rsidRPr="09DC3F56">
        <w:rPr>
          <w:rFonts w:ascii="Calibri Light" w:hAnsi="Calibri Light" w:cs="Arial"/>
        </w:rPr>
        <w:t xml:space="preserve">customers cannot complete a move out on SCE.com </w:t>
      </w:r>
    </w:p>
    <w:p w14:paraId="56029426" w14:textId="7E367D77" w:rsidR="00DC0A8C" w:rsidRPr="005D3190" w:rsidRDefault="00DC0A8C" w:rsidP="49A208C6">
      <w:pPr>
        <w:pStyle w:val="Heading1Text"/>
        <w:numPr>
          <w:ilvl w:val="0"/>
          <w:numId w:val="15"/>
        </w:numPr>
        <w:rPr>
          <w:rFonts w:ascii="Calibri Light" w:hAnsi="Calibri Light" w:cs="Arial"/>
        </w:rPr>
      </w:pPr>
      <w:r w:rsidRPr="005D3190">
        <w:rPr>
          <w:rFonts w:ascii="Calibri Light" w:hAnsi="Calibri Light" w:cs="Arial"/>
        </w:rPr>
        <w:t xml:space="preserve">When a CCA customer moves out, the final bill from SCE </w:t>
      </w:r>
      <w:r w:rsidR="00E9767D" w:rsidRPr="005D3190">
        <w:rPr>
          <w:rFonts w:ascii="Calibri Light" w:hAnsi="Calibri Light" w:cs="Arial"/>
        </w:rPr>
        <w:t>may be</w:t>
      </w:r>
      <w:r w:rsidRPr="005D3190">
        <w:rPr>
          <w:rFonts w:ascii="Calibri Light" w:hAnsi="Calibri Light" w:cs="Arial"/>
        </w:rPr>
        <w:t xml:space="preserve"> missing the final charges from the CCA.  When the CCA charges are received by SCE, a second final bill is sent to the customer for the CCA charges.  This is a timing issue as we need to receive the final charges from the CCA before sending the final bill to the customer. </w:t>
      </w:r>
      <w:r w:rsidR="00E9767D" w:rsidRPr="005D3190">
        <w:rPr>
          <w:rFonts w:ascii="Calibri Light" w:hAnsi="Calibri Light" w:cs="Arial"/>
        </w:rPr>
        <w:t xml:space="preserve"> It would be best to have only 1 final bill sent to the customer. </w:t>
      </w:r>
    </w:p>
    <w:p w14:paraId="78EF51FC" w14:textId="77777777" w:rsidR="00262D33" w:rsidRDefault="00262D33" w:rsidP="00262D33">
      <w:pPr>
        <w:pStyle w:val="Heading1Text"/>
        <w:ind w:left="1080"/>
        <w:rPr>
          <w:rFonts w:ascii="Calibri Light" w:hAnsi="Calibri Light" w:cs="Arial"/>
        </w:rPr>
      </w:pPr>
    </w:p>
    <w:p w14:paraId="3693959D" w14:textId="77777777" w:rsidR="000D4913" w:rsidRPr="0007759E" w:rsidRDefault="000D4913" w:rsidP="000D4913">
      <w:pPr>
        <w:pStyle w:val="Heading1Text"/>
        <w:rPr>
          <w:rFonts w:ascii="Calibri Light" w:hAnsi="Calibri Light" w:cs="Arial"/>
        </w:rPr>
      </w:pPr>
    </w:p>
    <w:p w14:paraId="360268DF" w14:textId="77777777" w:rsidR="00E0118B" w:rsidRPr="006B24F0" w:rsidRDefault="00E0118B" w:rsidP="001C2777">
      <w:pPr>
        <w:pStyle w:val="Heading2"/>
      </w:pPr>
      <w:bookmarkStart w:id="16" w:name="_Toc509409226"/>
      <w:bookmarkStart w:id="17" w:name="_Toc509474981"/>
      <w:bookmarkStart w:id="18" w:name="_Toc509481701"/>
      <w:bookmarkStart w:id="19" w:name="_Toc510117010"/>
      <w:r w:rsidRPr="006B24F0">
        <w:t>Responsible Parties</w:t>
      </w:r>
      <w:bookmarkEnd w:id="14"/>
      <w:bookmarkEnd w:id="15"/>
      <w:bookmarkEnd w:id="16"/>
      <w:bookmarkEnd w:id="17"/>
      <w:bookmarkEnd w:id="18"/>
      <w:bookmarkEnd w:id="19"/>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4567"/>
        <w:gridCol w:w="4747"/>
      </w:tblGrid>
      <w:tr w:rsidR="00E0118B" w:rsidRPr="006B24F0" w14:paraId="559ECDF7" w14:textId="77777777" w:rsidTr="5827012F">
        <w:trPr>
          <w:cantSplit/>
          <w:trHeight w:val="432"/>
          <w:tblHeader/>
        </w:trPr>
        <w:tc>
          <w:tcPr>
            <w:tcW w:w="4567" w:type="dxa"/>
            <w:tcBorders>
              <w:top w:val="threeDEmboss" w:sz="6" w:space="0" w:color="auto"/>
              <w:bottom w:val="threeDEmboss" w:sz="6" w:space="0" w:color="auto"/>
            </w:tcBorders>
            <w:shd w:val="clear" w:color="auto" w:fill="F9FBAF"/>
            <w:vAlign w:val="center"/>
          </w:tcPr>
          <w:p w14:paraId="157DF6F9"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Contact</w:t>
            </w:r>
          </w:p>
        </w:tc>
        <w:tc>
          <w:tcPr>
            <w:tcW w:w="4747" w:type="dxa"/>
            <w:tcBorders>
              <w:top w:val="threeDEmboss" w:sz="6" w:space="0" w:color="auto"/>
              <w:bottom w:val="threeDEmboss" w:sz="6" w:space="0" w:color="auto"/>
            </w:tcBorders>
            <w:shd w:val="clear" w:color="auto" w:fill="F9FBAF"/>
            <w:vAlign w:val="center"/>
          </w:tcPr>
          <w:p w14:paraId="1C787EA2"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Contact Person</w:t>
            </w:r>
          </w:p>
        </w:tc>
      </w:tr>
      <w:tr w:rsidR="00AA66A8" w:rsidRPr="006B24F0" w14:paraId="5605A225" w14:textId="77777777" w:rsidTr="5827012F">
        <w:trPr>
          <w:cantSplit/>
          <w:trHeight w:val="432"/>
        </w:trPr>
        <w:tc>
          <w:tcPr>
            <w:tcW w:w="4567" w:type="dxa"/>
            <w:tcBorders>
              <w:top w:val="threeDEmboss" w:sz="6" w:space="0" w:color="auto"/>
            </w:tcBorders>
            <w:vAlign w:val="center"/>
          </w:tcPr>
          <w:p w14:paraId="485050A6" w14:textId="0A4ADBD7" w:rsidR="00AA66A8" w:rsidRPr="006B24F0" w:rsidRDefault="00AA66A8" w:rsidP="00AA66A8">
            <w:pPr>
              <w:pStyle w:val="TableField-Left"/>
              <w:rPr>
                <w:rFonts w:ascii="Calibri Light" w:hAnsi="Calibri Light" w:cs="Arial"/>
              </w:rPr>
            </w:pPr>
            <w:r w:rsidRPr="006B24F0">
              <w:rPr>
                <w:rFonts w:ascii="Calibri Light" w:hAnsi="Calibri Light" w:cs="Arial"/>
              </w:rPr>
              <w:t>Southern California Edison Business Process Owner</w:t>
            </w:r>
          </w:p>
        </w:tc>
        <w:tc>
          <w:tcPr>
            <w:tcW w:w="4747" w:type="dxa"/>
            <w:tcBorders>
              <w:top w:val="threeDEmboss" w:sz="6" w:space="0" w:color="auto"/>
            </w:tcBorders>
            <w:vAlign w:val="center"/>
          </w:tcPr>
          <w:p w14:paraId="4C32DAED" w14:textId="607B5271" w:rsidR="00AA66A8" w:rsidRPr="006B24F0" w:rsidRDefault="00AA66A8" w:rsidP="00AA66A8">
            <w:pPr>
              <w:pStyle w:val="TableField-Left"/>
              <w:rPr>
                <w:rFonts w:ascii="Calibri Light" w:hAnsi="Calibri Light" w:cs="Arial"/>
              </w:rPr>
            </w:pPr>
            <w:r>
              <w:rPr>
                <w:rFonts w:ascii="Calibri Light" w:hAnsi="Calibri Light" w:cs="Arial"/>
              </w:rPr>
              <w:t>Janet Covington</w:t>
            </w:r>
          </w:p>
        </w:tc>
      </w:tr>
      <w:tr w:rsidR="00AA66A8" w:rsidRPr="006B24F0" w14:paraId="60FCAC8F" w14:textId="77777777" w:rsidTr="5827012F">
        <w:trPr>
          <w:cantSplit/>
          <w:trHeight w:val="432"/>
        </w:trPr>
        <w:tc>
          <w:tcPr>
            <w:tcW w:w="4567" w:type="dxa"/>
            <w:vAlign w:val="center"/>
          </w:tcPr>
          <w:p w14:paraId="312A3C6F" w14:textId="5BBA7EBD" w:rsidR="00AA66A8" w:rsidRPr="006B24F0" w:rsidRDefault="00AA66A8" w:rsidP="00AA66A8">
            <w:pPr>
              <w:pStyle w:val="TableField-Left"/>
              <w:rPr>
                <w:rFonts w:ascii="Calibri Light" w:hAnsi="Calibri Light" w:cs="Arial"/>
              </w:rPr>
            </w:pPr>
            <w:r w:rsidRPr="006B24F0">
              <w:rPr>
                <w:rFonts w:ascii="Calibri Light" w:hAnsi="Calibri Light" w:cs="Arial"/>
              </w:rPr>
              <w:t>Southern California Edison Lead</w:t>
            </w:r>
          </w:p>
        </w:tc>
        <w:tc>
          <w:tcPr>
            <w:tcW w:w="4747" w:type="dxa"/>
            <w:vAlign w:val="center"/>
          </w:tcPr>
          <w:p w14:paraId="3C5D43BE" w14:textId="4F34C5F6" w:rsidR="00AA66A8" w:rsidRPr="006B24F0" w:rsidRDefault="00AA66A8" w:rsidP="00AA66A8">
            <w:pPr>
              <w:pStyle w:val="TableField-Left"/>
              <w:rPr>
                <w:rFonts w:ascii="Calibri Light" w:hAnsi="Calibri Light" w:cs="Arial"/>
              </w:rPr>
            </w:pPr>
            <w:r>
              <w:rPr>
                <w:rFonts w:ascii="Calibri Light" w:hAnsi="Calibri Light" w:cs="Arial"/>
              </w:rPr>
              <w:t>Christine Evans</w:t>
            </w:r>
          </w:p>
        </w:tc>
      </w:tr>
      <w:tr w:rsidR="00AA66A8" w:rsidRPr="006B24F0" w14:paraId="73B37C37" w14:textId="77777777" w:rsidTr="5827012F">
        <w:trPr>
          <w:cantSplit/>
          <w:trHeight w:val="432"/>
        </w:trPr>
        <w:tc>
          <w:tcPr>
            <w:tcW w:w="4567" w:type="dxa"/>
            <w:vAlign w:val="center"/>
          </w:tcPr>
          <w:p w14:paraId="5874D04D" w14:textId="7DA9B0DF" w:rsidR="00AA66A8" w:rsidRPr="006B24F0" w:rsidRDefault="00AA66A8" w:rsidP="00AA66A8">
            <w:pPr>
              <w:pStyle w:val="TableField-Left"/>
              <w:rPr>
                <w:rFonts w:ascii="Calibri Light" w:hAnsi="Calibri Light" w:cs="Arial"/>
              </w:rPr>
            </w:pPr>
            <w:r w:rsidRPr="006B24F0">
              <w:rPr>
                <w:rFonts w:ascii="Calibri Light" w:hAnsi="Calibri Light" w:cs="Arial"/>
              </w:rPr>
              <w:t>HCL Functional Lead</w:t>
            </w:r>
          </w:p>
        </w:tc>
        <w:tc>
          <w:tcPr>
            <w:tcW w:w="4747" w:type="dxa"/>
            <w:vAlign w:val="center"/>
          </w:tcPr>
          <w:p w14:paraId="1467F876" w14:textId="1F97A363" w:rsidR="00AA66A8" w:rsidRPr="006B24F0" w:rsidRDefault="00AA66A8" w:rsidP="00AA66A8">
            <w:pPr>
              <w:pStyle w:val="TableField-Left"/>
              <w:rPr>
                <w:rFonts w:ascii="Calibri Light" w:hAnsi="Calibri Light" w:cs="Arial"/>
              </w:rPr>
            </w:pPr>
            <w:r>
              <w:rPr>
                <w:rFonts w:ascii="Calibri Light" w:hAnsi="Calibri Light" w:cs="Arial"/>
              </w:rPr>
              <w:t>Adrian Halim</w:t>
            </w:r>
          </w:p>
        </w:tc>
      </w:tr>
      <w:tr w:rsidR="00AA66A8" w:rsidRPr="006B24F0" w14:paraId="19421443" w14:textId="77777777" w:rsidTr="5827012F">
        <w:trPr>
          <w:cantSplit/>
          <w:trHeight w:val="432"/>
        </w:trPr>
        <w:tc>
          <w:tcPr>
            <w:tcW w:w="4567" w:type="dxa"/>
            <w:vAlign w:val="center"/>
          </w:tcPr>
          <w:p w14:paraId="47B13068" w14:textId="6913FE22" w:rsidR="00AA66A8" w:rsidRPr="006B24F0" w:rsidRDefault="00AA66A8" w:rsidP="00AA66A8">
            <w:pPr>
              <w:pStyle w:val="TableField-Left"/>
              <w:rPr>
                <w:rFonts w:ascii="Calibri Light" w:hAnsi="Calibri Light" w:cs="Arial"/>
              </w:rPr>
            </w:pPr>
            <w:r w:rsidRPr="006B24F0">
              <w:rPr>
                <w:rFonts w:ascii="Calibri Light" w:hAnsi="Calibri Light" w:cs="Arial"/>
              </w:rPr>
              <w:t>Solution Architect</w:t>
            </w:r>
          </w:p>
        </w:tc>
        <w:tc>
          <w:tcPr>
            <w:tcW w:w="4747" w:type="dxa"/>
            <w:vAlign w:val="center"/>
          </w:tcPr>
          <w:p w14:paraId="739AEB4E" w14:textId="649189DC" w:rsidR="00AA66A8" w:rsidRPr="006B24F0" w:rsidRDefault="00AA66A8" w:rsidP="00AA66A8">
            <w:pPr>
              <w:pStyle w:val="TableField-Left"/>
              <w:rPr>
                <w:rFonts w:ascii="Calibri Light" w:hAnsi="Calibri Light" w:cs="Arial"/>
              </w:rPr>
            </w:pPr>
            <w:r>
              <w:rPr>
                <w:rFonts w:ascii="Calibri Light" w:hAnsi="Calibri Light" w:cs="Arial"/>
              </w:rPr>
              <w:t>Pedro Costa</w:t>
            </w:r>
          </w:p>
        </w:tc>
      </w:tr>
      <w:tr w:rsidR="00AA66A8" w:rsidRPr="006B24F0" w14:paraId="63ADE9D9" w14:textId="77777777" w:rsidTr="5827012F">
        <w:trPr>
          <w:cantSplit/>
          <w:trHeight w:val="432"/>
        </w:trPr>
        <w:tc>
          <w:tcPr>
            <w:tcW w:w="4567" w:type="dxa"/>
            <w:vAlign w:val="center"/>
          </w:tcPr>
          <w:p w14:paraId="17100ACF" w14:textId="6BD353BF" w:rsidR="00AA66A8" w:rsidRPr="006B24F0" w:rsidRDefault="00AA66A8" w:rsidP="00AA66A8">
            <w:pPr>
              <w:pStyle w:val="TableField-Left"/>
              <w:rPr>
                <w:rFonts w:ascii="Calibri Light" w:hAnsi="Calibri Light" w:cs="Arial"/>
              </w:rPr>
            </w:pPr>
            <w:r w:rsidRPr="006B24F0">
              <w:rPr>
                <w:rFonts w:ascii="Calibri Light" w:hAnsi="Calibri Light" w:cs="Arial"/>
              </w:rPr>
              <w:t>Front Office Lead</w:t>
            </w:r>
          </w:p>
        </w:tc>
        <w:tc>
          <w:tcPr>
            <w:tcW w:w="4747" w:type="dxa"/>
            <w:vAlign w:val="center"/>
          </w:tcPr>
          <w:p w14:paraId="5D7B7114" w14:textId="3C3B5837" w:rsidR="00AA66A8" w:rsidRPr="006B24F0" w:rsidRDefault="00AA66A8" w:rsidP="00AA66A8">
            <w:pPr>
              <w:pStyle w:val="TableField-Left"/>
              <w:rPr>
                <w:rFonts w:ascii="Calibri Light" w:hAnsi="Calibri Light" w:cs="Arial"/>
              </w:rPr>
            </w:pPr>
            <w:r>
              <w:rPr>
                <w:rFonts w:ascii="Calibri Light" w:hAnsi="Calibri Light" w:cs="Arial"/>
              </w:rPr>
              <w:t>Christine Evans</w:t>
            </w:r>
          </w:p>
        </w:tc>
      </w:tr>
      <w:tr w:rsidR="00AA66A8" w:rsidRPr="006B24F0" w14:paraId="35807C44" w14:textId="77777777" w:rsidTr="5827012F">
        <w:trPr>
          <w:cantSplit/>
          <w:trHeight w:val="432"/>
        </w:trPr>
        <w:tc>
          <w:tcPr>
            <w:tcW w:w="4567" w:type="dxa"/>
            <w:vAlign w:val="center"/>
          </w:tcPr>
          <w:p w14:paraId="21F12504" w14:textId="5223C740" w:rsidR="00AA66A8" w:rsidRPr="006B24F0" w:rsidRDefault="00AA66A8" w:rsidP="00AA66A8">
            <w:pPr>
              <w:pStyle w:val="TableField-Left"/>
              <w:rPr>
                <w:rFonts w:ascii="Calibri Light" w:hAnsi="Calibri Light" w:cs="Arial"/>
              </w:rPr>
            </w:pPr>
            <w:r w:rsidRPr="006B24F0">
              <w:rPr>
                <w:rFonts w:ascii="Calibri Light" w:hAnsi="Calibri Light" w:cs="Arial"/>
              </w:rPr>
              <w:t>Subject Matter Experts</w:t>
            </w:r>
          </w:p>
        </w:tc>
        <w:tc>
          <w:tcPr>
            <w:tcW w:w="4747" w:type="dxa"/>
            <w:vAlign w:val="center"/>
          </w:tcPr>
          <w:p w14:paraId="3B25D59B" w14:textId="26B7EAF9" w:rsidR="00AA66A8" w:rsidRPr="006B24F0" w:rsidRDefault="00AA66A8" w:rsidP="00AA66A8">
            <w:pPr>
              <w:pStyle w:val="TableField-Left"/>
              <w:rPr>
                <w:rFonts w:ascii="Calibri Light" w:hAnsi="Calibri Light" w:cs="Arial"/>
              </w:rPr>
            </w:pPr>
            <w:r w:rsidRPr="00156CD8">
              <w:rPr>
                <w:rFonts w:ascii="Calibri Light" w:hAnsi="Calibri Light" w:cs="Arial"/>
              </w:rPr>
              <w:t>Deborah Tillman, Araceli Perez, , Scott Hirth</w:t>
            </w:r>
            <w:r w:rsidR="0044533F">
              <w:rPr>
                <w:rFonts w:ascii="Calibri Light" w:hAnsi="Calibri Light" w:cs="Arial"/>
              </w:rPr>
              <w:t>, Aida Diaz</w:t>
            </w:r>
            <w:r w:rsidR="00A169B2">
              <w:rPr>
                <w:rFonts w:ascii="Calibri Light" w:hAnsi="Calibri Light" w:cs="Arial"/>
              </w:rPr>
              <w:t>, Christina</w:t>
            </w:r>
            <w:r w:rsidR="00DD7F26">
              <w:rPr>
                <w:rFonts w:ascii="Calibri Light" w:hAnsi="Calibri Light" w:cs="Arial"/>
              </w:rPr>
              <w:t xml:space="preserve"> </w:t>
            </w:r>
            <w:r w:rsidR="00DD7F26" w:rsidRPr="00DD7F26">
              <w:rPr>
                <w:rFonts w:ascii="Calibri Light" w:hAnsi="Calibri Light" w:cs="Arial"/>
              </w:rPr>
              <w:t>Albrecht</w:t>
            </w:r>
            <w:r w:rsidR="00A169B2">
              <w:rPr>
                <w:rFonts w:ascii="Calibri Light" w:hAnsi="Calibri Light" w:cs="Arial"/>
              </w:rPr>
              <w:t xml:space="preserve"> </w:t>
            </w:r>
          </w:p>
        </w:tc>
      </w:tr>
      <w:tr w:rsidR="00AA66A8" w:rsidRPr="006B24F0" w14:paraId="4CD8F89B" w14:textId="77777777" w:rsidTr="5827012F">
        <w:trPr>
          <w:cantSplit/>
          <w:trHeight w:val="432"/>
        </w:trPr>
        <w:tc>
          <w:tcPr>
            <w:tcW w:w="4567" w:type="dxa"/>
            <w:vAlign w:val="center"/>
          </w:tcPr>
          <w:p w14:paraId="1D2C1831" w14:textId="46C95C03" w:rsidR="00AA66A8" w:rsidRPr="006B24F0" w:rsidRDefault="00AA66A8" w:rsidP="00AA66A8">
            <w:pPr>
              <w:pStyle w:val="TableField-Left"/>
              <w:rPr>
                <w:rFonts w:ascii="Calibri Light" w:hAnsi="Calibri Light" w:cs="Arial"/>
              </w:rPr>
            </w:pPr>
            <w:r w:rsidRPr="006B24F0">
              <w:rPr>
                <w:rFonts w:ascii="Calibri Light" w:hAnsi="Calibri Light" w:cs="Arial"/>
              </w:rPr>
              <w:t>Key User Group</w:t>
            </w:r>
          </w:p>
        </w:tc>
        <w:tc>
          <w:tcPr>
            <w:tcW w:w="4747" w:type="dxa"/>
            <w:vAlign w:val="center"/>
          </w:tcPr>
          <w:p w14:paraId="3FA8E153" w14:textId="4A9445A6" w:rsidR="00AA66A8" w:rsidRPr="006B24F0" w:rsidRDefault="00AA66A8" w:rsidP="00AA66A8">
            <w:pPr>
              <w:pStyle w:val="TableField-Left"/>
              <w:rPr>
                <w:rFonts w:ascii="Calibri Light" w:hAnsi="Calibri Light" w:cs="Arial"/>
              </w:rPr>
            </w:pPr>
            <w:r>
              <w:rPr>
                <w:rFonts w:ascii="Calibri Light" w:hAnsi="Calibri Light" w:cs="Arial"/>
              </w:rPr>
              <w:t>CCC, BCD, RSO, OLS</w:t>
            </w:r>
          </w:p>
        </w:tc>
      </w:tr>
    </w:tbl>
    <w:p w14:paraId="3AC628C7" w14:textId="77777777" w:rsidR="00E0118B" w:rsidRPr="006B24F0" w:rsidRDefault="00E0118B" w:rsidP="001C2777">
      <w:pPr>
        <w:pStyle w:val="Heading2"/>
      </w:pPr>
      <w:bookmarkStart w:id="20" w:name="_Toc406588298"/>
      <w:bookmarkStart w:id="21" w:name="_Toc491613804"/>
      <w:bookmarkStart w:id="22" w:name="_Toc509409227"/>
      <w:bookmarkStart w:id="23" w:name="_Toc509474982"/>
      <w:bookmarkStart w:id="24" w:name="_Toc509481702"/>
      <w:bookmarkStart w:id="25" w:name="_Toc510117011"/>
      <w:r w:rsidRPr="006B24F0">
        <w:t>Document Control</w:t>
      </w:r>
      <w:bookmarkEnd w:id="20"/>
      <w:bookmarkEnd w:id="21"/>
      <w:bookmarkEnd w:id="22"/>
      <w:bookmarkEnd w:id="23"/>
      <w:bookmarkEnd w:id="24"/>
      <w:bookmarkEnd w:id="25"/>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003"/>
        <w:gridCol w:w="3793"/>
        <w:gridCol w:w="1555"/>
        <w:gridCol w:w="2963"/>
      </w:tblGrid>
      <w:tr w:rsidR="00E0118B" w:rsidRPr="006B24F0" w14:paraId="3D18F965" w14:textId="77777777" w:rsidTr="5827012F">
        <w:trPr>
          <w:cantSplit/>
          <w:trHeight w:val="432"/>
          <w:tblHeader/>
        </w:trPr>
        <w:tc>
          <w:tcPr>
            <w:tcW w:w="1008" w:type="dxa"/>
            <w:tcBorders>
              <w:top w:val="threeDEmboss" w:sz="6" w:space="0" w:color="auto"/>
              <w:bottom w:val="threeDEmboss" w:sz="6" w:space="0" w:color="auto"/>
            </w:tcBorders>
            <w:shd w:val="clear" w:color="auto" w:fill="F9FBAF"/>
            <w:vAlign w:val="center"/>
          </w:tcPr>
          <w:p w14:paraId="5F17254B" w14:textId="77777777" w:rsidR="00E0118B" w:rsidRPr="006B24F0" w:rsidRDefault="00E0118B" w:rsidP="0035091A">
            <w:pPr>
              <w:pStyle w:val="TableHeader-Center"/>
              <w:rPr>
                <w:rFonts w:ascii="Calibri Light" w:hAnsi="Calibri Light" w:cs="Arial"/>
              </w:rPr>
            </w:pPr>
            <w:r w:rsidRPr="006B24F0">
              <w:rPr>
                <w:rFonts w:ascii="Calibri Light" w:hAnsi="Calibri Light" w:cs="Arial"/>
              </w:rPr>
              <w:t>Version</w:t>
            </w:r>
          </w:p>
        </w:tc>
        <w:tc>
          <w:tcPr>
            <w:tcW w:w="3870" w:type="dxa"/>
            <w:tcBorders>
              <w:top w:val="threeDEmboss" w:sz="6" w:space="0" w:color="auto"/>
              <w:bottom w:val="threeDEmboss" w:sz="6" w:space="0" w:color="auto"/>
            </w:tcBorders>
            <w:shd w:val="clear" w:color="auto" w:fill="F9FBAF"/>
            <w:vAlign w:val="center"/>
          </w:tcPr>
          <w:p w14:paraId="15FEA7A2"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Description of Change</w:t>
            </w:r>
          </w:p>
        </w:tc>
        <w:tc>
          <w:tcPr>
            <w:tcW w:w="1566" w:type="dxa"/>
            <w:tcBorders>
              <w:top w:val="threeDEmboss" w:sz="6" w:space="0" w:color="auto"/>
              <w:bottom w:val="threeDEmboss" w:sz="6" w:space="0" w:color="auto"/>
            </w:tcBorders>
            <w:shd w:val="clear" w:color="auto" w:fill="F9FBAF"/>
            <w:vAlign w:val="center"/>
          </w:tcPr>
          <w:p w14:paraId="6571AF37"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Date</w:t>
            </w:r>
          </w:p>
        </w:tc>
        <w:tc>
          <w:tcPr>
            <w:tcW w:w="3024" w:type="dxa"/>
            <w:tcBorders>
              <w:top w:val="threeDEmboss" w:sz="6" w:space="0" w:color="auto"/>
              <w:bottom w:val="threeDEmboss" w:sz="6" w:space="0" w:color="auto"/>
            </w:tcBorders>
            <w:shd w:val="clear" w:color="auto" w:fill="F9FBAF"/>
            <w:vAlign w:val="center"/>
          </w:tcPr>
          <w:p w14:paraId="555BC81E"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Author</w:t>
            </w:r>
          </w:p>
        </w:tc>
      </w:tr>
      <w:tr w:rsidR="00E0118B" w:rsidRPr="006B24F0" w14:paraId="13CF4B72" w14:textId="77777777" w:rsidTr="5827012F">
        <w:trPr>
          <w:cantSplit/>
          <w:trHeight w:val="432"/>
        </w:trPr>
        <w:tc>
          <w:tcPr>
            <w:tcW w:w="1008" w:type="dxa"/>
            <w:tcBorders>
              <w:top w:val="threeDEmboss" w:sz="6" w:space="0" w:color="auto"/>
            </w:tcBorders>
            <w:vAlign w:val="center"/>
          </w:tcPr>
          <w:p w14:paraId="02247103" w14:textId="77777777" w:rsidR="00E0118B" w:rsidRPr="006B24F0" w:rsidRDefault="00E0118B" w:rsidP="0035091A">
            <w:pPr>
              <w:pStyle w:val="TableField-Center"/>
              <w:rPr>
                <w:rFonts w:ascii="Calibri Light" w:hAnsi="Calibri Light" w:cs="Arial"/>
              </w:rPr>
            </w:pPr>
            <w:r w:rsidRPr="006B24F0">
              <w:rPr>
                <w:rFonts w:ascii="Calibri Light" w:hAnsi="Calibri Light" w:cs="Arial"/>
              </w:rPr>
              <w:t>0.1</w:t>
            </w:r>
          </w:p>
        </w:tc>
        <w:tc>
          <w:tcPr>
            <w:tcW w:w="3870" w:type="dxa"/>
            <w:tcBorders>
              <w:top w:val="threeDEmboss" w:sz="6" w:space="0" w:color="auto"/>
            </w:tcBorders>
            <w:vAlign w:val="center"/>
          </w:tcPr>
          <w:p w14:paraId="4B1020FC" w14:textId="77777777" w:rsidR="00E0118B" w:rsidRPr="006B24F0" w:rsidRDefault="00E0118B" w:rsidP="0035091A">
            <w:pPr>
              <w:pStyle w:val="TableField-Left"/>
              <w:rPr>
                <w:rFonts w:ascii="Calibri Light" w:hAnsi="Calibri Light" w:cs="Arial"/>
              </w:rPr>
            </w:pPr>
            <w:r w:rsidRPr="006B24F0">
              <w:rPr>
                <w:rFonts w:ascii="Calibri Light" w:hAnsi="Calibri Light" w:cs="Arial"/>
              </w:rPr>
              <w:t>Creation of Initial Version</w:t>
            </w:r>
          </w:p>
        </w:tc>
        <w:tc>
          <w:tcPr>
            <w:tcW w:w="1566" w:type="dxa"/>
            <w:tcBorders>
              <w:top w:val="threeDEmboss" w:sz="6" w:space="0" w:color="auto"/>
            </w:tcBorders>
            <w:vAlign w:val="center"/>
          </w:tcPr>
          <w:p w14:paraId="44CE336C" w14:textId="39D6AF5E" w:rsidR="00E0118B" w:rsidRPr="006B24F0" w:rsidRDefault="00DE57F2" w:rsidP="0035091A">
            <w:pPr>
              <w:pStyle w:val="TableField-Left"/>
              <w:rPr>
                <w:rFonts w:ascii="Calibri Light" w:hAnsi="Calibri Light" w:cs="Arial"/>
              </w:rPr>
            </w:pPr>
            <w:r>
              <w:rPr>
                <w:rFonts w:ascii="Calibri Light" w:hAnsi="Calibri Light" w:cs="Arial"/>
              </w:rPr>
              <w:t>0</w:t>
            </w:r>
            <w:r w:rsidR="0061304F">
              <w:rPr>
                <w:rFonts w:ascii="Calibri Light" w:hAnsi="Calibri Light" w:cs="Arial"/>
              </w:rPr>
              <w:t>1/29/2018</w:t>
            </w:r>
          </w:p>
        </w:tc>
        <w:tc>
          <w:tcPr>
            <w:tcW w:w="3024" w:type="dxa"/>
            <w:tcBorders>
              <w:top w:val="threeDEmboss" w:sz="6" w:space="0" w:color="auto"/>
            </w:tcBorders>
            <w:vAlign w:val="center"/>
          </w:tcPr>
          <w:p w14:paraId="359798D7" w14:textId="3DF1BE6F" w:rsidR="00E0118B" w:rsidRPr="006B24F0" w:rsidRDefault="0061304F" w:rsidP="0035091A">
            <w:pPr>
              <w:pStyle w:val="TableField-Left"/>
              <w:rPr>
                <w:rFonts w:ascii="Calibri Light" w:hAnsi="Calibri Light" w:cs="Arial"/>
              </w:rPr>
            </w:pPr>
            <w:r>
              <w:rPr>
                <w:rFonts w:ascii="Calibri Light" w:hAnsi="Calibri Light" w:cs="Arial"/>
              </w:rPr>
              <w:t>Tuan Howe Yap</w:t>
            </w:r>
          </w:p>
        </w:tc>
      </w:tr>
      <w:tr w:rsidR="00E0118B" w:rsidRPr="006B24F0" w14:paraId="4B0A5C2C" w14:textId="77777777" w:rsidTr="5827012F">
        <w:trPr>
          <w:cantSplit/>
          <w:trHeight w:val="432"/>
        </w:trPr>
        <w:tc>
          <w:tcPr>
            <w:tcW w:w="1008" w:type="dxa"/>
            <w:vAlign w:val="center"/>
          </w:tcPr>
          <w:p w14:paraId="128E1801" w14:textId="77777777" w:rsidR="00E0118B" w:rsidRPr="006B24F0" w:rsidRDefault="00E0118B" w:rsidP="0035091A">
            <w:pPr>
              <w:pStyle w:val="TableField-Center"/>
              <w:rPr>
                <w:rFonts w:ascii="Calibri Light" w:hAnsi="Calibri Light" w:cs="Arial"/>
              </w:rPr>
            </w:pPr>
            <w:r w:rsidRPr="006B24F0">
              <w:rPr>
                <w:rFonts w:ascii="Calibri Light" w:hAnsi="Calibri Light" w:cs="Arial"/>
              </w:rPr>
              <w:t>0.2</w:t>
            </w:r>
          </w:p>
        </w:tc>
        <w:tc>
          <w:tcPr>
            <w:tcW w:w="3870" w:type="dxa"/>
            <w:vAlign w:val="center"/>
          </w:tcPr>
          <w:p w14:paraId="703B8BB1" w14:textId="01BF53F7" w:rsidR="00E0118B" w:rsidRPr="006B24F0" w:rsidRDefault="0022020D" w:rsidP="0035091A">
            <w:pPr>
              <w:pStyle w:val="TableField-Left"/>
              <w:rPr>
                <w:rFonts w:ascii="Calibri Light" w:hAnsi="Calibri Light" w:cs="Arial"/>
              </w:rPr>
            </w:pPr>
            <w:r>
              <w:rPr>
                <w:rFonts w:ascii="Calibri Light" w:hAnsi="Calibri Light" w:cs="Arial"/>
              </w:rPr>
              <w:t>Reviewed by HCL CIM Lead</w:t>
            </w:r>
          </w:p>
        </w:tc>
        <w:tc>
          <w:tcPr>
            <w:tcW w:w="1566" w:type="dxa"/>
            <w:vAlign w:val="center"/>
          </w:tcPr>
          <w:p w14:paraId="376B0162" w14:textId="2404E0FB" w:rsidR="00E0118B" w:rsidRPr="006B24F0" w:rsidRDefault="0022020D" w:rsidP="0035091A">
            <w:pPr>
              <w:pStyle w:val="TableField-Left"/>
              <w:rPr>
                <w:rFonts w:ascii="Calibri Light" w:hAnsi="Calibri Light" w:cs="Arial"/>
              </w:rPr>
            </w:pPr>
            <w:r>
              <w:rPr>
                <w:rFonts w:ascii="Calibri Light" w:hAnsi="Calibri Light" w:cs="Arial"/>
              </w:rPr>
              <w:t>02/01/2018</w:t>
            </w:r>
          </w:p>
        </w:tc>
        <w:tc>
          <w:tcPr>
            <w:tcW w:w="3024" w:type="dxa"/>
            <w:vAlign w:val="center"/>
          </w:tcPr>
          <w:p w14:paraId="1F20DEA6" w14:textId="6A37C424" w:rsidR="00E0118B" w:rsidRPr="006B24F0" w:rsidRDefault="0022020D" w:rsidP="0035091A">
            <w:pPr>
              <w:pStyle w:val="TableField-Left"/>
              <w:rPr>
                <w:rFonts w:ascii="Calibri Light" w:hAnsi="Calibri Light" w:cs="Arial"/>
              </w:rPr>
            </w:pPr>
            <w:r>
              <w:rPr>
                <w:rFonts w:ascii="Calibri Light" w:hAnsi="Calibri Light" w:cs="Arial"/>
              </w:rPr>
              <w:t>Adrianus Halim</w:t>
            </w:r>
          </w:p>
        </w:tc>
      </w:tr>
      <w:tr w:rsidR="00E0118B" w:rsidRPr="006B24F0" w14:paraId="358C4938" w14:textId="77777777" w:rsidTr="5827012F">
        <w:trPr>
          <w:cantSplit/>
          <w:trHeight w:val="432"/>
        </w:trPr>
        <w:tc>
          <w:tcPr>
            <w:tcW w:w="1008" w:type="dxa"/>
            <w:vAlign w:val="center"/>
          </w:tcPr>
          <w:p w14:paraId="677EE3F7" w14:textId="5A014B90" w:rsidR="00E0118B" w:rsidRPr="006B24F0" w:rsidRDefault="00290501" w:rsidP="0035091A">
            <w:pPr>
              <w:pStyle w:val="TableField-Center"/>
              <w:rPr>
                <w:rFonts w:ascii="Calibri Light" w:hAnsi="Calibri Light" w:cs="Arial"/>
              </w:rPr>
            </w:pPr>
            <w:r>
              <w:rPr>
                <w:rFonts w:ascii="Calibri Light" w:hAnsi="Calibri Light" w:cs="Arial"/>
              </w:rPr>
              <w:lastRenderedPageBreak/>
              <w:t>0.3</w:t>
            </w:r>
          </w:p>
        </w:tc>
        <w:tc>
          <w:tcPr>
            <w:tcW w:w="3870" w:type="dxa"/>
            <w:vAlign w:val="center"/>
          </w:tcPr>
          <w:p w14:paraId="09FC6EB9" w14:textId="3AA95FCB" w:rsidR="00E0118B" w:rsidRPr="006B24F0" w:rsidRDefault="00290501" w:rsidP="0035091A">
            <w:pPr>
              <w:pStyle w:val="TableField-Left"/>
              <w:rPr>
                <w:rFonts w:ascii="Calibri Light" w:hAnsi="Calibri Light" w:cs="Arial"/>
              </w:rPr>
            </w:pPr>
            <w:r>
              <w:rPr>
                <w:rFonts w:ascii="Calibri Light" w:hAnsi="Calibri Light" w:cs="Arial"/>
              </w:rPr>
              <w:t>Update based on review</w:t>
            </w:r>
            <w:r w:rsidR="007325F9">
              <w:rPr>
                <w:rFonts w:ascii="Calibri Light" w:hAnsi="Calibri Light" w:cs="Arial"/>
              </w:rPr>
              <w:t xml:space="preserve"> and new addition</w:t>
            </w:r>
          </w:p>
        </w:tc>
        <w:tc>
          <w:tcPr>
            <w:tcW w:w="1566" w:type="dxa"/>
            <w:vAlign w:val="center"/>
          </w:tcPr>
          <w:p w14:paraId="34306994" w14:textId="462CAB03" w:rsidR="00E0118B" w:rsidRPr="006B24F0" w:rsidRDefault="00290501" w:rsidP="007325F9">
            <w:pPr>
              <w:pStyle w:val="TableField-Left"/>
              <w:rPr>
                <w:rFonts w:ascii="Calibri Light" w:hAnsi="Calibri Light" w:cs="Arial"/>
              </w:rPr>
            </w:pPr>
            <w:r>
              <w:rPr>
                <w:rFonts w:ascii="Calibri Light" w:hAnsi="Calibri Light" w:cs="Arial"/>
              </w:rPr>
              <w:t>0</w:t>
            </w:r>
            <w:r w:rsidR="007325F9">
              <w:rPr>
                <w:rFonts w:ascii="Calibri Light" w:hAnsi="Calibri Light" w:cs="Arial"/>
              </w:rPr>
              <w:t>2</w:t>
            </w:r>
            <w:r>
              <w:rPr>
                <w:rFonts w:ascii="Calibri Light" w:hAnsi="Calibri Light" w:cs="Arial"/>
              </w:rPr>
              <w:t>/0</w:t>
            </w:r>
            <w:r w:rsidR="007325F9">
              <w:rPr>
                <w:rFonts w:ascii="Calibri Light" w:hAnsi="Calibri Light" w:cs="Arial"/>
              </w:rPr>
              <w:t>7</w:t>
            </w:r>
            <w:r>
              <w:rPr>
                <w:rFonts w:ascii="Calibri Light" w:hAnsi="Calibri Light" w:cs="Arial"/>
              </w:rPr>
              <w:t>/2018</w:t>
            </w:r>
          </w:p>
        </w:tc>
        <w:tc>
          <w:tcPr>
            <w:tcW w:w="3024" w:type="dxa"/>
            <w:vAlign w:val="center"/>
          </w:tcPr>
          <w:p w14:paraId="404F1959" w14:textId="07D3F150" w:rsidR="00E0118B" w:rsidRPr="006B24F0" w:rsidRDefault="00290501" w:rsidP="0035091A">
            <w:pPr>
              <w:pStyle w:val="TableField-Left"/>
              <w:rPr>
                <w:rFonts w:ascii="Calibri Light" w:hAnsi="Calibri Light" w:cs="Arial"/>
              </w:rPr>
            </w:pPr>
            <w:r>
              <w:rPr>
                <w:rFonts w:ascii="Calibri Light" w:hAnsi="Calibri Light" w:cs="Arial"/>
              </w:rPr>
              <w:t>Tuan Howe Yap</w:t>
            </w:r>
          </w:p>
        </w:tc>
      </w:tr>
      <w:tr w:rsidR="00167164" w:rsidRPr="006B24F0" w14:paraId="089A0EC4" w14:textId="77777777" w:rsidTr="5827012F">
        <w:trPr>
          <w:cantSplit/>
          <w:trHeight w:val="432"/>
        </w:trPr>
        <w:tc>
          <w:tcPr>
            <w:tcW w:w="1008" w:type="dxa"/>
            <w:vAlign w:val="center"/>
          </w:tcPr>
          <w:p w14:paraId="2F339D1F" w14:textId="193529BB" w:rsidR="00167164" w:rsidRDefault="00167164" w:rsidP="0035091A">
            <w:pPr>
              <w:pStyle w:val="TableField-Center"/>
              <w:rPr>
                <w:rFonts w:ascii="Calibri Light" w:hAnsi="Calibri Light" w:cs="Arial"/>
              </w:rPr>
            </w:pPr>
            <w:r>
              <w:rPr>
                <w:rFonts w:ascii="Calibri Light" w:hAnsi="Calibri Light" w:cs="Arial"/>
              </w:rPr>
              <w:t>0.4</w:t>
            </w:r>
          </w:p>
        </w:tc>
        <w:tc>
          <w:tcPr>
            <w:tcW w:w="3870" w:type="dxa"/>
            <w:vAlign w:val="center"/>
          </w:tcPr>
          <w:p w14:paraId="6A1F6E79" w14:textId="3BFD54B7" w:rsidR="00167164" w:rsidRDefault="00167164" w:rsidP="00CB6E61">
            <w:pPr>
              <w:pStyle w:val="TableField-Left"/>
              <w:rPr>
                <w:rFonts w:ascii="Calibri Light" w:hAnsi="Calibri Light" w:cs="Arial"/>
              </w:rPr>
            </w:pPr>
            <w:r>
              <w:rPr>
                <w:rFonts w:ascii="Calibri Light" w:hAnsi="Calibri Light" w:cs="Arial"/>
              </w:rPr>
              <w:t>Update base</w:t>
            </w:r>
            <w:r w:rsidR="0038601A">
              <w:rPr>
                <w:rFonts w:ascii="Calibri Light" w:hAnsi="Calibri Light" w:cs="Arial"/>
              </w:rPr>
              <w:t>d</w:t>
            </w:r>
            <w:r>
              <w:rPr>
                <w:rFonts w:ascii="Calibri Light" w:hAnsi="Calibri Light" w:cs="Arial"/>
              </w:rPr>
              <w:t xml:space="preserve"> on Traci review and added process flow for Transfer </w:t>
            </w:r>
          </w:p>
        </w:tc>
        <w:tc>
          <w:tcPr>
            <w:tcW w:w="1566" w:type="dxa"/>
            <w:vAlign w:val="center"/>
          </w:tcPr>
          <w:p w14:paraId="52DE0B59" w14:textId="2745BDF6" w:rsidR="00167164" w:rsidRDefault="00167164" w:rsidP="007325F9">
            <w:pPr>
              <w:pStyle w:val="TableField-Left"/>
              <w:rPr>
                <w:rFonts w:ascii="Calibri Light" w:hAnsi="Calibri Light" w:cs="Arial"/>
              </w:rPr>
            </w:pPr>
            <w:r>
              <w:rPr>
                <w:rFonts w:ascii="Calibri Light" w:hAnsi="Calibri Light" w:cs="Arial"/>
              </w:rPr>
              <w:t>02/10/2018</w:t>
            </w:r>
          </w:p>
        </w:tc>
        <w:tc>
          <w:tcPr>
            <w:tcW w:w="3024" w:type="dxa"/>
            <w:vAlign w:val="center"/>
          </w:tcPr>
          <w:p w14:paraId="2B6624AF" w14:textId="399559D7" w:rsidR="00167164" w:rsidRDefault="00167164" w:rsidP="0035091A">
            <w:pPr>
              <w:pStyle w:val="TableField-Left"/>
              <w:rPr>
                <w:rFonts w:ascii="Calibri Light" w:hAnsi="Calibri Light" w:cs="Arial"/>
              </w:rPr>
            </w:pPr>
            <w:r>
              <w:rPr>
                <w:rFonts w:ascii="Calibri Light" w:hAnsi="Calibri Light" w:cs="Arial"/>
              </w:rPr>
              <w:t>Tuan Howe Yap</w:t>
            </w:r>
          </w:p>
        </w:tc>
      </w:tr>
      <w:tr w:rsidR="0038601A" w:rsidRPr="006B24F0" w14:paraId="61BC25CB" w14:textId="77777777" w:rsidTr="5827012F">
        <w:trPr>
          <w:cantSplit/>
          <w:trHeight w:val="432"/>
        </w:trPr>
        <w:tc>
          <w:tcPr>
            <w:tcW w:w="1008" w:type="dxa"/>
            <w:vAlign w:val="center"/>
          </w:tcPr>
          <w:p w14:paraId="4AF6CDDA" w14:textId="26B01852" w:rsidR="0038601A" w:rsidRDefault="0038601A" w:rsidP="0035091A">
            <w:pPr>
              <w:pStyle w:val="TableField-Center"/>
              <w:rPr>
                <w:rFonts w:ascii="Calibri Light" w:hAnsi="Calibri Light" w:cs="Arial"/>
              </w:rPr>
            </w:pPr>
            <w:r>
              <w:rPr>
                <w:rFonts w:ascii="Calibri Light" w:hAnsi="Calibri Light" w:cs="Arial"/>
              </w:rPr>
              <w:t>0.5</w:t>
            </w:r>
          </w:p>
        </w:tc>
        <w:tc>
          <w:tcPr>
            <w:tcW w:w="3870" w:type="dxa"/>
            <w:vAlign w:val="center"/>
          </w:tcPr>
          <w:p w14:paraId="7943FC9C" w14:textId="4CA1BB8F" w:rsidR="0038601A" w:rsidRDefault="0038601A" w:rsidP="0035091A">
            <w:pPr>
              <w:pStyle w:val="TableField-Left"/>
              <w:rPr>
                <w:rFonts w:ascii="Calibri Light" w:hAnsi="Calibri Light" w:cs="Arial"/>
              </w:rPr>
            </w:pPr>
            <w:r>
              <w:rPr>
                <w:rFonts w:ascii="Calibri Light" w:hAnsi="Calibri Light" w:cs="Arial"/>
              </w:rPr>
              <w:t>Update based on BCD and Latha review</w:t>
            </w:r>
          </w:p>
        </w:tc>
        <w:tc>
          <w:tcPr>
            <w:tcW w:w="1566" w:type="dxa"/>
            <w:vAlign w:val="center"/>
          </w:tcPr>
          <w:p w14:paraId="403ED366" w14:textId="73A53882" w:rsidR="0038601A" w:rsidRDefault="0038601A" w:rsidP="007325F9">
            <w:pPr>
              <w:pStyle w:val="TableField-Left"/>
              <w:rPr>
                <w:rFonts w:ascii="Calibri Light" w:hAnsi="Calibri Light" w:cs="Arial"/>
              </w:rPr>
            </w:pPr>
            <w:r>
              <w:rPr>
                <w:rFonts w:ascii="Calibri Light" w:hAnsi="Calibri Light" w:cs="Arial"/>
              </w:rPr>
              <w:t>02/15/2018</w:t>
            </w:r>
          </w:p>
        </w:tc>
        <w:tc>
          <w:tcPr>
            <w:tcW w:w="3024" w:type="dxa"/>
            <w:vAlign w:val="center"/>
          </w:tcPr>
          <w:p w14:paraId="4540CB18" w14:textId="2475D215" w:rsidR="0038601A" w:rsidRDefault="0038601A" w:rsidP="0035091A">
            <w:pPr>
              <w:pStyle w:val="TableField-Left"/>
              <w:rPr>
                <w:rFonts w:ascii="Calibri Light" w:hAnsi="Calibri Light" w:cs="Arial"/>
              </w:rPr>
            </w:pPr>
            <w:r>
              <w:rPr>
                <w:rFonts w:ascii="Calibri Light" w:hAnsi="Calibri Light" w:cs="Arial"/>
              </w:rPr>
              <w:t>Tuan Howe Yap</w:t>
            </w:r>
          </w:p>
        </w:tc>
      </w:tr>
      <w:tr w:rsidR="00A35E83" w:rsidRPr="006B24F0" w14:paraId="5C3B5C50" w14:textId="77777777" w:rsidTr="5827012F">
        <w:trPr>
          <w:cantSplit/>
          <w:trHeight w:val="432"/>
        </w:trPr>
        <w:tc>
          <w:tcPr>
            <w:tcW w:w="1008" w:type="dxa"/>
            <w:vAlign w:val="center"/>
          </w:tcPr>
          <w:p w14:paraId="72059984" w14:textId="6C515A0D" w:rsidR="00A35E83" w:rsidRDefault="00A35E83" w:rsidP="0035091A">
            <w:pPr>
              <w:pStyle w:val="TableField-Center"/>
              <w:rPr>
                <w:rFonts w:ascii="Calibri Light" w:hAnsi="Calibri Light" w:cs="Arial"/>
              </w:rPr>
            </w:pPr>
            <w:r>
              <w:rPr>
                <w:rFonts w:ascii="Calibri Light" w:hAnsi="Calibri Light" w:cs="Arial"/>
              </w:rPr>
              <w:t>0.6</w:t>
            </w:r>
          </w:p>
        </w:tc>
        <w:tc>
          <w:tcPr>
            <w:tcW w:w="3870" w:type="dxa"/>
            <w:vAlign w:val="center"/>
          </w:tcPr>
          <w:p w14:paraId="5BDF6146" w14:textId="27613D33" w:rsidR="00A35E83" w:rsidRDefault="005C638B" w:rsidP="0035091A">
            <w:pPr>
              <w:pStyle w:val="TableField-Left"/>
              <w:rPr>
                <w:rFonts w:ascii="Calibri Light" w:hAnsi="Calibri Light" w:cs="Arial"/>
              </w:rPr>
            </w:pPr>
            <w:r>
              <w:rPr>
                <w:rFonts w:ascii="Calibri Light" w:hAnsi="Calibri Light" w:cs="Arial"/>
              </w:rPr>
              <w:t>Business Feedback</w:t>
            </w:r>
          </w:p>
        </w:tc>
        <w:tc>
          <w:tcPr>
            <w:tcW w:w="1566" w:type="dxa"/>
            <w:vAlign w:val="center"/>
          </w:tcPr>
          <w:p w14:paraId="23A3B23E" w14:textId="051B5D8D" w:rsidR="00A35E83" w:rsidRDefault="001327FA" w:rsidP="007325F9">
            <w:pPr>
              <w:pStyle w:val="TableField-Left"/>
              <w:rPr>
                <w:rFonts w:ascii="Calibri Light" w:hAnsi="Calibri Light" w:cs="Arial"/>
              </w:rPr>
            </w:pPr>
            <w:r>
              <w:rPr>
                <w:rFonts w:ascii="Calibri Light" w:hAnsi="Calibri Light" w:cs="Arial"/>
              </w:rPr>
              <w:t>0</w:t>
            </w:r>
            <w:r w:rsidR="005C638B">
              <w:rPr>
                <w:rFonts w:ascii="Calibri Light" w:hAnsi="Calibri Light" w:cs="Arial"/>
              </w:rPr>
              <w:t>2/16/</w:t>
            </w:r>
            <w:r w:rsidR="008653D8">
              <w:rPr>
                <w:rFonts w:ascii="Calibri Light" w:hAnsi="Calibri Light" w:cs="Arial"/>
              </w:rPr>
              <w:t>20</w:t>
            </w:r>
            <w:r w:rsidR="005C638B">
              <w:rPr>
                <w:rFonts w:ascii="Calibri Light" w:hAnsi="Calibri Light" w:cs="Arial"/>
              </w:rPr>
              <w:t>18</w:t>
            </w:r>
          </w:p>
        </w:tc>
        <w:tc>
          <w:tcPr>
            <w:tcW w:w="3024" w:type="dxa"/>
            <w:vAlign w:val="center"/>
          </w:tcPr>
          <w:p w14:paraId="59F9B902" w14:textId="32CE07E7" w:rsidR="00A35E83" w:rsidRDefault="005C638B" w:rsidP="0035091A">
            <w:pPr>
              <w:pStyle w:val="TableField-Left"/>
              <w:rPr>
                <w:rFonts w:ascii="Calibri Light" w:hAnsi="Calibri Light" w:cs="Arial"/>
              </w:rPr>
            </w:pPr>
            <w:r>
              <w:rPr>
                <w:rFonts w:ascii="Calibri Light" w:hAnsi="Calibri Light" w:cs="Arial"/>
              </w:rPr>
              <w:t>Cari Young</w:t>
            </w:r>
          </w:p>
        </w:tc>
      </w:tr>
      <w:tr w:rsidR="008653D8" w:rsidRPr="006B24F0" w14:paraId="1B3BD24A" w14:textId="77777777" w:rsidTr="5827012F">
        <w:trPr>
          <w:cantSplit/>
          <w:trHeight w:val="432"/>
        </w:trPr>
        <w:tc>
          <w:tcPr>
            <w:tcW w:w="1008" w:type="dxa"/>
            <w:vAlign w:val="center"/>
          </w:tcPr>
          <w:p w14:paraId="404E9DEB" w14:textId="60FF1D46" w:rsidR="008653D8" w:rsidRDefault="008653D8" w:rsidP="0035091A">
            <w:pPr>
              <w:pStyle w:val="TableField-Center"/>
              <w:rPr>
                <w:rFonts w:ascii="Calibri Light" w:hAnsi="Calibri Light" w:cs="Arial"/>
              </w:rPr>
            </w:pPr>
            <w:r>
              <w:rPr>
                <w:rFonts w:ascii="Calibri Light" w:hAnsi="Calibri Light" w:cs="Arial"/>
              </w:rPr>
              <w:t>0.7</w:t>
            </w:r>
          </w:p>
        </w:tc>
        <w:tc>
          <w:tcPr>
            <w:tcW w:w="3870" w:type="dxa"/>
            <w:vAlign w:val="center"/>
          </w:tcPr>
          <w:p w14:paraId="230D15A4" w14:textId="2F83261F" w:rsidR="008653D8" w:rsidRDefault="008653D8" w:rsidP="00404F8D">
            <w:pPr>
              <w:pStyle w:val="TableField-Left"/>
              <w:rPr>
                <w:rFonts w:ascii="Calibri Light" w:hAnsi="Calibri Light" w:cs="Arial"/>
              </w:rPr>
            </w:pPr>
            <w:r>
              <w:rPr>
                <w:rFonts w:ascii="Calibri Light" w:hAnsi="Calibri Light" w:cs="Arial"/>
              </w:rPr>
              <w:t>Updated process flow</w:t>
            </w:r>
            <w:r w:rsidR="00404F8D">
              <w:rPr>
                <w:rFonts w:ascii="Calibri Light" w:hAnsi="Calibri Light" w:cs="Arial"/>
              </w:rPr>
              <w:t xml:space="preserve"> diagrams</w:t>
            </w:r>
            <w:r>
              <w:rPr>
                <w:rFonts w:ascii="Calibri Light" w:hAnsi="Calibri Light" w:cs="Arial"/>
              </w:rPr>
              <w:t xml:space="preserve"> &amp; </w:t>
            </w:r>
            <w:r w:rsidR="00404F8D">
              <w:rPr>
                <w:rFonts w:ascii="Calibri Light" w:hAnsi="Calibri Light" w:cs="Arial"/>
              </w:rPr>
              <w:t>update based on review feedback</w:t>
            </w:r>
          </w:p>
        </w:tc>
        <w:tc>
          <w:tcPr>
            <w:tcW w:w="1566" w:type="dxa"/>
            <w:vAlign w:val="center"/>
          </w:tcPr>
          <w:p w14:paraId="4804032E" w14:textId="60090EB7" w:rsidR="008653D8" w:rsidRDefault="008653D8" w:rsidP="007325F9">
            <w:pPr>
              <w:pStyle w:val="TableField-Left"/>
              <w:rPr>
                <w:rFonts w:ascii="Calibri Light" w:hAnsi="Calibri Light" w:cs="Arial"/>
              </w:rPr>
            </w:pPr>
            <w:r>
              <w:rPr>
                <w:rFonts w:ascii="Calibri Light" w:hAnsi="Calibri Light" w:cs="Arial"/>
              </w:rPr>
              <w:t>02/17/2018</w:t>
            </w:r>
          </w:p>
        </w:tc>
        <w:tc>
          <w:tcPr>
            <w:tcW w:w="3024" w:type="dxa"/>
            <w:vAlign w:val="center"/>
          </w:tcPr>
          <w:p w14:paraId="5CFAC3F1" w14:textId="5686780B" w:rsidR="008653D8" w:rsidRDefault="008653D8" w:rsidP="0035091A">
            <w:pPr>
              <w:pStyle w:val="TableField-Left"/>
              <w:rPr>
                <w:rFonts w:ascii="Calibri Light" w:hAnsi="Calibri Light" w:cs="Arial"/>
              </w:rPr>
            </w:pPr>
            <w:r>
              <w:rPr>
                <w:rFonts w:ascii="Calibri Light" w:hAnsi="Calibri Light" w:cs="Arial"/>
              </w:rPr>
              <w:t>Tuan Howe Yap</w:t>
            </w:r>
          </w:p>
        </w:tc>
      </w:tr>
      <w:tr w:rsidR="006B624D" w:rsidRPr="006B24F0" w14:paraId="0F2A85C9" w14:textId="77777777" w:rsidTr="5827012F">
        <w:trPr>
          <w:cantSplit/>
          <w:trHeight w:val="432"/>
        </w:trPr>
        <w:tc>
          <w:tcPr>
            <w:tcW w:w="1008" w:type="dxa"/>
            <w:vAlign w:val="center"/>
          </w:tcPr>
          <w:p w14:paraId="2E3CD5C7" w14:textId="6D5B1FD2" w:rsidR="006B624D" w:rsidRDefault="006B624D" w:rsidP="0035091A">
            <w:pPr>
              <w:pStyle w:val="TableField-Center"/>
              <w:rPr>
                <w:rFonts w:ascii="Calibri Light" w:hAnsi="Calibri Light" w:cs="Arial"/>
              </w:rPr>
            </w:pPr>
            <w:r>
              <w:rPr>
                <w:rFonts w:ascii="Calibri Light" w:hAnsi="Calibri Light" w:cs="Arial"/>
              </w:rPr>
              <w:t>0.8</w:t>
            </w:r>
          </w:p>
        </w:tc>
        <w:tc>
          <w:tcPr>
            <w:tcW w:w="3870" w:type="dxa"/>
            <w:vAlign w:val="center"/>
          </w:tcPr>
          <w:p w14:paraId="6EE20A6F" w14:textId="5BE0B725" w:rsidR="006B624D" w:rsidRDefault="006B624D" w:rsidP="00404F8D">
            <w:pPr>
              <w:pStyle w:val="TableField-Left"/>
              <w:rPr>
                <w:rFonts w:ascii="Calibri Light" w:hAnsi="Calibri Light" w:cs="Arial"/>
              </w:rPr>
            </w:pPr>
            <w:r>
              <w:rPr>
                <w:rFonts w:ascii="Calibri Light" w:hAnsi="Calibri Light" w:cs="Arial"/>
              </w:rPr>
              <w:t>Update based on review feedback</w:t>
            </w:r>
          </w:p>
        </w:tc>
        <w:tc>
          <w:tcPr>
            <w:tcW w:w="1566" w:type="dxa"/>
            <w:vAlign w:val="center"/>
          </w:tcPr>
          <w:p w14:paraId="70B727AD" w14:textId="56DEEA05" w:rsidR="006B624D" w:rsidRDefault="006B624D" w:rsidP="007325F9">
            <w:pPr>
              <w:pStyle w:val="TableField-Left"/>
              <w:rPr>
                <w:rFonts w:ascii="Calibri Light" w:hAnsi="Calibri Light" w:cs="Arial"/>
              </w:rPr>
            </w:pPr>
            <w:r>
              <w:rPr>
                <w:rFonts w:ascii="Calibri Light" w:hAnsi="Calibri Light" w:cs="Arial"/>
              </w:rPr>
              <w:t>02/20/2018</w:t>
            </w:r>
          </w:p>
        </w:tc>
        <w:tc>
          <w:tcPr>
            <w:tcW w:w="3024" w:type="dxa"/>
            <w:vAlign w:val="center"/>
          </w:tcPr>
          <w:p w14:paraId="3D7A12A8" w14:textId="40C4AB04" w:rsidR="006B624D" w:rsidRDefault="006B624D" w:rsidP="0035091A">
            <w:pPr>
              <w:pStyle w:val="TableField-Left"/>
              <w:rPr>
                <w:rFonts w:ascii="Calibri Light" w:hAnsi="Calibri Light" w:cs="Arial"/>
              </w:rPr>
            </w:pPr>
            <w:r>
              <w:rPr>
                <w:rFonts w:ascii="Calibri Light" w:hAnsi="Calibri Light" w:cs="Arial"/>
              </w:rPr>
              <w:t>Tuan Howe Yap</w:t>
            </w:r>
          </w:p>
        </w:tc>
      </w:tr>
      <w:tr w:rsidR="003E6C66" w:rsidRPr="006B24F0" w14:paraId="2B7839FA" w14:textId="77777777" w:rsidTr="5827012F">
        <w:trPr>
          <w:cantSplit/>
          <w:trHeight w:val="432"/>
        </w:trPr>
        <w:tc>
          <w:tcPr>
            <w:tcW w:w="1008" w:type="dxa"/>
            <w:vAlign w:val="center"/>
          </w:tcPr>
          <w:p w14:paraId="207EEA51" w14:textId="3E54FF97" w:rsidR="003E6C66" w:rsidRDefault="003E6C66" w:rsidP="0035091A">
            <w:pPr>
              <w:pStyle w:val="TableField-Center"/>
              <w:rPr>
                <w:rFonts w:ascii="Calibri Light" w:hAnsi="Calibri Light" w:cs="Arial"/>
              </w:rPr>
            </w:pPr>
            <w:r>
              <w:rPr>
                <w:rFonts w:ascii="Calibri Light" w:hAnsi="Calibri Light" w:cs="Arial"/>
              </w:rPr>
              <w:t>0.9</w:t>
            </w:r>
          </w:p>
        </w:tc>
        <w:tc>
          <w:tcPr>
            <w:tcW w:w="3870" w:type="dxa"/>
            <w:vAlign w:val="center"/>
          </w:tcPr>
          <w:p w14:paraId="3FEFD694" w14:textId="5DDE208A" w:rsidR="003E6C66" w:rsidRDefault="003E6C66" w:rsidP="00404F8D">
            <w:pPr>
              <w:pStyle w:val="TableField-Left"/>
              <w:rPr>
                <w:rFonts w:ascii="Calibri Light" w:hAnsi="Calibri Light" w:cs="Arial"/>
              </w:rPr>
            </w:pPr>
            <w:r>
              <w:rPr>
                <w:rFonts w:ascii="Calibri Light" w:hAnsi="Calibri Light" w:cs="Arial"/>
              </w:rPr>
              <w:t>Update based on walkthrough feedback</w:t>
            </w:r>
          </w:p>
        </w:tc>
        <w:tc>
          <w:tcPr>
            <w:tcW w:w="1566" w:type="dxa"/>
            <w:vAlign w:val="center"/>
          </w:tcPr>
          <w:p w14:paraId="6F07CB99" w14:textId="01F6193F" w:rsidR="003E6C66" w:rsidRDefault="003E6C66" w:rsidP="007325F9">
            <w:pPr>
              <w:pStyle w:val="TableField-Left"/>
              <w:rPr>
                <w:rFonts w:ascii="Calibri Light" w:hAnsi="Calibri Light" w:cs="Arial"/>
              </w:rPr>
            </w:pPr>
            <w:r>
              <w:rPr>
                <w:rFonts w:ascii="Calibri Light" w:hAnsi="Calibri Light" w:cs="Arial"/>
              </w:rPr>
              <w:t>02/22/2018</w:t>
            </w:r>
          </w:p>
        </w:tc>
        <w:tc>
          <w:tcPr>
            <w:tcW w:w="3024" w:type="dxa"/>
            <w:vAlign w:val="center"/>
          </w:tcPr>
          <w:p w14:paraId="191A92A3" w14:textId="0567FF7B" w:rsidR="003E6C66" w:rsidRDefault="003E6C66" w:rsidP="0035091A">
            <w:pPr>
              <w:pStyle w:val="TableField-Left"/>
              <w:rPr>
                <w:rFonts w:ascii="Calibri Light" w:hAnsi="Calibri Light" w:cs="Arial"/>
              </w:rPr>
            </w:pPr>
            <w:r>
              <w:rPr>
                <w:rFonts w:ascii="Calibri Light" w:hAnsi="Calibri Light" w:cs="Arial"/>
              </w:rPr>
              <w:t>Tuan Howe Yap</w:t>
            </w:r>
          </w:p>
        </w:tc>
      </w:tr>
      <w:tr w:rsidR="001B35D4" w:rsidRPr="006B24F0" w14:paraId="3AE489C3" w14:textId="77777777" w:rsidTr="5827012F">
        <w:trPr>
          <w:cantSplit/>
          <w:trHeight w:val="432"/>
        </w:trPr>
        <w:tc>
          <w:tcPr>
            <w:tcW w:w="1008" w:type="dxa"/>
            <w:vAlign w:val="center"/>
          </w:tcPr>
          <w:p w14:paraId="7EBA0CEC" w14:textId="501BE7EF" w:rsidR="001B35D4" w:rsidRDefault="001B35D4" w:rsidP="0035091A">
            <w:pPr>
              <w:pStyle w:val="TableField-Center"/>
              <w:rPr>
                <w:rFonts w:ascii="Calibri Light" w:hAnsi="Calibri Light" w:cs="Arial"/>
              </w:rPr>
            </w:pPr>
            <w:r>
              <w:rPr>
                <w:rFonts w:ascii="Calibri Light" w:hAnsi="Calibri Light" w:cs="Arial"/>
              </w:rPr>
              <w:t>0.10</w:t>
            </w:r>
          </w:p>
        </w:tc>
        <w:tc>
          <w:tcPr>
            <w:tcW w:w="3870" w:type="dxa"/>
            <w:vAlign w:val="center"/>
          </w:tcPr>
          <w:p w14:paraId="428EBAD6" w14:textId="599D9690" w:rsidR="001B35D4" w:rsidRDefault="001B35D4" w:rsidP="00404F8D">
            <w:pPr>
              <w:pStyle w:val="TableField-Left"/>
              <w:rPr>
                <w:rFonts w:ascii="Calibri Light" w:hAnsi="Calibri Light" w:cs="Arial"/>
              </w:rPr>
            </w:pPr>
            <w:r>
              <w:rPr>
                <w:rFonts w:ascii="Calibri Light" w:hAnsi="Calibri Light" w:cs="Arial"/>
              </w:rPr>
              <w:t>Update based on business feedback</w:t>
            </w:r>
          </w:p>
        </w:tc>
        <w:tc>
          <w:tcPr>
            <w:tcW w:w="1566" w:type="dxa"/>
            <w:vAlign w:val="center"/>
          </w:tcPr>
          <w:p w14:paraId="78A27C61" w14:textId="0DA5EAE2" w:rsidR="001B35D4" w:rsidRDefault="001B35D4" w:rsidP="007325F9">
            <w:pPr>
              <w:pStyle w:val="TableField-Left"/>
              <w:rPr>
                <w:rFonts w:ascii="Calibri Light" w:hAnsi="Calibri Light" w:cs="Arial"/>
              </w:rPr>
            </w:pPr>
            <w:r>
              <w:rPr>
                <w:rFonts w:ascii="Calibri Light" w:hAnsi="Calibri Light" w:cs="Arial"/>
              </w:rPr>
              <w:t>02/27/2018</w:t>
            </w:r>
          </w:p>
        </w:tc>
        <w:tc>
          <w:tcPr>
            <w:tcW w:w="3024" w:type="dxa"/>
            <w:vAlign w:val="center"/>
          </w:tcPr>
          <w:p w14:paraId="0C8A90E0" w14:textId="3130880A" w:rsidR="001B35D4" w:rsidRDefault="001B35D4" w:rsidP="0035091A">
            <w:pPr>
              <w:pStyle w:val="TableField-Left"/>
              <w:rPr>
                <w:rFonts w:ascii="Calibri Light" w:hAnsi="Calibri Light" w:cs="Arial"/>
              </w:rPr>
            </w:pPr>
            <w:r>
              <w:rPr>
                <w:rFonts w:ascii="Calibri Light" w:hAnsi="Calibri Light" w:cs="Arial"/>
              </w:rPr>
              <w:t>Tuan Howe Yap</w:t>
            </w:r>
          </w:p>
        </w:tc>
      </w:tr>
      <w:tr w:rsidR="00A03266" w:rsidRPr="006B24F0" w14:paraId="5E8101E1" w14:textId="77777777" w:rsidTr="5827012F">
        <w:trPr>
          <w:cantSplit/>
          <w:trHeight w:val="432"/>
        </w:trPr>
        <w:tc>
          <w:tcPr>
            <w:tcW w:w="1008" w:type="dxa"/>
            <w:vAlign w:val="center"/>
          </w:tcPr>
          <w:p w14:paraId="24B8C509" w14:textId="29F2335C" w:rsidR="00A03266" w:rsidRDefault="00A03266" w:rsidP="0035091A">
            <w:pPr>
              <w:pStyle w:val="TableField-Center"/>
              <w:rPr>
                <w:rFonts w:ascii="Calibri Light" w:hAnsi="Calibri Light" w:cs="Arial"/>
              </w:rPr>
            </w:pPr>
            <w:r>
              <w:rPr>
                <w:rFonts w:ascii="Calibri Light" w:hAnsi="Calibri Light" w:cs="Arial"/>
              </w:rPr>
              <w:t>0.11</w:t>
            </w:r>
          </w:p>
        </w:tc>
        <w:tc>
          <w:tcPr>
            <w:tcW w:w="3870" w:type="dxa"/>
            <w:vAlign w:val="center"/>
          </w:tcPr>
          <w:p w14:paraId="5F6BA72F" w14:textId="4BA92B62" w:rsidR="00A03266" w:rsidRDefault="00A03266" w:rsidP="00404F8D">
            <w:pPr>
              <w:pStyle w:val="TableField-Left"/>
              <w:rPr>
                <w:rFonts w:ascii="Calibri Light" w:hAnsi="Calibri Light" w:cs="Arial"/>
              </w:rPr>
            </w:pPr>
            <w:r>
              <w:rPr>
                <w:rFonts w:ascii="Calibri Light" w:hAnsi="Calibri Light" w:cs="Arial"/>
              </w:rPr>
              <w:t>Update based on business feedback</w:t>
            </w:r>
          </w:p>
        </w:tc>
        <w:tc>
          <w:tcPr>
            <w:tcW w:w="1566" w:type="dxa"/>
            <w:vAlign w:val="center"/>
          </w:tcPr>
          <w:p w14:paraId="3FF9A9C4" w14:textId="18405386" w:rsidR="00A03266" w:rsidRDefault="007A31B0" w:rsidP="007325F9">
            <w:pPr>
              <w:pStyle w:val="TableField-Left"/>
              <w:rPr>
                <w:rFonts w:ascii="Calibri Light" w:hAnsi="Calibri Light" w:cs="Arial"/>
              </w:rPr>
            </w:pPr>
            <w:r>
              <w:rPr>
                <w:rFonts w:ascii="Calibri Light" w:hAnsi="Calibri Light" w:cs="Arial"/>
              </w:rPr>
              <w:t>0</w:t>
            </w:r>
            <w:r w:rsidR="00A03266">
              <w:rPr>
                <w:rFonts w:ascii="Calibri Light" w:hAnsi="Calibri Light" w:cs="Arial"/>
              </w:rPr>
              <w:t>3/16/2018</w:t>
            </w:r>
          </w:p>
        </w:tc>
        <w:tc>
          <w:tcPr>
            <w:tcW w:w="3024" w:type="dxa"/>
            <w:vAlign w:val="center"/>
          </w:tcPr>
          <w:p w14:paraId="67F2890F" w14:textId="6EF766D6" w:rsidR="00A03266" w:rsidRDefault="00A03266" w:rsidP="0035091A">
            <w:pPr>
              <w:pStyle w:val="TableField-Left"/>
              <w:rPr>
                <w:rFonts w:ascii="Calibri Light" w:hAnsi="Calibri Light" w:cs="Arial"/>
              </w:rPr>
            </w:pPr>
            <w:r>
              <w:rPr>
                <w:rFonts w:ascii="Calibri Light" w:hAnsi="Calibri Light" w:cs="Arial"/>
              </w:rPr>
              <w:t>Tuan Howe Yap</w:t>
            </w:r>
          </w:p>
        </w:tc>
      </w:tr>
      <w:tr w:rsidR="007A31B0" w:rsidRPr="006B24F0" w14:paraId="7F7DD357" w14:textId="77777777" w:rsidTr="5827012F">
        <w:trPr>
          <w:cantSplit/>
          <w:trHeight w:val="432"/>
        </w:trPr>
        <w:tc>
          <w:tcPr>
            <w:tcW w:w="1008" w:type="dxa"/>
            <w:vAlign w:val="center"/>
          </w:tcPr>
          <w:p w14:paraId="0EF92309" w14:textId="6606D80E" w:rsidR="007A31B0" w:rsidRDefault="007A31B0" w:rsidP="0035091A">
            <w:pPr>
              <w:pStyle w:val="TableField-Center"/>
              <w:rPr>
                <w:rFonts w:ascii="Calibri Light" w:hAnsi="Calibri Light" w:cs="Arial"/>
              </w:rPr>
            </w:pPr>
            <w:r>
              <w:rPr>
                <w:rFonts w:ascii="Calibri Light" w:hAnsi="Calibri Light" w:cs="Arial"/>
              </w:rPr>
              <w:t>0.12</w:t>
            </w:r>
          </w:p>
        </w:tc>
        <w:tc>
          <w:tcPr>
            <w:tcW w:w="3870" w:type="dxa"/>
            <w:vAlign w:val="center"/>
          </w:tcPr>
          <w:p w14:paraId="06C1D462" w14:textId="2F9B8BE5" w:rsidR="007A31B0" w:rsidRDefault="007A31B0" w:rsidP="00404F8D">
            <w:pPr>
              <w:pStyle w:val="TableField-Left"/>
              <w:rPr>
                <w:rFonts w:ascii="Calibri Light" w:hAnsi="Calibri Light" w:cs="Arial"/>
              </w:rPr>
            </w:pPr>
            <w:r>
              <w:rPr>
                <w:rFonts w:ascii="Calibri Light" w:hAnsi="Calibri Light" w:cs="Arial"/>
              </w:rPr>
              <w:t>Update based on business feedback</w:t>
            </w:r>
          </w:p>
        </w:tc>
        <w:tc>
          <w:tcPr>
            <w:tcW w:w="1566" w:type="dxa"/>
            <w:vAlign w:val="center"/>
          </w:tcPr>
          <w:p w14:paraId="54FD6B59" w14:textId="7D529EDD" w:rsidR="007A31B0" w:rsidRDefault="007A31B0" w:rsidP="007325F9">
            <w:pPr>
              <w:pStyle w:val="TableField-Left"/>
              <w:rPr>
                <w:rFonts w:ascii="Calibri Light" w:hAnsi="Calibri Light" w:cs="Arial"/>
              </w:rPr>
            </w:pPr>
            <w:r>
              <w:rPr>
                <w:rFonts w:ascii="Calibri Light" w:hAnsi="Calibri Light" w:cs="Arial"/>
              </w:rPr>
              <w:t>03/21/2018</w:t>
            </w:r>
          </w:p>
        </w:tc>
        <w:tc>
          <w:tcPr>
            <w:tcW w:w="3024" w:type="dxa"/>
            <w:vAlign w:val="center"/>
          </w:tcPr>
          <w:p w14:paraId="190C1492" w14:textId="65A579D8" w:rsidR="007A31B0" w:rsidRDefault="007A31B0" w:rsidP="0035091A">
            <w:pPr>
              <w:pStyle w:val="TableField-Left"/>
              <w:rPr>
                <w:rFonts w:ascii="Calibri Light" w:hAnsi="Calibri Light" w:cs="Arial"/>
              </w:rPr>
            </w:pPr>
            <w:r>
              <w:rPr>
                <w:rFonts w:ascii="Calibri Light" w:hAnsi="Calibri Light" w:cs="Arial"/>
              </w:rPr>
              <w:t>Tuan Howe Yap</w:t>
            </w:r>
          </w:p>
        </w:tc>
      </w:tr>
      <w:tr w:rsidR="00612067" w:rsidRPr="006B24F0" w14:paraId="727FB071" w14:textId="77777777" w:rsidTr="5827012F">
        <w:trPr>
          <w:cantSplit/>
          <w:trHeight w:val="432"/>
          <w:ins w:id="26" w:author="Tuan Yap" w:date="2018-05-03T11:47:00Z"/>
        </w:trPr>
        <w:tc>
          <w:tcPr>
            <w:tcW w:w="1008" w:type="dxa"/>
            <w:vAlign w:val="center"/>
          </w:tcPr>
          <w:p w14:paraId="6F992917" w14:textId="4DE5F4D5" w:rsidR="00612067" w:rsidRDefault="006A1D52" w:rsidP="0035091A">
            <w:pPr>
              <w:pStyle w:val="TableField-Center"/>
              <w:rPr>
                <w:ins w:id="27" w:author="Tuan Yap" w:date="2018-05-03T11:47:00Z"/>
                <w:rFonts w:ascii="Calibri Light" w:hAnsi="Calibri Light" w:cs="Arial"/>
              </w:rPr>
            </w:pPr>
            <w:ins w:id="28" w:author="Tuan Yap" w:date="2018-05-03T11:50:00Z">
              <w:r>
                <w:rPr>
                  <w:rFonts w:ascii="Calibri Light" w:hAnsi="Calibri Light" w:cs="Arial"/>
                </w:rPr>
                <w:t>1.1</w:t>
              </w:r>
            </w:ins>
          </w:p>
        </w:tc>
        <w:tc>
          <w:tcPr>
            <w:tcW w:w="3870" w:type="dxa"/>
            <w:vAlign w:val="center"/>
          </w:tcPr>
          <w:p w14:paraId="61CA5682" w14:textId="61373738" w:rsidR="00612067" w:rsidRDefault="00612067" w:rsidP="00404F8D">
            <w:pPr>
              <w:pStyle w:val="TableField-Left"/>
              <w:rPr>
                <w:ins w:id="29" w:author="Tuan Yap" w:date="2018-05-03T11:47:00Z"/>
                <w:rFonts w:ascii="Calibri Light" w:hAnsi="Calibri Light" w:cs="Arial"/>
              </w:rPr>
            </w:pPr>
            <w:ins w:id="30" w:author="Tuan Yap" w:date="2018-05-03T11:47:00Z">
              <w:r>
                <w:rPr>
                  <w:rFonts w:ascii="Calibri Light" w:hAnsi="Calibri Light" w:cs="Arial"/>
                </w:rPr>
                <w:t>Added Control tag in process flow</w:t>
              </w:r>
            </w:ins>
          </w:p>
        </w:tc>
        <w:tc>
          <w:tcPr>
            <w:tcW w:w="1566" w:type="dxa"/>
            <w:vAlign w:val="center"/>
          </w:tcPr>
          <w:p w14:paraId="2A659C82" w14:textId="1E4E45B3" w:rsidR="00612067" w:rsidRDefault="00612067" w:rsidP="007325F9">
            <w:pPr>
              <w:pStyle w:val="TableField-Left"/>
              <w:rPr>
                <w:ins w:id="31" w:author="Tuan Yap" w:date="2018-05-03T11:47:00Z"/>
                <w:rFonts w:ascii="Calibri Light" w:hAnsi="Calibri Light" w:cs="Arial"/>
              </w:rPr>
            </w:pPr>
            <w:ins w:id="32" w:author="Tuan Yap" w:date="2018-05-03T11:47:00Z">
              <w:r>
                <w:rPr>
                  <w:rFonts w:ascii="Calibri Light" w:hAnsi="Calibri Light" w:cs="Arial"/>
                </w:rPr>
                <w:t>05/03/2018</w:t>
              </w:r>
            </w:ins>
          </w:p>
        </w:tc>
        <w:tc>
          <w:tcPr>
            <w:tcW w:w="3024" w:type="dxa"/>
            <w:vAlign w:val="center"/>
          </w:tcPr>
          <w:p w14:paraId="1731F48E" w14:textId="3BD49C26" w:rsidR="00612067" w:rsidRDefault="00612067" w:rsidP="0035091A">
            <w:pPr>
              <w:pStyle w:val="TableField-Left"/>
              <w:rPr>
                <w:ins w:id="33" w:author="Tuan Yap" w:date="2018-05-03T11:47:00Z"/>
                <w:rFonts w:ascii="Calibri Light" w:hAnsi="Calibri Light" w:cs="Arial"/>
              </w:rPr>
            </w:pPr>
            <w:ins w:id="34" w:author="Tuan Yap" w:date="2018-05-03T11:47:00Z">
              <w:r>
                <w:rPr>
                  <w:rFonts w:ascii="Calibri Light" w:hAnsi="Calibri Light" w:cs="Arial"/>
                </w:rPr>
                <w:t>Tuan Howe Yap</w:t>
              </w:r>
            </w:ins>
          </w:p>
        </w:tc>
      </w:tr>
    </w:tbl>
    <w:p w14:paraId="61E1B3AC" w14:textId="77777777" w:rsidR="00E0118B" w:rsidRPr="006B24F0" w:rsidRDefault="00E0118B" w:rsidP="001C2777">
      <w:pPr>
        <w:pStyle w:val="Heading2"/>
      </w:pPr>
      <w:bookmarkStart w:id="35" w:name="_Toc406588299"/>
      <w:bookmarkStart w:id="36" w:name="_Toc491613805"/>
      <w:bookmarkStart w:id="37" w:name="_Toc509409228"/>
      <w:bookmarkStart w:id="38" w:name="_Toc509474983"/>
      <w:bookmarkStart w:id="39" w:name="_Toc509481703"/>
      <w:bookmarkStart w:id="40" w:name="_Toc510117012"/>
      <w:r w:rsidRPr="006B24F0">
        <w:t>Terminology</w:t>
      </w:r>
      <w:bookmarkEnd w:id="35"/>
      <w:bookmarkEnd w:id="36"/>
      <w:bookmarkEnd w:id="37"/>
      <w:bookmarkEnd w:id="38"/>
      <w:bookmarkEnd w:id="39"/>
      <w:bookmarkEnd w:id="40"/>
    </w:p>
    <w:tbl>
      <w:tblPr>
        <w:tblW w:w="933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777"/>
        <w:gridCol w:w="7560"/>
      </w:tblGrid>
      <w:tr w:rsidR="008C3AF4" w:rsidRPr="006B24F0" w14:paraId="091AE98D" w14:textId="77777777" w:rsidTr="5827012F">
        <w:trPr>
          <w:cantSplit/>
          <w:trHeight w:val="432"/>
          <w:tblHeader/>
        </w:trPr>
        <w:tc>
          <w:tcPr>
            <w:tcW w:w="1777" w:type="dxa"/>
            <w:tcBorders>
              <w:top w:val="threeDEmboss" w:sz="6" w:space="0" w:color="auto"/>
              <w:bottom w:val="threeDEmboss" w:sz="6" w:space="0" w:color="auto"/>
            </w:tcBorders>
            <w:shd w:val="clear" w:color="auto" w:fill="F9FBAF"/>
            <w:vAlign w:val="center"/>
          </w:tcPr>
          <w:p w14:paraId="2AB6AE85" w14:textId="77777777" w:rsidR="008C3AF4" w:rsidRPr="006B24F0" w:rsidRDefault="008C3AF4" w:rsidP="00A965E6">
            <w:pPr>
              <w:pStyle w:val="TableHeader-Center"/>
              <w:rPr>
                <w:rFonts w:ascii="Calibri Light" w:hAnsi="Calibri Light" w:cs="Arial"/>
              </w:rPr>
            </w:pPr>
            <w:r w:rsidRPr="006B24F0">
              <w:rPr>
                <w:rFonts w:ascii="Calibri Light" w:hAnsi="Calibri Light" w:cs="Arial"/>
              </w:rPr>
              <w:t>T</w:t>
            </w:r>
            <w:r w:rsidR="00084973" w:rsidRPr="006B24F0">
              <w:rPr>
                <w:rFonts w:ascii="Calibri Light" w:hAnsi="Calibri Light" w:cs="Arial"/>
              </w:rPr>
              <w:t>erm/</w:t>
            </w:r>
            <w:r w:rsidRPr="006B24F0">
              <w:rPr>
                <w:rFonts w:ascii="Calibri Light" w:hAnsi="Calibri Light" w:cs="Arial"/>
              </w:rPr>
              <w:t>Acronym</w:t>
            </w:r>
          </w:p>
        </w:tc>
        <w:tc>
          <w:tcPr>
            <w:tcW w:w="7560" w:type="dxa"/>
            <w:tcBorders>
              <w:top w:val="threeDEmboss" w:sz="6" w:space="0" w:color="auto"/>
              <w:bottom w:val="threeDEmboss" w:sz="6" w:space="0" w:color="auto"/>
            </w:tcBorders>
            <w:shd w:val="clear" w:color="auto" w:fill="F9FBAF"/>
            <w:vAlign w:val="center"/>
          </w:tcPr>
          <w:p w14:paraId="3D51E069" w14:textId="77777777" w:rsidR="008C3AF4" w:rsidRPr="006B24F0" w:rsidRDefault="008C3AF4" w:rsidP="00A965E6">
            <w:pPr>
              <w:pStyle w:val="TableHeader-Left"/>
              <w:rPr>
                <w:rFonts w:ascii="Calibri Light" w:hAnsi="Calibri Light" w:cs="Arial"/>
              </w:rPr>
            </w:pPr>
            <w:r w:rsidRPr="006B24F0">
              <w:rPr>
                <w:rFonts w:ascii="Calibri Light" w:hAnsi="Calibri Light" w:cs="Arial"/>
              </w:rPr>
              <w:t>Definition</w:t>
            </w:r>
            <w:r w:rsidR="00084973" w:rsidRPr="006B24F0">
              <w:rPr>
                <w:rFonts w:ascii="Calibri Light" w:hAnsi="Calibri Light" w:cs="Arial"/>
              </w:rPr>
              <w:t xml:space="preserve"> and SAP Equivalent (if applicable)</w:t>
            </w:r>
          </w:p>
        </w:tc>
      </w:tr>
      <w:tr w:rsidR="005C04FC" w:rsidRPr="006B24F0" w14:paraId="7F18E7DC" w14:textId="77777777" w:rsidTr="5827012F">
        <w:trPr>
          <w:cantSplit/>
          <w:trHeight w:val="135"/>
        </w:trPr>
        <w:tc>
          <w:tcPr>
            <w:tcW w:w="1777" w:type="dxa"/>
            <w:tcBorders>
              <w:top w:val="threeDEmboss" w:sz="6" w:space="0" w:color="auto"/>
              <w:bottom w:val="single" w:sz="6" w:space="0" w:color="auto"/>
            </w:tcBorders>
            <w:vAlign w:val="center"/>
          </w:tcPr>
          <w:p w14:paraId="687E6BAF" w14:textId="283C2A47" w:rsidR="005C04FC" w:rsidRPr="006B24F0" w:rsidRDefault="005C04FC" w:rsidP="005C04FC">
            <w:pPr>
              <w:pStyle w:val="TableField-Center"/>
              <w:rPr>
                <w:rFonts w:ascii="Calibri Light" w:hAnsi="Calibri Light" w:cs="Arial"/>
              </w:rPr>
            </w:pPr>
            <w:r w:rsidRPr="006B24F0">
              <w:rPr>
                <w:rFonts w:ascii="Calibri Light" w:hAnsi="Calibri Light" w:cs="Arial"/>
              </w:rPr>
              <w:t>APSE</w:t>
            </w:r>
          </w:p>
        </w:tc>
        <w:tc>
          <w:tcPr>
            <w:tcW w:w="7560" w:type="dxa"/>
            <w:tcBorders>
              <w:top w:val="threeDEmboss" w:sz="6" w:space="0" w:color="auto"/>
              <w:bottom w:val="single" w:sz="6" w:space="0" w:color="auto"/>
            </w:tcBorders>
            <w:vAlign w:val="center"/>
          </w:tcPr>
          <w:p w14:paraId="54F611E2" w14:textId="272EAAA7" w:rsidR="005C04FC" w:rsidRPr="006B24F0" w:rsidRDefault="005C04FC" w:rsidP="005C04FC">
            <w:pPr>
              <w:pStyle w:val="TableField-Left"/>
              <w:rPr>
                <w:rFonts w:ascii="Calibri Light" w:hAnsi="Calibri Light" w:cs="Arial"/>
              </w:rPr>
            </w:pPr>
            <w:r w:rsidRPr="006B24F0">
              <w:rPr>
                <w:rFonts w:ascii="Calibri Light" w:hAnsi="Calibri Light" w:cs="Arial"/>
              </w:rPr>
              <w:t>Accelerated (or Axon) Project Support Environment</w:t>
            </w:r>
          </w:p>
        </w:tc>
      </w:tr>
      <w:tr w:rsidR="005C04FC" w:rsidRPr="006B24F0" w14:paraId="43CC1429" w14:textId="77777777" w:rsidTr="5827012F">
        <w:trPr>
          <w:cantSplit/>
          <w:trHeight w:val="147"/>
        </w:trPr>
        <w:tc>
          <w:tcPr>
            <w:tcW w:w="1777" w:type="dxa"/>
            <w:tcBorders>
              <w:top w:val="single" w:sz="6" w:space="0" w:color="auto"/>
            </w:tcBorders>
            <w:vAlign w:val="center"/>
          </w:tcPr>
          <w:p w14:paraId="7983DE2D" w14:textId="44559FBC" w:rsidR="005C04FC" w:rsidRPr="006B24F0" w:rsidRDefault="005C04FC" w:rsidP="005C04FC">
            <w:pPr>
              <w:pStyle w:val="TableField-Center"/>
              <w:rPr>
                <w:rFonts w:ascii="Calibri Light" w:hAnsi="Calibri Light" w:cs="Arial"/>
              </w:rPr>
            </w:pPr>
            <w:r>
              <w:rPr>
                <w:rFonts w:ascii="Calibri Light" w:hAnsi="Calibri Light" w:cs="Arial"/>
              </w:rPr>
              <w:t>BBP</w:t>
            </w:r>
          </w:p>
        </w:tc>
        <w:tc>
          <w:tcPr>
            <w:tcW w:w="7560" w:type="dxa"/>
            <w:tcBorders>
              <w:top w:val="single" w:sz="6" w:space="0" w:color="auto"/>
            </w:tcBorders>
            <w:vAlign w:val="center"/>
          </w:tcPr>
          <w:p w14:paraId="52EF5CE8" w14:textId="23DDCBAF" w:rsidR="005C04FC" w:rsidRPr="006B24F0" w:rsidRDefault="005C04FC" w:rsidP="005C04FC">
            <w:pPr>
              <w:pStyle w:val="TableField-Left"/>
              <w:rPr>
                <w:rFonts w:ascii="Calibri Light" w:hAnsi="Calibri Light" w:cs="Arial"/>
              </w:rPr>
            </w:pPr>
            <w:r>
              <w:rPr>
                <w:rFonts w:ascii="Calibri Light" w:hAnsi="Calibri Light" w:cs="Arial"/>
              </w:rPr>
              <w:t>Budget Billing Plan, equivalent to Level Pay Plans in SCE CSS</w:t>
            </w:r>
          </w:p>
        </w:tc>
      </w:tr>
      <w:tr w:rsidR="005C04FC" w:rsidRPr="006B24F0" w14:paraId="0A5C04B3" w14:textId="77777777" w:rsidTr="5827012F">
        <w:trPr>
          <w:cantSplit/>
          <w:trHeight w:val="432"/>
        </w:trPr>
        <w:tc>
          <w:tcPr>
            <w:tcW w:w="1777" w:type="dxa"/>
            <w:tcBorders>
              <w:top w:val="single" w:sz="6" w:space="0" w:color="auto"/>
            </w:tcBorders>
            <w:vAlign w:val="center"/>
          </w:tcPr>
          <w:p w14:paraId="27B41CA4" w14:textId="0EDBD0FE" w:rsidR="005C04FC" w:rsidRPr="006B24F0" w:rsidRDefault="005C04FC" w:rsidP="005C04FC">
            <w:pPr>
              <w:pStyle w:val="TableField-Center"/>
              <w:rPr>
                <w:rFonts w:ascii="Calibri Light" w:hAnsi="Calibri Light" w:cs="Arial"/>
              </w:rPr>
            </w:pPr>
            <w:r w:rsidRPr="006B24F0">
              <w:rPr>
                <w:rFonts w:ascii="Calibri Light" w:hAnsi="Calibri Light"/>
                <w:color w:val="000000"/>
              </w:rPr>
              <w:t>BDEX</w:t>
            </w:r>
          </w:p>
        </w:tc>
        <w:tc>
          <w:tcPr>
            <w:tcW w:w="7560" w:type="dxa"/>
            <w:tcBorders>
              <w:top w:val="single" w:sz="6" w:space="0" w:color="auto"/>
            </w:tcBorders>
            <w:vAlign w:val="center"/>
          </w:tcPr>
          <w:p w14:paraId="43BB7A9F" w14:textId="21ED60A4" w:rsidR="005C04FC" w:rsidRPr="006B24F0" w:rsidRDefault="005C04FC" w:rsidP="005C04FC">
            <w:pPr>
              <w:pStyle w:val="TableField-Left"/>
              <w:rPr>
                <w:rFonts w:ascii="Calibri Light" w:hAnsi="Calibri Light" w:cs="Arial"/>
              </w:rPr>
            </w:pPr>
            <w:r w:rsidRPr="006B24F0">
              <w:rPr>
                <w:rFonts w:ascii="Calibri Light" w:hAnsi="Calibri Light"/>
                <w:color w:val="000000"/>
              </w:rPr>
              <w:t>SAP add-on functionality to support the processing of BPEM Cases</w:t>
            </w:r>
          </w:p>
        </w:tc>
      </w:tr>
      <w:tr w:rsidR="005C04FC" w:rsidRPr="006B24F0" w14:paraId="1EBD09AF" w14:textId="77777777" w:rsidTr="5827012F">
        <w:trPr>
          <w:cantSplit/>
          <w:trHeight w:val="432"/>
        </w:trPr>
        <w:tc>
          <w:tcPr>
            <w:tcW w:w="1777" w:type="dxa"/>
            <w:tcBorders>
              <w:top w:val="single" w:sz="6" w:space="0" w:color="auto"/>
            </w:tcBorders>
            <w:vAlign w:val="center"/>
          </w:tcPr>
          <w:p w14:paraId="3195486C" w14:textId="2AA1282E" w:rsidR="005C04FC" w:rsidRPr="006B24F0" w:rsidRDefault="005C04FC" w:rsidP="005C04FC">
            <w:pPr>
              <w:pStyle w:val="TableField-Center"/>
              <w:rPr>
                <w:rFonts w:ascii="Calibri Light" w:hAnsi="Calibri Light"/>
                <w:color w:val="000000"/>
              </w:rPr>
            </w:pPr>
            <w:r w:rsidRPr="006B24F0">
              <w:rPr>
                <w:rFonts w:ascii="Calibri Light" w:hAnsi="Calibri Light"/>
                <w:color w:val="000000"/>
              </w:rPr>
              <w:t>Billing Cycle</w:t>
            </w:r>
          </w:p>
        </w:tc>
        <w:tc>
          <w:tcPr>
            <w:tcW w:w="7560" w:type="dxa"/>
            <w:tcBorders>
              <w:top w:val="single" w:sz="6" w:space="0" w:color="auto"/>
            </w:tcBorders>
            <w:vAlign w:val="center"/>
          </w:tcPr>
          <w:p w14:paraId="47082695" w14:textId="038F33D2" w:rsidR="005C04FC" w:rsidRPr="006B24F0" w:rsidRDefault="005C04FC" w:rsidP="005C04FC">
            <w:pPr>
              <w:pStyle w:val="TableField-Left"/>
              <w:rPr>
                <w:rFonts w:ascii="Calibri Light" w:hAnsi="Calibri Light"/>
                <w:color w:val="000000"/>
              </w:rPr>
            </w:pPr>
            <w:r w:rsidRPr="006B24F0">
              <w:rPr>
                <w:rFonts w:ascii="Calibri Light" w:hAnsi="Calibri Light"/>
                <w:color w:val="000000"/>
              </w:rPr>
              <w:t>Is a group of contracts to be billed together via date-driven or regional criteria, it controls the billing cycle and is linked to the Meter Reading Unit.  SAP equivalent term is the Portion.</w:t>
            </w:r>
          </w:p>
        </w:tc>
      </w:tr>
      <w:tr w:rsidR="005C04FC" w:rsidRPr="006B24F0" w14:paraId="781A3735" w14:textId="77777777" w:rsidTr="5827012F">
        <w:trPr>
          <w:cantSplit/>
          <w:trHeight w:val="432"/>
        </w:trPr>
        <w:tc>
          <w:tcPr>
            <w:tcW w:w="1777" w:type="dxa"/>
            <w:tcBorders>
              <w:top w:val="single" w:sz="6" w:space="0" w:color="auto"/>
            </w:tcBorders>
            <w:vAlign w:val="center"/>
          </w:tcPr>
          <w:p w14:paraId="506761EC" w14:textId="27C3C13A" w:rsidR="005C04FC" w:rsidRPr="006B24F0" w:rsidRDefault="005C04FC" w:rsidP="005C04FC">
            <w:pPr>
              <w:pStyle w:val="TableField-Center"/>
              <w:rPr>
                <w:rFonts w:ascii="Calibri Light" w:hAnsi="Calibri Light" w:cs="Arial"/>
              </w:rPr>
            </w:pPr>
            <w:r w:rsidRPr="006B24F0">
              <w:rPr>
                <w:rFonts w:ascii="Calibri Light" w:hAnsi="Calibri Light"/>
                <w:color w:val="000000"/>
              </w:rPr>
              <w:t>Billing Document</w:t>
            </w:r>
          </w:p>
        </w:tc>
        <w:tc>
          <w:tcPr>
            <w:tcW w:w="7560" w:type="dxa"/>
            <w:tcBorders>
              <w:top w:val="single" w:sz="6" w:space="0" w:color="auto"/>
            </w:tcBorders>
            <w:vAlign w:val="center"/>
          </w:tcPr>
          <w:p w14:paraId="29247E9E" w14:textId="1BD8A1EB" w:rsidR="005C04FC" w:rsidRPr="006B24F0" w:rsidRDefault="005C04FC" w:rsidP="005C04FC">
            <w:pPr>
              <w:pStyle w:val="TableField-Left"/>
              <w:rPr>
                <w:rFonts w:ascii="Calibri Light" w:hAnsi="Calibri Light" w:cs="Arial"/>
              </w:rPr>
            </w:pPr>
            <w:r w:rsidRPr="006B24F0">
              <w:rPr>
                <w:rFonts w:ascii="Calibri Light" w:hAnsi="Calibri Light"/>
                <w:color w:val="000000"/>
              </w:rPr>
              <w:t>A document that outlines the charges incurred for energy consumption for a specific contract. During the process of Billing, a billing document is generated for each contract on a contract account.</w:t>
            </w:r>
          </w:p>
        </w:tc>
      </w:tr>
      <w:tr w:rsidR="005C04FC" w:rsidRPr="006B24F0" w14:paraId="0D5D478B" w14:textId="77777777" w:rsidTr="5827012F">
        <w:trPr>
          <w:cantSplit/>
          <w:trHeight w:val="432"/>
        </w:trPr>
        <w:tc>
          <w:tcPr>
            <w:tcW w:w="1777" w:type="dxa"/>
            <w:tcBorders>
              <w:top w:val="single" w:sz="6" w:space="0" w:color="auto"/>
            </w:tcBorders>
            <w:vAlign w:val="center"/>
          </w:tcPr>
          <w:p w14:paraId="5169AAC6" w14:textId="60C871A9" w:rsidR="005C04FC" w:rsidRPr="006B24F0" w:rsidRDefault="005C04FC" w:rsidP="005C04FC">
            <w:pPr>
              <w:pStyle w:val="TableField-Center"/>
              <w:rPr>
                <w:rFonts w:ascii="Calibri Light" w:hAnsi="Calibri Light" w:cs="Arial"/>
              </w:rPr>
            </w:pPr>
            <w:r w:rsidRPr="006B24F0">
              <w:rPr>
                <w:rFonts w:ascii="Calibri Light" w:hAnsi="Calibri Light" w:cs="Arial"/>
              </w:rPr>
              <w:t>BMD</w:t>
            </w:r>
          </w:p>
        </w:tc>
        <w:tc>
          <w:tcPr>
            <w:tcW w:w="7560" w:type="dxa"/>
            <w:tcBorders>
              <w:top w:val="single" w:sz="6" w:space="0" w:color="auto"/>
            </w:tcBorders>
            <w:vAlign w:val="center"/>
          </w:tcPr>
          <w:p w14:paraId="5DC944B2" w14:textId="04BD5091" w:rsidR="005C04FC" w:rsidRPr="006B24F0" w:rsidRDefault="005C04FC" w:rsidP="005C04FC">
            <w:pPr>
              <w:pStyle w:val="TableField-Left"/>
              <w:rPr>
                <w:rFonts w:ascii="Calibri Light" w:hAnsi="Calibri Light" w:cs="Arial"/>
              </w:rPr>
            </w:pPr>
            <w:r w:rsidRPr="006B24F0">
              <w:rPr>
                <w:rFonts w:ascii="Calibri Light" w:hAnsi="Calibri Light" w:cs="Arial"/>
              </w:rPr>
              <w:t xml:space="preserve">Business Master Data.  </w:t>
            </w:r>
            <w:r w:rsidRPr="006B24F0">
              <w:rPr>
                <w:rFonts w:ascii="Calibri Light" w:hAnsi="Calibri Light"/>
                <w:color w:val="000000"/>
              </w:rPr>
              <w:t>The customer information which includes personal details, payment terms, dunning levels, billing rates and rate categories.  The business master data objects are Business Partner, Business Agreement/Contract Account and Contract.</w:t>
            </w:r>
          </w:p>
        </w:tc>
      </w:tr>
      <w:tr w:rsidR="005C04FC" w:rsidRPr="006B24F0" w14:paraId="1690A161" w14:textId="77777777" w:rsidTr="5827012F">
        <w:trPr>
          <w:cantSplit/>
          <w:trHeight w:val="432"/>
        </w:trPr>
        <w:tc>
          <w:tcPr>
            <w:tcW w:w="1777" w:type="dxa"/>
            <w:tcBorders>
              <w:top w:val="single" w:sz="6" w:space="0" w:color="auto"/>
            </w:tcBorders>
            <w:vAlign w:val="center"/>
          </w:tcPr>
          <w:p w14:paraId="072E479C" w14:textId="6DC87AED" w:rsidR="005C04FC" w:rsidRPr="006B24F0" w:rsidRDefault="005C04FC" w:rsidP="005C04FC">
            <w:pPr>
              <w:pStyle w:val="TableField-Center"/>
              <w:rPr>
                <w:rFonts w:ascii="Calibri Light" w:hAnsi="Calibri Light" w:cs="Arial"/>
              </w:rPr>
            </w:pPr>
            <w:r>
              <w:rPr>
                <w:rFonts w:ascii="Calibri Light" w:hAnsi="Calibri Light" w:cs="Arial"/>
              </w:rPr>
              <w:t>BP</w:t>
            </w:r>
          </w:p>
        </w:tc>
        <w:tc>
          <w:tcPr>
            <w:tcW w:w="7560" w:type="dxa"/>
            <w:tcBorders>
              <w:top w:val="single" w:sz="6" w:space="0" w:color="auto"/>
            </w:tcBorders>
            <w:vAlign w:val="center"/>
          </w:tcPr>
          <w:p w14:paraId="157DCF91" w14:textId="3F20D567" w:rsidR="005C04FC" w:rsidRPr="006B24F0" w:rsidRDefault="005C04FC" w:rsidP="005C04FC">
            <w:pPr>
              <w:pStyle w:val="TableField-Left"/>
              <w:rPr>
                <w:rFonts w:ascii="Calibri Light" w:hAnsi="Calibri Light" w:cs="Arial"/>
              </w:rPr>
            </w:pPr>
            <w:r>
              <w:rPr>
                <w:rFonts w:ascii="Calibri Light" w:hAnsi="Calibri Light" w:cs="Arial"/>
              </w:rPr>
              <w:t>Business Partner</w:t>
            </w:r>
          </w:p>
        </w:tc>
      </w:tr>
      <w:tr w:rsidR="005C04FC" w:rsidRPr="006B24F0" w14:paraId="16EAFD36" w14:textId="77777777" w:rsidTr="5827012F">
        <w:trPr>
          <w:cantSplit/>
          <w:trHeight w:val="432"/>
        </w:trPr>
        <w:tc>
          <w:tcPr>
            <w:tcW w:w="1777" w:type="dxa"/>
            <w:tcBorders>
              <w:top w:val="single" w:sz="6" w:space="0" w:color="auto"/>
            </w:tcBorders>
            <w:vAlign w:val="center"/>
          </w:tcPr>
          <w:p w14:paraId="3BCA02A4" w14:textId="69A79B45" w:rsidR="005C04FC" w:rsidRPr="006B24F0" w:rsidRDefault="005C04FC" w:rsidP="005C04FC">
            <w:pPr>
              <w:pStyle w:val="TableField-Center"/>
              <w:rPr>
                <w:rFonts w:ascii="Calibri Light" w:hAnsi="Calibri Light" w:cs="Arial"/>
              </w:rPr>
            </w:pPr>
            <w:r w:rsidRPr="006B24F0">
              <w:rPr>
                <w:rFonts w:ascii="Calibri Light" w:hAnsi="Calibri Light" w:cs="Arial"/>
              </w:rPr>
              <w:t>BPD</w:t>
            </w:r>
          </w:p>
        </w:tc>
        <w:tc>
          <w:tcPr>
            <w:tcW w:w="7560" w:type="dxa"/>
            <w:tcBorders>
              <w:top w:val="single" w:sz="6" w:space="0" w:color="auto"/>
            </w:tcBorders>
            <w:vAlign w:val="center"/>
          </w:tcPr>
          <w:p w14:paraId="4FD419B4" w14:textId="5DFC9183" w:rsidR="005C04FC" w:rsidRPr="006B24F0" w:rsidRDefault="005C04FC" w:rsidP="005C04FC">
            <w:pPr>
              <w:pStyle w:val="TableField-Left"/>
              <w:rPr>
                <w:rFonts w:ascii="Calibri Light" w:hAnsi="Calibri Light" w:cs="Arial"/>
              </w:rPr>
            </w:pPr>
            <w:r w:rsidRPr="006B24F0">
              <w:rPr>
                <w:rFonts w:ascii="Calibri Light" w:hAnsi="Calibri Light" w:cs="Arial"/>
              </w:rPr>
              <w:t>Business Process Design (or Document)</w:t>
            </w:r>
          </w:p>
        </w:tc>
      </w:tr>
      <w:tr w:rsidR="005C04FC" w:rsidRPr="006B24F0" w14:paraId="19C3199E" w14:textId="77777777" w:rsidTr="5827012F">
        <w:trPr>
          <w:cantSplit/>
          <w:trHeight w:val="432"/>
        </w:trPr>
        <w:tc>
          <w:tcPr>
            <w:tcW w:w="1777" w:type="dxa"/>
            <w:tcBorders>
              <w:top w:val="single" w:sz="6" w:space="0" w:color="auto"/>
            </w:tcBorders>
            <w:vAlign w:val="center"/>
          </w:tcPr>
          <w:p w14:paraId="32932889" w14:textId="3D673A90" w:rsidR="005C04FC" w:rsidRPr="006B24F0" w:rsidRDefault="005C04FC" w:rsidP="005C04FC">
            <w:pPr>
              <w:pStyle w:val="TableField-Center"/>
              <w:rPr>
                <w:rFonts w:ascii="Calibri Light" w:hAnsi="Calibri Light" w:cs="Arial"/>
              </w:rPr>
            </w:pPr>
            <w:r w:rsidRPr="006B24F0">
              <w:rPr>
                <w:rFonts w:ascii="Calibri Light" w:hAnsi="Calibri Light" w:cs="Arial"/>
              </w:rPr>
              <w:t>BPEM</w:t>
            </w:r>
          </w:p>
        </w:tc>
        <w:tc>
          <w:tcPr>
            <w:tcW w:w="7560" w:type="dxa"/>
            <w:tcBorders>
              <w:top w:val="single" w:sz="6" w:space="0" w:color="auto"/>
            </w:tcBorders>
            <w:vAlign w:val="center"/>
          </w:tcPr>
          <w:p w14:paraId="5286D5C0" w14:textId="3C3E7656" w:rsidR="005C04FC" w:rsidRPr="006B24F0" w:rsidRDefault="005C04FC" w:rsidP="005C04FC">
            <w:pPr>
              <w:pStyle w:val="TableField-Left"/>
              <w:rPr>
                <w:rFonts w:ascii="Calibri Light" w:hAnsi="Calibri Light"/>
                <w:color w:val="000000"/>
              </w:rPr>
            </w:pPr>
            <w:r w:rsidRPr="006B24F0">
              <w:rPr>
                <w:rFonts w:ascii="Calibri Light" w:hAnsi="Calibri Light" w:cs="Arial"/>
              </w:rPr>
              <w:t>Business Process Exception Management</w:t>
            </w:r>
          </w:p>
        </w:tc>
      </w:tr>
      <w:tr w:rsidR="005C04FC" w:rsidRPr="006B24F0" w14:paraId="14127437" w14:textId="77777777" w:rsidTr="5827012F">
        <w:trPr>
          <w:cantSplit/>
          <w:trHeight w:val="432"/>
        </w:trPr>
        <w:tc>
          <w:tcPr>
            <w:tcW w:w="1777" w:type="dxa"/>
            <w:tcBorders>
              <w:top w:val="single" w:sz="6" w:space="0" w:color="auto"/>
            </w:tcBorders>
            <w:vAlign w:val="center"/>
          </w:tcPr>
          <w:p w14:paraId="2DDCD766" w14:textId="1B9C29CD" w:rsidR="005C04FC" w:rsidRPr="006B24F0" w:rsidRDefault="005C04FC" w:rsidP="005C04FC">
            <w:pPr>
              <w:pStyle w:val="TableField-Center"/>
              <w:rPr>
                <w:rFonts w:ascii="Calibri Light" w:hAnsi="Calibri Light" w:cs="Arial"/>
              </w:rPr>
            </w:pPr>
            <w:r w:rsidRPr="006B24F0">
              <w:rPr>
                <w:rFonts w:ascii="Calibri Light" w:hAnsi="Calibri Light"/>
                <w:color w:val="000000"/>
              </w:rPr>
              <w:t>BWR</w:t>
            </w:r>
          </w:p>
        </w:tc>
        <w:tc>
          <w:tcPr>
            <w:tcW w:w="7560" w:type="dxa"/>
            <w:tcBorders>
              <w:top w:val="single" w:sz="6" w:space="0" w:color="auto"/>
            </w:tcBorders>
            <w:vAlign w:val="center"/>
          </w:tcPr>
          <w:p w14:paraId="0C402685" w14:textId="50FC6A33" w:rsidR="005C04FC" w:rsidRPr="006B24F0" w:rsidRDefault="005C04FC" w:rsidP="005C04FC">
            <w:pPr>
              <w:pStyle w:val="TableField-Left"/>
              <w:rPr>
                <w:rFonts w:ascii="Calibri Light" w:hAnsi="Calibri Light"/>
                <w:color w:val="000000"/>
              </w:rPr>
            </w:pPr>
            <w:r w:rsidRPr="006B24F0">
              <w:rPr>
                <w:rFonts w:ascii="Calibri Light" w:hAnsi="Calibri Light"/>
                <w:color w:val="000000"/>
              </w:rPr>
              <w:t>Basic Work Request.  SAP equivalent is BPEM.</w:t>
            </w:r>
          </w:p>
        </w:tc>
      </w:tr>
      <w:tr w:rsidR="005C04FC" w:rsidRPr="006B24F0" w14:paraId="391C2043" w14:textId="77777777" w:rsidTr="5827012F">
        <w:trPr>
          <w:cantSplit/>
          <w:trHeight w:val="432"/>
        </w:trPr>
        <w:tc>
          <w:tcPr>
            <w:tcW w:w="1777" w:type="dxa"/>
            <w:tcBorders>
              <w:top w:val="single" w:sz="6" w:space="0" w:color="auto"/>
            </w:tcBorders>
            <w:vAlign w:val="center"/>
          </w:tcPr>
          <w:p w14:paraId="08087903" w14:textId="7E83005D" w:rsidR="005C04FC" w:rsidRPr="006B24F0" w:rsidRDefault="005C04FC" w:rsidP="005C04FC">
            <w:pPr>
              <w:pStyle w:val="TableField-Center"/>
              <w:rPr>
                <w:rFonts w:ascii="Calibri Light" w:hAnsi="Calibri Light" w:cs="Arial"/>
              </w:rPr>
            </w:pPr>
            <w:r w:rsidRPr="006B24F0">
              <w:rPr>
                <w:rFonts w:ascii="Calibri Light" w:hAnsi="Calibri Light" w:cs="Arial"/>
              </w:rPr>
              <w:t>CA</w:t>
            </w:r>
          </w:p>
        </w:tc>
        <w:tc>
          <w:tcPr>
            <w:tcW w:w="7560" w:type="dxa"/>
            <w:tcBorders>
              <w:top w:val="single" w:sz="6" w:space="0" w:color="auto"/>
            </w:tcBorders>
            <w:vAlign w:val="center"/>
          </w:tcPr>
          <w:p w14:paraId="481718B8" w14:textId="02B1E7D3" w:rsidR="005C04FC" w:rsidRPr="006B24F0" w:rsidRDefault="005C04FC" w:rsidP="005C04FC">
            <w:pPr>
              <w:pStyle w:val="TableField-Left"/>
              <w:rPr>
                <w:rFonts w:ascii="Calibri Light" w:hAnsi="Calibri Light" w:cs="Arial"/>
              </w:rPr>
            </w:pPr>
            <w:r w:rsidRPr="006B24F0">
              <w:rPr>
                <w:rFonts w:ascii="Calibri Light" w:hAnsi="Calibri Light" w:cs="Arial"/>
              </w:rPr>
              <w:t>Contract Account</w:t>
            </w:r>
          </w:p>
        </w:tc>
      </w:tr>
      <w:tr w:rsidR="005C04FC" w:rsidRPr="006B24F0" w14:paraId="295C45C5" w14:textId="77777777" w:rsidTr="5827012F">
        <w:trPr>
          <w:cantSplit/>
          <w:trHeight w:val="432"/>
        </w:trPr>
        <w:tc>
          <w:tcPr>
            <w:tcW w:w="1777" w:type="dxa"/>
            <w:tcBorders>
              <w:top w:val="single" w:sz="6" w:space="0" w:color="auto"/>
            </w:tcBorders>
            <w:vAlign w:val="center"/>
          </w:tcPr>
          <w:p w14:paraId="38783735" w14:textId="7E173CD3" w:rsidR="005C04FC" w:rsidRPr="006B24F0" w:rsidRDefault="005C04FC" w:rsidP="005C04FC">
            <w:pPr>
              <w:pStyle w:val="TableField-Center"/>
              <w:rPr>
                <w:rFonts w:ascii="Calibri Light" w:hAnsi="Calibri Light" w:cs="Arial"/>
              </w:rPr>
            </w:pPr>
            <w:r>
              <w:rPr>
                <w:rFonts w:ascii="Calibri Light" w:hAnsi="Calibri Light"/>
                <w:color w:val="000000"/>
              </w:rPr>
              <w:t>CCRP</w:t>
            </w:r>
          </w:p>
        </w:tc>
        <w:tc>
          <w:tcPr>
            <w:tcW w:w="7560" w:type="dxa"/>
            <w:tcBorders>
              <w:top w:val="single" w:sz="6" w:space="0" w:color="auto"/>
            </w:tcBorders>
            <w:vAlign w:val="center"/>
          </w:tcPr>
          <w:p w14:paraId="76EAD0E1" w14:textId="5C856D2E" w:rsidR="005C04FC" w:rsidRPr="006B24F0" w:rsidRDefault="005C04FC" w:rsidP="005C04FC">
            <w:pPr>
              <w:pStyle w:val="TableField-Left"/>
              <w:rPr>
                <w:rFonts w:ascii="Calibri Light" w:hAnsi="Calibri Light"/>
                <w:color w:val="000000"/>
              </w:rPr>
            </w:pPr>
            <w:r>
              <w:rPr>
                <w:rFonts w:ascii="Calibri Light" w:hAnsi="Calibri Light"/>
                <w:color w:val="000000"/>
              </w:rPr>
              <w:t>Customer Champion Recognition Program</w:t>
            </w:r>
          </w:p>
        </w:tc>
      </w:tr>
      <w:tr w:rsidR="005C04FC" w:rsidRPr="006B24F0" w14:paraId="572690ED" w14:textId="77777777" w:rsidTr="5827012F">
        <w:trPr>
          <w:cantSplit/>
          <w:trHeight w:val="432"/>
        </w:trPr>
        <w:tc>
          <w:tcPr>
            <w:tcW w:w="1777" w:type="dxa"/>
            <w:tcBorders>
              <w:top w:val="single" w:sz="6" w:space="0" w:color="auto"/>
            </w:tcBorders>
            <w:vAlign w:val="center"/>
          </w:tcPr>
          <w:p w14:paraId="34353CDC" w14:textId="05BA584E" w:rsidR="005C04FC" w:rsidRPr="006B24F0" w:rsidRDefault="005C04FC" w:rsidP="005C04FC">
            <w:pPr>
              <w:pStyle w:val="TableField-Center"/>
              <w:rPr>
                <w:rFonts w:ascii="Calibri Light" w:hAnsi="Calibri Light" w:cs="Arial"/>
              </w:rPr>
            </w:pPr>
            <w:r w:rsidRPr="006B24F0">
              <w:rPr>
                <w:rFonts w:ascii="Calibri Light" w:hAnsi="Calibri Light"/>
                <w:color w:val="000000"/>
              </w:rPr>
              <w:lastRenderedPageBreak/>
              <w:t>Channel</w:t>
            </w:r>
          </w:p>
        </w:tc>
        <w:tc>
          <w:tcPr>
            <w:tcW w:w="7560" w:type="dxa"/>
            <w:tcBorders>
              <w:top w:val="single" w:sz="6" w:space="0" w:color="auto"/>
            </w:tcBorders>
            <w:vAlign w:val="center"/>
          </w:tcPr>
          <w:p w14:paraId="796C9F42" w14:textId="58DA4C9A" w:rsidR="005C04FC" w:rsidRPr="006B24F0" w:rsidRDefault="005C04FC" w:rsidP="005C04FC">
            <w:pPr>
              <w:pStyle w:val="TableField-Left"/>
              <w:rPr>
                <w:rFonts w:ascii="Calibri Light" w:hAnsi="Calibri Light"/>
                <w:color w:val="000000"/>
              </w:rPr>
            </w:pPr>
            <w:r w:rsidRPr="006B24F0">
              <w:rPr>
                <w:rFonts w:ascii="Calibri Light" w:hAnsi="Calibri Light"/>
                <w:color w:val="000000"/>
              </w:rPr>
              <w:t>Data object in SAP that holds the interval data.  Intervals can be kwh, price, factor, etc.  SAP equivalent is Profile.</w:t>
            </w:r>
          </w:p>
        </w:tc>
      </w:tr>
      <w:tr w:rsidR="005C04FC" w:rsidRPr="006B24F0" w14:paraId="6FB428E8" w14:textId="77777777" w:rsidTr="5827012F">
        <w:trPr>
          <w:cantSplit/>
          <w:trHeight w:val="432"/>
        </w:trPr>
        <w:tc>
          <w:tcPr>
            <w:tcW w:w="1777" w:type="dxa"/>
            <w:tcBorders>
              <w:top w:val="single" w:sz="6" w:space="0" w:color="auto"/>
            </w:tcBorders>
            <w:vAlign w:val="center"/>
          </w:tcPr>
          <w:p w14:paraId="35736C0F" w14:textId="49B9867D" w:rsidR="005C04FC" w:rsidRPr="006B24F0" w:rsidRDefault="005C04FC" w:rsidP="005C04FC">
            <w:pPr>
              <w:pStyle w:val="TableField-Center"/>
              <w:rPr>
                <w:rFonts w:ascii="Calibri Light" w:hAnsi="Calibri Light" w:cs="Arial"/>
              </w:rPr>
            </w:pPr>
            <w:r>
              <w:rPr>
                <w:rFonts w:ascii="Calibri Light" w:hAnsi="Calibri Light"/>
                <w:color w:val="000000"/>
              </w:rPr>
              <w:t>CIMS</w:t>
            </w:r>
          </w:p>
        </w:tc>
        <w:tc>
          <w:tcPr>
            <w:tcW w:w="7560" w:type="dxa"/>
            <w:tcBorders>
              <w:top w:val="single" w:sz="6" w:space="0" w:color="auto"/>
            </w:tcBorders>
            <w:vAlign w:val="center"/>
          </w:tcPr>
          <w:p w14:paraId="280555AA" w14:textId="6D693B61" w:rsidR="005C04FC" w:rsidRPr="006B24F0" w:rsidRDefault="005C04FC" w:rsidP="005C04FC">
            <w:pPr>
              <w:pStyle w:val="TableField-Left"/>
              <w:rPr>
                <w:rFonts w:ascii="Calibri Light" w:hAnsi="Calibri Light"/>
                <w:color w:val="000000"/>
              </w:rPr>
            </w:pPr>
            <w:r>
              <w:rPr>
                <w:rFonts w:ascii="Calibri Light" w:hAnsi="Calibri Light"/>
                <w:color w:val="000000"/>
              </w:rPr>
              <w:t>Customer Information Management System in SharePoint</w:t>
            </w:r>
          </w:p>
        </w:tc>
      </w:tr>
      <w:tr w:rsidR="005C04FC" w:rsidRPr="006B24F0" w14:paraId="489C41CD" w14:textId="77777777" w:rsidTr="5827012F">
        <w:trPr>
          <w:cantSplit/>
          <w:trHeight w:val="432"/>
        </w:trPr>
        <w:tc>
          <w:tcPr>
            <w:tcW w:w="1777" w:type="dxa"/>
            <w:tcBorders>
              <w:top w:val="single" w:sz="6" w:space="0" w:color="auto"/>
            </w:tcBorders>
            <w:vAlign w:val="center"/>
          </w:tcPr>
          <w:p w14:paraId="1023FDC7" w14:textId="7917ED7F" w:rsidR="005C04FC" w:rsidRPr="006B24F0" w:rsidRDefault="005C04FC" w:rsidP="005C04FC">
            <w:pPr>
              <w:pStyle w:val="TableField-Center"/>
              <w:rPr>
                <w:rFonts w:ascii="Calibri Light" w:hAnsi="Calibri Light" w:cs="Arial"/>
              </w:rPr>
            </w:pPr>
            <w:r w:rsidRPr="006B24F0">
              <w:rPr>
                <w:rFonts w:ascii="Calibri Light" w:hAnsi="Calibri Light"/>
                <w:color w:val="000000"/>
              </w:rPr>
              <w:t>Clarification</w:t>
            </w:r>
          </w:p>
        </w:tc>
        <w:tc>
          <w:tcPr>
            <w:tcW w:w="7560" w:type="dxa"/>
            <w:tcBorders>
              <w:top w:val="single" w:sz="6" w:space="0" w:color="auto"/>
            </w:tcBorders>
            <w:vAlign w:val="center"/>
          </w:tcPr>
          <w:p w14:paraId="4FCB62DB" w14:textId="25FF2BAE" w:rsidR="005C04FC" w:rsidRPr="006B24F0" w:rsidRDefault="005C04FC" w:rsidP="005C04FC">
            <w:pPr>
              <w:pStyle w:val="TableField-Left"/>
              <w:rPr>
                <w:rFonts w:ascii="Calibri Light" w:hAnsi="Calibri Light"/>
                <w:color w:val="000000"/>
              </w:rPr>
            </w:pPr>
            <w:r w:rsidRPr="006B24F0">
              <w:rPr>
                <w:rFonts w:ascii="Calibri Light" w:hAnsi="Calibri Light"/>
                <w:color w:val="000000"/>
              </w:rPr>
              <w:t>A list of payments that could not be processed and require additional work in order to be posted.</w:t>
            </w:r>
          </w:p>
        </w:tc>
      </w:tr>
      <w:tr w:rsidR="005C04FC" w:rsidRPr="006B24F0" w14:paraId="75F0C9F8" w14:textId="77777777" w:rsidTr="5827012F">
        <w:trPr>
          <w:cantSplit/>
          <w:trHeight w:val="432"/>
        </w:trPr>
        <w:tc>
          <w:tcPr>
            <w:tcW w:w="1777" w:type="dxa"/>
            <w:tcBorders>
              <w:top w:val="single" w:sz="6" w:space="0" w:color="auto"/>
            </w:tcBorders>
            <w:vAlign w:val="center"/>
          </w:tcPr>
          <w:p w14:paraId="458BC674" w14:textId="493B8681" w:rsidR="005C04FC" w:rsidRPr="006B24F0" w:rsidRDefault="005C04FC" w:rsidP="005C04FC">
            <w:pPr>
              <w:pStyle w:val="TableField-Center"/>
              <w:rPr>
                <w:rFonts w:ascii="Calibri Light" w:hAnsi="Calibri Light" w:cs="Arial"/>
              </w:rPr>
            </w:pPr>
            <w:r w:rsidRPr="006B24F0">
              <w:rPr>
                <w:rFonts w:ascii="Calibri Light" w:hAnsi="Calibri Light"/>
                <w:color w:val="000000"/>
              </w:rPr>
              <w:t>Connection Object</w:t>
            </w:r>
          </w:p>
        </w:tc>
        <w:tc>
          <w:tcPr>
            <w:tcW w:w="7560" w:type="dxa"/>
            <w:tcBorders>
              <w:top w:val="single" w:sz="6" w:space="0" w:color="auto"/>
            </w:tcBorders>
            <w:vAlign w:val="center"/>
          </w:tcPr>
          <w:p w14:paraId="1E491D2B" w14:textId="0BA3E9F8" w:rsidR="005C04FC" w:rsidRPr="006B24F0" w:rsidRDefault="005C04FC" w:rsidP="005C04FC">
            <w:pPr>
              <w:pStyle w:val="TableField-Left"/>
              <w:rPr>
                <w:rFonts w:ascii="Calibri Light" w:hAnsi="Calibri Light" w:cs="Arial"/>
              </w:rPr>
            </w:pPr>
            <w:r w:rsidRPr="006B24F0">
              <w:rPr>
                <w:rFonts w:ascii="Calibri Light" w:hAnsi="Calibri Light"/>
                <w:color w:val="000000"/>
              </w:rPr>
              <w:t>Link between installation and postal regional structure. Usually a building, but can also be a piece of property or other facility, such as a fountain or construction site. The connection object corresponds to the functional location in plant maintenance (PM).</w:t>
            </w:r>
          </w:p>
        </w:tc>
      </w:tr>
      <w:tr w:rsidR="005C04FC" w:rsidRPr="006B24F0" w14:paraId="7F6B707E" w14:textId="77777777" w:rsidTr="5827012F">
        <w:trPr>
          <w:cantSplit/>
          <w:trHeight w:val="147"/>
        </w:trPr>
        <w:tc>
          <w:tcPr>
            <w:tcW w:w="1777" w:type="dxa"/>
            <w:tcBorders>
              <w:top w:val="single" w:sz="6" w:space="0" w:color="auto"/>
            </w:tcBorders>
            <w:vAlign w:val="center"/>
          </w:tcPr>
          <w:p w14:paraId="181529B4" w14:textId="2A53802C" w:rsidR="005C04FC" w:rsidRPr="006B24F0" w:rsidRDefault="005C04FC" w:rsidP="005C04FC">
            <w:pPr>
              <w:pStyle w:val="TableField-Center"/>
              <w:rPr>
                <w:rFonts w:ascii="Calibri Light" w:hAnsi="Calibri Light" w:cs="Arial"/>
              </w:rPr>
            </w:pPr>
            <w:r w:rsidRPr="006B24F0">
              <w:rPr>
                <w:rFonts w:ascii="Calibri Light" w:hAnsi="Calibri Light" w:cs="Arial"/>
              </w:rPr>
              <w:t>Customer</w:t>
            </w:r>
          </w:p>
        </w:tc>
        <w:tc>
          <w:tcPr>
            <w:tcW w:w="7560" w:type="dxa"/>
            <w:tcBorders>
              <w:top w:val="single" w:sz="6" w:space="0" w:color="auto"/>
            </w:tcBorders>
            <w:vAlign w:val="center"/>
          </w:tcPr>
          <w:p w14:paraId="7EEDAF4F" w14:textId="0215643A" w:rsidR="005C04FC" w:rsidRPr="006B24F0" w:rsidRDefault="005C04FC" w:rsidP="005C04FC">
            <w:pPr>
              <w:pStyle w:val="TableField-Left"/>
              <w:rPr>
                <w:rFonts w:ascii="Calibri Light" w:hAnsi="Calibri Light" w:cs="Arial"/>
              </w:rPr>
            </w:pPr>
            <w:r w:rsidRPr="006B24F0">
              <w:rPr>
                <w:rFonts w:ascii="Calibri Light" w:hAnsi="Calibri Light"/>
                <w:color w:val="000000"/>
              </w:rPr>
              <w:t xml:space="preserve">Any entity with a relationship with SCE.  This term is usually used in reference to customers (both individuals and organizations) This can include employees and </w:t>
            </w:r>
            <w:r w:rsidR="0047415C" w:rsidRPr="006B24F0">
              <w:rPr>
                <w:rFonts w:ascii="Calibri Light" w:hAnsi="Calibri Light"/>
                <w:color w:val="000000"/>
              </w:rPr>
              <w:t>third-party</w:t>
            </w:r>
            <w:r w:rsidRPr="006B24F0">
              <w:rPr>
                <w:rFonts w:ascii="Calibri Light" w:hAnsi="Calibri Light"/>
                <w:color w:val="000000"/>
              </w:rPr>
              <w:t xml:space="preserve"> suppliers (banks and payment partners). SAP Equivalent is </w:t>
            </w:r>
            <w:r w:rsidRPr="006B24F0">
              <w:rPr>
                <w:rFonts w:ascii="Calibri Light" w:hAnsi="Calibri Light" w:cs="Arial"/>
              </w:rPr>
              <w:t>Business Partner (BP)</w:t>
            </w:r>
          </w:p>
        </w:tc>
      </w:tr>
      <w:tr w:rsidR="005C04FC" w:rsidRPr="006B24F0" w14:paraId="6BECA0B7" w14:textId="77777777" w:rsidTr="5827012F">
        <w:trPr>
          <w:cantSplit/>
          <w:trHeight w:val="49"/>
        </w:trPr>
        <w:tc>
          <w:tcPr>
            <w:tcW w:w="1777" w:type="dxa"/>
            <w:vAlign w:val="center"/>
          </w:tcPr>
          <w:p w14:paraId="57C78948" w14:textId="34EC9F02" w:rsidR="005C04FC" w:rsidRPr="006B24F0" w:rsidRDefault="005C04FC" w:rsidP="005C04FC">
            <w:pPr>
              <w:pStyle w:val="TableField-Center"/>
              <w:rPr>
                <w:rFonts w:ascii="Calibri Light" w:hAnsi="Calibri Light" w:cs="Arial"/>
              </w:rPr>
            </w:pPr>
            <w:r w:rsidRPr="006B24F0">
              <w:rPr>
                <w:rFonts w:ascii="Calibri Light" w:hAnsi="Calibri Light" w:cs="Arial"/>
              </w:rPr>
              <w:t>CRB</w:t>
            </w:r>
          </w:p>
        </w:tc>
        <w:tc>
          <w:tcPr>
            <w:tcW w:w="7560" w:type="dxa"/>
            <w:vAlign w:val="center"/>
          </w:tcPr>
          <w:p w14:paraId="1CEA8492" w14:textId="749CD1F6" w:rsidR="005C04FC" w:rsidRPr="006B24F0" w:rsidRDefault="005C04FC" w:rsidP="005C04FC">
            <w:pPr>
              <w:pStyle w:val="TableField-Left"/>
              <w:rPr>
                <w:rFonts w:ascii="Calibri Light" w:hAnsi="Calibri Light" w:cs="Arial"/>
              </w:rPr>
            </w:pPr>
            <w:r w:rsidRPr="00976734">
              <w:rPr>
                <w:rFonts w:ascii="Calibri Light" w:hAnsi="Calibri Light" w:cs="Arial"/>
              </w:rPr>
              <w:t>SAP Customer Relationship &amp; Billing system. This is what is being implemented with the CSRP program.</w:t>
            </w:r>
          </w:p>
        </w:tc>
      </w:tr>
      <w:tr w:rsidR="005C04FC" w:rsidRPr="006B24F0" w14:paraId="1A8B179F" w14:textId="77777777" w:rsidTr="5827012F">
        <w:trPr>
          <w:cantSplit/>
          <w:trHeight w:val="49"/>
        </w:trPr>
        <w:tc>
          <w:tcPr>
            <w:tcW w:w="1777" w:type="dxa"/>
            <w:vAlign w:val="center"/>
          </w:tcPr>
          <w:p w14:paraId="6FDE77DA" w14:textId="7356436E" w:rsidR="005C04FC" w:rsidRPr="006B24F0" w:rsidRDefault="005C04FC" w:rsidP="005C04FC">
            <w:pPr>
              <w:pStyle w:val="TableField-Center"/>
              <w:rPr>
                <w:rFonts w:ascii="Calibri Light" w:hAnsi="Calibri Light" w:cs="Arial"/>
              </w:rPr>
            </w:pPr>
            <w:r>
              <w:rPr>
                <w:rFonts w:ascii="Calibri Light" w:hAnsi="Calibri Light" w:cs="Arial"/>
              </w:rPr>
              <w:t>CSR</w:t>
            </w:r>
          </w:p>
        </w:tc>
        <w:tc>
          <w:tcPr>
            <w:tcW w:w="7560" w:type="dxa"/>
            <w:vAlign w:val="center"/>
          </w:tcPr>
          <w:p w14:paraId="44A8CB46" w14:textId="4F65BDBC" w:rsidR="005C04FC" w:rsidRPr="006B24F0" w:rsidRDefault="005C04FC" w:rsidP="005C04FC">
            <w:pPr>
              <w:pStyle w:val="TableField-Left"/>
              <w:rPr>
                <w:rFonts w:ascii="Calibri Light" w:hAnsi="Calibri Light" w:cs="Arial"/>
              </w:rPr>
            </w:pPr>
            <w:r>
              <w:rPr>
                <w:rFonts w:ascii="Calibri Light" w:hAnsi="Calibri Light" w:cs="Arial"/>
              </w:rPr>
              <w:t>Customer Service Representative</w:t>
            </w:r>
          </w:p>
        </w:tc>
      </w:tr>
      <w:tr w:rsidR="005C04FC" w:rsidRPr="006B24F0" w14:paraId="56873699" w14:textId="77777777" w:rsidTr="5827012F">
        <w:trPr>
          <w:cantSplit/>
          <w:trHeight w:val="49"/>
        </w:trPr>
        <w:tc>
          <w:tcPr>
            <w:tcW w:w="1777" w:type="dxa"/>
            <w:vAlign w:val="center"/>
          </w:tcPr>
          <w:p w14:paraId="6515E469" w14:textId="0D2CA8FF" w:rsidR="005C04FC" w:rsidRPr="006B24F0" w:rsidRDefault="005C04FC" w:rsidP="005C04FC">
            <w:pPr>
              <w:pStyle w:val="TableField-Center"/>
              <w:rPr>
                <w:rFonts w:ascii="Calibri Light" w:hAnsi="Calibri Light" w:cs="Arial"/>
              </w:rPr>
            </w:pPr>
            <w:r>
              <w:rPr>
                <w:rFonts w:ascii="Calibri Light" w:hAnsi="Calibri Light" w:cs="Arial"/>
              </w:rPr>
              <w:t>CVD</w:t>
            </w:r>
          </w:p>
        </w:tc>
        <w:tc>
          <w:tcPr>
            <w:tcW w:w="7560" w:type="dxa"/>
            <w:vAlign w:val="center"/>
          </w:tcPr>
          <w:p w14:paraId="13E86C16" w14:textId="055BEDFF" w:rsidR="005C04FC" w:rsidRPr="006B24F0" w:rsidRDefault="005C04FC" w:rsidP="005C04FC">
            <w:pPr>
              <w:pStyle w:val="TableField-Left"/>
              <w:rPr>
                <w:rFonts w:ascii="Calibri Light" w:hAnsi="Calibri Light" w:cs="Arial"/>
              </w:rPr>
            </w:pPr>
            <w:r>
              <w:rPr>
                <w:rFonts w:ascii="Calibri Light" w:hAnsi="Calibri Light" w:cs="Arial"/>
              </w:rPr>
              <w:t>Customer Verification Department</w:t>
            </w:r>
          </w:p>
        </w:tc>
      </w:tr>
      <w:tr w:rsidR="005C04FC" w:rsidRPr="006B24F0" w14:paraId="7ACEC7C3" w14:textId="77777777" w:rsidTr="5827012F">
        <w:trPr>
          <w:cantSplit/>
          <w:trHeight w:val="49"/>
        </w:trPr>
        <w:tc>
          <w:tcPr>
            <w:tcW w:w="1777" w:type="dxa"/>
            <w:vAlign w:val="center"/>
          </w:tcPr>
          <w:p w14:paraId="1C4664AD" w14:textId="32C5FB52" w:rsidR="005C04FC" w:rsidRPr="006B24F0" w:rsidRDefault="005C04FC" w:rsidP="005C04FC">
            <w:pPr>
              <w:pStyle w:val="TableField-Center"/>
              <w:rPr>
                <w:rFonts w:ascii="Calibri Light" w:hAnsi="Calibri Light" w:cs="Arial"/>
              </w:rPr>
            </w:pPr>
            <w:r w:rsidRPr="006B24F0">
              <w:rPr>
                <w:rFonts w:ascii="Calibri Light" w:hAnsi="Calibri Light" w:cs="Arial"/>
              </w:rPr>
              <w:t>EAM</w:t>
            </w:r>
          </w:p>
        </w:tc>
        <w:tc>
          <w:tcPr>
            <w:tcW w:w="7560" w:type="dxa"/>
            <w:vAlign w:val="center"/>
          </w:tcPr>
          <w:p w14:paraId="5390F333" w14:textId="70474EA7" w:rsidR="005C04FC" w:rsidRPr="006B24F0" w:rsidRDefault="005C04FC" w:rsidP="005C04FC">
            <w:pPr>
              <w:pStyle w:val="TableField-Left"/>
              <w:rPr>
                <w:rFonts w:ascii="Calibri Light" w:hAnsi="Calibri Light" w:cs="Arial"/>
              </w:rPr>
            </w:pPr>
            <w:r w:rsidRPr="006B24F0">
              <w:rPr>
                <w:rFonts w:ascii="Calibri Light" w:hAnsi="Calibri Light" w:cs="Arial"/>
              </w:rPr>
              <w:t>SAP Enterprise Asset Management</w:t>
            </w:r>
          </w:p>
        </w:tc>
      </w:tr>
      <w:tr w:rsidR="005C04FC" w:rsidRPr="006B24F0" w14:paraId="0C10621C" w14:textId="77777777" w:rsidTr="5827012F">
        <w:trPr>
          <w:cantSplit/>
          <w:trHeight w:val="49"/>
        </w:trPr>
        <w:tc>
          <w:tcPr>
            <w:tcW w:w="1777" w:type="dxa"/>
            <w:vAlign w:val="center"/>
          </w:tcPr>
          <w:p w14:paraId="6FF40207" w14:textId="3808E5F2" w:rsidR="005C04FC" w:rsidRPr="006B24F0" w:rsidRDefault="005C04FC" w:rsidP="005C04FC">
            <w:pPr>
              <w:pStyle w:val="TableField-Center"/>
              <w:rPr>
                <w:rFonts w:ascii="Calibri Light" w:hAnsi="Calibri Light" w:cs="Arial"/>
              </w:rPr>
            </w:pPr>
            <w:r w:rsidRPr="006B24F0">
              <w:rPr>
                <w:rFonts w:ascii="Calibri Light" w:hAnsi="Calibri Light" w:cs="Arial"/>
              </w:rPr>
              <w:t>ERP</w:t>
            </w:r>
          </w:p>
        </w:tc>
        <w:tc>
          <w:tcPr>
            <w:tcW w:w="7560" w:type="dxa"/>
            <w:vAlign w:val="center"/>
          </w:tcPr>
          <w:p w14:paraId="7EFEB270" w14:textId="486A3E58" w:rsidR="005C04FC" w:rsidRPr="006B24F0" w:rsidRDefault="005C04FC" w:rsidP="005C04FC">
            <w:pPr>
              <w:pStyle w:val="TableField-Left"/>
              <w:rPr>
                <w:rFonts w:ascii="Calibri Light" w:hAnsi="Calibri Light" w:cs="Arial"/>
              </w:rPr>
            </w:pPr>
            <w:r w:rsidRPr="006B24F0">
              <w:rPr>
                <w:rFonts w:ascii="Calibri Light" w:hAnsi="Calibri Light" w:cs="Arial"/>
              </w:rPr>
              <w:t>SAP Enterprise Resource Planning</w:t>
            </w:r>
          </w:p>
        </w:tc>
      </w:tr>
      <w:tr w:rsidR="005C04FC" w:rsidRPr="006B24F0" w14:paraId="5200F512" w14:textId="77777777" w:rsidTr="5827012F">
        <w:trPr>
          <w:cantSplit/>
          <w:trHeight w:val="93"/>
        </w:trPr>
        <w:tc>
          <w:tcPr>
            <w:tcW w:w="1777" w:type="dxa"/>
            <w:vAlign w:val="center"/>
          </w:tcPr>
          <w:p w14:paraId="7F6655DD" w14:textId="7091F0F6" w:rsidR="005C04FC" w:rsidRPr="006B24F0" w:rsidRDefault="005C04FC" w:rsidP="005C04FC">
            <w:pPr>
              <w:pStyle w:val="TableField-Center"/>
              <w:rPr>
                <w:rFonts w:ascii="Calibri Light" w:hAnsi="Calibri Light" w:cs="Arial"/>
              </w:rPr>
            </w:pPr>
            <w:r w:rsidRPr="006B24F0">
              <w:rPr>
                <w:rFonts w:ascii="Calibri Light" w:hAnsi="Calibri Light" w:cs="Arial"/>
              </w:rPr>
              <w:t>IMG</w:t>
            </w:r>
          </w:p>
        </w:tc>
        <w:tc>
          <w:tcPr>
            <w:tcW w:w="7560" w:type="dxa"/>
            <w:vAlign w:val="center"/>
          </w:tcPr>
          <w:p w14:paraId="13F8FCA5" w14:textId="29D60375" w:rsidR="005C04FC" w:rsidRPr="006B24F0" w:rsidRDefault="005C04FC" w:rsidP="005C04FC">
            <w:pPr>
              <w:pStyle w:val="TableField-Left"/>
              <w:rPr>
                <w:rFonts w:ascii="Calibri Light" w:hAnsi="Calibri Light" w:cs="Arial"/>
              </w:rPr>
            </w:pPr>
            <w:r w:rsidRPr="006B24F0">
              <w:rPr>
                <w:rFonts w:ascii="Calibri Light" w:hAnsi="Calibri Light" w:cs="Arial"/>
              </w:rPr>
              <w:t>SAP Implementation Guide - where configuration is performed</w:t>
            </w:r>
          </w:p>
        </w:tc>
      </w:tr>
      <w:tr w:rsidR="005C04FC" w:rsidRPr="006B24F0" w14:paraId="59ADD6AC" w14:textId="77777777" w:rsidTr="5827012F">
        <w:trPr>
          <w:cantSplit/>
          <w:trHeight w:val="93"/>
        </w:trPr>
        <w:tc>
          <w:tcPr>
            <w:tcW w:w="1777" w:type="dxa"/>
            <w:vAlign w:val="center"/>
          </w:tcPr>
          <w:p w14:paraId="6B90838B" w14:textId="124F5D2C" w:rsidR="005C04FC" w:rsidRPr="006B24F0" w:rsidRDefault="005C04FC" w:rsidP="005C04FC">
            <w:pPr>
              <w:pStyle w:val="TableField-Center"/>
              <w:rPr>
                <w:rFonts w:ascii="Calibri Light" w:hAnsi="Calibri Light" w:cs="Arial"/>
              </w:rPr>
            </w:pPr>
            <w:r w:rsidRPr="006B24F0">
              <w:rPr>
                <w:rFonts w:ascii="Calibri Light" w:hAnsi="Calibri Light"/>
                <w:color w:val="000000"/>
              </w:rPr>
              <w:t>Level Pay Plans</w:t>
            </w:r>
          </w:p>
        </w:tc>
        <w:tc>
          <w:tcPr>
            <w:tcW w:w="7560" w:type="dxa"/>
            <w:vAlign w:val="center"/>
          </w:tcPr>
          <w:p w14:paraId="22134E41" w14:textId="09B62745" w:rsidR="005C04FC" w:rsidRPr="006B24F0" w:rsidRDefault="005C04FC" w:rsidP="005C04FC">
            <w:pPr>
              <w:pStyle w:val="TableField-Left"/>
              <w:rPr>
                <w:rFonts w:ascii="Calibri Light" w:hAnsi="Calibri Light" w:cs="Arial"/>
              </w:rPr>
            </w:pPr>
            <w:r w:rsidRPr="006B24F0">
              <w:rPr>
                <w:rFonts w:ascii="Calibri Light" w:hAnsi="Calibri Light"/>
                <w:color w:val="000000"/>
              </w:rPr>
              <w:t>SAP equivalent term is Budget Billing.  Budget Billing allows customers to pay regular equal amounts over a yearly period.</w:t>
            </w:r>
          </w:p>
        </w:tc>
      </w:tr>
      <w:tr w:rsidR="005C04FC" w:rsidRPr="006B24F0" w14:paraId="3412414D" w14:textId="77777777" w:rsidTr="5827012F">
        <w:trPr>
          <w:cantSplit/>
          <w:trHeight w:val="183"/>
        </w:trPr>
        <w:tc>
          <w:tcPr>
            <w:tcW w:w="1777" w:type="dxa"/>
            <w:vAlign w:val="center"/>
          </w:tcPr>
          <w:p w14:paraId="7D117420" w14:textId="2C0D4414" w:rsidR="005C04FC" w:rsidRPr="006B24F0" w:rsidRDefault="005C04FC" w:rsidP="005C04FC">
            <w:pPr>
              <w:pStyle w:val="TableField-Center"/>
              <w:rPr>
                <w:rFonts w:ascii="Calibri Light" w:hAnsi="Calibri Light" w:cs="Arial"/>
              </w:rPr>
            </w:pPr>
            <w:r>
              <w:rPr>
                <w:rFonts w:ascii="Calibri Light" w:hAnsi="Calibri Light" w:cs="Arial"/>
              </w:rPr>
              <w:t>MDT</w:t>
            </w:r>
          </w:p>
        </w:tc>
        <w:tc>
          <w:tcPr>
            <w:tcW w:w="7560" w:type="dxa"/>
            <w:vAlign w:val="center"/>
          </w:tcPr>
          <w:p w14:paraId="21A0E231" w14:textId="18705EE5" w:rsidR="005C04FC" w:rsidRPr="006B24F0" w:rsidRDefault="005C04FC" w:rsidP="00625600">
            <w:pPr>
              <w:pStyle w:val="TableField-Left"/>
              <w:rPr>
                <w:rFonts w:ascii="Calibri Light" w:hAnsi="Calibri Light" w:cs="Arial"/>
              </w:rPr>
            </w:pPr>
            <w:r>
              <w:rPr>
                <w:rFonts w:ascii="Calibri Light" w:hAnsi="Calibri Light" w:cs="Arial"/>
              </w:rPr>
              <w:t xml:space="preserve">Master Data Template, is used to create Contract and Move </w:t>
            </w:r>
            <w:r w:rsidR="00625600">
              <w:rPr>
                <w:rFonts w:ascii="Calibri Light" w:hAnsi="Calibri Light" w:cs="Arial"/>
              </w:rPr>
              <w:t>Out</w:t>
            </w:r>
            <w:r>
              <w:rPr>
                <w:rFonts w:ascii="Calibri Light" w:hAnsi="Calibri Light" w:cs="Arial"/>
              </w:rPr>
              <w:t xml:space="preserve"> Document in </w:t>
            </w:r>
            <w:r w:rsidR="00031117">
              <w:rPr>
                <w:rFonts w:ascii="Calibri Light" w:hAnsi="Calibri Light" w:cs="Arial"/>
              </w:rPr>
              <w:t>S/4HANA</w:t>
            </w:r>
          </w:p>
        </w:tc>
      </w:tr>
      <w:tr w:rsidR="005C04FC" w:rsidRPr="006B24F0" w14:paraId="1460459F" w14:textId="77777777" w:rsidTr="5827012F">
        <w:trPr>
          <w:cantSplit/>
          <w:trHeight w:val="192"/>
        </w:trPr>
        <w:tc>
          <w:tcPr>
            <w:tcW w:w="1777" w:type="dxa"/>
            <w:vAlign w:val="center"/>
          </w:tcPr>
          <w:p w14:paraId="485E05EB" w14:textId="67CC74CC" w:rsidR="005C04FC" w:rsidRPr="006B24F0" w:rsidRDefault="005C04FC" w:rsidP="005C04FC">
            <w:pPr>
              <w:pStyle w:val="TableField-Center"/>
              <w:rPr>
                <w:rFonts w:ascii="Calibri Light" w:hAnsi="Calibri Light" w:cs="Arial"/>
              </w:rPr>
            </w:pPr>
            <w:r>
              <w:rPr>
                <w:rFonts w:ascii="Calibri Light" w:hAnsi="Calibri Light" w:cs="Arial"/>
              </w:rPr>
              <w:t>NMS</w:t>
            </w:r>
          </w:p>
        </w:tc>
        <w:tc>
          <w:tcPr>
            <w:tcW w:w="7560" w:type="dxa"/>
            <w:vAlign w:val="center"/>
          </w:tcPr>
          <w:p w14:paraId="5A15E0DC" w14:textId="29A9A6A7" w:rsidR="005C04FC" w:rsidRPr="006B24F0" w:rsidRDefault="005C04FC" w:rsidP="005C04FC">
            <w:pPr>
              <w:pStyle w:val="TableField-Left"/>
              <w:rPr>
                <w:rFonts w:ascii="Calibri Light" w:hAnsi="Calibri Light" w:cs="Arial"/>
              </w:rPr>
            </w:pPr>
            <w:r>
              <w:rPr>
                <w:rFonts w:ascii="Calibri Light" w:hAnsi="Calibri Light" w:cs="Arial"/>
              </w:rPr>
              <w:t>Network Management System</w:t>
            </w:r>
          </w:p>
        </w:tc>
      </w:tr>
      <w:tr w:rsidR="005C04FC" w:rsidRPr="006B24F0" w14:paraId="3A38F04A" w14:textId="77777777" w:rsidTr="5827012F">
        <w:trPr>
          <w:cantSplit/>
          <w:trHeight w:val="192"/>
        </w:trPr>
        <w:tc>
          <w:tcPr>
            <w:tcW w:w="1777" w:type="dxa"/>
            <w:vAlign w:val="center"/>
          </w:tcPr>
          <w:p w14:paraId="66A36288" w14:textId="6C6B27C3" w:rsidR="005C04FC" w:rsidRPr="006B24F0" w:rsidRDefault="005C04FC" w:rsidP="005C04FC">
            <w:pPr>
              <w:pStyle w:val="TableField-Center"/>
              <w:rPr>
                <w:rFonts w:ascii="Calibri Light" w:hAnsi="Calibri Light" w:cs="Arial"/>
              </w:rPr>
            </w:pPr>
            <w:proofErr w:type="spellStart"/>
            <w:r>
              <w:rPr>
                <w:rFonts w:ascii="Calibri Light" w:hAnsi="Calibri Light" w:cs="Arial"/>
              </w:rPr>
              <w:t>PoD</w:t>
            </w:r>
            <w:proofErr w:type="spellEnd"/>
          </w:p>
        </w:tc>
        <w:tc>
          <w:tcPr>
            <w:tcW w:w="7560" w:type="dxa"/>
            <w:vAlign w:val="center"/>
          </w:tcPr>
          <w:p w14:paraId="2507E069" w14:textId="65E14E89" w:rsidR="005C04FC" w:rsidRPr="006B24F0" w:rsidRDefault="005C04FC" w:rsidP="005C04FC">
            <w:pPr>
              <w:pStyle w:val="TableField-Left"/>
              <w:rPr>
                <w:rFonts w:ascii="Calibri Light" w:hAnsi="Calibri Light" w:cs="Arial"/>
              </w:rPr>
            </w:pPr>
            <w:r>
              <w:rPr>
                <w:rFonts w:ascii="Calibri Light" w:hAnsi="Calibri Light" w:cs="Arial"/>
              </w:rPr>
              <w:t>Point of Delivery, an object in Installation</w:t>
            </w:r>
          </w:p>
        </w:tc>
      </w:tr>
      <w:tr w:rsidR="005C04FC" w:rsidRPr="006B24F0" w14:paraId="47A8E269" w14:textId="77777777" w:rsidTr="5827012F">
        <w:trPr>
          <w:cantSplit/>
          <w:trHeight w:val="192"/>
        </w:trPr>
        <w:tc>
          <w:tcPr>
            <w:tcW w:w="1777" w:type="dxa"/>
            <w:vAlign w:val="center"/>
          </w:tcPr>
          <w:p w14:paraId="0D831A1D" w14:textId="0F8ED0CA" w:rsidR="005C04FC" w:rsidRPr="006B24F0" w:rsidRDefault="005C04FC" w:rsidP="005C04FC">
            <w:pPr>
              <w:pStyle w:val="TableField-Center"/>
              <w:rPr>
                <w:rFonts w:ascii="Calibri Light" w:hAnsi="Calibri Light" w:cs="Arial"/>
              </w:rPr>
            </w:pPr>
            <w:r>
              <w:rPr>
                <w:rFonts w:ascii="Calibri Light" w:hAnsi="Calibri Light" w:cs="Arial"/>
              </w:rPr>
              <w:t>RSS</w:t>
            </w:r>
          </w:p>
        </w:tc>
        <w:tc>
          <w:tcPr>
            <w:tcW w:w="7560" w:type="dxa"/>
            <w:vAlign w:val="center"/>
          </w:tcPr>
          <w:p w14:paraId="798D9563" w14:textId="74EC81E3" w:rsidR="005C04FC" w:rsidRPr="006B24F0" w:rsidRDefault="005C04FC" w:rsidP="005C04FC">
            <w:pPr>
              <w:pStyle w:val="TableField-Left"/>
              <w:rPr>
                <w:rFonts w:ascii="Calibri Light" w:hAnsi="Calibri Light" w:cs="Arial"/>
              </w:rPr>
            </w:pPr>
            <w:r>
              <w:rPr>
                <w:rFonts w:ascii="Calibri Light" w:hAnsi="Calibri Light" w:cs="Arial"/>
              </w:rPr>
              <w:t>Remote Service Switch</w:t>
            </w:r>
          </w:p>
        </w:tc>
      </w:tr>
      <w:tr w:rsidR="005C04FC" w:rsidRPr="006B24F0" w14:paraId="6B21A577" w14:textId="77777777" w:rsidTr="5827012F">
        <w:trPr>
          <w:cantSplit/>
          <w:trHeight w:val="192"/>
        </w:trPr>
        <w:tc>
          <w:tcPr>
            <w:tcW w:w="1777" w:type="dxa"/>
            <w:vAlign w:val="center"/>
          </w:tcPr>
          <w:p w14:paraId="44FEB30E" w14:textId="303FDD9F" w:rsidR="005C04FC" w:rsidRPr="006B24F0" w:rsidRDefault="005C04FC" w:rsidP="005C04FC">
            <w:pPr>
              <w:pStyle w:val="TableField-Center"/>
              <w:rPr>
                <w:rFonts w:ascii="Calibri Light" w:hAnsi="Calibri Light" w:cs="Arial"/>
              </w:rPr>
            </w:pPr>
            <w:r w:rsidRPr="006B24F0">
              <w:rPr>
                <w:rFonts w:ascii="Calibri Light" w:hAnsi="Calibri Light" w:cs="Arial"/>
              </w:rPr>
              <w:t>SCE</w:t>
            </w:r>
          </w:p>
        </w:tc>
        <w:tc>
          <w:tcPr>
            <w:tcW w:w="7560" w:type="dxa"/>
            <w:vAlign w:val="center"/>
          </w:tcPr>
          <w:p w14:paraId="7A27FCFE" w14:textId="1D25F5DB" w:rsidR="005C04FC" w:rsidRPr="006B24F0" w:rsidRDefault="005C04FC" w:rsidP="005C04FC">
            <w:pPr>
              <w:pStyle w:val="TableField-Left"/>
              <w:rPr>
                <w:rFonts w:ascii="Calibri Light" w:hAnsi="Calibri Light" w:cs="Arial"/>
              </w:rPr>
            </w:pPr>
            <w:r w:rsidRPr="006B24F0">
              <w:rPr>
                <w:rFonts w:ascii="Calibri Light" w:hAnsi="Calibri Light" w:cs="Arial"/>
              </w:rPr>
              <w:t>Southern California Edison</w:t>
            </w:r>
          </w:p>
        </w:tc>
      </w:tr>
      <w:tr w:rsidR="005C04FC" w:rsidRPr="006B24F0" w14:paraId="092BEE4C" w14:textId="77777777" w:rsidTr="5827012F">
        <w:trPr>
          <w:cantSplit/>
          <w:trHeight w:val="192"/>
        </w:trPr>
        <w:tc>
          <w:tcPr>
            <w:tcW w:w="1777" w:type="dxa"/>
            <w:vAlign w:val="center"/>
          </w:tcPr>
          <w:p w14:paraId="5AB17C13" w14:textId="545584E9" w:rsidR="005C04FC" w:rsidRPr="006B24F0" w:rsidRDefault="005C04FC" w:rsidP="005C04FC">
            <w:pPr>
              <w:pStyle w:val="TableField-Center"/>
              <w:rPr>
                <w:rFonts w:ascii="Calibri Light" w:hAnsi="Calibri Light" w:cs="Arial"/>
              </w:rPr>
            </w:pPr>
            <w:r>
              <w:rPr>
                <w:rFonts w:ascii="Calibri Light" w:hAnsi="Calibri Light"/>
                <w:color w:val="000000"/>
              </w:rPr>
              <w:t>SPI</w:t>
            </w:r>
          </w:p>
        </w:tc>
        <w:tc>
          <w:tcPr>
            <w:tcW w:w="7560" w:type="dxa"/>
            <w:vAlign w:val="center"/>
          </w:tcPr>
          <w:p w14:paraId="65F1D2AC" w14:textId="6FD8BAE1" w:rsidR="005C04FC" w:rsidRPr="006B24F0" w:rsidRDefault="005C04FC" w:rsidP="005C04FC">
            <w:pPr>
              <w:pStyle w:val="TableField-Left"/>
              <w:rPr>
                <w:rFonts w:ascii="Calibri Light" w:hAnsi="Calibri Light" w:cs="Arial"/>
              </w:rPr>
            </w:pPr>
            <w:r>
              <w:rPr>
                <w:rFonts w:ascii="Calibri Light" w:hAnsi="Calibri Light"/>
                <w:color w:val="000000"/>
              </w:rPr>
              <w:t>Same Party In</w:t>
            </w:r>
          </w:p>
        </w:tc>
      </w:tr>
      <w:tr w:rsidR="005C04FC" w:rsidRPr="006B24F0" w14:paraId="4C3B85AB" w14:textId="77777777" w:rsidTr="5827012F">
        <w:trPr>
          <w:cantSplit/>
          <w:trHeight w:val="192"/>
        </w:trPr>
        <w:tc>
          <w:tcPr>
            <w:tcW w:w="1777" w:type="dxa"/>
            <w:vAlign w:val="center"/>
          </w:tcPr>
          <w:p w14:paraId="084F421F" w14:textId="68863A94" w:rsidR="005C04FC" w:rsidRPr="006B24F0" w:rsidRDefault="005C04FC" w:rsidP="005C04FC">
            <w:pPr>
              <w:pStyle w:val="TableField-Center"/>
              <w:rPr>
                <w:rFonts w:ascii="Calibri Light" w:hAnsi="Calibri Light" w:cs="Arial"/>
              </w:rPr>
            </w:pPr>
            <w:r w:rsidRPr="006B24F0">
              <w:rPr>
                <w:rFonts w:ascii="Calibri Light" w:hAnsi="Calibri Light"/>
                <w:color w:val="000000"/>
              </w:rPr>
              <w:t>Summary Billing</w:t>
            </w:r>
          </w:p>
        </w:tc>
        <w:tc>
          <w:tcPr>
            <w:tcW w:w="7560" w:type="dxa"/>
            <w:vAlign w:val="center"/>
          </w:tcPr>
          <w:p w14:paraId="63A857C1" w14:textId="00822EE3" w:rsidR="005C04FC" w:rsidRPr="006B24F0" w:rsidRDefault="005C04FC" w:rsidP="005C04FC">
            <w:pPr>
              <w:pStyle w:val="TableField-Left"/>
              <w:rPr>
                <w:rFonts w:ascii="Calibri Light" w:hAnsi="Calibri Light" w:cs="Arial"/>
              </w:rPr>
            </w:pPr>
            <w:r w:rsidRPr="006B24F0">
              <w:rPr>
                <w:rFonts w:ascii="Calibri Light" w:hAnsi="Calibri Light"/>
                <w:color w:val="000000"/>
              </w:rPr>
              <w:t>Standard SAP functionality that enables the invoicing of multiple Contract Accounts under one Parent Contract Account (Consolidated Summary Billing).  SAP equivalent is Collective Billing.</w:t>
            </w:r>
          </w:p>
        </w:tc>
      </w:tr>
      <w:tr w:rsidR="005C04FC" w:rsidRPr="006B24F0" w14:paraId="791BF70C" w14:textId="77777777" w:rsidTr="5827012F">
        <w:trPr>
          <w:cantSplit/>
          <w:trHeight w:val="192"/>
        </w:trPr>
        <w:tc>
          <w:tcPr>
            <w:tcW w:w="1777" w:type="dxa"/>
            <w:vAlign w:val="center"/>
          </w:tcPr>
          <w:p w14:paraId="604243B8" w14:textId="1D4D7C41" w:rsidR="005C04FC" w:rsidRPr="005C04FC" w:rsidRDefault="005C04FC" w:rsidP="005C04FC">
            <w:pPr>
              <w:pStyle w:val="TableField-Center"/>
              <w:rPr>
                <w:rFonts w:ascii="Calibri Light" w:hAnsi="Calibri Light" w:cs="Arial"/>
              </w:rPr>
            </w:pPr>
            <w:r w:rsidRPr="005C04FC">
              <w:rPr>
                <w:rFonts w:ascii="Calibri Light" w:hAnsi="Calibri Light" w:cs="Arial"/>
              </w:rPr>
              <w:t>S/4HANA</w:t>
            </w:r>
          </w:p>
        </w:tc>
        <w:tc>
          <w:tcPr>
            <w:tcW w:w="7560" w:type="dxa"/>
            <w:vAlign w:val="center"/>
          </w:tcPr>
          <w:p w14:paraId="692CDCB5" w14:textId="40A48F86" w:rsidR="005C04FC" w:rsidRPr="005C04FC" w:rsidRDefault="005C04FC" w:rsidP="005C04FC">
            <w:pPr>
              <w:pStyle w:val="TableField-Left"/>
              <w:rPr>
                <w:rFonts w:ascii="Calibri Light" w:hAnsi="Calibri Light" w:cs="Arial"/>
              </w:rPr>
            </w:pPr>
            <w:r w:rsidRPr="005C04FC">
              <w:rPr>
                <w:rFonts w:ascii="Calibri Light" w:hAnsi="Calibri Light"/>
              </w:rPr>
              <w:t>SAP ERP Central Component (SAP) – The core SAP modules (FICO, WM, SD, EAM, HR). This term is commonly used to refer to the existing SAP modules implemented at SCE</w:t>
            </w:r>
          </w:p>
        </w:tc>
      </w:tr>
      <w:tr w:rsidR="005C04FC" w:rsidRPr="006B24F0" w14:paraId="067A5821" w14:textId="77777777" w:rsidTr="5827012F">
        <w:trPr>
          <w:cantSplit/>
          <w:trHeight w:val="192"/>
        </w:trPr>
        <w:tc>
          <w:tcPr>
            <w:tcW w:w="1777" w:type="dxa"/>
            <w:vAlign w:val="center"/>
          </w:tcPr>
          <w:p w14:paraId="5BD756AF" w14:textId="0422D8B8" w:rsidR="005C04FC" w:rsidRPr="006B24F0" w:rsidRDefault="005C04FC" w:rsidP="005C04FC">
            <w:pPr>
              <w:pStyle w:val="TableField-Center"/>
              <w:rPr>
                <w:rFonts w:ascii="Calibri Light" w:hAnsi="Calibri Light" w:cs="Arial"/>
              </w:rPr>
            </w:pPr>
            <w:r w:rsidRPr="006B24F0">
              <w:rPr>
                <w:rFonts w:ascii="Calibri Light" w:hAnsi="Calibri Light" w:cs="Arial"/>
              </w:rPr>
              <w:t>TMD</w:t>
            </w:r>
          </w:p>
        </w:tc>
        <w:tc>
          <w:tcPr>
            <w:tcW w:w="7560" w:type="dxa"/>
            <w:vAlign w:val="center"/>
          </w:tcPr>
          <w:p w14:paraId="6F2556A8" w14:textId="47E0BC25" w:rsidR="005C04FC" w:rsidRPr="006B24F0" w:rsidRDefault="005C04FC" w:rsidP="005C04FC">
            <w:pPr>
              <w:pStyle w:val="TableField-Left"/>
              <w:rPr>
                <w:rFonts w:ascii="Calibri Light" w:hAnsi="Calibri Light" w:cs="Arial"/>
              </w:rPr>
            </w:pPr>
            <w:r w:rsidRPr="006B24F0">
              <w:rPr>
                <w:rFonts w:ascii="Calibri Light" w:hAnsi="Calibri Light" w:cs="Arial"/>
              </w:rPr>
              <w:t>SAP Technical Master Data e.g. Connection Object, Premise and Device Location</w:t>
            </w:r>
          </w:p>
        </w:tc>
      </w:tr>
      <w:tr w:rsidR="005C04FC" w:rsidRPr="006B24F0" w14:paraId="445CA669" w14:textId="77777777" w:rsidTr="5827012F">
        <w:trPr>
          <w:cantSplit/>
          <w:trHeight w:val="192"/>
        </w:trPr>
        <w:tc>
          <w:tcPr>
            <w:tcW w:w="1777" w:type="dxa"/>
            <w:vAlign w:val="center"/>
          </w:tcPr>
          <w:p w14:paraId="03C85012" w14:textId="77777777" w:rsidR="005C04FC" w:rsidRPr="006B24F0" w:rsidRDefault="005C04FC" w:rsidP="005C04FC">
            <w:pPr>
              <w:pStyle w:val="TableField-Center"/>
              <w:rPr>
                <w:rFonts w:ascii="Calibri Light" w:hAnsi="Calibri Light" w:cs="Arial"/>
              </w:rPr>
            </w:pPr>
          </w:p>
        </w:tc>
        <w:tc>
          <w:tcPr>
            <w:tcW w:w="7560" w:type="dxa"/>
            <w:vAlign w:val="center"/>
          </w:tcPr>
          <w:p w14:paraId="36B47797" w14:textId="77777777" w:rsidR="005C04FC" w:rsidRPr="006B24F0" w:rsidRDefault="005C04FC" w:rsidP="005C04FC">
            <w:pPr>
              <w:pStyle w:val="TableField-Left"/>
              <w:rPr>
                <w:rFonts w:ascii="Calibri Light" w:hAnsi="Calibri Light" w:cs="Arial"/>
              </w:rPr>
            </w:pPr>
          </w:p>
        </w:tc>
      </w:tr>
    </w:tbl>
    <w:p w14:paraId="4C5B953D" w14:textId="77777777" w:rsidR="00E0118B" w:rsidRPr="006B24F0" w:rsidRDefault="00E0118B" w:rsidP="00DF7511">
      <w:pPr>
        <w:pStyle w:val="Heading2Text"/>
        <w:ind w:left="0"/>
        <w:rPr>
          <w:rFonts w:ascii="Calibri Light" w:hAnsi="Calibri Light" w:cs="Arial"/>
        </w:rPr>
      </w:pPr>
    </w:p>
    <w:p w14:paraId="70793301" w14:textId="77777777" w:rsidR="00F029C3" w:rsidRPr="006B24F0" w:rsidRDefault="00F029C3" w:rsidP="00E0118B">
      <w:pPr>
        <w:pStyle w:val="Heading2Text"/>
        <w:rPr>
          <w:rFonts w:ascii="Calibri Light" w:hAnsi="Calibri Light" w:cs="Arial"/>
        </w:rPr>
      </w:pPr>
      <w:r w:rsidRPr="006B24F0">
        <w:rPr>
          <w:rFonts w:ascii="Calibri Light" w:hAnsi="Calibri Light" w:cs="Arial"/>
        </w:rPr>
        <w:t xml:space="preserve">Additional terms may be found in APSE </w:t>
      </w:r>
      <w:hyperlink r:id="rId20" w:history="1">
        <w:r w:rsidRPr="006B24F0">
          <w:rPr>
            <w:rStyle w:val="Hyperlink"/>
            <w:rFonts w:ascii="Calibri Light" w:hAnsi="Calibri Light" w:cs="Arial"/>
          </w:rPr>
          <w:t>General Document # 32 CSRP Glossary</w:t>
        </w:r>
      </w:hyperlink>
    </w:p>
    <w:p w14:paraId="74A69224" w14:textId="77777777" w:rsidR="00E0118B" w:rsidRDefault="00E0118B" w:rsidP="002F58D0">
      <w:pPr>
        <w:pStyle w:val="Heading1"/>
      </w:pPr>
      <w:bookmarkStart w:id="41" w:name="_Toc406588300"/>
      <w:bookmarkStart w:id="42" w:name="_Toc491613806"/>
      <w:bookmarkStart w:id="43" w:name="_Toc509409229"/>
      <w:bookmarkStart w:id="44" w:name="_Toc509474984"/>
      <w:bookmarkStart w:id="45" w:name="_Toc509481704"/>
      <w:bookmarkStart w:id="46" w:name="_Toc510117013"/>
      <w:r w:rsidRPr="006B24F0">
        <w:lastRenderedPageBreak/>
        <w:t>Business Process Design</w:t>
      </w:r>
      <w:bookmarkEnd w:id="41"/>
      <w:bookmarkEnd w:id="42"/>
      <w:bookmarkEnd w:id="43"/>
      <w:bookmarkEnd w:id="44"/>
      <w:bookmarkEnd w:id="45"/>
      <w:bookmarkEnd w:id="46"/>
    </w:p>
    <w:p w14:paraId="54D32B5D" w14:textId="0C0D1A9B" w:rsidR="003B3C01" w:rsidRDefault="003B3C01" w:rsidP="003B3C01">
      <w:pPr>
        <w:pStyle w:val="Heading2Text"/>
        <w:rPr>
          <w:rFonts w:ascii="Calibri Light" w:hAnsi="Calibri Light" w:cs="Arial"/>
        </w:rPr>
      </w:pPr>
      <w:r w:rsidRPr="003B3C01">
        <w:rPr>
          <w:rFonts w:ascii="Calibri Light" w:hAnsi="Calibri Light" w:cs="Arial"/>
        </w:rPr>
        <w:t xml:space="preserve">The </w:t>
      </w:r>
      <w:r w:rsidRPr="5C9EE791">
        <w:rPr>
          <w:rFonts w:ascii="Calibri Light" w:hAnsi="Calibri Light" w:cs="Arial"/>
          <w:b/>
          <w:bCs/>
        </w:rPr>
        <w:t>End Contract</w:t>
      </w:r>
      <w:r w:rsidRPr="003B3C01">
        <w:rPr>
          <w:rFonts w:ascii="Calibri Light" w:hAnsi="Calibri Light" w:cs="Arial"/>
        </w:rPr>
        <w:t xml:space="preserve"> functionality of SAP is used to end a Contract Account’s (CA) association with the supply of service (installation) at a location, or to perform a Move Out.  This most commonly occurs when a BP indicates that they are moving out of the location where they are currently being billed for service.  This functionality will be executed by </w:t>
      </w:r>
      <w:r w:rsidR="003D3254">
        <w:rPr>
          <w:rFonts w:ascii="Calibri Light" w:hAnsi="Calibri Light" w:cs="Arial"/>
        </w:rPr>
        <w:t>user</w:t>
      </w:r>
      <w:r w:rsidR="00340649">
        <w:rPr>
          <w:rFonts w:ascii="Calibri Light" w:hAnsi="Calibri Light" w:cs="Arial"/>
        </w:rPr>
        <w:t xml:space="preserve">s within </w:t>
      </w:r>
      <w:r w:rsidR="00897F08">
        <w:rPr>
          <w:rFonts w:ascii="Calibri Light" w:hAnsi="Calibri Light" w:cs="Arial"/>
        </w:rPr>
        <w:t xml:space="preserve">Hybris </w:t>
      </w:r>
      <w:r w:rsidR="00732180">
        <w:rPr>
          <w:rFonts w:ascii="Calibri Light" w:hAnsi="Calibri Light" w:cs="Arial"/>
        </w:rPr>
        <w:t>C4C</w:t>
      </w:r>
      <w:r w:rsidR="00340649">
        <w:rPr>
          <w:rFonts w:ascii="Calibri Light" w:hAnsi="Calibri Light" w:cs="Arial"/>
        </w:rPr>
        <w:t xml:space="preserve"> upon request. </w:t>
      </w:r>
      <w:r w:rsidR="0022020D">
        <w:rPr>
          <w:rFonts w:ascii="Calibri Light" w:hAnsi="Calibri Light" w:cs="Arial"/>
        </w:rPr>
        <w:t xml:space="preserve">The </w:t>
      </w:r>
      <w:r w:rsidR="00340649">
        <w:rPr>
          <w:rFonts w:ascii="Calibri Light" w:hAnsi="Calibri Light" w:cs="Arial"/>
        </w:rPr>
        <w:t>End Contract functionality is applicable to residential and non-residential BP</w:t>
      </w:r>
      <w:r w:rsidR="00F00F74">
        <w:rPr>
          <w:rFonts w:ascii="Calibri Light" w:hAnsi="Calibri Light" w:cs="Arial"/>
        </w:rPr>
        <w:t>s</w:t>
      </w:r>
      <w:r w:rsidR="00340649">
        <w:rPr>
          <w:rFonts w:ascii="Calibri Light" w:hAnsi="Calibri Light" w:cs="Arial"/>
        </w:rPr>
        <w:t>. It is also applicable to CCA/DA contracts.</w:t>
      </w:r>
    </w:p>
    <w:p w14:paraId="5D4FB6BE" w14:textId="6434A146" w:rsidR="00AB3591" w:rsidRDefault="00AB3591" w:rsidP="00890CF4">
      <w:pPr>
        <w:pStyle w:val="Heading2Text"/>
        <w:rPr>
          <w:rFonts w:ascii="Calibri Light" w:hAnsi="Calibri Light" w:cs="Arial"/>
        </w:rPr>
      </w:pPr>
      <w:r w:rsidRPr="003B3C01">
        <w:rPr>
          <w:rFonts w:ascii="Calibri Light" w:hAnsi="Calibri Light" w:cs="Arial"/>
        </w:rPr>
        <w:t xml:space="preserve">When the </w:t>
      </w:r>
      <w:r w:rsidR="00396440">
        <w:rPr>
          <w:rFonts w:ascii="Calibri Light" w:hAnsi="Calibri Light" w:cs="Arial"/>
        </w:rPr>
        <w:t>Move Out</w:t>
      </w:r>
      <w:r w:rsidRPr="003B3C01">
        <w:rPr>
          <w:rFonts w:ascii="Calibri Light" w:hAnsi="Calibri Light" w:cs="Arial"/>
        </w:rPr>
        <w:t xml:space="preserve"> process </w:t>
      </w:r>
      <w:r w:rsidR="0022020D">
        <w:rPr>
          <w:rFonts w:ascii="Calibri Light" w:hAnsi="Calibri Light" w:cs="Arial"/>
        </w:rPr>
        <w:t xml:space="preserve">has been </w:t>
      </w:r>
      <w:r w:rsidRPr="003B3C01">
        <w:rPr>
          <w:rFonts w:ascii="Calibri Light" w:hAnsi="Calibri Light" w:cs="Arial"/>
        </w:rPr>
        <w:t>successfully complete</w:t>
      </w:r>
      <w:r w:rsidR="0022020D">
        <w:rPr>
          <w:rFonts w:ascii="Calibri Light" w:hAnsi="Calibri Light" w:cs="Arial"/>
        </w:rPr>
        <w:t>d</w:t>
      </w:r>
      <w:r w:rsidRPr="003B3C01">
        <w:rPr>
          <w:rFonts w:ascii="Calibri Light" w:hAnsi="Calibri Light" w:cs="Arial"/>
        </w:rPr>
        <w:t xml:space="preserve"> in</w:t>
      </w:r>
      <w:r w:rsidR="00897F08">
        <w:rPr>
          <w:rFonts w:ascii="Calibri Light" w:hAnsi="Calibri Light" w:cs="Arial"/>
        </w:rPr>
        <w:t xml:space="preserve"> Hybris</w:t>
      </w:r>
      <w:r w:rsidRPr="003B3C01">
        <w:rPr>
          <w:rFonts w:ascii="Calibri Light" w:hAnsi="Calibri Light" w:cs="Arial"/>
        </w:rPr>
        <w:t xml:space="preserve"> </w:t>
      </w:r>
      <w:r w:rsidR="00396440">
        <w:rPr>
          <w:rFonts w:ascii="Calibri Light" w:hAnsi="Calibri Light" w:cs="Arial"/>
        </w:rPr>
        <w:t>C4C</w:t>
      </w:r>
      <w:r w:rsidRPr="003B3C01">
        <w:rPr>
          <w:rFonts w:ascii="Calibri Light" w:hAnsi="Calibri Light" w:cs="Arial"/>
        </w:rPr>
        <w:t xml:space="preserve"> and the terminated contract </w:t>
      </w:r>
      <w:r w:rsidR="00780C14">
        <w:rPr>
          <w:rFonts w:ascii="Calibri Light" w:hAnsi="Calibri Light" w:cs="Arial"/>
        </w:rPr>
        <w:t xml:space="preserve">gets </w:t>
      </w:r>
      <w:r w:rsidR="00396440">
        <w:rPr>
          <w:rFonts w:ascii="Calibri Light" w:hAnsi="Calibri Light" w:cs="Arial"/>
        </w:rPr>
        <w:t>updated</w:t>
      </w:r>
      <w:r w:rsidR="00031117">
        <w:rPr>
          <w:rFonts w:ascii="Calibri Light" w:hAnsi="Calibri Light" w:cs="Arial"/>
        </w:rPr>
        <w:t xml:space="preserve"> in S/4HANA</w:t>
      </w:r>
      <w:r w:rsidRPr="003B3C01">
        <w:rPr>
          <w:rFonts w:ascii="Calibri Light" w:hAnsi="Calibri Light" w:cs="Arial"/>
        </w:rPr>
        <w:t>,</w:t>
      </w:r>
      <w:r w:rsidR="00780C14">
        <w:rPr>
          <w:rFonts w:ascii="Calibri Light" w:hAnsi="Calibri Light" w:cs="Arial"/>
        </w:rPr>
        <w:t xml:space="preserve"> </w:t>
      </w:r>
      <w:r w:rsidRPr="003B3C01">
        <w:rPr>
          <w:rFonts w:ascii="Calibri Light" w:hAnsi="Calibri Light" w:cs="Arial"/>
        </w:rPr>
        <w:t xml:space="preserve">a Move Out document will be created in </w:t>
      </w:r>
      <w:r w:rsidR="00031117">
        <w:rPr>
          <w:rFonts w:ascii="Calibri Light" w:hAnsi="Calibri Light" w:cs="Arial"/>
        </w:rPr>
        <w:t>S/4HANA</w:t>
      </w:r>
      <w:r w:rsidRPr="003B3C01">
        <w:rPr>
          <w:rFonts w:ascii="Calibri Light" w:hAnsi="Calibri Light" w:cs="Arial"/>
        </w:rPr>
        <w:t xml:space="preserve">. </w:t>
      </w:r>
      <w:r w:rsidR="00262D33">
        <w:rPr>
          <w:rFonts w:ascii="Calibri Light" w:hAnsi="Calibri Light" w:cs="Arial"/>
        </w:rPr>
        <w:t>If there is no new party moving in on the calendar day after the end contract effective date, a Move Out (remote disconnect) Service Order will be created with an effective date being the next calendar day after the end contract effective date is reached.</w:t>
      </w:r>
      <w:r w:rsidRPr="003B3C01">
        <w:rPr>
          <w:rFonts w:ascii="Calibri Light" w:hAnsi="Calibri Light" w:cs="Arial"/>
        </w:rPr>
        <w:t xml:space="preserve"> The Move Out document contains the information about the BP, CA</w:t>
      </w:r>
      <w:r w:rsidR="00F00F74">
        <w:rPr>
          <w:rFonts w:ascii="Calibri Light" w:hAnsi="Calibri Light" w:cs="Arial"/>
        </w:rPr>
        <w:t>,</w:t>
      </w:r>
      <w:r w:rsidRPr="003B3C01">
        <w:rPr>
          <w:rFonts w:ascii="Calibri Light" w:hAnsi="Calibri Light" w:cs="Arial"/>
        </w:rPr>
        <w:t xml:space="preserve"> and Premise, as well as the </w:t>
      </w:r>
      <w:r w:rsidR="00780C14">
        <w:rPr>
          <w:rFonts w:ascii="Calibri Light" w:hAnsi="Calibri Light" w:cs="Arial"/>
        </w:rPr>
        <w:t xml:space="preserve">final </w:t>
      </w:r>
      <w:r w:rsidRPr="003B3C01">
        <w:rPr>
          <w:rFonts w:ascii="Calibri Light" w:hAnsi="Calibri Light" w:cs="Arial"/>
        </w:rPr>
        <w:t xml:space="preserve">meter reading </w:t>
      </w:r>
      <w:r w:rsidR="00780C14">
        <w:rPr>
          <w:rFonts w:ascii="Calibri Light" w:hAnsi="Calibri Light" w:cs="Arial"/>
        </w:rPr>
        <w:t>information</w:t>
      </w:r>
      <w:r w:rsidR="00780C14" w:rsidRPr="003B3C01">
        <w:rPr>
          <w:rFonts w:ascii="Calibri Light" w:hAnsi="Calibri Light" w:cs="Arial"/>
        </w:rPr>
        <w:t xml:space="preserve"> </w:t>
      </w:r>
      <w:r w:rsidRPr="003B3C01">
        <w:rPr>
          <w:rFonts w:ascii="Calibri Light" w:hAnsi="Calibri Light" w:cs="Arial"/>
        </w:rPr>
        <w:t>used to generate the final bill for the BP.</w:t>
      </w:r>
    </w:p>
    <w:p w14:paraId="753DC962" w14:textId="7EC6E1B9" w:rsidR="00890CF4" w:rsidRPr="00890CF4" w:rsidRDefault="00890CF4" w:rsidP="00890CF4">
      <w:pPr>
        <w:pStyle w:val="Heading2Text"/>
        <w:rPr>
          <w:rFonts w:ascii="Calibri Light" w:hAnsi="Calibri Light" w:cs="Arial"/>
        </w:rPr>
      </w:pPr>
      <w:r w:rsidRPr="00890CF4">
        <w:rPr>
          <w:rFonts w:ascii="Calibri Light" w:hAnsi="Calibri Light" w:cs="Arial"/>
        </w:rPr>
        <w:t xml:space="preserve">The </w:t>
      </w:r>
      <w:r w:rsidR="005C638B" w:rsidRPr="5C9EE791">
        <w:rPr>
          <w:rFonts w:ascii="Calibri Light" w:hAnsi="Calibri Light" w:cs="Arial"/>
          <w:b/>
          <w:bCs/>
        </w:rPr>
        <w:t>Transfer</w:t>
      </w:r>
      <w:r w:rsidRPr="00890CF4">
        <w:rPr>
          <w:rFonts w:ascii="Calibri Light" w:hAnsi="Calibri Light" w:cs="Arial"/>
        </w:rPr>
        <w:t xml:space="preserve"> functionality of SAP is used to terminate service at one location and initiate service at another location; i.e. performing a Transfer</w:t>
      </w:r>
      <w:r w:rsidR="009558B0">
        <w:rPr>
          <w:rFonts w:ascii="Calibri Light" w:hAnsi="Calibri Light" w:cs="Arial"/>
        </w:rPr>
        <w:t xml:space="preserve"> of Service</w:t>
      </w:r>
      <w:r w:rsidRPr="00890CF4">
        <w:rPr>
          <w:rFonts w:ascii="Calibri Light" w:hAnsi="Calibri Light" w:cs="Arial"/>
        </w:rPr>
        <w:t xml:space="preserve">.  This occurs when a BP has indicated that they are moving out of the location where they are currently being billed for service and are moving to another location where they will be billed for service.  This functionality will solely be executed within </w:t>
      </w:r>
      <w:r w:rsidR="00897F08">
        <w:rPr>
          <w:rFonts w:ascii="Calibri Light" w:hAnsi="Calibri Light" w:cs="Arial"/>
        </w:rPr>
        <w:t xml:space="preserve">Hybris </w:t>
      </w:r>
      <w:r w:rsidR="00732180">
        <w:rPr>
          <w:rFonts w:ascii="Calibri Light" w:hAnsi="Calibri Light" w:cs="Arial"/>
        </w:rPr>
        <w:t>C4C</w:t>
      </w:r>
      <w:r>
        <w:rPr>
          <w:rFonts w:ascii="Calibri Light" w:hAnsi="Calibri Light" w:cs="Arial"/>
        </w:rPr>
        <w:t>.</w:t>
      </w:r>
      <w:r w:rsidRPr="00890CF4">
        <w:rPr>
          <w:rFonts w:ascii="Calibri Light" w:hAnsi="Calibri Light" w:cs="Arial"/>
        </w:rPr>
        <w:t xml:space="preserve"> The </w:t>
      </w:r>
      <w:r w:rsidR="001B48A8">
        <w:rPr>
          <w:rFonts w:ascii="Calibri Light" w:hAnsi="Calibri Light" w:cs="Arial"/>
        </w:rPr>
        <w:t>Transfer</w:t>
      </w:r>
      <w:r w:rsidRPr="00890CF4">
        <w:rPr>
          <w:rFonts w:ascii="Calibri Light" w:hAnsi="Calibri Light" w:cs="Arial"/>
        </w:rPr>
        <w:t xml:space="preserve"> process utilizes the </w:t>
      </w:r>
      <w:r w:rsidR="001B48A8">
        <w:rPr>
          <w:rFonts w:ascii="Calibri Light" w:hAnsi="Calibri Light" w:cs="Arial"/>
        </w:rPr>
        <w:t>Move Out</w:t>
      </w:r>
      <w:r w:rsidR="00780C14">
        <w:rPr>
          <w:rFonts w:ascii="Calibri Light" w:hAnsi="Calibri Light" w:cs="Arial"/>
        </w:rPr>
        <w:t xml:space="preserve"> </w:t>
      </w:r>
      <w:r w:rsidRPr="00890CF4">
        <w:rPr>
          <w:rFonts w:ascii="Calibri Light" w:hAnsi="Calibri Light" w:cs="Arial"/>
        </w:rPr>
        <w:t xml:space="preserve">and </w:t>
      </w:r>
      <w:r w:rsidR="001B48A8">
        <w:rPr>
          <w:rFonts w:ascii="Calibri Light" w:hAnsi="Calibri Light" w:cs="Arial"/>
        </w:rPr>
        <w:t>Move In</w:t>
      </w:r>
      <w:r w:rsidRPr="00890CF4">
        <w:rPr>
          <w:rFonts w:ascii="Calibri Light" w:hAnsi="Calibri Light" w:cs="Arial"/>
        </w:rPr>
        <w:t xml:space="preserve"> process to streamline and simplify this move.  Whenever the </w:t>
      </w:r>
      <w:r w:rsidR="001B48A8">
        <w:rPr>
          <w:rFonts w:ascii="Calibri Light" w:hAnsi="Calibri Light" w:cs="Arial"/>
        </w:rPr>
        <w:t>Move In</w:t>
      </w:r>
      <w:r w:rsidRPr="00890CF4">
        <w:rPr>
          <w:rFonts w:ascii="Calibri Light" w:hAnsi="Calibri Light" w:cs="Arial"/>
        </w:rPr>
        <w:t xml:space="preserve"> portion of a </w:t>
      </w:r>
      <w:r w:rsidR="001B48A8">
        <w:rPr>
          <w:rFonts w:ascii="Calibri Light" w:hAnsi="Calibri Light" w:cs="Arial"/>
        </w:rPr>
        <w:t xml:space="preserve">Transfer </w:t>
      </w:r>
      <w:r w:rsidRPr="00890CF4">
        <w:rPr>
          <w:rFonts w:ascii="Calibri Light" w:hAnsi="Calibri Light" w:cs="Arial"/>
        </w:rPr>
        <w:t xml:space="preserve">is executed for a Premise which is still occupied, this will create a force out for the current BP at that Premise.  The defined processes in the BPD </w:t>
      </w:r>
      <w:hyperlink r:id="rId21" w:history="1">
        <w:r w:rsidRPr="5827012F">
          <w:rPr>
            <w:rStyle w:val="Hyperlink"/>
            <w:rFonts w:asciiTheme="minorHAnsi" w:hAnsiTheme="minorHAnsi"/>
            <w:i/>
            <w:iCs/>
          </w:rPr>
          <w:t>CIM-CS-02 - Handle Customer Move-in/Out - Contract New</w:t>
        </w:r>
      </w:hyperlink>
      <w:r w:rsidRPr="00890CF4">
        <w:rPr>
          <w:rFonts w:ascii="Calibri Light" w:hAnsi="Calibri Light" w:cs="Arial"/>
        </w:rPr>
        <w:t xml:space="preserve"> </w:t>
      </w:r>
      <w:r>
        <w:rPr>
          <w:rFonts w:ascii="Calibri Light" w:hAnsi="Calibri Light" w:cs="Arial"/>
        </w:rPr>
        <w:t>is</w:t>
      </w:r>
      <w:r w:rsidRPr="00890CF4">
        <w:rPr>
          <w:rFonts w:ascii="Calibri Light" w:hAnsi="Calibri Light" w:cs="Arial"/>
        </w:rPr>
        <w:t xml:space="preserve"> applicable for the </w:t>
      </w:r>
      <w:r w:rsidR="009558B0">
        <w:rPr>
          <w:rFonts w:ascii="Calibri Light" w:hAnsi="Calibri Light" w:cs="Arial"/>
        </w:rPr>
        <w:t>Move In</w:t>
      </w:r>
      <w:r w:rsidRPr="00890CF4">
        <w:rPr>
          <w:rFonts w:ascii="Calibri Light" w:hAnsi="Calibri Light" w:cs="Arial"/>
        </w:rPr>
        <w:t xml:space="preserve"> process unless otherwise specified.</w:t>
      </w:r>
    </w:p>
    <w:p w14:paraId="44337FED" w14:textId="2851A9FD" w:rsidR="003B3C01" w:rsidRDefault="00890CF4" w:rsidP="003B3C01">
      <w:pPr>
        <w:pStyle w:val="Heading2Text"/>
        <w:rPr>
          <w:rFonts w:ascii="Calibri Light" w:hAnsi="Calibri Light" w:cs="Arial"/>
        </w:rPr>
      </w:pPr>
      <w:r w:rsidRPr="00890CF4">
        <w:rPr>
          <w:rFonts w:ascii="Calibri Light" w:hAnsi="Calibri Light" w:cs="Arial"/>
        </w:rPr>
        <w:t xml:space="preserve">When the </w:t>
      </w:r>
      <w:r w:rsidR="009558B0">
        <w:rPr>
          <w:rFonts w:ascii="Calibri Light" w:hAnsi="Calibri Light" w:cs="Arial"/>
        </w:rPr>
        <w:t>Transfer</w:t>
      </w:r>
      <w:r w:rsidRPr="00890CF4">
        <w:rPr>
          <w:rFonts w:ascii="Calibri Light" w:hAnsi="Calibri Light" w:cs="Arial"/>
        </w:rPr>
        <w:t xml:space="preserve"> process successfully completes in </w:t>
      </w:r>
      <w:r w:rsidR="00897F08">
        <w:rPr>
          <w:rFonts w:ascii="Calibri Light" w:hAnsi="Calibri Light" w:cs="Arial"/>
        </w:rPr>
        <w:t xml:space="preserve">Hybris </w:t>
      </w:r>
      <w:r w:rsidR="001B48A8">
        <w:rPr>
          <w:rFonts w:ascii="Calibri Light" w:hAnsi="Calibri Light" w:cs="Arial"/>
        </w:rPr>
        <w:t>C4C</w:t>
      </w:r>
      <w:r w:rsidRPr="00890CF4">
        <w:rPr>
          <w:rFonts w:ascii="Calibri Light" w:hAnsi="Calibri Light" w:cs="Arial"/>
        </w:rPr>
        <w:t xml:space="preserve">, a Move Out document for the terminated location and a Move In document for the initiated location will be created in </w:t>
      </w:r>
      <w:r w:rsidR="00031117">
        <w:rPr>
          <w:rFonts w:ascii="Calibri Light" w:hAnsi="Calibri Light" w:cs="Arial"/>
        </w:rPr>
        <w:t>S/4HANA</w:t>
      </w:r>
      <w:r w:rsidR="001B48A8">
        <w:rPr>
          <w:rFonts w:ascii="Calibri Light" w:hAnsi="Calibri Light" w:cs="Arial"/>
        </w:rPr>
        <w:t>.</w:t>
      </w:r>
      <w:r w:rsidRPr="00890CF4">
        <w:rPr>
          <w:rFonts w:ascii="Calibri Light" w:hAnsi="Calibri Light" w:cs="Arial"/>
        </w:rPr>
        <w:t xml:space="preserve"> </w:t>
      </w:r>
      <w:r w:rsidR="00780C14">
        <w:rPr>
          <w:rFonts w:ascii="Calibri Light" w:hAnsi="Calibri Light" w:cs="Arial"/>
        </w:rPr>
        <w:t>Both</w:t>
      </w:r>
      <w:r w:rsidR="00780C14" w:rsidRPr="00890CF4">
        <w:rPr>
          <w:rFonts w:ascii="Calibri Light" w:hAnsi="Calibri Light" w:cs="Arial"/>
        </w:rPr>
        <w:t xml:space="preserve"> </w:t>
      </w:r>
      <w:r w:rsidRPr="00890CF4">
        <w:rPr>
          <w:rFonts w:ascii="Calibri Light" w:hAnsi="Calibri Light" w:cs="Arial"/>
        </w:rPr>
        <w:t>Move Out and Move In documents contain the information about BP, CA</w:t>
      </w:r>
      <w:r w:rsidR="004366D1">
        <w:rPr>
          <w:rFonts w:ascii="Calibri Light" w:hAnsi="Calibri Light" w:cs="Arial"/>
        </w:rPr>
        <w:t>,</w:t>
      </w:r>
      <w:r w:rsidRPr="00890CF4">
        <w:rPr>
          <w:rFonts w:ascii="Calibri Light" w:hAnsi="Calibri Light" w:cs="Arial"/>
        </w:rPr>
        <w:t xml:space="preserve"> and premise, as well as the meter reading data that will be used to generate the final charges at the Move Out location along with the starting point for charges at the Move In location.  The creation of the Move Out and Move In documents will also trigger the creation of the Service Orders to </w:t>
      </w:r>
      <w:r w:rsidR="00780C14">
        <w:rPr>
          <w:rFonts w:ascii="Calibri Light" w:hAnsi="Calibri Light" w:cs="Arial"/>
        </w:rPr>
        <w:t>collect</w:t>
      </w:r>
      <w:r w:rsidR="00780C14" w:rsidRPr="00890CF4">
        <w:rPr>
          <w:rFonts w:ascii="Calibri Light" w:hAnsi="Calibri Light" w:cs="Arial"/>
        </w:rPr>
        <w:t xml:space="preserve"> </w:t>
      </w:r>
      <w:r w:rsidRPr="00890CF4">
        <w:rPr>
          <w:rFonts w:ascii="Calibri Light" w:hAnsi="Calibri Light" w:cs="Arial"/>
        </w:rPr>
        <w:t xml:space="preserve">the associated </w:t>
      </w:r>
      <w:r w:rsidR="00780C14">
        <w:rPr>
          <w:rFonts w:ascii="Calibri Light" w:hAnsi="Calibri Light" w:cs="Arial"/>
        </w:rPr>
        <w:t xml:space="preserve">meter </w:t>
      </w:r>
      <w:r w:rsidRPr="00890CF4">
        <w:rPr>
          <w:rFonts w:ascii="Calibri Light" w:hAnsi="Calibri Light" w:cs="Arial"/>
        </w:rPr>
        <w:t>readings</w:t>
      </w:r>
      <w:r w:rsidR="009A3DA5">
        <w:rPr>
          <w:rFonts w:ascii="Calibri Light" w:hAnsi="Calibri Light" w:cs="Arial"/>
        </w:rPr>
        <w:t>/ interval data</w:t>
      </w:r>
      <w:r w:rsidR="00AB3591">
        <w:rPr>
          <w:rFonts w:ascii="Calibri Light" w:hAnsi="Calibri Light" w:cs="Arial"/>
        </w:rPr>
        <w:t>.</w:t>
      </w:r>
      <w:r w:rsidR="003B3C01" w:rsidRPr="003B3C01">
        <w:rPr>
          <w:rFonts w:ascii="Calibri Light" w:hAnsi="Calibri Light" w:cs="Arial"/>
        </w:rPr>
        <w:t xml:space="preserve"> </w:t>
      </w:r>
      <w:r w:rsidR="002344A3">
        <w:rPr>
          <w:rFonts w:ascii="Calibri Light" w:hAnsi="Calibri Light" w:cs="Arial"/>
        </w:rPr>
        <w:t xml:space="preserve"> </w:t>
      </w:r>
    </w:p>
    <w:p w14:paraId="354154C2" w14:textId="7E983845" w:rsidR="00E0118B" w:rsidRDefault="00396440" w:rsidP="6C78D2E3">
      <w:pPr>
        <w:pStyle w:val="Heading2"/>
      </w:pPr>
      <w:bookmarkStart w:id="47" w:name="_Toc406588301"/>
      <w:bookmarkStart w:id="48" w:name="_Toc491613807"/>
      <w:bookmarkStart w:id="49" w:name="_Toc509409230"/>
      <w:bookmarkStart w:id="50" w:name="_Toc509474985"/>
      <w:bookmarkStart w:id="51" w:name="_Toc509481705"/>
      <w:bookmarkStart w:id="52" w:name="_Toc510117014"/>
      <w:r>
        <w:t>Move Out</w:t>
      </w:r>
      <w:r w:rsidR="00E0118B" w:rsidRPr="006B24F0">
        <w:t xml:space="preserve"> Details</w:t>
      </w:r>
      <w:bookmarkEnd w:id="47"/>
      <w:bookmarkEnd w:id="48"/>
      <w:bookmarkEnd w:id="49"/>
      <w:bookmarkEnd w:id="50"/>
      <w:bookmarkEnd w:id="51"/>
      <w:bookmarkEnd w:id="52"/>
      <w:r w:rsidR="00E0118B" w:rsidRPr="6C78D2E3">
        <w:t xml:space="preserve"> </w:t>
      </w:r>
    </w:p>
    <w:p w14:paraId="0B63C9C7" w14:textId="7708F6A8" w:rsidR="00EC707B" w:rsidRPr="00BD1112" w:rsidRDefault="00EC707B" w:rsidP="00EC707B">
      <w:pPr>
        <w:pStyle w:val="Heading2Text"/>
        <w:rPr>
          <w:rFonts w:ascii="Calibri Light" w:hAnsi="Calibri Light" w:cs="Arial"/>
        </w:rPr>
      </w:pPr>
      <w:r w:rsidRPr="00BD1112">
        <w:rPr>
          <w:rFonts w:ascii="Calibri Light" w:hAnsi="Calibri Light" w:cs="Arial"/>
        </w:rPr>
        <w:t xml:space="preserve">The </w:t>
      </w:r>
      <w:r>
        <w:rPr>
          <w:rFonts w:ascii="Calibri Light" w:hAnsi="Calibri Light" w:cs="Arial"/>
        </w:rPr>
        <w:t>SAP Contract End</w:t>
      </w:r>
      <w:r w:rsidRPr="00BD1112">
        <w:rPr>
          <w:rFonts w:ascii="Calibri Light" w:hAnsi="Calibri Light" w:cs="Arial"/>
        </w:rPr>
        <w:t xml:space="preserve"> functionality is used to </w:t>
      </w:r>
      <w:r>
        <w:rPr>
          <w:rFonts w:ascii="Calibri Light" w:hAnsi="Calibri Light" w:cs="Arial"/>
        </w:rPr>
        <w:t>terminate</w:t>
      </w:r>
      <w:r w:rsidRPr="00BD1112">
        <w:rPr>
          <w:rFonts w:ascii="Calibri Light" w:hAnsi="Calibri Light" w:cs="Arial"/>
        </w:rPr>
        <w:t xml:space="preserve"> service</w:t>
      </w:r>
      <w:r>
        <w:rPr>
          <w:rFonts w:ascii="Calibri Light" w:hAnsi="Calibri Light" w:cs="Arial"/>
        </w:rPr>
        <w:t>(s)</w:t>
      </w:r>
      <w:r w:rsidRPr="00BD1112">
        <w:rPr>
          <w:rFonts w:ascii="Calibri Light" w:hAnsi="Calibri Light" w:cs="Arial"/>
        </w:rPr>
        <w:t xml:space="preserve"> at a </w:t>
      </w:r>
      <w:r w:rsidR="00D122AA" w:rsidRPr="00BD1112">
        <w:rPr>
          <w:rFonts w:ascii="Calibri Light" w:hAnsi="Calibri Light" w:cs="Arial"/>
        </w:rPr>
        <w:t>location or</w:t>
      </w:r>
      <w:r w:rsidRPr="00BD1112">
        <w:rPr>
          <w:rFonts w:ascii="Calibri Light" w:hAnsi="Calibri Light" w:cs="Arial"/>
        </w:rPr>
        <w:t xml:space="preserve"> perform a </w:t>
      </w:r>
      <w:r>
        <w:rPr>
          <w:rFonts w:ascii="Calibri Light" w:hAnsi="Calibri Light" w:cs="Arial"/>
        </w:rPr>
        <w:t>Move Out</w:t>
      </w:r>
      <w:r w:rsidRPr="00BD1112">
        <w:rPr>
          <w:rFonts w:ascii="Calibri Light" w:hAnsi="Calibri Light" w:cs="Arial"/>
        </w:rPr>
        <w:t xml:space="preserve">.  The </w:t>
      </w:r>
      <w:r>
        <w:rPr>
          <w:rFonts w:ascii="Calibri Light" w:hAnsi="Calibri Light" w:cs="Arial"/>
        </w:rPr>
        <w:t xml:space="preserve">SAP </w:t>
      </w:r>
      <w:r w:rsidRPr="00BD1112">
        <w:rPr>
          <w:rFonts w:ascii="Calibri Light" w:hAnsi="Calibri Light" w:cs="Arial"/>
        </w:rPr>
        <w:t xml:space="preserve">Contract </w:t>
      </w:r>
      <w:r>
        <w:rPr>
          <w:rFonts w:ascii="Calibri Light" w:hAnsi="Calibri Light" w:cs="Arial"/>
        </w:rPr>
        <w:t>that represents</w:t>
      </w:r>
      <w:r w:rsidRPr="00BD1112">
        <w:rPr>
          <w:rFonts w:ascii="Calibri Light" w:hAnsi="Calibri Light" w:cs="Arial"/>
        </w:rPr>
        <w:t xml:space="preserve"> an agreement between the BP and SCE for the service</w:t>
      </w:r>
      <w:r>
        <w:rPr>
          <w:rFonts w:ascii="Calibri Light" w:hAnsi="Calibri Light" w:cs="Arial"/>
        </w:rPr>
        <w:t>(s) such as Electricity, Water</w:t>
      </w:r>
      <w:r w:rsidR="00CA73CD">
        <w:rPr>
          <w:rFonts w:ascii="Calibri Light" w:hAnsi="Calibri Light" w:cs="Arial"/>
        </w:rPr>
        <w:t>,</w:t>
      </w:r>
      <w:r>
        <w:rPr>
          <w:rFonts w:ascii="Calibri Light" w:hAnsi="Calibri Light" w:cs="Arial"/>
        </w:rPr>
        <w:t xml:space="preserve"> or Gas </w:t>
      </w:r>
      <w:r w:rsidRPr="00BD1112">
        <w:rPr>
          <w:rFonts w:ascii="Calibri Light" w:hAnsi="Calibri Light" w:cs="Arial"/>
        </w:rPr>
        <w:t xml:space="preserve">to be delivered at the </w:t>
      </w:r>
      <w:r>
        <w:rPr>
          <w:rFonts w:ascii="Calibri Light" w:hAnsi="Calibri Light" w:cs="Arial"/>
        </w:rPr>
        <w:t xml:space="preserve">identified </w:t>
      </w:r>
      <w:r w:rsidRPr="00BD1112">
        <w:rPr>
          <w:rFonts w:ascii="Calibri Light" w:hAnsi="Calibri Light" w:cs="Arial"/>
        </w:rPr>
        <w:t>Premise</w:t>
      </w:r>
      <w:r>
        <w:rPr>
          <w:rFonts w:ascii="Calibri Light" w:hAnsi="Calibri Light" w:cs="Arial"/>
        </w:rPr>
        <w:t xml:space="preserve"> will be terminated after Move Out is executed</w:t>
      </w:r>
      <w:r w:rsidRPr="00BD1112">
        <w:rPr>
          <w:rFonts w:ascii="Calibri Light" w:hAnsi="Calibri Light" w:cs="Arial"/>
        </w:rPr>
        <w:t xml:space="preserve">.  This functionality will be executed within </w:t>
      </w:r>
      <w:r>
        <w:rPr>
          <w:rFonts w:ascii="Calibri Light" w:hAnsi="Calibri Light" w:cs="Arial"/>
        </w:rPr>
        <w:t>Hybris C4C</w:t>
      </w:r>
      <w:r w:rsidRPr="00BD1112">
        <w:rPr>
          <w:rFonts w:ascii="Calibri Light" w:hAnsi="Calibri Light" w:cs="Arial"/>
        </w:rPr>
        <w:t xml:space="preserve"> upon </w:t>
      </w:r>
      <w:r>
        <w:rPr>
          <w:rFonts w:ascii="Calibri Light" w:hAnsi="Calibri Light" w:cs="Arial"/>
        </w:rPr>
        <w:t xml:space="preserve">customer’s </w:t>
      </w:r>
      <w:r w:rsidRPr="00BD1112">
        <w:rPr>
          <w:rFonts w:ascii="Calibri Light" w:hAnsi="Calibri Light" w:cs="Arial"/>
        </w:rPr>
        <w:t xml:space="preserve">request.  </w:t>
      </w:r>
    </w:p>
    <w:p w14:paraId="0E407E8F" w14:textId="44AF47CF" w:rsidR="00EC707B" w:rsidRDefault="00EC707B" w:rsidP="00EC707B">
      <w:pPr>
        <w:pStyle w:val="Heading2Text"/>
        <w:rPr>
          <w:rFonts w:ascii="Calibri Light" w:hAnsi="Calibri Light" w:cs="Arial"/>
        </w:rPr>
      </w:pPr>
      <w:r w:rsidRPr="00BD1112">
        <w:rPr>
          <w:rFonts w:ascii="Calibri Light" w:hAnsi="Calibri Light" w:cs="Arial"/>
        </w:rPr>
        <w:t xml:space="preserve">When the </w:t>
      </w:r>
      <w:r>
        <w:rPr>
          <w:rFonts w:ascii="Calibri Light" w:hAnsi="Calibri Light" w:cs="Arial"/>
        </w:rPr>
        <w:t>Move Out</w:t>
      </w:r>
      <w:r w:rsidRPr="00BD1112">
        <w:rPr>
          <w:rFonts w:ascii="Calibri Light" w:hAnsi="Calibri Light" w:cs="Arial"/>
        </w:rPr>
        <w:t xml:space="preserve"> process </w:t>
      </w:r>
      <w:r>
        <w:rPr>
          <w:rFonts w:ascii="Calibri Light" w:hAnsi="Calibri Light" w:cs="Arial"/>
        </w:rPr>
        <w:t xml:space="preserve">has </w:t>
      </w:r>
      <w:r w:rsidRPr="00BD1112">
        <w:rPr>
          <w:rFonts w:ascii="Calibri Light" w:hAnsi="Calibri Light" w:cs="Arial"/>
        </w:rPr>
        <w:t xml:space="preserve">successfully </w:t>
      </w:r>
      <w:r>
        <w:rPr>
          <w:rFonts w:ascii="Calibri Light" w:hAnsi="Calibri Light" w:cs="Arial"/>
        </w:rPr>
        <w:t xml:space="preserve">been </w:t>
      </w:r>
      <w:r w:rsidRPr="00BD1112">
        <w:rPr>
          <w:rFonts w:ascii="Calibri Light" w:hAnsi="Calibri Light" w:cs="Arial"/>
        </w:rPr>
        <w:t>complete</w:t>
      </w:r>
      <w:r>
        <w:rPr>
          <w:rFonts w:ascii="Calibri Light" w:hAnsi="Calibri Light" w:cs="Arial"/>
        </w:rPr>
        <w:t>d</w:t>
      </w:r>
      <w:r w:rsidRPr="00BD1112">
        <w:rPr>
          <w:rFonts w:ascii="Calibri Light" w:hAnsi="Calibri Light" w:cs="Arial"/>
        </w:rPr>
        <w:t xml:space="preserve"> i</w:t>
      </w:r>
      <w:r>
        <w:rPr>
          <w:rFonts w:ascii="Calibri Light" w:hAnsi="Calibri Light" w:cs="Arial"/>
        </w:rPr>
        <w:t>n Hybris C4C</w:t>
      </w:r>
      <w:r w:rsidRPr="00BD1112">
        <w:rPr>
          <w:rFonts w:ascii="Calibri Light" w:hAnsi="Calibri Light" w:cs="Arial"/>
        </w:rPr>
        <w:t xml:space="preserve">, a Move </w:t>
      </w:r>
      <w:r>
        <w:rPr>
          <w:rFonts w:ascii="Calibri Light" w:hAnsi="Calibri Light" w:cs="Arial"/>
        </w:rPr>
        <w:t>Out</w:t>
      </w:r>
      <w:r w:rsidRPr="00BD1112">
        <w:rPr>
          <w:rFonts w:ascii="Calibri Light" w:hAnsi="Calibri Light" w:cs="Arial"/>
        </w:rPr>
        <w:t xml:space="preserve"> document will be created in </w:t>
      </w:r>
      <w:r w:rsidR="00610A98">
        <w:rPr>
          <w:rFonts w:ascii="Calibri Light" w:hAnsi="Calibri Light" w:cs="Arial"/>
        </w:rPr>
        <w:t>S/4</w:t>
      </w:r>
      <w:r>
        <w:rPr>
          <w:rFonts w:ascii="Calibri Light" w:hAnsi="Calibri Light" w:cs="Arial"/>
        </w:rPr>
        <w:t>HANA</w:t>
      </w:r>
      <w:r w:rsidRPr="00BD1112">
        <w:rPr>
          <w:rFonts w:ascii="Calibri Light" w:hAnsi="Calibri Light" w:cs="Arial"/>
        </w:rPr>
        <w:t xml:space="preserve">.  The Move </w:t>
      </w:r>
      <w:r>
        <w:rPr>
          <w:rFonts w:ascii="Calibri Light" w:hAnsi="Calibri Light" w:cs="Arial"/>
        </w:rPr>
        <w:t>Out</w:t>
      </w:r>
      <w:r w:rsidRPr="00BD1112">
        <w:rPr>
          <w:rFonts w:ascii="Calibri Light" w:hAnsi="Calibri Light" w:cs="Arial"/>
        </w:rPr>
        <w:t xml:space="preserve"> document contains the </w:t>
      </w:r>
      <w:r>
        <w:rPr>
          <w:rFonts w:ascii="Calibri Light" w:hAnsi="Calibri Light" w:cs="Arial"/>
        </w:rPr>
        <w:t>information about BP and CA.</w:t>
      </w:r>
      <w:r w:rsidRPr="00BD1112">
        <w:rPr>
          <w:rFonts w:ascii="Calibri Light" w:hAnsi="Calibri Light" w:cs="Arial"/>
        </w:rPr>
        <w:t xml:space="preserve">  The creation of the Move </w:t>
      </w:r>
      <w:r>
        <w:rPr>
          <w:rFonts w:ascii="Calibri Light" w:hAnsi="Calibri Light" w:cs="Arial"/>
        </w:rPr>
        <w:t>Out</w:t>
      </w:r>
      <w:r w:rsidRPr="00BD1112">
        <w:rPr>
          <w:rFonts w:ascii="Calibri Light" w:hAnsi="Calibri Light" w:cs="Arial"/>
        </w:rPr>
        <w:t xml:space="preserve"> document will also trigger the creation of the </w:t>
      </w:r>
      <w:r w:rsidR="006E34D9">
        <w:rPr>
          <w:rFonts w:ascii="Calibri Light" w:hAnsi="Calibri Light" w:cs="Arial"/>
        </w:rPr>
        <w:t xml:space="preserve">RSS </w:t>
      </w:r>
      <w:r w:rsidRPr="00BD1112">
        <w:rPr>
          <w:rFonts w:ascii="Calibri Light" w:hAnsi="Calibri Light" w:cs="Arial"/>
        </w:rPr>
        <w:t xml:space="preserve">Request </w:t>
      </w:r>
      <w:r w:rsidR="006E34D9">
        <w:rPr>
          <w:rFonts w:ascii="Calibri Light" w:hAnsi="Calibri Light" w:cs="Arial"/>
        </w:rPr>
        <w:t xml:space="preserve">for Smart Meter with RSS capability </w:t>
      </w:r>
      <w:r>
        <w:rPr>
          <w:rFonts w:ascii="Calibri Light" w:hAnsi="Calibri Light" w:cs="Arial"/>
        </w:rPr>
        <w:t xml:space="preserve">or Service Order </w:t>
      </w:r>
      <w:r w:rsidR="006E34D9">
        <w:rPr>
          <w:rFonts w:ascii="Calibri Light" w:hAnsi="Calibri Light" w:cs="Arial"/>
        </w:rPr>
        <w:t>for premise</w:t>
      </w:r>
      <w:r w:rsidRPr="00BD1112">
        <w:rPr>
          <w:rFonts w:ascii="Calibri Light" w:hAnsi="Calibri Light" w:cs="Arial"/>
        </w:rPr>
        <w:t xml:space="preserve"> having non</w:t>
      </w:r>
      <w:r>
        <w:rPr>
          <w:rFonts w:ascii="Calibri Light" w:hAnsi="Calibri Light" w:cs="Arial"/>
        </w:rPr>
        <w:t>-</w:t>
      </w:r>
      <w:r w:rsidRPr="00BD1112">
        <w:rPr>
          <w:rFonts w:ascii="Calibri Light" w:hAnsi="Calibri Light" w:cs="Arial"/>
        </w:rPr>
        <w:t xml:space="preserve">smart meter to </w:t>
      </w:r>
      <w:r>
        <w:rPr>
          <w:rFonts w:ascii="Calibri Light" w:hAnsi="Calibri Light" w:cs="Arial"/>
        </w:rPr>
        <w:t>collect</w:t>
      </w:r>
      <w:r w:rsidRPr="00BD1112">
        <w:rPr>
          <w:rFonts w:ascii="Calibri Light" w:hAnsi="Calibri Light" w:cs="Arial"/>
        </w:rPr>
        <w:t xml:space="preserve"> the move </w:t>
      </w:r>
      <w:r>
        <w:rPr>
          <w:rFonts w:ascii="Calibri Light" w:hAnsi="Calibri Light" w:cs="Arial"/>
        </w:rPr>
        <w:t>out</w:t>
      </w:r>
      <w:r w:rsidRPr="00BD1112">
        <w:rPr>
          <w:rFonts w:ascii="Calibri Light" w:hAnsi="Calibri Light" w:cs="Arial"/>
        </w:rPr>
        <w:t xml:space="preserve"> </w:t>
      </w:r>
      <w:r>
        <w:rPr>
          <w:rFonts w:ascii="Calibri Light" w:hAnsi="Calibri Light" w:cs="Arial"/>
        </w:rPr>
        <w:t xml:space="preserve">(final) </w:t>
      </w:r>
      <w:r w:rsidRPr="00BD1112">
        <w:rPr>
          <w:rFonts w:ascii="Calibri Light" w:hAnsi="Calibri Light" w:cs="Arial"/>
        </w:rPr>
        <w:t xml:space="preserve">read.  </w:t>
      </w:r>
    </w:p>
    <w:p w14:paraId="5B43EE51" w14:textId="120290B4" w:rsidR="00EC707B" w:rsidRPr="00BD1112" w:rsidRDefault="00EC707B" w:rsidP="00EC707B">
      <w:pPr>
        <w:pStyle w:val="Heading2Text"/>
        <w:rPr>
          <w:rFonts w:ascii="Calibri Light" w:hAnsi="Calibri Light" w:cs="Arial"/>
        </w:rPr>
      </w:pPr>
      <w:r>
        <w:rPr>
          <w:rFonts w:ascii="Calibri Light" w:hAnsi="Calibri Light" w:cs="Arial"/>
        </w:rPr>
        <w:t xml:space="preserve">Move Out that is </w:t>
      </w:r>
      <w:r w:rsidR="00780C14">
        <w:rPr>
          <w:rFonts w:ascii="Calibri Light" w:hAnsi="Calibri Light" w:cs="Arial"/>
        </w:rPr>
        <w:t xml:space="preserve">triggered </w:t>
      </w:r>
      <w:r>
        <w:rPr>
          <w:rFonts w:ascii="Calibri Light" w:hAnsi="Calibri Light" w:cs="Arial"/>
        </w:rPr>
        <w:t xml:space="preserve">via SCE.COM and Dunning will update the </w:t>
      </w:r>
      <w:r w:rsidR="00144388">
        <w:rPr>
          <w:rFonts w:ascii="Calibri Light" w:hAnsi="Calibri Light" w:cs="Arial"/>
        </w:rPr>
        <w:t xml:space="preserve">existing </w:t>
      </w:r>
      <w:r>
        <w:rPr>
          <w:rFonts w:ascii="Calibri Light" w:hAnsi="Calibri Light" w:cs="Arial"/>
        </w:rPr>
        <w:t xml:space="preserve">Contract with an End Date and </w:t>
      </w:r>
      <w:r w:rsidR="00144388">
        <w:rPr>
          <w:rFonts w:ascii="Calibri Light" w:hAnsi="Calibri Light" w:cs="Arial"/>
        </w:rPr>
        <w:t xml:space="preserve">a new </w:t>
      </w:r>
      <w:r>
        <w:rPr>
          <w:rFonts w:ascii="Calibri Light" w:hAnsi="Calibri Light" w:cs="Arial"/>
        </w:rPr>
        <w:t>Move Out document</w:t>
      </w:r>
      <w:r w:rsidR="0051511C">
        <w:rPr>
          <w:rFonts w:ascii="Calibri Light" w:hAnsi="Calibri Light" w:cs="Arial"/>
        </w:rPr>
        <w:t xml:space="preserve"> will be created</w:t>
      </w:r>
      <w:r>
        <w:rPr>
          <w:rFonts w:ascii="Calibri Light" w:hAnsi="Calibri Light" w:cs="Arial"/>
        </w:rPr>
        <w:t>. They will apply the same business rules that are built in Hybris C4C.</w:t>
      </w:r>
    </w:p>
    <w:p w14:paraId="581A865F" w14:textId="5527386A" w:rsidR="00EC707B" w:rsidRDefault="00EC707B" w:rsidP="00EC707B">
      <w:pPr>
        <w:pStyle w:val="Heading2Text"/>
        <w:rPr>
          <w:rFonts w:ascii="Calibri Light" w:hAnsi="Calibri Light" w:cs="Arial"/>
        </w:rPr>
      </w:pPr>
      <w:r>
        <w:rPr>
          <w:rFonts w:ascii="Calibri Light" w:hAnsi="Calibri Light" w:cs="Arial"/>
        </w:rPr>
        <w:t>Move Out</w:t>
      </w:r>
      <w:r w:rsidRPr="00BD1112">
        <w:rPr>
          <w:rFonts w:ascii="Calibri Light" w:hAnsi="Calibri Light" w:cs="Arial"/>
        </w:rPr>
        <w:t xml:space="preserve"> creation functionality can be executed by CCC, </w:t>
      </w:r>
      <w:r w:rsidR="00EE6013">
        <w:rPr>
          <w:rFonts w:ascii="Calibri Light" w:hAnsi="Calibri Light" w:cs="Arial"/>
        </w:rPr>
        <w:t xml:space="preserve">GC Services, RSO, </w:t>
      </w:r>
      <w:r w:rsidRPr="00BD1112">
        <w:rPr>
          <w:rFonts w:ascii="Calibri Light" w:hAnsi="Calibri Light" w:cs="Arial"/>
        </w:rPr>
        <w:t>BCD</w:t>
      </w:r>
      <w:r w:rsidR="00EE6013">
        <w:rPr>
          <w:rFonts w:ascii="Calibri Light" w:hAnsi="Calibri Light" w:cs="Arial"/>
        </w:rPr>
        <w:t xml:space="preserve"> and</w:t>
      </w:r>
      <w:r w:rsidRPr="00BD1112">
        <w:rPr>
          <w:rFonts w:ascii="Calibri Light" w:hAnsi="Calibri Light" w:cs="Arial"/>
        </w:rPr>
        <w:t xml:space="preserve"> Consumer Affairs. Refer to </w:t>
      </w:r>
      <w:hyperlink r:id="rId22" w:history="1">
        <w:r w:rsidRPr="5827012F">
          <w:rPr>
            <w:rStyle w:val="Hyperlink"/>
            <w:rFonts w:ascii="Calibri Light" w:hAnsi="Calibri Light" w:cs="Arial"/>
            <w:i/>
            <w:iCs/>
          </w:rPr>
          <w:t>Action # 339 Execution of Move-in/out by Other Departments</w:t>
        </w:r>
      </w:hyperlink>
      <w:r>
        <w:rPr>
          <w:rFonts w:ascii="Calibri Light" w:hAnsi="Calibri Light" w:cs="Arial"/>
        </w:rPr>
        <w:t xml:space="preserve"> for more information.</w:t>
      </w:r>
    </w:p>
    <w:p w14:paraId="756C9DCC" w14:textId="77777777" w:rsidR="00EC707B" w:rsidRDefault="00EC707B" w:rsidP="00EC707B"/>
    <w:p w14:paraId="13176505" w14:textId="77777777" w:rsidR="00EC707B" w:rsidRPr="00EC707B" w:rsidRDefault="00EC707B" w:rsidP="00EC707B"/>
    <w:p w14:paraId="5C8F25B1" w14:textId="16849295" w:rsidR="003B3C01" w:rsidRPr="003B3C01" w:rsidRDefault="00396440" w:rsidP="5827012F">
      <w:pPr>
        <w:pStyle w:val="Heading3"/>
        <w:keepNext/>
        <w:numPr>
          <w:ilvl w:val="2"/>
          <w:numId w:val="6"/>
        </w:numPr>
        <w:tabs>
          <w:tab w:val="left" w:pos="1440"/>
        </w:tabs>
        <w:spacing w:before="120" w:after="120"/>
        <w:ind w:left="1440" w:hanging="900"/>
        <w:rPr>
          <w:rFonts w:asciiTheme="minorHAnsi" w:hAnsiTheme="minorHAnsi"/>
        </w:rPr>
      </w:pPr>
      <w:bookmarkStart w:id="53" w:name="_Toc497087841"/>
      <w:bookmarkStart w:id="54" w:name="_Toc509409231"/>
      <w:bookmarkStart w:id="55" w:name="_Toc509474986"/>
      <w:bookmarkStart w:id="56" w:name="_Toc509481706"/>
      <w:bookmarkStart w:id="57" w:name="_Toc510117015"/>
      <w:bookmarkStart w:id="58" w:name="_Toc368501741"/>
      <w:bookmarkStart w:id="59" w:name="_Ref391280030"/>
      <w:bookmarkStart w:id="60" w:name="_Toc406588302"/>
      <w:bookmarkStart w:id="61" w:name="_Toc491613808"/>
      <w:r w:rsidRPr="5827012F">
        <w:rPr>
          <w:rFonts w:asciiTheme="minorHAnsi" w:hAnsiTheme="minorHAnsi"/>
        </w:rPr>
        <w:lastRenderedPageBreak/>
        <w:t>Move Out</w:t>
      </w:r>
      <w:r w:rsidR="003B3C01" w:rsidRPr="5827012F">
        <w:rPr>
          <w:rFonts w:asciiTheme="minorHAnsi" w:hAnsiTheme="minorHAnsi"/>
        </w:rPr>
        <w:t xml:space="preserve"> </w:t>
      </w:r>
      <w:bookmarkEnd w:id="53"/>
      <w:r w:rsidR="00EC707B" w:rsidRPr="5827012F">
        <w:rPr>
          <w:rFonts w:asciiTheme="minorHAnsi" w:hAnsiTheme="minorHAnsi"/>
        </w:rPr>
        <w:t>Guiding Procedure</w:t>
      </w:r>
      <w:bookmarkEnd w:id="54"/>
      <w:bookmarkEnd w:id="55"/>
      <w:bookmarkEnd w:id="56"/>
      <w:bookmarkEnd w:id="57"/>
      <w:r w:rsidR="003B3C01" w:rsidRPr="5827012F">
        <w:rPr>
          <w:rFonts w:asciiTheme="minorHAnsi" w:hAnsiTheme="minorHAnsi"/>
        </w:rPr>
        <w:t xml:space="preserve"> </w:t>
      </w:r>
    </w:p>
    <w:p w14:paraId="7AA5DC60" w14:textId="43451903" w:rsidR="003B3C01" w:rsidRPr="003B3C01" w:rsidRDefault="003B3C01" w:rsidP="003B3C01">
      <w:pPr>
        <w:pStyle w:val="Heading2Text"/>
        <w:rPr>
          <w:rFonts w:ascii="Calibri Light" w:hAnsi="Calibri Light" w:cs="Arial"/>
        </w:rPr>
      </w:pPr>
      <w:r w:rsidRPr="003B3C01">
        <w:rPr>
          <w:rFonts w:ascii="Calibri Light" w:hAnsi="Calibri Light" w:cs="Arial"/>
        </w:rPr>
        <w:t xml:space="preserve">The </w:t>
      </w:r>
      <w:r w:rsidR="00396440">
        <w:rPr>
          <w:rFonts w:ascii="Calibri Light" w:hAnsi="Calibri Light" w:cs="Arial"/>
        </w:rPr>
        <w:t>Move Out</w:t>
      </w:r>
      <w:r w:rsidRPr="003B3C01">
        <w:rPr>
          <w:rFonts w:ascii="Calibri Light" w:hAnsi="Calibri Light" w:cs="Arial"/>
        </w:rPr>
        <w:t xml:space="preserve"> process is managed as part of the guided procedure framework within </w:t>
      </w:r>
      <w:r w:rsidR="00C00781">
        <w:rPr>
          <w:rFonts w:ascii="Calibri Light" w:hAnsi="Calibri Light" w:cs="Arial"/>
        </w:rPr>
        <w:t xml:space="preserve">Hybris </w:t>
      </w:r>
      <w:r w:rsidR="00732180">
        <w:rPr>
          <w:rFonts w:ascii="Calibri Light" w:hAnsi="Calibri Light" w:cs="Arial"/>
        </w:rPr>
        <w:t>C4C</w:t>
      </w:r>
      <w:r w:rsidRPr="003B3C01">
        <w:rPr>
          <w:rFonts w:ascii="Calibri Light" w:hAnsi="Calibri Light" w:cs="Arial"/>
        </w:rPr>
        <w:t xml:space="preserve">.  This guided procedure helps </w:t>
      </w:r>
      <w:r w:rsidR="00026745">
        <w:rPr>
          <w:rFonts w:ascii="Calibri Light" w:hAnsi="Calibri Light" w:cs="Arial"/>
        </w:rPr>
        <w:t>user</w:t>
      </w:r>
      <w:r w:rsidRPr="003B3C01">
        <w:rPr>
          <w:rFonts w:ascii="Calibri Light" w:hAnsi="Calibri Light" w:cs="Arial"/>
        </w:rPr>
        <w:t xml:space="preserve">s navigate through each step of this process, the </w:t>
      </w:r>
      <w:r w:rsidR="005C7B5A">
        <w:rPr>
          <w:rFonts w:ascii="Calibri Light" w:hAnsi="Calibri Light" w:cs="Arial"/>
        </w:rPr>
        <w:t>four</w:t>
      </w:r>
      <w:r w:rsidRPr="003B3C01">
        <w:rPr>
          <w:rFonts w:ascii="Calibri Light" w:hAnsi="Calibri Light" w:cs="Arial"/>
        </w:rPr>
        <w:t xml:space="preserve"> steps of this process are:</w:t>
      </w:r>
    </w:p>
    <w:p w14:paraId="2A3931E3" w14:textId="77777777" w:rsidR="001E448A" w:rsidRPr="00F53F04" w:rsidRDefault="001E448A" w:rsidP="009477DD">
      <w:pPr>
        <w:pStyle w:val="Heading2Text"/>
        <w:numPr>
          <w:ilvl w:val="1"/>
          <w:numId w:val="28"/>
        </w:numPr>
        <w:rPr>
          <w:rFonts w:ascii="Calibri Light" w:hAnsi="Calibri Light" w:cs="Arial"/>
        </w:rPr>
      </w:pPr>
      <w:r>
        <w:rPr>
          <w:rFonts w:ascii="Calibri Light" w:hAnsi="Calibri Light" w:cs="Arial"/>
        </w:rPr>
        <w:t>Customer &amp; Premise</w:t>
      </w:r>
    </w:p>
    <w:p w14:paraId="6F3BA515" w14:textId="77777777" w:rsidR="001E448A" w:rsidRPr="00F53F04" w:rsidRDefault="001E448A" w:rsidP="009477DD">
      <w:pPr>
        <w:pStyle w:val="Heading2Text"/>
        <w:numPr>
          <w:ilvl w:val="1"/>
          <w:numId w:val="28"/>
        </w:numPr>
        <w:rPr>
          <w:rFonts w:ascii="Calibri Light" w:hAnsi="Calibri Light" w:cs="Arial"/>
        </w:rPr>
      </w:pPr>
      <w:r>
        <w:rPr>
          <w:rFonts w:ascii="Calibri Light" w:hAnsi="Calibri Light" w:cs="Arial"/>
        </w:rPr>
        <w:t>Services</w:t>
      </w:r>
    </w:p>
    <w:p w14:paraId="5E390BBE" w14:textId="77777777" w:rsidR="001E448A" w:rsidRDefault="001E448A" w:rsidP="009477DD">
      <w:pPr>
        <w:pStyle w:val="Heading2Text"/>
        <w:numPr>
          <w:ilvl w:val="1"/>
          <w:numId w:val="28"/>
        </w:numPr>
        <w:rPr>
          <w:rFonts w:ascii="Calibri Light" w:hAnsi="Calibri Light" w:cs="Arial"/>
        </w:rPr>
      </w:pPr>
      <w:r>
        <w:rPr>
          <w:rFonts w:ascii="Calibri Light" w:hAnsi="Calibri Light" w:cs="Arial"/>
        </w:rPr>
        <w:t>Contract Account &amp; Billing</w:t>
      </w:r>
    </w:p>
    <w:p w14:paraId="4D844E44" w14:textId="77777777" w:rsidR="001E448A" w:rsidRPr="00F53F04" w:rsidRDefault="001E448A" w:rsidP="009477DD">
      <w:pPr>
        <w:pStyle w:val="Heading2Text"/>
        <w:numPr>
          <w:ilvl w:val="1"/>
          <w:numId w:val="28"/>
        </w:numPr>
        <w:rPr>
          <w:rFonts w:ascii="Calibri Light" w:hAnsi="Calibri Light" w:cs="Arial"/>
        </w:rPr>
      </w:pPr>
      <w:r>
        <w:rPr>
          <w:rFonts w:ascii="Calibri Light" w:hAnsi="Calibri Light" w:cs="Arial"/>
        </w:rPr>
        <w:t>Review</w:t>
      </w:r>
    </w:p>
    <w:p w14:paraId="3BCC6E9F" w14:textId="77777777" w:rsidR="00306621" w:rsidRDefault="00306621" w:rsidP="00306621">
      <w:pPr>
        <w:pStyle w:val="Heading2Text"/>
        <w:rPr>
          <w:rFonts w:ascii="Calibri Light" w:hAnsi="Calibri Light" w:cs="Arial"/>
        </w:rPr>
      </w:pPr>
    </w:p>
    <w:p w14:paraId="6A680EC8" w14:textId="5F26050F" w:rsidR="00DC1328" w:rsidRDefault="00306621" w:rsidP="001E448A">
      <w:pPr>
        <w:pStyle w:val="Heading2Text"/>
        <w:rPr>
          <w:rFonts w:ascii="Calibri Light" w:hAnsi="Calibri Light" w:cs="Arial"/>
        </w:rPr>
      </w:pPr>
      <w:r w:rsidRPr="00F53F04">
        <w:rPr>
          <w:rFonts w:ascii="Calibri Light" w:hAnsi="Calibri Light" w:cs="Arial"/>
        </w:rPr>
        <w:t>Once the BP</w:t>
      </w:r>
      <w:r>
        <w:rPr>
          <w:rFonts w:ascii="Calibri Light" w:hAnsi="Calibri Light" w:cs="Arial"/>
        </w:rPr>
        <w:t xml:space="preserve"> or Contract Account</w:t>
      </w:r>
      <w:r w:rsidRPr="00F53F04">
        <w:rPr>
          <w:rFonts w:ascii="Calibri Light" w:hAnsi="Calibri Light" w:cs="Arial"/>
        </w:rPr>
        <w:t xml:space="preserve"> </w:t>
      </w:r>
      <w:r>
        <w:rPr>
          <w:rFonts w:ascii="Calibri Light" w:hAnsi="Calibri Light" w:cs="Arial"/>
        </w:rPr>
        <w:t xml:space="preserve">or Premise </w:t>
      </w:r>
      <w:r w:rsidRPr="00F53F04">
        <w:rPr>
          <w:rFonts w:ascii="Calibri Light" w:hAnsi="Calibri Light" w:cs="Arial"/>
        </w:rPr>
        <w:t xml:space="preserve">data have been loaded into context in </w:t>
      </w:r>
      <w:r>
        <w:rPr>
          <w:rFonts w:ascii="Calibri Light" w:hAnsi="Calibri Light" w:cs="Arial"/>
        </w:rPr>
        <w:t>Hybris C4C</w:t>
      </w:r>
      <w:r w:rsidRPr="00F53F04">
        <w:rPr>
          <w:rFonts w:ascii="Calibri Light" w:hAnsi="Calibri Light" w:cs="Arial"/>
        </w:rPr>
        <w:t>,</w:t>
      </w:r>
      <w:r w:rsidR="00C34B80">
        <w:rPr>
          <w:rFonts w:ascii="Calibri Light" w:hAnsi="Calibri Light" w:cs="Arial"/>
        </w:rPr>
        <w:t xml:space="preserve"> the user will authenticate and validate that the requestor is </w:t>
      </w:r>
      <w:r w:rsidR="00C61752">
        <w:rPr>
          <w:rFonts w:ascii="Calibri Light" w:hAnsi="Calibri Light" w:cs="Arial"/>
        </w:rPr>
        <w:t>a</w:t>
      </w:r>
      <w:r w:rsidR="00DC1328">
        <w:rPr>
          <w:rFonts w:ascii="Calibri Light" w:hAnsi="Calibri Light" w:cs="Arial"/>
        </w:rPr>
        <w:t>uthorized to request the Move Out</w:t>
      </w:r>
    </w:p>
    <w:p w14:paraId="2708291C" w14:textId="77777777" w:rsidR="00DC1328" w:rsidRPr="00DC1328" w:rsidRDefault="00DC1328" w:rsidP="5C9EE791">
      <w:pPr>
        <w:pStyle w:val="Heading2Text"/>
        <w:rPr>
          <w:rFonts w:ascii="Calibri Light" w:hAnsi="Calibri Light" w:cs="Arial"/>
          <w:b/>
          <w:bCs/>
        </w:rPr>
      </w:pPr>
      <w:r w:rsidRPr="5C9EE791">
        <w:rPr>
          <w:rFonts w:ascii="Calibri Light" w:hAnsi="Calibri Light" w:cs="Arial"/>
          <w:b/>
          <w:bCs/>
        </w:rPr>
        <w:t>Authorized Requester</w:t>
      </w:r>
    </w:p>
    <w:p w14:paraId="087F4C7A" w14:textId="3A832528" w:rsidR="00BE7F8C" w:rsidRDefault="00DC1328" w:rsidP="001E448A">
      <w:pPr>
        <w:pStyle w:val="Heading2Text"/>
        <w:rPr>
          <w:rFonts w:ascii="Calibri Light" w:hAnsi="Calibri Light" w:cs="Arial"/>
        </w:rPr>
      </w:pPr>
      <w:r>
        <w:rPr>
          <w:rFonts w:ascii="Calibri Light" w:hAnsi="Calibri Light" w:cs="Arial"/>
        </w:rPr>
        <w:t xml:space="preserve">For a requester to be authorized to request a Move Out, they must be the </w:t>
      </w:r>
      <w:r w:rsidR="00BE7F8C">
        <w:rPr>
          <w:rFonts w:ascii="Calibri Light" w:hAnsi="Calibri Light" w:cs="Arial"/>
        </w:rPr>
        <w:t xml:space="preserve">sold-to-party BP, a BP who has been defined as authorized by the sold-to-party BP (e.g. authorized contact relationship to the BP) or </w:t>
      </w:r>
      <w:r>
        <w:rPr>
          <w:rFonts w:ascii="Calibri Light" w:hAnsi="Calibri Light" w:cs="Arial"/>
        </w:rPr>
        <w:t xml:space="preserve">we must have received </w:t>
      </w:r>
      <w:r w:rsidR="00BE7F8C">
        <w:rPr>
          <w:rFonts w:ascii="Calibri Light" w:hAnsi="Calibri Light" w:cs="Arial"/>
        </w:rPr>
        <w:t xml:space="preserve">documentation </w:t>
      </w:r>
      <w:r>
        <w:rPr>
          <w:rFonts w:ascii="Calibri Light" w:hAnsi="Calibri Light" w:cs="Arial"/>
        </w:rPr>
        <w:t xml:space="preserve">that authorizes the requester </w:t>
      </w:r>
      <w:r w:rsidR="00BE7F8C">
        <w:rPr>
          <w:rFonts w:ascii="Calibri Light" w:hAnsi="Calibri Light" w:cs="Arial"/>
        </w:rPr>
        <w:t>(e.g., BP becomes deceased</w:t>
      </w:r>
      <w:r>
        <w:rPr>
          <w:rFonts w:ascii="Calibri Light" w:hAnsi="Calibri Light" w:cs="Arial"/>
        </w:rPr>
        <w:t xml:space="preserve"> and caller is the executor or they have a power of attorney for the BP</w:t>
      </w:r>
      <w:r w:rsidR="00BE7F8C">
        <w:rPr>
          <w:rFonts w:ascii="Calibri Light" w:hAnsi="Calibri Light" w:cs="Arial"/>
        </w:rPr>
        <w:t>).</w:t>
      </w:r>
    </w:p>
    <w:p w14:paraId="7EF7486D" w14:textId="68A7AC3E" w:rsidR="00BE7F8C" w:rsidRPr="00DC1328" w:rsidRDefault="00DC1328" w:rsidP="5C9EE791">
      <w:pPr>
        <w:pStyle w:val="Heading2Text"/>
        <w:rPr>
          <w:rFonts w:ascii="Calibri Light" w:hAnsi="Calibri Light" w:cs="Arial"/>
          <w:b/>
          <w:bCs/>
        </w:rPr>
      </w:pPr>
      <w:r w:rsidRPr="5C9EE791">
        <w:rPr>
          <w:rFonts w:ascii="Calibri Light" w:hAnsi="Calibri Light" w:cs="Arial"/>
          <w:b/>
          <w:bCs/>
        </w:rPr>
        <w:t>Authenticated Requester</w:t>
      </w:r>
    </w:p>
    <w:p w14:paraId="405ACFB2" w14:textId="2242FD94" w:rsidR="00BE7F8C" w:rsidRDefault="00BE7F8C" w:rsidP="00DC1328">
      <w:pPr>
        <w:pStyle w:val="Heading2Text"/>
        <w:rPr>
          <w:rFonts w:ascii="Calibri Light" w:hAnsi="Calibri Light" w:cs="Arial"/>
        </w:rPr>
      </w:pPr>
      <w:r w:rsidRPr="5C9EE791">
        <w:rPr>
          <w:rFonts w:ascii="Calibri Light" w:hAnsi="Calibri Light" w:cs="Arial"/>
          <w:b/>
          <w:bCs/>
        </w:rPr>
        <w:t>By phone authentication</w:t>
      </w:r>
      <w:r>
        <w:rPr>
          <w:rFonts w:ascii="Calibri Light" w:hAnsi="Calibri Light" w:cs="Arial"/>
        </w:rPr>
        <w:t xml:space="preserve"> - Caller must provide </w:t>
      </w:r>
      <w:r w:rsidR="00EF5A3A">
        <w:rPr>
          <w:rFonts w:ascii="Calibri Light" w:hAnsi="Calibri Light" w:cs="Arial"/>
        </w:rPr>
        <w:t>full customer name as it ap</w:t>
      </w:r>
      <w:r w:rsidR="00CC702D">
        <w:rPr>
          <w:rFonts w:ascii="Calibri Light" w:hAnsi="Calibri Light" w:cs="Arial"/>
        </w:rPr>
        <w:t>pears o</w:t>
      </w:r>
      <w:r w:rsidR="00EF5A3A">
        <w:rPr>
          <w:rFonts w:ascii="Calibri Light" w:hAnsi="Calibri Light" w:cs="Arial"/>
        </w:rPr>
        <w:t xml:space="preserve">n the </w:t>
      </w:r>
      <w:r w:rsidR="00CC702D">
        <w:rPr>
          <w:rFonts w:ascii="Calibri Light" w:hAnsi="Calibri Light" w:cs="Arial"/>
        </w:rPr>
        <w:t>bill A</w:t>
      </w:r>
      <w:r w:rsidR="00EF5A3A">
        <w:rPr>
          <w:rFonts w:ascii="Calibri Light" w:hAnsi="Calibri Light" w:cs="Arial"/>
        </w:rPr>
        <w:t xml:space="preserve">ND full address for Move Out </w:t>
      </w:r>
      <w:r w:rsidR="00DF1E53">
        <w:rPr>
          <w:rFonts w:ascii="Calibri Light" w:hAnsi="Calibri Light" w:cs="Arial"/>
        </w:rPr>
        <w:t>or</w:t>
      </w:r>
      <w:r w:rsidR="00EF5A3A">
        <w:rPr>
          <w:rFonts w:ascii="Calibri Light" w:hAnsi="Calibri Light" w:cs="Arial"/>
        </w:rPr>
        <w:t xml:space="preserve"> Contract Account </w:t>
      </w:r>
      <w:r w:rsidR="00DF1E53">
        <w:rPr>
          <w:rFonts w:ascii="Calibri Light" w:hAnsi="Calibri Light" w:cs="Arial"/>
        </w:rPr>
        <w:t xml:space="preserve">number </w:t>
      </w:r>
      <w:r w:rsidR="00EF5A3A">
        <w:rPr>
          <w:rFonts w:ascii="Calibri Light" w:hAnsi="Calibri Light" w:cs="Arial"/>
        </w:rPr>
        <w:t>or Contract number.</w:t>
      </w:r>
    </w:p>
    <w:p w14:paraId="49E92CB0" w14:textId="75744E70" w:rsidR="00534F29" w:rsidRDefault="00BE7F8C" w:rsidP="00534F29">
      <w:pPr>
        <w:pStyle w:val="Heading3Text"/>
        <w:ind w:left="720"/>
        <w:rPr>
          <w:rFonts w:ascii="Calibri Light" w:eastAsia="MS Mincho" w:hAnsi="Calibri Light"/>
          <w:color w:val="auto"/>
        </w:rPr>
      </w:pPr>
      <w:r w:rsidRPr="5C9EE791">
        <w:rPr>
          <w:rFonts w:ascii="Calibri Light" w:hAnsi="Calibri Light"/>
          <w:b/>
          <w:bCs/>
        </w:rPr>
        <w:t xml:space="preserve">By IVR </w:t>
      </w:r>
      <w:r w:rsidR="00534F29">
        <w:rPr>
          <w:rFonts w:ascii="Calibri Light" w:hAnsi="Calibri Light"/>
        </w:rPr>
        <w:t xml:space="preserve">and SCE.com authentication is described in their respective BPD’s, see </w:t>
      </w:r>
      <w:hyperlink r:id="rId23" w:history="1">
        <w:r w:rsidR="00534F29" w:rsidRPr="5827012F">
          <w:rPr>
            <w:rStyle w:val="Hyperlink"/>
            <w:rFonts w:ascii="Calibri Light" w:eastAsia="MS Mincho" w:hAnsi="Calibri Light"/>
            <w:i/>
            <w:iCs/>
          </w:rPr>
          <w:t>CIM-CS-10 - Manage Customer Self-Service</w:t>
        </w:r>
      </w:hyperlink>
      <w:r w:rsidR="00534F29" w:rsidRPr="5C9EE791">
        <w:rPr>
          <w:rFonts w:ascii="Calibri Light" w:eastAsia="MS Mincho" w:hAnsi="Calibri Light"/>
          <w:color w:val="auto"/>
        </w:rPr>
        <w:t xml:space="preserve"> and</w:t>
      </w:r>
      <w:r w:rsidR="00534F29">
        <w:t xml:space="preserve"> </w:t>
      </w:r>
      <w:hyperlink r:id="rId24" w:history="1">
        <w:r w:rsidR="00534F29" w:rsidRPr="5827012F">
          <w:rPr>
            <w:rStyle w:val="Hyperlink"/>
            <w:rFonts w:ascii="Calibri Light" w:eastAsia="MS Mincho" w:hAnsi="Calibri Light"/>
            <w:i/>
            <w:iCs/>
          </w:rPr>
          <w:t>CIM-CS-13 - Manage Inbound Telephone Call – IVR.</w:t>
        </w:r>
      </w:hyperlink>
    </w:p>
    <w:p w14:paraId="47377546" w14:textId="16A59E3E" w:rsidR="00D37345" w:rsidRDefault="008C15B3" w:rsidP="001E448A">
      <w:pPr>
        <w:pStyle w:val="Heading2Text"/>
        <w:rPr>
          <w:rFonts w:ascii="Calibri Light" w:hAnsi="Calibri Light" w:cs="Arial"/>
        </w:rPr>
      </w:pPr>
      <w:r>
        <w:rPr>
          <w:rFonts w:ascii="Calibri Light" w:hAnsi="Calibri Light" w:cs="Arial"/>
        </w:rPr>
        <w:t>T</w:t>
      </w:r>
      <w:r w:rsidR="00306621" w:rsidRPr="00F53F04">
        <w:rPr>
          <w:rFonts w:ascii="Calibri Light" w:hAnsi="Calibri Light" w:cs="Arial"/>
        </w:rPr>
        <w:t xml:space="preserve">he </w:t>
      </w:r>
      <w:r w:rsidR="003D3254">
        <w:rPr>
          <w:rFonts w:ascii="Calibri Light" w:hAnsi="Calibri Light" w:cs="Arial"/>
        </w:rPr>
        <w:t>user</w:t>
      </w:r>
      <w:r w:rsidR="00306621" w:rsidRPr="00F53F04">
        <w:rPr>
          <w:rFonts w:ascii="Calibri Light" w:hAnsi="Calibri Light" w:cs="Arial"/>
        </w:rPr>
        <w:t xml:space="preserve"> will initiate the </w:t>
      </w:r>
      <w:r w:rsidR="00306621">
        <w:rPr>
          <w:rFonts w:ascii="Calibri Light" w:hAnsi="Calibri Light" w:cs="Arial"/>
        </w:rPr>
        <w:t>Move Out</w:t>
      </w:r>
      <w:r w:rsidR="00306621" w:rsidRPr="00F53F04">
        <w:rPr>
          <w:rFonts w:ascii="Calibri Light" w:hAnsi="Calibri Light" w:cs="Arial"/>
        </w:rPr>
        <w:t xml:space="preserve"> process, by selecting the </w:t>
      </w:r>
      <w:r w:rsidR="00306621">
        <w:rPr>
          <w:rFonts w:ascii="Calibri Light" w:hAnsi="Calibri Light" w:cs="Arial"/>
        </w:rPr>
        <w:t xml:space="preserve">Move Out </w:t>
      </w:r>
      <w:r w:rsidR="008C55A6">
        <w:rPr>
          <w:rFonts w:ascii="Calibri Light" w:hAnsi="Calibri Light" w:cs="Arial"/>
        </w:rPr>
        <w:t>button</w:t>
      </w:r>
      <w:r w:rsidR="00306621" w:rsidRPr="00F53F04">
        <w:rPr>
          <w:rFonts w:ascii="Calibri Light" w:hAnsi="Calibri Light" w:cs="Arial"/>
        </w:rPr>
        <w:t xml:space="preserve"> from the </w:t>
      </w:r>
      <w:r w:rsidR="00806993">
        <w:rPr>
          <w:rFonts w:ascii="Calibri Light" w:hAnsi="Calibri Light" w:cs="Arial"/>
        </w:rPr>
        <w:t>view</w:t>
      </w:r>
      <w:r w:rsidR="00D37345">
        <w:rPr>
          <w:rFonts w:ascii="Calibri Light" w:hAnsi="Calibri Light" w:cs="Arial"/>
        </w:rPr>
        <w:t xml:space="preserve">. </w:t>
      </w:r>
      <w:r w:rsidR="00806993">
        <w:rPr>
          <w:rFonts w:ascii="Calibri Light" w:hAnsi="Calibri Light" w:cs="Arial"/>
        </w:rPr>
        <w:t xml:space="preserve">If the Contract has already been moved out, </w:t>
      </w:r>
      <w:r w:rsidR="00D122AA">
        <w:rPr>
          <w:rFonts w:ascii="Calibri Light" w:hAnsi="Calibri Light" w:cs="Arial"/>
        </w:rPr>
        <w:t>i.e.</w:t>
      </w:r>
      <w:r w:rsidR="00806993">
        <w:rPr>
          <w:rFonts w:ascii="Calibri Light" w:hAnsi="Calibri Light" w:cs="Arial"/>
        </w:rPr>
        <w:t xml:space="preserve"> Move Out Date is populated in the Move-Out Date field, the Move Out button will not be visible on the view.</w:t>
      </w:r>
    </w:p>
    <w:p w14:paraId="44B9DDA0" w14:textId="6B766FDA" w:rsidR="001E448A" w:rsidRDefault="001E448A" w:rsidP="001E448A">
      <w:pPr>
        <w:pStyle w:val="Heading2Text"/>
        <w:rPr>
          <w:rFonts w:ascii="Calibri Light" w:hAnsi="Calibri Light" w:cs="Arial"/>
        </w:rPr>
      </w:pPr>
      <w:r>
        <w:rPr>
          <w:rFonts w:ascii="Calibri Light" w:hAnsi="Calibri Light" w:cs="Arial"/>
        </w:rPr>
        <w:t>T</w:t>
      </w:r>
      <w:r w:rsidRPr="00F53F04">
        <w:rPr>
          <w:rFonts w:ascii="Calibri Light" w:hAnsi="Calibri Light" w:cs="Arial"/>
        </w:rPr>
        <w:t xml:space="preserve">he following </w:t>
      </w:r>
      <w:r w:rsidR="005C7B5A">
        <w:rPr>
          <w:rFonts w:ascii="Calibri Light" w:hAnsi="Calibri Light" w:cs="Arial"/>
        </w:rPr>
        <w:t xml:space="preserve">are the detail process for each Guiding Procedures: </w:t>
      </w:r>
    </w:p>
    <w:p w14:paraId="29782C07" w14:textId="06A6BD30" w:rsidR="001E448A" w:rsidRPr="00F53F04" w:rsidRDefault="001E448A" w:rsidP="5C9EE791">
      <w:pPr>
        <w:pStyle w:val="Heading2Text"/>
        <w:numPr>
          <w:ilvl w:val="0"/>
          <w:numId w:val="29"/>
        </w:numPr>
        <w:rPr>
          <w:rFonts w:ascii="Calibri Light" w:hAnsi="Calibri Light" w:cs="Arial"/>
          <w:b/>
          <w:bCs/>
        </w:rPr>
      </w:pPr>
      <w:r w:rsidRPr="5C9EE791">
        <w:rPr>
          <w:rFonts w:ascii="Calibri Light" w:hAnsi="Calibri Light" w:cs="Arial"/>
          <w:b/>
          <w:bCs/>
        </w:rPr>
        <w:t>Move Out Guiding Procedure 1 - Customer &amp; Premise</w:t>
      </w:r>
    </w:p>
    <w:p w14:paraId="50BC51BD" w14:textId="7373D063" w:rsidR="003B3C01" w:rsidRDefault="001E448A" w:rsidP="001E448A">
      <w:pPr>
        <w:pStyle w:val="Heading2Text"/>
        <w:rPr>
          <w:rFonts w:ascii="Calibri Light" w:hAnsi="Calibri Light" w:cs="Arial"/>
        </w:rPr>
      </w:pPr>
      <w:r w:rsidRPr="00F53F04">
        <w:rPr>
          <w:rFonts w:ascii="Calibri Light" w:hAnsi="Calibri Light" w:cs="Arial"/>
        </w:rPr>
        <w:t xml:space="preserve">Once </w:t>
      </w:r>
      <w:r w:rsidR="00306621">
        <w:rPr>
          <w:rFonts w:ascii="Calibri Light" w:hAnsi="Calibri Light" w:cs="Arial"/>
        </w:rPr>
        <w:t>Move Out process is initiated</w:t>
      </w:r>
      <w:r w:rsidRPr="00F53F04">
        <w:rPr>
          <w:rFonts w:ascii="Calibri Light" w:hAnsi="Calibri Light" w:cs="Arial"/>
        </w:rPr>
        <w:t>, the step</w:t>
      </w:r>
      <w:r>
        <w:rPr>
          <w:rFonts w:ascii="Calibri Light" w:hAnsi="Calibri Light" w:cs="Arial"/>
        </w:rPr>
        <w:t>s</w:t>
      </w:r>
      <w:r w:rsidRPr="00F53F04">
        <w:rPr>
          <w:rFonts w:ascii="Calibri Light" w:hAnsi="Calibri Light" w:cs="Arial"/>
        </w:rPr>
        <w:t xml:space="preserve"> of the </w:t>
      </w:r>
      <w:r>
        <w:rPr>
          <w:rFonts w:ascii="Calibri Light" w:hAnsi="Calibri Light" w:cs="Arial"/>
        </w:rPr>
        <w:t xml:space="preserve">Move Out </w:t>
      </w:r>
      <w:r w:rsidRPr="00F53F04">
        <w:rPr>
          <w:rFonts w:ascii="Calibri Light" w:hAnsi="Calibri Light" w:cs="Arial"/>
        </w:rPr>
        <w:t>guid</w:t>
      </w:r>
      <w:r>
        <w:rPr>
          <w:rFonts w:ascii="Calibri Light" w:hAnsi="Calibri Light" w:cs="Arial"/>
        </w:rPr>
        <w:t>ing</w:t>
      </w:r>
      <w:r w:rsidRPr="00F53F04">
        <w:rPr>
          <w:rFonts w:ascii="Calibri Light" w:hAnsi="Calibri Light" w:cs="Arial"/>
        </w:rPr>
        <w:t xml:space="preserve"> procedure </w:t>
      </w:r>
      <w:r w:rsidR="004658F6">
        <w:rPr>
          <w:rFonts w:ascii="Calibri Light" w:hAnsi="Calibri Light" w:cs="Arial"/>
        </w:rPr>
        <w:t>are</w:t>
      </w:r>
      <w:r>
        <w:rPr>
          <w:rFonts w:ascii="Calibri Light" w:hAnsi="Calibri Light" w:cs="Arial"/>
        </w:rPr>
        <w:t xml:space="preserve"> </w:t>
      </w:r>
      <w:r w:rsidRPr="00F53F04">
        <w:rPr>
          <w:rFonts w:ascii="Calibri Light" w:hAnsi="Calibri Light" w:cs="Arial"/>
        </w:rPr>
        <w:t>displayed</w:t>
      </w:r>
      <w:r w:rsidR="00D37345">
        <w:rPr>
          <w:rFonts w:ascii="Calibri Light" w:hAnsi="Calibri Light" w:cs="Arial"/>
        </w:rPr>
        <w:t xml:space="preserve"> (Figure</w:t>
      </w:r>
      <w:r w:rsidR="00E3391B">
        <w:rPr>
          <w:rFonts w:ascii="Calibri Light" w:hAnsi="Calibri Light" w:cs="Arial"/>
        </w:rPr>
        <w:t xml:space="preserve"> </w:t>
      </w:r>
      <w:r w:rsidR="00875DFD">
        <w:rPr>
          <w:rFonts w:ascii="Calibri Light" w:hAnsi="Calibri Light" w:cs="Arial"/>
        </w:rPr>
        <w:t>1</w:t>
      </w:r>
      <w:r w:rsidR="00D37345">
        <w:rPr>
          <w:rFonts w:ascii="Calibri Light" w:hAnsi="Calibri Light" w:cs="Arial"/>
        </w:rPr>
        <w:t xml:space="preserve">: Guiding Procedure – Customer &amp; Premise). If the BP or Premise data is not loaded into context in Hybris C4C, </w:t>
      </w:r>
      <w:r w:rsidR="003D3254">
        <w:rPr>
          <w:rFonts w:ascii="Calibri Light" w:hAnsi="Calibri Light" w:cs="Arial"/>
        </w:rPr>
        <w:t>user</w:t>
      </w:r>
      <w:r w:rsidR="00D37345">
        <w:rPr>
          <w:rFonts w:ascii="Calibri Light" w:hAnsi="Calibri Light" w:cs="Arial"/>
        </w:rPr>
        <w:t xml:space="preserve"> is able to select the BP or Premise via the </w:t>
      </w:r>
      <w:r w:rsidR="004658F6">
        <w:rPr>
          <w:rFonts w:ascii="Calibri Light" w:hAnsi="Calibri Light" w:cs="Arial"/>
        </w:rPr>
        <w:t>drop-down</w:t>
      </w:r>
      <w:r w:rsidR="00D37345">
        <w:rPr>
          <w:rFonts w:ascii="Calibri Light" w:hAnsi="Calibri Light" w:cs="Arial"/>
        </w:rPr>
        <w:t xml:space="preserve"> search field in this view. Other information available on the view are </w:t>
      </w:r>
      <w:r w:rsidR="007E40BC">
        <w:rPr>
          <w:rFonts w:ascii="Calibri Light" w:hAnsi="Calibri Light" w:cs="Arial"/>
        </w:rPr>
        <w:t xml:space="preserve">Move </w:t>
      </w:r>
      <w:proofErr w:type="gramStart"/>
      <w:r w:rsidR="007E40BC">
        <w:rPr>
          <w:rFonts w:ascii="Calibri Light" w:hAnsi="Calibri Light" w:cs="Arial"/>
        </w:rPr>
        <w:t>Out</w:t>
      </w:r>
      <w:proofErr w:type="gramEnd"/>
      <w:r w:rsidR="007E40BC">
        <w:rPr>
          <w:rFonts w:ascii="Calibri Light" w:hAnsi="Calibri Light" w:cs="Arial"/>
        </w:rPr>
        <w:t xml:space="preserve"> Date and option to create a new BP. They are documented in detail in this section of the document.</w:t>
      </w:r>
    </w:p>
    <w:p w14:paraId="15AD7A1C" w14:textId="103DC314" w:rsidR="00E3391B" w:rsidRDefault="002C78DA" w:rsidP="00E3391B">
      <w:pPr>
        <w:pStyle w:val="Heading2Text"/>
        <w:keepNext/>
      </w:pPr>
      <w:r>
        <w:rPr>
          <w:noProof/>
          <w:color w:val="1F497D"/>
          <w:lang w:eastAsia="en-US"/>
        </w:rPr>
        <w:lastRenderedPageBreak/>
        <w:drawing>
          <wp:inline distT="0" distB="0" distL="0" distR="0" wp14:anchorId="2C71962E" wp14:editId="4A7CDC11">
            <wp:extent cx="5943600" cy="2539365"/>
            <wp:effectExtent l="0" t="0" r="0" b="0"/>
            <wp:docPr id="9" name="Picture 9" descr="cid:image003.png@01D39E9E.5F18AB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3.png@01D39E9E.5F18AB70"/>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5943600" cy="2539365"/>
                    </a:xfrm>
                    <a:prstGeom prst="rect">
                      <a:avLst/>
                    </a:prstGeom>
                    <a:noFill/>
                    <a:ln>
                      <a:noFill/>
                    </a:ln>
                  </pic:spPr>
                </pic:pic>
              </a:graphicData>
            </a:graphic>
          </wp:inline>
        </w:drawing>
      </w:r>
    </w:p>
    <w:p w14:paraId="4C3B1B60" w14:textId="0B3494AA" w:rsidR="005250B6" w:rsidRDefault="00E3391B" w:rsidP="00E3391B">
      <w:pPr>
        <w:pStyle w:val="Caption"/>
        <w:ind w:firstLine="720"/>
        <w:rPr>
          <w:rFonts w:ascii="Calibri Light" w:hAnsi="Calibri Light" w:cs="Arial"/>
        </w:rPr>
      </w:pPr>
      <w:r>
        <w:t xml:space="preserve">Figure </w:t>
      </w:r>
      <w:r>
        <w:fldChar w:fldCharType="begin"/>
      </w:r>
      <w:r>
        <w:instrText xml:space="preserve"> SEQ Figure \* ARABIC </w:instrText>
      </w:r>
      <w:r>
        <w:fldChar w:fldCharType="separate"/>
      </w:r>
      <w:r w:rsidR="00416F0C">
        <w:rPr>
          <w:noProof/>
        </w:rPr>
        <w:t>1</w:t>
      </w:r>
      <w:r>
        <w:fldChar w:fldCharType="end"/>
      </w:r>
      <w:r>
        <w:t>: Guiding Procedure - Customer &amp; Premise</w:t>
      </w:r>
    </w:p>
    <w:p w14:paraId="55036132" w14:textId="77777777" w:rsidR="005250B6" w:rsidRDefault="005250B6" w:rsidP="001E448A">
      <w:pPr>
        <w:pStyle w:val="Heading2Text"/>
        <w:rPr>
          <w:rFonts w:ascii="Calibri Light" w:hAnsi="Calibri Light" w:cs="Arial"/>
        </w:rPr>
      </w:pPr>
    </w:p>
    <w:p w14:paraId="3659DBDD" w14:textId="05AEDBAD" w:rsidR="00B36073" w:rsidRPr="00731A3C" w:rsidRDefault="00B36073" w:rsidP="00B36073">
      <w:pPr>
        <w:pStyle w:val="Heading2Text"/>
        <w:rPr>
          <w:rFonts w:ascii="Calibri Light" w:hAnsi="Calibri Light" w:cs="Arial"/>
          <w:u w:val="single"/>
        </w:rPr>
      </w:pPr>
      <w:r w:rsidRPr="00731A3C">
        <w:rPr>
          <w:rFonts w:ascii="Calibri Light" w:hAnsi="Calibri Light" w:cs="Arial"/>
          <w:u w:val="single"/>
        </w:rPr>
        <w:t>Move</w:t>
      </w:r>
      <w:r>
        <w:rPr>
          <w:rFonts w:ascii="Calibri Light" w:hAnsi="Calibri Light" w:cs="Arial"/>
          <w:u w:val="single"/>
        </w:rPr>
        <w:t xml:space="preserve"> </w:t>
      </w:r>
      <w:r w:rsidR="00731294">
        <w:rPr>
          <w:rFonts w:ascii="Calibri Light" w:hAnsi="Calibri Light" w:cs="Arial"/>
          <w:u w:val="single"/>
        </w:rPr>
        <w:t>Out</w:t>
      </w:r>
      <w:r w:rsidRPr="00731A3C">
        <w:rPr>
          <w:rFonts w:ascii="Calibri Light" w:hAnsi="Calibri Light" w:cs="Arial"/>
          <w:u w:val="single"/>
        </w:rPr>
        <w:t xml:space="preserve"> Date</w:t>
      </w:r>
    </w:p>
    <w:p w14:paraId="305484A7" w14:textId="36020F13" w:rsidR="00B36073" w:rsidRPr="00F53F04" w:rsidRDefault="00B36073" w:rsidP="00B36073">
      <w:pPr>
        <w:pStyle w:val="Heading2Text"/>
        <w:rPr>
          <w:rFonts w:ascii="Calibri Light" w:hAnsi="Calibri Light" w:cs="Arial"/>
        </w:rPr>
      </w:pPr>
      <w:r w:rsidRPr="00F53F04">
        <w:rPr>
          <w:rFonts w:ascii="Calibri Light" w:hAnsi="Calibri Light" w:cs="Arial"/>
        </w:rPr>
        <w:t xml:space="preserve">The </w:t>
      </w:r>
      <w:r>
        <w:rPr>
          <w:rFonts w:ascii="Calibri Light" w:hAnsi="Calibri Light" w:cs="Arial"/>
        </w:rPr>
        <w:t>‘</w:t>
      </w:r>
      <w:r w:rsidRPr="00F53F04">
        <w:rPr>
          <w:rFonts w:ascii="Calibri Light" w:hAnsi="Calibri Light" w:cs="Arial"/>
        </w:rPr>
        <w:t xml:space="preserve">Move </w:t>
      </w:r>
      <w:proofErr w:type="gramStart"/>
      <w:r w:rsidR="00731294">
        <w:rPr>
          <w:rFonts w:ascii="Calibri Light" w:hAnsi="Calibri Light" w:cs="Arial"/>
        </w:rPr>
        <w:t>Out</w:t>
      </w:r>
      <w:proofErr w:type="gramEnd"/>
      <w:r w:rsidRPr="00F53F04">
        <w:rPr>
          <w:rFonts w:ascii="Calibri Light" w:hAnsi="Calibri Light" w:cs="Arial"/>
        </w:rPr>
        <w:t xml:space="preserve"> Date</w:t>
      </w:r>
      <w:r>
        <w:rPr>
          <w:rFonts w:ascii="Calibri Light" w:hAnsi="Calibri Light" w:cs="Arial"/>
        </w:rPr>
        <w:t>’ field</w:t>
      </w:r>
      <w:r w:rsidRPr="00F53F04">
        <w:rPr>
          <w:rFonts w:ascii="Calibri Light" w:hAnsi="Calibri Light" w:cs="Arial"/>
        </w:rPr>
        <w:t xml:space="preserve"> is the</w:t>
      </w:r>
      <w:r w:rsidR="00731294">
        <w:rPr>
          <w:rFonts w:ascii="Calibri Light" w:hAnsi="Calibri Light" w:cs="Arial"/>
        </w:rPr>
        <w:t xml:space="preserve"> date when the BP wants to terminate service(s) with SCE</w:t>
      </w:r>
      <w:r w:rsidRPr="00F53F04">
        <w:rPr>
          <w:rFonts w:ascii="Calibri Light" w:hAnsi="Calibri Light" w:cs="Arial"/>
        </w:rPr>
        <w:t xml:space="preserve">.  </w:t>
      </w:r>
      <w:r>
        <w:rPr>
          <w:rFonts w:ascii="Calibri Light" w:hAnsi="Calibri Light" w:cs="Arial"/>
        </w:rPr>
        <w:t xml:space="preserve">When establishing a Move </w:t>
      </w:r>
      <w:r w:rsidR="00731294">
        <w:rPr>
          <w:rFonts w:ascii="Calibri Light" w:hAnsi="Calibri Light" w:cs="Arial"/>
        </w:rPr>
        <w:t>Out</w:t>
      </w:r>
      <w:r w:rsidRPr="00F53F04">
        <w:rPr>
          <w:rFonts w:ascii="Calibri Light" w:hAnsi="Calibri Light" w:cs="Arial"/>
        </w:rPr>
        <w:t xml:space="preserve">, this date will </w:t>
      </w:r>
      <w:r w:rsidR="00144388">
        <w:rPr>
          <w:rFonts w:ascii="Calibri Light" w:hAnsi="Calibri Light" w:cs="Arial"/>
        </w:rPr>
        <w:t xml:space="preserve">be </w:t>
      </w:r>
      <w:r w:rsidRPr="00F53F04">
        <w:rPr>
          <w:rFonts w:ascii="Calibri Light" w:hAnsi="Calibri Light" w:cs="Arial"/>
        </w:rPr>
        <w:t>default</w:t>
      </w:r>
      <w:r w:rsidR="00144388">
        <w:rPr>
          <w:rFonts w:ascii="Calibri Light" w:hAnsi="Calibri Light" w:cs="Arial"/>
        </w:rPr>
        <w:t>ed</w:t>
      </w:r>
      <w:r w:rsidRPr="00F53F04">
        <w:rPr>
          <w:rFonts w:ascii="Calibri Light" w:hAnsi="Calibri Light" w:cs="Arial"/>
        </w:rPr>
        <w:t xml:space="preserve"> to the System Date (</w:t>
      </w:r>
      <w:r w:rsidR="00144388">
        <w:rPr>
          <w:rFonts w:ascii="Calibri Light" w:hAnsi="Calibri Light" w:cs="Arial"/>
        </w:rPr>
        <w:t xml:space="preserve">or </w:t>
      </w:r>
      <w:r w:rsidRPr="00F53F04">
        <w:rPr>
          <w:rFonts w:ascii="Calibri Light" w:hAnsi="Calibri Light" w:cs="Arial"/>
        </w:rPr>
        <w:t xml:space="preserve">the current date) but can be changed to any date in the </w:t>
      </w:r>
      <w:r w:rsidR="00144388">
        <w:rPr>
          <w:rFonts w:ascii="Calibri Light" w:hAnsi="Calibri Light" w:cs="Arial"/>
        </w:rPr>
        <w:t>past</w:t>
      </w:r>
      <w:r w:rsidR="00144388" w:rsidRPr="00F53F04">
        <w:rPr>
          <w:rFonts w:ascii="Calibri Light" w:hAnsi="Calibri Light" w:cs="Arial"/>
        </w:rPr>
        <w:t xml:space="preserve"> </w:t>
      </w:r>
      <w:r w:rsidRPr="00F53F04">
        <w:rPr>
          <w:rFonts w:ascii="Calibri Light" w:hAnsi="Calibri Light" w:cs="Arial"/>
        </w:rPr>
        <w:t xml:space="preserve">or in the </w:t>
      </w:r>
      <w:r w:rsidR="00144388">
        <w:rPr>
          <w:rFonts w:ascii="Calibri Light" w:hAnsi="Calibri Light" w:cs="Arial"/>
        </w:rPr>
        <w:t>future</w:t>
      </w:r>
      <w:r w:rsidRPr="00F53F04">
        <w:rPr>
          <w:rFonts w:ascii="Calibri Light" w:hAnsi="Calibri Light" w:cs="Arial"/>
        </w:rPr>
        <w:t xml:space="preserve"> without any restriction, subject to the following conditions:</w:t>
      </w:r>
    </w:p>
    <w:p w14:paraId="3017CBBF" w14:textId="22747663" w:rsidR="00CB7D7E" w:rsidRDefault="00CB7D7E" w:rsidP="00EB627D">
      <w:pPr>
        <w:pStyle w:val="Heading2Text"/>
        <w:numPr>
          <w:ilvl w:val="1"/>
          <w:numId w:val="3"/>
        </w:numPr>
        <w:rPr>
          <w:rFonts w:ascii="Calibri Light" w:hAnsi="Calibri Light" w:cs="Arial"/>
        </w:rPr>
      </w:pPr>
      <w:r w:rsidRPr="00CB7D7E">
        <w:rPr>
          <w:rFonts w:ascii="Calibri Light" w:hAnsi="Calibri Light" w:cs="Arial"/>
        </w:rPr>
        <w:t>There is no NMS (Network Management System) or RSS (Remote Service Switch) system</w:t>
      </w:r>
      <w:r>
        <w:rPr>
          <w:rFonts w:ascii="Calibri Light" w:hAnsi="Calibri Light" w:cs="Arial"/>
        </w:rPr>
        <w:t xml:space="preserve"> limitation on volumes of Move Outs</w:t>
      </w:r>
      <w:r w:rsidRPr="00CB7D7E">
        <w:rPr>
          <w:rFonts w:ascii="Calibri Light" w:hAnsi="Calibri Light" w:cs="Arial"/>
        </w:rPr>
        <w:t xml:space="preserve"> that can be processed per day nor the day of week to be completed.    SCE’</w:t>
      </w:r>
      <w:r>
        <w:rPr>
          <w:rFonts w:ascii="Calibri Light" w:hAnsi="Calibri Light" w:cs="Arial"/>
        </w:rPr>
        <w:t>s normal operating days for Move Outs</w:t>
      </w:r>
      <w:r w:rsidRPr="00CB7D7E">
        <w:rPr>
          <w:rFonts w:ascii="Calibri Light" w:hAnsi="Calibri Light" w:cs="Arial"/>
        </w:rPr>
        <w:t xml:space="preserve"> is week days that are not company defined holidays.  We will only accept a Move </w:t>
      </w:r>
      <w:r>
        <w:rPr>
          <w:rFonts w:ascii="Calibri Light" w:hAnsi="Calibri Light" w:cs="Arial"/>
        </w:rPr>
        <w:t>Out</w:t>
      </w:r>
      <w:r w:rsidRPr="00CB7D7E">
        <w:rPr>
          <w:rFonts w:ascii="Calibri Light" w:hAnsi="Calibri Light" w:cs="Arial"/>
        </w:rPr>
        <w:t xml:space="preserve"> request for a weekend day or holiday, on an exception basis, and only after we have validated we have sufficient field resources to complete the service </w:t>
      </w:r>
      <w:r>
        <w:rPr>
          <w:rFonts w:ascii="Calibri Light" w:hAnsi="Calibri Light" w:cs="Arial"/>
        </w:rPr>
        <w:t>disconnect</w:t>
      </w:r>
      <w:r w:rsidRPr="00CB7D7E">
        <w:rPr>
          <w:rFonts w:ascii="Calibri Light" w:hAnsi="Calibri Light" w:cs="Arial"/>
        </w:rPr>
        <w:t xml:space="preserve"> request, in the event remote service switch does not work OR the meter is not equipped with the remote service switch.   We will revisit this policy during the Process, Procedures &amp; Policy phase of the program.</w:t>
      </w:r>
    </w:p>
    <w:p w14:paraId="3B34DD1E" w14:textId="695A7244" w:rsidR="00EB627D" w:rsidRPr="00EB627D" w:rsidRDefault="00EB627D" w:rsidP="00EB627D">
      <w:pPr>
        <w:pStyle w:val="Heading2Text"/>
        <w:numPr>
          <w:ilvl w:val="1"/>
          <w:numId w:val="3"/>
        </w:numPr>
        <w:rPr>
          <w:rFonts w:ascii="Calibri Light" w:hAnsi="Calibri Light" w:cs="Arial"/>
        </w:rPr>
      </w:pPr>
      <w:r>
        <w:rPr>
          <w:rFonts w:ascii="Calibri Light" w:hAnsi="Calibri Light" w:cs="Arial"/>
        </w:rPr>
        <w:t xml:space="preserve">Move </w:t>
      </w:r>
      <w:proofErr w:type="gramStart"/>
      <w:r>
        <w:rPr>
          <w:rFonts w:ascii="Calibri Light" w:hAnsi="Calibri Light" w:cs="Arial"/>
        </w:rPr>
        <w:t>Out</w:t>
      </w:r>
      <w:proofErr w:type="gramEnd"/>
      <w:r>
        <w:rPr>
          <w:rFonts w:ascii="Calibri Light" w:hAnsi="Calibri Light" w:cs="Arial"/>
        </w:rPr>
        <w:t xml:space="preserve"> Date cannot be equal to or greater than a Move In Date of the same Installation. This is standard SAP validation. I</w:t>
      </w:r>
      <w:r w:rsidRPr="001615CC">
        <w:rPr>
          <w:rFonts w:ascii="Calibri Light" w:hAnsi="Calibri Light" w:cs="Arial"/>
        </w:rPr>
        <w:t xml:space="preserve">f the </w:t>
      </w:r>
      <w:r>
        <w:rPr>
          <w:rFonts w:ascii="Calibri Light" w:hAnsi="Calibri Light" w:cs="Arial"/>
        </w:rPr>
        <w:t xml:space="preserve">Move </w:t>
      </w:r>
      <w:proofErr w:type="gramStart"/>
      <w:r>
        <w:rPr>
          <w:rFonts w:ascii="Calibri Light" w:hAnsi="Calibri Light" w:cs="Arial"/>
        </w:rPr>
        <w:t>In</w:t>
      </w:r>
      <w:proofErr w:type="gramEnd"/>
      <w:r>
        <w:rPr>
          <w:rFonts w:ascii="Calibri Light" w:hAnsi="Calibri Light" w:cs="Arial"/>
        </w:rPr>
        <w:t xml:space="preserve"> Date of the existing C</w:t>
      </w:r>
      <w:r w:rsidRPr="001615CC">
        <w:rPr>
          <w:rFonts w:ascii="Calibri Light" w:hAnsi="Calibri Light" w:cs="Arial"/>
        </w:rPr>
        <w:t xml:space="preserve">ontract is January 3rd, then the </w:t>
      </w:r>
      <w:r>
        <w:rPr>
          <w:rFonts w:ascii="Calibri Light" w:hAnsi="Calibri Light" w:cs="Arial"/>
        </w:rPr>
        <w:t>Move Out</w:t>
      </w:r>
      <w:r w:rsidRPr="001615CC">
        <w:rPr>
          <w:rFonts w:ascii="Calibri Light" w:hAnsi="Calibri Light" w:cs="Arial"/>
        </w:rPr>
        <w:t xml:space="preserve"> Date can be January </w:t>
      </w:r>
      <w:r>
        <w:rPr>
          <w:rFonts w:ascii="Calibri Light" w:hAnsi="Calibri Light" w:cs="Arial"/>
        </w:rPr>
        <w:t xml:space="preserve">2nd </w:t>
      </w:r>
      <w:r w:rsidRPr="001615CC">
        <w:rPr>
          <w:rFonts w:ascii="Calibri Light" w:hAnsi="Calibri Light" w:cs="Arial"/>
        </w:rPr>
        <w:t xml:space="preserve">or </w:t>
      </w:r>
      <w:r>
        <w:rPr>
          <w:rFonts w:ascii="Calibri Light" w:hAnsi="Calibri Light" w:cs="Arial"/>
        </w:rPr>
        <w:t>prior.</w:t>
      </w:r>
    </w:p>
    <w:p w14:paraId="16294DE5" w14:textId="496F9D74" w:rsidR="00350F5E" w:rsidRDefault="0071699F" w:rsidP="00D80AD9">
      <w:pPr>
        <w:pStyle w:val="Heading2Text"/>
        <w:numPr>
          <w:ilvl w:val="1"/>
          <w:numId w:val="3"/>
        </w:numPr>
        <w:rPr>
          <w:rFonts w:ascii="Calibri Light" w:hAnsi="Calibri Light" w:cs="Arial"/>
        </w:rPr>
      </w:pPr>
      <w:r>
        <w:rPr>
          <w:rFonts w:ascii="Calibri Light" w:hAnsi="Calibri Light" w:cs="Arial"/>
        </w:rPr>
        <w:t xml:space="preserve">IVR and SCE.com Move Out processing is covered in </w:t>
      </w:r>
      <w:hyperlink r:id="rId27" w:history="1">
        <w:r w:rsidR="00D80AD9" w:rsidRPr="00D80AD9">
          <w:rPr>
            <w:rStyle w:val="Hyperlink"/>
            <w:rFonts w:ascii="Calibri Light" w:hAnsi="Calibri Light" w:cs="Arial"/>
          </w:rPr>
          <w:t>CIM-CS-13 - Manage Inbound Telephone Call – IVR</w:t>
        </w:r>
      </w:hyperlink>
      <w:r w:rsidR="00D80AD9">
        <w:rPr>
          <w:rFonts w:ascii="Calibri Light" w:hAnsi="Calibri Light" w:cs="Arial"/>
        </w:rPr>
        <w:t xml:space="preserve"> and </w:t>
      </w:r>
      <w:hyperlink r:id="rId28" w:history="1">
        <w:r w:rsidR="00D80AD9" w:rsidRPr="00D80AD9">
          <w:rPr>
            <w:rStyle w:val="Hyperlink"/>
            <w:rFonts w:ascii="Calibri Light" w:hAnsi="Calibri Light" w:cs="Arial"/>
          </w:rPr>
          <w:t>CIM-CS-10 - Manage Customer Self-Service</w:t>
        </w:r>
      </w:hyperlink>
      <w:r w:rsidR="00D80AD9">
        <w:rPr>
          <w:rFonts w:ascii="Calibri Light" w:hAnsi="Calibri Light" w:cs="Arial"/>
        </w:rPr>
        <w:t>.</w:t>
      </w:r>
    </w:p>
    <w:p w14:paraId="30F8BCA6" w14:textId="5BBD3FE0" w:rsidR="00B36073" w:rsidRDefault="00606A3F" w:rsidP="00EE6013">
      <w:pPr>
        <w:pStyle w:val="Heading2Text"/>
        <w:numPr>
          <w:ilvl w:val="1"/>
          <w:numId w:val="3"/>
        </w:numPr>
        <w:rPr>
          <w:rFonts w:ascii="Calibri Light" w:hAnsi="Calibri Light" w:cs="Arial"/>
        </w:rPr>
      </w:pPr>
      <w:r>
        <w:rPr>
          <w:rFonts w:ascii="Calibri Light" w:hAnsi="Calibri Light" w:cs="Arial"/>
        </w:rPr>
        <w:t xml:space="preserve">There is </w:t>
      </w:r>
      <w:r w:rsidR="008110A5">
        <w:rPr>
          <w:rFonts w:ascii="Calibri Light" w:hAnsi="Calibri Light" w:cs="Arial"/>
        </w:rPr>
        <w:t>no</w:t>
      </w:r>
      <w:r w:rsidR="00D6521C">
        <w:rPr>
          <w:rFonts w:ascii="Calibri Light" w:hAnsi="Calibri Light" w:cs="Arial"/>
        </w:rPr>
        <w:t xml:space="preserve"> </w:t>
      </w:r>
      <w:r w:rsidR="00B36073">
        <w:rPr>
          <w:rFonts w:ascii="Calibri Light" w:hAnsi="Calibri Light" w:cs="Arial"/>
        </w:rPr>
        <w:t xml:space="preserve">limit to the total number of Move </w:t>
      </w:r>
      <w:r>
        <w:rPr>
          <w:rFonts w:ascii="Calibri Light" w:hAnsi="Calibri Light" w:cs="Arial"/>
        </w:rPr>
        <w:t>Out</w:t>
      </w:r>
      <w:r w:rsidR="001A0F60">
        <w:rPr>
          <w:rFonts w:ascii="Calibri Light" w:hAnsi="Calibri Light" w:cs="Arial"/>
        </w:rPr>
        <w:t>s</w:t>
      </w:r>
      <w:r w:rsidR="00B36073">
        <w:rPr>
          <w:rFonts w:ascii="Calibri Light" w:hAnsi="Calibri Light" w:cs="Arial"/>
        </w:rPr>
        <w:t xml:space="preserve"> that can </w:t>
      </w:r>
      <w:r w:rsidR="0071699F">
        <w:rPr>
          <w:rFonts w:ascii="Calibri Light" w:hAnsi="Calibri Light" w:cs="Arial"/>
        </w:rPr>
        <w:t xml:space="preserve">be processed by the NMS for Remote Service Switch. </w:t>
      </w:r>
      <w:r w:rsidR="00B36073">
        <w:rPr>
          <w:rFonts w:ascii="Calibri Light" w:hAnsi="Calibri Light" w:cs="Arial"/>
        </w:rPr>
        <w:t xml:space="preserve"> </w:t>
      </w:r>
      <w:r>
        <w:rPr>
          <w:rFonts w:ascii="Calibri Light" w:hAnsi="Calibri Light" w:cs="Arial"/>
        </w:rPr>
        <w:t>This is mentioned in Action #</w:t>
      </w:r>
      <w:r w:rsidR="002B45F3">
        <w:rPr>
          <w:rFonts w:ascii="Calibri Light" w:hAnsi="Calibri Light" w:cs="Arial"/>
        </w:rPr>
        <w:t xml:space="preserve"> 343</w:t>
      </w:r>
      <w:r>
        <w:rPr>
          <w:rFonts w:ascii="Calibri Light" w:hAnsi="Calibri Light" w:cs="Arial"/>
        </w:rPr>
        <w:t xml:space="preserve"> </w:t>
      </w:r>
      <w:hyperlink r:id="rId29" w:history="1">
        <w:r w:rsidRPr="5827012F">
          <w:rPr>
            <w:rStyle w:val="Hyperlink"/>
            <w:rFonts w:ascii="Calibri Light" w:hAnsi="Calibri Light" w:cs="Arial"/>
            <w:i/>
            <w:iCs/>
          </w:rPr>
          <w:t xml:space="preserve">CIM-CS-02 Number of </w:t>
        </w:r>
        <w:proofErr w:type="gramStart"/>
        <w:r w:rsidRPr="5827012F">
          <w:rPr>
            <w:rStyle w:val="Hyperlink"/>
            <w:rFonts w:ascii="Calibri Light" w:hAnsi="Calibri Light" w:cs="Arial"/>
            <w:i/>
            <w:iCs/>
          </w:rPr>
          <w:t>As Of</w:t>
        </w:r>
        <w:proofErr w:type="gramEnd"/>
        <w:r w:rsidRPr="5827012F">
          <w:rPr>
            <w:rStyle w:val="Hyperlink"/>
            <w:rFonts w:ascii="Calibri Light" w:hAnsi="Calibri Light" w:cs="Arial"/>
            <w:i/>
            <w:iCs/>
          </w:rPr>
          <w:t xml:space="preserve"> Turn-On created</w:t>
        </w:r>
      </w:hyperlink>
      <w:r w:rsidRPr="00606A3F">
        <w:rPr>
          <w:rFonts w:ascii="Calibri Light" w:hAnsi="Calibri Light" w:cs="Arial"/>
        </w:rPr>
        <w:t xml:space="preserve">. </w:t>
      </w:r>
      <w:r>
        <w:rPr>
          <w:rFonts w:ascii="Calibri Light" w:hAnsi="Calibri Light" w:cs="Arial"/>
        </w:rPr>
        <w:t xml:space="preserve"> </w:t>
      </w:r>
    </w:p>
    <w:p w14:paraId="67D17545" w14:textId="49396857" w:rsidR="00B36073" w:rsidRDefault="009A3DA5" w:rsidP="00746F1B">
      <w:pPr>
        <w:pStyle w:val="Heading2Text"/>
        <w:numPr>
          <w:ilvl w:val="1"/>
          <w:numId w:val="3"/>
        </w:numPr>
        <w:rPr>
          <w:rFonts w:ascii="Calibri Light" w:hAnsi="Calibri Light" w:cs="Arial"/>
        </w:rPr>
      </w:pPr>
      <w:r>
        <w:rPr>
          <w:rFonts w:ascii="Calibri Light" w:hAnsi="Calibri Light" w:cs="Arial"/>
        </w:rPr>
        <w:t>Based on business rule</w:t>
      </w:r>
      <w:r w:rsidR="001A0F60">
        <w:rPr>
          <w:rFonts w:ascii="Calibri Light" w:hAnsi="Calibri Light" w:cs="Arial"/>
        </w:rPr>
        <w:t>s</w:t>
      </w:r>
      <w:r>
        <w:rPr>
          <w:rFonts w:ascii="Calibri Light" w:hAnsi="Calibri Light" w:cs="Arial"/>
        </w:rPr>
        <w:t xml:space="preserve">, SCE does not backdate Move Out unless it is a SCE error or the Move </w:t>
      </w:r>
      <w:proofErr w:type="gramStart"/>
      <w:r>
        <w:rPr>
          <w:rFonts w:ascii="Calibri Light" w:hAnsi="Calibri Light" w:cs="Arial"/>
        </w:rPr>
        <w:t>In</w:t>
      </w:r>
      <w:proofErr w:type="gramEnd"/>
      <w:r>
        <w:rPr>
          <w:rFonts w:ascii="Calibri Light" w:hAnsi="Calibri Light" w:cs="Arial"/>
        </w:rPr>
        <w:t xml:space="preserve"> BP takes responsibility with an as-of date. </w:t>
      </w:r>
      <w:r w:rsidR="00B36073" w:rsidRPr="0096496B">
        <w:rPr>
          <w:rFonts w:ascii="Calibri Light" w:hAnsi="Calibri Light" w:cs="Arial"/>
        </w:rPr>
        <w:t>Backdated Move-</w:t>
      </w:r>
      <w:r w:rsidR="005F22B0">
        <w:rPr>
          <w:rFonts w:ascii="Calibri Light" w:hAnsi="Calibri Light" w:cs="Arial"/>
        </w:rPr>
        <w:t>Out</w:t>
      </w:r>
      <w:r w:rsidR="00B36073" w:rsidRPr="0096496B">
        <w:rPr>
          <w:rFonts w:ascii="Calibri Light" w:hAnsi="Calibri Light" w:cs="Arial"/>
        </w:rPr>
        <w:t xml:space="preserve"> date </w:t>
      </w:r>
      <w:r w:rsidR="00746F1B">
        <w:rPr>
          <w:rFonts w:ascii="Calibri Light" w:hAnsi="Calibri Light" w:cs="Arial"/>
        </w:rPr>
        <w:t xml:space="preserve">on a Contract that has been billed </w:t>
      </w:r>
      <w:r w:rsidR="00144388">
        <w:rPr>
          <w:rFonts w:ascii="Calibri Light" w:hAnsi="Calibri Light" w:cs="Arial"/>
        </w:rPr>
        <w:t>will not</w:t>
      </w:r>
      <w:r w:rsidR="00144388" w:rsidRPr="0096496B">
        <w:rPr>
          <w:rFonts w:ascii="Calibri Light" w:hAnsi="Calibri Light" w:cs="Arial"/>
        </w:rPr>
        <w:t xml:space="preserve"> </w:t>
      </w:r>
      <w:r w:rsidR="00B36073" w:rsidRPr="0096496B">
        <w:rPr>
          <w:rFonts w:ascii="Calibri Light" w:hAnsi="Calibri Light" w:cs="Arial"/>
        </w:rPr>
        <w:t xml:space="preserve">be successfully completed if the existing active contract at the premise </w:t>
      </w:r>
      <w:r w:rsidR="00B36073">
        <w:rPr>
          <w:rFonts w:ascii="Calibri Light" w:hAnsi="Calibri Light" w:cs="Arial"/>
        </w:rPr>
        <w:t xml:space="preserve">has </w:t>
      </w:r>
      <w:r w:rsidR="00B36073" w:rsidRPr="0096496B">
        <w:rPr>
          <w:rFonts w:ascii="Calibri Light" w:hAnsi="Calibri Light" w:cs="Arial"/>
        </w:rPr>
        <w:t>already been billed. Reversal of the bill is required</w:t>
      </w:r>
      <w:r w:rsidR="00B36073">
        <w:rPr>
          <w:rFonts w:ascii="Calibri Light" w:hAnsi="Calibri Light" w:cs="Arial"/>
        </w:rPr>
        <w:t xml:space="preserve"> in order for the </w:t>
      </w:r>
      <w:r w:rsidR="001F67A0">
        <w:rPr>
          <w:rFonts w:ascii="Calibri Light" w:hAnsi="Calibri Light" w:cs="Arial"/>
        </w:rPr>
        <w:t xml:space="preserve">backdated </w:t>
      </w:r>
      <w:r w:rsidR="00B36073">
        <w:rPr>
          <w:rFonts w:ascii="Calibri Light" w:hAnsi="Calibri Light" w:cs="Arial"/>
        </w:rPr>
        <w:t xml:space="preserve">Move </w:t>
      </w:r>
      <w:r w:rsidR="00746F1B">
        <w:rPr>
          <w:rFonts w:ascii="Calibri Light" w:hAnsi="Calibri Light" w:cs="Arial"/>
        </w:rPr>
        <w:t>Out</w:t>
      </w:r>
      <w:r w:rsidR="00B36073">
        <w:rPr>
          <w:rFonts w:ascii="Calibri Light" w:hAnsi="Calibri Light" w:cs="Arial"/>
        </w:rPr>
        <w:t xml:space="preserve"> to be successfully completed in back office system (</w:t>
      </w:r>
      <w:r w:rsidR="00031117">
        <w:rPr>
          <w:rFonts w:ascii="Calibri Light" w:hAnsi="Calibri Light" w:cs="Arial"/>
        </w:rPr>
        <w:t>S/4HANA</w:t>
      </w:r>
      <w:r w:rsidR="00B36073">
        <w:rPr>
          <w:rFonts w:ascii="Calibri Light" w:hAnsi="Calibri Light" w:cs="Arial"/>
        </w:rPr>
        <w:t>)</w:t>
      </w:r>
      <w:r w:rsidR="00B36073" w:rsidRPr="0096496B">
        <w:rPr>
          <w:rFonts w:ascii="Calibri Light" w:hAnsi="Calibri Light" w:cs="Arial"/>
        </w:rPr>
        <w:t xml:space="preserve">. </w:t>
      </w:r>
      <w:r w:rsidR="00B36073">
        <w:rPr>
          <w:rFonts w:ascii="Calibri Light" w:hAnsi="Calibri Light" w:cs="Arial"/>
        </w:rPr>
        <w:t xml:space="preserve">To automate the bill reversal process, the </w:t>
      </w:r>
      <w:r w:rsidR="00B36073" w:rsidRPr="0096496B">
        <w:rPr>
          <w:rFonts w:ascii="Calibri Light" w:hAnsi="Calibri Light" w:cs="Arial"/>
        </w:rPr>
        <w:t xml:space="preserve">System will automatically reverse the bill of the active contract via enhancement </w:t>
      </w:r>
      <w:r w:rsidR="00746F1B" w:rsidRPr="5827012F">
        <w:rPr>
          <w:rFonts w:ascii="Calibri Light" w:hAnsi="Calibri Light" w:cs="Arial"/>
          <w:i/>
          <w:iCs/>
        </w:rPr>
        <w:t>E-CIM-CS-03 - Move Out /Change/Reversal - Invoice Reversal</w:t>
      </w:r>
      <w:r w:rsidR="00B36073" w:rsidRPr="0096496B">
        <w:rPr>
          <w:rFonts w:ascii="Calibri Light" w:hAnsi="Calibri Light" w:cs="Arial"/>
        </w:rPr>
        <w:t xml:space="preserve">. </w:t>
      </w:r>
      <w:r w:rsidR="00F8653F">
        <w:rPr>
          <w:rFonts w:ascii="Calibri Light" w:hAnsi="Calibri Light" w:cs="Arial"/>
        </w:rPr>
        <w:t xml:space="preserve"> C4C Hybris will enable a user</w:t>
      </w:r>
      <w:r w:rsidR="00E44A4A">
        <w:rPr>
          <w:rFonts w:ascii="Calibri Light" w:hAnsi="Calibri Light" w:cs="Arial"/>
        </w:rPr>
        <w:t xml:space="preserve"> to complete a Move Out reversal </w:t>
      </w:r>
      <w:r w:rsidR="00E24473">
        <w:rPr>
          <w:rFonts w:ascii="Calibri Light" w:hAnsi="Calibri Light" w:cs="Arial"/>
        </w:rPr>
        <w:t xml:space="preserve">or Move </w:t>
      </w:r>
      <w:proofErr w:type="gramStart"/>
      <w:r w:rsidR="00E24473">
        <w:rPr>
          <w:rFonts w:ascii="Calibri Light" w:hAnsi="Calibri Light" w:cs="Arial"/>
        </w:rPr>
        <w:t>Out</w:t>
      </w:r>
      <w:proofErr w:type="gramEnd"/>
      <w:r w:rsidR="00E24473">
        <w:rPr>
          <w:rFonts w:ascii="Calibri Light" w:hAnsi="Calibri Light" w:cs="Arial"/>
        </w:rPr>
        <w:t xml:space="preserve"> Date change</w:t>
      </w:r>
      <w:r w:rsidR="00F8653F">
        <w:rPr>
          <w:rFonts w:ascii="Calibri Light" w:hAnsi="Calibri Light" w:cs="Arial"/>
        </w:rPr>
        <w:t>.  If needed, the front office</w:t>
      </w:r>
      <w:r w:rsidR="00E44A4A">
        <w:rPr>
          <w:rFonts w:ascii="Calibri Light" w:hAnsi="Calibri Light" w:cs="Arial"/>
        </w:rPr>
        <w:t xml:space="preserve"> user </w:t>
      </w:r>
      <w:r w:rsidR="00F8653F">
        <w:rPr>
          <w:rFonts w:ascii="Calibri Light" w:hAnsi="Calibri Light" w:cs="Arial"/>
        </w:rPr>
        <w:t>can also</w:t>
      </w:r>
      <w:r w:rsidR="00E44A4A">
        <w:rPr>
          <w:rFonts w:ascii="Calibri Light" w:hAnsi="Calibri Light" w:cs="Arial"/>
        </w:rPr>
        <w:t xml:space="preserve"> </w:t>
      </w:r>
      <w:r w:rsidR="00B36073" w:rsidRPr="0096496B">
        <w:rPr>
          <w:rFonts w:ascii="Calibri Light" w:hAnsi="Calibri Light" w:cs="Arial"/>
        </w:rPr>
        <w:t xml:space="preserve">create a BPEM </w:t>
      </w:r>
      <w:r w:rsidR="00F8653F">
        <w:rPr>
          <w:rFonts w:ascii="Calibri Light" w:hAnsi="Calibri Light" w:cs="Arial"/>
        </w:rPr>
        <w:t>called</w:t>
      </w:r>
      <w:r w:rsidR="005F22B0">
        <w:rPr>
          <w:rFonts w:ascii="Calibri Light" w:hAnsi="Calibri Light" w:cs="Arial"/>
        </w:rPr>
        <w:t xml:space="preserve"> ‘Move </w:t>
      </w:r>
      <w:proofErr w:type="gramStart"/>
      <w:r w:rsidR="005F22B0">
        <w:rPr>
          <w:rFonts w:ascii="Calibri Light" w:hAnsi="Calibri Light" w:cs="Arial"/>
        </w:rPr>
        <w:t>Out</w:t>
      </w:r>
      <w:proofErr w:type="gramEnd"/>
      <w:r w:rsidR="00B36073">
        <w:rPr>
          <w:rFonts w:ascii="Calibri Light" w:hAnsi="Calibri Light" w:cs="Arial"/>
        </w:rPr>
        <w:t xml:space="preserve"> - Bill Reversal’ in C4C </w:t>
      </w:r>
      <w:r w:rsidR="00B36073" w:rsidRPr="0096496B">
        <w:rPr>
          <w:rFonts w:ascii="Calibri Light" w:hAnsi="Calibri Light" w:cs="Arial"/>
        </w:rPr>
        <w:t>manually</w:t>
      </w:r>
      <w:r w:rsidR="00F8653F">
        <w:rPr>
          <w:rFonts w:ascii="Calibri Light" w:hAnsi="Calibri Light" w:cs="Arial"/>
        </w:rPr>
        <w:t xml:space="preserve"> and it will be routed to RSO</w:t>
      </w:r>
      <w:r w:rsidR="00752613">
        <w:rPr>
          <w:rFonts w:ascii="Calibri Light" w:hAnsi="Calibri Light" w:cs="Arial"/>
        </w:rPr>
        <w:t xml:space="preserve"> Billing</w:t>
      </w:r>
      <w:r w:rsidR="00F8653F">
        <w:rPr>
          <w:rFonts w:ascii="Calibri Light" w:hAnsi="Calibri Light" w:cs="Arial"/>
        </w:rPr>
        <w:t xml:space="preserve"> to complete the request</w:t>
      </w:r>
      <w:r w:rsidR="00B36073" w:rsidRPr="0096496B">
        <w:rPr>
          <w:rFonts w:ascii="Calibri Light" w:hAnsi="Calibri Light" w:cs="Arial"/>
        </w:rPr>
        <w:t xml:space="preserve">. Refer to </w:t>
      </w:r>
      <w:hyperlink r:id="rId30" w:history="1">
        <w:r w:rsidR="00B36073" w:rsidRPr="5827012F">
          <w:rPr>
            <w:rStyle w:val="Hyperlink"/>
            <w:rFonts w:ascii="Calibri Light" w:hAnsi="Calibri Light" w:cs="Arial"/>
            <w:i/>
            <w:iCs/>
          </w:rPr>
          <w:t>Action # 335 Move-in Reversal by X months</w:t>
        </w:r>
      </w:hyperlink>
      <w:r w:rsidR="00B36073" w:rsidRPr="0096496B">
        <w:rPr>
          <w:rFonts w:ascii="Calibri Light" w:hAnsi="Calibri Light" w:cs="Arial"/>
        </w:rPr>
        <w:t>.</w:t>
      </w:r>
      <w:r w:rsidR="00B36073">
        <w:rPr>
          <w:rFonts w:ascii="Calibri Light" w:hAnsi="Calibri Light" w:cs="Arial"/>
        </w:rPr>
        <w:t xml:space="preserve"> </w:t>
      </w:r>
    </w:p>
    <w:p w14:paraId="13FC85A4" w14:textId="4C92E685" w:rsidR="005F22B0" w:rsidRPr="00321CC0" w:rsidRDefault="005F22B0" w:rsidP="005F22B0">
      <w:pPr>
        <w:pStyle w:val="Heading2Text"/>
        <w:numPr>
          <w:ilvl w:val="1"/>
          <w:numId w:val="3"/>
        </w:numPr>
        <w:rPr>
          <w:rFonts w:ascii="Calibri Light" w:hAnsi="Calibri Light" w:cs="Arial"/>
        </w:rPr>
      </w:pPr>
      <w:r w:rsidRPr="001615CC">
        <w:rPr>
          <w:rFonts w:ascii="Calibri Light" w:hAnsi="Calibri Light" w:cs="Arial"/>
        </w:rPr>
        <w:lastRenderedPageBreak/>
        <w:t xml:space="preserve">If there are multiple services at the Premise, the </w:t>
      </w:r>
      <w:r w:rsidR="003D3254">
        <w:rPr>
          <w:rFonts w:ascii="Calibri Light" w:hAnsi="Calibri Light" w:cs="Arial"/>
        </w:rPr>
        <w:t>user</w:t>
      </w:r>
      <w:r w:rsidRPr="001615CC">
        <w:rPr>
          <w:rFonts w:ascii="Calibri Light" w:hAnsi="Calibri Light" w:cs="Arial"/>
        </w:rPr>
        <w:t xml:space="preserve">s will have the </w:t>
      </w:r>
      <w:r>
        <w:rPr>
          <w:rFonts w:ascii="Calibri Light" w:hAnsi="Calibri Light" w:cs="Arial"/>
        </w:rPr>
        <w:t xml:space="preserve">ability to enter different </w:t>
      </w:r>
      <w:r w:rsidR="00C00781">
        <w:rPr>
          <w:rFonts w:ascii="Calibri Light" w:hAnsi="Calibri Light" w:cs="Arial"/>
        </w:rPr>
        <w:t xml:space="preserve">Move </w:t>
      </w:r>
      <w:proofErr w:type="gramStart"/>
      <w:r w:rsidR="00C00781">
        <w:rPr>
          <w:rFonts w:ascii="Calibri Light" w:hAnsi="Calibri Light" w:cs="Arial"/>
        </w:rPr>
        <w:t>Out</w:t>
      </w:r>
      <w:proofErr w:type="gramEnd"/>
      <w:r>
        <w:rPr>
          <w:rFonts w:ascii="Calibri Light" w:hAnsi="Calibri Light" w:cs="Arial"/>
        </w:rPr>
        <w:t xml:space="preserve"> D</w:t>
      </w:r>
      <w:r w:rsidRPr="001615CC">
        <w:rPr>
          <w:rFonts w:ascii="Calibri Light" w:hAnsi="Calibri Light" w:cs="Arial"/>
        </w:rPr>
        <w:t xml:space="preserve">ates for each individual line item, providing these dates do not conflict with the </w:t>
      </w:r>
      <w:r w:rsidR="00A77A8A">
        <w:rPr>
          <w:rFonts w:ascii="Calibri Light" w:hAnsi="Calibri Light" w:cs="Arial"/>
        </w:rPr>
        <w:t xml:space="preserve">Move Out </w:t>
      </w:r>
      <w:r w:rsidRPr="001615CC">
        <w:rPr>
          <w:rFonts w:ascii="Calibri Light" w:hAnsi="Calibri Light" w:cs="Arial"/>
        </w:rPr>
        <w:t>date for that individual line item</w:t>
      </w:r>
      <w:r w:rsidR="00A77A8A">
        <w:rPr>
          <w:rFonts w:ascii="Calibri Light" w:hAnsi="Calibri Light" w:cs="Arial"/>
        </w:rPr>
        <w:t>.</w:t>
      </w:r>
    </w:p>
    <w:p w14:paraId="6BC30DFC" w14:textId="58A71581" w:rsidR="005E0538" w:rsidRDefault="00A77A8A" w:rsidP="00A77A8A">
      <w:pPr>
        <w:pStyle w:val="Heading2Text"/>
        <w:rPr>
          <w:rFonts w:ascii="Calibri Light" w:hAnsi="Calibri Light" w:cs="Arial"/>
        </w:rPr>
      </w:pPr>
      <w:r w:rsidRPr="00F53F04">
        <w:rPr>
          <w:rFonts w:ascii="Calibri Light" w:hAnsi="Calibri Light" w:cs="Arial"/>
        </w:rPr>
        <w:t xml:space="preserve">SCE will not </w:t>
      </w:r>
      <w:r w:rsidR="005416F1">
        <w:rPr>
          <w:rFonts w:ascii="Calibri Light" w:hAnsi="Calibri Light" w:cs="Arial"/>
        </w:rPr>
        <w:t xml:space="preserve">final </w:t>
      </w:r>
      <w:r w:rsidRPr="00F53F04">
        <w:rPr>
          <w:rFonts w:ascii="Calibri Light" w:hAnsi="Calibri Light" w:cs="Arial"/>
        </w:rPr>
        <w:t xml:space="preserve">bill the BP before the </w:t>
      </w:r>
      <w:r w:rsidR="003A72ED">
        <w:rPr>
          <w:rFonts w:ascii="Calibri Light" w:hAnsi="Calibri Light" w:cs="Arial"/>
        </w:rPr>
        <w:t>Move Out effective date.</w:t>
      </w:r>
    </w:p>
    <w:p w14:paraId="699F6989" w14:textId="121F162C" w:rsidR="00A77A8A" w:rsidRPr="00A979DC" w:rsidRDefault="005E0538" w:rsidP="00A77A8A">
      <w:pPr>
        <w:pStyle w:val="Heading2Text"/>
        <w:rPr>
          <w:rFonts w:ascii="Calibri Light" w:hAnsi="Calibri Light" w:cs="Arial"/>
        </w:rPr>
      </w:pPr>
      <w:r>
        <w:rPr>
          <w:rFonts w:ascii="Calibri Light" w:hAnsi="Calibri Light" w:cs="Arial"/>
        </w:rPr>
        <w:t>T</w:t>
      </w:r>
      <w:r w:rsidR="00A77A8A" w:rsidRPr="00F53F04">
        <w:rPr>
          <w:rFonts w:ascii="Calibri Light" w:hAnsi="Calibri Light" w:cs="Arial"/>
        </w:rPr>
        <w:t>he Move</w:t>
      </w:r>
      <w:r w:rsidR="00A77A8A">
        <w:rPr>
          <w:rFonts w:ascii="Calibri Light" w:hAnsi="Calibri Light" w:cs="Arial"/>
        </w:rPr>
        <w:t xml:space="preserve"> </w:t>
      </w:r>
      <w:r w:rsidR="005416F1">
        <w:rPr>
          <w:rFonts w:ascii="Calibri Light" w:hAnsi="Calibri Light" w:cs="Arial"/>
        </w:rPr>
        <w:t>Out</w:t>
      </w:r>
      <w:r w:rsidR="00A77A8A" w:rsidRPr="00F53F04">
        <w:rPr>
          <w:rFonts w:ascii="Calibri Light" w:hAnsi="Calibri Light" w:cs="Arial"/>
        </w:rPr>
        <w:t xml:space="preserve"> date will sync up with the actual </w:t>
      </w:r>
      <w:r w:rsidR="006C49E1">
        <w:rPr>
          <w:rFonts w:ascii="Calibri Light" w:hAnsi="Calibri Light" w:cs="Arial"/>
        </w:rPr>
        <w:t>completion date</w:t>
      </w:r>
      <w:r w:rsidR="00A77A8A" w:rsidRPr="00F53F04">
        <w:rPr>
          <w:rFonts w:ascii="Calibri Light" w:hAnsi="Calibri Light" w:cs="Arial"/>
        </w:rPr>
        <w:t xml:space="preserve"> o</w:t>
      </w:r>
      <w:r w:rsidR="0013501D">
        <w:rPr>
          <w:rFonts w:ascii="Calibri Light" w:hAnsi="Calibri Light" w:cs="Arial"/>
        </w:rPr>
        <w:t>f</w:t>
      </w:r>
      <w:r w:rsidR="00A77A8A" w:rsidRPr="00F53F04">
        <w:rPr>
          <w:rFonts w:ascii="Calibri Light" w:hAnsi="Calibri Light" w:cs="Arial"/>
        </w:rPr>
        <w:t xml:space="preserve"> the Move</w:t>
      </w:r>
      <w:r w:rsidR="005416F1">
        <w:rPr>
          <w:rFonts w:ascii="Calibri Light" w:hAnsi="Calibri Light" w:cs="Arial"/>
        </w:rPr>
        <w:t xml:space="preserve"> Out</w:t>
      </w:r>
      <w:r w:rsidR="00A77A8A" w:rsidRPr="00F53F04">
        <w:rPr>
          <w:rFonts w:ascii="Calibri Light" w:hAnsi="Calibri Light" w:cs="Arial"/>
        </w:rPr>
        <w:t xml:space="preserve"> Service Order or Move</w:t>
      </w:r>
      <w:r w:rsidR="00A77A8A">
        <w:rPr>
          <w:rFonts w:ascii="Calibri Light" w:hAnsi="Calibri Light" w:cs="Arial"/>
        </w:rPr>
        <w:t xml:space="preserve"> </w:t>
      </w:r>
      <w:r w:rsidR="005416F1">
        <w:rPr>
          <w:rFonts w:ascii="Calibri Light" w:hAnsi="Calibri Light" w:cs="Arial"/>
        </w:rPr>
        <w:t>Out</w:t>
      </w:r>
      <w:r w:rsidR="00A77A8A" w:rsidRPr="00F53F04">
        <w:rPr>
          <w:rFonts w:ascii="Calibri Light" w:hAnsi="Calibri Light" w:cs="Arial"/>
        </w:rPr>
        <w:t xml:space="preserve"> </w:t>
      </w:r>
      <w:r w:rsidR="00A77A8A">
        <w:rPr>
          <w:rFonts w:ascii="Calibri Light" w:hAnsi="Calibri Light" w:cs="Arial"/>
        </w:rPr>
        <w:t>Service Request</w:t>
      </w:r>
      <w:r w:rsidR="005416F1">
        <w:rPr>
          <w:rFonts w:ascii="Calibri Light" w:hAnsi="Calibri Light" w:cs="Arial"/>
        </w:rPr>
        <w:t xml:space="preserve"> completion date if the actual </w:t>
      </w:r>
      <w:r w:rsidR="006C49E1">
        <w:rPr>
          <w:rFonts w:ascii="Calibri Light" w:hAnsi="Calibri Light" w:cs="Arial"/>
        </w:rPr>
        <w:t xml:space="preserve">completion </w:t>
      </w:r>
      <w:r w:rsidR="00A77A8A">
        <w:rPr>
          <w:rFonts w:ascii="Calibri Light" w:hAnsi="Calibri Light" w:cs="Arial"/>
        </w:rPr>
        <w:t xml:space="preserve">date is different than original Move </w:t>
      </w:r>
      <w:r w:rsidR="005416F1">
        <w:rPr>
          <w:rFonts w:ascii="Calibri Light" w:hAnsi="Calibri Light" w:cs="Arial"/>
        </w:rPr>
        <w:t>Out</w:t>
      </w:r>
      <w:r w:rsidR="00A77A8A">
        <w:rPr>
          <w:rFonts w:ascii="Calibri Light" w:hAnsi="Calibri Light" w:cs="Arial"/>
        </w:rPr>
        <w:t xml:space="preserve"> Date. This will be done via enhancement </w:t>
      </w:r>
      <w:r w:rsidR="00A77A8A" w:rsidRPr="5827012F">
        <w:rPr>
          <w:rFonts w:ascii="Calibri Light" w:hAnsi="Calibri Light" w:cs="Arial"/>
          <w:i/>
          <w:iCs/>
        </w:rPr>
        <w:t>E-</w:t>
      </w:r>
      <w:r w:rsidR="005416F1" w:rsidRPr="5827012F">
        <w:rPr>
          <w:rFonts w:ascii="Calibri Light" w:hAnsi="Calibri Light" w:cs="Arial"/>
          <w:i/>
          <w:iCs/>
        </w:rPr>
        <w:t>DF-WM-03-Reconnection for Move-Out</w:t>
      </w:r>
      <w:r w:rsidR="00A77A8A" w:rsidRPr="004C31F1">
        <w:rPr>
          <w:rFonts w:ascii="Calibri Light" w:hAnsi="Calibri Light" w:cs="Arial"/>
        </w:rPr>
        <w:t>.</w:t>
      </w:r>
    </w:p>
    <w:p w14:paraId="688467DA" w14:textId="77777777" w:rsidR="00A77A8A" w:rsidRDefault="00A77A8A" w:rsidP="00B36073">
      <w:pPr>
        <w:pStyle w:val="Heading3Text"/>
        <w:ind w:left="720"/>
        <w:rPr>
          <w:rFonts w:ascii="Calibri Light" w:hAnsi="Calibri Light"/>
        </w:rPr>
      </w:pPr>
    </w:p>
    <w:p w14:paraId="2AA7007D" w14:textId="26B14AB0" w:rsidR="00C52973" w:rsidRDefault="00881C5C" w:rsidP="00C52973">
      <w:pPr>
        <w:pStyle w:val="Heading3Text"/>
        <w:ind w:left="720"/>
      </w:pPr>
      <w:r>
        <w:rPr>
          <w:rFonts w:ascii="Calibri Light" w:hAnsi="Calibri Light"/>
        </w:rPr>
        <w:t xml:space="preserve">Move </w:t>
      </w:r>
      <w:proofErr w:type="gramStart"/>
      <w:r>
        <w:rPr>
          <w:rFonts w:ascii="Calibri Light" w:hAnsi="Calibri Light"/>
        </w:rPr>
        <w:t>Out</w:t>
      </w:r>
      <w:proofErr w:type="gramEnd"/>
      <w:r>
        <w:rPr>
          <w:rFonts w:ascii="Calibri Light" w:hAnsi="Calibri Light"/>
        </w:rPr>
        <w:t xml:space="preserve"> Reason</w:t>
      </w:r>
      <w:r w:rsidR="00C52973">
        <w:rPr>
          <w:rFonts w:ascii="Calibri Light" w:hAnsi="Calibri Light"/>
        </w:rPr>
        <w:t xml:space="preserve"> can be captured by the user (optional):</w:t>
      </w:r>
    </w:p>
    <w:p w14:paraId="3B9A0740" w14:textId="1BDD3705" w:rsidR="00881C5C" w:rsidRPr="005761DE" w:rsidRDefault="00881C5C" w:rsidP="00881C5C">
      <w:pPr>
        <w:pStyle w:val="Heading2Text"/>
        <w:numPr>
          <w:ilvl w:val="1"/>
          <w:numId w:val="27"/>
        </w:numPr>
        <w:rPr>
          <w:rFonts w:ascii="Calibri Light" w:hAnsi="Calibri Light" w:cs="Arial"/>
        </w:rPr>
      </w:pPr>
      <w:r>
        <w:rPr>
          <w:rFonts w:ascii="Calibri Light" w:hAnsi="Calibri Light" w:cs="Arial"/>
        </w:rPr>
        <w:t xml:space="preserve">Moving within </w:t>
      </w:r>
      <w:r w:rsidR="0074301F">
        <w:rPr>
          <w:rFonts w:ascii="Calibri Light" w:hAnsi="Calibri Light" w:cs="Arial"/>
        </w:rPr>
        <w:t>s</w:t>
      </w:r>
      <w:r>
        <w:rPr>
          <w:rFonts w:ascii="Calibri Light" w:hAnsi="Calibri Light" w:cs="Arial"/>
        </w:rPr>
        <w:t>tate</w:t>
      </w:r>
    </w:p>
    <w:p w14:paraId="1F14FECA" w14:textId="2A82F778" w:rsidR="00881C5C" w:rsidRPr="00C52973" w:rsidRDefault="00C52973" w:rsidP="00C52973">
      <w:pPr>
        <w:pStyle w:val="Heading2Text"/>
        <w:numPr>
          <w:ilvl w:val="1"/>
          <w:numId w:val="27"/>
        </w:numPr>
        <w:rPr>
          <w:rFonts w:ascii="Calibri Light" w:hAnsi="Calibri Light" w:cs="Arial"/>
        </w:rPr>
      </w:pPr>
      <w:r>
        <w:rPr>
          <w:rFonts w:ascii="Calibri Light" w:hAnsi="Calibri Light" w:cs="Arial"/>
        </w:rPr>
        <w:t xml:space="preserve">Moving </w:t>
      </w:r>
      <w:r w:rsidR="0074301F">
        <w:rPr>
          <w:rFonts w:ascii="Calibri Light" w:hAnsi="Calibri Light" w:cs="Arial"/>
        </w:rPr>
        <w:t>o</w:t>
      </w:r>
      <w:r>
        <w:rPr>
          <w:rFonts w:ascii="Calibri Light" w:hAnsi="Calibri Light" w:cs="Arial"/>
        </w:rPr>
        <w:t xml:space="preserve">ut of </w:t>
      </w:r>
      <w:r w:rsidR="0074301F">
        <w:rPr>
          <w:rFonts w:ascii="Calibri Light" w:hAnsi="Calibri Light" w:cs="Arial"/>
        </w:rPr>
        <w:t>s</w:t>
      </w:r>
      <w:r>
        <w:rPr>
          <w:rFonts w:ascii="Calibri Light" w:hAnsi="Calibri Light" w:cs="Arial"/>
        </w:rPr>
        <w:t>tate</w:t>
      </w:r>
    </w:p>
    <w:p w14:paraId="513AFE6C" w14:textId="77777777" w:rsidR="00C52973" w:rsidRDefault="00C52973" w:rsidP="00C52973">
      <w:pPr>
        <w:pStyle w:val="Heading2Text"/>
        <w:numPr>
          <w:ilvl w:val="1"/>
          <w:numId w:val="27"/>
        </w:numPr>
        <w:rPr>
          <w:rFonts w:ascii="Calibri Light" w:hAnsi="Calibri Light" w:cs="Arial"/>
        </w:rPr>
      </w:pPr>
      <w:r>
        <w:rPr>
          <w:rFonts w:ascii="Calibri Light" w:hAnsi="Calibri Light" w:cs="Arial"/>
        </w:rPr>
        <w:t>Vacation / Seasonal</w:t>
      </w:r>
    </w:p>
    <w:p w14:paraId="037F4B60" w14:textId="77777777" w:rsidR="00881C5C" w:rsidRDefault="00881C5C" w:rsidP="00881C5C">
      <w:pPr>
        <w:pStyle w:val="Heading2Text"/>
        <w:numPr>
          <w:ilvl w:val="1"/>
          <w:numId w:val="27"/>
        </w:numPr>
        <w:rPr>
          <w:rFonts w:ascii="Calibri Light" w:hAnsi="Calibri Light" w:cs="Arial"/>
        </w:rPr>
      </w:pPr>
      <w:r>
        <w:rPr>
          <w:rFonts w:ascii="Calibri Light" w:hAnsi="Calibri Light" w:cs="Arial"/>
        </w:rPr>
        <w:t>Remodeling home</w:t>
      </w:r>
    </w:p>
    <w:p w14:paraId="457B59FF" w14:textId="77777777" w:rsidR="00881C5C" w:rsidRDefault="00881C5C" w:rsidP="00881C5C">
      <w:pPr>
        <w:pStyle w:val="Heading2Text"/>
        <w:numPr>
          <w:ilvl w:val="1"/>
          <w:numId w:val="27"/>
        </w:numPr>
        <w:rPr>
          <w:rFonts w:ascii="Calibri Light" w:hAnsi="Calibri Light" w:cs="Arial"/>
        </w:rPr>
      </w:pPr>
      <w:r>
        <w:rPr>
          <w:rFonts w:ascii="Calibri Light" w:hAnsi="Calibri Light" w:cs="Arial"/>
        </w:rPr>
        <w:t>Unsafe condition / Damaged</w:t>
      </w:r>
    </w:p>
    <w:p w14:paraId="1DD1EA1F" w14:textId="77777777" w:rsidR="00C52973" w:rsidRDefault="00C52973" w:rsidP="00C52973">
      <w:pPr>
        <w:pStyle w:val="Heading2Text"/>
        <w:numPr>
          <w:ilvl w:val="1"/>
          <w:numId w:val="27"/>
        </w:numPr>
        <w:rPr>
          <w:rFonts w:ascii="Calibri Light" w:hAnsi="Calibri Light" w:cs="Arial"/>
        </w:rPr>
      </w:pPr>
      <w:r>
        <w:rPr>
          <w:rFonts w:ascii="Calibri Light" w:hAnsi="Calibri Light" w:cs="Arial"/>
        </w:rPr>
        <w:t>Bankruptcy</w:t>
      </w:r>
    </w:p>
    <w:p w14:paraId="1406FF19" w14:textId="7D5C8963" w:rsidR="00C52973" w:rsidRPr="00C52973" w:rsidRDefault="00C52973" w:rsidP="00C52973">
      <w:pPr>
        <w:pStyle w:val="Heading2Text"/>
        <w:numPr>
          <w:ilvl w:val="1"/>
          <w:numId w:val="27"/>
        </w:numPr>
        <w:rPr>
          <w:rFonts w:ascii="Calibri Light" w:hAnsi="Calibri Light" w:cs="Arial"/>
        </w:rPr>
      </w:pPr>
      <w:r w:rsidRPr="00C52973">
        <w:rPr>
          <w:rFonts w:ascii="Calibri Light" w:hAnsi="Calibri Light" w:cs="Arial"/>
        </w:rPr>
        <w:t xml:space="preserve">Going out of </w:t>
      </w:r>
      <w:r w:rsidR="0074301F">
        <w:rPr>
          <w:rFonts w:ascii="Calibri Light" w:hAnsi="Calibri Light" w:cs="Arial"/>
        </w:rPr>
        <w:t>b</w:t>
      </w:r>
      <w:r w:rsidRPr="00C52973">
        <w:rPr>
          <w:rFonts w:ascii="Calibri Light" w:hAnsi="Calibri Light" w:cs="Arial"/>
        </w:rPr>
        <w:t>usiness</w:t>
      </w:r>
    </w:p>
    <w:p w14:paraId="095537C2" w14:textId="0A1A054F" w:rsidR="00C52973" w:rsidRPr="00C52973" w:rsidRDefault="00C52973" w:rsidP="00C52973">
      <w:pPr>
        <w:pStyle w:val="Heading2Text"/>
        <w:numPr>
          <w:ilvl w:val="1"/>
          <w:numId w:val="27"/>
        </w:numPr>
        <w:rPr>
          <w:rFonts w:ascii="Calibri Light" w:hAnsi="Calibri Light" w:cs="Arial"/>
        </w:rPr>
      </w:pPr>
      <w:r w:rsidRPr="00C52973">
        <w:rPr>
          <w:rFonts w:ascii="Calibri Light" w:hAnsi="Calibri Light" w:cs="Arial"/>
        </w:rPr>
        <w:t xml:space="preserve">Sold </w:t>
      </w:r>
      <w:r w:rsidR="0074301F">
        <w:rPr>
          <w:rFonts w:ascii="Calibri Light" w:hAnsi="Calibri Light" w:cs="Arial"/>
        </w:rPr>
        <w:t>b</w:t>
      </w:r>
      <w:r w:rsidRPr="00C52973">
        <w:rPr>
          <w:rFonts w:ascii="Calibri Light" w:hAnsi="Calibri Light" w:cs="Arial"/>
        </w:rPr>
        <w:t xml:space="preserve">usiness/New </w:t>
      </w:r>
      <w:r w:rsidR="0074301F">
        <w:rPr>
          <w:rFonts w:ascii="Calibri Light" w:hAnsi="Calibri Light" w:cs="Arial"/>
        </w:rPr>
        <w:t>o</w:t>
      </w:r>
      <w:r w:rsidRPr="00C52973">
        <w:rPr>
          <w:rFonts w:ascii="Calibri Light" w:hAnsi="Calibri Light" w:cs="Arial"/>
        </w:rPr>
        <w:t>wner</w:t>
      </w:r>
    </w:p>
    <w:p w14:paraId="1CF0DBEB" w14:textId="4418FB2B" w:rsidR="00B02FB5" w:rsidRDefault="00B02FB5" w:rsidP="00C52973">
      <w:pPr>
        <w:pStyle w:val="Heading2Text"/>
        <w:numPr>
          <w:ilvl w:val="1"/>
          <w:numId w:val="27"/>
        </w:numPr>
        <w:rPr>
          <w:rFonts w:ascii="Calibri Light" w:hAnsi="Calibri Light" w:cs="Arial"/>
        </w:rPr>
      </w:pPr>
      <w:r>
        <w:rPr>
          <w:rFonts w:ascii="Calibri Light" w:hAnsi="Calibri Light" w:cs="Arial"/>
        </w:rPr>
        <w:t>Natural Disaster</w:t>
      </w:r>
    </w:p>
    <w:p w14:paraId="0A7DAC5F" w14:textId="4C993505" w:rsidR="00C23B45" w:rsidRDefault="00C23B45" w:rsidP="00C52973">
      <w:pPr>
        <w:pStyle w:val="Heading2Text"/>
        <w:numPr>
          <w:ilvl w:val="1"/>
          <w:numId w:val="27"/>
        </w:numPr>
        <w:rPr>
          <w:rFonts w:ascii="Calibri Light" w:hAnsi="Calibri Light" w:cs="Arial"/>
        </w:rPr>
      </w:pPr>
      <w:r>
        <w:rPr>
          <w:rFonts w:ascii="Calibri Light" w:hAnsi="Calibri Light" w:cs="Arial"/>
        </w:rPr>
        <w:t>Credit</w:t>
      </w:r>
    </w:p>
    <w:p w14:paraId="16E1A7C3" w14:textId="45B81D57" w:rsidR="00881C5C" w:rsidRDefault="00881C5C" w:rsidP="00C52973">
      <w:pPr>
        <w:pStyle w:val="Heading2Text"/>
        <w:numPr>
          <w:ilvl w:val="1"/>
          <w:numId w:val="27"/>
        </w:numPr>
        <w:rPr>
          <w:rFonts w:ascii="Calibri Light" w:hAnsi="Calibri Light" w:cs="Arial"/>
        </w:rPr>
      </w:pPr>
      <w:r>
        <w:rPr>
          <w:rFonts w:ascii="Calibri Light" w:hAnsi="Calibri Light" w:cs="Arial"/>
        </w:rPr>
        <w:t>Other</w:t>
      </w:r>
    </w:p>
    <w:p w14:paraId="17FA1B6E" w14:textId="77777777" w:rsidR="00881C5C" w:rsidRDefault="00881C5C" w:rsidP="00B36073">
      <w:pPr>
        <w:pStyle w:val="Heading3Text"/>
        <w:ind w:left="720"/>
        <w:rPr>
          <w:rFonts w:ascii="Calibri Light" w:hAnsi="Calibri Light"/>
        </w:rPr>
      </w:pPr>
    </w:p>
    <w:p w14:paraId="242EE008" w14:textId="77777777" w:rsidR="00881C5C" w:rsidRDefault="00881C5C" w:rsidP="00B36073">
      <w:pPr>
        <w:pStyle w:val="Heading3Text"/>
        <w:ind w:left="720"/>
        <w:rPr>
          <w:rFonts w:ascii="Calibri Light" w:hAnsi="Calibri Light"/>
        </w:rPr>
      </w:pPr>
    </w:p>
    <w:p w14:paraId="233C46D9" w14:textId="536D232E" w:rsidR="0013501D" w:rsidRPr="004D2B95" w:rsidRDefault="0013501D" w:rsidP="5C9EE791">
      <w:pPr>
        <w:pStyle w:val="Heading2Text"/>
        <w:numPr>
          <w:ilvl w:val="0"/>
          <w:numId w:val="29"/>
        </w:numPr>
        <w:rPr>
          <w:rFonts w:ascii="Calibri Light" w:hAnsi="Calibri Light" w:cs="Arial"/>
          <w:b/>
          <w:bCs/>
        </w:rPr>
      </w:pPr>
      <w:r w:rsidRPr="5C9EE791">
        <w:rPr>
          <w:rFonts w:ascii="Calibri Light" w:hAnsi="Calibri Light" w:cs="Arial"/>
          <w:b/>
          <w:bCs/>
        </w:rPr>
        <w:t xml:space="preserve">Move </w:t>
      </w:r>
      <w:r w:rsidR="00625600" w:rsidRPr="5C9EE791">
        <w:rPr>
          <w:rFonts w:ascii="Calibri Light" w:hAnsi="Calibri Light" w:cs="Arial"/>
          <w:b/>
          <w:bCs/>
        </w:rPr>
        <w:t>Out</w:t>
      </w:r>
      <w:r w:rsidRPr="5C9EE791">
        <w:rPr>
          <w:rFonts w:ascii="Calibri Light" w:hAnsi="Calibri Light" w:cs="Arial"/>
          <w:b/>
          <w:bCs/>
        </w:rPr>
        <w:t xml:space="preserve"> Guiding Procedure 2 - Services</w:t>
      </w:r>
    </w:p>
    <w:p w14:paraId="5A76ACFA" w14:textId="3AA261B2" w:rsidR="0013501D" w:rsidRDefault="0013501D" w:rsidP="0013501D">
      <w:pPr>
        <w:pStyle w:val="Heading2Text"/>
        <w:rPr>
          <w:rFonts w:ascii="Calibri Light" w:hAnsi="Calibri Light" w:cs="Arial"/>
        </w:rPr>
      </w:pPr>
      <w:r>
        <w:rPr>
          <w:rFonts w:ascii="Calibri Light" w:hAnsi="Calibri Light" w:cs="Arial"/>
        </w:rPr>
        <w:t xml:space="preserve">In this Move Out guiding procedure (Figure </w:t>
      </w:r>
      <w:r w:rsidR="00875DFD">
        <w:rPr>
          <w:rFonts w:ascii="Calibri Light" w:hAnsi="Calibri Light" w:cs="Arial"/>
        </w:rPr>
        <w:t>2</w:t>
      </w:r>
      <w:r>
        <w:rPr>
          <w:rFonts w:ascii="Calibri Light" w:hAnsi="Calibri Light" w:cs="Arial"/>
        </w:rPr>
        <w:t xml:space="preserve">: Guiding Procedure – Services), </w:t>
      </w:r>
      <w:r w:rsidR="003D3254">
        <w:rPr>
          <w:rFonts w:ascii="Calibri Light" w:hAnsi="Calibri Light" w:cs="Arial"/>
        </w:rPr>
        <w:t>user</w:t>
      </w:r>
      <w:r>
        <w:rPr>
          <w:rFonts w:ascii="Calibri Light" w:hAnsi="Calibri Light" w:cs="Arial"/>
        </w:rPr>
        <w:t xml:space="preserve"> will select the service(s) for the Move </w:t>
      </w:r>
      <w:r w:rsidR="00CC0C4F">
        <w:rPr>
          <w:rFonts w:ascii="Calibri Light" w:hAnsi="Calibri Light" w:cs="Arial"/>
        </w:rPr>
        <w:t>Out</w:t>
      </w:r>
      <w:r>
        <w:rPr>
          <w:rFonts w:ascii="Calibri Light" w:hAnsi="Calibri Light" w:cs="Arial"/>
        </w:rPr>
        <w:t xml:space="preserve">. </w:t>
      </w:r>
    </w:p>
    <w:p w14:paraId="50569D0D" w14:textId="26EA669D" w:rsidR="00E3391B" w:rsidRDefault="00D556CD" w:rsidP="00E3391B">
      <w:pPr>
        <w:pStyle w:val="Heading2Text"/>
        <w:keepNext/>
      </w:pPr>
      <w:r>
        <w:rPr>
          <w:noProof/>
          <w:lang w:eastAsia="en-US"/>
        </w:rPr>
        <w:lastRenderedPageBreak/>
        <w:drawing>
          <wp:inline distT="0" distB="0" distL="0" distR="0" wp14:anchorId="096F5434" wp14:editId="0EFE0717">
            <wp:extent cx="5353050" cy="276515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13996" t="33428" r="37607" b="22127"/>
                    <a:stretch/>
                  </pic:blipFill>
                  <pic:spPr bwMode="auto">
                    <a:xfrm>
                      <a:off x="0" y="0"/>
                      <a:ext cx="5360663" cy="2769085"/>
                    </a:xfrm>
                    <a:prstGeom prst="rect">
                      <a:avLst/>
                    </a:prstGeom>
                    <a:ln>
                      <a:noFill/>
                    </a:ln>
                    <a:extLst>
                      <a:ext uri="{53640926-AAD7-44D8-BBD7-CCE9431645EC}">
                        <a14:shadowObscured xmlns:a14="http://schemas.microsoft.com/office/drawing/2010/main"/>
                      </a:ext>
                    </a:extLst>
                  </pic:spPr>
                </pic:pic>
              </a:graphicData>
            </a:graphic>
          </wp:inline>
        </w:drawing>
      </w:r>
    </w:p>
    <w:p w14:paraId="2A1663A0" w14:textId="4C7A6A4B" w:rsidR="00A53C75" w:rsidRDefault="00E3391B" w:rsidP="00E3391B">
      <w:pPr>
        <w:pStyle w:val="Caption"/>
        <w:ind w:firstLine="720"/>
      </w:pPr>
      <w:r>
        <w:t xml:space="preserve">Figure </w:t>
      </w:r>
      <w:r>
        <w:fldChar w:fldCharType="begin"/>
      </w:r>
      <w:r>
        <w:instrText xml:space="preserve"> SEQ Figure \* ARABIC </w:instrText>
      </w:r>
      <w:r>
        <w:fldChar w:fldCharType="separate"/>
      </w:r>
      <w:r w:rsidR="00416F0C">
        <w:rPr>
          <w:noProof/>
        </w:rPr>
        <w:t>2</w:t>
      </w:r>
      <w:r>
        <w:fldChar w:fldCharType="end"/>
      </w:r>
      <w:r>
        <w:t>: Guiding Procedure – Services</w:t>
      </w:r>
    </w:p>
    <w:p w14:paraId="04E12551" w14:textId="77777777" w:rsidR="00E3391B" w:rsidRPr="00E3391B" w:rsidRDefault="00E3391B" w:rsidP="00E3391B"/>
    <w:p w14:paraId="19CE87CB" w14:textId="697A123A" w:rsidR="0013501D" w:rsidRPr="00B80978" w:rsidRDefault="00D83211" w:rsidP="00B36073">
      <w:pPr>
        <w:pStyle w:val="Heading3Text"/>
        <w:ind w:left="720"/>
        <w:rPr>
          <w:rFonts w:ascii="Calibri Light" w:hAnsi="Calibri Light"/>
          <w:u w:val="single"/>
        </w:rPr>
      </w:pPr>
      <w:r>
        <w:rPr>
          <w:rFonts w:ascii="Calibri Light" w:hAnsi="Calibri Light"/>
          <w:u w:val="single"/>
        </w:rPr>
        <w:t>Move Out</w:t>
      </w:r>
    </w:p>
    <w:p w14:paraId="3B0DF42E" w14:textId="77777777" w:rsidR="00A03266" w:rsidRDefault="00B80978" w:rsidP="009B0436">
      <w:pPr>
        <w:pStyle w:val="Heading3Text"/>
        <w:ind w:left="720"/>
        <w:rPr>
          <w:rFonts w:ascii="Calibri Light" w:hAnsi="Calibri Light"/>
        </w:rPr>
      </w:pPr>
      <w:r>
        <w:rPr>
          <w:rFonts w:ascii="Calibri Light" w:hAnsi="Calibri Light"/>
        </w:rPr>
        <w:t xml:space="preserve">The available SAP </w:t>
      </w:r>
      <w:r w:rsidR="001F67A0">
        <w:rPr>
          <w:rFonts w:ascii="Calibri Light" w:hAnsi="Calibri Light"/>
        </w:rPr>
        <w:t xml:space="preserve">utility </w:t>
      </w:r>
      <w:r>
        <w:rPr>
          <w:rFonts w:ascii="Calibri Light" w:hAnsi="Calibri Light"/>
        </w:rPr>
        <w:t xml:space="preserve">standard services are Electricity, Water, and Gas. </w:t>
      </w:r>
      <w:r w:rsidRPr="002D232D">
        <w:rPr>
          <w:rFonts w:ascii="Calibri Light" w:hAnsi="Calibri Light"/>
        </w:rPr>
        <w:t>Premise</w:t>
      </w:r>
      <w:r w:rsidR="00300FEE">
        <w:rPr>
          <w:rFonts w:ascii="Calibri Light" w:hAnsi="Calibri Light"/>
        </w:rPr>
        <w:t>s</w:t>
      </w:r>
      <w:r w:rsidRPr="002D232D">
        <w:rPr>
          <w:rFonts w:ascii="Calibri Light" w:hAnsi="Calibri Light"/>
        </w:rPr>
        <w:t xml:space="preserve"> that offer more than one service such as Catalina area</w:t>
      </w:r>
      <w:r>
        <w:rPr>
          <w:rFonts w:ascii="Calibri Light" w:hAnsi="Calibri Light"/>
        </w:rPr>
        <w:t xml:space="preserve"> will have three line items appear on the screen for majority of the Move </w:t>
      </w:r>
      <w:r w:rsidR="00625600">
        <w:rPr>
          <w:rFonts w:ascii="Calibri Light" w:hAnsi="Calibri Light"/>
        </w:rPr>
        <w:t>Out</w:t>
      </w:r>
      <w:r>
        <w:rPr>
          <w:rFonts w:ascii="Calibri Light" w:hAnsi="Calibri Light"/>
        </w:rPr>
        <w:t xml:space="preserve"> cases. </w:t>
      </w:r>
      <w:r w:rsidRPr="002D232D">
        <w:rPr>
          <w:rFonts w:ascii="Calibri Light" w:hAnsi="Calibri Light"/>
        </w:rPr>
        <w:t xml:space="preserve">All the services are automatically </w:t>
      </w:r>
      <w:r>
        <w:rPr>
          <w:rFonts w:ascii="Calibri Light" w:hAnsi="Calibri Light"/>
        </w:rPr>
        <w:t>selected via individual checkbox</w:t>
      </w:r>
      <w:r w:rsidRPr="002D232D">
        <w:rPr>
          <w:rFonts w:ascii="Calibri Light" w:hAnsi="Calibri Light"/>
        </w:rPr>
        <w:t xml:space="preserve">.  </w:t>
      </w:r>
      <w:r w:rsidR="004C5B7B">
        <w:rPr>
          <w:rFonts w:ascii="Calibri Light" w:hAnsi="Calibri Light"/>
        </w:rPr>
        <w:t>U</w:t>
      </w:r>
      <w:r w:rsidR="00026745">
        <w:rPr>
          <w:rFonts w:ascii="Calibri Light" w:hAnsi="Calibri Light"/>
        </w:rPr>
        <w:t>ser</w:t>
      </w:r>
      <w:r w:rsidRPr="002D232D">
        <w:rPr>
          <w:rFonts w:ascii="Calibri Light" w:hAnsi="Calibri Light"/>
        </w:rPr>
        <w:t xml:space="preserve"> needs to manually un-</w:t>
      </w:r>
      <w:r>
        <w:rPr>
          <w:rFonts w:ascii="Calibri Light" w:hAnsi="Calibri Light"/>
        </w:rPr>
        <w:t>select</w:t>
      </w:r>
      <w:r w:rsidRPr="002D232D">
        <w:rPr>
          <w:rFonts w:ascii="Calibri Light" w:hAnsi="Calibri Light"/>
        </w:rPr>
        <w:t xml:space="preserve"> the service</w:t>
      </w:r>
      <w:r>
        <w:rPr>
          <w:rFonts w:ascii="Calibri Light" w:hAnsi="Calibri Light"/>
        </w:rPr>
        <w:t>(s)</w:t>
      </w:r>
      <w:r w:rsidRPr="002D232D">
        <w:rPr>
          <w:rFonts w:ascii="Calibri Light" w:hAnsi="Calibri Light"/>
        </w:rPr>
        <w:t xml:space="preserve"> that the BP does not wish to </w:t>
      </w:r>
      <w:r>
        <w:rPr>
          <w:rFonts w:ascii="Calibri Light" w:hAnsi="Calibri Light"/>
        </w:rPr>
        <w:t>terminate</w:t>
      </w:r>
      <w:r w:rsidRPr="002D232D">
        <w:rPr>
          <w:rFonts w:ascii="Calibri Light" w:hAnsi="Calibri Light"/>
        </w:rPr>
        <w:t xml:space="preserve">. </w:t>
      </w:r>
    </w:p>
    <w:p w14:paraId="166A5CA5" w14:textId="2C694BAE" w:rsidR="009B0436" w:rsidRDefault="00B80978" w:rsidP="009B0436">
      <w:pPr>
        <w:pStyle w:val="Heading3Text"/>
        <w:ind w:left="720"/>
        <w:rPr>
          <w:rFonts w:ascii="Calibri Light" w:hAnsi="Calibri Light"/>
        </w:rPr>
      </w:pPr>
      <w:r w:rsidRPr="007F5AA7">
        <w:rPr>
          <w:rFonts w:ascii="Calibri Light" w:hAnsi="Calibri Light"/>
        </w:rPr>
        <w:t xml:space="preserve">Premise with metered or unmetered residential </w:t>
      </w:r>
      <w:r w:rsidR="00946A3B" w:rsidRPr="007F5AA7">
        <w:rPr>
          <w:rFonts w:ascii="Calibri Light" w:hAnsi="Calibri Light"/>
        </w:rPr>
        <w:t>streetlight</w:t>
      </w:r>
      <w:r w:rsidRPr="007F5AA7">
        <w:rPr>
          <w:rFonts w:ascii="Calibri Light" w:hAnsi="Calibri Light"/>
        </w:rPr>
        <w:t xml:space="preserve"> will also have additional service line item(s) </w:t>
      </w:r>
      <w:r w:rsidR="00D86A04" w:rsidRPr="007F5AA7">
        <w:rPr>
          <w:rFonts w:ascii="Calibri Light" w:hAnsi="Calibri Light"/>
        </w:rPr>
        <w:t>appearing</w:t>
      </w:r>
      <w:r w:rsidRPr="007F5AA7">
        <w:rPr>
          <w:rFonts w:ascii="Calibri Light" w:hAnsi="Calibri Light"/>
        </w:rPr>
        <w:t xml:space="preserve"> on the screen. </w:t>
      </w:r>
      <w:r w:rsidR="00BD1A9F" w:rsidRPr="007F5AA7">
        <w:rPr>
          <w:rFonts w:ascii="Calibri Light" w:hAnsi="Calibri Light"/>
        </w:rPr>
        <w:t>For metered streetlight, user will submit the Move Out for all services including metered streetlight</w:t>
      </w:r>
      <w:r w:rsidR="00A03266" w:rsidRPr="007F5AA7">
        <w:rPr>
          <w:rFonts w:ascii="Calibri Light" w:hAnsi="Calibri Light"/>
        </w:rPr>
        <w:t xml:space="preserve"> and Move Out process as per normal</w:t>
      </w:r>
      <w:r w:rsidR="00BD1A9F" w:rsidRPr="007F5AA7">
        <w:rPr>
          <w:rFonts w:ascii="Calibri Light" w:hAnsi="Calibri Light"/>
        </w:rPr>
        <w:t xml:space="preserve">. </w:t>
      </w:r>
      <w:r w:rsidR="00BD1A9F" w:rsidRPr="009313FB">
        <w:rPr>
          <w:rFonts w:ascii="Calibri Light" w:hAnsi="Calibri Light"/>
        </w:rPr>
        <w:t xml:space="preserve">For Move Out involving unmetered streetlight, user will </w:t>
      </w:r>
      <w:r w:rsidR="007D473E" w:rsidRPr="009313FB">
        <w:rPr>
          <w:rFonts w:ascii="Calibri Light" w:hAnsi="Calibri Light"/>
        </w:rPr>
        <w:t xml:space="preserve">not proceed with the move out. </w:t>
      </w:r>
      <w:r w:rsidR="004C5B7B" w:rsidRPr="009313FB">
        <w:rPr>
          <w:rFonts w:ascii="Calibri Light" w:hAnsi="Calibri Light"/>
        </w:rPr>
        <w:t>U</w:t>
      </w:r>
      <w:r w:rsidR="00026745" w:rsidRPr="009313FB">
        <w:rPr>
          <w:rFonts w:ascii="Calibri Light" w:hAnsi="Calibri Light"/>
        </w:rPr>
        <w:t>ser</w:t>
      </w:r>
      <w:r w:rsidRPr="009313FB">
        <w:rPr>
          <w:rFonts w:ascii="Calibri Light" w:hAnsi="Calibri Light"/>
        </w:rPr>
        <w:t xml:space="preserve"> will </w:t>
      </w:r>
      <w:r w:rsidR="007D473E" w:rsidRPr="009313FB">
        <w:rPr>
          <w:rFonts w:ascii="Calibri Light" w:hAnsi="Calibri Light"/>
        </w:rPr>
        <w:t>create</w:t>
      </w:r>
      <w:r w:rsidR="006D448A" w:rsidRPr="009313FB">
        <w:rPr>
          <w:rFonts w:ascii="Calibri Light" w:hAnsi="Calibri Light"/>
        </w:rPr>
        <w:t xml:space="preserve"> a BPEM </w:t>
      </w:r>
      <w:r w:rsidR="004C5B7B" w:rsidRPr="009313FB">
        <w:rPr>
          <w:rFonts w:ascii="Calibri Light" w:hAnsi="Calibri Light"/>
        </w:rPr>
        <w:t>Case category ‘</w:t>
      </w:r>
      <w:r w:rsidR="00946A3B" w:rsidRPr="009313FB">
        <w:rPr>
          <w:rFonts w:ascii="Calibri Light" w:hAnsi="Calibri Light"/>
        </w:rPr>
        <w:t xml:space="preserve">Move Out - </w:t>
      </w:r>
      <w:r w:rsidR="004C5B7B" w:rsidRPr="009313FB">
        <w:rPr>
          <w:rFonts w:ascii="Calibri Light" w:hAnsi="Calibri Light"/>
        </w:rPr>
        <w:t>U</w:t>
      </w:r>
      <w:r w:rsidR="00946A3B" w:rsidRPr="009313FB">
        <w:rPr>
          <w:rFonts w:ascii="Calibri Light" w:hAnsi="Calibri Light"/>
        </w:rPr>
        <w:t>n</w:t>
      </w:r>
      <w:r w:rsidR="004C5B7B" w:rsidRPr="009313FB">
        <w:rPr>
          <w:rFonts w:ascii="Calibri Light" w:hAnsi="Calibri Light"/>
        </w:rPr>
        <w:t xml:space="preserve">metered </w:t>
      </w:r>
      <w:r w:rsidR="00946A3B" w:rsidRPr="009313FB">
        <w:rPr>
          <w:rFonts w:ascii="Calibri Light" w:hAnsi="Calibri Light"/>
        </w:rPr>
        <w:t>Streetlight</w:t>
      </w:r>
      <w:r w:rsidR="004C5B7B" w:rsidRPr="009313FB">
        <w:rPr>
          <w:rFonts w:ascii="Calibri Light" w:hAnsi="Calibri Light"/>
        </w:rPr>
        <w:t xml:space="preserve">’ </w:t>
      </w:r>
      <w:r w:rsidR="006D448A" w:rsidRPr="009313FB">
        <w:rPr>
          <w:rFonts w:ascii="Calibri Light" w:hAnsi="Calibri Light"/>
        </w:rPr>
        <w:t xml:space="preserve">would be issued to </w:t>
      </w:r>
      <w:r w:rsidR="00FC312F">
        <w:rPr>
          <w:rFonts w:ascii="Calibri Light" w:hAnsi="Calibri Light"/>
        </w:rPr>
        <w:t>RSO Billing</w:t>
      </w:r>
      <w:r w:rsidR="006D448A" w:rsidRPr="009313FB">
        <w:rPr>
          <w:rFonts w:ascii="Calibri Light" w:hAnsi="Calibri Light"/>
        </w:rPr>
        <w:t xml:space="preserve"> to update contract term</w:t>
      </w:r>
      <w:r w:rsidR="007D473E" w:rsidRPr="009313FB">
        <w:rPr>
          <w:rFonts w:ascii="Calibri Light" w:hAnsi="Calibri Light"/>
        </w:rPr>
        <w:t xml:space="preserve"> and create the Move Out when ready</w:t>
      </w:r>
      <w:r w:rsidRPr="009313FB">
        <w:rPr>
          <w:rFonts w:ascii="Calibri Light" w:hAnsi="Calibri Light"/>
        </w:rPr>
        <w:t>.</w:t>
      </w:r>
    </w:p>
    <w:p w14:paraId="05053755" w14:textId="21304528" w:rsidR="009B0436" w:rsidRDefault="009B0436" w:rsidP="009B0436">
      <w:pPr>
        <w:pStyle w:val="Heading3Text"/>
        <w:ind w:left="720"/>
      </w:pPr>
      <w:r>
        <w:rPr>
          <w:rFonts w:ascii="Calibri Light" w:hAnsi="Calibri Light"/>
        </w:rPr>
        <w:t xml:space="preserve">A customized check box ‘Remove Meter’ is introduced. </w:t>
      </w:r>
      <w:r>
        <w:rPr>
          <w:rFonts w:ascii="Calibri Light" w:eastAsia="MS Mincho" w:hAnsi="Calibri Light"/>
          <w:color w:val="auto"/>
        </w:rPr>
        <w:t>There are some instances where BP requests to terminate service and remo</w:t>
      </w:r>
      <w:r w:rsidR="00CA6806">
        <w:rPr>
          <w:rFonts w:ascii="Calibri Light" w:eastAsia="MS Mincho" w:hAnsi="Calibri Light"/>
          <w:color w:val="auto"/>
        </w:rPr>
        <w:t>v</w:t>
      </w:r>
      <w:r>
        <w:rPr>
          <w:rFonts w:ascii="Calibri Light" w:eastAsia="MS Mincho" w:hAnsi="Calibri Light"/>
          <w:color w:val="auto"/>
        </w:rPr>
        <w:t xml:space="preserve">e meter. This is applicable when BP owns the meter or meter needs to be removed due to demolition/ natural disaster or temporary power pole. User will select Remove Meter check box in Move </w:t>
      </w:r>
      <w:proofErr w:type="gramStart"/>
      <w:r>
        <w:rPr>
          <w:rFonts w:ascii="Calibri Light" w:eastAsia="MS Mincho" w:hAnsi="Calibri Light"/>
          <w:color w:val="auto"/>
        </w:rPr>
        <w:t>Out</w:t>
      </w:r>
      <w:proofErr w:type="gramEnd"/>
      <w:r>
        <w:rPr>
          <w:rFonts w:ascii="Calibri Light" w:eastAsia="MS Mincho" w:hAnsi="Calibri Light"/>
          <w:color w:val="auto"/>
        </w:rPr>
        <w:t xml:space="preserve"> Guiding Procedure 2. Upon submitting the Move Out request, system will create a Meter Removal Service Order</w:t>
      </w:r>
      <w:r w:rsidR="009635C9">
        <w:rPr>
          <w:rFonts w:ascii="Calibri Light" w:eastAsia="MS Mincho" w:hAnsi="Calibri Light"/>
          <w:color w:val="auto"/>
        </w:rPr>
        <w:t xml:space="preserve"> and sub type of Move Out</w:t>
      </w:r>
      <w:r>
        <w:rPr>
          <w:rFonts w:ascii="Calibri Light" w:eastAsia="MS Mincho" w:hAnsi="Calibri Light"/>
          <w:color w:val="auto"/>
        </w:rPr>
        <w:t xml:space="preserve">. Field personnel will go to the site to remove meter and capture final meter read. Remove Meter check box and </w:t>
      </w:r>
      <w:r w:rsidR="00A03266">
        <w:rPr>
          <w:rFonts w:ascii="Calibri Light" w:eastAsia="MS Mincho" w:hAnsi="Calibri Light"/>
          <w:color w:val="auto"/>
        </w:rPr>
        <w:t xml:space="preserve">a Remove Meter </w:t>
      </w:r>
      <w:r>
        <w:rPr>
          <w:rFonts w:ascii="Calibri Light" w:eastAsia="MS Mincho" w:hAnsi="Calibri Light"/>
          <w:color w:val="auto"/>
        </w:rPr>
        <w:t xml:space="preserve">Service Order creation will be done via enhancement </w:t>
      </w:r>
      <w:r w:rsidRPr="5827012F">
        <w:rPr>
          <w:rFonts w:ascii="Calibri Light" w:hAnsi="Calibri Light"/>
          <w:i/>
          <w:iCs/>
        </w:rPr>
        <w:t>E-CIM-CS-02 - Create Work Order during Move-In/Move-Out/Transfer</w:t>
      </w:r>
      <w:r>
        <w:rPr>
          <w:rFonts w:ascii="Calibri Light" w:eastAsia="MS Mincho" w:hAnsi="Calibri Light"/>
          <w:color w:val="auto"/>
        </w:rPr>
        <w:t xml:space="preserve">. </w:t>
      </w:r>
    </w:p>
    <w:p w14:paraId="443EA02F" w14:textId="2D98049A" w:rsidR="004C5B7B" w:rsidRDefault="009B0436" w:rsidP="009B0436">
      <w:pPr>
        <w:pStyle w:val="Heading3Text"/>
        <w:keepNext/>
        <w:ind w:left="720" w:firstLine="30"/>
        <w:jc w:val="both"/>
        <w:rPr>
          <w:rFonts w:ascii="Calibri Light" w:hAnsi="Calibri Light"/>
        </w:rPr>
      </w:pPr>
      <w:r>
        <w:rPr>
          <w:rFonts w:ascii="Calibri Light" w:hAnsi="Calibri Light"/>
        </w:rPr>
        <w:t xml:space="preserve">If the BP is requesting to remove the meter but not terminating the service, user will create a Service Order </w:t>
      </w:r>
      <w:r w:rsidR="00724624">
        <w:rPr>
          <w:rFonts w:ascii="Calibri Light" w:hAnsi="Calibri Light"/>
        </w:rPr>
        <w:t xml:space="preserve">via Service Order functionality in Hybris C4C </w:t>
      </w:r>
      <w:r>
        <w:rPr>
          <w:rFonts w:ascii="Calibri Light" w:hAnsi="Calibri Light"/>
        </w:rPr>
        <w:t xml:space="preserve">and not submitting a Move Out. Refer to BPD </w:t>
      </w:r>
      <w:hyperlink r:id="rId32" w:history="1">
        <w:r w:rsidRPr="5827012F">
          <w:rPr>
            <w:rStyle w:val="Hyperlink"/>
            <w:rFonts w:ascii="Calibri Light" w:hAnsi="Calibri Light"/>
            <w:i/>
            <w:iCs/>
          </w:rPr>
          <w:t>CIM-CS-05 - Handle Request - Process Field Work Request</w:t>
        </w:r>
      </w:hyperlink>
      <w:r>
        <w:rPr>
          <w:rFonts w:ascii="Calibri Light" w:hAnsi="Calibri Light"/>
        </w:rPr>
        <w:t xml:space="preserve"> for more information on Service Order</w:t>
      </w:r>
    </w:p>
    <w:p w14:paraId="53970262" w14:textId="77777777" w:rsidR="009A1F52" w:rsidRDefault="009A1F52" w:rsidP="009B0436">
      <w:pPr>
        <w:pStyle w:val="Heading3Text"/>
        <w:keepNext/>
        <w:ind w:left="720" w:firstLine="30"/>
        <w:jc w:val="both"/>
        <w:rPr>
          <w:rFonts w:ascii="Calibri Light" w:hAnsi="Calibri Light"/>
        </w:rPr>
      </w:pPr>
    </w:p>
    <w:p w14:paraId="5303256A" w14:textId="434665C1" w:rsidR="00D83211" w:rsidRPr="00D83211" w:rsidRDefault="00D83211" w:rsidP="00B36073">
      <w:pPr>
        <w:pStyle w:val="Heading3Text"/>
        <w:ind w:left="720"/>
        <w:rPr>
          <w:rFonts w:ascii="Calibri Light" w:hAnsi="Calibri Light"/>
          <w:u w:val="single"/>
        </w:rPr>
      </w:pPr>
      <w:r w:rsidRPr="00D83211">
        <w:rPr>
          <w:rFonts w:ascii="Calibri Light" w:hAnsi="Calibri Light"/>
          <w:u w:val="single"/>
        </w:rPr>
        <w:t>Create Service Order</w:t>
      </w:r>
    </w:p>
    <w:p w14:paraId="4755BB1B" w14:textId="21710540" w:rsidR="009635C9" w:rsidRDefault="009635C9" w:rsidP="008653D8">
      <w:pPr>
        <w:pStyle w:val="Heading2Text"/>
        <w:rPr>
          <w:rFonts w:ascii="Calibri Light" w:hAnsi="Calibri Light" w:cs="Arial"/>
        </w:rPr>
      </w:pPr>
      <w:r>
        <w:rPr>
          <w:rFonts w:ascii="Calibri Light" w:hAnsi="Calibri Light" w:cs="Arial"/>
        </w:rPr>
        <w:t>There should be only 1 Service Order to be created by Move Out process and sent to the field at any point of time. A Service Order created by Move Out process could have multiple sub type</w:t>
      </w:r>
      <w:r w:rsidR="00820677">
        <w:rPr>
          <w:rFonts w:ascii="Calibri Light" w:hAnsi="Calibri Light" w:cs="Arial"/>
        </w:rPr>
        <w:t>s</w:t>
      </w:r>
      <w:r>
        <w:rPr>
          <w:rFonts w:ascii="Calibri Light" w:hAnsi="Calibri Light" w:cs="Arial"/>
        </w:rPr>
        <w:t xml:space="preserve"> that reflect the type of work to be carried out at the site such as remove meter, meter replacement and capture final read.</w:t>
      </w:r>
    </w:p>
    <w:p w14:paraId="475AC231" w14:textId="2D75F52E" w:rsidR="008653D8" w:rsidRDefault="008653D8" w:rsidP="008653D8">
      <w:pPr>
        <w:pStyle w:val="Heading2Text"/>
        <w:rPr>
          <w:rFonts w:ascii="Calibri Light" w:hAnsi="Calibri Light" w:cs="Arial"/>
        </w:rPr>
      </w:pPr>
      <w:r>
        <w:rPr>
          <w:rFonts w:ascii="Calibri Light" w:hAnsi="Calibri Light" w:cs="Arial"/>
        </w:rPr>
        <w:t xml:space="preserve">The </w:t>
      </w:r>
      <w:r w:rsidR="009B0436">
        <w:rPr>
          <w:rFonts w:ascii="Calibri Light" w:hAnsi="Calibri Light" w:cs="Arial"/>
        </w:rPr>
        <w:t xml:space="preserve">standard SAP </w:t>
      </w:r>
      <w:r>
        <w:rPr>
          <w:rFonts w:ascii="Calibri Light" w:hAnsi="Calibri Light" w:cs="Arial"/>
        </w:rPr>
        <w:t xml:space="preserve">Create Service Order checkbox and Description field will be hidden as the </w:t>
      </w:r>
      <w:r w:rsidR="00026745">
        <w:rPr>
          <w:rFonts w:ascii="Calibri Light" w:hAnsi="Calibri Light" w:cs="Arial"/>
        </w:rPr>
        <w:t>user</w:t>
      </w:r>
      <w:r>
        <w:rPr>
          <w:rFonts w:ascii="Calibri Light" w:hAnsi="Calibri Light" w:cs="Arial"/>
        </w:rPr>
        <w:t xml:space="preserve"> does not need to decide if a Service Order or RSS Request needs to be created.</w:t>
      </w:r>
    </w:p>
    <w:p w14:paraId="4775670A" w14:textId="6FA2818C" w:rsidR="007072FC" w:rsidRDefault="00D83211" w:rsidP="00D83211">
      <w:pPr>
        <w:pStyle w:val="Heading2Text"/>
        <w:rPr>
          <w:rFonts w:ascii="Calibri Light" w:hAnsi="Calibri Light" w:cs="Arial"/>
        </w:rPr>
      </w:pPr>
      <w:r>
        <w:rPr>
          <w:rFonts w:ascii="Calibri Light" w:hAnsi="Calibri Light" w:cs="Arial"/>
        </w:rPr>
        <w:lastRenderedPageBreak/>
        <w:t xml:space="preserve">If the premise has a </w:t>
      </w:r>
      <w:r w:rsidR="005E6195">
        <w:rPr>
          <w:rFonts w:ascii="Calibri Light" w:hAnsi="Calibri Light" w:cs="Arial"/>
        </w:rPr>
        <w:t xml:space="preserve">RSS capable </w:t>
      </w:r>
      <w:r>
        <w:rPr>
          <w:rFonts w:ascii="Calibri Light" w:hAnsi="Calibri Light" w:cs="Arial"/>
        </w:rPr>
        <w:t xml:space="preserve">smart meter </w:t>
      </w:r>
      <w:r w:rsidR="005E6195">
        <w:rPr>
          <w:rFonts w:ascii="Calibri Light" w:hAnsi="Calibri Light" w:cs="Arial"/>
        </w:rPr>
        <w:t>and requires de-energize</w:t>
      </w:r>
      <w:r>
        <w:rPr>
          <w:rFonts w:ascii="Calibri Light" w:hAnsi="Calibri Light" w:cs="Arial"/>
        </w:rPr>
        <w:t xml:space="preserve">, a Move Out </w:t>
      </w:r>
      <w:r w:rsidR="00DA452A">
        <w:rPr>
          <w:rFonts w:ascii="Calibri Light" w:hAnsi="Calibri Light" w:cs="Arial"/>
        </w:rPr>
        <w:t>RSS</w:t>
      </w:r>
      <w:r w:rsidRPr="00F53F04">
        <w:rPr>
          <w:rFonts w:ascii="Calibri Light" w:hAnsi="Calibri Light" w:cs="Arial"/>
        </w:rPr>
        <w:t xml:space="preserve"> Request </w:t>
      </w:r>
      <w:r>
        <w:rPr>
          <w:rFonts w:ascii="Calibri Light" w:hAnsi="Calibri Light" w:cs="Arial"/>
        </w:rPr>
        <w:t>will be created automatically</w:t>
      </w:r>
      <w:r w:rsidR="007072FC">
        <w:rPr>
          <w:rFonts w:ascii="Calibri Light" w:hAnsi="Calibri Light" w:cs="Arial"/>
        </w:rPr>
        <w:t xml:space="preserve"> using enhancement </w:t>
      </w:r>
      <w:r w:rsidR="007072FC" w:rsidRPr="5827012F">
        <w:rPr>
          <w:rFonts w:ascii="Calibri Light" w:hAnsi="Calibri Light" w:cs="Arial"/>
          <w:i/>
          <w:iCs/>
        </w:rPr>
        <w:t>E-CIM-CS-02 - Create Work Order during Move-In/Move-Out/Transfer</w:t>
      </w:r>
      <w:r>
        <w:rPr>
          <w:rFonts w:ascii="Calibri Light" w:hAnsi="Calibri Light" w:cs="Arial"/>
        </w:rPr>
        <w:t>, followed by s</w:t>
      </w:r>
      <w:r w:rsidRPr="00F53F04">
        <w:rPr>
          <w:rFonts w:ascii="Calibri Light" w:hAnsi="Calibri Light" w:cs="Arial"/>
        </w:rPr>
        <w:t>en</w:t>
      </w:r>
      <w:r>
        <w:rPr>
          <w:rFonts w:ascii="Calibri Light" w:hAnsi="Calibri Light" w:cs="Arial"/>
        </w:rPr>
        <w:t>ding</w:t>
      </w:r>
      <w:r w:rsidRPr="00F53F04">
        <w:rPr>
          <w:rFonts w:ascii="Calibri Light" w:hAnsi="Calibri Light" w:cs="Arial"/>
        </w:rPr>
        <w:t xml:space="preserve"> </w:t>
      </w:r>
      <w:r>
        <w:rPr>
          <w:rFonts w:ascii="Calibri Light" w:hAnsi="Calibri Light" w:cs="Arial"/>
        </w:rPr>
        <w:t xml:space="preserve">request </w:t>
      </w:r>
      <w:r w:rsidRPr="00F53F04">
        <w:rPr>
          <w:rFonts w:ascii="Calibri Light" w:hAnsi="Calibri Light" w:cs="Arial"/>
        </w:rPr>
        <w:t>to RSS</w:t>
      </w:r>
      <w:r>
        <w:rPr>
          <w:rFonts w:ascii="Calibri Light" w:hAnsi="Calibri Light" w:cs="Arial"/>
        </w:rPr>
        <w:t xml:space="preserve"> at the end of Move Out process.</w:t>
      </w:r>
      <w:r w:rsidR="00DA452A">
        <w:rPr>
          <w:rFonts w:ascii="Calibri Light" w:hAnsi="Calibri Light" w:cs="Arial"/>
        </w:rPr>
        <w:t xml:space="preserve"> </w:t>
      </w:r>
      <w:r w:rsidR="007072FC">
        <w:rPr>
          <w:rFonts w:ascii="Calibri Light" w:hAnsi="Calibri Light" w:cs="Arial"/>
        </w:rPr>
        <w:t xml:space="preserve">The RSS Service Request Start Date will be the Move </w:t>
      </w:r>
      <w:proofErr w:type="gramStart"/>
      <w:r w:rsidR="007072FC">
        <w:rPr>
          <w:rFonts w:ascii="Calibri Light" w:hAnsi="Calibri Light" w:cs="Arial"/>
        </w:rPr>
        <w:t>Out</w:t>
      </w:r>
      <w:proofErr w:type="gramEnd"/>
      <w:r w:rsidR="007072FC">
        <w:rPr>
          <w:rFonts w:ascii="Calibri Light" w:hAnsi="Calibri Light" w:cs="Arial"/>
        </w:rPr>
        <w:t xml:space="preserve"> Date.</w:t>
      </w:r>
    </w:p>
    <w:p w14:paraId="2FB33F6D" w14:textId="4850C781" w:rsidR="007072FC" w:rsidRDefault="007766BE" w:rsidP="00D83211">
      <w:pPr>
        <w:pStyle w:val="Heading2Text"/>
        <w:rPr>
          <w:rFonts w:ascii="Calibri Light" w:hAnsi="Calibri Light" w:cs="Arial"/>
        </w:rPr>
      </w:pPr>
      <w:r>
        <w:rPr>
          <w:rFonts w:ascii="Calibri Light" w:hAnsi="Calibri Light" w:cs="Arial"/>
        </w:rPr>
        <w:t xml:space="preserve">If the premise has </w:t>
      </w:r>
      <w:r w:rsidR="007072FC">
        <w:rPr>
          <w:rFonts w:ascii="Calibri Light" w:hAnsi="Calibri Light" w:cs="Arial"/>
        </w:rPr>
        <w:t xml:space="preserve">a non-smart meter </w:t>
      </w:r>
      <w:r w:rsidR="001324A6">
        <w:rPr>
          <w:rFonts w:ascii="Calibri Light" w:hAnsi="Calibri Light" w:cs="Arial"/>
        </w:rPr>
        <w:t>which</w:t>
      </w:r>
      <w:r>
        <w:rPr>
          <w:rFonts w:ascii="Calibri Light" w:hAnsi="Calibri Light" w:cs="Arial"/>
        </w:rPr>
        <w:t xml:space="preserve"> is </w:t>
      </w:r>
      <w:r w:rsidR="001324A6">
        <w:rPr>
          <w:rFonts w:ascii="Calibri Light" w:hAnsi="Calibri Light" w:cs="Arial"/>
        </w:rPr>
        <w:t xml:space="preserve">a </w:t>
      </w:r>
      <w:r w:rsidR="007072FC">
        <w:rPr>
          <w:rFonts w:ascii="Calibri Light" w:hAnsi="Calibri Light" w:cs="Arial"/>
        </w:rPr>
        <w:t xml:space="preserve">Register Read, a Move </w:t>
      </w:r>
      <w:proofErr w:type="gramStart"/>
      <w:r w:rsidR="007072FC">
        <w:rPr>
          <w:rFonts w:ascii="Calibri Light" w:hAnsi="Calibri Light" w:cs="Arial"/>
        </w:rPr>
        <w:t>Out</w:t>
      </w:r>
      <w:proofErr w:type="gramEnd"/>
      <w:r w:rsidR="007072FC">
        <w:rPr>
          <w:rFonts w:ascii="Calibri Light" w:hAnsi="Calibri Light" w:cs="Arial"/>
        </w:rPr>
        <w:t xml:space="preserve"> Order will be created automatically to get the final read using enhancement </w:t>
      </w:r>
      <w:r w:rsidR="007072FC" w:rsidRPr="5827012F">
        <w:rPr>
          <w:rFonts w:ascii="Calibri Light" w:hAnsi="Calibri Light" w:cs="Arial"/>
          <w:i/>
          <w:iCs/>
        </w:rPr>
        <w:t>E-CIM-CS-02 - Create Work Order during Move-In/Move-Out/Transfer</w:t>
      </w:r>
      <w:r w:rsidR="007072FC">
        <w:rPr>
          <w:rFonts w:ascii="Calibri Light" w:hAnsi="Calibri Light" w:cs="Arial"/>
        </w:rPr>
        <w:t>.</w:t>
      </w:r>
      <w:r>
        <w:rPr>
          <w:rFonts w:ascii="Calibri Light" w:hAnsi="Calibri Light" w:cs="Arial"/>
        </w:rPr>
        <w:t xml:space="preserve"> Catalina premises use </w:t>
      </w:r>
      <w:r w:rsidR="00E313AF">
        <w:rPr>
          <w:rFonts w:ascii="Calibri Light" w:hAnsi="Calibri Light" w:cs="Arial"/>
        </w:rPr>
        <w:t xml:space="preserve">mechanical </w:t>
      </w:r>
      <w:r>
        <w:rPr>
          <w:rFonts w:ascii="Calibri Light" w:hAnsi="Calibri Light" w:cs="Arial"/>
        </w:rPr>
        <w:t>meter</w:t>
      </w:r>
      <w:r w:rsidR="00E313AF">
        <w:rPr>
          <w:rFonts w:ascii="Calibri Light" w:hAnsi="Calibri Light" w:cs="Arial"/>
        </w:rPr>
        <w:t>s which require</w:t>
      </w:r>
      <w:r>
        <w:rPr>
          <w:rFonts w:ascii="Calibri Light" w:hAnsi="Calibri Light" w:cs="Arial"/>
        </w:rPr>
        <w:t xml:space="preserve"> Register Read and field </w:t>
      </w:r>
      <w:r w:rsidR="00E313AF">
        <w:rPr>
          <w:rFonts w:ascii="Calibri Light" w:hAnsi="Calibri Light" w:cs="Arial"/>
        </w:rPr>
        <w:t xml:space="preserve">visit </w:t>
      </w:r>
      <w:r>
        <w:rPr>
          <w:rFonts w:ascii="Calibri Light" w:hAnsi="Calibri Light" w:cs="Arial"/>
        </w:rPr>
        <w:t>to go to the site to get the read.</w:t>
      </w:r>
      <w:r w:rsidR="009950BB">
        <w:rPr>
          <w:rFonts w:ascii="Calibri Light" w:hAnsi="Calibri Light" w:cs="Arial"/>
        </w:rPr>
        <w:t xml:space="preserve"> </w:t>
      </w:r>
      <w:r w:rsidR="00AD1021">
        <w:rPr>
          <w:rFonts w:ascii="Calibri Light" w:hAnsi="Calibri Light" w:cs="Arial"/>
        </w:rPr>
        <w:t xml:space="preserve">Appointment scheduling is not required for Move </w:t>
      </w:r>
      <w:proofErr w:type="gramStart"/>
      <w:r w:rsidR="00AD1021">
        <w:rPr>
          <w:rFonts w:ascii="Calibri Light" w:hAnsi="Calibri Light" w:cs="Arial"/>
        </w:rPr>
        <w:t>Out</w:t>
      </w:r>
      <w:proofErr w:type="gramEnd"/>
      <w:r w:rsidR="00AD1021">
        <w:rPr>
          <w:rFonts w:ascii="Calibri Light" w:hAnsi="Calibri Light" w:cs="Arial"/>
        </w:rPr>
        <w:t xml:space="preserve"> Meter Reading</w:t>
      </w:r>
    </w:p>
    <w:p w14:paraId="0A950926" w14:textId="22BAABCA" w:rsidR="007072FC" w:rsidRDefault="007766BE" w:rsidP="00D83211">
      <w:pPr>
        <w:pStyle w:val="Heading2Text"/>
        <w:rPr>
          <w:rFonts w:ascii="Calibri Light" w:hAnsi="Calibri Light" w:cs="Arial"/>
        </w:rPr>
      </w:pPr>
      <w:r>
        <w:rPr>
          <w:rFonts w:ascii="Calibri Light" w:hAnsi="Calibri Light" w:cs="Arial"/>
        </w:rPr>
        <w:t xml:space="preserve">If the premise has a smart meter that is not RSS capable </w:t>
      </w:r>
      <w:r w:rsidR="00BB2FD5">
        <w:rPr>
          <w:rFonts w:ascii="Calibri Light" w:hAnsi="Calibri Light" w:cs="Arial"/>
        </w:rPr>
        <w:t xml:space="preserve">or </w:t>
      </w:r>
      <w:r>
        <w:rPr>
          <w:rFonts w:ascii="Calibri Light" w:hAnsi="Calibri Light" w:cs="Arial"/>
        </w:rPr>
        <w:t xml:space="preserve">a non-smart meter (Interval Read), a Move </w:t>
      </w:r>
      <w:proofErr w:type="gramStart"/>
      <w:r>
        <w:rPr>
          <w:rFonts w:ascii="Calibri Light" w:hAnsi="Calibri Light" w:cs="Arial"/>
        </w:rPr>
        <w:t>Out</w:t>
      </w:r>
      <w:proofErr w:type="gramEnd"/>
      <w:r>
        <w:rPr>
          <w:rFonts w:ascii="Calibri Light" w:hAnsi="Calibri Light" w:cs="Arial"/>
        </w:rPr>
        <w:t xml:space="preserve"> Service Order is not required. A Billing Order will be created by </w:t>
      </w:r>
      <w:r w:rsidR="005B567A">
        <w:rPr>
          <w:rFonts w:ascii="Calibri Light" w:hAnsi="Calibri Light" w:cs="Arial"/>
        </w:rPr>
        <w:t xml:space="preserve">the </w:t>
      </w:r>
      <w:r>
        <w:rPr>
          <w:rFonts w:ascii="Calibri Light" w:hAnsi="Calibri Light" w:cs="Arial"/>
        </w:rPr>
        <w:t xml:space="preserve">system </w:t>
      </w:r>
      <w:r w:rsidR="001324A6">
        <w:rPr>
          <w:rFonts w:ascii="Calibri Light" w:hAnsi="Calibri Light" w:cs="Arial"/>
        </w:rPr>
        <w:t xml:space="preserve">in S/4HANA </w:t>
      </w:r>
      <w:r>
        <w:rPr>
          <w:rFonts w:ascii="Calibri Light" w:hAnsi="Calibri Light" w:cs="Arial"/>
        </w:rPr>
        <w:t>automatically</w:t>
      </w:r>
      <w:r w:rsidR="001324A6">
        <w:rPr>
          <w:rFonts w:ascii="Calibri Light" w:hAnsi="Calibri Light" w:cs="Arial"/>
        </w:rPr>
        <w:t xml:space="preserve"> and t</w:t>
      </w:r>
      <w:r>
        <w:rPr>
          <w:rFonts w:ascii="Calibri Light" w:hAnsi="Calibri Light" w:cs="Arial"/>
        </w:rPr>
        <w:t>he meter reading will be provided by MD</w:t>
      </w:r>
      <w:r w:rsidR="00E24473">
        <w:rPr>
          <w:rFonts w:ascii="Calibri Light" w:hAnsi="Calibri Light" w:cs="Arial"/>
        </w:rPr>
        <w:t>M</w:t>
      </w:r>
      <w:r>
        <w:rPr>
          <w:rFonts w:ascii="Calibri Light" w:hAnsi="Calibri Light" w:cs="Arial"/>
        </w:rPr>
        <w:t>S</w:t>
      </w:r>
      <w:r w:rsidR="001324A6">
        <w:rPr>
          <w:rFonts w:ascii="Calibri Light" w:hAnsi="Calibri Light" w:cs="Arial"/>
        </w:rPr>
        <w:t xml:space="preserve"> and populated in the Billing Order where </w:t>
      </w:r>
      <w:r w:rsidR="00BB2FD5">
        <w:rPr>
          <w:rFonts w:ascii="Calibri Light" w:hAnsi="Calibri Light" w:cs="Arial"/>
        </w:rPr>
        <w:t xml:space="preserve">the </w:t>
      </w:r>
      <w:r w:rsidR="001324A6">
        <w:rPr>
          <w:rFonts w:ascii="Calibri Light" w:hAnsi="Calibri Light" w:cs="Arial"/>
        </w:rPr>
        <w:t>final bill will be created</w:t>
      </w:r>
      <w:r>
        <w:rPr>
          <w:rFonts w:ascii="Calibri Light" w:hAnsi="Calibri Light" w:cs="Arial"/>
        </w:rPr>
        <w:t xml:space="preserve">. Refer to BPD document </w:t>
      </w:r>
      <w:hyperlink r:id="rId33" w:history="1">
        <w:r w:rsidRPr="5827012F">
          <w:rPr>
            <w:rStyle w:val="Hyperlink"/>
            <w:rFonts w:ascii="Calibri Light" w:hAnsi="Calibri Light" w:cs="Arial"/>
            <w:i/>
            <w:iCs/>
          </w:rPr>
          <w:t>UB-DM-03 - Process Meter &amp; Device Data - Output MRO/MD</w:t>
        </w:r>
        <w:r w:rsidR="00E24473" w:rsidRPr="5827012F">
          <w:rPr>
            <w:rStyle w:val="Hyperlink"/>
            <w:rFonts w:ascii="Calibri Light" w:hAnsi="Calibri Light" w:cs="Arial"/>
            <w:i/>
            <w:iCs/>
          </w:rPr>
          <w:t>M</w:t>
        </w:r>
        <w:r w:rsidRPr="5827012F">
          <w:rPr>
            <w:rStyle w:val="Hyperlink"/>
            <w:rFonts w:ascii="Calibri Light" w:hAnsi="Calibri Light" w:cs="Arial"/>
            <w:i/>
            <w:iCs/>
          </w:rPr>
          <w:t>S Request</w:t>
        </w:r>
      </w:hyperlink>
      <w:r>
        <w:rPr>
          <w:rFonts w:ascii="Calibri Light" w:hAnsi="Calibri Light" w:cs="Arial"/>
        </w:rPr>
        <w:t xml:space="preserve"> for more information on MD</w:t>
      </w:r>
      <w:r w:rsidR="00E24473">
        <w:rPr>
          <w:rFonts w:ascii="Calibri Light" w:hAnsi="Calibri Light" w:cs="Arial"/>
        </w:rPr>
        <w:t>M</w:t>
      </w:r>
      <w:r>
        <w:rPr>
          <w:rFonts w:ascii="Calibri Light" w:hAnsi="Calibri Light" w:cs="Arial"/>
        </w:rPr>
        <w:t>S.</w:t>
      </w:r>
    </w:p>
    <w:p w14:paraId="163F0B1B" w14:textId="172600CB" w:rsidR="00290501" w:rsidRDefault="00CC55D1" w:rsidP="00EA523F">
      <w:pPr>
        <w:pStyle w:val="Heading2Text"/>
        <w:rPr>
          <w:rFonts w:ascii="Calibri Light" w:hAnsi="Calibri Light" w:cs="Arial"/>
        </w:rPr>
      </w:pPr>
      <w:r w:rsidRPr="00CC55D1">
        <w:rPr>
          <w:rFonts w:ascii="Calibri Light" w:hAnsi="Calibri Light" w:cs="Arial"/>
        </w:rPr>
        <w:t>Below</w:t>
      </w:r>
      <w:r>
        <w:rPr>
          <w:rFonts w:ascii="Calibri Light" w:hAnsi="Calibri Light" w:cs="Arial"/>
        </w:rPr>
        <w:t xml:space="preserve"> is a summary of </w:t>
      </w:r>
      <w:r w:rsidR="009635C9">
        <w:rPr>
          <w:rFonts w:ascii="Calibri Light" w:hAnsi="Calibri Light" w:cs="Arial"/>
        </w:rPr>
        <w:t>the kind</w:t>
      </w:r>
      <w:r>
        <w:rPr>
          <w:rFonts w:ascii="Calibri Light" w:hAnsi="Calibri Light" w:cs="Arial"/>
        </w:rPr>
        <w:t xml:space="preserve"> of Service Order to be created for Move Out:</w:t>
      </w:r>
    </w:p>
    <w:tbl>
      <w:tblPr>
        <w:tblStyle w:val="TableGrid"/>
        <w:tblW w:w="0" w:type="auto"/>
        <w:tblInd w:w="715" w:type="dxa"/>
        <w:tblLook w:val="04A0" w:firstRow="1" w:lastRow="0" w:firstColumn="1" w:lastColumn="0" w:noHBand="0" w:noVBand="1"/>
      </w:tblPr>
      <w:tblGrid>
        <w:gridCol w:w="7200"/>
      </w:tblGrid>
      <w:tr w:rsidR="009635C9" w:rsidRPr="006F3484" w14:paraId="1C3A5AFE" w14:textId="77777777" w:rsidTr="5827012F">
        <w:tc>
          <w:tcPr>
            <w:tcW w:w="7200" w:type="dxa"/>
            <w:shd w:val="clear" w:color="auto" w:fill="F2F2F2" w:themeFill="background1" w:themeFillShade="F2"/>
          </w:tcPr>
          <w:p w14:paraId="473375C8" w14:textId="77777777" w:rsidR="009635C9" w:rsidRPr="006F3484" w:rsidRDefault="009635C9" w:rsidP="00D548A4">
            <w:pPr>
              <w:rPr>
                <w:rFonts w:ascii="Calibri Light" w:hAnsi="Calibri Light"/>
                <w:sz w:val="20"/>
                <w:szCs w:val="20"/>
              </w:rPr>
            </w:pPr>
            <w:r w:rsidRPr="006F3484">
              <w:rPr>
                <w:rFonts w:ascii="Calibri Light" w:hAnsi="Calibri Light"/>
                <w:b/>
                <w:bCs/>
                <w:sz w:val="20"/>
                <w:szCs w:val="20"/>
                <w:lang w:val="de-CH"/>
              </w:rPr>
              <w:t>Scenario 1 : Premise has smart meter and is RSS capable</w:t>
            </w:r>
          </w:p>
        </w:tc>
      </w:tr>
      <w:tr w:rsidR="009635C9" w:rsidRPr="006F3484" w14:paraId="51BEB348" w14:textId="77777777" w:rsidTr="5827012F">
        <w:tc>
          <w:tcPr>
            <w:tcW w:w="7200" w:type="dxa"/>
          </w:tcPr>
          <w:p w14:paraId="05C173E1" w14:textId="77777777" w:rsidR="009635C9" w:rsidRPr="00124D37" w:rsidRDefault="009635C9" w:rsidP="009635C9">
            <w:pPr>
              <w:pStyle w:val="ListParagraph"/>
              <w:numPr>
                <w:ilvl w:val="0"/>
                <w:numId w:val="43"/>
              </w:numPr>
              <w:spacing w:after="0" w:line="240" w:lineRule="auto"/>
              <w:contextualSpacing w:val="0"/>
              <w:rPr>
                <w:rFonts w:ascii="Calibri Light" w:hAnsi="Calibri Light"/>
                <w:sz w:val="20"/>
                <w:szCs w:val="20"/>
              </w:rPr>
            </w:pPr>
            <w:r w:rsidRPr="00124D37">
              <w:rPr>
                <w:rFonts w:ascii="Calibri Light" w:hAnsi="Calibri Light"/>
                <w:sz w:val="20"/>
                <w:szCs w:val="20"/>
              </w:rPr>
              <w:t>If de-energized is not required, Service Order creation is not required.</w:t>
            </w:r>
          </w:p>
          <w:p w14:paraId="69873BA7" w14:textId="3AAD1F03" w:rsidR="009635C9" w:rsidRPr="00124D37" w:rsidRDefault="009635C9" w:rsidP="009635C9">
            <w:pPr>
              <w:pStyle w:val="ListParagraph"/>
              <w:numPr>
                <w:ilvl w:val="0"/>
                <w:numId w:val="43"/>
              </w:numPr>
              <w:spacing w:after="0" w:line="240" w:lineRule="auto"/>
              <w:contextualSpacing w:val="0"/>
              <w:rPr>
                <w:rFonts w:ascii="Calibri Light" w:hAnsi="Calibri Light"/>
                <w:sz w:val="20"/>
                <w:szCs w:val="20"/>
              </w:rPr>
            </w:pPr>
            <w:r w:rsidRPr="00124D37">
              <w:rPr>
                <w:rFonts w:ascii="Calibri Light" w:hAnsi="Calibri Light"/>
                <w:sz w:val="20"/>
                <w:szCs w:val="20"/>
              </w:rPr>
              <w:t xml:space="preserve">If de-energized is required, </w:t>
            </w:r>
            <w:r w:rsidR="00542DF2">
              <w:rPr>
                <w:rFonts w:ascii="Calibri Light" w:hAnsi="Calibri Light"/>
                <w:sz w:val="20"/>
                <w:szCs w:val="20"/>
              </w:rPr>
              <w:t>Disco</w:t>
            </w:r>
            <w:r w:rsidRPr="00124D37">
              <w:rPr>
                <w:rFonts w:ascii="Calibri Light" w:hAnsi="Calibri Light"/>
                <w:sz w:val="20"/>
                <w:szCs w:val="20"/>
              </w:rPr>
              <w:t xml:space="preserve">nnection Order will be created and a RSS request will be sent. </w:t>
            </w:r>
          </w:p>
          <w:p w14:paraId="0408695C" w14:textId="77777777" w:rsidR="009635C9" w:rsidRPr="006F3484" w:rsidRDefault="009635C9" w:rsidP="00D548A4">
            <w:pPr>
              <w:rPr>
                <w:rFonts w:ascii="Calibri Light" w:hAnsi="Calibri Light"/>
                <w:sz w:val="20"/>
                <w:szCs w:val="20"/>
              </w:rPr>
            </w:pPr>
          </w:p>
        </w:tc>
      </w:tr>
      <w:tr w:rsidR="009635C9" w:rsidRPr="006F3484" w14:paraId="7A726F17" w14:textId="77777777" w:rsidTr="5827012F">
        <w:tc>
          <w:tcPr>
            <w:tcW w:w="7200" w:type="dxa"/>
            <w:shd w:val="clear" w:color="auto" w:fill="F2F2F2" w:themeFill="background1" w:themeFillShade="F2"/>
          </w:tcPr>
          <w:p w14:paraId="1BF0A83A" w14:textId="77777777" w:rsidR="009635C9" w:rsidRPr="006F3484" w:rsidRDefault="009635C9" w:rsidP="00D548A4">
            <w:pPr>
              <w:rPr>
                <w:rFonts w:ascii="Calibri Light" w:hAnsi="Calibri Light"/>
                <w:b/>
                <w:bCs/>
                <w:sz w:val="20"/>
                <w:szCs w:val="20"/>
                <w:lang w:val="de-CH"/>
              </w:rPr>
            </w:pPr>
            <w:r>
              <w:rPr>
                <w:rFonts w:ascii="Calibri Light" w:hAnsi="Calibri Light"/>
                <w:b/>
                <w:bCs/>
                <w:sz w:val="20"/>
                <w:szCs w:val="20"/>
                <w:lang w:val="de-CH"/>
              </w:rPr>
              <w:t>Scenario 2</w:t>
            </w:r>
            <w:r w:rsidRPr="006F3484">
              <w:rPr>
                <w:rFonts w:ascii="Calibri Light" w:hAnsi="Calibri Light"/>
                <w:b/>
                <w:bCs/>
                <w:sz w:val="20"/>
                <w:szCs w:val="20"/>
                <w:lang w:val="de-CH"/>
              </w:rPr>
              <w:t>: Premise has smart meter and meter is not RSS capable:</w:t>
            </w:r>
          </w:p>
        </w:tc>
      </w:tr>
      <w:tr w:rsidR="009635C9" w:rsidRPr="006F3484" w14:paraId="31BE256F" w14:textId="77777777" w:rsidTr="5827012F">
        <w:tc>
          <w:tcPr>
            <w:tcW w:w="7200" w:type="dxa"/>
          </w:tcPr>
          <w:p w14:paraId="131CC423" w14:textId="77777777" w:rsidR="009635C9" w:rsidRPr="00124D37" w:rsidRDefault="009635C9" w:rsidP="009635C9">
            <w:pPr>
              <w:pStyle w:val="ListParagraph"/>
              <w:numPr>
                <w:ilvl w:val="0"/>
                <w:numId w:val="43"/>
              </w:numPr>
              <w:spacing w:after="0" w:line="240" w:lineRule="auto"/>
              <w:contextualSpacing w:val="0"/>
              <w:rPr>
                <w:rFonts w:ascii="Calibri Light" w:hAnsi="Calibri Light"/>
                <w:sz w:val="20"/>
                <w:szCs w:val="20"/>
              </w:rPr>
            </w:pPr>
            <w:r w:rsidRPr="006F3484">
              <w:rPr>
                <w:rFonts w:ascii="Calibri Light" w:hAnsi="Calibri Light"/>
                <w:sz w:val="20"/>
                <w:szCs w:val="20"/>
              </w:rPr>
              <w:t>If de-energized</w:t>
            </w:r>
            <w:r>
              <w:rPr>
                <w:rFonts w:ascii="Calibri Light" w:hAnsi="Calibri Light"/>
                <w:sz w:val="20"/>
                <w:szCs w:val="20"/>
              </w:rPr>
              <w:t xml:space="preserve"> is not required</w:t>
            </w:r>
            <w:r w:rsidRPr="006F3484">
              <w:rPr>
                <w:rFonts w:ascii="Calibri Light" w:hAnsi="Calibri Light"/>
                <w:sz w:val="20"/>
                <w:szCs w:val="20"/>
              </w:rPr>
              <w:t>, Service Order</w:t>
            </w:r>
            <w:r>
              <w:rPr>
                <w:rFonts w:ascii="Calibri Light" w:hAnsi="Calibri Light"/>
                <w:sz w:val="20"/>
                <w:szCs w:val="20"/>
              </w:rPr>
              <w:t xml:space="preserve"> creation </w:t>
            </w:r>
            <w:r w:rsidRPr="006F3484">
              <w:rPr>
                <w:rFonts w:ascii="Calibri Light" w:hAnsi="Calibri Light"/>
                <w:sz w:val="20"/>
                <w:szCs w:val="20"/>
              </w:rPr>
              <w:t xml:space="preserve">is </w:t>
            </w:r>
            <w:r>
              <w:rPr>
                <w:rFonts w:ascii="Calibri Light" w:hAnsi="Calibri Light"/>
                <w:sz w:val="20"/>
                <w:szCs w:val="20"/>
              </w:rPr>
              <w:t xml:space="preserve">not </w:t>
            </w:r>
            <w:r w:rsidRPr="006F3484">
              <w:rPr>
                <w:rFonts w:ascii="Calibri Light" w:hAnsi="Calibri Light"/>
                <w:sz w:val="20"/>
                <w:szCs w:val="20"/>
              </w:rPr>
              <w:t>required.</w:t>
            </w:r>
          </w:p>
          <w:p w14:paraId="519D3314" w14:textId="77777777" w:rsidR="009635C9" w:rsidRPr="006F3484" w:rsidRDefault="009635C9" w:rsidP="009635C9">
            <w:pPr>
              <w:pStyle w:val="ListParagraph"/>
              <w:numPr>
                <w:ilvl w:val="0"/>
                <w:numId w:val="43"/>
              </w:numPr>
              <w:spacing w:after="0" w:line="240" w:lineRule="auto"/>
              <w:contextualSpacing w:val="0"/>
              <w:rPr>
                <w:rFonts w:ascii="Calibri Light" w:hAnsi="Calibri Light"/>
                <w:sz w:val="20"/>
                <w:szCs w:val="20"/>
              </w:rPr>
            </w:pPr>
            <w:r w:rsidRPr="006F3484">
              <w:rPr>
                <w:rFonts w:ascii="Calibri Light" w:hAnsi="Calibri Light"/>
                <w:sz w:val="20"/>
                <w:szCs w:val="20"/>
              </w:rPr>
              <w:t xml:space="preserve">If de-energized </w:t>
            </w:r>
            <w:r>
              <w:rPr>
                <w:rFonts w:ascii="Calibri Light" w:hAnsi="Calibri Light"/>
                <w:sz w:val="20"/>
                <w:szCs w:val="20"/>
              </w:rPr>
              <w:t xml:space="preserve">is </w:t>
            </w:r>
            <w:r w:rsidRPr="006F3484">
              <w:rPr>
                <w:rFonts w:ascii="Calibri Light" w:hAnsi="Calibri Light"/>
                <w:sz w:val="20"/>
                <w:szCs w:val="20"/>
              </w:rPr>
              <w:t>required, create a Disconnection Order with subtype of ‘Move Out’.</w:t>
            </w:r>
          </w:p>
          <w:p w14:paraId="7A47DB8A" w14:textId="77777777" w:rsidR="009635C9" w:rsidRPr="006F3484" w:rsidRDefault="009635C9" w:rsidP="009635C9">
            <w:pPr>
              <w:rPr>
                <w:rFonts w:ascii="Calibri Light" w:hAnsi="Calibri Light"/>
                <w:sz w:val="20"/>
                <w:szCs w:val="20"/>
              </w:rPr>
            </w:pPr>
          </w:p>
        </w:tc>
      </w:tr>
      <w:tr w:rsidR="009635C9" w:rsidRPr="006F3484" w14:paraId="5EE74046" w14:textId="77777777" w:rsidTr="5827012F">
        <w:tc>
          <w:tcPr>
            <w:tcW w:w="7200" w:type="dxa"/>
            <w:shd w:val="clear" w:color="auto" w:fill="F2F2F2" w:themeFill="background1" w:themeFillShade="F2"/>
          </w:tcPr>
          <w:p w14:paraId="66AEE72B" w14:textId="77777777" w:rsidR="009635C9" w:rsidRPr="006F3484" w:rsidRDefault="009635C9" w:rsidP="00D548A4">
            <w:pPr>
              <w:rPr>
                <w:rFonts w:ascii="Calibri Light" w:hAnsi="Calibri Light"/>
                <w:sz w:val="20"/>
                <w:szCs w:val="20"/>
              </w:rPr>
            </w:pPr>
            <w:r w:rsidRPr="006F3484">
              <w:rPr>
                <w:rFonts w:ascii="Calibri Light" w:hAnsi="Calibri Light"/>
                <w:b/>
                <w:bCs/>
                <w:sz w:val="20"/>
                <w:szCs w:val="20"/>
                <w:lang w:val="de-CH"/>
              </w:rPr>
              <w:t xml:space="preserve">Scenario </w:t>
            </w:r>
            <w:r>
              <w:rPr>
                <w:rFonts w:ascii="Calibri Light" w:hAnsi="Calibri Light"/>
                <w:b/>
                <w:bCs/>
                <w:sz w:val="20"/>
                <w:szCs w:val="20"/>
                <w:lang w:val="de-CH"/>
              </w:rPr>
              <w:t>3</w:t>
            </w:r>
            <w:r w:rsidRPr="006F3484">
              <w:rPr>
                <w:rFonts w:ascii="Calibri Light" w:hAnsi="Calibri Light"/>
                <w:b/>
                <w:bCs/>
                <w:sz w:val="20"/>
                <w:szCs w:val="20"/>
                <w:lang w:val="de-CH"/>
              </w:rPr>
              <w:t>: Premise has no smart meter</w:t>
            </w:r>
          </w:p>
        </w:tc>
      </w:tr>
      <w:tr w:rsidR="009635C9" w:rsidRPr="006F3484" w14:paraId="29A74D50" w14:textId="77777777" w:rsidTr="5827012F">
        <w:trPr>
          <w:trHeight w:val="287"/>
        </w:trPr>
        <w:tc>
          <w:tcPr>
            <w:tcW w:w="7200" w:type="dxa"/>
          </w:tcPr>
          <w:p w14:paraId="6899AD98" w14:textId="77777777" w:rsidR="009635C9" w:rsidRPr="00124D37" w:rsidRDefault="009635C9" w:rsidP="00D548A4">
            <w:pPr>
              <w:rPr>
                <w:rFonts w:ascii="Calibri Light" w:hAnsi="Calibri Light"/>
                <w:sz w:val="20"/>
                <w:szCs w:val="20"/>
              </w:rPr>
            </w:pPr>
            <w:r>
              <w:rPr>
                <w:rFonts w:ascii="Calibri Light" w:hAnsi="Calibri Light"/>
                <w:sz w:val="20"/>
                <w:szCs w:val="20"/>
              </w:rPr>
              <w:t xml:space="preserve">1. </w:t>
            </w:r>
            <w:r w:rsidRPr="00124D37">
              <w:rPr>
                <w:rFonts w:ascii="Calibri Light" w:hAnsi="Calibri Light"/>
                <w:sz w:val="20"/>
                <w:szCs w:val="20"/>
              </w:rPr>
              <w:t>Customer has ESC Opt Out</w:t>
            </w:r>
            <w:r>
              <w:rPr>
                <w:rFonts w:ascii="Calibri Light" w:hAnsi="Calibri Light"/>
                <w:sz w:val="20"/>
                <w:szCs w:val="20"/>
              </w:rPr>
              <w:t>:</w:t>
            </w:r>
          </w:p>
          <w:p w14:paraId="6AA59D32" w14:textId="0B016FDA" w:rsidR="009635C9" w:rsidRPr="00124D37" w:rsidRDefault="009635C9" w:rsidP="009635C9">
            <w:pPr>
              <w:pStyle w:val="ListParagraph"/>
              <w:numPr>
                <w:ilvl w:val="0"/>
                <w:numId w:val="43"/>
              </w:numPr>
              <w:spacing w:after="0" w:line="240" w:lineRule="auto"/>
              <w:contextualSpacing w:val="0"/>
              <w:rPr>
                <w:rFonts w:ascii="Calibri Light" w:hAnsi="Calibri Light"/>
                <w:sz w:val="20"/>
                <w:szCs w:val="20"/>
              </w:rPr>
            </w:pPr>
            <w:r w:rsidRPr="00124D37">
              <w:rPr>
                <w:rFonts w:ascii="Calibri Light" w:hAnsi="Calibri Light"/>
                <w:sz w:val="20"/>
                <w:szCs w:val="20"/>
              </w:rPr>
              <w:t xml:space="preserve">If de-energize is not required, </w:t>
            </w:r>
            <w:r>
              <w:rPr>
                <w:rFonts w:ascii="Calibri Light" w:hAnsi="Calibri Light"/>
                <w:sz w:val="20"/>
                <w:szCs w:val="20"/>
              </w:rPr>
              <w:t>c</w:t>
            </w:r>
            <w:r w:rsidRPr="00124D37">
              <w:rPr>
                <w:rFonts w:ascii="Calibri Light" w:hAnsi="Calibri Light"/>
                <w:sz w:val="20"/>
                <w:szCs w:val="20"/>
              </w:rPr>
              <w:t xml:space="preserve">reate a Move </w:t>
            </w:r>
            <w:proofErr w:type="gramStart"/>
            <w:r w:rsidRPr="00124D37">
              <w:rPr>
                <w:rFonts w:ascii="Calibri Light" w:hAnsi="Calibri Light"/>
                <w:sz w:val="20"/>
                <w:szCs w:val="20"/>
              </w:rPr>
              <w:t>Out</w:t>
            </w:r>
            <w:proofErr w:type="gramEnd"/>
            <w:r w:rsidRPr="00124D37">
              <w:rPr>
                <w:rFonts w:ascii="Calibri Light" w:hAnsi="Calibri Light"/>
                <w:sz w:val="20"/>
                <w:szCs w:val="20"/>
              </w:rPr>
              <w:t xml:space="preserve"> Service Order with sub type of Opt In to change out the meter.</w:t>
            </w:r>
            <w:r>
              <w:rPr>
                <w:rFonts w:ascii="Calibri Light" w:hAnsi="Calibri Light"/>
                <w:sz w:val="20"/>
                <w:szCs w:val="20"/>
              </w:rPr>
              <w:t xml:space="preserve"> Final read will be obtained.</w:t>
            </w:r>
            <w:r w:rsidR="00AD56E4">
              <w:rPr>
                <w:rFonts w:ascii="Calibri Light" w:hAnsi="Calibri Light"/>
                <w:sz w:val="20"/>
                <w:szCs w:val="20"/>
              </w:rPr>
              <w:t xml:space="preserve"> The new meter will be set to on.</w:t>
            </w:r>
          </w:p>
          <w:p w14:paraId="6E8C8677" w14:textId="2D057A64" w:rsidR="009635C9" w:rsidRPr="006F3484" w:rsidRDefault="009635C9" w:rsidP="009635C9">
            <w:pPr>
              <w:pStyle w:val="ListParagraph"/>
              <w:numPr>
                <w:ilvl w:val="0"/>
                <w:numId w:val="43"/>
              </w:numPr>
              <w:spacing w:after="0" w:line="240" w:lineRule="auto"/>
              <w:contextualSpacing w:val="0"/>
              <w:rPr>
                <w:rFonts w:ascii="Calibri Light" w:hAnsi="Calibri Light"/>
                <w:sz w:val="20"/>
                <w:szCs w:val="20"/>
              </w:rPr>
            </w:pPr>
            <w:r w:rsidRPr="006F3484">
              <w:rPr>
                <w:rFonts w:ascii="Calibri Light" w:hAnsi="Calibri Light"/>
                <w:sz w:val="20"/>
                <w:szCs w:val="20"/>
              </w:rPr>
              <w:t>If required to de-energize, create Disconnection Order with sub</w:t>
            </w:r>
            <w:r>
              <w:rPr>
                <w:rFonts w:ascii="Calibri Light" w:hAnsi="Calibri Light"/>
                <w:sz w:val="20"/>
                <w:szCs w:val="20"/>
              </w:rPr>
              <w:t xml:space="preserve"> </w:t>
            </w:r>
            <w:r w:rsidRPr="006F3484">
              <w:rPr>
                <w:rFonts w:ascii="Calibri Light" w:hAnsi="Calibri Light"/>
                <w:sz w:val="20"/>
                <w:szCs w:val="20"/>
              </w:rPr>
              <w:t>type of Opt In</w:t>
            </w:r>
            <w:r>
              <w:rPr>
                <w:rFonts w:ascii="Calibri Light" w:hAnsi="Calibri Light"/>
                <w:sz w:val="20"/>
                <w:szCs w:val="20"/>
              </w:rPr>
              <w:t xml:space="preserve"> to change out meter. Final read will be obtained.</w:t>
            </w:r>
            <w:r w:rsidR="00AD56E4">
              <w:rPr>
                <w:rFonts w:ascii="Calibri Light" w:hAnsi="Calibri Light"/>
                <w:sz w:val="20"/>
                <w:szCs w:val="20"/>
              </w:rPr>
              <w:t xml:space="preserve"> The new meter will be set to off.</w:t>
            </w:r>
          </w:p>
          <w:p w14:paraId="200F7460" w14:textId="77777777" w:rsidR="009635C9" w:rsidRDefault="009635C9" w:rsidP="00D548A4">
            <w:pPr>
              <w:rPr>
                <w:rFonts w:ascii="Calibri Light" w:hAnsi="Calibri Light"/>
                <w:sz w:val="20"/>
                <w:szCs w:val="20"/>
              </w:rPr>
            </w:pPr>
          </w:p>
          <w:p w14:paraId="0BF04525" w14:textId="77777777" w:rsidR="009635C9" w:rsidRPr="00124D37" w:rsidRDefault="009635C9" w:rsidP="00D548A4">
            <w:pPr>
              <w:rPr>
                <w:rFonts w:ascii="Calibri Light" w:hAnsi="Calibri Light"/>
                <w:sz w:val="20"/>
                <w:szCs w:val="20"/>
              </w:rPr>
            </w:pPr>
            <w:r>
              <w:rPr>
                <w:rFonts w:ascii="Calibri Light" w:hAnsi="Calibri Light"/>
                <w:sz w:val="20"/>
                <w:szCs w:val="20"/>
              </w:rPr>
              <w:t>2. Current customer has no ESC Opt Out:</w:t>
            </w:r>
          </w:p>
          <w:p w14:paraId="1B994DBF" w14:textId="77777777" w:rsidR="009635C9" w:rsidRPr="006F3484" w:rsidRDefault="009635C9" w:rsidP="009635C9">
            <w:pPr>
              <w:pStyle w:val="ListParagraph"/>
              <w:numPr>
                <w:ilvl w:val="0"/>
                <w:numId w:val="43"/>
              </w:numPr>
              <w:spacing w:after="0" w:line="240" w:lineRule="auto"/>
              <w:contextualSpacing w:val="0"/>
              <w:rPr>
                <w:rFonts w:ascii="Calibri Light" w:hAnsi="Calibri Light"/>
                <w:sz w:val="20"/>
                <w:szCs w:val="20"/>
              </w:rPr>
            </w:pPr>
            <w:r>
              <w:rPr>
                <w:rFonts w:ascii="Calibri Light" w:hAnsi="Calibri Light"/>
                <w:sz w:val="20"/>
                <w:szCs w:val="20"/>
              </w:rPr>
              <w:t>If de-energize is not required, c</w:t>
            </w:r>
            <w:r w:rsidRPr="006F3484">
              <w:rPr>
                <w:rFonts w:ascii="Calibri Light" w:hAnsi="Calibri Light"/>
                <w:sz w:val="20"/>
                <w:szCs w:val="20"/>
              </w:rPr>
              <w:t xml:space="preserve">reate a Move </w:t>
            </w:r>
            <w:proofErr w:type="gramStart"/>
            <w:r w:rsidRPr="006F3484">
              <w:rPr>
                <w:rFonts w:ascii="Calibri Light" w:hAnsi="Calibri Light"/>
                <w:sz w:val="20"/>
                <w:szCs w:val="20"/>
              </w:rPr>
              <w:t>Out</w:t>
            </w:r>
            <w:proofErr w:type="gramEnd"/>
            <w:r w:rsidRPr="006F3484">
              <w:rPr>
                <w:rFonts w:ascii="Calibri Light" w:hAnsi="Calibri Light"/>
                <w:sz w:val="20"/>
                <w:szCs w:val="20"/>
              </w:rPr>
              <w:t xml:space="preserve"> Service Order to get final read.</w:t>
            </w:r>
          </w:p>
          <w:p w14:paraId="63485FCB" w14:textId="77777777" w:rsidR="009635C9" w:rsidRPr="006F3484" w:rsidRDefault="009635C9" w:rsidP="009635C9">
            <w:pPr>
              <w:pStyle w:val="ListParagraph"/>
              <w:numPr>
                <w:ilvl w:val="0"/>
                <w:numId w:val="43"/>
              </w:numPr>
              <w:spacing w:after="0" w:line="240" w:lineRule="auto"/>
              <w:contextualSpacing w:val="0"/>
              <w:rPr>
                <w:rFonts w:ascii="Calibri Light" w:hAnsi="Calibri Light"/>
                <w:sz w:val="20"/>
                <w:szCs w:val="20"/>
              </w:rPr>
            </w:pPr>
            <w:r w:rsidRPr="006F3484">
              <w:rPr>
                <w:rFonts w:ascii="Calibri Light" w:hAnsi="Calibri Light"/>
                <w:sz w:val="20"/>
                <w:szCs w:val="20"/>
              </w:rPr>
              <w:t>If de-energize</w:t>
            </w:r>
            <w:r>
              <w:rPr>
                <w:rFonts w:ascii="Calibri Light" w:hAnsi="Calibri Light"/>
                <w:sz w:val="20"/>
                <w:szCs w:val="20"/>
              </w:rPr>
              <w:t xml:space="preserve"> is required</w:t>
            </w:r>
            <w:r w:rsidRPr="006F3484">
              <w:rPr>
                <w:rFonts w:ascii="Calibri Light" w:hAnsi="Calibri Light"/>
                <w:sz w:val="20"/>
                <w:szCs w:val="20"/>
              </w:rPr>
              <w:t>, create Disconnection Order with sub</w:t>
            </w:r>
            <w:r>
              <w:rPr>
                <w:rFonts w:ascii="Calibri Light" w:hAnsi="Calibri Light"/>
                <w:sz w:val="20"/>
                <w:szCs w:val="20"/>
              </w:rPr>
              <w:t xml:space="preserve"> </w:t>
            </w:r>
            <w:r w:rsidRPr="006F3484">
              <w:rPr>
                <w:rFonts w:ascii="Calibri Light" w:hAnsi="Calibri Light"/>
                <w:sz w:val="20"/>
                <w:szCs w:val="20"/>
              </w:rPr>
              <w:t>type</w:t>
            </w:r>
            <w:r>
              <w:rPr>
                <w:rFonts w:ascii="Calibri Light" w:hAnsi="Calibri Light"/>
                <w:sz w:val="20"/>
                <w:szCs w:val="20"/>
              </w:rPr>
              <w:t xml:space="preserve"> Move Out to get final read.</w:t>
            </w:r>
          </w:p>
          <w:p w14:paraId="6A8FCC8E" w14:textId="77777777" w:rsidR="009635C9" w:rsidRPr="006F3484" w:rsidRDefault="009635C9" w:rsidP="00D548A4">
            <w:pPr>
              <w:rPr>
                <w:rFonts w:ascii="Calibri Light" w:hAnsi="Calibri Light"/>
                <w:sz w:val="20"/>
                <w:szCs w:val="20"/>
              </w:rPr>
            </w:pPr>
          </w:p>
        </w:tc>
      </w:tr>
    </w:tbl>
    <w:p w14:paraId="7FD8B59A" w14:textId="77777777" w:rsidR="008653D8" w:rsidRPr="008170E3" w:rsidRDefault="008653D8" w:rsidP="00EA523F">
      <w:pPr>
        <w:pStyle w:val="Heading2Text"/>
        <w:rPr>
          <w:rFonts w:ascii="Calibri Light" w:hAnsi="Calibri Light" w:cs="Arial"/>
          <w:highlight w:val="yellow"/>
        </w:rPr>
      </w:pPr>
    </w:p>
    <w:p w14:paraId="49E1B71B" w14:textId="77777777" w:rsidR="00B80978" w:rsidRDefault="00B80978" w:rsidP="00B80978">
      <w:pPr>
        <w:pStyle w:val="Heading2Text"/>
      </w:pPr>
      <w:r w:rsidRPr="0002283C">
        <w:rPr>
          <w:rFonts w:ascii="Calibri Light" w:hAnsi="Calibri Light" w:cs="Arial"/>
          <w:u w:val="single"/>
        </w:rPr>
        <w:t>Meter Reading</w:t>
      </w:r>
    </w:p>
    <w:p w14:paraId="733A587A" w14:textId="144F6413" w:rsidR="00B80978" w:rsidRDefault="00B80978" w:rsidP="00B80978">
      <w:pPr>
        <w:pStyle w:val="Heading2Text"/>
      </w:pPr>
      <w:r w:rsidRPr="0002283C">
        <w:rPr>
          <w:rFonts w:ascii="Calibri Light" w:hAnsi="Calibri Light" w:cs="Arial"/>
        </w:rPr>
        <w:t xml:space="preserve">Previous or last meter reading </w:t>
      </w:r>
      <w:r>
        <w:rPr>
          <w:rFonts w:ascii="Calibri Light" w:hAnsi="Calibri Light" w:cs="Arial"/>
        </w:rPr>
        <w:t>will be displayed</w:t>
      </w:r>
      <w:r w:rsidRPr="0002283C">
        <w:rPr>
          <w:rFonts w:ascii="Calibri Light" w:hAnsi="Calibri Light" w:cs="Arial"/>
        </w:rPr>
        <w:t xml:space="preserve"> in the Meter Reading section</w:t>
      </w:r>
      <w:r w:rsidR="008653D8">
        <w:rPr>
          <w:rFonts w:ascii="Calibri Light" w:hAnsi="Calibri Light" w:cs="Arial"/>
        </w:rPr>
        <w:t>, however these reading</w:t>
      </w:r>
      <w:r w:rsidR="00062488">
        <w:rPr>
          <w:rFonts w:ascii="Calibri Light" w:hAnsi="Calibri Light" w:cs="Arial"/>
        </w:rPr>
        <w:t>s</w:t>
      </w:r>
      <w:r w:rsidR="008653D8">
        <w:rPr>
          <w:rFonts w:ascii="Calibri Light" w:hAnsi="Calibri Light" w:cs="Arial"/>
        </w:rPr>
        <w:t xml:space="preserve"> are for non-smart meter only. This section will be hidden</w:t>
      </w:r>
      <w:r>
        <w:rPr>
          <w:rFonts w:ascii="Calibri Light" w:hAnsi="Calibri Light" w:cs="Arial"/>
        </w:rPr>
        <w:t>. Capturing of meter reading will be done during the final bill schedule after Move Out is completed</w:t>
      </w:r>
      <w:r w:rsidRPr="0002283C">
        <w:rPr>
          <w:rFonts w:ascii="Calibri Light" w:hAnsi="Calibri Light" w:cs="Arial"/>
        </w:rPr>
        <w:t>.</w:t>
      </w:r>
      <w:r>
        <w:t xml:space="preserve"> </w:t>
      </w:r>
    </w:p>
    <w:p w14:paraId="3DDF9ABC" w14:textId="77777777" w:rsidR="00F4290A" w:rsidRDefault="00F4290A" w:rsidP="00F4290A">
      <w:pPr>
        <w:pStyle w:val="Heading3Text"/>
      </w:pPr>
    </w:p>
    <w:p w14:paraId="46400074" w14:textId="317F2E51" w:rsidR="00F4290A" w:rsidRPr="004D2B95" w:rsidRDefault="009C6939" w:rsidP="5C9EE791">
      <w:pPr>
        <w:pStyle w:val="Heading2Text"/>
        <w:numPr>
          <w:ilvl w:val="0"/>
          <w:numId w:val="29"/>
        </w:numPr>
        <w:rPr>
          <w:rFonts w:ascii="Calibri Light" w:hAnsi="Calibri Light" w:cs="Arial"/>
          <w:b/>
          <w:bCs/>
        </w:rPr>
      </w:pPr>
      <w:r w:rsidRPr="5C9EE791">
        <w:rPr>
          <w:rFonts w:ascii="Calibri Light" w:hAnsi="Calibri Light" w:cs="Arial"/>
          <w:b/>
          <w:bCs/>
        </w:rPr>
        <w:t>Move Out</w:t>
      </w:r>
      <w:r w:rsidR="00F4290A" w:rsidRPr="5C9EE791">
        <w:rPr>
          <w:rFonts w:ascii="Calibri Light" w:hAnsi="Calibri Light" w:cs="Arial"/>
          <w:b/>
          <w:bCs/>
        </w:rPr>
        <w:t xml:space="preserve"> Guiding Procedure – Contract Account and Payment </w:t>
      </w:r>
    </w:p>
    <w:p w14:paraId="205E3A09" w14:textId="77E8F07A" w:rsidR="00F4290A" w:rsidRDefault="00F4290A" w:rsidP="00F4290A">
      <w:pPr>
        <w:pStyle w:val="Heading2Text"/>
        <w:rPr>
          <w:rFonts w:ascii="Calibri Light" w:hAnsi="Calibri Light" w:cs="Arial"/>
        </w:rPr>
      </w:pPr>
      <w:r>
        <w:rPr>
          <w:rFonts w:ascii="Calibri Light" w:hAnsi="Calibri Light" w:cs="Arial"/>
        </w:rPr>
        <w:t>In this section, addition</w:t>
      </w:r>
      <w:r w:rsidR="004822B7">
        <w:rPr>
          <w:rFonts w:ascii="Calibri Light" w:hAnsi="Calibri Light" w:cs="Arial"/>
        </w:rPr>
        <w:t>al</w:t>
      </w:r>
      <w:r>
        <w:rPr>
          <w:rFonts w:ascii="Calibri Light" w:hAnsi="Calibri Light" w:cs="Arial"/>
        </w:rPr>
        <w:t xml:space="preserve"> information such as Contract Account</w:t>
      </w:r>
      <w:r w:rsidR="00941520">
        <w:rPr>
          <w:rFonts w:ascii="Calibri Light" w:hAnsi="Calibri Light" w:cs="Arial"/>
        </w:rPr>
        <w:t xml:space="preserve"> and</w:t>
      </w:r>
      <w:r>
        <w:rPr>
          <w:rFonts w:ascii="Calibri Light" w:hAnsi="Calibri Light" w:cs="Arial"/>
        </w:rPr>
        <w:t xml:space="preserve"> mailing address</w:t>
      </w:r>
      <w:r w:rsidR="00941520">
        <w:rPr>
          <w:rFonts w:ascii="Calibri Light" w:hAnsi="Calibri Light" w:cs="Arial"/>
        </w:rPr>
        <w:t xml:space="preserve"> </w:t>
      </w:r>
      <w:r>
        <w:rPr>
          <w:rFonts w:ascii="Calibri Light" w:hAnsi="Calibri Light" w:cs="Arial"/>
        </w:rPr>
        <w:t xml:space="preserve">is shown (Figure </w:t>
      </w:r>
      <w:r w:rsidR="00875DFD">
        <w:rPr>
          <w:rFonts w:ascii="Calibri Light" w:hAnsi="Calibri Light" w:cs="Arial"/>
        </w:rPr>
        <w:t>3</w:t>
      </w:r>
      <w:r>
        <w:rPr>
          <w:rFonts w:ascii="Calibri Light" w:hAnsi="Calibri Light" w:cs="Arial"/>
        </w:rPr>
        <w:t>: Guiding</w:t>
      </w:r>
      <w:r w:rsidR="00E3391B">
        <w:rPr>
          <w:rFonts w:ascii="Calibri Light" w:hAnsi="Calibri Light" w:cs="Arial"/>
        </w:rPr>
        <w:t xml:space="preserve"> Procedure </w:t>
      </w:r>
      <w:r>
        <w:rPr>
          <w:rFonts w:ascii="Calibri Light" w:hAnsi="Calibri Light" w:cs="Arial"/>
        </w:rPr>
        <w:t>– Contract Account &amp; Billing).</w:t>
      </w:r>
    </w:p>
    <w:p w14:paraId="7BFC3851" w14:textId="11AC28B6" w:rsidR="00E3391B" w:rsidRDefault="009C6939" w:rsidP="00E3391B">
      <w:pPr>
        <w:pStyle w:val="Heading2Text"/>
        <w:keepNext/>
      </w:pPr>
      <w:r>
        <w:rPr>
          <w:noProof/>
          <w:lang w:eastAsia="en-US"/>
        </w:rPr>
        <w:lastRenderedPageBreak/>
        <w:drawing>
          <wp:inline distT="0" distB="0" distL="0" distR="0" wp14:anchorId="14A2971A" wp14:editId="129A2F7E">
            <wp:extent cx="5422265" cy="4762831"/>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64749" t="21129" r="15667" b="11705"/>
                    <a:stretch/>
                  </pic:blipFill>
                  <pic:spPr bwMode="auto">
                    <a:xfrm>
                      <a:off x="0" y="0"/>
                      <a:ext cx="5444483" cy="4782347"/>
                    </a:xfrm>
                    <a:prstGeom prst="rect">
                      <a:avLst/>
                    </a:prstGeom>
                    <a:ln>
                      <a:noFill/>
                    </a:ln>
                    <a:extLst>
                      <a:ext uri="{53640926-AAD7-44D8-BBD7-CCE9431645EC}">
                        <a14:shadowObscured xmlns:a14="http://schemas.microsoft.com/office/drawing/2010/main"/>
                      </a:ext>
                    </a:extLst>
                  </pic:spPr>
                </pic:pic>
              </a:graphicData>
            </a:graphic>
          </wp:inline>
        </w:drawing>
      </w:r>
    </w:p>
    <w:p w14:paraId="2EF85144" w14:textId="390889CE" w:rsidR="00E3391B" w:rsidRDefault="00E3391B" w:rsidP="00E3391B">
      <w:pPr>
        <w:pStyle w:val="Caption"/>
        <w:ind w:firstLine="720"/>
        <w:rPr>
          <w:rFonts w:ascii="Calibri Light" w:hAnsi="Calibri Light" w:cs="Arial"/>
        </w:rPr>
      </w:pPr>
      <w:r>
        <w:t xml:space="preserve">Figure </w:t>
      </w:r>
      <w:r>
        <w:fldChar w:fldCharType="begin"/>
      </w:r>
      <w:r>
        <w:instrText xml:space="preserve"> SEQ Figure \* ARABIC </w:instrText>
      </w:r>
      <w:r>
        <w:fldChar w:fldCharType="separate"/>
      </w:r>
      <w:r w:rsidR="00416F0C">
        <w:rPr>
          <w:noProof/>
        </w:rPr>
        <w:t>3</w:t>
      </w:r>
      <w:r>
        <w:fldChar w:fldCharType="end"/>
      </w:r>
      <w:r>
        <w:t>: Guiding Procedure - Contract Account &amp; Billing</w:t>
      </w:r>
    </w:p>
    <w:p w14:paraId="13112F9D" w14:textId="77777777" w:rsidR="00F4290A" w:rsidRDefault="00F4290A" w:rsidP="00F4290A">
      <w:pPr>
        <w:pStyle w:val="Heading2Text"/>
        <w:rPr>
          <w:rFonts w:ascii="Calibri Light" w:hAnsi="Calibri Light" w:cs="Arial"/>
          <w:u w:val="single"/>
        </w:rPr>
      </w:pPr>
    </w:p>
    <w:p w14:paraId="155C67E3" w14:textId="77777777" w:rsidR="00F4290A" w:rsidRPr="00C20B68" w:rsidRDefault="00F4290A" w:rsidP="00F4290A">
      <w:pPr>
        <w:pStyle w:val="Heading2Text"/>
        <w:rPr>
          <w:rFonts w:ascii="Calibri Light" w:hAnsi="Calibri Light" w:cs="Arial"/>
          <w:u w:val="single"/>
        </w:rPr>
      </w:pPr>
      <w:r>
        <w:rPr>
          <w:rFonts w:ascii="Calibri Light" w:hAnsi="Calibri Light" w:cs="Arial"/>
          <w:u w:val="single"/>
        </w:rPr>
        <w:t>Contract Account</w:t>
      </w:r>
    </w:p>
    <w:p w14:paraId="150A3EBE" w14:textId="691D46E5" w:rsidR="00F4290A" w:rsidRPr="00C20B68" w:rsidRDefault="00F4290A" w:rsidP="00F4290A">
      <w:pPr>
        <w:pStyle w:val="Heading2Text"/>
        <w:rPr>
          <w:rFonts w:ascii="Calibri Light" w:hAnsi="Calibri Light" w:cs="Arial"/>
        </w:rPr>
      </w:pPr>
      <w:r w:rsidRPr="00C20B68">
        <w:rPr>
          <w:rFonts w:ascii="Calibri Light" w:hAnsi="Calibri Light" w:cs="Arial"/>
        </w:rPr>
        <w:t xml:space="preserve">The </w:t>
      </w:r>
      <w:r>
        <w:rPr>
          <w:rFonts w:ascii="Calibri Light" w:hAnsi="Calibri Light" w:cs="Arial"/>
        </w:rPr>
        <w:t>CA (Contract Account)</w:t>
      </w:r>
      <w:r w:rsidRPr="00C20B68">
        <w:rPr>
          <w:rFonts w:ascii="Calibri Light" w:hAnsi="Calibri Light" w:cs="Arial"/>
        </w:rPr>
        <w:t xml:space="preserve"> is </w:t>
      </w:r>
      <w:r>
        <w:rPr>
          <w:rFonts w:ascii="Calibri Light" w:hAnsi="Calibri Light" w:cs="Arial"/>
        </w:rPr>
        <w:t xml:space="preserve">SAP </w:t>
      </w:r>
      <w:r w:rsidRPr="00C20B68">
        <w:rPr>
          <w:rFonts w:ascii="Calibri Light" w:hAnsi="Calibri Light" w:cs="Arial"/>
        </w:rPr>
        <w:t xml:space="preserve">master data </w:t>
      </w:r>
      <w:r>
        <w:rPr>
          <w:rFonts w:ascii="Calibri Light" w:hAnsi="Calibri Light" w:cs="Arial"/>
        </w:rPr>
        <w:t xml:space="preserve">object </w:t>
      </w:r>
      <w:r w:rsidRPr="00C20B68">
        <w:rPr>
          <w:rFonts w:ascii="Calibri Light" w:hAnsi="Calibri Light" w:cs="Arial"/>
        </w:rPr>
        <w:t xml:space="preserve">used </w:t>
      </w:r>
      <w:r>
        <w:rPr>
          <w:rFonts w:ascii="Calibri Light" w:hAnsi="Calibri Light" w:cs="Arial"/>
        </w:rPr>
        <w:t>to</w:t>
      </w:r>
      <w:r w:rsidRPr="00C20B68">
        <w:rPr>
          <w:rFonts w:ascii="Calibri Light" w:hAnsi="Calibri Light" w:cs="Arial"/>
        </w:rPr>
        <w:t xml:space="preserve"> manag</w:t>
      </w:r>
      <w:r>
        <w:rPr>
          <w:rFonts w:ascii="Calibri Light" w:hAnsi="Calibri Light" w:cs="Arial"/>
        </w:rPr>
        <w:t>e</w:t>
      </w:r>
      <w:r w:rsidRPr="00C20B68">
        <w:rPr>
          <w:rFonts w:ascii="Calibri Light" w:hAnsi="Calibri Light" w:cs="Arial"/>
        </w:rPr>
        <w:t xml:space="preserve"> all Contract</w:t>
      </w:r>
      <w:r>
        <w:rPr>
          <w:rFonts w:ascii="Calibri Light" w:hAnsi="Calibri Light" w:cs="Arial"/>
        </w:rPr>
        <w:t>s</w:t>
      </w:r>
      <w:r w:rsidRPr="00C20B68">
        <w:rPr>
          <w:rFonts w:ascii="Calibri Light" w:hAnsi="Calibri Light" w:cs="Arial"/>
        </w:rPr>
        <w:t xml:space="preserve"> and financial data.</w:t>
      </w:r>
      <w:r w:rsidR="005E7648">
        <w:rPr>
          <w:rFonts w:ascii="Calibri Light" w:hAnsi="Calibri Light" w:cs="Arial"/>
        </w:rPr>
        <w:t xml:space="preserve"> CA for the Contract is shown on this view.</w:t>
      </w:r>
      <w:r w:rsidRPr="00C20B68">
        <w:rPr>
          <w:rFonts w:ascii="Calibri Light" w:hAnsi="Calibri Light" w:cs="Arial"/>
        </w:rPr>
        <w:t xml:space="preserve">  The management of the </w:t>
      </w:r>
      <w:r>
        <w:rPr>
          <w:rFonts w:ascii="Calibri Light" w:hAnsi="Calibri Light" w:cs="Arial"/>
        </w:rPr>
        <w:t>CA</w:t>
      </w:r>
      <w:r w:rsidRPr="00C20B68">
        <w:rPr>
          <w:rFonts w:ascii="Calibri Light" w:hAnsi="Calibri Light" w:cs="Arial"/>
        </w:rPr>
        <w:t xml:space="preserve"> is detailed further in the BPD </w:t>
      </w:r>
      <w:r>
        <w:rPr>
          <w:rFonts w:ascii="Calibri Light" w:hAnsi="Calibri Light" w:cs="Arial"/>
        </w:rPr>
        <w:t xml:space="preserve">document </w:t>
      </w:r>
      <w:hyperlink r:id="rId35" w:history="1">
        <w:r w:rsidRPr="5827012F">
          <w:rPr>
            <w:rStyle w:val="Hyperlink"/>
            <w:rFonts w:ascii="Calibri Light" w:hAnsi="Calibri Light" w:cs="Arial"/>
            <w:i/>
            <w:iCs/>
          </w:rPr>
          <w:t>CC-FI-01 - Business Master Data - Manage Contract Account document</w:t>
        </w:r>
      </w:hyperlink>
      <w:r w:rsidRPr="00C20B68">
        <w:rPr>
          <w:rFonts w:ascii="Calibri Light" w:hAnsi="Calibri Light" w:cs="Arial"/>
        </w:rPr>
        <w:t>.</w:t>
      </w:r>
    </w:p>
    <w:p w14:paraId="6D705E88" w14:textId="77777777" w:rsidR="00F4290A" w:rsidRDefault="00F4290A" w:rsidP="00F4290A">
      <w:pPr>
        <w:pStyle w:val="Heading3Text"/>
        <w:ind w:left="0"/>
      </w:pPr>
    </w:p>
    <w:p w14:paraId="0AE76D89" w14:textId="77777777" w:rsidR="00F4290A" w:rsidRPr="004D2B95" w:rsidRDefault="00F4290A" w:rsidP="00F4290A">
      <w:pPr>
        <w:pStyle w:val="Heading2Text"/>
        <w:rPr>
          <w:rFonts w:ascii="Calibri Light" w:hAnsi="Calibri Light" w:cs="Arial"/>
          <w:u w:val="single"/>
        </w:rPr>
      </w:pPr>
      <w:r>
        <w:rPr>
          <w:rFonts w:ascii="Calibri Light" w:hAnsi="Calibri Light" w:cs="Arial"/>
          <w:u w:val="single"/>
        </w:rPr>
        <w:t>Mailing Address</w:t>
      </w:r>
    </w:p>
    <w:p w14:paraId="6B61EA6C" w14:textId="18D98963" w:rsidR="00F4290A" w:rsidRDefault="00F4290A" w:rsidP="00F4290A">
      <w:pPr>
        <w:pStyle w:val="Heading2Text"/>
      </w:pPr>
      <w:r>
        <w:rPr>
          <w:rFonts w:ascii="Calibri Light" w:hAnsi="Calibri Light" w:cs="Arial"/>
        </w:rPr>
        <w:t>T</w:t>
      </w:r>
      <w:r w:rsidRPr="004D2B95">
        <w:rPr>
          <w:rFonts w:ascii="Calibri Light" w:hAnsi="Calibri Light" w:cs="Arial"/>
        </w:rPr>
        <w:t xml:space="preserve">he </w:t>
      </w:r>
      <w:r w:rsidR="003D3254">
        <w:rPr>
          <w:rFonts w:ascii="Calibri Light" w:hAnsi="Calibri Light" w:cs="Arial"/>
        </w:rPr>
        <w:t>user</w:t>
      </w:r>
      <w:r w:rsidRPr="004D2B95">
        <w:rPr>
          <w:rFonts w:ascii="Calibri Light" w:hAnsi="Calibri Light" w:cs="Arial"/>
        </w:rPr>
        <w:t xml:space="preserve"> will have the ability to update an existing mailing address or create a new mailing</w:t>
      </w:r>
      <w:r>
        <w:rPr>
          <w:rFonts w:ascii="Calibri Light" w:hAnsi="Calibri Light" w:cs="Arial"/>
        </w:rPr>
        <w:t xml:space="preserve"> address. Such update will be reflected in the Business Partner master data.</w:t>
      </w:r>
    </w:p>
    <w:p w14:paraId="266B2048" w14:textId="193DD49A" w:rsidR="00F4290A" w:rsidRDefault="00F4290A" w:rsidP="00F4290A">
      <w:pPr>
        <w:pStyle w:val="Heading2Text"/>
        <w:rPr>
          <w:rFonts w:ascii="Calibri Light" w:hAnsi="Calibri Light" w:cs="Arial"/>
        </w:rPr>
      </w:pPr>
      <w:r w:rsidRPr="0052636A">
        <w:rPr>
          <w:rFonts w:ascii="Calibri Light" w:hAnsi="Calibri Light" w:cs="Arial"/>
        </w:rPr>
        <w:t>Premise address will be defaulted as the Standard mailing address on the screen</w:t>
      </w:r>
      <w:r>
        <w:rPr>
          <w:rFonts w:ascii="Calibri Light" w:hAnsi="Calibri Light" w:cs="Arial"/>
        </w:rPr>
        <w:t xml:space="preserve">. </w:t>
      </w:r>
      <w:r w:rsidRPr="0052636A">
        <w:rPr>
          <w:rFonts w:ascii="Calibri Light" w:hAnsi="Calibri Light" w:cs="Arial"/>
        </w:rPr>
        <w:t xml:space="preserve"> If the BP does not want the </w:t>
      </w:r>
      <w:r w:rsidR="00C614F5">
        <w:rPr>
          <w:rFonts w:ascii="Calibri Light" w:hAnsi="Calibri Light" w:cs="Arial"/>
        </w:rPr>
        <w:t>premise</w:t>
      </w:r>
      <w:r w:rsidRPr="0052636A">
        <w:rPr>
          <w:rFonts w:ascii="Calibri Light" w:hAnsi="Calibri Light" w:cs="Arial"/>
        </w:rPr>
        <w:t xml:space="preserve"> address to be th</w:t>
      </w:r>
      <w:r w:rsidR="00E931D9">
        <w:rPr>
          <w:rFonts w:ascii="Calibri Light" w:hAnsi="Calibri Light" w:cs="Arial"/>
        </w:rPr>
        <w:t xml:space="preserve">e standard mailing address, </w:t>
      </w:r>
      <w:r w:rsidR="003D3254">
        <w:rPr>
          <w:rFonts w:ascii="Calibri Light" w:hAnsi="Calibri Light" w:cs="Arial"/>
        </w:rPr>
        <w:t>user</w:t>
      </w:r>
      <w:r w:rsidRPr="0052636A">
        <w:rPr>
          <w:rFonts w:ascii="Calibri Light" w:hAnsi="Calibri Light" w:cs="Arial"/>
        </w:rPr>
        <w:t xml:space="preserve"> can enter another address as standard mailing address. Refer to </w:t>
      </w:r>
      <w:hyperlink r:id="rId36" w:history="1">
        <w:r w:rsidRPr="5827012F">
          <w:rPr>
            <w:rStyle w:val="Hyperlink"/>
            <w:rFonts w:ascii="Calibri Light" w:hAnsi="Calibri Light" w:cs="Arial"/>
            <w:i/>
            <w:iCs/>
          </w:rPr>
          <w:t>Decision # 39 Use service (premise) address as BP standard address</w:t>
        </w:r>
      </w:hyperlink>
      <w:r w:rsidRPr="0052636A">
        <w:rPr>
          <w:rFonts w:ascii="Calibri Light" w:hAnsi="Calibri Light" w:cs="Arial"/>
        </w:rPr>
        <w:t>.</w:t>
      </w:r>
      <w:r>
        <w:rPr>
          <w:rFonts w:ascii="Calibri Light" w:hAnsi="Calibri Light" w:cs="Arial"/>
        </w:rPr>
        <w:t xml:space="preserve"> </w:t>
      </w:r>
    </w:p>
    <w:p w14:paraId="0B48B8C3" w14:textId="074193CA" w:rsidR="00D8556E" w:rsidRPr="004D2B95" w:rsidRDefault="00D8556E" w:rsidP="00F4290A">
      <w:pPr>
        <w:pStyle w:val="Heading2Text"/>
        <w:rPr>
          <w:rFonts w:ascii="Calibri Light" w:hAnsi="Calibri Light" w:cs="Arial"/>
        </w:rPr>
      </w:pPr>
      <w:r>
        <w:rPr>
          <w:rFonts w:ascii="Calibri Light" w:hAnsi="Calibri Light" w:cs="Arial"/>
        </w:rPr>
        <w:t>The final bill will be sent to the mailing address currently set for the Contract Account.</w:t>
      </w:r>
      <w:r w:rsidR="3F8C5AA8">
        <w:rPr>
          <w:rFonts w:ascii="Calibri Light" w:hAnsi="Calibri Light" w:cs="Arial"/>
        </w:rPr>
        <w:t xml:space="preserve"> If the user needs to update the address for t</w:t>
      </w:r>
      <w:r w:rsidR="4FF4F192">
        <w:rPr>
          <w:rFonts w:ascii="Calibri Light" w:hAnsi="Calibri Light" w:cs="Arial"/>
        </w:rPr>
        <w:t>he Contract Account</w:t>
      </w:r>
      <w:r w:rsidR="0074301F">
        <w:rPr>
          <w:rFonts w:ascii="Calibri Light" w:hAnsi="Calibri Light" w:cs="Arial"/>
        </w:rPr>
        <w:t xml:space="preserve"> and</w:t>
      </w:r>
      <w:r w:rsidR="4FF4F192">
        <w:rPr>
          <w:rFonts w:ascii="Calibri Light" w:hAnsi="Calibri Light" w:cs="Arial"/>
        </w:rPr>
        <w:t xml:space="preserve"> i</w:t>
      </w:r>
      <w:r w:rsidR="737694D1">
        <w:rPr>
          <w:rFonts w:ascii="Calibri Light" w:hAnsi="Calibri Light" w:cs="Arial"/>
        </w:rPr>
        <w:t xml:space="preserve">f it doesn't exist for the BP, the address must be added to the BP record first. If the Contract Account has a fixed address it is an </w:t>
      </w:r>
      <w:r w:rsidR="7C769899">
        <w:rPr>
          <w:rFonts w:ascii="Calibri Light" w:hAnsi="Calibri Light" w:cs="Arial"/>
        </w:rPr>
        <w:t>SAP best practice to update the mailing address after the</w:t>
      </w:r>
      <w:r w:rsidR="5786B8F8">
        <w:rPr>
          <w:rFonts w:ascii="Calibri Light" w:hAnsi="Calibri Light" w:cs="Arial"/>
        </w:rPr>
        <w:t xml:space="preserve"> Move Out</w:t>
      </w:r>
      <w:r w:rsidR="7C769899">
        <w:rPr>
          <w:rFonts w:ascii="Calibri Light" w:hAnsi="Calibri Light" w:cs="Arial"/>
        </w:rPr>
        <w:t xml:space="preserve"> i</w:t>
      </w:r>
      <w:r w:rsidR="5786B8F8">
        <w:rPr>
          <w:rFonts w:ascii="Calibri Light" w:hAnsi="Calibri Light" w:cs="Arial"/>
        </w:rPr>
        <w:t xml:space="preserve">s completed. </w:t>
      </w:r>
    </w:p>
    <w:p w14:paraId="606BC2FD" w14:textId="77777777" w:rsidR="000B5043" w:rsidRPr="00DE20ED" w:rsidRDefault="000B5043" w:rsidP="000B5043">
      <w:pPr>
        <w:pStyle w:val="Heading2Text"/>
        <w:rPr>
          <w:rFonts w:ascii="Calibri Light" w:hAnsi="Calibri Light" w:cs="Arial"/>
        </w:rPr>
      </w:pPr>
    </w:p>
    <w:p w14:paraId="21244D56" w14:textId="77777777" w:rsidR="000B5043" w:rsidRPr="00E3603E" w:rsidRDefault="000B5043" w:rsidP="5C9EE791">
      <w:pPr>
        <w:pStyle w:val="Heading2Text"/>
        <w:numPr>
          <w:ilvl w:val="0"/>
          <w:numId w:val="29"/>
        </w:numPr>
        <w:rPr>
          <w:rFonts w:ascii="Calibri Light" w:hAnsi="Calibri Light" w:cs="Arial"/>
          <w:b/>
          <w:bCs/>
        </w:rPr>
      </w:pPr>
      <w:r w:rsidRPr="5C9EE791">
        <w:rPr>
          <w:rFonts w:ascii="Calibri Light" w:hAnsi="Calibri Light" w:cs="Arial"/>
          <w:b/>
          <w:bCs/>
        </w:rPr>
        <w:lastRenderedPageBreak/>
        <w:t>Review</w:t>
      </w:r>
    </w:p>
    <w:p w14:paraId="08B7A587" w14:textId="6020C2CE" w:rsidR="000B5043" w:rsidRPr="00E3603E" w:rsidRDefault="000B5043" w:rsidP="000B5043">
      <w:pPr>
        <w:pStyle w:val="Heading2Text"/>
        <w:rPr>
          <w:rFonts w:ascii="Calibri Light" w:hAnsi="Calibri Light" w:cs="Arial"/>
        </w:rPr>
      </w:pPr>
      <w:r w:rsidRPr="00E3603E">
        <w:rPr>
          <w:rFonts w:ascii="Calibri Light" w:hAnsi="Calibri Light" w:cs="Arial"/>
        </w:rPr>
        <w:t>The Summary view is the final step of the guid</w:t>
      </w:r>
      <w:r>
        <w:rPr>
          <w:rFonts w:ascii="Calibri Light" w:hAnsi="Calibri Light" w:cs="Arial"/>
        </w:rPr>
        <w:t>ing</w:t>
      </w:r>
      <w:r w:rsidRPr="00E3603E">
        <w:rPr>
          <w:rFonts w:ascii="Calibri Light" w:hAnsi="Calibri Light" w:cs="Arial"/>
        </w:rPr>
        <w:t xml:space="preserve"> procedure </w:t>
      </w:r>
      <w:r>
        <w:rPr>
          <w:rFonts w:ascii="Calibri Light" w:hAnsi="Calibri Light" w:cs="Arial"/>
        </w:rPr>
        <w:t xml:space="preserve">(Figure </w:t>
      </w:r>
      <w:r w:rsidR="00875DFD">
        <w:rPr>
          <w:rFonts w:ascii="Calibri Light" w:hAnsi="Calibri Light" w:cs="Arial"/>
        </w:rPr>
        <w:t>4</w:t>
      </w:r>
      <w:r>
        <w:rPr>
          <w:rFonts w:ascii="Calibri Light" w:hAnsi="Calibri Light" w:cs="Arial"/>
        </w:rPr>
        <w:t xml:space="preserve">: Guiding Procedure 4 – Review) </w:t>
      </w:r>
      <w:r w:rsidRPr="00E3603E">
        <w:rPr>
          <w:rFonts w:ascii="Calibri Light" w:hAnsi="Calibri Light" w:cs="Arial"/>
        </w:rPr>
        <w:t xml:space="preserve">where the </w:t>
      </w:r>
      <w:r w:rsidR="003D3254">
        <w:rPr>
          <w:rFonts w:ascii="Calibri Light" w:hAnsi="Calibri Light" w:cs="Arial"/>
        </w:rPr>
        <w:t>user</w:t>
      </w:r>
      <w:r w:rsidRPr="00E3603E">
        <w:rPr>
          <w:rFonts w:ascii="Calibri Light" w:hAnsi="Calibri Light" w:cs="Arial"/>
        </w:rPr>
        <w:t xml:space="preserve"> can </w:t>
      </w:r>
      <w:r>
        <w:rPr>
          <w:rFonts w:ascii="Calibri Light" w:hAnsi="Calibri Light" w:cs="Arial"/>
        </w:rPr>
        <w:t xml:space="preserve">recap and </w:t>
      </w:r>
      <w:r w:rsidRPr="00E3603E">
        <w:rPr>
          <w:rFonts w:ascii="Calibri Light" w:hAnsi="Calibri Light" w:cs="Arial"/>
        </w:rPr>
        <w:t xml:space="preserve">review the details of the elements that they </w:t>
      </w:r>
      <w:r>
        <w:rPr>
          <w:rFonts w:ascii="Calibri Light" w:hAnsi="Calibri Light" w:cs="Arial"/>
        </w:rPr>
        <w:t xml:space="preserve">have </w:t>
      </w:r>
      <w:r w:rsidRPr="00E3603E">
        <w:rPr>
          <w:rFonts w:ascii="Calibri Light" w:hAnsi="Calibri Light" w:cs="Arial"/>
        </w:rPr>
        <w:t xml:space="preserve">entered during the </w:t>
      </w:r>
      <w:r>
        <w:rPr>
          <w:rFonts w:ascii="Calibri Light" w:hAnsi="Calibri Light" w:cs="Arial"/>
        </w:rPr>
        <w:t xml:space="preserve">Move Out </w:t>
      </w:r>
      <w:r w:rsidRPr="00E3603E">
        <w:rPr>
          <w:rFonts w:ascii="Calibri Light" w:hAnsi="Calibri Light" w:cs="Arial"/>
        </w:rPr>
        <w:t xml:space="preserve">process before they proceed with the submission of the </w:t>
      </w:r>
      <w:r>
        <w:rPr>
          <w:rFonts w:ascii="Calibri Light" w:hAnsi="Calibri Light" w:cs="Arial"/>
        </w:rPr>
        <w:t>Move Out</w:t>
      </w:r>
      <w:r w:rsidRPr="00E3603E">
        <w:rPr>
          <w:rFonts w:ascii="Calibri Light" w:hAnsi="Calibri Light" w:cs="Arial"/>
        </w:rPr>
        <w:t>.  The review of the details include:</w:t>
      </w:r>
    </w:p>
    <w:p w14:paraId="0855D1E3" w14:textId="0D3EFAD5" w:rsidR="000B5043" w:rsidRPr="00E3603E" w:rsidRDefault="000B5043" w:rsidP="000B5043">
      <w:pPr>
        <w:pStyle w:val="Heading2Text"/>
        <w:numPr>
          <w:ilvl w:val="1"/>
          <w:numId w:val="3"/>
        </w:numPr>
        <w:rPr>
          <w:rFonts w:ascii="Calibri Light" w:hAnsi="Calibri Light" w:cs="Arial"/>
        </w:rPr>
      </w:pPr>
      <w:r w:rsidRPr="00E3603E">
        <w:rPr>
          <w:rFonts w:ascii="Calibri Light" w:hAnsi="Calibri Light" w:cs="Arial"/>
        </w:rPr>
        <w:t xml:space="preserve">The BP </w:t>
      </w:r>
      <w:r>
        <w:rPr>
          <w:rFonts w:ascii="Calibri Light" w:hAnsi="Calibri Light" w:cs="Arial"/>
        </w:rPr>
        <w:t xml:space="preserve">and Contract Account </w:t>
      </w:r>
      <w:r w:rsidRPr="00E3603E">
        <w:rPr>
          <w:rFonts w:ascii="Calibri Light" w:hAnsi="Calibri Light" w:cs="Arial"/>
        </w:rPr>
        <w:t xml:space="preserve">participating in the </w:t>
      </w:r>
      <w:r>
        <w:rPr>
          <w:rFonts w:ascii="Calibri Light" w:hAnsi="Calibri Light" w:cs="Arial"/>
        </w:rPr>
        <w:t>Move Out</w:t>
      </w:r>
      <w:r w:rsidRPr="00E3603E">
        <w:rPr>
          <w:rFonts w:ascii="Calibri Light" w:hAnsi="Calibri Light" w:cs="Arial"/>
        </w:rPr>
        <w:t>.</w:t>
      </w:r>
    </w:p>
    <w:p w14:paraId="5F619A86" w14:textId="77777777" w:rsidR="000B5043" w:rsidRPr="00E3603E" w:rsidRDefault="000B5043" w:rsidP="000B5043">
      <w:pPr>
        <w:pStyle w:val="Heading2Text"/>
        <w:numPr>
          <w:ilvl w:val="1"/>
          <w:numId w:val="3"/>
        </w:numPr>
        <w:rPr>
          <w:rFonts w:ascii="Calibri Light" w:hAnsi="Calibri Light" w:cs="Arial"/>
        </w:rPr>
      </w:pPr>
      <w:r>
        <w:rPr>
          <w:rFonts w:ascii="Calibri Light" w:hAnsi="Calibri Light" w:cs="Arial"/>
        </w:rPr>
        <w:t>M</w:t>
      </w:r>
      <w:r w:rsidRPr="00E3603E">
        <w:rPr>
          <w:rFonts w:ascii="Calibri Light" w:hAnsi="Calibri Light" w:cs="Arial"/>
        </w:rPr>
        <w:t xml:space="preserve">ailing address and </w:t>
      </w:r>
      <w:r>
        <w:rPr>
          <w:rFonts w:ascii="Calibri Light" w:hAnsi="Calibri Light" w:cs="Arial"/>
        </w:rPr>
        <w:t>billing information</w:t>
      </w:r>
      <w:r w:rsidRPr="00E3603E">
        <w:rPr>
          <w:rFonts w:ascii="Calibri Light" w:hAnsi="Calibri Light" w:cs="Arial"/>
        </w:rPr>
        <w:t>.</w:t>
      </w:r>
    </w:p>
    <w:p w14:paraId="3E71F533" w14:textId="63DE43C2" w:rsidR="000B5043" w:rsidRDefault="000B5043" w:rsidP="000B5043">
      <w:pPr>
        <w:pStyle w:val="Heading2Text"/>
        <w:numPr>
          <w:ilvl w:val="1"/>
          <w:numId w:val="3"/>
        </w:numPr>
        <w:rPr>
          <w:rFonts w:ascii="Calibri Light" w:hAnsi="Calibri Light" w:cs="Arial"/>
        </w:rPr>
      </w:pPr>
      <w:r>
        <w:rPr>
          <w:rFonts w:ascii="Calibri Light" w:hAnsi="Calibri Light" w:cs="Arial"/>
        </w:rPr>
        <w:t>Premise</w:t>
      </w:r>
      <w:r w:rsidRPr="00E3603E">
        <w:rPr>
          <w:rFonts w:ascii="Calibri Light" w:hAnsi="Calibri Light" w:cs="Arial"/>
        </w:rPr>
        <w:t xml:space="preserve"> and service(s) selected for </w:t>
      </w:r>
      <w:r w:rsidR="00115E29">
        <w:rPr>
          <w:rFonts w:ascii="Calibri Light" w:hAnsi="Calibri Light" w:cs="Arial"/>
        </w:rPr>
        <w:t>Move Out</w:t>
      </w:r>
      <w:r w:rsidR="00115E29" w:rsidRPr="00E3603E">
        <w:rPr>
          <w:rFonts w:ascii="Calibri Light" w:hAnsi="Calibri Light" w:cs="Arial"/>
        </w:rPr>
        <w:t xml:space="preserve"> </w:t>
      </w:r>
      <w:r w:rsidRPr="00E3603E">
        <w:rPr>
          <w:rFonts w:ascii="Calibri Light" w:hAnsi="Calibri Light" w:cs="Arial"/>
        </w:rPr>
        <w:t xml:space="preserve">along with their respective </w:t>
      </w:r>
      <w:r>
        <w:rPr>
          <w:rFonts w:ascii="Calibri Light" w:hAnsi="Calibri Light" w:cs="Arial"/>
        </w:rPr>
        <w:t>Move Out</w:t>
      </w:r>
      <w:r w:rsidRPr="00E3603E">
        <w:rPr>
          <w:rFonts w:ascii="Calibri Light" w:hAnsi="Calibri Light" w:cs="Arial"/>
        </w:rPr>
        <w:t xml:space="preserve"> date(s).</w:t>
      </w:r>
    </w:p>
    <w:p w14:paraId="7411D96E" w14:textId="77777777" w:rsidR="00C614F5" w:rsidRPr="00E3603E" w:rsidRDefault="00C614F5" w:rsidP="00C614F5">
      <w:pPr>
        <w:pStyle w:val="Heading2Text"/>
        <w:ind w:left="1440"/>
        <w:rPr>
          <w:rFonts w:ascii="Calibri Light" w:hAnsi="Calibri Light" w:cs="Arial"/>
        </w:rPr>
      </w:pPr>
    </w:p>
    <w:p w14:paraId="30DB1DB9" w14:textId="6D1354B9" w:rsidR="00E3391B" w:rsidRDefault="002C78DA" w:rsidP="00E3391B">
      <w:pPr>
        <w:pStyle w:val="Heading3Text"/>
        <w:keepNext/>
        <w:ind w:left="720"/>
      </w:pPr>
      <w:r>
        <w:rPr>
          <w:noProof/>
          <w:color w:val="1F497D"/>
          <w:lang w:eastAsia="en-US"/>
        </w:rPr>
        <w:drawing>
          <wp:inline distT="0" distB="0" distL="0" distR="0" wp14:anchorId="19A63D30" wp14:editId="197F2A51">
            <wp:extent cx="5943600" cy="3195320"/>
            <wp:effectExtent l="0" t="0" r="0" b="5080"/>
            <wp:docPr id="8" name="Picture 8" descr="cid:image008.png@01D39E9E.5F18AB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id:image008.png@01D39E9E.5F18AB70"/>
                    <pic:cNvPicPr>
                      <a:picLocks noChangeAspect="1" noChangeArrowheads="1"/>
                    </pic:cNvPicPr>
                  </pic:nvPicPr>
                  <pic:blipFill>
                    <a:blip r:embed="rId37" r:link="rId38">
                      <a:extLst>
                        <a:ext uri="{28A0092B-C50C-407E-A947-70E740481C1C}">
                          <a14:useLocalDpi xmlns:a14="http://schemas.microsoft.com/office/drawing/2010/main" val="0"/>
                        </a:ext>
                      </a:extLst>
                    </a:blip>
                    <a:srcRect/>
                    <a:stretch>
                      <a:fillRect/>
                    </a:stretch>
                  </pic:blipFill>
                  <pic:spPr bwMode="auto">
                    <a:xfrm>
                      <a:off x="0" y="0"/>
                      <a:ext cx="5943600" cy="3195320"/>
                    </a:xfrm>
                    <a:prstGeom prst="rect">
                      <a:avLst/>
                    </a:prstGeom>
                    <a:noFill/>
                    <a:ln>
                      <a:noFill/>
                    </a:ln>
                  </pic:spPr>
                </pic:pic>
              </a:graphicData>
            </a:graphic>
          </wp:inline>
        </w:drawing>
      </w:r>
    </w:p>
    <w:p w14:paraId="3B509E50" w14:textId="62A5BDBD" w:rsidR="000B5043" w:rsidRDefault="00E3391B" w:rsidP="006C5943">
      <w:pPr>
        <w:pStyle w:val="Caption"/>
        <w:ind w:firstLine="720"/>
      </w:pPr>
      <w:r>
        <w:t xml:space="preserve">Figure </w:t>
      </w:r>
      <w:r>
        <w:fldChar w:fldCharType="begin"/>
      </w:r>
      <w:r>
        <w:instrText xml:space="preserve"> SEQ Figure \* ARABIC </w:instrText>
      </w:r>
      <w:r>
        <w:fldChar w:fldCharType="separate"/>
      </w:r>
      <w:r w:rsidR="00416F0C">
        <w:rPr>
          <w:noProof/>
        </w:rPr>
        <w:t>4</w:t>
      </w:r>
      <w:r>
        <w:fldChar w:fldCharType="end"/>
      </w:r>
      <w:r>
        <w:t>: Gu</w:t>
      </w:r>
      <w:r w:rsidR="006C5943">
        <w:t>i</w:t>
      </w:r>
      <w:r>
        <w:t xml:space="preserve">ding Procedure </w:t>
      </w:r>
      <w:r w:rsidR="006C5943">
        <w:t>–</w:t>
      </w:r>
      <w:r>
        <w:t xml:space="preserve"> Review</w:t>
      </w:r>
    </w:p>
    <w:p w14:paraId="61B29C5C" w14:textId="77777777" w:rsidR="006C5943" w:rsidRPr="006C5943" w:rsidRDefault="006C5943" w:rsidP="006C5943"/>
    <w:p w14:paraId="521205C7" w14:textId="60DA4B08" w:rsidR="008541F7" w:rsidRDefault="000B5043" w:rsidP="000B5043">
      <w:pPr>
        <w:pStyle w:val="Heading2Text"/>
        <w:rPr>
          <w:rFonts w:ascii="Calibri Light" w:hAnsi="Calibri Light" w:cs="Arial"/>
        </w:rPr>
      </w:pPr>
      <w:r w:rsidRPr="00E3603E">
        <w:rPr>
          <w:rFonts w:ascii="Calibri Light" w:hAnsi="Calibri Light" w:cs="Arial"/>
        </w:rPr>
        <w:t xml:space="preserve">If mandatory data is missing during this process, the </w:t>
      </w:r>
      <w:r>
        <w:rPr>
          <w:rFonts w:ascii="Calibri Light" w:hAnsi="Calibri Light" w:cs="Arial"/>
        </w:rPr>
        <w:t>Move Out</w:t>
      </w:r>
      <w:r w:rsidRPr="00E3603E">
        <w:rPr>
          <w:rFonts w:ascii="Calibri Light" w:hAnsi="Calibri Light" w:cs="Arial"/>
        </w:rPr>
        <w:t xml:space="preserve"> process </w:t>
      </w:r>
      <w:r w:rsidR="004055D7">
        <w:rPr>
          <w:rFonts w:ascii="Calibri Light" w:hAnsi="Calibri Light" w:cs="Arial"/>
        </w:rPr>
        <w:t>will not</w:t>
      </w:r>
      <w:r w:rsidR="004055D7" w:rsidRPr="00E3603E">
        <w:rPr>
          <w:rFonts w:ascii="Calibri Light" w:hAnsi="Calibri Light" w:cs="Arial"/>
        </w:rPr>
        <w:t xml:space="preserve"> </w:t>
      </w:r>
      <w:r w:rsidRPr="00E3603E">
        <w:rPr>
          <w:rFonts w:ascii="Calibri Light" w:hAnsi="Calibri Light" w:cs="Arial"/>
        </w:rPr>
        <w:t xml:space="preserve">be completed and the </w:t>
      </w:r>
      <w:r w:rsidR="003D3254">
        <w:rPr>
          <w:rFonts w:ascii="Calibri Light" w:hAnsi="Calibri Light" w:cs="Arial"/>
        </w:rPr>
        <w:t>user</w:t>
      </w:r>
      <w:r w:rsidRPr="00E3603E">
        <w:rPr>
          <w:rFonts w:ascii="Calibri Light" w:hAnsi="Calibri Light" w:cs="Arial"/>
        </w:rPr>
        <w:t xml:space="preserve"> will need to review the information and correct and / or enter the data before completing the </w:t>
      </w:r>
      <w:r>
        <w:rPr>
          <w:rFonts w:ascii="Calibri Light" w:hAnsi="Calibri Light" w:cs="Arial"/>
        </w:rPr>
        <w:t>Move Out</w:t>
      </w:r>
      <w:r w:rsidRPr="00E3603E">
        <w:rPr>
          <w:rFonts w:ascii="Calibri Light" w:hAnsi="Calibri Light" w:cs="Arial"/>
        </w:rPr>
        <w:t xml:space="preserve"> process.  Upon successful completion of the </w:t>
      </w:r>
      <w:r>
        <w:rPr>
          <w:rFonts w:ascii="Calibri Light" w:hAnsi="Calibri Light" w:cs="Arial"/>
        </w:rPr>
        <w:t>Move Out</w:t>
      </w:r>
      <w:r w:rsidRPr="00E3603E">
        <w:rPr>
          <w:rFonts w:ascii="Calibri Light" w:hAnsi="Calibri Light" w:cs="Arial"/>
        </w:rPr>
        <w:t>, several output</w:t>
      </w:r>
      <w:r w:rsidR="00610A98">
        <w:rPr>
          <w:rFonts w:ascii="Calibri Light" w:hAnsi="Calibri Light" w:cs="Arial"/>
        </w:rPr>
        <w:t>s are created in S/4</w:t>
      </w:r>
      <w:r>
        <w:rPr>
          <w:rFonts w:ascii="Calibri Light" w:hAnsi="Calibri Light" w:cs="Arial"/>
        </w:rPr>
        <w:t xml:space="preserve">HANA </w:t>
      </w:r>
      <w:r w:rsidR="008541F7">
        <w:rPr>
          <w:rFonts w:ascii="Calibri Light" w:hAnsi="Calibri Light" w:cs="Arial"/>
        </w:rPr>
        <w:t>and they are as follows:</w:t>
      </w:r>
    </w:p>
    <w:p w14:paraId="73688F0D" w14:textId="1BE75CBA" w:rsidR="008541F7" w:rsidRDefault="000B5043" w:rsidP="009477DD">
      <w:pPr>
        <w:pStyle w:val="Heading2Text"/>
        <w:numPr>
          <w:ilvl w:val="0"/>
          <w:numId w:val="32"/>
        </w:numPr>
        <w:spacing w:after="0"/>
        <w:rPr>
          <w:rFonts w:ascii="Calibri Light" w:hAnsi="Calibri Light" w:cs="Arial"/>
        </w:rPr>
      </w:pPr>
      <w:r>
        <w:rPr>
          <w:rFonts w:ascii="Calibri Light" w:hAnsi="Calibri Light" w:cs="Arial"/>
        </w:rPr>
        <w:t>Move Out</w:t>
      </w:r>
      <w:r w:rsidRPr="00E3603E">
        <w:rPr>
          <w:rFonts w:ascii="Calibri Light" w:hAnsi="Calibri Light" w:cs="Arial"/>
        </w:rPr>
        <w:t xml:space="preserve"> Document</w:t>
      </w:r>
      <w:r w:rsidR="008541F7">
        <w:rPr>
          <w:rFonts w:ascii="Calibri Light" w:hAnsi="Calibri Light" w:cs="Arial"/>
        </w:rPr>
        <w:t xml:space="preserve"> is created,</w:t>
      </w:r>
    </w:p>
    <w:p w14:paraId="579985B5" w14:textId="5EBA8CC8" w:rsidR="008541F7" w:rsidRDefault="000B5043" w:rsidP="009477DD">
      <w:pPr>
        <w:pStyle w:val="Heading2Text"/>
        <w:numPr>
          <w:ilvl w:val="0"/>
          <w:numId w:val="32"/>
        </w:numPr>
        <w:spacing w:after="0"/>
        <w:rPr>
          <w:rFonts w:ascii="Calibri Light" w:hAnsi="Calibri Light" w:cs="Arial"/>
        </w:rPr>
      </w:pPr>
      <w:r w:rsidRPr="00E3603E">
        <w:rPr>
          <w:rFonts w:ascii="Calibri Light" w:hAnsi="Calibri Light" w:cs="Arial"/>
        </w:rPr>
        <w:t>Contract</w:t>
      </w:r>
      <w:r>
        <w:rPr>
          <w:rFonts w:ascii="Calibri Light" w:hAnsi="Calibri Light" w:cs="Arial"/>
        </w:rPr>
        <w:t>’s Move Out Date will be updated</w:t>
      </w:r>
      <w:r w:rsidR="008541F7">
        <w:rPr>
          <w:rFonts w:ascii="Calibri Light" w:hAnsi="Calibri Light" w:cs="Arial"/>
        </w:rPr>
        <w:t xml:space="preserve">, </w:t>
      </w:r>
    </w:p>
    <w:p w14:paraId="0BBD3AC4" w14:textId="7CA7AFB8" w:rsidR="008541F7" w:rsidRDefault="000B5043" w:rsidP="009477DD">
      <w:pPr>
        <w:pStyle w:val="Heading2Text"/>
        <w:numPr>
          <w:ilvl w:val="0"/>
          <w:numId w:val="32"/>
        </w:numPr>
        <w:spacing w:after="0"/>
        <w:rPr>
          <w:rFonts w:ascii="Calibri Light" w:hAnsi="Calibri Light" w:cs="Arial"/>
        </w:rPr>
      </w:pPr>
      <w:r>
        <w:rPr>
          <w:rFonts w:ascii="Calibri Light" w:hAnsi="Calibri Light" w:cs="Arial"/>
        </w:rPr>
        <w:t xml:space="preserve">Contract </w:t>
      </w:r>
      <w:r w:rsidR="00610A98">
        <w:rPr>
          <w:rFonts w:ascii="Calibri Light" w:hAnsi="Calibri Light" w:cs="Arial"/>
        </w:rPr>
        <w:t>will be updated directly in S/4</w:t>
      </w:r>
      <w:r>
        <w:rPr>
          <w:rFonts w:ascii="Calibri Light" w:hAnsi="Calibri Light" w:cs="Arial"/>
        </w:rPr>
        <w:t xml:space="preserve">HANA </w:t>
      </w:r>
      <w:r w:rsidR="008541F7">
        <w:rPr>
          <w:rFonts w:ascii="Calibri Light" w:hAnsi="Calibri Light" w:cs="Arial"/>
        </w:rPr>
        <w:t>(</w:t>
      </w:r>
      <w:r>
        <w:rPr>
          <w:rFonts w:ascii="Calibri Light" w:hAnsi="Calibri Light" w:cs="Arial"/>
        </w:rPr>
        <w:t xml:space="preserve">no replication </w:t>
      </w:r>
      <w:r w:rsidR="008541F7">
        <w:rPr>
          <w:rFonts w:ascii="Calibri Light" w:hAnsi="Calibri Light" w:cs="Arial"/>
        </w:rPr>
        <w:t>is involved)</w:t>
      </w:r>
    </w:p>
    <w:p w14:paraId="4DE9F10D" w14:textId="77777777" w:rsidR="00761D0E" w:rsidRDefault="00761D0E" w:rsidP="00761D0E">
      <w:pPr>
        <w:pStyle w:val="Heading2Text"/>
        <w:spacing w:after="0"/>
        <w:ind w:left="1080"/>
        <w:rPr>
          <w:rFonts w:ascii="Calibri Light" w:hAnsi="Calibri Light" w:cs="Arial"/>
        </w:rPr>
      </w:pPr>
    </w:p>
    <w:p w14:paraId="6BCF5616" w14:textId="77777777" w:rsidR="00C614F5" w:rsidRDefault="00C614F5" w:rsidP="00761D0E">
      <w:pPr>
        <w:pStyle w:val="Heading2Text"/>
        <w:spacing w:after="0"/>
        <w:ind w:left="1080"/>
        <w:rPr>
          <w:rFonts w:ascii="Calibri Light" w:hAnsi="Calibri Light" w:cs="Arial"/>
        </w:rPr>
      </w:pPr>
    </w:p>
    <w:p w14:paraId="19F71218" w14:textId="77777777" w:rsidR="000B5043" w:rsidRPr="00E3603E" w:rsidRDefault="000B5043" w:rsidP="000B5043">
      <w:pPr>
        <w:pStyle w:val="Heading2Text"/>
        <w:rPr>
          <w:rFonts w:ascii="Calibri Light" w:hAnsi="Calibri Light" w:cs="Arial"/>
          <w:u w:val="single"/>
        </w:rPr>
      </w:pPr>
      <w:r w:rsidRPr="00E3603E">
        <w:rPr>
          <w:rFonts w:ascii="Calibri Light" w:hAnsi="Calibri Light" w:cs="Arial"/>
          <w:u w:val="single"/>
        </w:rPr>
        <w:t>Contract</w:t>
      </w:r>
    </w:p>
    <w:p w14:paraId="367DF045" w14:textId="6AB2604C" w:rsidR="000B5043" w:rsidRPr="00E3603E" w:rsidRDefault="000B5043" w:rsidP="000F2A20">
      <w:pPr>
        <w:pStyle w:val="Heading3Text"/>
        <w:ind w:left="720"/>
        <w:rPr>
          <w:rFonts w:ascii="Calibri Light" w:hAnsi="Calibri Light"/>
        </w:rPr>
      </w:pPr>
      <w:r w:rsidRPr="00E3603E">
        <w:rPr>
          <w:rFonts w:ascii="Calibri Light" w:hAnsi="Calibri Light"/>
        </w:rPr>
        <w:t xml:space="preserve">When the </w:t>
      </w:r>
      <w:r>
        <w:rPr>
          <w:rFonts w:ascii="Calibri Light" w:hAnsi="Calibri Light"/>
        </w:rPr>
        <w:t xml:space="preserve">Move </w:t>
      </w:r>
      <w:r w:rsidR="00115E29">
        <w:rPr>
          <w:rFonts w:ascii="Calibri Light" w:hAnsi="Calibri Light"/>
        </w:rPr>
        <w:t>Out</w:t>
      </w:r>
      <w:r w:rsidRPr="00E3603E">
        <w:rPr>
          <w:rFonts w:ascii="Calibri Light" w:hAnsi="Calibri Light"/>
        </w:rPr>
        <w:t xml:space="preserve"> has been submitted </w:t>
      </w:r>
      <w:r>
        <w:rPr>
          <w:rFonts w:ascii="Calibri Light" w:hAnsi="Calibri Light"/>
        </w:rPr>
        <w:t>via Hybris</w:t>
      </w:r>
      <w:r w:rsidRPr="00E3603E">
        <w:rPr>
          <w:rFonts w:ascii="Calibri Light" w:hAnsi="Calibri Light"/>
        </w:rPr>
        <w:t xml:space="preserve"> </w:t>
      </w:r>
      <w:r>
        <w:rPr>
          <w:rFonts w:ascii="Calibri Light" w:hAnsi="Calibri Light"/>
        </w:rPr>
        <w:t>C4C</w:t>
      </w:r>
      <w:r w:rsidRPr="00E3603E">
        <w:rPr>
          <w:rFonts w:ascii="Calibri Light" w:hAnsi="Calibri Light"/>
        </w:rPr>
        <w:t>,</w:t>
      </w:r>
      <w:r w:rsidR="00480433">
        <w:rPr>
          <w:rFonts w:ascii="Calibri Light" w:hAnsi="Calibri Light"/>
        </w:rPr>
        <w:t xml:space="preserve"> the</w:t>
      </w:r>
      <w:r w:rsidRPr="00E3603E">
        <w:rPr>
          <w:rFonts w:ascii="Calibri Light" w:hAnsi="Calibri Light"/>
        </w:rPr>
        <w:t xml:space="preserve"> Contract will get </w:t>
      </w:r>
      <w:r>
        <w:rPr>
          <w:rFonts w:ascii="Calibri Light" w:hAnsi="Calibri Light"/>
        </w:rPr>
        <w:t>updated</w:t>
      </w:r>
      <w:r w:rsidRPr="00E3603E">
        <w:rPr>
          <w:rFonts w:ascii="Calibri Light" w:hAnsi="Calibri Light"/>
        </w:rPr>
        <w:t xml:space="preserve"> </w:t>
      </w:r>
      <w:r>
        <w:rPr>
          <w:rFonts w:ascii="Calibri Light" w:hAnsi="Calibri Light"/>
        </w:rPr>
        <w:t>in S/4HANA directly</w:t>
      </w:r>
      <w:r w:rsidRPr="00E3603E">
        <w:rPr>
          <w:rFonts w:ascii="Calibri Light" w:hAnsi="Calibri Light"/>
        </w:rPr>
        <w:t xml:space="preserve">. Contract contains </w:t>
      </w:r>
      <w:r w:rsidR="00337F18">
        <w:rPr>
          <w:rFonts w:ascii="Calibri Light" w:hAnsi="Calibri Light"/>
        </w:rPr>
        <w:t xml:space="preserve">information such as </w:t>
      </w:r>
      <w:r w:rsidR="00480433">
        <w:rPr>
          <w:rFonts w:ascii="Calibri Light" w:hAnsi="Calibri Light"/>
        </w:rPr>
        <w:t xml:space="preserve">the </w:t>
      </w:r>
      <w:r w:rsidRPr="00E3603E">
        <w:rPr>
          <w:rFonts w:ascii="Calibri Light" w:hAnsi="Calibri Light"/>
        </w:rPr>
        <w:t>Contract Account number, Move</w:t>
      </w:r>
      <w:r>
        <w:rPr>
          <w:rFonts w:ascii="Calibri Light" w:hAnsi="Calibri Light"/>
        </w:rPr>
        <w:t xml:space="preserve"> </w:t>
      </w:r>
      <w:proofErr w:type="gramStart"/>
      <w:r>
        <w:rPr>
          <w:rFonts w:ascii="Calibri Light" w:hAnsi="Calibri Light"/>
        </w:rPr>
        <w:t>Out</w:t>
      </w:r>
      <w:proofErr w:type="gramEnd"/>
      <w:r w:rsidRPr="00E3603E">
        <w:rPr>
          <w:rFonts w:ascii="Calibri Light" w:hAnsi="Calibri Light"/>
        </w:rPr>
        <w:t xml:space="preserve"> Date</w:t>
      </w:r>
      <w:r w:rsidR="00337F18">
        <w:rPr>
          <w:rFonts w:ascii="Calibri Light" w:hAnsi="Calibri Light"/>
        </w:rPr>
        <w:t xml:space="preserve"> and</w:t>
      </w:r>
      <w:r w:rsidRPr="00E3603E">
        <w:rPr>
          <w:rFonts w:ascii="Calibri Light" w:hAnsi="Calibri Light"/>
        </w:rPr>
        <w:t xml:space="preserve"> Installation number</w:t>
      </w:r>
      <w:r w:rsidR="00337F18">
        <w:rPr>
          <w:rFonts w:ascii="Calibri Light" w:hAnsi="Calibri Light"/>
        </w:rPr>
        <w:t>.</w:t>
      </w:r>
      <w:r>
        <w:rPr>
          <w:rFonts w:ascii="Calibri Light" w:hAnsi="Calibri Light"/>
        </w:rPr>
        <w:t xml:space="preserve"> </w:t>
      </w:r>
    </w:p>
    <w:p w14:paraId="187760D5" w14:textId="1668FCC4" w:rsidR="000B5043" w:rsidRPr="00F20989" w:rsidRDefault="000B5043" w:rsidP="000F2A20">
      <w:pPr>
        <w:pStyle w:val="Heading2Text"/>
        <w:rPr>
          <w:rFonts w:ascii="Calibri Light" w:hAnsi="Calibri Light" w:cs="Arial"/>
          <w:u w:val="single"/>
        </w:rPr>
      </w:pPr>
      <w:r w:rsidRPr="00F20989">
        <w:rPr>
          <w:rFonts w:ascii="Calibri Light" w:hAnsi="Calibri Light" w:cs="Arial"/>
          <w:u w:val="single"/>
        </w:rPr>
        <w:t xml:space="preserve">Move </w:t>
      </w:r>
      <w:r>
        <w:rPr>
          <w:rFonts w:ascii="Calibri Light" w:hAnsi="Calibri Light" w:cs="Arial"/>
          <w:u w:val="single"/>
        </w:rPr>
        <w:t>Out</w:t>
      </w:r>
      <w:r w:rsidRPr="00F20989">
        <w:rPr>
          <w:rFonts w:ascii="Calibri Light" w:hAnsi="Calibri Light" w:cs="Arial"/>
          <w:u w:val="single"/>
        </w:rPr>
        <w:t xml:space="preserve"> Document</w:t>
      </w:r>
    </w:p>
    <w:p w14:paraId="0CB88B66" w14:textId="5A7F1911" w:rsidR="000B5043" w:rsidRDefault="000B5043" w:rsidP="000F2A20">
      <w:pPr>
        <w:pStyle w:val="Heading2Text"/>
        <w:rPr>
          <w:rFonts w:ascii="Calibri Light" w:hAnsi="Calibri Light" w:cs="Arial"/>
        </w:rPr>
      </w:pPr>
      <w:r w:rsidRPr="00F20989">
        <w:rPr>
          <w:rFonts w:ascii="Calibri Light" w:hAnsi="Calibri Light" w:cs="Arial"/>
        </w:rPr>
        <w:t xml:space="preserve">Move </w:t>
      </w:r>
      <w:r>
        <w:rPr>
          <w:rFonts w:ascii="Calibri Light" w:hAnsi="Calibri Light" w:cs="Arial"/>
        </w:rPr>
        <w:t>Out</w:t>
      </w:r>
      <w:r w:rsidRPr="00F20989">
        <w:rPr>
          <w:rFonts w:ascii="Calibri Light" w:hAnsi="Calibri Light" w:cs="Arial"/>
        </w:rPr>
        <w:t xml:space="preserve"> document is create</w:t>
      </w:r>
      <w:r>
        <w:rPr>
          <w:rFonts w:ascii="Calibri Light" w:hAnsi="Calibri Light" w:cs="Arial"/>
        </w:rPr>
        <w:t>d</w:t>
      </w:r>
      <w:r w:rsidRPr="00F20989">
        <w:rPr>
          <w:rFonts w:ascii="Calibri Light" w:hAnsi="Calibri Light" w:cs="Arial"/>
        </w:rPr>
        <w:t xml:space="preserve"> </w:t>
      </w:r>
      <w:r>
        <w:rPr>
          <w:rFonts w:ascii="Calibri Light" w:hAnsi="Calibri Light" w:cs="Arial"/>
        </w:rPr>
        <w:t>in S/4HANA</w:t>
      </w:r>
      <w:r w:rsidR="00761D0E">
        <w:rPr>
          <w:rFonts w:ascii="Calibri Light" w:hAnsi="Calibri Light" w:cs="Arial"/>
        </w:rPr>
        <w:t>.</w:t>
      </w:r>
      <w:r>
        <w:rPr>
          <w:rFonts w:ascii="Calibri Light" w:hAnsi="Calibri Light" w:cs="Arial"/>
        </w:rPr>
        <w:t xml:space="preserve"> </w:t>
      </w:r>
      <w:r w:rsidRPr="00F20989">
        <w:rPr>
          <w:rFonts w:ascii="Calibri Light" w:hAnsi="Calibri Light" w:cs="Arial"/>
        </w:rPr>
        <w:t xml:space="preserve">The Move </w:t>
      </w:r>
      <w:r>
        <w:rPr>
          <w:rFonts w:ascii="Calibri Light" w:hAnsi="Calibri Light" w:cs="Arial"/>
        </w:rPr>
        <w:t>Out</w:t>
      </w:r>
      <w:r w:rsidRPr="00F20989">
        <w:rPr>
          <w:rFonts w:ascii="Calibri Light" w:hAnsi="Calibri Light" w:cs="Arial"/>
        </w:rPr>
        <w:t xml:space="preserve"> document stores all data from this process including the BP and Contract data, the mailing address, bank data and </w:t>
      </w:r>
      <w:r w:rsidR="004C5B7B">
        <w:rPr>
          <w:rFonts w:ascii="Calibri Light" w:hAnsi="Calibri Light" w:cs="Arial"/>
        </w:rPr>
        <w:t>consumption</w:t>
      </w:r>
      <w:r w:rsidRPr="00F20989">
        <w:rPr>
          <w:rFonts w:ascii="Calibri Light" w:hAnsi="Calibri Light" w:cs="Arial"/>
        </w:rPr>
        <w:t xml:space="preserve"> data.  This Move </w:t>
      </w:r>
      <w:r>
        <w:rPr>
          <w:rFonts w:ascii="Calibri Light" w:hAnsi="Calibri Light" w:cs="Arial"/>
        </w:rPr>
        <w:t>Out</w:t>
      </w:r>
      <w:r w:rsidRPr="00F20989">
        <w:rPr>
          <w:rFonts w:ascii="Calibri Light" w:hAnsi="Calibri Light" w:cs="Arial"/>
        </w:rPr>
        <w:t xml:space="preserve"> </w:t>
      </w:r>
      <w:r w:rsidRPr="00F20989">
        <w:rPr>
          <w:rFonts w:ascii="Calibri Light" w:hAnsi="Calibri Light" w:cs="Arial"/>
        </w:rPr>
        <w:lastRenderedPageBreak/>
        <w:t xml:space="preserve">document will also have a status field that indicates if the </w:t>
      </w:r>
      <w:r w:rsidR="008541F7">
        <w:rPr>
          <w:rFonts w:ascii="Calibri Light" w:hAnsi="Calibri Light" w:cs="Arial"/>
        </w:rPr>
        <w:t>final</w:t>
      </w:r>
      <w:r w:rsidR="008541F7" w:rsidRPr="00F20989">
        <w:rPr>
          <w:rFonts w:ascii="Calibri Light" w:hAnsi="Calibri Light" w:cs="Arial"/>
        </w:rPr>
        <w:t xml:space="preserve"> </w:t>
      </w:r>
      <w:r w:rsidRPr="00F20989">
        <w:rPr>
          <w:rFonts w:ascii="Calibri Light" w:hAnsi="Calibri Light" w:cs="Arial"/>
        </w:rPr>
        <w:t>meter read</w:t>
      </w:r>
      <w:r w:rsidR="008541F7">
        <w:rPr>
          <w:rFonts w:ascii="Calibri Light" w:hAnsi="Calibri Light" w:cs="Arial"/>
        </w:rPr>
        <w:t>ing</w:t>
      </w:r>
      <w:r w:rsidRPr="00F20989">
        <w:rPr>
          <w:rFonts w:ascii="Calibri Light" w:hAnsi="Calibri Light" w:cs="Arial"/>
        </w:rPr>
        <w:t xml:space="preserve"> ha</w:t>
      </w:r>
      <w:r w:rsidR="008541F7">
        <w:rPr>
          <w:rFonts w:ascii="Calibri Light" w:hAnsi="Calibri Light" w:cs="Arial"/>
        </w:rPr>
        <w:t>s</w:t>
      </w:r>
      <w:r w:rsidRPr="00F20989">
        <w:rPr>
          <w:rFonts w:ascii="Calibri Light" w:hAnsi="Calibri Light" w:cs="Arial"/>
        </w:rPr>
        <w:t xml:space="preserve"> been entered, customer billed</w:t>
      </w:r>
      <w:r w:rsidR="008541F7">
        <w:rPr>
          <w:rFonts w:ascii="Calibri Light" w:hAnsi="Calibri Light" w:cs="Arial"/>
        </w:rPr>
        <w:t>,</w:t>
      </w:r>
      <w:r w:rsidRPr="00F20989">
        <w:rPr>
          <w:rFonts w:ascii="Calibri Light" w:hAnsi="Calibri Light" w:cs="Arial"/>
        </w:rPr>
        <w:t xml:space="preserve"> and invoiced.  The creation of the Move </w:t>
      </w:r>
      <w:r>
        <w:rPr>
          <w:rFonts w:ascii="Calibri Light" w:hAnsi="Calibri Light" w:cs="Arial"/>
        </w:rPr>
        <w:t>Out</w:t>
      </w:r>
      <w:r w:rsidRPr="00F20989">
        <w:rPr>
          <w:rFonts w:ascii="Calibri Light" w:hAnsi="Calibri Light" w:cs="Arial"/>
        </w:rPr>
        <w:t xml:space="preserve"> document will also trigger the creation of the Service Order </w:t>
      </w:r>
      <w:r w:rsidR="001B26B8">
        <w:rPr>
          <w:rFonts w:ascii="Calibri Light" w:hAnsi="Calibri Light" w:cs="Arial"/>
        </w:rPr>
        <w:t>for non-</w:t>
      </w:r>
      <w:r>
        <w:rPr>
          <w:rFonts w:ascii="Calibri Light" w:hAnsi="Calibri Light" w:cs="Arial"/>
        </w:rPr>
        <w:t xml:space="preserve">smart meter </w:t>
      </w:r>
      <w:r w:rsidRPr="00F20989">
        <w:rPr>
          <w:rFonts w:ascii="Calibri Light" w:hAnsi="Calibri Light" w:cs="Arial"/>
        </w:rPr>
        <w:t xml:space="preserve">to complete the field activity </w:t>
      </w:r>
      <w:r w:rsidR="00115E29">
        <w:rPr>
          <w:rFonts w:ascii="Calibri Light" w:hAnsi="Calibri Light" w:cs="Arial"/>
        </w:rPr>
        <w:t xml:space="preserve">or the RSS Request for RSS eligible smart meter </w:t>
      </w:r>
      <w:r w:rsidRPr="00F20989">
        <w:rPr>
          <w:rFonts w:ascii="Calibri Light" w:hAnsi="Calibri Light" w:cs="Arial"/>
        </w:rPr>
        <w:t>for th</w:t>
      </w:r>
      <w:r>
        <w:rPr>
          <w:rFonts w:ascii="Calibri Light" w:hAnsi="Calibri Light" w:cs="Arial"/>
        </w:rPr>
        <w:t>e</w:t>
      </w:r>
      <w:r w:rsidRPr="00F20989">
        <w:rPr>
          <w:rFonts w:ascii="Calibri Light" w:hAnsi="Calibri Light" w:cs="Arial"/>
        </w:rPr>
        <w:t xml:space="preserve"> </w:t>
      </w:r>
      <w:r w:rsidR="001B26B8">
        <w:rPr>
          <w:rFonts w:ascii="Calibri Light" w:hAnsi="Calibri Light" w:cs="Arial"/>
        </w:rPr>
        <w:t>M</w:t>
      </w:r>
      <w:r w:rsidRPr="00F20989">
        <w:rPr>
          <w:rFonts w:ascii="Calibri Light" w:hAnsi="Calibri Light" w:cs="Arial"/>
        </w:rPr>
        <w:t xml:space="preserve">ove </w:t>
      </w:r>
      <w:r w:rsidR="008541F7">
        <w:rPr>
          <w:rFonts w:ascii="Calibri Light" w:hAnsi="Calibri Light" w:cs="Arial"/>
        </w:rPr>
        <w:t>Out</w:t>
      </w:r>
      <w:r w:rsidR="008541F7" w:rsidRPr="00F20989">
        <w:rPr>
          <w:rFonts w:ascii="Calibri Light" w:hAnsi="Calibri Light" w:cs="Arial"/>
        </w:rPr>
        <w:t xml:space="preserve"> </w:t>
      </w:r>
      <w:r w:rsidRPr="00F20989">
        <w:rPr>
          <w:rFonts w:ascii="Calibri Light" w:hAnsi="Calibri Light" w:cs="Arial"/>
        </w:rPr>
        <w:t xml:space="preserve">request.  The creation of </w:t>
      </w:r>
      <w:r>
        <w:rPr>
          <w:rFonts w:ascii="Calibri Light" w:hAnsi="Calibri Light" w:cs="Arial"/>
        </w:rPr>
        <w:t xml:space="preserve">Move </w:t>
      </w:r>
      <w:proofErr w:type="gramStart"/>
      <w:r>
        <w:rPr>
          <w:rFonts w:ascii="Calibri Light" w:hAnsi="Calibri Light" w:cs="Arial"/>
        </w:rPr>
        <w:t>Out</w:t>
      </w:r>
      <w:proofErr w:type="gramEnd"/>
      <w:r w:rsidRPr="00F20989">
        <w:rPr>
          <w:rFonts w:ascii="Calibri Light" w:hAnsi="Calibri Light" w:cs="Arial"/>
        </w:rPr>
        <w:t xml:space="preserve"> </w:t>
      </w:r>
      <w:r>
        <w:rPr>
          <w:rFonts w:ascii="Calibri Light" w:hAnsi="Calibri Light" w:cs="Arial"/>
        </w:rPr>
        <w:t>D</w:t>
      </w:r>
      <w:r w:rsidRPr="00F20989">
        <w:rPr>
          <w:rFonts w:ascii="Calibri Light" w:hAnsi="Calibri Light" w:cs="Arial"/>
        </w:rPr>
        <w:t xml:space="preserve">ocument </w:t>
      </w:r>
      <w:r>
        <w:rPr>
          <w:rFonts w:ascii="Calibri Light" w:hAnsi="Calibri Light" w:cs="Arial"/>
        </w:rPr>
        <w:t>is</w:t>
      </w:r>
      <w:r w:rsidRPr="00F20989">
        <w:rPr>
          <w:rFonts w:ascii="Calibri Light" w:hAnsi="Calibri Light" w:cs="Arial"/>
        </w:rPr>
        <w:t xml:space="preserve"> transparent to the </w:t>
      </w:r>
      <w:r w:rsidR="003D3254">
        <w:rPr>
          <w:rFonts w:ascii="Calibri Light" w:hAnsi="Calibri Light" w:cs="Arial"/>
        </w:rPr>
        <w:t>user</w:t>
      </w:r>
      <w:r w:rsidRPr="00F20989">
        <w:rPr>
          <w:rFonts w:ascii="Calibri Light" w:hAnsi="Calibri Light" w:cs="Arial"/>
        </w:rPr>
        <w:t xml:space="preserve">.  </w:t>
      </w:r>
    </w:p>
    <w:p w14:paraId="51C908E7" w14:textId="77777777" w:rsidR="00EB627D" w:rsidRDefault="00EB627D" w:rsidP="000F2A20">
      <w:pPr>
        <w:pStyle w:val="Heading2Text"/>
        <w:rPr>
          <w:rFonts w:ascii="Calibri Light" w:hAnsi="Calibri Light" w:cs="Arial"/>
        </w:rPr>
      </w:pPr>
    </w:p>
    <w:p w14:paraId="13AB238D" w14:textId="78B37205" w:rsidR="00EB627D" w:rsidRPr="00672140" w:rsidRDefault="00EB627D" w:rsidP="00EB627D">
      <w:pPr>
        <w:pStyle w:val="Heading3"/>
        <w:keepNext/>
        <w:numPr>
          <w:ilvl w:val="2"/>
          <w:numId w:val="6"/>
        </w:numPr>
        <w:tabs>
          <w:tab w:val="left" w:pos="1440"/>
        </w:tabs>
        <w:spacing w:before="120" w:after="120"/>
        <w:ind w:left="1440" w:hanging="900"/>
      </w:pPr>
      <w:bookmarkStart w:id="62" w:name="_Toc509474987"/>
      <w:bookmarkStart w:id="63" w:name="_Toc509481707"/>
      <w:bookmarkStart w:id="64" w:name="_Toc510117016"/>
      <w:r>
        <w:t>Security Deposit</w:t>
      </w:r>
      <w:bookmarkEnd w:id="62"/>
      <w:bookmarkEnd w:id="63"/>
      <w:bookmarkEnd w:id="64"/>
    </w:p>
    <w:p w14:paraId="68BABB29" w14:textId="58F181D5" w:rsidR="003B3C01" w:rsidRDefault="003B3C01" w:rsidP="00DD5BBF">
      <w:pPr>
        <w:pStyle w:val="Heading2Text"/>
        <w:rPr>
          <w:rFonts w:ascii="Calibri Light" w:hAnsi="Calibri Light" w:cs="Arial"/>
        </w:rPr>
      </w:pPr>
      <w:r w:rsidRPr="00DD5BBF">
        <w:rPr>
          <w:rFonts w:ascii="Calibri Light" w:hAnsi="Calibri Light" w:cs="Arial"/>
        </w:rPr>
        <w:t xml:space="preserve">All security deposits associated with the contract are to be released </w:t>
      </w:r>
      <w:r w:rsidR="001B26B8">
        <w:rPr>
          <w:rFonts w:ascii="Calibri Light" w:hAnsi="Calibri Light" w:cs="Arial"/>
        </w:rPr>
        <w:t>at</w:t>
      </w:r>
      <w:r w:rsidRPr="00DD5BBF">
        <w:rPr>
          <w:rFonts w:ascii="Calibri Light" w:hAnsi="Calibri Light" w:cs="Arial"/>
        </w:rPr>
        <w:t xml:space="preserve"> the final billing step of the </w:t>
      </w:r>
      <w:r w:rsidR="001B26B8">
        <w:rPr>
          <w:rFonts w:ascii="Calibri Light" w:hAnsi="Calibri Light" w:cs="Arial"/>
        </w:rPr>
        <w:t>M</w:t>
      </w:r>
      <w:r w:rsidRPr="00DD5BBF">
        <w:rPr>
          <w:rFonts w:ascii="Calibri Light" w:hAnsi="Calibri Light" w:cs="Arial"/>
        </w:rPr>
        <w:t>ove</w:t>
      </w:r>
      <w:r w:rsidR="001B26B8">
        <w:rPr>
          <w:rFonts w:ascii="Calibri Light" w:hAnsi="Calibri Light" w:cs="Arial"/>
        </w:rPr>
        <w:t xml:space="preserve"> O</w:t>
      </w:r>
      <w:r w:rsidRPr="00DD5BBF">
        <w:rPr>
          <w:rFonts w:ascii="Calibri Light" w:hAnsi="Calibri Light" w:cs="Arial"/>
        </w:rPr>
        <w:t xml:space="preserve">ut process.  The Security Deposit amount will be settled during the final </w:t>
      </w:r>
      <w:r w:rsidR="001B26B8">
        <w:rPr>
          <w:rFonts w:ascii="Calibri Light" w:hAnsi="Calibri Light" w:cs="Arial"/>
        </w:rPr>
        <w:t>bill</w:t>
      </w:r>
      <w:r w:rsidRPr="00DD5BBF">
        <w:rPr>
          <w:rFonts w:ascii="Calibri Light" w:hAnsi="Calibri Light" w:cs="Arial"/>
        </w:rPr>
        <w:t xml:space="preserve"> and the financial impact will be visible to the </w:t>
      </w:r>
      <w:r w:rsidR="003D3254">
        <w:rPr>
          <w:rFonts w:ascii="Calibri Light" w:hAnsi="Calibri Light" w:cs="Arial"/>
        </w:rPr>
        <w:t>user</w:t>
      </w:r>
      <w:r w:rsidRPr="00DD5BBF">
        <w:rPr>
          <w:rFonts w:ascii="Calibri Light" w:hAnsi="Calibri Light" w:cs="Arial"/>
        </w:rPr>
        <w:t xml:space="preserve"> on the Account History view, as seen in </w:t>
      </w:r>
      <w:r w:rsidR="001B26B8">
        <w:rPr>
          <w:rFonts w:ascii="Calibri Light" w:hAnsi="Calibri Light" w:cs="Arial"/>
        </w:rPr>
        <w:t>Hybris C4C</w:t>
      </w:r>
      <w:r w:rsidRPr="00DD5BBF">
        <w:rPr>
          <w:rFonts w:ascii="Calibri Light" w:hAnsi="Calibri Light" w:cs="Arial"/>
        </w:rPr>
        <w:t xml:space="preserve">.  For additional details about this process and how the security deposit will be applied to the charges for the final bill, refer to the BPD </w:t>
      </w:r>
      <w:r w:rsidR="001B26B8">
        <w:rPr>
          <w:rFonts w:ascii="Calibri Light" w:hAnsi="Calibri Light" w:cs="Arial"/>
        </w:rPr>
        <w:t xml:space="preserve">document </w:t>
      </w:r>
      <w:hyperlink r:id="rId39" w:history="1">
        <w:r w:rsidRPr="5827012F">
          <w:rPr>
            <w:rStyle w:val="Hyperlink"/>
            <w:rFonts w:ascii="Calibri Light" w:hAnsi="Calibri Light" w:cs="Arial"/>
            <w:i/>
            <w:iCs/>
          </w:rPr>
          <w:t>CC-FI-03 - Manage Credit - Manage Security Deposit</w:t>
        </w:r>
      </w:hyperlink>
      <w:r w:rsidR="001B26B8">
        <w:rPr>
          <w:rFonts w:ascii="Calibri Light" w:hAnsi="Calibri Light" w:cs="Arial"/>
        </w:rPr>
        <w:t>.</w:t>
      </w:r>
    </w:p>
    <w:p w14:paraId="0B56A9EA" w14:textId="7480CD32" w:rsidR="001B26B8" w:rsidRDefault="00140A96" w:rsidP="00DD5BBF">
      <w:pPr>
        <w:pStyle w:val="Heading2Text"/>
        <w:rPr>
          <w:rFonts w:ascii="Calibri Light" w:hAnsi="Calibri Light" w:cs="Arial"/>
        </w:rPr>
      </w:pPr>
      <w:r>
        <w:rPr>
          <w:rFonts w:ascii="Calibri Light" w:hAnsi="Calibri Light" w:cs="Arial"/>
        </w:rPr>
        <w:t>As part of the Move Out process, user will ask if BP wants to receive the security deposit refund electronically or through a check (if there is still any deposit left after applied to the final bill). If customer opts for a check, user does not need to do anything. If BP opts for electronic refund using new or existing bank account, user will add the new bank account in BP master if BP gives a new bank account and then update the payment method at Contract Account.</w:t>
      </w:r>
    </w:p>
    <w:p w14:paraId="017F3AA1" w14:textId="77777777" w:rsidR="00140A96" w:rsidRDefault="00140A96" w:rsidP="00DD5BBF">
      <w:pPr>
        <w:pStyle w:val="Heading2Text"/>
        <w:rPr>
          <w:rFonts w:ascii="Calibri Light" w:hAnsi="Calibri Light" w:cs="Arial"/>
        </w:rPr>
      </w:pPr>
      <w:bookmarkStart w:id="65" w:name="_Toc509474988"/>
      <w:bookmarkStart w:id="66" w:name="_Toc509481708"/>
    </w:p>
    <w:p w14:paraId="2E530D36" w14:textId="70631971" w:rsidR="00EB627D" w:rsidRPr="00672140" w:rsidRDefault="00EB627D" w:rsidP="00EB627D">
      <w:pPr>
        <w:pStyle w:val="Heading3"/>
        <w:keepNext/>
        <w:numPr>
          <w:ilvl w:val="2"/>
          <w:numId w:val="6"/>
        </w:numPr>
        <w:tabs>
          <w:tab w:val="left" w:pos="1440"/>
        </w:tabs>
        <w:spacing w:before="120" w:after="120"/>
        <w:ind w:left="1440" w:hanging="900"/>
      </w:pPr>
      <w:bookmarkStart w:id="67" w:name="_Toc510117017"/>
      <w:r>
        <w:t>Installation Plan</w:t>
      </w:r>
      <w:bookmarkEnd w:id="65"/>
      <w:bookmarkEnd w:id="66"/>
      <w:bookmarkEnd w:id="67"/>
    </w:p>
    <w:p w14:paraId="64CB004F" w14:textId="176ED753" w:rsidR="003B3C01" w:rsidRDefault="003B3C01" w:rsidP="00645ECA">
      <w:pPr>
        <w:pStyle w:val="Heading3Text"/>
        <w:ind w:left="720"/>
      </w:pPr>
      <w:r w:rsidRPr="5C9EE791">
        <w:rPr>
          <w:rFonts w:ascii="Calibri Light" w:eastAsia="MS Mincho" w:hAnsi="Calibri Light"/>
          <w:color w:val="auto"/>
        </w:rPr>
        <w:t xml:space="preserve">All active installment plans associated with the contract account </w:t>
      </w:r>
      <w:r w:rsidR="001B26B8" w:rsidRPr="5C9EE791">
        <w:rPr>
          <w:rFonts w:ascii="Calibri Light" w:eastAsia="MS Mincho" w:hAnsi="Calibri Light"/>
          <w:color w:val="auto"/>
        </w:rPr>
        <w:t>will</w:t>
      </w:r>
      <w:r w:rsidRPr="5C9EE791">
        <w:rPr>
          <w:rFonts w:ascii="Calibri Light" w:eastAsia="MS Mincho" w:hAnsi="Calibri Light"/>
          <w:color w:val="auto"/>
        </w:rPr>
        <w:t xml:space="preserve"> </w:t>
      </w:r>
      <w:r w:rsidR="006D4F06" w:rsidRPr="5C9EE791">
        <w:rPr>
          <w:rFonts w:ascii="Calibri Light" w:eastAsia="MS Mincho" w:hAnsi="Calibri Light"/>
          <w:color w:val="auto"/>
        </w:rPr>
        <w:t>remain active until the Installment Plan end date</w:t>
      </w:r>
      <w:r w:rsidRPr="5C9EE791">
        <w:rPr>
          <w:rFonts w:ascii="Calibri Light" w:eastAsia="MS Mincho" w:hAnsi="Calibri Light"/>
          <w:color w:val="auto"/>
        </w:rPr>
        <w:t>. Refer to the BPD</w:t>
      </w:r>
      <w:r w:rsidR="00645ECA" w:rsidRPr="5C9EE791">
        <w:rPr>
          <w:rFonts w:ascii="Calibri Light" w:eastAsia="MS Mincho" w:hAnsi="Calibri Light"/>
          <w:color w:val="auto"/>
        </w:rPr>
        <w:t xml:space="preserve"> </w:t>
      </w:r>
      <w:hyperlink r:id="rId40" w:history="1">
        <w:r w:rsidR="00645ECA" w:rsidRPr="5827012F">
          <w:rPr>
            <w:rStyle w:val="Hyperlink"/>
            <w:rFonts w:asciiTheme="minorHAnsi" w:hAnsiTheme="minorHAnsi"/>
            <w:i/>
            <w:iCs/>
          </w:rPr>
          <w:t>CC-FI-08 - Manage Collections (Dunning) - Manage Payment Arrangements</w:t>
        </w:r>
      </w:hyperlink>
      <w:r w:rsidR="00645ECA" w:rsidRPr="5827012F">
        <w:rPr>
          <w:rFonts w:asciiTheme="minorHAnsi" w:eastAsia="MS Mincho" w:hAnsiTheme="minorHAnsi"/>
          <w:i/>
          <w:iCs/>
          <w:color w:val="auto"/>
        </w:rPr>
        <w:t xml:space="preserve"> </w:t>
      </w:r>
      <w:r w:rsidRPr="5C9EE791">
        <w:rPr>
          <w:rFonts w:ascii="Calibri Light" w:eastAsia="MS Mincho" w:hAnsi="Calibri Light"/>
          <w:color w:val="auto"/>
        </w:rPr>
        <w:t>document</w:t>
      </w:r>
      <w:r w:rsidRPr="00A91495">
        <w:t>.</w:t>
      </w:r>
    </w:p>
    <w:p w14:paraId="0D8DB057" w14:textId="77777777" w:rsidR="003B3C01" w:rsidRDefault="003B3C01" w:rsidP="003B3C01">
      <w:pPr>
        <w:pStyle w:val="Heading3Text"/>
      </w:pPr>
    </w:p>
    <w:p w14:paraId="665DD478" w14:textId="4EDCCF3A" w:rsidR="00EB627D" w:rsidRPr="00672140" w:rsidRDefault="00EB627D" w:rsidP="00EB627D">
      <w:pPr>
        <w:pStyle w:val="Heading3"/>
        <w:keepNext/>
        <w:numPr>
          <w:ilvl w:val="2"/>
          <w:numId w:val="6"/>
        </w:numPr>
        <w:tabs>
          <w:tab w:val="left" w:pos="1440"/>
        </w:tabs>
        <w:spacing w:before="120" w:after="120"/>
        <w:ind w:left="1440" w:hanging="900"/>
      </w:pPr>
      <w:bookmarkStart w:id="68" w:name="_Toc509474989"/>
      <w:bookmarkStart w:id="69" w:name="_Toc509481709"/>
      <w:bookmarkStart w:id="70" w:name="_Toc510117018"/>
      <w:r>
        <w:t>Budget Billing Plan</w:t>
      </w:r>
      <w:bookmarkEnd w:id="68"/>
      <w:bookmarkEnd w:id="69"/>
      <w:bookmarkEnd w:id="70"/>
    </w:p>
    <w:p w14:paraId="58194899" w14:textId="1AAEB519" w:rsidR="003B3C01" w:rsidRDefault="003B3C01" w:rsidP="00A91495">
      <w:pPr>
        <w:pStyle w:val="Heading2Text"/>
        <w:rPr>
          <w:rFonts w:ascii="Calibri Light" w:hAnsi="Calibri Light" w:cs="Arial"/>
        </w:rPr>
      </w:pPr>
      <w:r w:rsidRPr="00A91495">
        <w:rPr>
          <w:rFonts w:ascii="Calibri Light" w:hAnsi="Calibri Light" w:cs="Arial"/>
        </w:rPr>
        <w:t xml:space="preserve">Any active Budget Billing Plan (BBP) associated with the Contract will be terminated </w:t>
      </w:r>
      <w:r w:rsidR="002E1A59">
        <w:rPr>
          <w:rFonts w:ascii="Calibri Light" w:hAnsi="Calibri Light" w:cs="Arial"/>
        </w:rPr>
        <w:t xml:space="preserve">by </w:t>
      </w:r>
      <w:r w:rsidR="00E2573C">
        <w:rPr>
          <w:rFonts w:ascii="Calibri Light" w:hAnsi="Calibri Light" w:cs="Arial"/>
        </w:rPr>
        <w:t xml:space="preserve">the </w:t>
      </w:r>
      <w:r w:rsidR="002E1A59">
        <w:rPr>
          <w:rFonts w:ascii="Calibri Light" w:hAnsi="Calibri Light" w:cs="Arial"/>
        </w:rPr>
        <w:t xml:space="preserve">system automatically </w:t>
      </w:r>
      <w:r w:rsidRPr="00A91495">
        <w:rPr>
          <w:rFonts w:ascii="Calibri Light" w:hAnsi="Calibri Light" w:cs="Arial"/>
        </w:rPr>
        <w:t>during the final billing step of the move-out process</w:t>
      </w:r>
      <w:r w:rsidR="001324A6">
        <w:rPr>
          <w:rFonts w:ascii="Calibri Light" w:hAnsi="Calibri Light" w:cs="Arial"/>
        </w:rPr>
        <w:t xml:space="preserve"> (after Move Out is </w:t>
      </w:r>
      <w:r w:rsidR="00C614F5">
        <w:rPr>
          <w:rFonts w:ascii="Calibri Light" w:hAnsi="Calibri Light" w:cs="Arial"/>
        </w:rPr>
        <w:t>submitted</w:t>
      </w:r>
      <w:r w:rsidR="001324A6">
        <w:rPr>
          <w:rFonts w:ascii="Calibri Light" w:hAnsi="Calibri Light" w:cs="Arial"/>
        </w:rPr>
        <w:t>)</w:t>
      </w:r>
      <w:r w:rsidRPr="00A91495">
        <w:rPr>
          <w:rFonts w:ascii="Calibri Light" w:hAnsi="Calibri Light" w:cs="Arial"/>
        </w:rPr>
        <w:t>.  The true-up, which is the difference between the BPP and actual amount owed, is performed at final invoicing, and is detailed in the BPD</w:t>
      </w:r>
      <w:r w:rsidR="002E1A59">
        <w:rPr>
          <w:rFonts w:ascii="Calibri Light" w:hAnsi="Calibri Light" w:cs="Arial"/>
        </w:rPr>
        <w:t xml:space="preserve"> </w:t>
      </w:r>
      <w:hyperlink r:id="rId41" w:history="1">
        <w:r w:rsidR="002E1A59" w:rsidRPr="5827012F">
          <w:rPr>
            <w:rStyle w:val="Hyperlink"/>
            <w:rFonts w:asciiTheme="minorHAnsi" w:hAnsiTheme="minorHAnsi"/>
            <w:i/>
            <w:iCs/>
          </w:rPr>
          <w:t>UB-BI-10 - Produce Invoice - Collective and Joint Invoicing</w:t>
        </w:r>
      </w:hyperlink>
      <w:r w:rsidRPr="00A91495">
        <w:rPr>
          <w:rFonts w:ascii="Calibri Light" w:hAnsi="Calibri Light" w:cs="Arial"/>
        </w:rPr>
        <w:t xml:space="preserve"> document.</w:t>
      </w:r>
    </w:p>
    <w:p w14:paraId="4AF309B6" w14:textId="77777777" w:rsidR="005640BA" w:rsidRDefault="005640BA" w:rsidP="00A91495">
      <w:pPr>
        <w:pStyle w:val="Heading2Text"/>
        <w:rPr>
          <w:rFonts w:ascii="Calibri Light" w:hAnsi="Calibri Light" w:cs="Arial"/>
        </w:rPr>
      </w:pPr>
    </w:p>
    <w:p w14:paraId="680C811D" w14:textId="65B955B4" w:rsidR="00EB627D" w:rsidRPr="00672140" w:rsidRDefault="00EB627D" w:rsidP="00EB627D">
      <w:pPr>
        <w:pStyle w:val="Heading3"/>
        <w:keepNext/>
        <w:numPr>
          <w:ilvl w:val="2"/>
          <w:numId w:val="6"/>
        </w:numPr>
        <w:tabs>
          <w:tab w:val="left" w:pos="1440"/>
        </w:tabs>
        <w:spacing w:before="120" w:after="120"/>
        <w:ind w:left="1440" w:hanging="900"/>
      </w:pPr>
      <w:bookmarkStart w:id="71" w:name="_Toc509474990"/>
      <w:bookmarkStart w:id="72" w:name="_Toc509481710"/>
      <w:bookmarkStart w:id="73" w:name="_Toc510117019"/>
      <w:r>
        <w:t>Final Bill</w:t>
      </w:r>
      <w:bookmarkEnd w:id="71"/>
      <w:bookmarkEnd w:id="72"/>
      <w:bookmarkEnd w:id="73"/>
    </w:p>
    <w:p w14:paraId="54B63342" w14:textId="1ABEA590" w:rsidR="003B3C01" w:rsidRPr="00A91495" w:rsidRDefault="003B3C01" w:rsidP="00A91495">
      <w:pPr>
        <w:pStyle w:val="Heading2Text"/>
        <w:rPr>
          <w:rFonts w:ascii="Calibri Light" w:hAnsi="Calibri Light" w:cs="Arial"/>
        </w:rPr>
      </w:pPr>
      <w:r w:rsidRPr="005640BA">
        <w:rPr>
          <w:rFonts w:ascii="Calibri Light" w:hAnsi="Calibri Light" w:cs="Arial"/>
        </w:rPr>
        <w:t xml:space="preserve">The final bill is created via a </w:t>
      </w:r>
      <w:r w:rsidR="008541F7">
        <w:rPr>
          <w:rFonts w:ascii="Calibri Light" w:hAnsi="Calibri Light" w:cs="Arial"/>
        </w:rPr>
        <w:t>regular</w:t>
      </w:r>
      <w:r w:rsidR="006C49E1">
        <w:rPr>
          <w:rFonts w:ascii="Calibri Light" w:hAnsi="Calibri Light" w:cs="Arial"/>
        </w:rPr>
        <w:t xml:space="preserve"> </w:t>
      </w:r>
      <w:r w:rsidRPr="005640BA">
        <w:rPr>
          <w:rFonts w:ascii="Calibri Light" w:hAnsi="Calibri Light" w:cs="Arial"/>
        </w:rPr>
        <w:t>batch job</w:t>
      </w:r>
      <w:r w:rsidR="005640BA" w:rsidRPr="005640BA">
        <w:rPr>
          <w:rFonts w:ascii="Calibri Light" w:hAnsi="Calibri Light" w:cs="Arial"/>
        </w:rPr>
        <w:t xml:space="preserve"> in S/4Hana and </w:t>
      </w:r>
      <w:r w:rsidR="008541F7">
        <w:rPr>
          <w:rFonts w:ascii="Calibri Light" w:hAnsi="Calibri Light" w:cs="Arial"/>
        </w:rPr>
        <w:t>this</w:t>
      </w:r>
      <w:r w:rsidR="005640BA" w:rsidRPr="005640BA">
        <w:rPr>
          <w:rFonts w:ascii="Calibri Light" w:hAnsi="Calibri Light" w:cs="Arial"/>
        </w:rPr>
        <w:t xml:space="preserve"> is manage</w:t>
      </w:r>
      <w:r w:rsidR="008541F7">
        <w:rPr>
          <w:rFonts w:ascii="Calibri Light" w:hAnsi="Calibri Light" w:cs="Arial"/>
        </w:rPr>
        <w:t>d</w:t>
      </w:r>
      <w:r w:rsidR="005640BA" w:rsidRPr="005640BA">
        <w:rPr>
          <w:rFonts w:ascii="Calibri Light" w:hAnsi="Calibri Light" w:cs="Arial"/>
        </w:rPr>
        <w:t xml:space="preserve"> by </w:t>
      </w:r>
      <w:r w:rsidR="00E2573C">
        <w:rPr>
          <w:rFonts w:ascii="Calibri Light" w:hAnsi="Calibri Light" w:cs="Arial"/>
        </w:rPr>
        <w:t xml:space="preserve">the </w:t>
      </w:r>
      <w:r w:rsidR="005640BA" w:rsidRPr="005640BA">
        <w:rPr>
          <w:rFonts w:ascii="Calibri Light" w:hAnsi="Calibri Light" w:cs="Arial"/>
        </w:rPr>
        <w:t>Usage &amp; Billing team</w:t>
      </w:r>
      <w:r w:rsidRPr="005640BA">
        <w:rPr>
          <w:rFonts w:ascii="Calibri Light" w:hAnsi="Calibri Light" w:cs="Arial"/>
        </w:rPr>
        <w:t xml:space="preserve">.  </w:t>
      </w:r>
    </w:p>
    <w:p w14:paraId="32E2A755" w14:textId="0DED01CB" w:rsidR="0037171F" w:rsidRDefault="0037171F" w:rsidP="00A91495">
      <w:pPr>
        <w:pStyle w:val="Heading2Text"/>
        <w:rPr>
          <w:rFonts w:ascii="Calibri Light" w:hAnsi="Calibri Light" w:cs="Arial"/>
        </w:rPr>
      </w:pPr>
      <w:r>
        <w:rPr>
          <w:rFonts w:ascii="Calibri Light" w:hAnsi="Calibri Light" w:cs="Arial"/>
        </w:rPr>
        <w:t>If a premise has multiple services and</w:t>
      </w:r>
      <w:r w:rsidR="00E2573C">
        <w:rPr>
          <w:rFonts w:ascii="Calibri Light" w:hAnsi="Calibri Light" w:cs="Arial"/>
        </w:rPr>
        <w:t xml:space="preserve"> the</w:t>
      </w:r>
      <w:r>
        <w:rPr>
          <w:rFonts w:ascii="Calibri Light" w:hAnsi="Calibri Light" w:cs="Arial"/>
        </w:rPr>
        <w:t xml:space="preserve"> BP is not ending all services from SCE, the remaining services that </w:t>
      </w:r>
      <w:r w:rsidR="005640BA">
        <w:rPr>
          <w:rFonts w:ascii="Calibri Light" w:hAnsi="Calibri Light" w:cs="Arial"/>
        </w:rPr>
        <w:t xml:space="preserve">are </w:t>
      </w:r>
      <w:r>
        <w:rPr>
          <w:rFonts w:ascii="Calibri Light" w:hAnsi="Calibri Light" w:cs="Arial"/>
        </w:rPr>
        <w:t xml:space="preserve">active for the premise will still continue to get the </w:t>
      </w:r>
      <w:r w:rsidR="005640BA">
        <w:rPr>
          <w:rFonts w:ascii="Calibri Light" w:hAnsi="Calibri Light" w:cs="Arial"/>
        </w:rPr>
        <w:t>consumption</w:t>
      </w:r>
      <w:r>
        <w:rPr>
          <w:rFonts w:ascii="Calibri Light" w:hAnsi="Calibri Light" w:cs="Arial"/>
        </w:rPr>
        <w:t xml:space="preserve"> </w:t>
      </w:r>
      <w:r w:rsidR="00246BE7">
        <w:rPr>
          <w:rFonts w:ascii="Calibri Light" w:hAnsi="Calibri Light" w:cs="Arial"/>
        </w:rPr>
        <w:t>bill amount</w:t>
      </w:r>
      <w:r>
        <w:rPr>
          <w:rFonts w:ascii="Calibri Light" w:hAnsi="Calibri Light" w:cs="Arial"/>
        </w:rPr>
        <w:t xml:space="preserve"> from SCE while the terminated service will get </w:t>
      </w:r>
      <w:r w:rsidR="005640BA">
        <w:rPr>
          <w:rFonts w:ascii="Calibri Light" w:hAnsi="Calibri Light" w:cs="Arial"/>
        </w:rPr>
        <w:t>a</w:t>
      </w:r>
      <w:r>
        <w:rPr>
          <w:rFonts w:ascii="Calibri Light" w:hAnsi="Calibri Light" w:cs="Arial"/>
        </w:rPr>
        <w:t xml:space="preserve"> final </w:t>
      </w:r>
      <w:r w:rsidR="00246BE7">
        <w:rPr>
          <w:rFonts w:ascii="Calibri Light" w:hAnsi="Calibri Light" w:cs="Arial"/>
        </w:rPr>
        <w:t>amount</w:t>
      </w:r>
      <w:r>
        <w:rPr>
          <w:rFonts w:ascii="Calibri Light" w:hAnsi="Calibri Light" w:cs="Arial"/>
        </w:rPr>
        <w:t>.</w:t>
      </w:r>
      <w:r w:rsidR="00B001DA">
        <w:rPr>
          <w:rFonts w:ascii="Calibri Light" w:hAnsi="Calibri Light" w:cs="Arial"/>
        </w:rPr>
        <w:t xml:space="preserve"> </w:t>
      </w:r>
    </w:p>
    <w:p w14:paraId="0F53E963" w14:textId="77777777" w:rsidR="005640BA" w:rsidRDefault="005640BA" w:rsidP="00A91495">
      <w:pPr>
        <w:pStyle w:val="Heading2Text"/>
        <w:rPr>
          <w:rFonts w:ascii="Calibri Light" w:hAnsi="Calibri Light" w:cs="Arial"/>
        </w:rPr>
      </w:pPr>
    </w:p>
    <w:p w14:paraId="2499EDBD" w14:textId="734D5106" w:rsidR="00EB627D" w:rsidRPr="00672140" w:rsidRDefault="00EB627D" w:rsidP="00EB627D">
      <w:pPr>
        <w:pStyle w:val="Heading3"/>
        <w:keepNext/>
        <w:numPr>
          <w:ilvl w:val="2"/>
          <w:numId w:val="6"/>
        </w:numPr>
        <w:tabs>
          <w:tab w:val="left" w:pos="1440"/>
        </w:tabs>
        <w:spacing w:before="120" w:after="120"/>
        <w:ind w:left="1440" w:hanging="900"/>
      </w:pPr>
      <w:bookmarkStart w:id="74" w:name="_Toc509474991"/>
      <w:bookmarkStart w:id="75" w:name="_Toc509481711"/>
      <w:bookmarkStart w:id="76" w:name="_Toc510117020"/>
      <w:r>
        <w:t>Owner Allocation</w:t>
      </w:r>
      <w:bookmarkEnd w:id="74"/>
      <w:bookmarkEnd w:id="75"/>
      <w:bookmarkEnd w:id="76"/>
    </w:p>
    <w:p w14:paraId="68C9D9B9" w14:textId="099F3D14" w:rsidR="003B3C01" w:rsidRDefault="003B3C01" w:rsidP="00A91495">
      <w:pPr>
        <w:pStyle w:val="Heading2Text"/>
      </w:pPr>
      <w:r w:rsidRPr="00A91495">
        <w:rPr>
          <w:rFonts w:ascii="Calibri Light" w:hAnsi="Calibri Light" w:cs="Arial"/>
        </w:rPr>
        <w:t xml:space="preserve">If an </w:t>
      </w:r>
      <w:r w:rsidR="005640BA">
        <w:rPr>
          <w:rFonts w:ascii="Calibri Light" w:hAnsi="Calibri Light" w:cs="Arial"/>
        </w:rPr>
        <w:t>active O</w:t>
      </w:r>
      <w:r w:rsidRPr="00A91495">
        <w:rPr>
          <w:rFonts w:ascii="Calibri Light" w:hAnsi="Calibri Light" w:cs="Arial"/>
        </w:rPr>
        <w:t xml:space="preserve">wner </w:t>
      </w:r>
      <w:r w:rsidR="005640BA">
        <w:rPr>
          <w:rFonts w:ascii="Calibri Light" w:hAnsi="Calibri Light" w:cs="Arial"/>
        </w:rPr>
        <w:t>A</w:t>
      </w:r>
      <w:r w:rsidRPr="00A91495">
        <w:rPr>
          <w:rFonts w:ascii="Calibri Light" w:hAnsi="Calibri Light" w:cs="Arial"/>
        </w:rPr>
        <w:t xml:space="preserve">llocation </w:t>
      </w:r>
      <w:r w:rsidR="005640BA">
        <w:rPr>
          <w:rFonts w:ascii="Calibri Light" w:hAnsi="Calibri Light" w:cs="Arial"/>
        </w:rPr>
        <w:t xml:space="preserve">agreement </w:t>
      </w:r>
      <w:r w:rsidRPr="00A91495">
        <w:rPr>
          <w:rFonts w:ascii="Calibri Light" w:hAnsi="Calibri Light" w:cs="Arial"/>
        </w:rPr>
        <w:t xml:space="preserve">exists at the location where a </w:t>
      </w:r>
      <w:r w:rsidR="005640BA">
        <w:rPr>
          <w:rFonts w:ascii="Calibri Light" w:hAnsi="Calibri Light" w:cs="Arial"/>
        </w:rPr>
        <w:t>Move Out</w:t>
      </w:r>
      <w:r w:rsidRPr="00A91495">
        <w:rPr>
          <w:rFonts w:ascii="Calibri Light" w:hAnsi="Calibri Light" w:cs="Arial"/>
        </w:rPr>
        <w:t xml:space="preserve"> has been </w:t>
      </w:r>
      <w:r w:rsidR="005640BA">
        <w:rPr>
          <w:rFonts w:ascii="Calibri Light" w:hAnsi="Calibri Light" w:cs="Arial"/>
        </w:rPr>
        <w:t>completed for the tenant</w:t>
      </w:r>
      <w:r w:rsidRPr="00A91495">
        <w:rPr>
          <w:rFonts w:ascii="Calibri Light" w:hAnsi="Calibri Light" w:cs="Arial"/>
        </w:rPr>
        <w:t xml:space="preserve">, the system will automatically create a </w:t>
      </w:r>
      <w:r w:rsidR="005640BA">
        <w:rPr>
          <w:rFonts w:ascii="Calibri Light" w:hAnsi="Calibri Light" w:cs="Arial"/>
        </w:rPr>
        <w:t>M</w:t>
      </w:r>
      <w:r w:rsidRPr="00A91495">
        <w:rPr>
          <w:rFonts w:ascii="Calibri Light" w:hAnsi="Calibri Light" w:cs="Arial"/>
        </w:rPr>
        <w:t xml:space="preserve">ove </w:t>
      </w:r>
      <w:r w:rsidR="005640BA">
        <w:rPr>
          <w:rFonts w:ascii="Calibri Light" w:hAnsi="Calibri Light" w:cs="Arial"/>
        </w:rPr>
        <w:t>I</w:t>
      </w:r>
      <w:r w:rsidRPr="00A91495">
        <w:rPr>
          <w:rFonts w:ascii="Calibri Light" w:hAnsi="Calibri Light" w:cs="Arial"/>
        </w:rPr>
        <w:t xml:space="preserve">n for the </w:t>
      </w:r>
      <w:r w:rsidR="005640BA">
        <w:rPr>
          <w:rFonts w:ascii="Calibri Light" w:hAnsi="Calibri Light" w:cs="Arial"/>
        </w:rPr>
        <w:t>landlord</w:t>
      </w:r>
      <w:r w:rsidRPr="00A91495">
        <w:rPr>
          <w:rFonts w:ascii="Calibri Light" w:hAnsi="Calibri Light" w:cs="Arial"/>
        </w:rPr>
        <w:t xml:space="preserve">. The process is detailed in BPD </w:t>
      </w:r>
      <w:hyperlink r:id="rId42" w:history="1">
        <w:r w:rsidRPr="5827012F">
          <w:rPr>
            <w:rStyle w:val="Hyperlink"/>
            <w:rFonts w:ascii="Calibri Light" w:hAnsi="Calibri Light" w:cs="Arial"/>
            <w:i/>
            <w:iCs/>
          </w:rPr>
          <w:t>CIM-CS-14 - Manage Owner Allocation</w:t>
        </w:r>
      </w:hyperlink>
      <w:r w:rsidR="00994BD7">
        <w:rPr>
          <w:rFonts w:ascii="Calibri Light" w:hAnsi="Calibri Light" w:cs="Arial"/>
        </w:rPr>
        <w:t xml:space="preserve"> document. </w:t>
      </w:r>
    </w:p>
    <w:p w14:paraId="47CFD3B5" w14:textId="77777777" w:rsidR="00B02A3E" w:rsidRDefault="00B02A3E" w:rsidP="003B3C01">
      <w:pPr>
        <w:pStyle w:val="Heading3Text"/>
        <w:jc w:val="both"/>
      </w:pPr>
    </w:p>
    <w:p w14:paraId="4F221096" w14:textId="4EA22811" w:rsidR="00EB627D" w:rsidRPr="00672140" w:rsidRDefault="00EB627D" w:rsidP="00EB627D">
      <w:pPr>
        <w:pStyle w:val="Heading3"/>
        <w:keepNext/>
        <w:numPr>
          <w:ilvl w:val="2"/>
          <w:numId w:val="6"/>
        </w:numPr>
        <w:tabs>
          <w:tab w:val="left" w:pos="1440"/>
        </w:tabs>
        <w:spacing w:before="120" w:after="120"/>
        <w:ind w:left="1440" w:hanging="900"/>
      </w:pPr>
      <w:bookmarkStart w:id="77" w:name="_Toc509474992"/>
      <w:bookmarkStart w:id="78" w:name="_Toc509481712"/>
      <w:bookmarkStart w:id="79" w:name="_Toc510117021"/>
      <w:r>
        <w:t>Program and Services</w:t>
      </w:r>
      <w:bookmarkEnd w:id="77"/>
      <w:bookmarkEnd w:id="78"/>
      <w:bookmarkEnd w:id="79"/>
    </w:p>
    <w:p w14:paraId="41B1B8A7" w14:textId="1622741F" w:rsidR="00FD407E" w:rsidRPr="00595B27" w:rsidRDefault="00A41289" w:rsidP="5C9EE791">
      <w:pPr>
        <w:pStyle w:val="Heading3Text"/>
        <w:ind w:left="720"/>
        <w:rPr>
          <w:rFonts w:ascii="Calibri Light" w:eastAsia="MS Mincho" w:hAnsi="Calibri Light"/>
          <w:color w:val="auto"/>
        </w:rPr>
      </w:pPr>
      <w:r w:rsidRPr="5C9EE791">
        <w:rPr>
          <w:rFonts w:ascii="Calibri Light" w:eastAsia="MS Mincho" w:hAnsi="Calibri Light"/>
          <w:color w:val="auto"/>
        </w:rPr>
        <w:t>Program</w:t>
      </w:r>
      <w:r w:rsidR="00BB7F16" w:rsidRPr="5C9EE791">
        <w:rPr>
          <w:rFonts w:ascii="Calibri Light" w:eastAsia="MS Mincho" w:hAnsi="Calibri Light"/>
          <w:color w:val="auto"/>
        </w:rPr>
        <w:t>s &amp; Services</w:t>
      </w:r>
      <w:r w:rsidRPr="5C9EE791">
        <w:rPr>
          <w:rFonts w:ascii="Calibri Light" w:eastAsia="MS Mincho" w:hAnsi="Calibri Light"/>
          <w:color w:val="auto"/>
        </w:rPr>
        <w:t xml:space="preserve"> that </w:t>
      </w:r>
      <w:r w:rsidR="003120BE" w:rsidRPr="5C9EE791">
        <w:rPr>
          <w:rFonts w:ascii="Calibri Light" w:eastAsia="MS Mincho" w:hAnsi="Calibri Light"/>
          <w:color w:val="auto"/>
        </w:rPr>
        <w:t xml:space="preserve">are </w:t>
      </w:r>
      <w:r w:rsidRPr="5C9EE791">
        <w:rPr>
          <w:rFonts w:ascii="Calibri Light" w:eastAsia="MS Mincho" w:hAnsi="Calibri Light"/>
          <w:color w:val="auto"/>
        </w:rPr>
        <w:t>enrolled for the BP will be de-enrolled during Move</w:t>
      </w:r>
      <w:r w:rsidR="005640BA" w:rsidRPr="5C9EE791">
        <w:rPr>
          <w:rFonts w:ascii="Calibri Light" w:eastAsia="MS Mincho" w:hAnsi="Calibri Light"/>
          <w:color w:val="auto"/>
        </w:rPr>
        <w:t xml:space="preserve"> </w:t>
      </w:r>
      <w:r w:rsidRPr="5C9EE791">
        <w:rPr>
          <w:rFonts w:ascii="Calibri Light" w:eastAsia="MS Mincho" w:hAnsi="Calibri Light"/>
          <w:color w:val="auto"/>
        </w:rPr>
        <w:t>Out process. Program</w:t>
      </w:r>
      <w:r w:rsidR="00BB7F16" w:rsidRPr="5C9EE791">
        <w:rPr>
          <w:rFonts w:ascii="Calibri Light" w:eastAsia="MS Mincho" w:hAnsi="Calibri Light"/>
          <w:color w:val="auto"/>
        </w:rPr>
        <w:t>s</w:t>
      </w:r>
      <w:r w:rsidRPr="5C9EE791">
        <w:rPr>
          <w:rFonts w:ascii="Calibri Light" w:eastAsia="MS Mincho" w:hAnsi="Calibri Light"/>
          <w:color w:val="auto"/>
        </w:rPr>
        <w:t xml:space="preserve"> </w:t>
      </w:r>
      <w:r w:rsidR="00BB7F16" w:rsidRPr="5C9EE791">
        <w:rPr>
          <w:rFonts w:ascii="Calibri Light" w:eastAsia="MS Mincho" w:hAnsi="Calibri Light"/>
          <w:color w:val="auto"/>
        </w:rPr>
        <w:t xml:space="preserve">and Services </w:t>
      </w:r>
      <w:r w:rsidRPr="5C9EE791">
        <w:rPr>
          <w:rFonts w:ascii="Calibri Light" w:eastAsia="MS Mincho" w:hAnsi="Calibri Light"/>
          <w:color w:val="auto"/>
        </w:rPr>
        <w:t xml:space="preserve">that </w:t>
      </w:r>
      <w:r w:rsidR="003E1599">
        <w:rPr>
          <w:rFonts w:ascii="Calibri Light" w:eastAsia="MS Mincho" w:hAnsi="Calibri Light"/>
          <w:color w:val="auto"/>
        </w:rPr>
        <w:t xml:space="preserve">are </w:t>
      </w:r>
      <w:r w:rsidRPr="5C9EE791">
        <w:rPr>
          <w:rFonts w:ascii="Calibri Light" w:eastAsia="MS Mincho" w:hAnsi="Calibri Light"/>
          <w:color w:val="auto"/>
        </w:rPr>
        <w:t>store</w:t>
      </w:r>
      <w:r w:rsidR="008541F7" w:rsidRPr="5C9EE791">
        <w:rPr>
          <w:rFonts w:ascii="Calibri Light" w:eastAsia="MS Mincho" w:hAnsi="Calibri Light"/>
          <w:color w:val="auto"/>
        </w:rPr>
        <w:t>d</w:t>
      </w:r>
      <w:r w:rsidRPr="5C9EE791">
        <w:rPr>
          <w:rFonts w:ascii="Calibri Light" w:eastAsia="MS Mincho" w:hAnsi="Calibri Light"/>
          <w:color w:val="auto"/>
        </w:rPr>
        <w:t xml:space="preserve"> in Installation Facts will be </w:t>
      </w:r>
      <w:r w:rsidR="008541F7" w:rsidRPr="5C9EE791">
        <w:rPr>
          <w:rFonts w:ascii="Calibri Light" w:eastAsia="MS Mincho" w:hAnsi="Calibri Light"/>
          <w:color w:val="auto"/>
        </w:rPr>
        <w:t>end-</w:t>
      </w:r>
      <w:r w:rsidRPr="5C9EE791">
        <w:rPr>
          <w:rFonts w:ascii="Calibri Light" w:eastAsia="MS Mincho" w:hAnsi="Calibri Light"/>
          <w:color w:val="auto"/>
        </w:rPr>
        <w:t>dated upon Move</w:t>
      </w:r>
      <w:r w:rsidR="005640BA" w:rsidRPr="5C9EE791">
        <w:rPr>
          <w:rFonts w:ascii="Calibri Light" w:eastAsia="MS Mincho" w:hAnsi="Calibri Light"/>
          <w:color w:val="auto"/>
        </w:rPr>
        <w:t xml:space="preserve"> </w:t>
      </w:r>
      <w:r w:rsidRPr="5C9EE791">
        <w:rPr>
          <w:rFonts w:ascii="Calibri Light" w:eastAsia="MS Mincho" w:hAnsi="Calibri Light"/>
          <w:color w:val="auto"/>
        </w:rPr>
        <w:t xml:space="preserve">Out </w:t>
      </w:r>
      <w:r w:rsidR="005640BA" w:rsidRPr="5C9EE791">
        <w:rPr>
          <w:rFonts w:ascii="Calibri Light" w:eastAsia="MS Mincho" w:hAnsi="Calibri Light"/>
          <w:color w:val="auto"/>
        </w:rPr>
        <w:t xml:space="preserve">completion </w:t>
      </w:r>
      <w:r w:rsidRPr="5C9EE791">
        <w:rPr>
          <w:rFonts w:ascii="Calibri Light" w:eastAsia="MS Mincho" w:hAnsi="Calibri Light"/>
          <w:color w:val="auto"/>
        </w:rPr>
        <w:t xml:space="preserve">by system </w:t>
      </w:r>
      <w:r w:rsidRPr="5C9EE791">
        <w:rPr>
          <w:rFonts w:ascii="Calibri Light" w:eastAsia="MS Mincho" w:hAnsi="Calibri Light"/>
          <w:color w:val="auto"/>
        </w:rPr>
        <w:lastRenderedPageBreak/>
        <w:t xml:space="preserve">automatically if they are configured as </w:t>
      </w:r>
      <w:r w:rsidR="008541F7" w:rsidRPr="5C9EE791">
        <w:rPr>
          <w:rFonts w:ascii="Calibri Light" w:eastAsia="MS Mincho" w:hAnsi="Calibri Light"/>
          <w:color w:val="auto"/>
        </w:rPr>
        <w:t>Contract-</w:t>
      </w:r>
      <w:r w:rsidRPr="5C9EE791">
        <w:rPr>
          <w:rFonts w:ascii="Calibri Light" w:eastAsia="MS Mincho" w:hAnsi="Calibri Light"/>
          <w:color w:val="auto"/>
        </w:rPr>
        <w:t>relevant</w:t>
      </w:r>
      <w:r w:rsidR="00BB1869" w:rsidRPr="5C9EE791">
        <w:rPr>
          <w:rFonts w:ascii="Calibri Light" w:eastAsia="MS Mincho" w:hAnsi="Calibri Light"/>
          <w:color w:val="auto"/>
        </w:rPr>
        <w:t xml:space="preserve"> (configuration is a</w:t>
      </w:r>
      <w:r w:rsidR="00016FFE" w:rsidRPr="5C9EE791">
        <w:rPr>
          <w:rFonts w:ascii="Calibri Light" w:eastAsia="MS Mincho" w:hAnsi="Calibri Light"/>
          <w:color w:val="auto"/>
        </w:rPr>
        <w:t>t contract level as defined by UB)</w:t>
      </w:r>
      <w:r w:rsidRPr="5C9EE791">
        <w:rPr>
          <w:rFonts w:ascii="Calibri Light" w:eastAsia="MS Mincho" w:hAnsi="Calibri Light"/>
          <w:color w:val="auto"/>
        </w:rPr>
        <w:t>. Special Program</w:t>
      </w:r>
      <w:r w:rsidR="003120BE" w:rsidRPr="5C9EE791">
        <w:rPr>
          <w:rFonts w:ascii="Calibri Light" w:eastAsia="MS Mincho" w:hAnsi="Calibri Light"/>
          <w:color w:val="auto"/>
        </w:rPr>
        <w:t>s</w:t>
      </w:r>
      <w:r w:rsidRPr="5C9EE791">
        <w:rPr>
          <w:rFonts w:ascii="Calibri Light" w:eastAsia="MS Mincho" w:hAnsi="Calibri Light"/>
          <w:color w:val="auto"/>
        </w:rPr>
        <w:t xml:space="preserve"> that </w:t>
      </w:r>
      <w:r w:rsidR="003E1599">
        <w:rPr>
          <w:rFonts w:ascii="Calibri Light" w:eastAsia="MS Mincho" w:hAnsi="Calibri Light"/>
          <w:color w:val="auto"/>
        </w:rPr>
        <w:t xml:space="preserve">are </w:t>
      </w:r>
      <w:r w:rsidRPr="5C9EE791">
        <w:rPr>
          <w:rFonts w:ascii="Calibri Light" w:eastAsia="MS Mincho" w:hAnsi="Calibri Light"/>
          <w:color w:val="auto"/>
        </w:rPr>
        <w:t>store</w:t>
      </w:r>
      <w:r w:rsidR="008541F7" w:rsidRPr="5C9EE791">
        <w:rPr>
          <w:rFonts w:ascii="Calibri Light" w:eastAsia="MS Mincho" w:hAnsi="Calibri Light"/>
          <w:color w:val="auto"/>
        </w:rPr>
        <w:t>d</w:t>
      </w:r>
      <w:r w:rsidRPr="5C9EE791">
        <w:rPr>
          <w:rFonts w:ascii="Calibri Light" w:eastAsia="MS Mincho" w:hAnsi="Calibri Light"/>
          <w:color w:val="auto"/>
        </w:rPr>
        <w:t xml:space="preserve"> outside of Installation Facts </w:t>
      </w:r>
      <w:r w:rsidR="002C4C2F" w:rsidRPr="5C9EE791">
        <w:rPr>
          <w:rFonts w:ascii="Calibri Light" w:eastAsia="MS Mincho" w:hAnsi="Calibri Light"/>
          <w:color w:val="auto"/>
        </w:rPr>
        <w:t xml:space="preserve">will not be </w:t>
      </w:r>
      <w:r w:rsidR="008541F7" w:rsidRPr="5C9EE791">
        <w:rPr>
          <w:rFonts w:ascii="Calibri Light" w:eastAsia="MS Mincho" w:hAnsi="Calibri Light"/>
          <w:color w:val="auto"/>
        </w:rPr>
        <w:t>end-</w:t>
      </w:r>
      <w:r w:rsidR="002C4C2F" w:rsidRPr="5C9EE791">
        <w:rPr>
          <w:rFonts w:ascii="Calibri Light" w:eastAsia="MS Mincho" w:hAnsi="Calibri Light"/>
          <w:color w:val="auto"/>
        </w:rPr>
        <w:t xml:space="preserve">dated upon Move </w:t>
      </w:r>
      <w:r w:rsidRPr="5C9EE791">
        <w:rPr>
          <w:rFonts w:ascii="Calibri Light" w:eastAsia="MS Mincho" w:hAnsi="Calibri Light"/>
          <w:color w:val="auto"/>
        </w:rPr>
        <w:t xml:space="preserve">Out completion and </w:t>
      </w:r>
      <w:r w:rsidR="003E1599">
        <w:rPr>
          <w:rFonts w:ascii="Calibri Light" w:eastAsia="MS Mincho" w:hAnsi="Calibri Light"/>
          <w:color w:val="auto"/>
        </w:rPr>
        <w:t xml:space="preserve">will </w:t>
      </w:r>
      <w:r w:rsidRPr="5C9EE791">
        <w:rPr>
          <w:rFonts w:ascii="Calibri Light" w:eastAsia="MS Mincho" w:hAnsi="Calibri Light"/>
          <w:color w:val="auto"/>
        </w:rPr>
        <w:t>need to be end dated by agent manually via the customized screen developed by Product &amp; Program</w:t>
      </w:r>
      <w:r w:rsidR="00BB7F16" w:rsidRPr="5C9EE791">
        <w:rPr>
          <w:rFonts w:ascii="Calibri Light" w:eastAsia="MS Mincho" w:hAnsi="Calibri Light"/>
          <w:color w:val="auto"/>
        </w:rPr>
        <w:t xml:space="preserve">. </w:t>
      </w:r>
      <w:r w:rsidR="00595B27" w:rsidRPr="5C9EE791">
        <w:rPr>
          <w:rFonts w:ascii="Calibri Light" w:eastAsia="MS Mincho" w:hAnsi="Calibri Light"/>
          <w:color w:val="auto"/>
        </w:rPr>
        <w:t>Refer to BPD</w:t>
      </w:r>
      <w:r w:rsidR="005640BA" w:rsidRPr="5C9EE791">
        <w:rPr>
          <w:rFonts w:ascii="Calibri Light" w:eastAsia="MS Mincho" w:hAnsi="Calibri Light"/>
          <w:color w:val="auto"/>
        </w:rPr>
        <w:t xml:space="preserve"> document</w:t>
      </w:r>
      <w:r w:rsidR="00595B27" w:rsidRPr="5C9EE791">
        <w:rPr>
          <w:rFonts w:ascii="Calibri Light" w:eastAsia="MS Mincho" w:hAnsi="Calibri Light"/>
          <w:color w:val="auto"/>
        </w:rPr>
        <w:t xml:space="preserve"> </w:t>
      </w:r>
      <w:hyperlink r:id="rId43" w:history="1">
        <w:r w:rsidR="00595B27" w:rsidRPr="5827012F">
          <w:rPr>
            <w:rStyle w:val="Hyperlink"/>
            <w:rFonts w:asciiTheme="minorHAnsi" w:hAnsiTheme="minorHAnsi"/>
            <w:i/>
            <w:iCs/>
          </w:rPr>
          <w:t>PP-02 - Program Enrollment and Delivery, De-Enrollment &amp; Decommission Programs</w:t>
        </w:r>
      </w:hyperlink>
      <w:r w:rsidR="00595B27" w:rsidRPr="5827012F">
        <w:rPr>
          <w:rFonts w:asciiTheme="minorHAnsi" w:hAnsiTheme="minorHAnsi"/>
          <w:color w:val="auto"/>
        </w:rPr>
        <w:t>.</w:t>
      </w:r>
    </w:p>
    <w:p w14:paraId="7DFB744D" w14:textId="2940BA7B" w:rsidR="00EB627D" w:rsidRPr="00672140" w:rsidRDefault="00EB627D" w:rsidP="00EB627D">
      <w:pPr>
        <w:pStyle w:val="Heading3"/>
        <w:keepNext/>
        <w:numPr>
          <w:ilvl w:val="2"/>
          <w:numId w:val="6"/>
        </w:numPr>
        <w:tabs>
          <w:tab w:val="left" w:pos="1440"/>
        </w:tabs>
        <w:spacing w:before="120" w:after="120"/>
        <w:ind w:left="1440" w:hanging="900"/>
      </w:pPr>
      <w:bookmarkStart w:id="80" w:name="_Toc509474993"/>
      <w:bookmarkStart w:id="81" w:name="_Toc509481713"/>
      <w:bookmarkStart w:id="82" w:name="_Toc510117022"/>
      <w:r>
        <w:t>Capturing of notes</w:t>
      </w:r>
      <w:bookmarkEnd w:id="80"/>
      <w:bookmarkEnd w:id="81"/>
      <w:bookmarkEnd w:id="82"/>
    </w:p>
    <w:p w14:paraId="1C8F3865" w14:textId="415D0BBB" w:rsidR="00CF5A63" w:rsidRDefault="003D3254" w:rsidP="5C9EE791">
      <w:pPr>
        <w:pStyle w:val="Heading3Text"/>
        <w:ind w:left="720"/>
        <w:rPr>
          <w:rFonts w:ascii="Calibri Light" w:eastAsia="MS Mincho" w:hAnsi="Calibri Light"/>
          <w:color w:val="auto"/>
        </w:rPr>
      </w:pPr>
      <w:r w:rsidRPr="5C9EE791">
        <w:rPr>
          <w:rFonts w:ascii="Calibri Light" w:eastAsia="MS Mincho" w:hAnsi="Calibri Light"/>
          <w:color w:val="auto"/>
        </w:rPr>
        <w:t>User</w:t>
      </w:r>
      <w:r w:rsidR="00781125" w:rsidRPr="5C9EE791">
        <w:rPr>
          <w:rFonts w:ascii="Calibri Light" w:eastAsia="MS Mincho" w:hAnsi="Calibri Light"/>
          <w:color w:val="auto"/>
        </w:rPr>
        <w:t xml:space="preserve"> will capture notes during Move</w:t>
      </w:r>
      <w:r w:rsidR="00F0326F" w:rsidRPr="5C9EE791">
        <w:rPr>
          <w:rFonts w:ascii="Calibri Light" w:eastAsia="MS Mincho" w:hAnsi="Calibri Light"/>
          <w:color w:val="auto"/>
        </w:rPr>
        <w:t xml:space="preserve"> </w:t>
      </w:r>
      <w:r w:rsidR="00781125" w:rsidRPr="5C9EE791">
        <w:rPr>
          <w:rFonts w:ascii="Calibri Light" w:eastAsia="MS Mincho" w:hAnsi="Calibri Light"/>
          <w:color w:val="auto"/>
        </w:rPr>
        <w:t xml:space="preserve">Out process </w:t>
      </w:r>
      <w:r w:rsidR="00F0326F" w:rsidRPr="5C9EE791">
        <w:rPr>
          <w:rFonts w:ascii="Calibri Light" w:eastAsia="MS Mincho" w:hAnsi="Calibri Light"/>
          <w:color w:val="auto"/>
        </w:rPr>
        <w:t>as an Activity in Hybris C4C</w:t>
      </w:r>
      <w:r w:rsidR="008754A1" w:rsidRPr="5C9EE791">
        <w:rPr>
          <w:rFonts w:ascii="Calibri Light" w:eastAsia="MS Mincho" w:hAnsi="Calibri Light"/>
          <w:color w:val="auto"/>
        </w:rPr>
        <w:t xml:space="preserve"> manually</w:t>
      </w:r>
      <w:r w:rsidR="00781125" w:rsidRPr="5C9EE791">
        <w:rPr>
          <w:rFonts w:ascii="Calibri Light" w:eastAsia="MS Mincho" w:hAnsi="Calibri Light"/>
          <w:color w:val="auto"/>
        </w:rPr>
        <w:t xml:space="preserve">. </w:t>
      </w:r>
      <w:r w:rsidR="00816820" w:rsidRPr="5C9EE791">
        <w:rPr>
          <w:rFonts w:ascii="Calibri Light" w:eastAsia="MS Mincho" w:hAnsi="Calibri Light"/>
          <w:color w:val="auto"/>
        </w:rPr>
        <w:t xml:space="preserve">The detail information will be documented in the Activity’s long text. </w:t>
      </w:r>
      <w:r w:rsidR="00BE7F8C" w:rsidRPr="5C9EE791">
        <w:rPr>
          <w:rFonts w:ascii="Calibri Light" w:eastAsia="MS Mincho" w:hAnsi="Calibri Light"/>
          <w:color w:val="auto"/>
        </w:rPr>
        <w:t>The user will list the requester’s first and last name, relationship to the account holder and call back phone number or email address as the first entry in the free form notes field.  This applies if it is the account holder that is calling or i</w:t>
      </w:r>
      <w:r w:rsidR="00816820" w:rsidRPr="5C9EE791">
        <w:rPr>
          <w:rFonts w:ascii="Calibri Light" w:eastAsia="MS Mincho" w:hAnsi="Calibri Light"/>
          <w:color w:val="auto"/>
        </w:rPr>
        <w:t>f an authorized caller calls on behalf of BP</w:t>
      </w:r>
      <w:r w:rsidR="00BE7F8C" w:rsidRPr="5C9EE791">
        <w:rPr>
          <w:rFonts w:ascii="Calibri Light" w:eastAsia="MS Mincho" w:hAnsi="Calibri Light"/>
          <w:color w:val="auto"/>
        </w:rPr>
        <w:t>.</w:t>
      </w:r>
      <w:r w:rsidR="00BE7F8C" w:rsidRPr="5C9EE791" w:rsidDel="00BE7F8C">
        <w:rPr>
          <w:rFonts w:ascii="Calibri Light" w:eastAsia="MS Mincho" w:hAnsi="Calibri Light"/>
          <w:color w:val="auto"/>
        </w:rPr>
        <w:t xml:space="preserve"> </w:t>
      </w:r>
      <w:r w:rsidR="007E7BC3" w:rsidRPr="5C9EE791">
        <w:rPr>
          <w:rFonts w:ascii="Calibri Light" w:eastAsia="MS Mincho" w:hAnsi="Calibri Light"/>
          <w:color w:val="auto"/>
        </w:rPr>
        <w:t>A customer contact</w:t>
      </w:r>
      <w:r w:rsidR="00CF5A63" w:rsidRPr="5C9EE791">
        <w:rPr>
          <w:rFonts w:ascii="Calibri Light" w:eastAsia="MS Mincho" w:hAnsi="Calibri Light"/>
          <w:color w:val="auto"/>
        </w:rPr>
        <w:t xml:space="preserve"> will be created automatically when the Move</w:t>
      </w:r>
      <w:r w:rsidR="00816820" w:rsidRPr="5C9EE791">
        <w:rPr>
          <w:rFonts w:ascii="Calibri Light" w:eastAsia="MS Mincho" w:hAnsi="Calibri Light"/>
          <w:color w:val="auto"/>
        </w:rPr>
        <w:t xml:space="preserve"> </w:t>
      </w:r>
      <w:r w:rsidR="00CF5A63" w:rsidRPr="5C9EE791">
        <w:rPr>
          <w:rFonts w:ascii="Calibri Light" w:eastAsia="MS Mincho" w:hAnsi="Calibri Light"/>
          <w:color w:val="auto"/>
        </w:rPr>
        <w:t xml:space="preserve">Out is initiated from IVR or SCE.COM. </w:t>
      </w:r>
      <w:r w:rsidR="00816820" w:rsidRPr="5C9EE791">
        <w:rPr>
          <w:rFonts w:ascii="Calibri Light" w:eastAsia="MS Mincho" w:hAnsi="Calibri Light"/>
          <w:color w:val="auto"/>
        </w:rPr>
        <w:t xml:space="preserve">This will be </w:t>
      </w:r>
      <w:r w:rsidR="0037286C" w:rsidRPr="5C9EE791">
        <w:rPr>
          <w:rFonts w:ascii="Calibri Light" w:eastAsia="MS Mincho" w:hAnsi="Calibri Light"/>
          <w:color w:val="auto"/>
        </w:rPr>
        <w:t>handled and document</w:t>
      </w:r>
      <w:r w:rsidR="009832D5">
        <w:rPr>
          <w:rFonts w:ascii="Calibri Light" w:eastAsia="MS Mincho" w:hAnsi="Calibri Light"/>
          <w:color w:val="auto"/>
        </w:rPr>
        <w:t>ed</w:t>
      </w:r>
      <w:r w:rsidR="0037286C" w:rsidRPr="5C9EE791">
        <w:rPr>
          <w:rFonts w:ascii="Calibri Light" w:eastAsia="MS Mincho" w:hAnsi="Calibri Light"/>
          <w:color w:val="auto"/>
        </w:rPr>
        <w:t xml:space="preserve"> in BPD document </w:t>
      </w:r>
      <w:hyperlink r:id="rId44" w:history="1">
        <w:r w:rsidR="0037286C" w:rsidRPr="5827012F">
          <w:rPr>
            <w:rStyle w:val="Hyperlink"/>
            <w:rFonts w:ascii="Calibri Light" w:eastAsia="MS Mincho" w:hAnsi="Calibri Light"/>
            <w:i/>
            <w:iCs/>
          </w:rPr>
          <w:t>CIM-CS-10 - Manage Customer Self-Service</w:t>
        </w:r>
      </w:hyperlink>
      <w:r w:rsidR="0037286C" w:rsidRPr="5C9EE791">
        <w:rPr>
          <w:rFonts w:ascii="Calibri Light" w:eastAsia="MS Mincho" w:hAnsi="Calibri Light"/>
          <w:color w:val="auto"/>
        </w:rPr>
        <w:t xml:space="preserve"> and</w:t>
      </w:r>
      <w:r w:rsidR="0037286C">
        <w:t xml:space="preserve"> </w:t>
      </w:r>
      <w:hyperlink r:id="rId45" w:history="1">
        <w:r w:rsidR="0037286C" w:rsidRPr="5827012F">
          <w:rPr>
            <w:rStyle w:val="Hyperlink"/>
            <w:rFonts w:ascii="Calibri Light" w:eastAsia="MS Mincho" w:hAnsi="Calibri Light"/>
            <w:i/>
            <w:iCs/>
          </w:rPr>
          <w:t xml:space="preserve">CIM-CS-13 - Manage Inbound Telephone Call </w:t>
        </w:r>
        <w:r w:rsidR="008F5FC2" w:rsidRPr="5827012F">
          <w:rPr>
            <w:rStyle w:val="Hyperlink"/>
            <w:rFonts w:ascii="Calibri Light" w:eastAsia="MS Mincho" w:hAnsi="Calibri Light"/>
            <w:i/>
            <w:iCs/>
          </w:rPr>
          <w:t>–</w:t>
        </w:r>
        <w:r w:rsidR="0037286C" w:rsidRPr="5827012F">
          <w:rPr>
            <w:rStyle w:val="Hyperlink"/>
            <w:rFonts w:ascii="Calibri Light" w:eastAsia="MS Mincho" w:hAnsi="Calibri Light"/>
            <w:i/>
            <w:iCs/>
          </w:rPr>
          <w:t xml:space="preserve"> IVR</w:t>
        </w:r>
        <w:r w:rsidR="008F5FC2" w:rsidRPr="5827012F">
          <w:rPr>
            <w:rStyle w:val="Hyperlink"/>
            <w:rFonts w:ascii="Calibri Light" w:eastAsia="MS Mincho" w:hAnsi="Calibri Light"/>
            <w:i/>
            <w:iCs/>
          </w:rPr>
          <w:t>.</w:t>
        </w:r>
      </w:hyperlink>
    </w:p>
    <w:p w14:paraId="3E4EE08C" w14:textId="77777777" w:rsidR="00865174" w:rsidRDefault="00865174" w:rsidP="00D43561">
      <w:pPr>
        <w:pStyle w:val="Heading3Text"/>
        <w:ind w:left="720"/>
        <w:rPr>
          <w:rFonts w:ascii="Calibri Light" w:eastAsia="MS Mincho" w:hAnsi="Calibri Light"/>
          <w:color w:val="auto"/>
          <w:szCs w:val="24"/>
        </w:rPr>
      </w:pPr>
    </w:p>
    <w:p w14:paraId="034F07E7" w14:textId="77777777" w:rsidR="00865174" w:rsidRPr="00672140" w:rsidRDefault="00865174" w:rsidP="00865174">
      <w:pPr>
        <w:pStyle w:val="Heading3"/>
        <w:keepNext/>
        <w:numPr>
          <w:ilvl w:val="2"/>
          <w:numId w:val="6"/>
        </w:numPr>
        <w:tabs>
          <w:tab w:val="left" w:pos="1440"/>
        </w:tabs>
        <w:spacing w:before="120" w:after="120"/>
        <w:ind w:left="1440" w:hanging="900"/>
      </w:pPr>
      <w:bookmarkStart w:id="83" w:name="_Toc499039995"/>
      <w:bookmarkStart w:id="84" w:name="_Toc505067260"/>
      <w:bookmarkStart w:id="85" w:name="_Toc509409239"/>
      <w:bookmarkStart w:id="86" w:name="_Toc509474994"/>
      <w:bookmarkStart w:id="87" w:name="_Toc509481714"/>
      <w:bookmarkStart w:id="88" w:name="_Toc510117023"/>
      <w:r w:rsidRPr="00672140">
        <w:t>Meter Access Information</w:t>
      </w:r>
      <w:bookmarkEnd w:id="83"/>
      <w:bookmarkEnd w:id="84"/>
      <w:bookmarkEnd w:id="85"/>
      <w:bookmarkEnd w:id="86"/>
      <w:bookmarkEnd w:id="87"/>
      <w:bookmarkEnd w:id="88"/>
    </w:p>
    <w:p w14:paraId="09EEE623" w14:textId="701C10FA" w:rsidR="00865174" w:rsidRDefault="00865174" w:rsidP="5827012F">
      <w:pPr>
        <w:pStyle w:val="Heading2Text"/>
        <w:rPr>
          <w:i/>
          <w:iCs/>
        </w:rPr>
      </w:pPr>
      <w:r w:rsidRPr="00985AEA">
        <w:rPr>
          <w:rFonts w:ascii="Calibri Light" w:hAnsi="Calibri Light" w:cs="Arial"/>
        </w:rPr>
        <w:t>It is important to capture meter access information such as locked gate and number of dogs</w:t>
      </w:r>
      <w:r w:rsidR="00AA4276">
        <w:rPr>
          <w:rFonts w:ascii="Calibri Light" w:hAnsi="Calibri Light" w:cs="Arial"/>
        </w:rPr>
        <w:t xml:space="preserve"> for every Move Out</w:t>
      </w:r>
      <w:r w:rsidR="009B5F9E">
        <w:rPr>
          <w:rFonts w:ascii="Calibri Light" w:hAnsi="Calibri Light" w:cs="Arial"/>
        </w:rPr>
        <w:t>.</w:t>
      </w:r>
      <w:r w:rsidR="00AA4276">
        <w:rPr>
          <w:rFonts w:ascii="Calibri Light" w:hAnsi="Calibri Light" w:cs="Arial"/>
        </w:rPr>
        <w:t xml:space="preserve"> </w:t>
      </w:r>
      <w:r w:rsidR="009D6543" w:rsidRPr="00985AEA">
        <w:rPr>
          <w:rFonts w:ascii="Calibri Light" w:hAnsi="Calibri Light" w:cs="Arial"/>
        </w:rPr>
        <w:t>This information</w:t>
      </w:r>
      <w:r w:rsidRPr="00985AEA">
        <w:rPr>
          <w:rFonts w:ascii="Calibri Light" w:hAnsi="Calibri Light" w:cs="Arial"/>
        </w:rPr>
        <w:t xml:space="preserve"> wi</w:t>
      </w:r>
      <w:r w:rsidR="008F5FC2">
        <w:rPr>
          <w:rFonts w:ascii="Calibri Light" w:hAnsi="Calibri Light" w:cs="Arial"/>
        </w:rPr>
        <w:t>ll be capture</w:t>
      </w:r>
      <w:r w:rsidR="00300FEE">
        <w:rPr>
          <w:rFonts w:ascii="Calibri Light" w:hAnsi="Calibri Light" w:cs="Arial"/>
        </w:rPr>
        <w:t>d</w:t>
      </w:r>
      <w:r w:rsidR="008F5FC2">
        <w:rPr>
          <w:rFonts w:ascii="Calibri Light" w:hAnsi="Calibri Light" w:cs="Arial"/>
        </w:rPr>
        <w:t xml:space="preserve"> outside of </w:t>
      </w:r>
      <w:r w:rsidR="00F43555">
        <w:rPr>
          <w:rFonts w:ascii="Calibri Light" w:hAnsi="Calibri Light" w:cs="Arial"/>
        </w:rPr>
        <w:t xml:space="preserve">the </w:t>
      </w:r>
      <w:r w:rsidR="008F5FC2">
        <w:rPr>
          <w:rFonts w:ascii="Calibri Light" w:hAnsi="Calibri Light" w:cs="Arial"/>
        </w:rPr>
        <w:t>Move Out</w:t>
      </w:r>
      <w:r w:rsidRPr="00985AEA">
        <w:rPr>
          <w:rFonts w:ascii="Calibri Light" w:hAnsi="Calibri Light" w:cs="Arial"/>
        </w:rPr>
        <w:t xml:space="preserve"> process</w:t>
      </w:r>
      <w:r w:rsidR="009B5F9E">
        <w:rPr>
          <w:rFonts w:ascii="Calibri Light" w:hAnsi="Calibri Light" w:cs="Arial"/>
        </w:rPr>
        <w:t>. After Move Out is submitted, user will go to Service Order view and enter the meter access information in the Service Order</w:t>
      </w:r>
      <w:r w:rsidR="004B5D13">
        <w:rPr>
          <w:rFonts w:ascii="Calibri Light" w:hAnsi="Calibri Light" w:cs="Arial"/>
        </w:rPr>
        <w:t xml:space="preserve"> note</w:t>
      </w:r>
      <w:r w:rsidR="004220CB">
        <w:rPr>
          <w:rFonts w:ascii="Calibri Light" w:hAnsi="Calibri Light" w:cs="Arial"/>
        </w:rPr>
        <w:t>(</w:t>
      </w:r>
      <w:r w:rsidR="004220CB" w:rsidRPr="5827012F">
        <w:rPr>
          <w:rFonts w:ascii="Calibri Light" w:hAnsi="Calibri Light" w:cs="Arial"/>
          <w:i/>
          <w:iCs/>
        </w:rPr>
        <w:t xml:space="preserve">Figure </w:t>
      </w:r>
      <w:r w:rsidR="00875DFD" w:rsidRPr="5827012F">
        <w:rPr>
          <w:rFonts w:ascii="Calibri Light" w:hAnsi="Calibri Light" w:cs="Arial"/>
          <w:i/>
          <w:iCs/>
        </w:rPr>
        <w:t>5</w:t>
      </w:r>
      <w:r w:rsidR="004220CB" w:rsidRPr="5827012F">
        <w:rPr>
          <w:rFonts w:ascii="Calibri Light" w:hAnsi="Calibri Light" w:cs="Arial"/>
          <w:i/>
          <w:iCs/>
        </w:rPr>
        <w:t xml:space="preserve">: </w:t>
      </w:r>
      <w:r w:rsidR="004B5D13" w:rsidRPr="5827012F">
        <w:rPr>
          <w:rFonts w:ascii="Calibri Light" w:hAnsi="Calibri Light" w:cs="Arial"/>
          <w:i/>
          <w:iCs/>
        </w:rPr>
        <w:t>Service Order note</w:t>
      </w:r>
      <w:r w:rsidR="004220CB">
        <w:rPr>
          <w:rFonts w:ascii="Calibri Light" w:hAnsi="Calibri Light" w:cs="Arial"/>
        </w:rPr>
        <w:t xml:space="preserve">) </w:t>
      </w:r>
      <w:r w:rsidR="00143DD1">
        <w:rPr>
          <w:rFonts w:ascii="Calibri Light" w:hAnsi="Calibri Light" w:cs="Arial"/>
        </w:rPr>
        <w:t>via</w:t>
      </w:r>
      <w:r w:rsidR="004B5D13">
        <w:rPr>
          <w:rFonts w:ascii="Calibri Light" w:hAnsi="Calibri Light" w:cs="Arial"/>
        </w:rPr>
        <w:t xml:space="preserve"> Hybris C4C</w:t>
      </w:r>
      <w:r>
        <w:rPr>
          <w:rFonts w:ascii="Calibri Light" w:hAnsi="Calibri Light" w:cs="Arial"/>
        </w:rPr>
        <w:t xml:space="preserve">. </w:t>
      </w:r>
      <w:r w:rsidRPr="00985AEA">
        <w:rPr>
          <w:rFonts w:ascii="Calibri Light" w:hAnsi="Calibri Light" w:cs="Arial"/>
        </w:rPr>
        <w:t xml:space="preserve"> Information captured will be shown on the Service Order</w:t>
      </w:r>
      <w:r>
        <w:rPr>
          <w:rFonts w:ascii="Calibri Light" w:hAnsi="Calibri Light" w:cs="Arial"/>
        </w:rPr>
        <w:t xml:space="preserve"> note</w:t>
      </w:r>
      <w:r w:rsidRPr="00985AEA">
        <w:rPr>
          <w:rFonts w:ascii="Calibri Light" w:hAnsi="Calibri Light" w:cs="Arial"/>
        </w:rPr>
        <w:t>. Refer to BPD</w:t>
      </w:r>
      <w:r>
        <w:rPr>
          <w:rFonts w:ascii="Calibri Light" w:hAnsi="Calibri Light" w:cs="Arial"/>
        </w:rPr>
        <w:t xml:space="preserve"> document</w:t>
      </w:r>
      <w:r w:rsidRPr="00985AEA">
        <w:rPr>
          <w:rFonts w:ascii="Calibri Light" w:hAnsi="Calibri Light" w:cs="Arial"/>
        </w:rPr>
        <w:t xml:space="preserve"> </w:t>
      </w:r>
      <w:hyperlink r:id="rId46" w:anchor="Nav/1/eyJiSXNTaG93bkFzV29jVmlldyI6dHJ1ZSwidGFyZ2V0IjoiL0JZRF9DT0QvSW5kdXN0cnlTb2x1dGlvbi9VdGlsaXRpZXMvQ29udHJhY3QgQWNjb3VudC9DT0RfQ29udHJhY3RBY2NvdW50X1dDVklFVy5XQ1ZJRVcudWl3b2N2aWV3Iiwid2luSWQiOiI4YmE3ZmFjMDZjYTgyODEyZWY4NGEyY2E5ZjcxOTlmMiJ9" w:history="1">
        <w:r w:rsidRPr="5827012F">
          <w:rPr>
            <w:rStyle w:val="Hyperlink"/>
            <w:rFonts w:ascii="Calibri Light" w:hAnsi="Calibri Light" w:cs="Arial"/>
            <w:i/>
            <w:iCs/>
          </w:rPr>
          <w:t>DF-WM-02 – Handle Field Orders – Manage Field Orders</w:t>
        </w:r>
      </w:hyperlink>
      <w:r>
        <w:rPr>
          <w:rFonts w:ascii="Calibri Light" w:hAnsi="Calibri Light" w:cs="Arial"/>
        </w:rPr>
        <w:t xml:space="preserve"> for more information</w:t>
      </w:r>
      <w:r w:rsidRPr="00985AEA">
        <w:rPr>
          <w:rFonts w:ascii="Calibri Light" w:hAnsi="Calibri Light" w:cs="Arial"/>
        </w:rPr>
        <w:t>.</w:t>
      </w:r>
      <w:r>
        <w:rPr>
          <w:rFonts w:ascii="Calibri Light" w:hAnsi="Calibri Light" w:cs="Arial"/>
        </w:rPr>
        <w:t xml:space="preserve">  </w:t>
      </w:r>
    </w:p>
    <w:p w14:paraId="0614146C" w14:textId="6682014D" w:rsidR="004220CB" w:rsidRDefault="009B5F9E" w:rsidP="004220CB">
      <w:pPr>
        <w:pStyle w:val="Heading2Text"/>
        <w:keepNext/>
      </w:pPr>
      <w:r>
        <w:rPr>
          <w:noProof/>
          <w:lang w:eastAsia="en-US"/>
        </w:rPr>
        <w:drawing>
          <wp:inline distT="0" distB="0" distL="0" distR="0" wp14:anchorId="386D2D16" wp14:editId="5F77AD25">
            <wp:extent cx="4752402" cy="25939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l="17067" t="19492"/>
                    <a:stretch/>
                  </pic:blipFill>
                  <pic:spPr bwMode="auto">
                    <a:xfrm>
                      <a:off x="0" y="0"/>
                      <a:ext cx="4753313" cy="2594472"/>
                    </a:xfrm>
                    <a:prstGeom prst="rect">
                      <a:avLst/>
                    </a:prstGeom>
                    <a:ln>
                      <a:noFill/>
                    </a:ln>
                    <a:extLst>
                      <a:ext uri="{53640926-AAD7-44D8-BBD7-CCE9431645EC}">
                        <a14:shadowObscured xmlns:a14="http://schemas.microsoft.com/office/drawing/2010/main"/>
                      </a:ext>
                    </a:extLst>
                  </pic:spPr>
                </pic:pic>
              </a:graphicData>
            </a:graphic>
          </wp:inline>
        </w:drawing>
      </w:r>
    </w:p>
    <w:p w14:paraId="2CFF8F8E" w14:textId="59ACA883" w:rsidR="00865174" w:rsidRDefault="004220CB" w:rsidP="009B5F9E">
      <w:pPr>
        <w:pStyle w:val="Caption"/>
        <w:ind w:firstLine="720"/>
      </w:pPr>
      <w:r>
        <w:t xml:space="preserve">Figure </w:t>
      </w:r>
      <w:r>
        <w:fldChar w:fldCharType="begin"/>
      </w:r>
      <w:r>
        <w:instrText xml:space="preserve"> SEQ Figure \* ARABIC </w:instrText>
      </w:r>
      <w:r>
        <w:fldChar w:fldCharType="separate"/>
      </w:r>
      <w:r w:rsidR="00416F0C">
        <w:rPr>
          <w:noProof/>
        </w:rPr>
        <w:t>5</w:t>
      </w:r>
      <w:r>
        <w:fldChar w:fldCharType="end"/>
      </w:r>
      <w:r>
        <w:t xml:space="preserve">: </w:t>
      </w:r>
      <w:r w:rsidR="009B5F9E">
        <w:t xml:space="preserve">Service Order </w:t>
      </w:r>
      <w:r w:rsidR="004B5D13">
        <w:t>note</w:t>
      </w:r>
    </w:p>
    <w:p w14:paraId="00AC2400" w14:textId="77777777" w:rsidR="009E08C0" w:rsidRDefault="009E08C0" w:rsidP="003B3C01">
      <w:pPr>
        <w:pStyle w:val="Heading3Text"/>
        <w:jc w:val="both"/>
      </w:pPr>
    </w:p>
    <w:p w14:paraId="24A05695" w14:textId="77777777" w:rsidR="008F5FC2" w:rsidRDefault="008F5FC2" w:rsidP="008F5FC2">
      <w:pPr>
        <w:pStyle w:val="Heading3Text"/>
        <w:ind w:left="720"/>
        <w:rPr>
          <w:rFonts w:ascii="Calibri Light" w:eastAsia="MS Mincho" w:hAnsi="Calibri Light"/>
          <w:color w:val="auto"/>
          <w:szCs w:val="24"/>
        </w:rPr>
      </w:pPr>
    </w:p>
    <w:p w14:paraId="36264C20" w14:textId="347D2929" w:rsidR="008F5FC2" w:rsidRPr="00672140" w:rsidRDefault="008F5FC2" w:rsidP="008F5FC2">
      <w:pPr>
        <w:pStyle w:val="Heading3"/>
        <w:keepNext/>
        <w:numPr>
          <w:ilvl w:val="2"/>
          <w:numId w:val="6"/>
        </w:numPr>
        <w:tabs>
          <w:tab w:val="left" w:pos="1440"/>
        </w:tabs>
        <w:spacing w:before="120" w:after="120"/>
        <w:ind w:left="1440" w:hanging="900"/>
      </w:pPr>
      <w:bookmarkStart w:id="89" w:name="_Toc509409240"/>
      <w:bookmarkStart w:id="90" w:name="_Toc509474995"/>
      <w:bookmarkStart w:id="91" w:name="_Toc509481715"/>
      <w:bookmarkStart w:id="92" w:name="_Toc510117024"/>
      <w:r>
        <w:t>Refer Move Out to Offline Support</w:t>
      </w:r>
      <w:bookmarkEnd w:id="89"/>
      <w:bookmarkEnd w:id="90"/>
      <w:bookmarkEnd w:id="91"/>
      <w:bookmarkEnd w:id="92"/>
    </w:p>
    <w:p w14:paraId="7456796C" w14:textId="0B079F26" w:rsidR="008F5FC2" w:rsidRDefault="00370FC9" w:rsidP="008F5FC2">
      <w:pPr>
        <w:pStyle w:val="Heading2Text"/>
        <w:rPr>
          <w:rFonts w:ascii="Calibri Light" w:hAnsi="Calibri Light" w:cs="Arial"/>
        </w:rPr>
      </w:pPr>
      <w:r>
        <w:rPr>
          <w:rFonts w:ascii="Calibri Light" w:hAnsi="Calibri Light" w:cs="Arial"/>
        </w:rPr>
        <w:t>U</w:t>
      </w:r>
      <w:r w:rsidR="003D3254">
        <w:rPr>
          <w:rFonts w:ascii="Calibri Light" w:hAnsi="Calibri Light" w:cs="Arial"/>
        </w:rPr>
        <w:t>ser</w:t>
      </w:r>
      <w:r w:rsidR="008F5FC2" w:rsidRPr="00F729C7">
        <w:rPr>
          <w:rFonts w:ascii="Calibri Light" w:hAnsi="Calibri Light" w:cs="Arial"/>
        </w:rPr>
        <w:t xml:space="preserve"> </w:t>
      </w:r>
      <w:r>
        <w:rPr>
          <w:rFonts w:ascii="Calibri Light" w:hAnsi="Calibri Light" w:cs="Arial"/>
        </w:rPr>
        <w:t xml:space="preserve">may create a </w:t>
      </w:r>
      <w:r w:rsidR="001A559C">
        <w:rPr>
          <w:rFonts w:ascii="Calibri Light" w:hAnsi="Calibri Light" w:cs="Arial"/>
        </w:rPr>
        <w:t>Ticket</w:t>
      </w:r>
      <w:r w:rsidR="003E6C66">
        <w:rPr>
          <w:rFonts w:ascii="Calibri Light" w:hAnsi="Calibri Light" w:cs="Arial"/>
        </w:rPr>
        <w:t xml:space="preserve"> when</w:t>
      </w:r>
      <w:r w:rsidR="008F5FC2" w:rsidRPr="00F729C7">
        <w:rPr>
          <w:rFonts w:ascii="Calibri Light" w:hAnsi="Calibri Light" w:cs="Arial"/>
        </w:rPr>
        <w:t xml:space="preserve"> </w:t>
      </w:r>
      <w:r w:rsidR="003E6C66">
        <w:rPr>
          <w:rFonts w:ascii="Calibri Light" w:hAnsi="Calibri Light" w:cs="Arial"/>
        </w:rPr>
        <w:t>the Move Out</w:t>
      </w:r>
      <w:r w:rsidR="00E13974">
        <w:rPr>
          <w:rFonts w:ascii="Calibri Light" w:hAnsi="Calibri Light" w:cs="Arial"/>
        </w:rPr>
        <w:t>s</w:t>
      </w:r>
      <w:r w:rsidR="003E6C66">
        <w:rPr>
          <w:rFonts w:ascii="Calibri Light" w:hAnsi="Calibri Light" w:cs="Arial"/>
        </w:rPr>
        <w:t xml:space="preserve"> to be executed </w:t>
      </w:r>
      <w:r w:rsidR="00E13974">
        <w:rPr>
          <w:rFonts w:ascii="Calibri Light" w:hAnsi="Calibri Light" w:cs="Arial"/>
        </w:rPr>
        <w:t xml:space="preserve">for the BP </w:t>
      </w:r>
      <w:r>
        <w:rPr>
          <w:rFonts w:ascii="Calibri Light" w:hAnsi="Calibri Light" w:cs="Arial"/>
        </w:rPr>
        <w:t>exceeds</w:t>
      </w:r>
      <w:r w:rsidR="001633F4">
        <w:rPr>
          <w:rFonts w:ascii="Calibri Light" w:hAnsi="Calibri Light" w:cs="Arial"/>
        </w:rPr>
        <w:t xml:space="preserve"> the limit as defined by the business</w:t>
      </w:r>
      <w:r>
        <w:rPr>
          <w:rFonts w:ascii="Calibri Light" w:hAnsi="Calibri Light" w:cs="Arial"/>
        </w:rPr>
        <w:t xml:space="preserve"> </w:t>
      </w:r>
      <w:r w:rsidR="00E13974">
        <w:rPr>
          <w:rFonts w:ascii="Calibri Light" w:hAnsi="Calibri Light" w:cs="Arial"/>
        </w:rPr>
        <w:t>(e.g., 6) or call volumes are high.</w:t>
      </w:r>
      <w:r w:rsidR="008F5FC2" w:rsidRPr="00F729C7">
        <w:rPr>
          <w:rFonts w:ascii="Calibri Light" w:hAnsi="Calibri Light" w:cs="Arial"/>
        </w:rPr>
        <w:t xml:space="preserve"> This is to better utilize </w:t>
      </w:r>
      <w:r w:rsidR="003D3254">
        <w:rPr>
          <w:rFonts w:ascii="Calibri Light" w:hAnsi="Calibri Light" w:cs="Arial"/>
        </w:rPr>
        <w:t>user</w:t>
      </w:r>
      <w:r w:rsidR="008F5FC2" w:rsidRPr="00F729C7">
        <w:rPr>
          <w:rFonts w:ascii="Calibri Light" w:hAnsi="Calibri Light" w:cs="Arial"/>
        </w:rPr>
        <w:t xml:space="preserve"> time in serving other </w:t>
      </w:r>
      <w:r w:rsidR="008F5FC2">
        <w:rPr>
          <w:rFonts w:ascii="Calibri Light" w:hAnsi="Calibri Light" w:cs="Arial"/>
        </w:rPr>
        <w:t>BPs</w:t>
      </w:r>
      <w:r w:rsidR="008F5FC2" w:rsidRPr="00F729C7">
        <w:rPr>
          <w:rFonts w:ascii="Calibri Light" w:hAnsi="Calibri Light" w:cs="Arial"/>
        </w:rPr>
        <w:t xml:space="preserve"> and </w:t>
      </w:r>
      <w:r w:rsidR="00795AEC">
        <w:rPr>
          <w:rFonts w:ascii="Calibri Light" w:hAnsi="Calibri Light" w:cs="Arial"/>
        </w:rPr>
        <w:t xml:space="preserve">allowing </w:t>
      </w:r>
      <w:r w:rsidR="00302865">
        <w:rPr>
          <w:rFonts w:ascii="Calibri Light" w:hAnsi="Calibri Light" w:cs="Arial"/>
        </w:rPr>
        <w:t xml:space="preserve">the </w:t>
      </w:r>
      <w:r w:rsidR="00806ED8">
        <w:rPr>
          <w:rFonts w:ascii="Calibri Light" w:hAnsi="Calibri Light" w:cs="Arial"/>
        </w:rPr>
        <w:t>Offline Support team (OLS) to</w:t>
      </w:r>
      <w:r w:rsidR="008F5FC2">
        <w:rPr>
          <w:rFonts w:ascii="Calibri Light" w:hAnsi="Calibri Light" w:cs="Arial"/>
        </w:rPr>
        <w:t xml:space="preserve"> handle the Move Out</w:t>
      </w:r>
      <w:r w:rsidR="00795AEC">
        <w:rPr>
          <w:rFonts w:ascii="Calibri Light" w:hAnsi="Calibri Light" w:cs="Arial"/>
        </w:rPr>
        <w:t>s</w:t>
      </w:r>
      <w:r w:rsidR="008F5FC2" w:rsidRPr="00F729C7">
        <w:rPr>
          <w:rFonts w:ascii="Calibri Light" w:hAnsi="Calibri Light" w:cs="Arial"/>
        </w:rPr>
        <w:t xml:space="preserve">. </w:t>
      </w:r>
      <w:r w:rsidR="003D3254">
        <w:rPr>
          <w:rFonts w:ascii="Calibri Light" w:hAnsi="Calibri Light" w:cs="Arial"/>
        </w:rPr>
        <w:t>User</w:t>
      </w:r>
      <w:r w:rsidR="008F5FC2" w:rsidRPr="00F729C7">
        <w:rPr>
          <w:rFonts w:ascii="Calibri Light" w:hAnsi="Calibri Light" w:cs="Arial"/>
        </w:rPr>
        <w:t xml:space="preserve"> will create a </w:t>
      </w:r>
      <w:r w:rsidR="001A559C">
        <w:rPr>
          <w:rFonts w:ascii="Calibri Light" w:hAnsi="Calibri Light" w:cs="Arial"/>
        </w:rPr>
        <w:t>Ticket</w:t>
      </w:r>
      <w:r w:rsidR="008F5FC2">
        <w:rPr>
          <w:rFonts w:ascii="Calibri Light" w:hAnsi="Calibri Light" w:cs="Arial"/>
        </w:rPr>
        <w:t xml:space="preserve"> category ‘Move </w:t>
      </w:r>
      <w:proofErr w:type="gramStart"/>
      <w:r w:rsidR="008F5FC2">
        <w:rPr>
          <w:rFonts w:ascii="Calibri Light" w:hAnsi="Calibri Light" w:cs="Arial"/>
        </w:rPr>
        <w:t>Out</w:t>
      </w:r>
      <w:proofErr w:type="gramEnd"/>
      <w:r w:rsidR="008F5FC2">
        <w:rPr>
          <w:rFonts w:ascii="Calibri Light" w:hAnsi="Calibri Light" w:cs="Arial"/>
        </w:rPr>
        <w:t xml:space="preserve"> </w:t>
      </w:r>
      <w:r>
        <w:rPr>
          <w:rFonts w:ascii="Calibri Light" w:hAnsi="Calibri Light" w:cs="Arial"/>
        </w:rPr>
        <w:t>Exceeds Number of Transaction</w:t>
      </w:r>
      <w:r w:rsidR="008F5FC2">
        <w:rPr>
          <w:rFonts w:ascii="Calibri Light" w:hAnsi="Calibri Light" w:cs="Arial"/>
        </w:rPr>
        <w:t xml:space="preserve">’ </w:t>
      </w:r>
      <w:r w:rsidR="008F5FC2" w:rsidRPr="00F729C7">
        <w:rPr>
          <w:rFonts w:ascii="Calibri Light" w:hAnsi="Calibri Light" w:cs="Arial"/>
        </w:rPr>
        <w:t xml:space="preserve">manually </w:t>
      </w:r>
      <w:r w:rsidR="008F5FC2">
        <w:rPr>
          <w:rFonts w:ascii="Calibri Light" w:hAnsi="Calibri Light" w:cs="Arial"/>
        </w:rPr>
        <w:t xml:space="preserve">in Hybris C4C </w:t>
      </w:r>
      <w:r w:rsidR="008F5FC2" w:rsidRPr="00F729C7">
        <w:rPr>
          <w:rFonts w:ascii="Calibri Light" w:hAnsi="Calibri Light" w:cs="Arial"/>
        </w:rPr>
        <w:t xml:space="preserve">and </w:t>
      </w:r>
      <w:r w:rsidR="001A559C">
        <w:rPr>
          <w:rFonts w:ascii="Calibri Light" w:hAnsi="Calibri Light" w:cs="Arial"/>
        </w:rPr>
        <w:t xml:space="preserve">Ticket </w:t>
      </w:r>
      <w:r w:rsidR="008F5FC2">
        <w:rPr>
          <w:rFonts w:ascii="Calibri Light" w:hAnsi="Calibri Light" w:cs="Arial"/>
        </w:rPr>
        <w:t xml:space="preserve">will route to </w:t>
      </w:r>
      <w:r w:rsidR="00100484">
        <w:rPr>
          <w:rFonts w:ascii="Calibri Light" w:hAnsi="Calibri Light" w:cs="Arial"/>
        </w:rPr>
        <w:t>an o</w:t>
      </w:r>
      <w:r w:rsidR="008F5FC2">
        <w:rPr>
          <w:rFonts w:ascii="Calibri Light" w:hAnsi="Calibri Light" w:cs="Arial"/>
        </w:rPr>
        <w:t xml:space="preserve">ffline </w:t>
      </w:r>
      <w:r w:rsidR="00100484">
        <w:rPr>
          <w:rFonts w:ascii="Calibri Light" w:hAnsi="Calibri Light" w:cs="Arial"/>
        </w:rPr>
        <w:t>s</w:t>
      </w:r>
      <w:r w:rsidR="008F5FC2">
        <w:rPr>
          <w:rFonts w:ascii="Calibri Light" w:hAnsi="Calibri Light" w:cs="Arial"/>
        </w:rPr>
        <w:t xml:space="preserve">upport team. </w:t>
      </w:r>
      <w:r w:rsidR="00100484">
        <w:rPr>
          <w:rFonts w:ascii="Calibri Light" w:hAnsi="Calibri Light" w:cs="Arial"/>
        </w:rPr>
        <w:t xml:space="preserve"> The o</w:t>
      </w:r>
      <w:r w:rsidR="008F5FC2" w:rsidRPr="00F729C7">
        <w:rPr>
          <w:rFonts w:ascii="Calibri Light" w:hAnsi="Calibri Light" w:cs="Arial"/>
        </w:rPr>
        <w:t xml:space="preserve">ffline </w:t>
      </w:r>
      <w:r w:rsidR="00100484">
        <w:rPr>
          <w:rFonts w:ascii="Calibri Light" w:hAnsi="Calibri Light" w:cs="Arial"/>
        </w:rPr>
        <w:t>support</w:t>
      </w:r>
      <w:r w:rsidR="008F5FC2" w:rsidRPr="00F729C7">
        <w:rPr>
          <w:rFonts w:ascii="Calibri Light" w:hAnsi="Calibri Light" w:cs="Arial"/>
        </w:rPr>
        <w:t xml:space="preserve"> team will </w:t>
      </w:r>
      <w:r w:rsidR="008F5FC2">
        <w:rPr>
          <w:rFonts w:ascii="Calibri Light" w:hAnsi="Calibri Light" w:cs="Arial"/>
        </w:rPr>
        <w:t xml:space="preserve">attend to the </w:t>
      </w:r>
      <w:r w:rsidR="001A559C">
        <w:rPr>
          <w:rFonts w:ascii="Calibri Light" w:hAnsi="Calibri Light" w:cs="Arial"/>
        </w:rPr>
        <w:t>Ticket</w:t>
      </w:r>
      <w:r w:rsidR="008F5FC2">
        <w:rPr>
          <w:rFonts w:ascii="Calibri Light" w:hAnsi="Calibri Light" w:cs="Arial"/>
        </w:rPr>
        <w:t xml:space="preserve"> and </w:t>
      </w:r>
      <w:r w:rsidR="008F5FC2" w:rsidRPr="00F729C7">
        <w:rPr>
          <w:rFonts w:ascii="Calibri Light" w:hAnsi="Calibri Light" w:cs="Arial"/>
        </w:rPr>
        <w:t>con</w:t>
      </w:r>
      <w:r w:rsidR="008F5FC2">
        <w:rPr>
          <w:rFonts w:ascii="Calibri Light" w:hAnsi="Calibri Light" w:cs="Arial"/>
        </w:rPr>
        <w:t>tact</w:t>
      </w:r>
      <w:r w:rsidR="00302865">
        <w:rPr>
          <w:rFonts w:ascii="Calibri Light" w:hAnsi="Calibri Light" w:cs="Arial"/>
        </w:rPr>
        <w:t xml:space="preserve"> the</w:t>
      </w:r>
      <w:r w:rsidR="008F5FC2">
        <w:rPr>
          <w:rFonts w:ascii="Calibri Light" w:hAnsi="Calibri Light" w:cs="Arial"/>
        </w:rPr>
        <w:t xml:space="preserve"> BP to carry out the Move Out</w:t>
      </w:r>
      <w:r w:rsidR="008F5FC2" w:rsidRPr="00F729C7">
        <w:rPr>
          <w:rFonts w:ascii="Calibri Light" w:hAnsi="Calibri Light" w:cs="Arial"/>
        </w:rPr>
        <w:t>.</w:t>
      </w:r>
    </w:p>
    <w:p w14:paraId="0FCEDCEF" w14:textId="2904AD7A" w:rsidR="008679E5" w:rsidRDefault="008679E5" w:rsidP="008F5FC2">
      <w:pPr>
        <w:pStyle w:val="Heading3Text"/>
        <w:ind w:left="720"/>
        <w:rPr>
          <w:rFonts w:ascii="Calibri Light" w:eastAsia="MS Mincho" w:hAnsi="Calibri Light"/>
          <w:color w:val="auto"/>
          <w:szCs w:val="24"/>
        </w:rPr>
      </w:pPr>
    </w:p>
    <w:p w14:paraId="3D561E12" w14:textId="00A79C9B" w:rsidR="00D161A6" w:rsidRPr="00672140" w:rsidRDefault="00D161A6" w:rsidP="00D161A6">
      <w:pPr>
        <w:pStyle w:val="Heading3"/>
        <w:keepNext/>
        <w:numPr>
          <w:ilvl w:val="2"/>
          <w:numId w:val="6"/>
        </w:numPr>
        <w:tabs>
          <w:tab w:val="left" w:pos="1440"/>
        </w:tabs>
        <w:spacing w:before="120" w:after="120"/>
        <w:ind w:left="1440" w:hanging="900"/>
      </w:pPr>
      <w:bookmarkStart w:id="93" w:name="_Toc509409241"/>
      <w:bookmarkStart w:id="94" w:name="_Toc509474996"/>
      <w:bookmarkStart w:id="95" w:name="_Toc509481716"/>
      <w:bookmarkStart w:id="96" w:name="_Toc510117025"/>
      <w:r>
        <w:t>Added Facility</w:t>
      </w:r>
      <w:bookmarkEnd w:id="93"/>
      <w:bookmarkEnd w:id="94"/>
      <w:bookmarkEnd w:id="95"/>
      <w:bookmarkEnd w:id="96"/>
    </w:p>
    <w:p w14:paraId="4A94F643" w14:textId="2AC7057C" w:rsidR="00806ED8" w:rsidRDefault="00806ED8" w:rsidP="5C9EE791">
      <w:pPr>
        <w:pStyle w:val="Heading3Text"/>
        <w:ind w:left="720"/>
        <w:rPr>
          <w:rFonts w:ascii="Calibri Light" w:eastAsia="MS Mincho" w:hAnsi="Calibri Light"/>
          <w:color w:val="auto"/>
        </w:rPr>
      </w:pPr>
      <w:r w:rsidRPr="5C9EE791">
        <w:rPr>
          <w:rFonts w:ascii="Calibri Light" w:eastAsia="MS Mincho" w:hAnsi="Calibri Light"/>
          <w:color w:val="auto"/>
        </w:rPr>
        <w:t xml:space="preserve">If the move out premise has Added Facility, BP will usually contact </w:t>
      </w:r>
      <w:r w:rsidR="005F3BFC" w:rsidRPr="5C9EE791">
        <w:rPr>
          <w:rFonts w:ascii="Calibri Light" w:eastAsia="MS Mincho" w:hAnsi="Calibri Light"/>
          <w:color w:val="auto"/>
        </w:rPr>
        <w:t xml:space="preserve">CCC/ </w:t>
      </w:r>
      <w:r w:rsidRPr="5C9EE791">
        <w:rPr>
          <w:rFonts w:ascii="Calibri Light" w:eastAsia="MS Mincho" w:hAnsi="Calibri Light"/>
          <w:color w:val="auto"/>
        </w:rPr>
        <w:t xml:space="preserve">BCD Account Executive when requesting a Move Out. Added Facility identifier resides </w:t>
      </w:r>
      <w:r w:rsidR="00DA0C66" w:rsidRPr="5C9EE791">
        <w:rPr>
          <w:rFonts w:ascii="Calibri Light" w:eastAsia="MS Mincho" w:hAnsi="Calibri Light"/>
          <w:color w:val="auto"/>
        </w:rPr>
        <w:t>as a</w:t>
      </w:r>
      <w:r w:rsidR="005D5689">
        <w:rPr>
          <w:rFonts w:ascii="Calibri Light" w:eastAsia="MS Mincho" w:hAnsi="Calibri Light"/>
          <w:color w:val="auto"/>
        </w:rPr>
        <w:t xml:space="preserve"> Division in an Installation</w:t>
      </w:r>
      <w:r w:rsidRPr="5C9EE791">
        <w:rPr>
          <w:rFonts w:ascii="Calibri Light" w:eastAsia="MS Mincho" w:hAnsi="Calibri Light"/>
          <w:color w:val="auto"/>
        </w:rPr>
        <w:t xml:space="preserve">. </w:t>
      </w:r>
      <w:r w:rsidR="003E4670">
        <w:rPr>
          <w:rFonts w:ascii="Calibri Light" w:eastAsia="MS Mincho" w:hAnsi="Calibri Light"/>
          <w:color w:val="auto"/>
        </w:rPr>
        <w:t xml:space="preserve">Added Facility can be easily seen </w:t>
      </w:r>
      <w:r w:rsidR="009D6559">
        <w:rPr>
          <w:rFonts w:ascii="Calibri Light" w:eastAsia="MS Mincho" w:hAnsi="Calibri Light"/>
          <w:color w:val="auto"/>
        </w:rPr>
        <w:t xml:space="preserve">as an additional line item along with other division such as Electric, Gas and Water </w:t>
      </w:r>
      <w:r w:rsidR="003E4670">
        <w:rPr>
          <w:rFonts w:ascii="Calibri Light" w:eastAsia="MS Mincho" w:hAnsi="Calibri Light"/>
          <w:color w:val="auto"/>
        </w:rPr>
        <w:t xml:space="preserve">in Move Out view as seen in </w:t>
      </w:r>
      <w:r w:rsidR="003E4670">
        <w:rPr>
          <w:rFonts w:ascii="Calibri Light" w:hAnsi="Calibri Light"/>
        </w:rPr>
        <w:t xml:space="preserve">Figure 2: Guiding Procedure – Services. </w:t>
      </w:r>
      <w:r w:rsidR="00A82F0A">
        <w:rPr>
          <w:rFonts w:ascii="Calibri Light" w:eastAsia="MS Mincho" w:hAnsi="Calibri Light"/>
          <w:color w:val="auto"/>
        </w:rPr>
        <w:t>User</w:t>
      </w:r>
      <w:r w:rsidRPr="5C9EE791">
        <w:rPr>
          <w:rFonts w:ascii="Calibri Light" w:eastAsia="MS Mincho" w:hAnsi="Calibri Light"/>
          <w:color w:val="auto"/>
        </w:rPr>
        <w:t xml:space="preserve"> will advise the BP that it will take up to 10 business days to research the contract and identify if any termination charges apply. BP will also be advised that termination of Added Facility can occur no earlier than 30 days</w:t>
      </w:r>
      <w:r w:rsidR="007D0DBA">
        <w:rPr>
          <w:rFonts w:ascii="Calibri Light" w:eastAsia="MS Mincho" w:hAnsi="Calibri Light"/>
          <w:color w:val="auto"/>
        </w:rPr>
        <w:t xml:space="preserve"> from the notice</w:t>
      </w:r>
      <w:r w:rsidRPr="5C9EE791">
        <w:rPr>
          <w:rFonts w:ascii="Calibri Light" w:eastAsia="MS Mincho" w:hAnsi="Calibri Light"/>
          <w:color w:val="auto"/>
        </w:rPr>
        <w:t>.</w:t>
      </w:r>
    </w:p>
    <w:p w14:paraId="4FB841E1" w14:textId="77025595" w:rsidR="00806ED8" w:rsidRDefault="00A82F0A" w:rsidP="5C9EE791">
      <w:pPr>
        <w:pStyle w:val="Heading3Text"/>
        <w:ind w:left="720"/>
        <w:rPr>
          <w:rFonts w:ascii="Calibri Light" w:eastAsia="MS Mincho" w:hAnsi="Calibri Light"/>
          <w:color w:val="auto"/>
        </w:rPr>
      </w:pPr>
      <w:r>
        <w:rPr>
          <w:rFonts w:ascii="Calibri Light" w:eastAsia="MS Mincho" w:hAnsi="Calibri Light"/>
          <w:color w:val="auto"/>
        </w:rPr>
        <w:t>User</w:t>
      </w:r>
      <w:r w:rsidR="00806ED8" w:rsidRPr="5C9EE791">
        <w:rPr>
          <w:rFonts w:ascii="Calibri Light" w:eastAsia="MS Mincho" w:hAnsi="Calibri Light"/>
          <w:color w:val="auto"/>
        </w:rPr>
        <w:t xml:space="preserve"> will </w:t>
      </w:r>
      <w:r w:rsidR="00F913FA">
        <w:rPr>
          <w:rFonts w:ascii="Calibri Light" w:eastAsia="MS Mincho" w:hAnsi="Calibri Light"/>
          <w:color w:val="auto"/>
        </w:rPr>
        <w:t>submit</w:t>
      </w:r>
      <w:r w:rsidR="00806ED8" w:rsidRPr="5C9EE791">
        <w:rPr>
          <w:rFonts w:ascii="Calibri Light" w:eastAsia="MS Mincho" w:hAnsi="Calibri Light"/>
          <w:color w:val="auto"/>
        </w:rPr>
        <w:t xml:space="preserve"> the Move Out</w:t>
      </w:r>
      <w:r w:rsidR="00F913FA">
        <w:rPr>
          <w:rFonts w:ascii="Calibri Light" w:eastAsia="MS Mincho" w:hAnsi="Calibri Light"/>
          <w:color w:val="auto"/>
        </w:rPr>
        <w:t xml:space="preserve">. User will create a billing </w:t>
      </w:r>
      <w:r w:rsidR="000E5A89">
        <w:rPr>
          <w:rFonts w:ascii="Calibri Light" w:eastAsia="MS Mincho" w:hAnsi="Calibri Light"/>
          <w:color w:val="auto"/>
        </w:rPr>
        <w:t>b</w:t>
      </w:r>
      <w:r w:rsidR="00F913FA">
        <w:rPr>
          <w:rFonts w:ascii="Calibri Light" w:eastAsia="MS Mincho" w:hAnsi="Calibri Light"/>
          <w:color w:val="auto"/>
        </w:rPr>
        <w:t>lock</w:t>
      </w:r>
      <w:r w:rsidR="008537C5">
        <w:rPr>
          <w:rFonts w:ascii="Calibri Light" w:eastAsia="MS Mincho" w:hAnsi="Calibri Light"/>
          <w:color w:val="auto"/>
        </w:rPr>
        <w:t xml:space="preserve"> </w:t>
      </w:r>
      <w:r w:rsidR="000E5A89">
        <w:rPr>
          <w:rFonts w:ascii="Calibri Light" w:eastAsia="MS Mincho" w:hAnsi="Calibri Light"/>
          <w:color w:val="auto"/>
        </w:rPr>
        <w:t>for the contract</w:t>
      </w:r>
      <w:r w:rsidR="00574364">
        <w:rPr>
          <w:rFonts w:ascii="Calibri Light" w:eastAsia="MS Mincho" w:hAnsi="Calibri Light"/>
          <w:color w:val="auto"/>
        </w:rPr>
        <w:t xml:space="preserve"> (Figure 6: Set Billing Block)</w:t>
      </w:r>
      <w:r w:rsidR="00A26BD2">
        <w:rPr>
          <w:rFonts w:ascii="Calibri Light" w:eastAsia="MS Mincho" w:hAnsi="Calibri Light"/>
          <w:color w:val="auto"/>
        </w:rPr>
        <w:t xml:space="preserve"> </w:t>
      </w:r>
      <w:r w:rsidR="00F913FA">
        <w:rPr>
          <w:rFonts w:ascii="Calibri Light" w:eastAsia="MS Mincho" w:hAnsi="Calibri Light"/>
          <w:color w:val="auto"/>
        </w:rPr>
        <w:t>and</w:t>
      </w:r>
      <w:r w:rsidR="00806ED8" w:rsidRPr="5C9EE791">
        <w:rPr>
          <w:rFonts w:ascii="Calibri Light" w:eastAsia="MS Mincho" w:hAnsi="Calibri Light"/>
          <w:color w:val="auto"/>
        </w:rPr>
        <w:t xml:space="preserve"> create a BPEM case category ‘Move Out – Added Facility’</w:t>
      </w:r>
      <w:r w:rsidR="008537C5">
        <w:rPr>
          <w:rFonts w:ascii="Calibri Light" w:eastAsia="MS Mincho" w:hAnsi="Calibri Light"/>
          <w:color w:val="auto"/>
        </w:rPr>
        <w:t xml:space="preserve"> in Hybris C4C</w:t>
      </w:r>
      <w:r w:rsidR="00806ED8" w:rsidRPr="5C9EE791">
        <w:rPr>
          <w:rFonts w:ascii="Calibri Light" w:eastAsia="MS Mincho" w:hAnsi="Calibri Light"/>
          <w:color w:val="auto"/>
        </w:rPr>
        <w:t xml:space="preserve">. The BPEM case will be routed to </w:t>
      </w:r>
      <w:r w:rsidR="006D448A" w:rsidRPr="5C9EE791">
        <w:rPr>
          <w:rFonts w:ascii="Calibri Light" w:eastAsia="MS Mincho" w:hAnsi="Calibri Light"/>
          <w:color w:val="auto"/>
        </w:rPr>
        <w:t>T&amp;D</w:t>
      </w:r>
      <w:r w:rsidR="00806ED8" w:rsidRPr="5C9EE791">
        <w:rPr>
          <w:rFonts w:ascii="Calibri Light" w:eastAsia="MS Mincho" w:hAnsi="Calibri Light"/>
          <w:color w:val="auto"/>
        </w:rPr>
        <w:t xml:space="preserve"> to </w:t>
      </w:r>
      <w:r w:rsidR="008537C5">
        <w:rPr>
          <w:rFonts w:ascii="Calibri Light" w:eastAsia="MS Mincho" w:hAnsi="Calibri Light"/>
          <w:color w:val="auto"/>
        </w:rPr>
        <w:t>modify the agreement</w:t>
      </w:r>
      <w:r w:rsidR="00DF0F8A">
        <w:rPr>
          <w:rFonts w:ascii="Calibri Light" w:eastAsia="MS Mincho" w:hAnsi="Calibri Light"/>
          <w:color w:val="auto"/>
        </w:rPr>
        <w:t xml:space="preserve"> and reassign to BCD if needed</w:t>
      </w:r>
      <w:r w:rsidR="00806ED8" w:rsidRPr="5C9EE791">
        <w:rPr>
          <w:rFonts w:ascii="Calibri Light" w:eastAsia="MS Mincho" w:hAnsi="Calibri Light"/>
          <w:color w:val="auto"/>
        </w:rPr>
        <w:t xml:space="preserve">. </w:t>
      </w:r>
      <w:r w:rsidR="006D448A" w:rsidRPr="5C9EE791">
        <w:rPr>
          <w:rFonts w:ascii="Calibri Light" w:eastAsia="MS Mincho" w:hAnsi="Calibri Light"/>
          <w:color w:val="auto"/>
        </w:rPr>
        <w:t>T&amp;D</w:t>
      </w:r>
      <w:r w:rsidR="00DA0C66" w:rsidRPr="5C9EE791">
        <w:rPr>
          <w:rFonts w:ascii="Calibri Light" w:eastAsia="MS Mincho" w:hAnsi="Calibri Light"/>
          <w:color w:val="auto"/>
        </w:rPr>
        <w:t xml:space="preserve"> </w:t>
      </w:r>
      <w:r w:rsidR="00806ED8" w:rsidRPr="5C9EE791">
        <w:rPr>
          <w:rFonts w:ascii="Calibri Light" w:eastAsia="MS Mincho" w:hAnsi="Calibri Light"/>
          <w:color w:val="auto"/>
        </w:rPr>
        <w:t xml:space="preserve">will </w:t>
      </w:r>
      <w:r w:rsidR="008537C5">
        <w:rPr>
          <w:rFonts w:ascii="Calibri Light" w:eastAsia="MS Mincho" w:hAnsi="Calibri Light"/>
          <w:color w:val="auto"/>
        </w:rPr>
        <w:t>then assign the BPEM case to RSO</w:t>
      </w:r>
      <w:r w:rsidR="00BB62C4">
        <w:rPr>
          <w:rFonts w:ascii="Calibri Light" w:eastAsia="MS Mincho" w:hAnsi="Calibri Light"/>
          <w:color w:val="auto"/>
        </w:rPr>
        <w:t xml:space="preserve"> Billing</w:t>
      </w:r>
      <w:r w:rsidR="008537C5">
        <w:rPr>
          <w:rFonts w:ascii="Calibri Light" w:eastAsia="MS Mincho" w:hAnsi="Calibri Light"/>
          <w:color w:val="auto"/>
        </w:rPr>
        <w:t>. RSO</w:t>
      </w:r>
      <w:r w:rsidR="00BB62C4">
        <w:rPr>
          <w:rFonts w:ascii="Calibri Light" w:eastAsia="MS Mincho" w:hAnsi="Calibri Light"/>
          <w:color w:val="auto"/>
        </w:rPr>
        <w:t xml:space="preserve"> Billing</w:t>
      </w:r>
      <w:r w:rsidR="008537C5">
        <w:rPr>
          <w:rFonts w:ascii="Calibri Light" w:eastAsia="MS Mincho" w:hAnsi="Calibri Light"/>
          <w:color w:val="auto"/>
        </w:rPr>
        <w:t xml:space="preserve"> </w:t>
      </w:r>
      <w:r w:rsidR="00806ED8" w:rsidRPr="5C9EE791">
        <w:rPr>
          <w:rFonts w:ascii="Calibri Light" w:eastAsia="MS Mincho" w:hAnsi="Calibri Light"/>
          <w:color w:val="auto"/>
        </w:rPr>
        <w:t>attend</w:t>
      </w:r>
      <w:r w:rsidR="008537C5">
        <w:rPr>
          <w:rFonts w:ascii="Calibri Light" w:eastAsia="MS Mincho" w:hAnsi="Calibri Light"/>
          <w:color w:val="auto"/>
        </w:rPr>
        <w:t>s</w:t>
      </w:r>
      <w:r w:rsidR="00806ED8" w:rsidRPr="5C9EE791">
        <w:rPr>
          <w:rFonts w:ascii="Calibri Light" w:eastAsia="MS Mincho" w:hAnsi="Calibri Light"/>
          <w:color w:val="auto"/>
        </w:rPr>
        <w:t xml:space="preserve"> the BPEM case and decide if the Added Facility can be removed from the premise </w:t>
      </w:r>
      <w:r w:rsidR="006E181D">
        <w:rPr>
          <w:rFonts w:ascii="Calibri Light" w:eastAsia="MS Mincho" w:hAnsi="Calibri Light"/>
          <w:color w:val="auto"/>
        </w:rPr>
        <w:t xml:space="preserve">by flagging </w:t>
      </w:r>
      <w:r w:rsidR="00806ED8" w:rsidRPr="5C9EE791">
        <w:rPr>
          <w:rFonts w:ascii="Calibri Light" w:eastAsia="MS Mincho" w:hAnsi="Calibri Light"/>
          <w:color w:val="auto"/>
        </w:rPr>
        <w:t>and determine the termination charges.</w:t>
      </w:r>
      <w:r w:rsidR="00F913FA">
        <w:rPr>
          <w:rFonts w:ascii="Calibri Light" w:eastAsia="MS Mincho" w:hAnsi="Calibri Light"/>
          <w:color w:val="auto"/>
        </w:rPr>
        <w:t xml:space="preserve"> </w:t>
      </w:r>
      <w:r w:rsidR="006E181D">
        <w:rPr>
          <w:rFonts w:ascii="Calibri Light" w:eastAsia="MS Mincho" w:hAnsi="Calibri Light"/>
          <w:color w:val="auto"/>
        </w:rPr>
        <w:t xml:space="preserve">RSO </w:t>
      </w:r>
      <w:r w:rsidR="00BB62C4">
        <w:rPr>
          <w:rFonts w:ascii="Calibri Light" w:eastAsia="MS Mincho" w:hAnsi="Calibri Light"/>
          <w:color w:val="auto"/>
        </w:rPr>
        <w:t xml:space="preserve">Billing </w:t>
      </w:r>
      <w:r w:rsidR="006E181D">
        <w:rPr>
          <w:rFonts w:ascii="Calibri Light" w:eastAsia="MS Mincho" w:hAnsi="Calibri Light"/>
          <w:color w:val="auto"/>
        </w:rPr>
        <w:t>will remove billing block and mark Added Facility Installation as deleted</w:t>
      </w:r>
      <w:r w:rsidR="00632B7B">
        <w:rPr>
          <w:rFonts w:ascii="Calibri Light" w:eastAsia="MS Mincho" w:hAnsi="Calibri Light"/>
          <w:color w:val="auto"/>
        </w:rPr>
        <w:t xml:space="preserve"> in S/4HANA</w:t>
      </w:r>
      <w:r w:rsidR="006E181D">
        <w:rPr>
          <w:rFonts w:ascii="Calibri Light" w:eastAsia="MS Mincho" w:hAnsi="Calibri Light"/>
          <w:color w:val="auto"/>
        </w:rPr>
        <w:t xml:space="preserve"> if applicable.</w:t>
      </w:r>
      <w:r w:rsidR="006C5587">
        <w:rPr>
          <w:rFonts w:ascii="Calibri Light" w:eastAsia="MS Mincho" w:hAnsi="Calibri Light"/>
          <w:color w:val="auto"/>
        </w:rPr>
        <w:t xml:space="preserve"> The Move Out will not create a Service Order or RSS Request for the Added Facility Contract.</w:t>
      </w:r>
      <w:r w:rsidR="00C507CA">
        <w:rPr>
          <w:rFonts w:ascii="Calibri Light" w:eastAsia="MS Mincho" w:hAnsi="Calibri Light"/>
          <w:color w:val="auto"/>
        </w:rPr>
        <w:t xml:space="preserve"> </w:t>
      </w:r>
    </w:p>
    <w:p w14:paraId="4F71FCD1" w14:textId="115CB129" w:rsidR="00702025" w:rsidRDefault="00416F0C" w:rsidP="00702025">
      <w:pPr>
        <w:pStyle w:val="Heading3Text"/>
        <w:keepNext/>
        <w:ind w:left="720"/>
      </w:pPr>
      <w:r>
        <w:rPr>
          <w:noProof/>
          <w:lang w:eastAsia="en-US"/>
        </w:rPr>
        <mc:AlternateContent>
          <mc:Choice Requires="wps">
            <w:drawing>
              <wp:anchor distT="0" distB="0" distL="114300" distR="114300" simplePos="0" relativeHeight="251658241" behindDoc="0" locked="0" layoutInCell="1" allowOverlap="1" wp14:anchorId="2C0536AE" wp14:editId="52BBF06A">
                <wp:simplePos x="0" y="0"/>
                <wp:positionH relativeFrom="column">
                  <wp:posOffset>4286250</wp:posOffset>
                </wp:positionH>
                <wp:positionV relativeFrom="paragraph">
                  <wp:posOffset>1668145</wp:posOffset>
                </wp:positionV>
                <wp:extent cx="831850" cy="323850"/>
                <wp:effectExtent l="0" t="0" r="25400" b="19050"/>
                <wp:wrapNone/>
                <wp:docPr id="19" name="Rectangle 19"/>
                <wp:cNvGraphicFramePr/>
                <a:graphic xmlns:a="http://schemas.openxmlformats.org/drawingml/2006/main">
                  <a:graphicData uri="http://schemas.microsoft.com/office/word/2010/wordprocessingShape">
                    <wps:wsp>
                      <wps:cNvSpPr/>
                      <wps:spPr>
                        <a:xfrm>
                          <a:off x="0" y="0"/>
                          <a:ext cx="831850" cy="3238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61AFA3" id="Rectangle 19" o:spid="_x0000_s1026" style="position:absolute;margin-left:337.5pt;margin-top:131.35pt;width:65.5pt;height:25.5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" filled="f" strokecolor="red" strokeweight="2pt"/>
            </w:pict>
          </mc:Fallback>
        </mc:AlternateContent>
      </w:r>
      <w:r w:rsidR="00702025">
        <w:rPr>
          <w:noProof/>
          <w:lang w:eastAsia="en-US"/>
        </w:rPr>
        <w:drawing>
          <wp:inline distT="0" distB="0" distL="0" distR="0" wp14:anchorId="74766CAB" wp14:editId="7384B486">
            <wp:extent cx="4667250" cy="26320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l="17837" t="18325" r="731"/>
                    <a:stretch/>
                  </pic:blipFill>
                  <pic:spPr bwMode="auto">
                    <a:xfrm>
                      <a:off x="0" y="0"/>
                      <a:ext cx="4667250" cy="2632075"/>
                    </a:xfrm>
                    <a:prstGeom prst="rect">
                      <a:avLst/>
                    </a:prstGeom>
                    <a:ln>
                      <a:noFill/>
                    </a:ln>
                    <a:extLst>
                      <a:ext uri="{53640926-AAD7-44D8-BBD7-CCE9431645EC}">
                        <a14:shadowObscured xmlns:a14="http://schemas.microsoft.com/office/drawing/2010/main"/>
                      </a:ext>
                    </a:extLst>
                  </pic:spPr>
                </pic:pic>
              </a:graphicData>
            </a:graphic>
          </wp:inline>
        </w:drawing>
      </w:r>
    </w:p>
    <w:p w14:paraId="1B245619" w14:textId="59D4D9B6" w:rsidR="00702025" w:rsidRDefault="00702025" w:rsidP="00702025">
      <w:pPr>
        <w:pStyle w:val="Caption"/>
        <w:ind w:firstLine="720"/>
      </w:pPr>
      <w:r>
        <w:t xml:space="preserve">Figure </w:t>
      </w:r>
      <w:r>
        <w:fldChar w:fldCharType="begin"/>
      </w:r>
      <w:r>
        <w:instrText xml:space="preserve"> SEQ Figure \* ARABIC </w:instrText>
      </w:r>
      <w:r>
        <w:fldChar w:fldCharType="separate"/>
      </w:r>
      <w:r w:rsidR="00416F0C">
        <w:rPr>
          <w:noProof/>
        </w:rPr>
        <w:t>6</w:t>
      </w:r>
      <w:r>
        <w:fldChar w:fldCharType="end"/>
      </w:r>
      <w:r>
        <w:t>: Set Billing Block</w:t>
      </w:r>
    </w:p>
    <w:p w14:paraId="3486ABDF" w14:textId="0B762B90" w:rsidR="008679E5" w:rsidRPr="00194F35" w:rsidRDefault="008679E5" w:rsidP="00806ED8">
      <w:pPr>
        <w:pStyle w:val="Heading3Text"/>
        <w:ind w:left="720"/>
        <w:rPr>
          <w:rFonts w:ascii="Calibri Light" w:eastAsia="MS Mincho" w:hAnsi="Calibri Light"/>
          <w:color w:val="auto"/>
          <w:szCs w:val="24"/>
        </w:rPr>
      </w:pPr>
    </w:p>
    <w:p w14:paraId="0CA02697" w14:textId="4FE0DB4B" w:rsidR="00D353FC" w:rsidRPr="00672140" w:rsidRDefault="00D353FC" w:rsidP="00D353FC">
      <w:pPr>
        <w:pStyle w:val="Heading3"/>
        <w:keepNext/>
        <w:numPr>
          <w:ilvl w:val="2"/>
          <w:numId w:val="6"/>
        </w:numPr>
        <w:tabs>
          <w:tab w:val="left" w:pos="1440"/>
        </w:tabs>
        <w:spacing w:before="120" w:after="120"/>
        <w:ind w:left="1440" w:hanging="900"/>
      </w:pPr>
      <w:bookmarkStart w:id="97" w:name="_Toc509409242"/>
      <w:bookmarkStart w:id="98" w:name="_Toc509474997"/>
      <w:bookmarkStart w:id="99" w:name="_Toc509481717"/>
      <w:bookmarkStart w:id="100" w:name="_Toc510117026"/>
      <w:r>
        <w:t>CCA/DA</w:t>
      </w:r>
      <w:bookmarkEnd w:id="97"/>
      <w:bookmarkEnd w:id="98"/>
      <w:bookmarkEnd w:id="99"/>
      <w:bookmarkEnd w:id="100"/>
    </w:p>
    <w:p w14:paraId="76F52F97" w14:textId="6E631842" w:rsidR="00D353FC" w:rsidRPr="00194F35" w:rsidRDefault="003D3254" w:rsidP="5C9EE791">
      <w:pPr>
        <w:pStyle w:val="Heading3Text"/>
        <w:ind w:left="720"/>
        <w:rPr>
          <w:rFonts w:ascii="Calibri Light" w:eastAsia="MS Mincho" w:hAnsi="Calibri Light"/>
          <w:color w:val="auto"/>
        </w:rPr>
      </w:pPr>
      <w:r w:rsidRPr="5C9EE791">
        <w:rPr>
          <w:rFonts w:ascii="Calibri Light" w:eastAsia="MS Mincho" w:hAnsi="Calibri Light"/>
          <w:color w:val="auto"/>
        </w:rPr>
        <w:t>User</w:t>
      </w:r>
      <w:r w:rsidR="00D353FC" w:rsidRPr="5C9EE791">
        <w:rPr>
          <w:rFonts w:ascii="Calibri Light" w:eastAsia="MS Mincho" w:hAnsi="Calibri Light"/>
          <w:color w:val="auto"/>
        </w:rPr>
        <w:t xml:space="preserve"> is able to do Move Out for CCA/DA</w:t>
      </w:r>
      <w:r w:rsidR="00D77039" w:rsidRPr="5C9EE791">
        <w:rPr>
          <w:rFonts w:ascii="Calibri Light" w:eastAsia="MS Mincho" w:hAnsi="Calibri Light"/>
          <w:color w:val="auto"/>
        </w:rPr>
        <w:t xml:space="preserve"> contract</w:t>
      </w:r>
      <w:r w:rsidR="00D353FC" w:rsidRPr="5C9EE791">
        <w:rPr>
          <w:rFonts w:ascii="Calibri Light" w:eastAsia="MS Mincho" w:hAnsi="Calibri Light"/>
          <w:color w:val="auto"/>
        </w:rPr>
        <w:t>, there is no restriction</w:t>
      </w:r>
      <w:r w:rsidR="005C6FDF" w:rsidRPr="5C9EE791">
        <w:rPr>
          <w:rFonts w:ascii="Calibri Light" w:eastAsia="MS Mincho" w:hAnsi="Calibri Light"/>
          <w:color w:val="auto"/>
        </w:rPr>
        <w:t>.</w:t>
      </w:r>
      <w:r w:rsidR="00474D9E" w:rsidRPr="5C9EE791">
        <w:rPr>
          <w:rFonts w:ascii="Calibri Light" w:eastAsia="MS Mincho" w:hAnsi="Calibri Light"/>
          <w:color w:val="auto"/>
        </w:rPr>
        <w:t xml:space="preserve"> </w:t>
      </w:r>
      <w:r w:rsidR="00474D9E">
        <w:rPr>
          <w:rFonts w:ascii="Calibri Light" w:hAnsi="Calibri Light"/>
        </w:rPr>
        <w:t xml:space="preserve">CCA/DA contract will be dropped via IDEX process, refer to BPD </w:t>
      </w:r>
      <w:hyperlink r:id="rId49" w:history="1">
        <w:r w:rsidR="00474D9E" w:rsidRPr="6AE7EEFA">
          <w:rPr>
            <w:rStyle w:val="Hyperlink"/>
            <w:rFonts w:ascii="Calibri Light" w:hAnsi="Calibri Light"/>
            <w:i/>
            <w:iCs/>
          </w:rPr>
          <w:t>UB-ID-02 Process EDI Contracts – Drop</w:t>
        </w:r>
      </w:hyperlink>
      <w:r w:rsidR="00474D9E">
        <w:rPr>
          <w:rFonts w:ascii="Calibri Light" w:hAnsi="Calibri Light"/>
        </w:rPr>
        <w:t xml:space="preserve"> for more information.</w:t>
      </w:r>
    </w:p>
    <w:p w14:paraId="520F00D9" w14:textId="77777777" w:rsidR="008F5FC2" w:rsidRDefault="008F5FC2" w:rsidP="005C6FDF">
      <w:pPr>
        <w:pStyle w:val="Heading3Text"/>
        <w:ind w:left="0"/>
        <w:jc w:val="both"/>
      </w:pPr>
    </w:p>
    <w:p w14:paraId="75B0E5F6" w14:textId="2742C01A" w:rsidR="005C6FDF" w:rsidRPr="00672140" w:rsidRDefault="005C6FDF" w:rsidP="005C6FDF">
      <w:pPr>
        <w:pStyle w:val="Heading3"/>
        <w:keepNext/>
        <w:numPr>
          <w:ilvl w:val="2"/>
          <w:numId w:val="6"/>
        </w:numPr>
        <w:tabs>
          <w:tab w:val="left" w:pos="1440"/>
        </w:tabs>
        <w:spacing w:before="120" w:after="120"/>
        <w:ind w:left="1440" w:hanging="900"/>
      </w:pPr>
      <w:bookmarkStart w:id="101" w:name="_Toc509409243"/>
      <w:bookmarkStart w:id="102" w:name="_Toc509474998"/>
      <w:bookmarkStart w:id="103" w:name="_Toc509481718"/>
      <w:bookmarkStart w:id="104" w:name="_Toc510117027"/>
      <w:r>
        <w:t>Meter R</w:t>
      </w:r>
      <w:r w:rsidR="00FF5FE1">
        <w:t>eplacement</w:t>
      </w:r>
      <w:bookmarkEnd w:id="101"/>
      <w:bookmarkEnd w:id="102"/>
      <w:bookmarkEnd w:id="103"/>
      <w:bookmarkEnd w:id="104"/>
    </w:p>
    <w:p w14:paraId="70C28D25" w14:textId="09235F7D" w:rsidR="00FF5FE1" w:rsidRPr="00194F35" w:rsidRDefault="00FF5FE1" w:rsidP="5C9EE791">
      <w:pPr>
        <w:pStyle w:val="Heading3Text"/>
        <w:ind w:left="720"/>
        <w:rPr>
          <w:rFonts w:ascii="Calibri Light" w:eastAsia="MS Mincho" w:hAnsi="Calibri Light"/>
          <w:color w:val="auto"/>
        </w:rPr>
      </w:pPr>
      <w:r w:rsidRPr="5C9EE791">
        <w:rPr>
          <w:rFonts w:ascii="Calibri Light" w:eastAsia="MS Mincho" w:hAnsi="Calibri Light"/>
          <w:color w:val="auto"/>
        </w:rPr>
        <w:t xml:space="preserve">If the premise </w:t>
      </w:r>
      <w:r w:rsidR="62422BC8" w:rsidRPr="5C9EE791">
        <w:rPr>
          <w:rFonts w:ascii="Calibri Light" w:eastAsia="MS Mincho" w:hAnsi="Calibri Light"/>
          <w:color w:val="auto"/>
        </w:rPr>
        <w:t xml:space="preserve">has </w:t>
      </w:r>
      <w:r w:rsidRPr="5C9EE791">
        <w:rPr>
          <w:rFonts w:ascii="Calibri Light" w:eastAsia="MS Mincho" w:hAnsi="Calibri Light"/>
          <w:color w:val="auto"/>
        </w:rPr>
        <w:t>a non-smart meter, a Meter Change Out Service Order will be created automatically to change out the non-smart meter to smart meter</w:t>
      </w:r>
      <w:r w:rsidR="00E13974">
        <w:rPr>
          <w:rFonts w:ascii="Calibri Light" w:eastAsia="MS Mincho" w:hAnsi="Calibri Light"/>
          <w:color w:val="auto"/>
        </w:rPr>
        <w:t xml:space="preserve"> after the Move Out effective date</w:t>
      </w:r>
      <w:r w:rsidRPr="5C9EE791">
        <w:rPr>
          <w:rFonts w:ascii="Calibri Light" w:eastAsia="MS Mincho" w:hAnsi="Calibri Light"/>
          <w:color w:val="auto"/>
        </w:rPr>
        <w:t>. SCE has 15 days to change out the meter</w:t>
      </w:r>
      <w:r w:rsidR="00C614F5" w:rsidRPr="5C9EE791">
        <w:rPr>
          <w:rFonts w:ascii="Calibri Light" w:eastAsia="MS Mincho" w:hAnsi="Calibri Light"/>
          <w:color w:val="auto"/>
        </w:rPr>
        <w:t xml:space="preserve"> via enhancement </w:t>
      </w:r>
      <w:r w:rsidR="00C614F5" w:rsidRPr="5827012F">
        <w:rPr>
          <w:rFonts w:ascii="Calibri Light" w:hAnsi="Calibri Light"/>
          <w:i/>
          <w:iCs/>
        </w:rPr>
        <w:t>E-CIM-CS-02 - Create Work Order during Move-In/Move-Out/Transfer</w:t>
      </w:r>
      <w:r w:rsidRPr="5C9EE791">
        <w:rPr>
          <w:rFonts w:ascii="Calibri Light" w:eastAsia="MS Mincho" w:hAnsi="Calibri Light"/>
          <w:color w:val="auto"/>
        </w:rPr>
        <w:t xml:space="preserve">. If a new BP moves in prior to the meter </w:t>
      </w:r>
      <w:r w:rsidR="001F3F99">
        <w:rPr>
          <w:rFonts w:ascii="Calibri Light" w:eastAsia="MS Mincho" w:hAnsi="Calibri Light"/>
          <w:color w:val="auto"/>
        </w:rPr>
        <w:t xml:space="preserve">being </w:t>
      </w:r>
      <w:r w:rsidRPr="5C9EE791">
        <w:rPr>
          <w:rFonts w:ascii="Calibri Light" w:eastAsia="MS Mincho" w:hAnsi="Calibri Light"/>
          <w:color w:val="auto"/>
        </w:rPr>
        <w:t xml:space="preserve">changed to </w:t>
      </w:r>
      <w:r w:rsidR="001F3F99">
        <w:rPr>
          <w:rFonts w:ascii="Calibri Light" w:eastAsia="MS Mincho" w:hAnsi="Calibri Light"/>
          <w:color w:val="auto"/>
        </w:rPr>
        <w:t xml:space="preserve">a </w:t>
      </w:r>
      <w:r w:rsidRPr="5C9EE791">
        <w:rPr>
          <w:rFonts w:ascii="Calibri Light" w:eastAsia="MS Mincho" w:hAnsi="Calibri Light"/>
          <w:color w:val="auto"/>
        </w:rPr>
        <w:t xml:space="preserve">smart meter, the BP will get billed with consumption on the day BP moved in and not the date the meter is changed out. Refer to BPD document </w:t>
      </w:r>
      <w:hyperlink r:id="rId50" w:history="1">
        <w:r w:rsidRPr="5827012F">
          <w:rPr>
            <w:rStyle w:val="Hyperlink"/>
            <w:rFonts w:ascii="Calibri Light" w:eastAsia="MS Mincho" w:hAnsi="Calibri Light"/>
            <w:i/>
            <w:iCs/>
          </w:rPr>
          <w:t>DF-WM-02 - Handle Field Orders - Manage Field Orders</w:t>
        </w:r>
      </w:hyperlink>
      <w:r w:rsidRPr="5C9EE791">
        <w:rPr>
          <w:rFonts w:ascii="Calibri Light" w:eastAsia="MS Mincho" w:hAnsi="Calibri Light"/>
          <w:color w:val="auto"/>
        </w:rPr>
        <w:t xml:space="preserve"> for more information.</w:t>
      </w:r>
    </w:p>
    <w:p w14:paraId="6A2FE40E" w14:textId="3E71317F" w:rsidR="00CC7D37" w:rsidRDefault="00CC7D37" w:rsidP="00C37EFB">
      <w:pPr>
        <w:pStyle w:val="Heading3Text"/>
        <w:ind w:left="720"/>
        <w:jc w:val="both"/>
      </w:pPr>
    </w:p>
    <w:p w14:paraId="13AB62A5" w14:textId="28CCE407" w:rsidR="00580334" w:rsidRDefault="00ED5C68" w:rsidP="005C6FDF">
      <w:pPr>
        <w:pStyle w:val="Heading3Text"/>
        <w:ind w:left="0"/>
        <w:jc w:val="both"/>
      </w:pPr>
      <w:r>
        <w:lastRenderedPageBreak/>
        <w:tab/>
      </w:r>
    </w:p>
    <w:p w14:paraId="1CE0B63C" w14:textId="30946769" w:rsidR="00835128" w:rsidRPr="00672140" w:rsidRDefault="009D71D6" w:rsidP="00835128">
      <w:pPr>
        <w:pStyle w:val="Heading3"/>
        <w:keepNext/>
        <w:numPr>
          <w:ilvl w:val="2"/>
          <w:numId w:val="6"/>
        </w:numPr>
        <w:tabs>
          <w:tab w:val="left" w:pos="1440"/>
        </w:tabs>
        <w:spacing w:before="120" w:after="120"/>
        <w:ind w:left="1440" w:hanging="900"/>
      </w:pPr>
      <w:bookmarkStart w:id="105" w:name="_Toc509409244"/>
      <w:bookmarkStart w:id="106" w:name="_Toc509474999"/>
      <w:bookmarkStart w:id="107" w:name="_Toc509481719"/>
      <w:bookmarkStart w:id="108" w:name="_Toc510117028"/>
      <w:r>
        <w:t>Self-Certif</w:t>
      </w:r>
      <w:r w:rsidR="000B47C8">
        <w:t>ied</w:t>
      </w:r>
      <w:r>
        <w:t xml:space="preserve"> Sensitive</w:t>
      </w:r>
      <w:bookmarkEnd w:id="105"/>
      <w:bookmarkEnd w:id="106"/>
      <w:bookmarkEnd w:id="107"/>
      <w:bookmarkEnd w:id="108"/>
    </w:p>
    <w:p w14:paraId="43BCA31A" w14:textId="4322C6E4" w:rsidR="002C4C2F" w:rsidRDefault="005F150D" w:rsidP="00835128">
      <w:pPr>
        <w:pStyle w:val="Heading2Text"/>
        <w:rPr>
          <w:rFonts w:ascii="Calibri Light" w:hAnsi="Calibri Light" w:cs="Arial"/>
        </w:rPr>
      </w:pPr>
      <w:r>
        <w:rPr>
          <w:rFonts w:ascii="Calibri Light" w:hAnsi="Calibri Light" w:cs="Arial"/>
        </w:rPr>
        <w:t xml:space="preserve">Self-Certified Sensitive is identified </w:t>
      </w:r>
      <w:r w:rsidR="00DF0CB2">
        <w:rPr>
          <w:rFonts w:ascii="Calibri Light" w:hAnsi="Calibri Light" w:cs="Arial"/>
        </w:rPr>
        <w:t>using</w:t>
      </w:r>
      <w:r>
        <w:rPr>
          <w:rFonts w:ascii="Calibri Light" w:hAnsi="Calibri Light" w:cs="Arial"/>
        </w:rPr>
        <w:t xml:space="preserve"> </w:t>
      </w:r>
      <w:r w:rsidR="003F52C1">
        <w:rPr>
          <w:rFonts w:ascii="Calibri Light" w:hAnsi="Calibri Light" w:cs="Arial"/>
        </w:rPr>
        <w:t>BPEM Case and Supply Guarantee in Installation</w:t>
      </w:r>
      <w:r>
        <w:rPr>
          <w:rFonts w:ascii="Calibri Light" w:hAnsi="Calibri Light" w:cs="Arial"/>
        </w:rPr>
        <w:t xml:space="preserve">. </w:t>
      </w:r>
      <w:r w:rsidR="009E3E03">
        <w:rPr>
          <w:rFonts w:ascii="Calibri Light" w:hAnsi="Calibri Light" w:cs="Arial"/>
        </w:rPr>
        <w:t xml:space="preserve">If </w:t>
      </w:r>
      <w:r w:rsidR="00656BCF">
        <w:rPr>
          <w:rFonts w:ascii="Calibri Light" w:hAnsi="Calibri Light" w:cs="Arial"/>
        </w:rPr>
        <w:t xml:space="preserve">Move Out </w:t>
      </w:r>
      <w:r w:rsidR="009E3E03">
        <w:rPr>
          <w:rFonts w:ascii="Calibri Light" w:hAnsi="Calibri Light" w:cs="Arial"/>
        </w:rPr>
        <w:t xml:space="preserve">is </w:t>
      </w:r>
      <w:r w:rsidR="00656BCF">
        <w:rPr>
          <w:rFonts w:ascii="Calibri Light" w:hAnsi="Calibri Light" w:cs="Arial"/>
        </w:rPr>
        <w:t xml:space="preserve">on </w:t>
      </w:r>
      <w:r w:rsidR="009E3E03">
        <w:rPr>
          <w:rFonts w:ascii="Calibri Light" w:hAnsi="Calibri Light" w:cs="Arial"/>
        </w:rPr>
        <w:t xml:space="preserve">a </w:t>
      </w:r>
      <w:r w:rsidR="00656BCF">
        <w:rPr>
          <w:rFonts w:ascii="Calibri Light" w:hAnsi="Calibri Light" w:cs="Arial"/>
        </w:rPr>
        <w:t xml:space="preserve">premise </w:t>
      </w:r>
      <w:r w:rsidR="009E3E03">
        <w:rPr>
          <w:rFonts w:ascii="Calibri Light" w:hAnsi="Calibri Light" w:cs="Arial"/>
        </w:rPr>
        <w:t xml:space="preserve">that </w:t>
      </w:r>
      <w:r w:rsidR="00856AA5">
        <w:rPr>
          <w:rFonts w:ascii="Calibri Light" w:hAnsi="Calibri Light" w:cs="Arial"/>
        </w:rPr>
        <w:t xml:space="preserve">was </w:t>
      </w:r>
      <w:r w:rsidR="00656BCF">
        <w:rPr>
          <w:rFonts w:ascii="Calibri Light" w:hAnsi="Calibri Light" w:cs="Arial"/>
        </w:rPr>
        <w:t xml:space="preserve">identified </w:t>
      </w:r>
      <w:r w:rsidR="009E3E03">
        <w:rPr>
          <w:rFonts w:ascii="Calibri Light" w:hAnsi="Calibri Light" w:cs="Arial"/>
        </w:rPr>
        <w:t xml:space="preserve">as </w:t>
      </w:r>
      <w:r w:rsidR="005F30ED">
        <w:rPr>
          <w:rFonts w:ascii="Calibri Light" w:hAnsi="Calibri Light" w:cs="Arial"/>
        </w:rPr>
        <w:t>Self-Certif</w:t>
      </w:r>
      <w:r w:rsidR="003E4670">
        <w:rPr>
          <w:rFonts w:ascii="Calibri Light" w:hAnsi="Calibri Light" w:cs="Arial"/>
        </w:rPr>
        <w:t>ied</w:t>
      </w:r>
      <w:r w:rsidR="00856AA5">
        <w:rPr>
          <w:rFonts w:ascii="Calibri Light" w:hAnsi="Calibri Light" w:cs="Arial"/>
        </w:rPr>
        <w:t xml:space="preserve"> Sensitive</w:t>
      </w:r>
      <w:r w:rsidR="009E3E03">
        <w:rPr>
          <w:rFonts w:ascii="Calibri Light" w:hAnsi="Calibri Light" w:cs="Arial"/>
        </w:rPr>
        <w:t xml:space="preserve">, </w:t>
      </w:r>
      <w:r w:rsidR="003F52C1">
        <w:rPr>
          <w:rFonts w:ascii="Calibri Light" w:hAnsi="Calibri Light" w:cs="Arial"/>
        </w:rPr>
        <w:t>User need</w:t>
      </w:r>
      <w:r w:rsidR="003A2B3F">
        <w:rPr>
          <w:rFonts w:ascii="Calibri Light" w:hAnsi="Calibri Light" w:cs="Arial"/>
        </w:rPr>
        <w:t>s</w:t>
      </w:r>
      <w:r w:rsidR="003F52C1">
        <w:rPr>
          <w:rFonts w:ascii="Calibri Light" w:hAnsi="Calibri Light" w:cs="Arial"/>
        </w:rPr>
        <w:t xml:space="preserve"> to remove the Supply Guarantee flag </w:t>
      </w:r>
      <w:r w:rsidR="003A2B3F">
        <w:rPr>
          <w:rFonts w:ascii="Calibri Light" w:hAnsi="Calibri Light" w:cs="Arial"/>
        </w:rPr>
        <w:t xml:space="preserve">(Figure 7: Supply Guarantee) </w:t>
      </w:r>
      <w:r w:rsidR="003F52C1">
        <w:rPr>
          <w:rFonts w:ascii="Calibri Light" w:hAnsi="Calibri Light" w:cs="Arial"/>
        </w:rPr>
        <w:t>from Installation</w:t>
      </w:r>
      <w:r w:rsidR="003A2B3F">
        <w:rPr>
          <w:rFonts w:ascii="Calibri Light" w:hAnsi="Calibri Light" w:cs="Arial"/>
        </w:rPr>
        <w:t xml:space="preserve"> prior submitting the Move Out</w:t>
      </w:r>
      <w:r w:rsidR="003F52C1">
        <w:rPr>
          <w:rFonts w:ascii="Calibri Light" w:hAnsi="Calibri Light" w:cs="Arial"/>
        </w:rPr>
        <w:t xml:space="preserve">. </w:t>
      </w:r>
      <w:r w:rsidR="008C7AE6">
        <w:rPr>
          <w:rFonts w:ascii="Calibri Light" w:hAnsi="Calibri Light" w:cs="Arial"/>
        </w:rPr>
        <w:t xml:space="preserve">User will also close out the </w:t>
      </w:r>
      <w:r w:rsidR="00E66B5C">
        <w:rPr>
          <w:rFonts w:ascii="Calibri Light" w:hAnsi="Calibri Light" w:cs="Arial"/>
        </w:rPr>
        <w:t>Self Cer</w:t>
      </w:r>
      <w:r w:rsidR="007901AF">
        <w:rPr>
          <w:rFonts w:ascii="Calibri Light" w:hAnsi="Calibri Light" w:cs="Arial"/>
        </w:rPr>
        <w:t>tified BPEM case</w:t>
      </w:r>
      <w:r w:rsidR="008C7AE6">
        <w:rPr>
          <w:rFonts w:ascii="Calibri Light" w:hAnsi="Calibri Light" w:cs="Arial"/>
        </w:rPr>
        <w:t xml:space="preserve"> manually.</w:t>
      </w:r>
      <w:r w:rsidR="007901AF">
        <w:rPr>
          <w:rFonts w:ascii="Calibri Light" w:hAnsi="Calibri Light" w:cs="Arial"/>
        </w:rPr>
        <w:t xml:space="preserve"> </w:t>
      </w:r>
      <w:r w:rsidR="008C7AE6">
        <w:rPr>
          <w:rFonts w:ascii="Calibri Light" w:hAnsi="Calibri Light" w:cs="Arial"/>
        </w:rPr>
        <w:t xml:space="preserve">Alternatively, the BPEM case </w:t>
      </w:r>
      <w:r w:rsidR="007901AF">
        <w:rPr>
          <w:rFonts w:ascii="Calibri Light" w:hAnsi="Calibri Light" w:cs="Arial"/>
        </w:rPr>
        <w:t xml:space="preserve">will appear in the </w:t>
      </w:r>
      <w:proofErr w:type="spellStart"/>
      <w:r w:rsidR="007901AF">
        <w:rPr>
          <w:rFonts w:ascii="Calibri Light" w:hAnsi="Calibri Light" w:cs="Arial"/>
        </w:rPr>
        <w:t>BDEx</w:t>
      </w:r>
      <w:proofErr w:type="spellEnd"/>
      <w:r w:rsidR="007901AF">
        <w:rPr>
          <w:rFonts w:ascii="Calibri Light" w:hAnsi="Calibri Light" w:cs="Arial"/>
        </w:rPr>
        <w:t xml:space="preserve"> report for </w:t>
      </w:r>
      <w:r w:rsidR="00DF0F8A">
        <w:rPr>
          <w:rFonts w:ascii="Calibri Light" w:hAnsi="Calibri Light" w:cs="Arial"/>
        </w:rPr>
        <w:t>RSO</w:t>
      </w:r>
      <w:r w:rsidR="007901AF">
        <w:rPr>
          <w:rFonts w:ascii="Calibri Light" w:hAnsi="Calibri Light" w:cs="Arial"/>
        </w:rPr>
        <w:t xml:space="preserve"> to close out the BPEM case</w:t>
      </w:r>
      <w:r w:rsidR="008C7AE6">
        <w:rPr>
          <w:rFonts w:ascii="Calibri Light" w:hAnsi="Calibri Light" w:cs="Arial"/>
        </w:rPr>
        <w:t xml:space="preserve"> when it reaches 90 days</w:t>
      </w:r>
      <w:r w:rsidR="007901AF">
        <w:rPr>
          <w:rFonts w:ascii="Calibri Light" w:hAnsi="Calibri Light" w:cs="Arial"/>
        </w:rPr>
        <w:t>.</w:t>
      </w:r>
      <w:r w:rsidR="00E66B5C">
        <w:rPr>
          <w:rFonts w:ascii="Calibri Light" w:hAnsi="Calibri Light" w:cs="Arial"/>
        </w:rPr>
        <w:t xml:space="preserve"> </w:t>
      </w:r>
      <w:r w:rsidR="00C01B64">
        <w:rPr>
          <w:rFonts w:ascii="Calibri Light" w:hAnsi="Calibri Light" w:cs="Arial"/>
        </w:rPr>
        <w:t xml:space="preserve"> </w:t>
      </w:r>
    </w:p>
    <w:p w14:paraId="729A7686" w14:textId="1F5C81FC" w:rsidR="00416F0C" w:rsidRDefault="00416F0C" w:rsidP="00416F0C">
      <w:pPr>
        <w:pStyle w:val="Heading3Text"/>
        <w:keepNext/>
        <w:ind w:left="0"/>
        <w:jc w:val="both"/>
      </w:pPr>
      <w:r>
        <w:rPr>
          <w:noProof/>
          <w:lang w:eastAsia="en-US"/>
        </w:rPr>
        <mc:AlternateContent>
          <mc:Choice Requires="wps">
            <w:drawing>
              <wp:anchor distT="0" distB="0" distL="114300" distR="114300" simplePos="0" relativeHeight="251658242" behindDoc="0" locked="0" layoutInCell="1" allowOverlap="1" wp14:anchorId="3AF373CB" wp14:editId="4BAA11FC">
                <wp:simplePos x="0" y="0"/>
                <wp:positionH relativeFrom="column">
                  <wp:posOffset>520700</wp:posOffset>
                </wp:positionH>
                <wp:positionV relativeFrom="paragraph">
                  <wp:posOffset>2486660</wp:posOffset>
                </wp:positionV>
                <wp:extent cx="984250" cy="311150"/>
                <wp:effectExtent l="0" t="0" r="25400" b="12700"/>
                <wp:wrapNone/>
                <wp:docPr id="25" name="Rectangle 25"/>
                <wp:cNvGraphicFramePr/>
                <a:graphic xmlns:a="http://schemas.openxmlformats.org/drawingml/2006/main">
                  <a:graphicData uri="http://schemas.microsoft.com/office/word/2010/wordprocessingShape">
                    <wps:wsp>
                      <wps:cNvSpPr/>
                      <wps:spPr>
                        <a:xfrm>
                          <a:off x="0" y="0"/>
                          <a:ext cx="984250" cy="3111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BF5B24" id="Rectangle 25" o:spid="_x0000_s1026" style="position:absolute;margin-left:41pt;margin-top:195.8pt;width:77.5pt;height:24.5pt;z-index:2516582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" filled="f" strokecolor="red" strokeweight="2pt"/>
            </w:pict>
          </mc:Fallback>
        </mc:AlternateContent>
      </w:r>
      <w:r>
        <w:tab/>
      </w:r>
      <w:r>
        <w:rPr>
          <w:noProof/>
          <w:lang w:eastAsia="en-US"/>
        </w:rPr>
        <w:drawing>
          <wp:inline distT="0" distB="0" distL="0" distR="0" wp14:anchorId="23909FC9" wp14:editId="221EB02E">
            <wp:extent cx="2851150" cy="3269615"/>
            <wp:effectExtent l="0" t="0" r="635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r="54576"/>
                    <a:stretch/>
                  </pic:blipFill>
                  <pic:spPr bwMode="auto">
                    <a:xfrm>
                      <a:off x="0" y="0"/>
                      <a:ext cx="2854411" cy="3273355"/>
                    </a:xfrm>
                    <a:prstGeom prst="rect">
                      <a:avLst/>
                    </a:prstGeom>
                    <a:ln>
                      <a:noFill/>
                    </a:ln>
                    <a:extLst>
                      <a:ext uri="{53640926-AAD7-44D8-BBD7-CCE9431645EC}">
                        <a14:shadowObscured xmlns:a14="http://schemas.microsoft.com/office/drawing/2010/main"/>
                      </a:ext>
                    </a:extLst>
                  </pic:spPr>
                </pic:pic>
              </a:graphicData>
            </a:graphic>
          </wp:inline>
        </w:drawing>
      </w:r>
    </w:p>
    <w:p w14:paraId="76E54810" w14:textId="41BED2F7" w:rsidR="00416F0C" w:rsidRDefault="00416F0C" w:rsidP="00416F0C">
      <w:pPr>
        <w:pStyle w:val="Caption"/>
        <w:ind w:firstLine="720"/>
        <w:jc w:val="both"/>
      </w:pPr>
      <w:r>
        <w:t xml:space="preserve">Figure </w:t>
      </w:r>
      <w:r>
        <w:fldChar w:fldCharType="begin"/>
      </w:r>
      <w:r>
        <w:instrText xml:space="preserve"> SEQ Figure \* ARABIC </w:instrText>
      </w:r>
      <w:r>
        <w:fldChar w:fldCharType="separate"/>
      </w:r>
      <w:r>
        <w:rPr>
          <w:noProof/>
        </w:rPr>
        <w:t>7</w:t>
      </w:r>
      <w:r>
        <w:fldChar w:fldCharType="end"/>
      </w:r>
      <w:r>
        <w:t>: Supply Guarantee</w:t>
      </w:r>
    </w:p>
    <w:p w14:paraId="63A2B084" w14:textId="4E962F1E" w:rsidR="008F5FC2" w:rsidRDefault="008F5FC2" w:rsidP="00416F0C">
      <w:pPr>
        <w:pStyle w:val="Heading3Text"/>
        <w:ind w:left="0"/>
        <w:jc w:val="both"/>
      </w:pPr>
    </w:p>
    <w:p w14:paraId="0F02EEE6" w14:textId="77777777" w:rsidR="00416F0C" w:rsidRDefault="00416F0C" w:rsidP="003B3C01">
      <w:pPr>
        <w:pStyle w:val="Heading3Text"/>
        <w:jc w:val="both"/>
      </w:pPr>
    </w:p>
    <w:p w14:paraId="3B3D5FD3" w14:textId="1176BC14" w:rsidR="006C716A" w:rsidRPr="00672140" w:rsidRDefault="006C716A" w:rsidP="006C716A">
      <w:pPr>
        <w:pStyle w:val="Heading3"/>
        <w:keepNext/>
        <w:numPr>
          <w:ilvl w:val="2"/>
          <w:numId w:val="6"/>
        </w:numPr>
        <w:tabs>
          <w:tab w:val="left" w:pos="1440"/>
        </w:tabs>
        <w:spacing w:before="120" w:after="120"/>
        <w:ind w:left="1440" w:hanging="900"/>
      </w:pPr>
      <w:bookmarkStart w:id="109" w:name="_Toc509409245"/>
      <w:bookmarkStart w:id="110" w:name="_Toc509475000"/>
      <w:bookmarkStart w:id="111" w:name="_Toc509481720"/>
      <w:bookmarkStart w:id="112" w:name="_Toc510117029"/>
      <w:r>
        <w:t>Disconnection</w:t>
      </w:r>
      <w:bookmarkEnd w:id="109"/>
      <w:bookmarkEnd w:id="110"/>
      <w:bookmarkEnd w:id="111"/>
      <w:bookmarkEnd w:id="112"/>
    </w:p>
    <w:p w14:paraId="76B5FC49" w14:textId="77777777" w:rsidR="00406CBC" w:rsidRDefault="003460AD" w:rsidP="5C9EE791">
      <w:pPr>
        <w:pStyle w:val="Heading3Text"/>
        <w:ind w:left="720"/>
        <w:rPr>
          <w:rFonts w:ascii="Calibri Light" w:eastAsia="MS Mincho" w:hAnsi="Calibri Light"/>
          <w:color w:val="auto"/>
        </w:rPr>
      </w:pPr>
      <w:r w:rsidRPr="5C9EE791">
        <w:rPr>
          <w:rFonts w:ascii="Calibri Light" w:eastAsia="MS Mincho" w:hAnsi="Calibri Light"/>
          <w:color w:val="auto"/>
        </w:rPr>
        <w:t xml:space="preserve">A Disconnection Document </w:t>
      </w:r>
      <w:r w:rsidR="00DE066E" w:rsidRPr="5C9EE791">
        <w:rPr>
          <w:rFonts w:ascii="Calibri Light" w:eastAsia="MS Mincho" w:hAnsi="Calibri Light"/>
          <w:color w:val="auto"/>
        </w:rPr>
        <w:t>may</w:t>
      </w:r>
      <w:r w:rsidRPr="5C9EE791">
        <w:rPr>
          <w:rFonts w:ascii="Calibri Light" w:eastAsia="MS Mincho" w:hAnsi="Calibri Light"/>
          <w:color w:val="auto"/>
        </w:rPr>
        <w:t xml:space="preserve"> be created </w:t>
      </w:r>
      <w:r w:rsidR="00DE066E" w:rsidRPr="5C9EE791">
        <w:rPr>
          <w:rFonts w:ascii="Calibri Light" w:eastAsia="MS Mincho" w:hAnsi="Calibri Light"/>
          <w:color w:val="auto"/>
        </w:rPr>
        <w:t xml:space="preserve">automatically </w:t>
      </w:r>
      <w:r w:rsidRPr="5C9EE791">
        <w:rPr>
          <w:rFonts w:ascii="Calibri Light" w:eastAsia="MS Mincho" w:hAnsi="Calibri Light"/>
          <w:color w:val="auto"/>
        </w:rPr>
        <w:t xml:space="preserve">after Move Out is </w:t>
      </w:r>
      <w:r w:rsidR="00DE066E" w:rsidRPr="5C9EE791">
        <w:rPr>
          <w:rFonts w:ascii="Calibri Light" w:eastAsia="MS Mincho" w:hAnsi="Calibri Light"/>
          <w:color w:val="auto"/>
        </w:rPr>
        <w:t>submitted</w:t>
      </w:r>
      <w:r w:rsidRPr="5C9EE791">
        <w:rPr>
          <w:rFonts w:ascii="Calibri Light" w:eastAsia="MS Mincho" w:hAnsi="Calibri Light"/>
          <w:color w:val="auto"/>
        </w:rPr>
        <w:t xml:space="preserve">. A Disconnection Document is needed in order to disconnect the service at the premise.  </w:t>
      </w:r>
    </w:p>
    <w:p w14:paraId="63CE9B53" w14:textId="3E9C7CB9" w:rsidR="003460AD" w:rsidRDefault="003460AD" w:rsidP="5C9EE791">
      <w:pPr>
        <w:pStyle w:val="Heading3Text"/>
        <w:ind w:left="720"/>
        <w:rPr>
          <w:rFonts w:ascii="Calibri Light" w:eastAsia="MS Mincho" w:hAnsi="Calibri Light"/>
          <w:color w:val="auto"/>
        </w:rPr>
      </w:pPr>
      <w:r w:rsidRPr="5C9EE791">
        <w:rPr>
          <w:rFonts w:ascii="Calibri Light" w:eastAsia="MS Mincho" w:hAnsi="Calibri Light"/>
          <w:color w:val="auto"/>
        </w:rPr>
        <w:t>Disconnection Document will be created based on the business rules below:</w:t>
      </w:r>
    </w:p>
    <w:p w14:paraId="2860EEB9" w14:textId="2016A783" w:rsidR="003460AD" w:rsidRDefault="003460AD" w:rsidP="5C9EE791">
      <w:pPr>
        <w:pStyle w:val="Heading3Text"/>
        <w:numPr>
          <w:ilvl w:val="1"/>
          <w:numId w:val="32"/>
        </w:numPr>
        <w:rPr>
          <w:rFonts w:ascii="Calibri Light" w:eastAsia="MS Mincho" w:hAnsi="Calibri Light"/>
          <w:color w:val="auto"/>
        </w:rPr>
      </w:pPr>
      <w:r w:rsidRPr="5C9EE791">
        <w:rPr>
          <w:rFonts w:ascii="Calibri Light" w:eastAsia="MS Mincho" w:hAnsi="Calibri Light"/>
          <w:color w:val="auto"/>
        </w:rPr>
        <w:t xml:space="preserve">When there is </w:t>
      </w:r>
      <w:r w:rsidR="006F3AD4" w:rsidRPr="5C9EE791">
        <w:rPr>
          <w:rFonts w:ascii="Calibri Light" w:eastAsia="MS Mincho" w:hAnsi="Calibri Light"/>
          <w:color w:val="auto"/>
        </w:rPr>
        <w:t>no</w:t>
      </w:r>
      <w:r w:rsidR="0038601A" w:rsidRPr="5C9EE791">
        <w:rPr>
          <w:rFonts w:ascii="Calibri Light" w:eastAsia="MS Mincho" w:hAnsi="Calibri Light"/>
          <w:color w:val="auto"/>
        </w:rPr>
        <w:t xml:space="preserve"> </w:t>
      </w:r>
      <w:r w:rsidRPr="5C9EE791">
        <w:rPr>
          <w:rFonts w:ascii="Calibri Light" w:eastAsia="MS Mincho" w:hAnsi="Calibri Light"/>
          <w:color w:val="auto"/>
        </w:rPr>
        <w:t xml:space="preserve">active Owner Allocation agreement found for the Installation, </w:t>
      </w:r>
    </w:p>
    <w:p w14:paraId="35AB2D41" w14:textId="7643EAB0" w:rsidR="003460AD" w:rsidRDefault="003460AD" w:rsidP="5C9EE791">
      <w:pPr>
        <w:pStyle w:val="Heading3Text"/>
        <w:numPr>
          <w:ilvl w:val="1"/>
          <w:numId w:val="32"/>
        </w:numPr>
        <w:rPr>
          <w:rFonts w:ascii="Calibri Light" w:eastAsia="MS Mincho" w:hAnsi="Calibri Light"/>
          <w:color w:val="auto"/>
        </w:rPr>
      </w:pPr>
      <w:r w:rsidRPr="5C9EE791">
        <w:rPr>
          <w:rFonts w:ascii="Calibri Light" w:eastAsia="MS Mincho" w:hAnsi="Calibri Light"/>
          <w:color w:val="auto"/>
        </w:rPr>
        <w:t xml:space="preserve">When there is no pending Move </w:t>
      </w:r>
      <w:proofErr w:type="gramStart"/>
      <w:r w:rsidRPr="5C9EE791">
        <w:rPr>
          <w:rFonts w:ascii="Calibri Light" w:eastAsia="MS Mincho" w:hAnsi="Calibri Light"/>
          <w:color w:val="auto"/>
        </w:rPr>
        <w:t>In</w:t>
      </w:r>
      <w:proofErr w:type="gramEnd"/>
      <w:r w:rsidRPr="5C9EE791">
        <w:rPr>
          <w:rFonts w:ascii="Calibri Light" w:eastAsia="MS Mincho" w:hAnsi="Calibri Light"/>
          <w:color w:val="auto"/>
        </w:rPr>
        <w:t xml:space="preserve"> Contract </w:t>
      </w:r>
      <w:r w:rsidR="008F320A" w:rsidRPr="5C9EE791">
        <w:rPr>
          <w:rFonts w:ascii="Calibri Light" w:eastAsia="MS Mincho" w:hAnsi="Calibri Light"/>
          <w:color w:val="auto"/>
        </w:rPr>
        <w:t xml:space="preserve">found </w:t>
      </w:r>
      <w:r w:rsidR="007368B2">
        <w:rPr>
          <w:rFonts w:ascii="Calibri Light" w:eastAsia="MS Mincho" w:hAnsi="Calibri Light"/>
          <w:color w:val="auto"/>
        </w:rPr>
        <w:t>for the same Installation on the next calendar day</w:t>
      </w:r>
      <w:r w:rsidR="008F320A" w:rsidRPr="5C9EE791">
        <w:rPr>
          <w:rFonts w:ascii="Calibri Light" w:eastAsia="MS Mincho" w:hAnsi="Calibri Light"/>
          <w:color w:val="auto"/>
        </w:rPr>
        <w:t xml:space="preserve">. For </w:t>
      </w:r>
      <w:r w:rsidR="009D6543" w:rsidRPr="5C9EE791">
        <w:rPr>
          <w:rFonts w:ascii="Calibri Light" w:eastAsia="MS Mincho" w:hAnsi="Calibri Light"/>
          <w:color w:val="auto"/>
        </w:rPr>
        <w:t>example,</w:t>
      </w:r>
      <w:r w:rsidR="008F320A" w:rsidRPr="5C9EE791">
        <w:rPr>
          <w:rFonts w:ascii="Calibri Light" w:eastAsia="MS Mincho" w:hAnsi="Calibri Light"/>
          <w:color w:val="auto"/>
        </w:rPr>
        <w:t xml:space="preserve"> if</w:t>
      </w:r>
      <w:r w:rsidRPr="5C9EE791">
        <w:rPr>
          <w:rFonts w:ascii="Calibri Light" w:eastAsia="MS Mincho" w:hAnsi="Calibri Light"/>
          <w:color w:val="auto"/>
        </w:rPr>
        <w:t xml:space="preserve"> the Move Out is requested for Friday and pending Move In is requested </w:t>
      </w:r>
      <w:r w:rsidR="008F320A" w:rsidRPr="5C9EE791">
        <w:rPr>
          <w:rFonts w:ascii="Calibri Light" w:eastAsia="MS Mincho" w:hAnsi="Calibri Light"/>
          <w:color w:val="auto"/>
        </w:rPr>
        <w:t xml:space="preserve">for </w:t>
      </w:r>
      <w:r w:rsidR="007368B2">
        <w:rPr>
          <w:rFonts w:ascii="Calibri Light" w:eastAsia="MS Mincho" w:hAnsi="Calibri Light"/>
          <w:color w:val="auto"/>
        </w:rPr>
        <w:t xml:space="preserve">Monday, </w:t>
      </w:r>
      <w:r w:rsidR="006F3AD4" w:rsidRPr="5C9EE791">
        <w:rPr>
          <w:rFonts w:ascii="Calibri Light" w:eastAsia="MS Mincho" w:hAnsi="Calibri Light"/>
          <w:color w:val="auto"/>
        </w:rPr>
        <w:t>or</w:t>
      </w:r>
      <w:r w:rsidR="008F320A" w:rsidRPr="5C9EE791">
        <w:rPr>
          <w:rFonts w:ascii="Calibri Light" w:eastAsia="MS Mincho" w:hAnsi="Calibri Light"/>
          <w:color w:val="auto"/>
        </w:rPr>
        <w:t xml:space="preserve"> after</w:t>
      </w:r>
      <w:r w:rsidRPr="5C9EE791">
        <w:rPr>
          <w:rFonts w:ascii="Calibri Light" w:eastAsia="MS Mincho" w:hAnsi="Calibri Light"/>
          <w:color w:val="auto"/>
        </w:rPr>
        <w:t xml:space="preserve">, </w:t>
      </w:r>
      <w:r w:rsidR="007368B2">
        <w:rPr>
          <w:rFonts w:ascii="Calibri Light" w:eastAsia="MS Mincho" w:hAnsi="Calibri Light"/>
          <w:color w:val="auto"/>
        </w:rPr>
        <w:t xml:space="preserve">then </w:t>
      </w:r>
      <w:r w:rsidRPr="5C9EE791">
        <w:rPr>
          <w:rFonts w:ascii="Calibri Light" w:eastAsia="MS Mincho" w:hAnsi="Calibri Light"/>
          <w:color w:val="auto"/>
        </w:rPr>
        <w:t>a Disconnection Document will be created.</w:t>
      </w:r>
    </w:p>
    <w:p w14:paraId="71586650" w14:textId="4F4144C8" w:rsidR="00370FC9" w:rsidRDefault="00370FC9" w:rsidP="5C9EE791">
      <w:pPr>
        <w:pStyle w:val="Heading3Text"/>
        <w:ind w:left="720"/>
        <w:rPr>
          <w:rFonts w:ascii="Calibri Light" w:eastAsia="MS Mincho" w:hAnsi="Calibri Light"/>
          <w:color w:val="auto"/>
        </w:rPr>
      </w:pPr>
      <w:r w:rsidRPr="5C9EE791">
        <w:rPr>
          <w:rFonts w:ascii="Calibri Light" w:eastAsia="MS Mincho" w:hAnsi="Calibri Light"/>
          <w:color w:val="auto"/>
        </w:rPr>
        <w:t>Disconnection Document will not be created on the business rules below:</w:t>
      </w:r>
    </w:p>
    <w:p w14:paraId="3D375E4B" w14:textId="268F636A" w:rsidR="00016FFE" w:rsidRDefault="00016FFE" w:rsidP="5C9EE791">
      <w:pPr>
        <w:pStyle w:val="Heading3Text"/>
        <w:numPr>
          <w:ilvl w:val="1"/>
          <w:numId w:val="32"/>
        </w:numPr>
        <w:rPr>
          <w:rFonts w:ascii="Calibri Light" w:eastAsia="MS Mincho" w:hAnsi="Calibri Light"/>
          <w:color w:val="auto"/>
        </w:rPr>
      </w:pPr>
      <w:r w:rsidRPr="5C9EE791">
        <w:rPr>
          <w:rFonts w:ascii="Calibri Light" w:eastAsia="MS Mincho" w:hAnsi="Calibri Light"/>
          <w:color w:val="auto"/>
        </w:rPr>
        <w:t>If there is an OA agreement for the premise and the Move Out is requested then the service remains on and owner will move in automatically</w:t>
      </w:r>
      <w:r w:rsidR="00695D12">
        <w:rPr>
          <w:rFonts w:ascii="Calibri Light" w:eastAsia="MS Mincho" w:hAnsi="Calibri Light"/>
          <w:color w:val="auto"/>
        </w:rPr>
        <w:t>.  No Disconnection Document will be created.</w:t>
      </w:r>
    </w:p>
    <w:p w14:paraId="10292EA1" w14:textId="33338DE2" w:rsidR="00016FFE" w:rsidRDefault="00016FFE" w:rsidP="5C9EE791">
      <w:pPr>
        <w:pStyle w:val="Heading3Text"/>
        <w:numPr>
          <w:ilvl w:val="1"/>
          <w:numId w:val="32"/>
        </w:numPr>
        <w:rPr>
          <w:rFonts w:ascii="Calibri Light" w:eastAsia="MS Mincho" w:hAnsi="Calibri Light"/>
          <w:color w:val="auto"/>
        </w:rPr>
      </w:pPr>
      <w:r w:rsidRPr="5C9EE791">
        <w:rPr>
          <w:rFonts w:ascii="Calibri Light" w:eastAsia="MS Mincho" w:hAnsi="Calibri Light"/>
          <w:color w:val="auto"/>
        </w:rPr>
        <w:t>If the power is already off due to Credit Disconnection (Dunning) then Disconnection Order is not required</w:t>
      </w:r>
    </w:p>
    <w:p w14:paraId="70A1478A" w14:textId="0378B297" w:rsidR="008F320A" w:rsidRDefault="00DA452A" w:rsidP="5C9EE791">
      <w:pPr>
        <w:pStyle w:val="Heading3Text"/>
        <w:ind w:left="720"/>
        <w:rPr>
          <w:rFonts w:ascii="Calibri Light" w:eastAsia="MS Mincho" w:hAnsi="Calibri Light"/>
          <w:color w:val="auto"/>
        </w:rPr>
      </w:pPr>
      <w:r w:rsidRPr="5C9EE791">
        <w:rPr>
          <w:rFonts w:ascii="Calibri Light" w:eastAsia="MS Mincho" w:hAnsi="Calibri Light"/>
          <w:color w:val="auto"/>
        </w:rPr>
        <w:lastRenderedPageBreak/>
        <w:t xml:space="preserve">For more information about Disconnection Document, refer to BPD document </w:t>
      </w:r>
      <w:hyperlink r:id="rId52" w:history="1">
        <w:r w:rsidR="00D37D6C" w:rsidRPr="5827012F">
          <w:rPr>
            <w:rStyle w:val="Hyperlink"/>
            <w:rFonts w:ascii="Calibri Light" w:hAnsi="Calibri Light"/>
            <w:i/>
            <w:iCs/>
          </w:rPr>
          <w:t>DF-WM-03 - Handle Remote Orders - Manage Remote Orders</w:t>
        </w:r>
      </w:hyperlink>
      <w:r w:rsidRPr="5C9EE791">
        <w:rPr>
          <w:rFonts w:ascii="Calibri Light" w:eastAsia="MS Mincho" w:hAnsi="Calibri Light"/>
          <w:color w:val="auto"/>
        </w:rPr>
        <w:t xml:space="preserve">. The enhancement to create Disconnection Document is identified by DF-WM-03 using </w:t>
      </w:r>
      <w:r w:rsidRPr="5827012F">
        <w:rPr>
          <w:rFonts w:ascii="Calibri Light" w:eastAsia="MS Mincho" w:hAnsi="Calibri Light"/>
          <w:i/>
          <w:iCs/>
          <w:color w:val="auto"/>
        </w:rPr>
        <w:t>E-DF-WM-03 – Disconnection for Move Out</w:t>
      </w:r>
      <w:r w:rsidRPr="5C9EE791">
        <w:rPr>
          <w:rFonts w:ascii="Calibri Light" w:eastAsia="MS Mincho" w:hAnsi="Calibri Light"/>
          <w:color w:val="auto"/>
        </w:rPr>
        <w:t>.</w:t>
      </w:r>
    </w:p>
    <w:p w14:paraId="441781C2" w14:textId="77777777" w:rsidR="001A7964" w:rsidRDefault="001A7964" w:rsidP="5C9EE791">
      <w:pPr>
        <w:pStyle w:val="Heading3Text"/>
        <w:ind w:left="720"/>
        <w:rPr>
          <w:rFonts w:ascii="Calibri Light" w:eastAsia="MS Mincho" w:hAnsi="Calibri Light"/>
          <w:color w:val="auto"/>
        </w:rPr>
      </w:pPr>
    </w:p>
    <w:p w14:paraId="3DF01B75" w14:textId="7BD0F3FC" w:rsidR="001A7964" w:rsidRPr="00672140" w:rsidRDefault="001A7964" w:rsidP="001A7964">
      <w:pPr>
        <w:pStyle w:val="Heading3"/>
        <w:keepNext/>
        <w:numPr>
          <w:ilvl w:val="2"/>
          <w:numId w:val="6"/>
        </w:numPr>
        <w:tabs>
          <w:tab w:val="left" w:pos="1440"/>
        </w:tabs>
        <w:spacing w:before="120" w:after="120"/>
        <w:ind w:left="1440" w:hanging="900"/>
      </w:pPr>
      <w:bookmarkStart w:id="113" w:name="_Toc509409246"/>
      <w:bookmarkStart w:id="114" w:name="_Toc509475001"/>
      <w:bookmarkStart w:id="115" w:name="_Toc509481721"/>
      <w:bookmarkStart w:id="116" w:name="_Toc510117030"/>
      <w:r>
        <w:t>OBF (On Bill Financing)</w:t>
      </w:r>
      <w:bookmarkEnd w:id="113"/>
      <w:bookmarkEnd w:id="114"/>
      <w:bookmarkEnd w:id="115"/>
      <w:bookmarkEnd w:id="116"/>
    </w:p>
    <w:p w14:paraId="4B45A902" w14:textId="0A21DD62" w:rsidR="001A7964" w:rsidRDefault="001A7964" w:rsidP="00462233">
      <w:pPr>
        <w:pStyle w:val="Heading3Text"/>
        <w:ind w:left="720"/>
        <w:rPr>
          <w:rFonts w:ascii="Calibri Light" w:hAnsi="Calibri Light" w:cs="Tahoma"/>
        </w:rPr>
      </w:pPr>
      <w:r>
        <w:rPr>
          <w:rFonts w:ascii="Calibri Light" w:hAnsi="Calibri Light" w:cs="Tahoma"/>
        </w:rPr>
        <w:t xml:space="preserve">When a customer has an active OBF loan and move out is initiated, the customer will be billed-in-full. Please refer to BPD, </w:t>
      </w:r>
      <w:hyperlink r:id="rId53" w:history="1">
        <w:r w:rsidRPr="5827012F">
          <w:rPr>
            <w:rStyle w:val="Hyperlink"/>
            <w:rFonts w:ascii="Calibri Light" w:hAnsi="Calibri Light" w:cs="Tahoma"/>
            <w:i/>
            <w:iCs/>
          </w:rPr>
          <w:t>CC-FI-15 Handle Account Adjustments – Manage Miscellaneous Postings</w:t>
        </w:r>
      </w:hyperlink>
      <w:r>
        <w:rPr>
          <w:rFonts w:ascii="Calibri Light" w:hAnsi="Calibri Light" w:cs="Tahoma"/>
        </w:rPr>
        <w:t>.</w:t>
      </w:r>
    </w:p>
    <w:p w14:paraId="66C40C89" w14:textId="77777777" w:rsidR="001A7964" w:rsidRDefault="001A7964" w:rsidP="00462233">
      <w:pPr>
        <w:pStyle w:val="Heading3Text"/>
        <w:ind w:left="720"/>
        <w:rPr>
          <w:rFonts w:ascii="Calibri Light" w:eastAsia="MS Mincho" w:hAnsi="Calibri Light"/>
          <w:color w:val="auto"/>
          <w:szCs w:val="24"/>
        </w:rPr>
      </w:pPr>
    </w:p>
    <w:p w14:paraId="335EBF8A" w14:textId="4D86FA00" w:rsidR="00B2531C" w:rsidRPr="00672140" w:rsidRDefault="00B2531C" w:rsidP="00B2531C">
      <w:pPr>
        <w:pStyle w:val="Heading3"/>
        <w:keepNext/>
        <w:numPr>
          <w:ilvl w:val="2"/>
          <w:numId w:val="6"/>
        </w:numPr>
        <w:tabs>
          <w:tab w:val="left" w:pos="1440"/>
        </w:tabs>
        <w:spacing w:before="120" w:after="120"/>
        <w:ind w:left="1440" w:hanging="900"/>
      </w:pPr>
      <w:bookmarkStart w:id="117" w:name="_Toc509409247"/>
      <w:bookmarkStart w:id="118" w:name="_Toc509475002"/>
      <w:bookmarkStart w:id="119" w:name="_Toc509481722"/>
      <w:bookmarkStart w:id="120" w:name="_Toc510117031"/>
      <w:r>
        <w:t>SB 120 – Rental Property</w:t>
      </w:r>
      <w:bookmarkEnd w:id="117"/>
      <w:bookmarkEnd w:id="118"/>
      <w:bookmarkEnd w:id="119"/>
      <w:bookmarkEnd w:id="120"/>
    </w:p>
    <w:p w14:paraId="7735543A" w14:textId="53474599" w:rsidR="00B2531C" w:rsidRDefault="00B2531C" w:rsidP="5827012F">
      <w:pPr>
        <w:pStyle w:val="Heading3Text"/>
        <w:ind w:left="720"/>
        <w:rPr>
          <w:rFonts w:ascii="Calibri Light" w:eastAsia="MS Mincho" w:hAnsi="Calibri Light"/>
          <w:color w:val="auto"/>
        </w:rPr>
      </w:pPr>
      <w:r w:rsidRPr="5827012F">
        <w:rPr>
          <w:rFonts w:ascii="Calibri Light" w:eastAsia="MS Mincho" w:hAnsi="Calibri Light"/>
          <w:color w:val="auto"/>
        </w:rPr>
        <w:t>If the premise is identified as a rental property, user needs to remove the rental property setup from BP record</w:t>
      </w:r>
      <w:r w:rsidR="00D63907">
        <w:rPr>
          <w:rFonts w:ascii="Calibri Light" w:eastAsia="MS Mincho" w:hAnsi="Calibri Light"/>
          <w:color w:val="auto"/>
        </w:rPr>
        <w:t xml:space="preserve"> if required</w:t>
      </w:r>
      <w:r w:rsidRPr="5827012F">
        <w:rPr>
          <w:rFonts w:ascii="Calibri Light" w:eastAsia="MS Mincho" w:hAnsi="Calibri Light"/>
          <w:color w:val="auto"/>
        </w:rPr>
        <w:t>. To identify if premise is a rent</w:t>
      </w:r>
      <w:r w:rsidR="00744A20" w:rsidRPr="5827012F">
        <w:rPr>
          <w:rFonts w:ascii="Calibri Light" w:eastAsia="MS Mincho" w:hAnsi="Calibri Light"/>
          <w:color w:val="auto"/>
        </w:rPr>
        <w:t>al property, user locates the landlord or tenant BP record</w:t>
      </w:r>
      <w:r w:rsidR="00552A6C" w:rsidRPr="5827012F">
        <w:rPr>
          <w:rFonts w:ascii="Calibri Light" w:eastAsia="MS Mincho" w:hAnsi="Calibri Light"/>
          <w:color w:val="auto"/>
        </w:rPr>
        <w:t xml:space="preserve"> in Hybris C4C (Figure 8</w:t>
      </w:r>
      <w:r w:rsidR="00971A1D" w:rsidRPr="5827012F">
        <w:rPr>
          <w:rFonts w:ascii="Calibri Light" w:eastAsia="MS Mincho" w:hAnsi="Calibri Light"/>
          <w:color w:val="auto"/>
        </w:rPr>
        <w:t>: BP Relationship)</w:t>
      </w:r>
      <w:r w:rsidR="00744A20" w:rsidRPr="5827012F">
        <w:rPr>
          <w:rFonts w:ascii="Calibri Light" w:eastAsia="MS Mincho" w:hAnsi="Calibri Light"/>
          <w:color w:val="auto"/>
        </w:rPr>
        <w:t>. If there is a ‘</w:t>
      </w:r>
      <w:r w:rsidR="00BB62C4">
        <w:rPr>
          <w:rFonts w:ascii="Calibri Light" w:eastAsia="MS Mincho" w:hAnsi="Calibri Light"/>
          <w:color w:val="auto"/>
        </w:rPr>
        <w:t>Landlord-</w:t>
      </w:r>
      <w:r w:rsidR="00744A20" w:rsidRPr="5827012F">
        <w:rPr>
          <w:rFonts w:ascii="Calibri Light" w:eastAsia="MS Mincho" w:hAnsi="Calibri Light"/>
          <w:color w:val="auto"/>
        </w:rPr>
        <w:t xml:space="preserve">Tenant’ relationship setup between the landlord and tenant BP, user needs to </w:t>
      </w:r>
      <w:r w:rsidR="00345D97" w:rsidRPr="5827012F">
        <w:rPr>
          <w:rFonts w:ascii="Calibri Light" w:eastAsia="MS Mincho" w:hAnsi="Calibri Light"/>
          <w:color w:val="auto"/>
        </w:rPr>
        <w:t xml:space="preserve">delete </w:t>
      </w:r>
      <w:r w:rsidR="00744A20" w:rsidRPr="5827012F">
        <w:rPr>
          <w:rFonts w:ascii="Calibri Light" w:eastAsia="MS Mincho" w:hAnsi="Calibri Light"/>
          <w:color w:val="auto"/>
        </w:rPr>
        <w:t xml:space="preserve">the BP relationship </w:t>
      </w:r>
      <w:r w:rsidR="00345D97" w:rsidRPr="5827012F">
        <w:rPr>
          <w:rFonts w:ascii="Calibri Light" w:eastAsia="MS Mincho" w:hAnsi="Calibri Light"/>
          <w:color w:val="auto"/>
        </w:rPr>
        <w:t xml:space="preserve">via Hybris C4C (Figure 6: BP Relationship) </w:t>
      </w:r>
      <w:r w:rsidR="00744A20" w:rsidRPr="5827012F">
        <w:rPr>
          <w:rFonts w:ascii="Calibri Light" w:eastAsia="MS Mincho" w:hAnsi="Calibri Light"/>
          <w:color w:val="auto"/>
        </w:rPr>
        <w:t>during or after Move Out is submitted</w:t>
      </w:r>
      <w:r w:rsidR="00345D97" w:rsidRPr="5827012F">
        <w:rPr>
          <w:rFonts w:ascii="Calibri Light" w:eastAsia="MS Mincho" w:hAnsi="Calibri Light"/>
          <w:color w:val="auto"/>
        </w:rPr>
        <w:t>.</w:t>
      </w:r>
      <w:r w:rsidR="00971A1D" w:rsidRPr="5827012F">
        <w:rPr>
          <w:rFonts w:ascii="Calibri Light" w:eastAsia="MS Mincho" w:hAnsi="Calibri Light"/>
          <w:color w:val="auto"/>
        </w:rPr>
        <w:t xml:space="preserve"> Refer to BPD </w:t>
      </w:r>
      <w:hyperlink r:id="rId54" w:history="1">
        <w:r w:rsidR="00971A1D" w:rsidRPr="5827012F">
          <w:rPr>
            <w:rStyle w:val="Hyperlink"/>
            <w:rFonts w:ascii="Calibri Light" w:eastAsia="MS Mincho" w:hAnsi="Calibri Light"/>
            <w:i/>
            <w:iCs/>
          </w:rPr>
          <w:t>CIM-CS-01 - Business Master Data - Manage Business Partner</w:t>
        </w:r>
      </w:hyperlink>
      <w:r w:rsidR="00971A1D" w:rsidRPr="5827012F">
        <w:rPr>
          <w:rFonts w:ascii="Calibri Light" w:eastAsia="MS Mincho" w:hAnsi="Calibri Light"/>
          <w:color w:val="auto"/>
        </w:rPr>
        <w:t xml:space="preserve"> for </w:t>
      </w:r>
      <w:r w:rsidR="001E4948" w:rsidRPr="5827012F">
        <w:rPr>
          <w:rFonts w:ascii="Calibri Light" w:eastAsia="MS Mincho" w:hAnsi="Calibri Light"/>
          <w:color w:val="auto"/>
        </w:rPr>
        <w:t>steps to end date a BP Relationship.</w:t>
      </w:r>
    </w:p>
    <w:p w14:paraId="1C3D17A7" w14:textId="77777777" w:rsidR="00E21E55" w:rsidRDefault="00E21E55" w:rsidP="00E21E55">
      <w:pPr>
        <w:pStyle w:val="Heading3Text"/>
        <w:keepNext/>
        <w:ind w:left="720"/>
      </w:pPr>
      <w:r>
        <w:rPr>
          <w:noProof/>
          <w:lang w:eastAsia="en-US"/>
        </w:rPr>
        <w:drawing>
          <wp:inline distT="0" distB="0" distL="0" distR="0" wp14:anchorId="6171FA24" wp14:editId="2700B153">
            <wp:extent cx="4709160" cy="1244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17837" t="18719" b="42661"/>
                    <a:stretch/>
                  </pic:blipFill>
                  <pic:spPr bwMode="auto">
                    <a:xfrm>
                      <a:off x="0" y="0"/>
                      <a:ext cx="4709160" cy="1244600"/>
                    </a:xfrm>
                    <a:prstGeom prst="rect">
                      <a:avLst/>
                    </a:prstGeom>
                    <a:ln>
                      <a:noFill/>
                    </a:ln>
                    <a:extLst>
                      <a:ext uri="{53640926-AAD7-44D8-BBD7-CCE9431645EC}">
                        <a14:shadowObscured xmlns:a14="http://schemas.microsoft.com/office/drawing/2010/main"/>
                      </a:ext>
                    </a:extLst>
                  </pic:spPr>
                </pic:pic>
              </a:graphicData>
            </a:graphic>
          </wp:inline>
        </w:drawing>
      </w:r>
    </w:p>
    <w:p w14:paraId="58D16C05" w14:textId="36B1276E" w:rsidR="00E21E55" w:rsidRDefault="00E21E55" w:rsidP="00E21E55">
      <w:pPr>
        <w:pStyle w:val="Caption"/>
        <w:ind w:firstLine="720"/>
        <w:rPr>
          <w:rFonts w:ascii="Calibri Light" w:eastAsia="MS Mincho" w:hAnsi="Calibri Light"/>
        </w:rPr>
      </w:pPr>
      <w:r>
        <w:t xml:space="preserve">Figure </w:t>
      </w:r>
      <w:r>
        <w:fldChar w:fldCharType="begin"/>
      </w:r>
      <w:r>
        <w:instrText xml:space="preserve"> SEQ Figure \* ARABIC </w:instrText>
      </w:r>
      <w:r>
        <w:fldChar w:fldCharType="separate"/>
      </w:r>
      <w:r w:rsidR="00416F0C">
        <w:rPr>
          <w:noProof/>
        </w:rPr>
        <w:t>8</w:t>
      </w:r>
      <w:r>
        <w:fldChar w:fldCharType="end"/>
      </w:r>
      <w:r>
        <w:t>: BP Relationship</w:t>
      </w:r>
    </w:p>
    <w:p w14:paraId="53ED2131" w14:textId="77777777" w:rsidR="00B2531C" w:rsidRDefault="00B2531C" w:rsidP="00462233">
      <w:pPr>
        <w:pStyle w:val="Heading3Text"/>
        <w:ind w:left="720"/>
        <w:rPr>
          <w:rFonts w:ascii="Calibri Light" w:eastAsia="MS Mincho" w:hAnsi="Calibri Light"/>
          <w:color w:val="auto"/>
          <w:szCs w:val="24"/>
        </w:rPr>
      </w:pPr>
    </w:p>
    <w:p w14:paraId="6221716C" w14:textId="70A0D96B" w:rsidR="00962607" w:rsidRPr="00672140" w:rsidRDefault="00962607" w:rsidP="00962607">
      <w:pPr>
        <w:pStyle w:val="Heading3"/>
        <w:keepNext/>
        <w:numPr>
          <w:ilvl w:val="2"/>
          <w:numId w:val="6"/>
        </w:numPr>
        <w:tabs>
          <w:tab w:val="left" w:pos="1440"/>
        </w:tabs>
        <w:spacing w:before="120" w:after="120"/>
        <w:ind w:left="1440" w:hanging="900"/>
      </w:pPr>
      <w:bookmarkStart w:id="121" w:name="_Toc509409248"/>
      <w:bookmarkStart w:id="122" w:name="_Toc509475003"/>
      <w:bookmarkStart w:id="123" w:name="_Toc509481723"/>
      <w:bookmarkStart w:id="124" w:name="_Toc510117032"/>
      <w:r>
        <w:t>NEM Aggregation</w:t>
      </w:r>
      <w:bookmarkEnd w:id="121"/>
      <w:bookmarkEnd w:id="122"/>
      <w:bookmarkEnd w:id="123"/>
      <w:bookmarkEnd w:id="124"/>
    </w:p>
    <w:p w14:paraId="4660DAE8" w14:textId="5A14A41F" w:rsidR="00345D97" w:rsidRDefault="00345D97" w:rsidP="5827012F">
      <w:pPr>
        <w:pStyle w:val="Heading3Text"/>
        <w:ind w:left="720"/>
        <w:rPr>
          <w:rFonts w:ascii="Calibri Light" w:eastAsia="MS Mincho" w:hAnsi="Calibri Light"/>
          <w:color w:val="auto"/>
        </w:rPr>
      </w:pPr>
      <w:del w:id="125" w:author="Tuan Yap" w:date="2018-05-08T11:11:00Z">
        <w:r w:rsidRPr="5827012F" w:rsidDel="00C726A4">
          <w:rPr>
            <w:rFonts w:ascii="Calibri Light" w:eastAsia="MS Mincho" w:hAnsi="Calibri Light"/>
            <w:color w:val="auto"/>
          </w:rPr>
          <w:delText xml:space="preserve">If the </w:delText>
        </w:r>
        <w:r w:rsidR="00962607" w:rsidRPr="5827012F" w:rsidDel="00C726A4">
          <w:rPr>
            <w:rFonts w:ascii="Calibri Light" w:eastAsia="MS Mincho" w:hAnsi="Calibri Light"/>
            <w:color w:val="auto"/>
          </w:rPr>
          <w:delText xml:space="preserve">Move Out contract is NEM Aggregation, user </w:delText>
        </w:r>
        <w:r w:rsidR="00201847" w:rsidRPr="5827012F" w:rsidDel="00C726A4">
          <w:rPr>
            <w:rFonts w:ascii="Calibri Light" w:eastAsia="MS Mincho" w:hAnsi="Calibri Light"/>
            <w:color w:val="auto"/>
          </w:rPr>
          <w:delText xml:space="preserve">will not </w:delText>
        </w:r>
        <w:commentRangeStart w:id="126"/>
        <w:r w:rsidR="00201847" w:rsidRPr="5827012F" w:rsidDel="00C726A4">
          <w:rPr>
            <w:rFonts w:ascii="Calibri Light" w:eastAsia="MS Mincho" w:hAnsi="Calibri Light"/>
            <w:color w:val="auto"/>
          </w:rPr>
          <w:delText>proceed</w:delText>
        </w:r>
      </w:del>
      <w:commentRangeEnd w:id="126"/>
      <w:r w:rsidR="007124B9">
        <w:rPr>
          <w:rStyle w:val="CommentReference"/>
          <w:rFonts w:ascii="Arial" w:hAnsi="Arial" w:cs="Times New Roman"/>
          <w:color w:val="auto"/>
          <w:lang w:eastAsia="en-US"/>
        </w:rPr>
        <w:commentReference w:id="126"/>
      </w:r>
      <w:del w:id="127" w:author="Tuan Yap" w:date="2018-05-08T11:11:00Z">
        <w:r w:rsidR="00201847" w:rsidRPr="5827012F" w:rsidDel="00C726A4">
          <w:rPr>
            <w:rFonts w:ascii="Calibri Light" w:eastAsia="MS Mincho" w:hAnsi="Calibri Light"/>
            <w:color w:val="auto"/>
          </w:rPr>
          <w:delText xml:space="preserve"> with the</w:delText>
        </w:r>
        <w:r w:rsidR="00962607" w:rsidRPr="5827012F" w:rsidDel="00C726A4">
          <w:rPr>
            <w:rFonts w:ascii="Calibri Light" w:eastAsia="MS Mincho" w:hAnsi="Calibri Light"/>
            <w:color w:val="auto"/>
          </w:rPr>
          <w:delText xml:space="preserve"> Move Out request and create a BPEM case </w:delText>
        </w:r>
        <w:r w:rsidR="00564F8B" w:rsidDel="00C726A4">
          <w:rPr>
            <w:rFonts w:ascii="Calibri Light" w:eastAsia="MS Mincho" w:hAnsi="Calibri Light"/>
            <w:color w:val="auto"/>
          </w:rPr>
          <w:delText xml:space="preserve">‘NEM Aggregation’ </w:delText>
        </w:r>
        <w:r w:rsidR="00962607" w:rsidRPr="5827012F" w:rsidDel="00C726A4">
          <w:rPr>
            <w:rFonts w:ascii="Calibri Light" w:eastAsia="MS Mincho" w:hAnsi="Calibri Light"/>
            <w:color w:val="auto"/>
          </w:rPr>
          <w:delText xml:space="preserve">manually </w:delText>
        </w:r>
        <w:r w:rsidR="00962607" w:rsidDel="00C726A4">
          <w:rPr>
            <w:rFonts w:ascii="Calibri Light" w:hAnsi="Calibri Light"/>
          </w:rPr>
          <w:delText xml:space="preserve">issued to </w:delText>
        </w:r>
        <w:r w:rsidR="00282F6F" w:rsidDel="00C726A4">
          <w:rPr>
            <w:rFonts w:ascii="Calibri Light" w:hAnsi="Calibri Light"/>
          </w:rPr>
          <w:delText xml:space="preserve">NEM </w:delText>
        </w:r>
        <w:r w:rsidR="00962607" w:rsidDel="00C726A4">
          <w:rPr>
            <w:rFonts w:ascii="Calibri Light" w:hAnsi="Calibri Light"/>
          </w:rPr>
          <w:delText xml:space="preserve">Interconnection </w:delText>
        </w:r>
        <w:r w:rsidR="00282F6F" w:rsidDel="00C726A4">
          <w:rPr>
            <w:rFonts w:ascii="Calibri Light" w:hAnsi="Calibri Light"/>
          </w:rPr>
          <w:delText xml:space="preserve">team </w:delText>
        </w:r>
        <w:r w:rsidR="00962607" w:rsidDel="00C726A4">
          <w:rPr>
            <w:rFonts w:ascii="Calibri Light" w:hAnsi="Calibri Light"/>
          </w:rPr>
          <w:delText>to verify NEM Aggregation Eligibility (Parcel Contiguity)</w:delText>
        </w:r>
        <w:r w:rsidR="00282F6F" w:rsidDel="00C726A4">
          <w:rPr>
            <w:rFonts w:ascii="Calibri Light" w:hAnsi="Calibri Light"/>
          </w:rPr>
          <w:delText xml:space="preserve">. NEM Interconnection team will work on the BPEM case </w:delText>
        </w:r>
        <w:r w:rsidR="003E2D9B" w:rsidDel="00C726A4">
          <w:rPr>
            <w:rFonts w:ascii="Calibri Light" w:hAnsi="Calibri Light"/>
          </w:rPr>
          <w:delText>and submit the Move Out request manually via Hybris C4C.</w:delText>
        </w:r>
      </w:del>
      <w:ins w:id="128" w:author="Tuan Yap" w:date="2018-05-08T11:11:00Z">
        <w:r w:rsidR="00C726A4" w:rsidRPr="00C726A4">
          <w:rPr>
            <w:rFonts w:ascii="Calibri Light" w:hAnsi="Calibri Light"/>
          </w:rPr>
          <w:t xml:space="preserve"> To identify an existing or previous customer who was enrolled in NEM, user would navigate to C4C Billing Parameter facet</w:t>
        </w:r>
        <w:r w:rsidR="007124B9">
          <w:rPr>
            <w:rFonts w:ascii="Calibri Light" w:hAnsi="Calibri Light"/>
          </w:rPr>
          <w:t xml:space="preserve"> </w:t>
        </w:r>
      </w:ins>
      <w:ins w:id="129" w:author="Tuan Yap" w:date="2018-05-08T11:12:00Z">
        <w:r w:rsidR="007124B9">
          <w:rPr>
            <w:rFonts w:ascii="Calibri Light" w:hAnsi="Calibri Light"/>
          </w:rPr>
          <w:t xml:space="preserve">at Utility Rate Change option </w:t>
        </w:r>
      </w:ins>
      <w:ins w:id="130" w:author="Tuan Yap" w:date="2018-05-08T11:11:00Z">
        <w:r w:rsidR="007124B9">
          <w:rPr>
            <w:rFonts w:ascii="Calibri Light" w:hAnsi="Calibri Light"/>
          </w:rPr>
          <w:t>(Figure 9: Billing Parameter)</w:t>
        </w:r>
        <w:r w:rsidR="00C726A4" w:rsidRPr="00C726A4">
          <w:rPr>
            <w:rFonts w:ascii="Calibri Light" w:hAnsi="Calibri Light"/>
          </w:rPr>
          <w:t xml:space="preserve">. Installation Facts will contain NEM item. Refer to BPD document </w:t>
        </w:r>
      </w:ins>
      <w:ins w:id="131" w:author="Tuan Yap" w:date="2018-05-08T11:13:00Z">
        <w:r w:rsidR="007124B9">
          <w:rPr>
            <w:rFonts w:ascii="Calibri Light" w:hAnsi="Calibri Light"/>
            <w:i/>
          </w:rPr>
          <w:fldChar w:fldCharType="begin"/>
        </w:r>
        <w:r w:rsidR="007124B9">
          <w:rPr>
            <w:rFonts w:ascii="Calibri Light" w:hAnsi="Calibri Light"/>
            <w:i/>
          </w:rPr>
          <w:instrText xml:space="preserve"> HYPERLINK "https://us-apps2.hcl-axon.com/APSE/SCE_CSRP/DProcess.nsf/2c4e1f9759250dcd802571a4002f9f9f/83f8224a29a42b64882581a2005a873a?OpenDocument" </w:instrText>
        </w:r>
        <w:r w:rsidR="007124B9">
          <w:rPr>
            <w:rFonts w:ascii="Calibri Light" w:hAnsi="Calibri Light"/>
            <w:i/>
          </w:rPr>
          <w:fldChar w:fldCharType="separate"/>
        </w:r>
        <w:r w:rsidR="00C726A4" w:rsidRPr="007124B9">
          <w:rPr>
            <w:rStyle w:val="Hyperlink"/>
            <w:rFonts w:ascii="Calibri Light" w:hAnsi="Calibri Light"/>
            <w:i/>
          </w:rPr>
          <w:t>UB-BI-12 Calculate Energy Bill - Net Metering</w:t>
        </w:r>
        <w:r w:rsidR="007124B9">
          <w:rPr>
            <w:rFonts w:ascii="Calibri Light" w:hAnsi="Calibri Light"/>
            <w:i/>
          </w:rPr>
          <w:fldChar w:fldCharType="end"/>
        </w:r>
      </w:ins>
      <w:ins w:id="132" w:author="Tuan Yap" w:date="2018-05-08T11:11:00Z">
        <w:r w:rsidR="00C726A4" w:rsidRPr="00C726A4">
          <w:rPr>
            <w:rFonts w:ascii="Calibri Light" w:hAnsi="Calibri Light"/>
          </w:rPr>
          <w:t xml:space="preserve"> for additional information such as automatic creation of BPEM case</w:t>
        </w:r>
        <w:r w:rsidR="007124B9">
          <w:rPr>
            <w:rFonts w:ascii="Calibri Light" w:hAnsi="Calibri Light"/>
          </w:rPr>
          <w:t>.</w:t>
        </w:r>
      </w:ins>
      <w:r w:rsidR="00201847">
        <w:rPr>
          <w:rFonts w:ascii="Calibri Light" w:hAnsi="Calibri Light"/>
        </w:rPr>
        <w:t xml:space="preserve"> </w:t>
      </w:r>
      <w:del w:id="133" w:author="Tuan Yap" w:date="2018-05-08T11:12:00Z">
        <w:r w:rsidR="00201847" w:rsidDel="007124B9">
          <w:rPr>
            <w:rFonts w:ascii="Calibri Light" w:hAnsi="Calibri Light"/>
          </w:rPr>
          <w:delText>NEM Aggregation can be identified by navigating to Billing Parameter (Installation Facts) at Utilities Rate Change in Hybris C4C view</w:delText>
        </w:r>
        <w:r w:rsidR="00552A6C" w:rsidDel="007124B9">
          <w:rPr>
            <w:rFonts w:ascii="Calibri Light" w:hAnsi="Calibri Light"/>
          </w:rPr>
          <w:delText xml:space="preserve"> (Figure 9: Billing Parameter)</w:delText>
        </w:r>
        <w:r w:rsidR="00201847" w:rsidDel="007124B9">
          <w:rPr>
            <w:rFonts w:ascii="Calibri Light" w:hAnsi="Calibri Light"/>
          </w:rPr>
          <w:delText>.</w:delText>
        </w:r>
        <w:r w:rsidR="00962607" w:rsidDel="007124B9">
          <w:rPr>
            <w:rFonts w:ascii="Calibri Light" w:hAnsi="Calibri Light"/>
          </w:rPr>
          <w:delText xml:space="preserve"> </w:delText>
        </w:r>
      </w:del>
    </w:p>
    <w:p w14:paraId="5B203AA4" w14:textId="77777777" w:rsidR="00201847" w:rsidRDefault="00201847" w:rsidP="00201847">
      <w:pPr>
        <w:pStyle w:val="Heading3Text"/>
        <w:keepNext/>
        <w:ind w:left="720"/>
      </w:pPr>
      <w:r>
        <w:rPr>
          <w:noProof/>
          <w:lang w:eastAsia="en-US"/>
        </w:rPr>
        <w:lastRenderedPageBreak/>
        <mc:AlternateContent>
          <mc:Choice Requires="wps">
            <w:drawing>
              <wp:anchor distT="0" distB="0" distL="114300" distR="114300" simplePos="0" relativeHeight="251658240" behindDoc="0" locked="0" layoutInCell="1" allowOverlap="1" wp14:anchorId="76DC0487" wp14:editId="1D0D3095">
                <wp:simplePos x="0" y="0"/>
                <wp:positionH relativeFrom="column">
                  <wp:posOffset>469900</wp:posOffset>
                </wp:positionH>
                <wp:positionV relativeFrom="paragraph">
                  <wp:posOffset>930910</wp:posOffset>
                </wp:positionV>
                <wp:extent cx="4216400" cy="831850"/>
                <wp:effectExtent l="0" t="0" r="12700" b="25400"/>
                <wp:wrapNone/>
                <wp:docPr id="7" name="Rectangle 7"/>
                <wp:cNvGraphicFramePr/>
                <a:graphic xmlns:a="http://schemas.openxmlformats.org/drawingml/2006/main">
                  <a:graphicData uri="http://schemas.microsoft.com/office/word/2010/wordprocessingShape">
                    <wps:wsp>
                      <wps:cNvSpPr/>
                      <wps:spPr>
                        <a:xfrm>
                          <a:off x="0" y="0"/>
                          <a:ext cx="4216400" cy="8318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E6FCE5" id="Rectangle 7" o:spid="_x0000_s1026" style="position:absolute;margin-left:37pt;margin-top:73.3pt;width:332pt;height:65.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" filled="f" strokecolor="red" strokeweight="2pt"/>
            </w:pict>
          </mc:Fallback>
        </mc:AlternateContent>
      </w:r>
      <w:r>
        <w:rPr>
          <w:noProof/>
          <w:lang w:eastAsia="en-US"/>
        </w:rPr>
        <w:drawing>
          <wp:inline distT="0" distB="0" distL="0" distR="0" wp14:anchorId="76C176A0" wp14:editId="2815EB67">
            <wp:extent cx="4730750" cy="2465070"/>
            <wp:effectExtent l="0" t="0" r="0" b="0"/>
            <wp:docPr id="50204" name="Picture 50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l="17841" t="27176" r="2564" b="-950"/>
                    <a:stretch/>
                  </pic:blipFill>
                  <pic:spPr bwMode="auto">
                    <a:xfrm>
                      <a:off x="0" y="0"/>
                      <a:ext cx="4730750" cy="2465070"/>
                    </a:xfrm>
                    <a:prstGeom prst="rect">
                      <a:avLst/>
                    </a:prstGeom>
                    <a:ln>
                      <a:noFill/>
                    </a:ln>
                    <a:extLst>
                      <a:ext uri="{53640926-AAD7-44D8-BBD7-CCE9431645EC}">
                        <a14:shadowObscured xmlns:a14="http://schemas.microsoft.com/office/drawing/2010/main"/>
                      </a:ext>
                    </a:extLst>
                  </pic:spPr>
                </pic:pic>
              </a:graphicData>
            </a:graphic>
          </wp:inline>
        </w:drawing>
      </w:r>
    </w:p>
    <w:p w14:paraId="10C5129C" w14:textId="173B4646" w:rsidR="00201847" w:rsidRDefault="00201847" w:rsidP="00201847">
      <w:pPr>
        <w:pStyle w:val="Caption"/>
        <w:ind w:firstLine="720"/>
      </w:pPr>
      <w:r>
        <w:t xml:space="preserve">Figure </w:t>
      </w:r>
      <w:r>
        <w:fldChar w:fldCharType="begin"/>
      </w:r>
      <w:r>
        <w:instrText xml:space="preserve"> SEQ Figure \* ARABIC </w:instrText>
      </w:r>
      <w:r>
        <w:fldChar w:fldCharType="separate"/>
      </w:r>
      <w:r w:rsidR="00416F0C">
        <w:rPr>
          <w:noProof/>
        </w:rPr>
        <w:t>9</w:t>
      </w:r>
      <w:r>
        <w:fldChar w:fldCharType="end"/>
      </w:r>
      <w:r>
        <w:t>: Billing Parameters</w:t>
      </w:r>
    </w:p>
    <w:p w14:paraId="14574E58" w14:textId="4AB9F607" w:rsidR="00B2531C" w:rsidRDefault="00B2531C" w:rsidP="00462233">
      <w:pPr>
        <w:pStyle w:val="Heading3Text"/>
        <w:ind w:left="720"/>
        <w:rPr>
          <w:rFonts w:ascii="Calibri Light" w:eastAsia="MS Mincho" w:hAnsi="Calibri Light"/>
          <w:color w:val="auto"/>
          <w:szCs w:val="24"/>
        </w:rPr>
      </w:pPr>
    </w:p>
    <w:p w14:paraId="213B2575" w14:textId="7AC3A714" w:rsidR="00656753" w:rsidRDefault="00656753" w:rsidP="00462233">
      <w:pPr>
        <w:pStyle w:val="Heading3Text"/>
        <w:ind w:left="720"/>
        <w:rPr>
          <w:rFonts w:ascii="Calibri Light" w:eastAsia="MS Mincho" w:hAnsi="Calibri Light"/>
          <w:color w:val="auto"/>
          <w:szCs w:val="24"/>
        </w:rPr>
      </w:pPr>
    </w:p>
    <w:p w14:paraId="235E943C" w14:textId="79D48CED" w:rsidR="00656753" w:rsidRPr="00672140" w:rsidRDefault="003F52C1" w:rsidP="00656753">
      <w:pPr>
        <w:pStyle w:val="Heading3"/>
        <w:keepNext/>
        <w:numPr>
          <w:ilvl w:val="2"/>
          <w:numId w:val="6"/>
        </w:numPr>
        <w:tabs>
          <w:tab w:val="left" w:pos="1440"/>
        </w:tabs>
        <w:spacing w:before="120" w:after="120"/>
        <w:ind w:left="1440" w:hanging="900"/>
      </w:pPr>
      <w:bookmarkStart w:id="134" w:name="_Toc509409249"/>
      <w:bookmarkStart w:id="135" w:name="_Toc509475004"/>
      <w:bookmarkStart w:id="136" w:name="_Toc509481724"/>
      <w:bookmarkStart w:id="137" w:name="_Toc510117033"/>
      <w:r>
        <w:t xml:space="preserve">Water </w:t>
      </w:r>
      <w:r w:rsidR="00C91E06">
        <w:t xml:space="preserve">Flow </w:t>
      </w:r>
      <w:r>
        <w:t>Restrictor</w:t>
      </w:r>
      <w:bookmarkEnd w:id="134"/>
      <w:bookmarkEnd w:id="135"/>
      <w:bookmarkEnd w:id="136"/>
      <w:bookmarkEnd w:id="137"/>
    </w:p>
    <w:p w14:paraId="72FB4966" w14:textId="08AEA7BE" w:rsidR="00656753" w:rsidRDefault="00656753" w:rsidP="5827012F">
      <w:pPr>
        <w:pStyle w:val="Heading3Text"/>
        <w:ind w:left="720"/>
        <w:rPr>
          <w:rFonts w:ascii="Calibri Light" w:eastAsia="MS Mincho" w:hAnsi="Calibri Light"/>
          <w:color w:val="auto"/>
        </w:rPr>
      </w:pPr>
      <w:r w:rsidRPr="5827012F">
        <w:rPr>
          <w:rFonts w:ascii="Calibri Light" w:eastAsia="MS Mincho" w:hAnsi="Calibri Light"/>
          <w:color w:val="auto"/>
        </w:rPr>
        <w:t xml:space="preserve">If </w:t>
      </w:r>
      <w:r w:rsidR="001B60E9">
        <w:rPr>
          <w:rFonts w:ascii="Calibri Light" w:eastAsia="MS Mincho" w:hAnsi="Calibri Light"/>
          <w:color w:val="auto"/>
        </w:rPr>
        <w:t>a BP requests a</w:t>
      </w:r>
      <w:r w:rsidRPr="5827012F">
        <w:rPr>
          <w:rFonts w:ascii="Calibri Light" w:eastAsia="MS Mincho" w:hAnsi="Calibri Light"/>
          <w:color w:val="auto"/>
        </w:rPr>
        <w:t xml:space="preserve"> Move Out </w:t>
      </w:r>
      <w:r w:rsidR="001B60E9">
        <w:rPr>
          <w:rFonts w:ascii="Calibri Light" w:eastAsia="MS Mincho" w:hAnsi="Calibri Light"/>
          <w:color w:val="auto"/>
        </w:rPr>
        <w:t xml:space="preserve">for their water service and there is a water restrictor, </w:t>
      </w:r>
      <w:r w:rsidR="009E22BD" w:rsidRPr="5827012F">
        <w:rPr>
          <w:rFonts w:ascii="Calibri Light" w:eastAsia="MS Mincho" w:hAnsi="Calibri Light"/>
          <w:color w:val="auto"/>
        </w:rPr>
        <w:t xml:space="preserve">the </w:t>
      </w:r>
      <w:r w:rsidR="008322E2" w:rsidRPr="5827012F">
        <w:rPr>
          <w:rFonts w:ascii="Calibri Light" w:eastAsia="MS Mincho" w:hAnsi="Calibri Light"/>
          <w:color w:val="auto"/>
        </w:rPr>
        <w:t xml:space="preserve">user will </w:t>
      </w:r>
      <w:r w:rsidR="009E22BD" w:rsidRPr="5827012F">
        <w:rPr>
          <w:rFonts w:ascii="Calibri Light" w:eastAsia="MS Mincho" w:hAnsi="Calibri Light"/>
          <w:color w:val="auto"/>
        </w:rPr>
        <w:t>complete the following steps:</w:t>
      </w:r>
    </w:p>
    <w:p w14:paraId="0D7E56E7" w14:textId="70386F63" w:rsidR="009E22BD" w:rsidRDefault="009E22BD" w:rsidP="5827012F">
      <w:pPr>
        <w:pStyle w:val="Heading3Text"/>
        <w:numPr>
          <w:ilvl w:val="0"/>
          <w:numId w:val="42"/>
        </w:numPr>
        <w:rPr>
          <w:rFonts w:ascii="Calibri Light" w:eastAsia="MS Mincho" w:hAnsi="Calibri Light"/>
          <w:color w:val="auto"/>
        </w:rPr>
      </w:pPr>
      <w:r w:rsidRPr="5827012F">
        <w:rPr>
          <w:rFonts w:ascii="Calibri Light" w:eastAsia="MS Mincho" w:hAnsi="Calibri Light"/>
          <w:color w:val="auto"/>
        </w:rPr>
        <w:t>Issue the Move Out request</w:t>
      </w:r>
    </w:p>
    <w:p w14:paraId="6D705BEF" w14:textId="4E3FFA33" w:rsidR="008322E2" w:rsidRDefault="008322E2" w:rsidP="5827012F">
      <w:pPr>
        <w:pStyle w:val="Heading3Text"/>
        <w:numPr>
          <w:ilvl w:val="0"/>
          <w:numId w:val="42"/>
        </w:numPr>
        <w:rPr>
          <w:rFonts w:ascii="Calibri Light" w:eastAsia="MS Mincho" w:hAnsi="Calibri Light"/>
          <w:color w:val="auto"/>
        </w:rPr>
      </w:pPr>
      <w:r w:rsidRPr="5827012F">
        <w:rPr>
          <w:rFonts w:ascii="Calibri Light" w:eastAsia="MS Mincho" w:hAnsi="Calibri Light"/>
          <w:color w:val="auto"/>
        </w:rPr>
        <w:t>Place a Billing block to the Contract via Hybris C4C</w:t>
      </w:r>
      <w:r w:rsidR="00DD4DF7" w:rsidRPr="5827012F">
        <w:rPr>
          <w:rFonts w:ascii="Calibri Light" w:eastAsia="MS Mincho" w:hAnsi="Calibri Light"/>
          <w:color w:val="auto"/>
        </w:rPr>
        <w:t xml:space="preserve"> </w:t>
      </w:r>
    </w:p>
    <w:p w14:paraId="0CD6A87E" w14:textId="77777777" w:rsidR="001B60E9" w:rsidRDefault="008322E2" w:rsidP="5827012F">
      <w:pPr>
        <w:pStyle w:val="Heading3Text"/>
        <w:numPr>
          <w:ilvl w:val="0"/>
          <w:numId w:val="42"/>
        </w:numPr>
        <w:rPr>
          <w:rFonts w:ascii="Calibri Light" w:eastAsia="MS Mincho" w:hAnsi="Calibri Light"/>
          <w:color w:val="auto"/>
        </w:rPr>
      </w:pPr>
      <w:r w:rsidRPr="5827012F">
        <w:rPr>
          <w:rFonts w:ascii="Calibri Light" w:eastAsia="MS Mincho" w:hAnsi="Calibri Light"/>
          <w:color w:val="auto"/>
        </w:rPr>
        <w:t xml:space="preserve">Create </w:t>
      </w:r>
      <w:r w:rsidR="001B60E9">
        <w:rPr>
          <w:rFonts w:ascii="Calibri Light" w:eastAsia="MS Mincho" w:hAnsi="Calibri Light"/>
          <w:color w:val="auto"/>
        </w:rPr>
        <w:t>a work order to remove the water restrictor</w:t>
      </w:r>
    </w:p>
    <w:p w14:paraId="625C0917" w14:textId="0EB7D579" w:rsidR="008322E2" w:rsidRDefault="001B60E9" w:rsidP="5827012F">
      <w:pPr>
        <w:pStyle w:val="Heading3Text"/>
        <w:numPr>
          <w:ilvl w:val="0"/>
          <w:numId w:val="42"/>
        </w:numPr>
        <w:rPr>
          <w:rFonts w:ascii="Calibri Light" w:eastAsia="MS Mincho" w:hAnsi="Calibri Light"/>
          <w:color w:val="auto"/>
        </w:rPr>
      </w:pPr>
      <w:r>
        <w:rPr>
          <w:rFonts w:ascii="Calibri Light" w:eastAsia="MS Mincho" w:hAnsi="Calibri Light"/>
          <w:color w:val="auto"/>
        </w:rPr>
        <w:t xml:space="preserve">Create a </w:t>
      </w:r>
      <w:r w:rsidR="008322E2" w:rsidRPr="5827012F">
        <w:rPr>
          <w:rFonts w:ascii="Calibri Light" w:eastAsia="MS Mincho" w:hAnsi="Calibri Light"/>
          <w:color w:val="auto"/>
        </w:rPr>
        <w:t xml:space="preserve">BPEM case ‘Flow Restrictor removal’ via Hybris C4C manually. BPEM case will be routed to RSO Billing. </w:t>
      </w:r>
    </w:p>
    <w:p w14:paraId="46032F46" w14:textId="69FDB05D" w:rsidR="001B60E9" w:rsidRDefault="008322E2" w:rsidP="001B60E9">
      <w:pPr>
        <w:pStyle w:val="Heading3Text"/>
        <w:ind w:left="720"/>
        <w:rPr>
          <w:rFonts w:ascii="Calibri Light" w:eastAsia="MS Mincho" w:hAnsi="Calibri Light"/>
          <w:color w:val="auto"/>
        </w:rPr>
      </w:pPr>
      <w:r w:rsidRPr="5827012F">
        <w:rPr>
          <w:rFonts w:ascii="Calibri Light" w:eastAsia="MS Mincho" w:hAnsi="Calibri Light"/>
          <w:color w:val="auto"/>
        </w:rPr>
        <w:t>RSO Billing will</w:t>
      </w:r>
      <w:r w:rsidR="00CE1950" w:rsidRPr="5827012F">
        <w:rPr>
          <w:rFonts w:ascii="Calibri Light" w:eastAsia="MS Mincho" w:hAnsi="Calibri Light"/>
          <w:color w:val="auto"/>
        </w:rPr>
        <w:t xml:space="preserve"> perform the following steps:</w:t>
      </w:r>
    </w:p>
    <w:p w14:paraId="74DFBF65" w14:textId="77777777" w:rsidR="001B60E9" w:rsidRDefault="001B60E9" w:rsidP="001B60E9">
      <w:pPr>
        <w:pStyle w:val="Heading3Text"/>
        <w:numPr>
          <w:ilvl w:val="0"/>
          <w:numId w:val="49"/>
        </w:numPr>
        <w:rPr>
          <w:rFonts w:ascii="Calibri Light" w:eastAsia="MS Mincho" w:hAnsi="Calibri Light"/>
          <w:color w:val="auto"/>
        </w:rPr>
      </w:pPr>
      <w:r w:rsidRPr="5827012F">
        <w:rPr>
          <w:rFonts w:ascii="Calibri Light" w:eastAsia="MS Mincho" w:hAnsi="Calibri Light"/>
          <w:color w:val="auto"/>
        </w:rPr>
        <w:t>Post applicable service fees on the account (e.g., water removal fee)</w:t>
      </w:r>
    </w:p>
    <w:p w14:paraId="5D843646" w14:textId="37DCEBE1" w:rsidR="008322E2" w:rsidRDefault="008322E2" w:rsidP="001B60E9">
      <w:pPr>
        <w:pStyle w:val="Heading3Text"/>
        <w:numPr>
          <w:ilvl w:val="0"/>
          <w:numId w:val="49"/>
        </w:numPr>
        <w:rPr>
          <w:rFonts w:ascii="Calibri Light" w:eastAsia="MS Mincho" w:hAnsi="Calibri Light"/>
          <w:color w:val="auto"/>
        </w:rPr>
      </w:pPr>
      <w:del w:id="138" w:author="Tuan Yap" w:date="2018-06-08T09:27:00Z">
        <w:r w:rsidRPr="5827012F" w:rsidDel="007B5A52">
          <w:rPr>
            <w:rFonts w:ascii="Calibri Light" w:eastAsia="MS Mincho" w:hAnsi="Calibri Light"/>
            <w:color w:val="auto"/>
          </w:rPr>
          <w:delText xml:space="preserve">Remove Billing block from Contract in S/4HAHA </w:delText>
        </w:r>
      </w:del>
    </w:p>
    <w:p w14:paraId="02046323" w14:textId="1A298477" w:rsidR="001B60E9" w:rsidRDefault="001B60E9" w:rsidP="001B60E9">
      <w:pPr>
        <w:pStyle w:val="Heading3Text"/>
        <w:ind w:left="720"/>
        <w:rPr>
          <w:rFonts w:ascii="Calibri Light" w:eastAsia="MS Mincho" w:hAnsi="Calibri Light"/>
          <w:color w:val="auto"/>
        </w:rPr>
      </w:pPr>
      <w:r>
        <w:rPr>
          <w:rFonts w:ascii="Calibri Light" w:eastAsia="MS Mincho" w:hAnsi="Calibri Light"/>
          <w:color w:val="auto"/>
        </w:rPr>
        <w:t xml:space="preserve">Catalina Field services will complete the work order to remove the water restrictor and the system shall automatically </w:t>
      </w:r>
      <w:del w:id="139" w:author="Tuan Yap" w:date="2018-06-08T09:26:00Z">
        <w:r w:rsidDel="007B5A52">
          <w:rPr>
            <w:rFonts w:ascii="Calibri Light" w:eastAsia="MS Mincho" w:hAnsi="Calibri Light"/>
            <w:color w:val="auto"/>
          </w:rPr>
          <w:delText xml:space="preserve">update </w:delText>
        </w:r>
      </w:del>
      <w:ins w:id="140" w:author="Tuan Yap" w:date="2018-06-08T09:26:00Z">
        <w:r w:rsidR="007B5A52">
          <w:rPr>
            <w:rFonts w:ascii="Calibri Light" w:eastAsia="MS Mincho" w:hAnsi="Calibri Light"/>
            <w:color w:val="auto"/>
          </w:rPr>
          <w:t xml:space="preserve">end date </w:t>
        </w:r>
      </w:ins>
      <w:r>
        <w:rPr>
          <w:rFonts w:ascii="Calibri Light" w:eastAsia="MS Mincho" w:hAnsi="Calibri Light"/>
          <w:color w:val="auto"/>
        </w:rPr>
        <w:t>the installation facts for the devices</w:t>
      </w:r>
      <w:ins w:id="141" w:author="Tuan Yap" w:date="2018-06-08T09:26:00Z">
        <w:r w:rsidR="007B5A52">
          <w:rPr>
            <w:rFonts w:ascii="Calibri Light" w:eastAsia="MS Mincho" w:hAnsi="Calibri Light"/>
            <w:color w:val="auto"/>
          </w:rPr>
          <w:t xml:space="preserve"> and remove Billing Block from Contract in S/4HANA using </w:t>
        </w:r>
      </w:ins>
      <w:ins w:id="142" w:author="Tuan Yap" w:date="2018-06-08T09:27:00Z">
        <w:r w:rsidR="007B5A52">
          <w:rPr>
            <w:rFonts w:ascii="Calibri Light" w:eastAsia="MS Mincho" w:hAnsi="Calibri Light"/>
            <w:color w:val="auto"/>
          </w:rPr>
          <w:t>E-DF-WM</w:t>
        </w:r>
        <w:r w:rsidR="007B5A52" w:rsidRPr="007B5A52">
          <w:rPr>
            <w:rFonts w:ascii="Calibri Light" w:eastAsia="MS Mincho" w:hAnsi="Calibri Light"/>
            <w:color w:val="auto"/>
          </w:rPr>
          <w:t>-02 - BRF Plus for basic service order</w:t>
        </w:r>
        <w:r w:rsidR="007B5A52">
          <w:rPr>
            <w:rFonts w:ascii="Calibri Light" w:eastAsia="MS Mincho" w:hAnsi="Calibri Light"/>
            <w:color w:val="auto"/>
          </w:rPr>
          <w:t>.</w:t>
        </w:r>
      </w:ins>
    </w:p>
    <w:p w14:paraId="70A9BB7E" w14:textId="492EA9D3" w:rsidR="00656753" w:rsidRDefault="00656753" w:rsidP="00462233">
      <w:pPr>
        <w:pStyle w:val="Heading3Text"/>
        <w:ind w:left="720"/>
        <w:rPr>
          <w:rFonts w:ascii="Calibri Light" w:eastAsia="MS Mincho" w:hAnsi="Calibri Light"/>
          <w:color w:val="auto"/>
          <w:szCs w:val="24"/>
        </w:rPr>
      </w:pPr>
    </w:p>
    <w:p w14:paraId="41B24B60" w14:textId="086E7FBC" w:rsidR="006C716A" w:rsidRDefault="006C716A" w:rsidP="001C2777">
      <w:pPr>
        <w:pStyle w:val="Heading2"/>
      </w:pPr>
      <w:bookmarkStart w:id="143" w:name="_Toc509409251"/>
      <w:bookmarkStart w:id="144" w:name="_Toc509475006"/>
      <w:bookmarkStart w:id="145" w:name="_Toc509481726"/>
      <w:bookmarkStart w:id="146" w:name="_Toc510117034"/>
      <w:r>
        <w:t>Move Out Date</w:t>
      </w:r>
      <w:r w:rsidRPr="006B24F0">
        <w:t xml:space="preserve"> </w:t>
      </w:r>
      <w:r w:rsidR="001D4001">
        <w:t xml:space="preserve">Change </w:t>
      </w:r>
      <w:r w:rsidRPr="006B24F0">
        <w:t>Details</w:t>
      </w:r>
      <w:bookmarkEnd w:id="143"/>
      <w:bookmarkEnd w:id="144"/>
      <w:bookmarkEnd w:id="145"/>
      <w:bookmarkEnd w:id="146"/>
      <w:r w:rsidRPr="006B24F0">
        <w:t xml:space="preserve"> </w:t>
      </w:r>
    </w:p>
    <w:p w14:paraId="6B5CF55A" w14:textId="0C513CA2" w:rsidR="00C8298E" w:rsidRDefault="003B3C01" w:rsidP="00170C06">
      <w:pPr>
        <w:pStyle w:val="Heading2Text"/>
        <w:rPr>
          <w:rFonts w:ascii="Calibri Light" w:hAnsi="Calibri Light" w:cs="Arial"/>
        </w:rPr>
      </w:pPr>
      <w:r w:rsidRPr="00170C06">
        <w:rPr>
          <w:rFonts w:ascii="Calibri Light" w:hAnsi="Calibri Light" w:cs="Arial"/>
        </w:rPr>
        <w:t xml:space="preserve">Whenever a BP wants to change the </w:t>
      </w:r>
      <w:r w:rsidR="006C716A">
        <w:rPr>
          <w:rFonts w:ascii="Calibri Light" w:hAnsi="Calibri Light" w:cs="Arial"/>
        </w:rPr>
        <w:t>Move Out</w:t>
      </w:r>
      <w:r w:rsidRPr="00170C06">
        <w:rPr>
          <w:rFonts w:ascii="Calibri Light" w:hAnsi="Calibri Light" w:cs="Arial"/>
        </w:rPr>
        <w:t xml:space="preserve"> date of their Contract, the </w:t>
      </w:r>
      <w:r w:rsidR="003D3254">
        <w:rPr>
          <w:rFonts w:ascii="Calibri Light" w:hAnsi="Calibri Light" w:cs="Arial"/>
        </w:rPr>
        <w:t>user</w:t>
      </w:r>
      <w:r w:rsidRPr="00170C06">
        <w:rPr>
          <w:rFonts w:ascii="Calibri Light" w:hAnsi="Calibri Light" w:cs="Arial"/>
        </w:rPr>
        <w:t xml:space="preserve"> will execute a </w:t>
      </w:r>
      <w:r w:rsidR="006C716A">
        <w:rPr>
          <w:rFonts w:ascii="Calibri Light" w:hAnsi="Calibri Light" w:cs="Arial"/>
        </w:rPr>
        <w:t xml:space="preserve">Change Move </w:t>
      </w:r>
      <w:proofErr w:type="gramStart"/>
      <w:r w:rsidR="006C716A">
        <w:rPr>
          <w:rFonts w:ascii="Calibri Light" w:hAnsi="Calibri Light" w:cs="Arial"/>
        </w:rPr>
        <w:t>Out</w:t>
      </w:r>
      <w:proofErr w:type="gramEnd"/>
      <w:r w:rsidR="006C716A">
        <w:rPr>
          <w:rFonts w:ascii="Calibri Light" w:hAnsi="Calibri Light" w:cs="Arial"/>
        </w:rPr>
        <w:t xml:space="preserve"> Date</w:t>
      </w:r>
      <w:r w:rsidR="001C0CE0">
        <w:rPr>
          <w:rFonts w:ascii="Calibri Light" w:hAnsi="Calibri Light" w:cs="Arial"/>
        </w:rPr>
        <w:t xml:space="preserve"> process</w:t>
      </w:r>
      <w:r w:rsidRPr="00170C06">
        <w:rPr>
          <w:rFonts w:ascii="Calibri Light" w:hAnsi="Calibri Light" w:cs="Arial"/>
        </w:rPr>
        <w:t xml:space="preserve">.  </w:t>
      </w:r>
      <w:r w:rsidR="00D674E7">
        <w:rPr>
          <w:rFonts w:ascii="Calibri Light" w:hAnsi="Calibri Light" w:cs="Arial"/>
        </w:rPr>
        <w:t xml:space="preserve">Changing the </w:t>
      </w:r>
      <w:r w:rsidR="006C716A">
        <w:rPr>
          <w:rFonts w:ascii="Calibri Light" w:hAnsi="Calibri Light" w:cs="Arial"/>
        </w:rPr>
        <w:t xml:space="preserve">Move </w:t>
      </w:r>
      <w:proofErr w:type="gramStart"/>
      <w:r w:rsidR="006C716A">
        <w:rPr>
          <w:rFonts w:ascii="Calibri Light" w:hAnsi="Calibri Light" w:cs="Arial"/>
        </w:rPr>
        <w:t>Out</w:t>
      </w:r>
      <w:proofErr w:type="gramEnd"/>
      <w:r w:rsidR="00D674E7">
        <w:rPr>
          <w:rFonts w:ascii="Calibri Light" w:hAnsi="Calibri Light" w:cs="Arial"/>
        </w:rPr>
        <w:t xml:space="preserve"> Date of the contract is applicable to </w:t>
      </w:r>
      <w:r w:rsidR="00372D05">
        <w:rPr>
          <w:rFonts w:ascii="Calibri Light" w:hAnsi="Calibri Light" w:cs="Arial"/>
        </w:rPr>
        <w:t xml:space="preserve">all kinds </w:t>
      </w:r>
      <w:r w:rsidR="00D674E7">
        <w:rPr>
          <w:rFonts w:ascii="Calibri Light" w:hAnsi="Calibri Light" w:cs="Arial"/>
        </w:rPr>
        <w:t>of contracts.</w:t>
      </w:r>
      <w:r w:rsidR="000F0E77">
        <w:rPr>
          <w:rFonts w:ascii="Calibri Light" w:hAnsi="Calibri Light" w:cs="Arial"/>
        </w:rPr>
        <w:t xml:space="preserve"> </w:t>
      </w:r>
      <w:r w:rsidR="00D57483">
        <w:rPr>
          <w:rFonts w:ascii="Calibri Light" w:hAnsi="Calibri Light" w:cs="Arial"/>
        </w:rPr>
        <w:t xml:space="preserve">During the Change Contract End Date process, </w:t>
      </w:r>
      <w:r w:rsidR="00FE233D">
        <w:rPr>
          <w:rFonts w:ascii="Calibri Light" w:hAnsi="Calibri Light" w:cs="Arial"/>
        </w:rPr>
        <w:t xml:space="preserve">the </w:t>
      </w:r>
      <w:r w:rsidR="003D3254">
        <w:rPr>
          <w:rFonts w:ascii="Calibri Light" w:hAnsi="Calibri Light" w:cs="Arial"/>
        </w:rPr>
        <w:t xml:space="preserve">user </w:t>
      </w:r>
      <w:r w:rsidR="00D57483">
        <w:rPr>
          <w:rFonts w:ascii="Calibri Light" w:hAnsi="Calibri Light" w:cs="Arial"/>
        </w:rPr>
        <w:t xml:space="preserve">is able to select a past date or a future date as the </w:t>
      </w:r>
      <w:r w:rsidR="006C716A">
        <w:rPr>
          <w:rFonts w:ascii="Calibri Light" w:hAnsi="Calibri Light" w:cs="Arial"/>
        </w:rPr>
        <w:t>Move Out</w:t>
      </w:r>
      <w:r w:rsidR="00D57483">
        <w:rPr>
          <w:rFonts w:ascii="Calibri Light" w:hAnsi="Calibri Light" w:cs="Arial"/>
        </w:rPr>
        <w:t xml:space="preserve"> date</w:t>
      </w:r>
      <w:r w:rsidR="004220CB">
        <w:rPr>
          <w:rFonts w:ascii="Calibri Light" w:hAnsi="Calibri Light" w:cs="Arial"/>
        </w:rPr>
        <w:t xml:space="preserve"> (Figure </w:t>
      </w:r>
      <w:r w:rsidR="00552A6C">
        <w:rPr>
          <w:rFonts w:ascii="Calibri Light" w:hAnsi="Calibri Light" w:cs="Arial"/>
        </w:rPr>
        <w:t>10</w:t>
      </w:r>
      <w:r w:rsidR="004220CB">
        <w:rPr>
          <w:rFonts w:ascii="Calibri Light" w:hAnsi="Calibri Light" w:cs="Arial"/>
        </w:rPr>
        <w:t xml:space="preserve">: Move </w:t>
      </w:r>
      <w:proofErr w:type="gramStart"/>
      <w:r w:rsidR="004220CB">
        <w:rPr>
          <w:rFonts w:ascii="Calibri Light" w:hAnsi="Calibri Light" w:cs="Arial"/>
        </w:rPr>
        <w:t>Out</w:t>
      </w:r>
      <w:proofErr w:type="gramEnd"/>
      <w:r w:rsidR="004220CB">
        <w:rPr>
          <w:rFonts w:ascii="Calibri Light" w:hAnsi="Calibri Light" w:cs="Arial"/>
        </w:rPr>
        <w:t xml:space="preserve"> Date Change)</w:t>
      </w:r>
      <w:r w:rsidR="00D57483">
        <w:rPr>
          <w:rFonts w:ascii="Calibri Light" w:hAnsi="Calibri Light" w:cs="Arial"/>
        </w:rPr>
        <w:t>.</w:t>
      </w:r>
      <w:r w:rsidR="00E65C93">
        <w:rPr>
          <w:rFonts w:ascii="Calibri Light" w:hAnsi="Calibri Light" w:cs="Arial"/>
        </w:rPr>
        <w:t xml:space="preserve"> There is no restriction as to the limit on number of days in the past or future. </w:t>
      </w:r>
      <w:r w:rsidR="00374D75">
        <w:rPr>
          <w:rFonts w:ascii="Calibri Light" w:hAnsi="Calibri Light" w:cs="Arial"/>
        </w:rPr>
        <w:t xml:space="preserve"> </w:t>
      </w:r>
      <w:r w:rsidR="00BE2213">
        <w:rPr>
          <w:rFonts w:ascii="Calibri Light" w:hAnsi="Calibri Light" w:cs="Arial"/>
        </w:rPr>
        <w:t xml:space="preserve">Whereas CCC/BCD users would encourage </w:t>
      </w:r>
      <w:r w:rsidR="00372D05">
        <w:rPr>
          <w:rFonts w:ascii="Calibri Light" w:hAnsi="Calibri Light" w:cs="Arial"/>
        </w:rPr>
        <w:t xml:space="preserve">requestors </w:t>
      </w:r>
      <w:r w:rsidR="00BE2213">
        <w:rPr>
          <w:rFonts w:ascii="Calibri Light" w:hAnsi="Calibri Light" w:cs="Arial"/>
        </w:rPr>
        <w:t xml:space="preserve">to submit Move Out Date Changes within 30 days in the past or 1 bill period and unlimited days in the future. </w:t>
      </w:r>
      <w:r w:rsidR="00F8653F">
        <w:rPr>
          <w:rFonts w:ascii="Calibri Light" w:hAnsi="Calibri Light" w:cs="Arial"/>
        </w:rPr>
        <w:t xml:space="preserve"> C4C Hybris will enable the user to submit a Move Out date change in the past or future.  If needed, the u</w:t>
      </w:r>
      <w:r w:rsidR="003D3254">
        <w:rPr>
          <w:rFonts w:ascii="Calibri Light" w:hAnsi="Calibri Light" w:cs="Arial"/>
        </w:rPr>
        <w:t>ser</w:t>
      </w:r>
      <w:r w:rsidR="00BE2213">
        <w:rPr>
          <w:rFonts w:ascii="Calibri Light" w:hAnsi="Calibri Light" w:cs="Arial"/>
        </w:rPr>
        <w:t xml:space="preserve"> will create BPEM case ‘Move Out – Bill Reversal</w:t>
      </w:r>
      <w:r w:rsidR="00DE066E">
        <w:rPr>
          <w:rFonts w:ascii="Calibri Light" w:hAnsi="Calibri Light" w:cs="Arial"/>
        </w:rPr>
        <w:t>’</w:t>
      </w:r>
      <w:r w:rsidR="00BE2213">
        <w:rPr>
          <w:rFonts w:ascii="Calibri Light" w:hAnsi="Calibri Light" w:cs="Arial"/>
        </w:rPr>
        <w:t xml:space="preserve"> manually</w:t>
      </w:r>
      <w:r w:rsidR="00F8653F">
        <w:rPr>
          <w:rFonts w:ascii="Calibri Light" w:hAnsi="Calibri Light" w:cs="Arial"/>
        </w:rPr>
        <w:t xml:space="preserve"> and it will be routed to RSO to complete the request</w:t>
      </w:r>
      <w:r w:rsidR="00BE2213">
        <w:rPr>
          <w:rFonts w:ascii="Calibri Light" w:hAnsi="Calibri Light" w:cs="Arial"/>
        </w:rPr>
        <w:t xml:space="preserve">. </w:t>
      </w:r>
      <w:r w:rsidR="00C8298E">
        <w:rPr>
          <w:rFonts w:ascii="Calibri Light" w:hAnsi="Calibri Light" w:cs="Arial"/>
        </w:rPr>
        <w:t xml:space="preserve">If there is a move </w:t>
      </w:r>
      <w:r w:rsidR="006C716A">
        <w:rPr>
          <w:rFonts w:ascii="Calibri Light" w:hAnsi="Calibri Light" w:cs="Arial"/>
        </w:rPr>
        <w:lastRenderedPageBreak/>
        <w:t xml:space="preserve">out </w:t>
      </w:r>
      <w:r w:rsidR="00C8298E">
        <w:rPr>
          <w:rFonts w:ascii="Calibri Light" w:hAnsi="Calibri Light" w:cs="Arial"/>
        </w:rPr>
        <w:t xml:space="preserve">for the premise </w:t>
      </w:r>
      <w:r w:rsidR="00E931D9">
        <w:rPr>
          <w:rFonts w:ascii="Calibri Light" w:hAnsi="Calibri Light" w:cs="Arial"/>
        </w:rPr>
        <w:t xml:space="preserve">and </w:t>
      </w:r>
      <w:r w:rsidR="003D3254">
        <w:rPr>
          <w:rFonts w:ascii="Calibri Light" w:hAnsi="Calibri Light" w:cs="Arial"/>
        </w:rPr>
        <w:t>user</w:t>
      </w:r>
      <w:r w:rsidR="00C8298E">
        <w:rPr>
          <w:rFonts w:ascii="Calibri Light" w:hAnsi="Calibri Light" w:cs="Arial"/>
        </w:rPr>
        <w:t xml:space="preserve"> tries to change the </w:t>
      </w:r>
      <w:r w:rsidR="006C716A">
        <w:rPr>
          <w:rFonts w:ascii="Calibri Light" w:hAnsi="Calibri Light" w:cs="Arial"/>
        </w:rPr>
        <w:t>Move Out</w:t>
      </w:r>
      <w:r w:rsidR="00C8298E">
        <w:rPr>
          <w:rFonts w:ascii="Calibri Light" w:hAnsi="Calibri Light" w:cs="Arial"/>
        </w:rPr>
        <w:t xml:space="preserve"> </w:t>
      </w:r>
      <w:r w:rsidR="006C716A">
        <w:rPr>
          <w:rFonts w:ascii="Calibri Light" w:hAnsi="Calibri Light" w:cs="Arial"/>
        </w:rPr>
        <w:t>D</w:t>
      </w:r>
      <w:r w:rsidR="00C8298E">
        <w:rPr>
          <w:rFonts w:ascii="Calibri Light" w:hAnsi="Calibri Light" w:cs="Arial"/>
        </w:rPr>
        <w:t xml:space="preserve">ate past the new </w:t>
      </w:r>
      <w:r w:rsidR="006C716A">
        <w:rPr>
          <w:rFonts w:ascii="Calibri Light" w:hAnsi="Calibri Light" w:cs="Arial"/>
        </w:rPr>
        <w:t>Move In</w:t>
      </w:r>
      <w:r w:rsidR="00C8298E">
        <w:rPr>
          <w:rFonts w:ascii="Calibri Light" w:hAnsi="Calibri Light" w:cs="Arial"/>
        </w:rPr>
        <w:t xml:space="preserve"> Date</w:t>
      </w:r>
      <w:r w:rsidR="006C716A">
        <w:rPr>
          <w:rFonts w:ascii="Calibri Light" w:hAnsi="Calibri Light" w:cs="Arial"/>
        </w:rPr>
        <w:t xml:space="preserve"> of the new Contract</w:t>
      </w:r>
      <w:r w:rsidR="00C8298E">
        <w:rPr>
          <w:rFonts w:ascii="Calibri Light" w:hAnsi="Calibri Light" w:cs="Arial"/>
        </w:rPr>
        <w:t xml:space="preserve">, SAP </w:t>
      </w:r>
      <w:r w:rsidR="000F0AFA">
        <w:rPr>
          <w:rFonts w:ascii="Calibri Light" w:hAnsi="Calibri Light" w:cs="Arial"/>
        </w:rPr>
        <w:t xml:space="preserve">will </w:t>
      </w:r>
      <w:r w:rsidR="006C716A">
        <w:rPr>
          <w:rFonts w:ascii="Calibri Light" w:hAnsi="Calibri Light" w:cs="Arial"/>
        </w:rPr>
        <w:t>not allow</w:t>
      </w:r>
      <w:r w:rsidR="00C8298E">
        <w:rPr>
          <w:rFonts w:ascii="Calibri Light" w:hAnsi="Calibri Light" w:cs="Arial"/>
        </w:rPr>
        <w:t xml:space="preserve"> </w:t>
      </w:r>
      <w:r w:rsidR="003D3254">
        <w:rPr>
          <w:rFonts w:ascii="Calibri Light" w:hAnsi="Calibri Light" w:cs="Arial"/>
        </w:rPr>
        <w:t xml:space="preserve">user </w:t>
      </w:r>
      <w:r w:rsidR="00C8298E">
        <w:rPr>
          <w:rFonts w:ascii="Calibri Light" w:hAnsi="Calibri Light" w:cs="Arial"/>
        </w:rPr>
        <w:t xml:space="preserve">from changing the </w:t>
      </w:r>
      <w:r w:rsidR="006C716A">
        <w:rPr>
          <w:rFonts w:ascii="Calibri Light" w:hAnsi="Calibri Light" w:cs="Arial"/>
        </w:rPr>
        <w:t>Move Out</w:t>
      </w:r>
      <w:r w:rsidR="00C8298E">
        <w:rPr>
          <w:rFonts w:ascii="Calibri Light" w:hAnsi="Calibri Light" w:cs="Arial"/>
        </w:rPr>
        <w:t xml:space="preserve"> date.</w:t>
      </w:r>
    </w:p>
    <w:p w14:paraId="70AB6785" w14:textId="77777777" w:rsidR="004220CB" w:rsidRDefault="004220CB" w:rsidP="004220CB">
      <w:pPr>
        <w:pStyle w:val="Heading2Text"/>
        <w:keepNext/>
      </w:pPr>
      <w:r>
        <w:rPr>
          <w:noProof/>
          <w:color w:val="1F497D"/>
          <w:lang w:eastAsia="en-US"/>
        </w:rPr>
        <w:drawing>
          <wp:inline distT="0" distB="0" distL="0" distR="0" wp14:anchorId="2AE54EA1" wp14:editId="5E890D8B">
            <wp:extent cx="5943600" cy="2641956"/>
            <wp:effectExtent l="0" t="0" r="0" b="6350"/>
            <wp:docPr id="23" name="Picture 23" descr="cid:image002.png@01D39E56.7AA8B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2.png@01D39E56.7AA8B850"/>
                    <pic:cNvPicPr>
                      <a:picLocks noChangeAspect="1" noChangeArrowheads="1"/>
                    </pic:cNvPicPr>
                  </pic:nvPicPr>
                  <pic:blipFill>
                    <a:blip r:embed="rId59" r:link="rId60">
                      <a:extLst>
                        <a:ext uri="{28A0092B-C50C-407E-A947-70E740481C1C}">
                          <a14:useLocalDpi xmlns:a14="http://schemas.microsoft.com/office/drawing/2010/main" val="0"/>
                        </a:ext>
                      </a:extLst>
                    </a:blip>
                    <a:srcRect/>
                    <a:stretch>
                      <a:fillRect/>
                    </a:stretch>
                  </pic:blipFill>
                  <pic:spPr bwMode="auto">
                    <a:xfrm>
                      <a:off x="0" y="0"/>
                      <a:ext cx="5943600" cy="2641956"/>
                    </a:xfrm>
                    <a:prstGeom prst="rect">
                      <a:avLst/>
                    </a:prstGeom>
                    <a:noFill/>
                    <a:ln>
                      <a:noFill/>
                    </a:ln>
                  </pic:spPr>
                </pic:pic>
              </a:graphicData>
            </a:graphic>
          </wp:inline>
        </w:drawing>
      </w:r>
    </w:p>
    <w:p w14:paraId="4DA4AB4B" w14:textId="54B48A03" w:rsidR="004220CB" w:rsidRDefault="004220CB" w:rsidP="004220CB">
      <w:pPr>
        <w:pStyle w:val="Caption"/>
        <w:ind w:firstLine="720"/>
        <w:rPr>
          <w:rFonts w:ascii="Calibri Light" w:hAnsi="Calibri Light" w:cs="Arial"/>
        </w:rPr>
      </w:pPr>
      <w:r>
        <w:t xml:space="preserve">Figure </w:t>
      </w:r>
      <w:r>
        <w:fldChar w:fldCharType="begin"/>
      </w:r>
      <w:r>
        <w:instrText xml:space="preserve"> SEQ Figure \* ARABIC </w:instrText>
      </w:r>
      <w:r>
        <w:fldChar w:fldCharType="separate"/>
      </w:r>
      <w:r w:rsidR="00416F0C">
        <w:rPr>
          <w:noProof/>
        </w:rPr>
        <w:t>10</w:t>
      </w:r>
      <w:r>
        <w:fldChar w:fldCharType="end"/>
      </w:r>
      <w:r>
        <w:t>: Move Out Date Change</w:t>
      </w:r>
    </w:p>
    <w:p w14:paraId="3118E340" w14:textId="77777777" w:rsidR="004220CB" w:rsidRDefault="004220CB" w:rsidP="00170C06">
      <w:pPr>
        <w:pStyle w:val="Heading2Text"/>
        <w:rPr>
          <w:rFonts w:ascii="Calibri Light" w:hAnsi="Calibri Light" w:cs="Arial"/>
        </w:rPr>
      </w:pPr>
    </w:p>
    <w:p w14:paraId="6C6E5474" w14:textId="7E6BD8D1" w:rsidR="003B3C01" w:rsidRPr="00170C06" w:rsidRDefault="003B3C01" w:rsidP="00170C06">
      <w:pPr>
        <w:pStyle w:val="Heading2Text"/>
        <w:rPr>
          <w:rFonts w:ascii="Calibri Light" w:hAnsi="Calibri Light" w:cs="Arial"/>
        </w:rPr>
      </w:pPr>
      <w:r w:rsidRPr="00170C06">
        <w:rPr>
          <w:rFonts w:ascii="Calibri Light" w:hAnsi="Calibri Light" w:cs="Arial"/>
        </w:rPr>
        <w:t xml:space="preserve">The conditions </w:t>
      </w:r>
      <w:r w:rsidR="006C716A">
        <w:rPr>
          <w:rFonts w:ascii="Calibri Light" w:hAnsi="Calibri Light" w:cs="Arial"/>
        </w:rPr>
        <w:t xml:space="preserve">below </w:t>
      </w:r>
      <w:r w:rsidRPr="00170C06">
        <w:rPr>
          <w:rFonts w:ascii="Calibri Light" w:hAnsi="Calibri Light" w:cs="Arial"/>
        </w:rPr>
        <w:t xml:space="preserve">must be met for </w:t>
      </w:r>
      <w:r w:rsidR="006C716A">
        <w:rPr>
          <w:rFonts w:ascii="Calibri Light" w:hAnsi="Calibri Light" w:cs="Arial"/>
        </w:rPr>
        <w:t xml:space="preserve">Move </w:t>
      </w:r>
      <w:proofErr w:type="gramStart"/>
      <w:r w:rsidR="006C716A">
        <w:rPr>
          <w:rFonts w:ascii="Calibri Light" w:hAnsi="Calibri Light" w:cs="Arial"/>
        </w:rPr>
        <w:t>Out</w:t>
      </w:r>
      <w:proofErr w:type="gramEnd"/>
      <w:r w:rsidR="006C716A">
        <w:rPr>
          <w:rFonts w:ascii="Calibri Light" w:hAnsi="Calibri Light" w:cs="Arial"/>
        </w:rPr>
        <w:t xml:space="preserve"> Date Change</w:t>
      </w:r>
      <w:r w:rsidRPr="00170C06">
        <w:rPr>
          <w:rFonts w:ascii="Calibri Light" w:hAnsi="Calibri Light" w:cs="Arial"/>
        </w:rPr>
        <w:t xml:space="preserve"> to occur are:</w:t>
      </w:r>
    </w:p>
    <w:p w14:paraId="37E3CBDB" w14:textId="1D6DF57E" w:rsidR="003B3C01" w:rsidRPr="00170C06" w:rsidRDefault="003B3C01" w:rsidP="005523C3">
      <w:pPr>
        <w:pStyle w:val="Heading2Text"/>
        <w:numPr>
          <w:ilvl w:val="1"/>
          <w:numId w:val="3"/>
        </w:numPr>
        <w:rPr>
          <w:rFonts w:ascii="Calibri Light" w:hAnsi="Calibri Light" w:cs="Arial"/>
        </w:rPr>
      </w:pPr>
      <w:r w:rsidRPr="00170C06">
        <w:rPr>
          <w:rFonts w:ascii="Calibri Light" w:hAnsi="Calibri Light" w:cs="Arial"/>
        </w:rPr>
        <w:t xml:space="preserve">The new </w:t>
      </w:r>
      <w:r w:rsidR="006C716A">
        <w:rPr>
          <w:rFonts w:ascii="Calibri Light" w:hAnsi="Calibri Light" w:cs="Arial"/>
        </w:rPr>
        <w:t xml:space="preserve">Move </w:t>
      </w:r>
      <w:proofErr w:type="gramStart"/>
      <w:r w:rsidR="006C716A">
        <w:rPr>
          <w:rFonts w:ascii="Calibri Light" w:hAnsi="Calibri Light" w:cs="Arial"/>
        </w:rPr>
        <w:t>Out</w:t>
      </w:r>
      <w:proofErr w:type="gramEnd"/>
      <w:r w:rsidRPr="00170C06">
        <w:rPr>
          <w:rFonts w:ascii="Calibri Light" w:hAnsi="Calibri Light" w:cs="Arial"/>
        </w:rPr>
        <w:t xml:space="preserve"> </w:t>
      </w:r>
      <w:r w:rsidR="006C716A">
        <w:rPr>
          <w:rFonts w:ascii="Calibri Light" w:hAnsi="Calibri Light" w:cs="Arial"/>
        </w:rPr>
        <w:t>D</w:t>
      </w:r>
      <w:r w:rsidRPr="00170C06">
        <w:rPr>
          <w:rFonts w:ascii="Calibri Light" w:hAnsi="Calibri Light" w:cs="Arial"/>
        </w:rPr>
        <w:t xml:space="preserve">ate </w:t>
      </w:r>
      <w:r w:rsidR="00FE233D">
        <w:rPr>
          <w:rFonts w:ascii="Calibri Light" w:hAnsi="Calibri Light" w:cs="Arial"/>
        </w:rPr>
        <w:t xml:space="preserve">is </w:t>
      </w:r>
      <w:r w:rsidRPr="00170C06">
        <w:rPr>
          <w:rFonts w:ascii="Calibri Light" w:hAnsi="Calibri Light" w:cs="Arial"/>
        </w:rPr>
        <w:t>greater</w:t>
      </w:r>
      <w:r w:rsidR="00D76B87">
        <w:rPr>
          <w:rFonts w:ascii="Calibri Light" w:hAnsi="Calibri Light" w:cs="Arial"/>
        </w:rPr>
        <w:t xml:space="preserve"> than the </w:t>
      </w:r>
      <w:r w:rsidR="006C716A">
        <w:rPr>
          <w:rFonts w:ascii="Calibri Light" w:hAnsi="Calibri Light" w:cs="Arial"/>
        </w:rPr>
        <w:t>Move In Date</w:t>
      </w:r>
      <w:r w:rsidR="00D76B87">
        <w:rPr>
          <w:rFonts w:ascii="Calibri Light" w:hAnsi="Calibri Light" w:cs="Arial"/>
        </w:rPr>
        <w:t xml:space="preserve"> of the Contract</w:t>
      </w:r>
      <w:r w:rsidR="00406CBC">
        <w:rPr>
          <w:rFonts w:ascii="Calibri Light" w:hAnsi="Calibri Light" w:cs="Arial"/>
        </w:rPr>
        <w:t>. If the customer requests the move out date to be after the date of the move in.</w:t>
      </w:r>
    </w:p>
    <w:p w14:paraId="39105D70" w14:textId="6589D715" w:rsidR="003B3C01" w:rsidRDefault="003B3C01" w:rsidP="005523C3">
      <w:pPr>
        <w:pStyle w:val="Heading2Text"/>
        <w:numPr>
          <w:ilvl w:val="1"/>
          <w:numId w:val="3"/>
        </w:numPr>
        <w:rPr>
          <w:rFonts w:ascii="Calibri Light" w:hAnsi="Calibri Light" w:cs="Arial"/>
        </w:rPr>
      </w:pPr>
      <w:r w:rsidRPr="00170C06">
        <w:rPr>
          <w:rFonts w:ascii="Calibri Light" w:hAnsi="Calibri Light" w:cs="Arial"/>
        </w:rPr>
        <w:t xml:space="preserve">The new </w:t>
      </w:r>
      <w:r w:rsidR="006C716A">
        <w:rPr>
          <w:rFonts w:ascii="Calibri Light" w:hAnsi="Calibri Light" w:cs="Arial"/>
        </w:rPr>
        <w:t xml:space="preserve">Move </w:t>
      </w:r>
      <w:proofErr w:type="gramStart"/>
      <w:r w:rsidR="006C716A">
        <w:rPr>
          <w:rFonts w:ascii="Calibri Light" w:hAnsi="Calibri Light" w:cs="Arial"/>
        </w:rPr>
        <w:t>Out</w:t>
      </w:r>
      <w:proofErr w:type="gramEnd"/>
      <w:r w:rsidR="006C716A">
        <w:rPr>
          <w:rFonts w:ascii="Calibri Light" w:hAnsi="Calibri Light" w:cs="Arial"/>
        </w:rPr>
        <w:t xml:space="preserve"> Date</w:t>
      </w:r>
      <w:r w:rsidR="00920961">
        <w:rPr>
          <w:rFonts w:ascii="Calibri Light" w:hAnsi="Calibri Light" w:cs="Arial"/>
        </w:rPr>
        <w:t xml:space="preserve"> should</w:t>
      </w:r>
      <w:r w:rsidRPr="00170C06">
        <w:rPr>
          <w:rFonts w:ascii="Calibri Light" w:hAnsi="Calibri Light" w:cs="Arial"/>
        </w:rPr>
        <w:t xml:space="preserve"> not fall in a peri</w:t>
      </w:r>
      <w:r w:rsidR="00D76B87">
        <w:rPr>
          <w:rFonts w:ascii="Calibri Light" w:hAnsi="Calibri Light" w:cs="Arial"/>
        </w:rPr>
        <w:t>od that has already been billed</w:t>
      </w:r>
      <w:r w:rsidR="0057498C">
        <w:rPr>
          <w:rFonts w:ascii="Calibri Light" w:hAnsi="Calibri Light" w:cs="Arial"/>
        </w:rPr>
        <w:t xml:space="preserve">. </w:t>
      </w:r>
      <w:r w:rsidR="00920961">
        <w:rPr>
          <w:rFonts w:ascii="Calibri Light" w:hAnsi="Calibri Light" w:cs="Arial"/>
        </w:rPr>
        <w:t xml:space="preserve">However, an enhancement will make this Move </w:t>
      </w:r>
      <w:proofErr w:type="gramStart"/>
      <w:r w:rsidR="00920961">
        <w:rPr>
          <w:rFonts w:ascii="Calibri Light" w:hAnsi="Calibri Light" w:cs="Arial"/>
        </w:rPr>
        <w:t>Out</w:t>
      </w:r>
      <w:proofErr w:type="gramEnd"/>
      <w:r w:rsidR="00920961">
        <w:rPr>
          <w:rFonts w:ascii="Calibri Light" w:hAnsi="Calibri Light" w:cs="Arial"/>
        </w:rPr>
        <w:t xml:space="preserve"> Date change possible by reversing the bill(s) automatically from the new Move Out Date onwards via </w:t>
      </w:r>
      <w:r w:rsidR="00920961" w:rsidRPr="5827012F">
        <w:rPr>
          <w:rFonts w:ascii="Calibri Light" w:hAnsi="Calibri Light" w:cs="Arial"/>
          <w:i/>
          <w:iCs/>
        </w:rPr>
        <w:t>E-CS-CIM-03 Move Out /Change/Reversal - Invoice Reversal</w:t>
      </w:r>
      <w:r w:rsidR="00920961">
        <w:rPr>
          <w:rFonts w:ascii="Calibri Light" w:hAnsi="Calibri Light" w:cs="Arial"/>
        </w:rPr>
        <w:t>.</w:t>
      </w:r>
    </w:p>
    <w:p w14:paraId="60C86502" w14:textId="0EA0C2C7" w:rsidR="00374D75" w:rsidRDefault="00374D75" w:rsidP="005523C3">
      <w:pPr>
        <w:pStyle w:val="Heading2Text"/>
        <w:numPr>
          <w:ilvl w:val="1"/>
          <w:numId w:val="3"/>
        </w:numPr>
        <w:rPr>
          <w:rFonts w:ascii="Calibri Light" w:hAnsi="Calibri Light" w:cs="Arial"/>
        </w:rPr>
      </w:pPr>
      <w:r>
        <w:rPr>
          <w:rFonts w:ascii="Calibri Light" w:hAnsi="Calibri Light" w:cs="Arial"/>
        </w:rPr>
        <w:t xml:space="preserve">The new </w:t>
      </w:r>
      <w:r w:rsidR="006C716A">
        <w:rPr>
          <w:rFonts w:ascii="Calibri Light" w:hAnsi="Calibri Light" w:cs="Arial"/>
        </w:rPr>
        <w:t>Move Out D</w:t>
      </w:r>
      <w:r>
        <w:rPr>
          <w:rFonts w:ascii="Calibri Light" w:hAnsi="Calibri Light" w:cs="Arial"/>
        </w:rPr>
        <w:t>ate does not overlap with the previous contract</w:t>
      </w:r>
    </w:p>
    <w:p w14:paraId="5DFA95EE" w14:textId="389F8014" w:rsidR="005523C3" w:rsidRPr="005B469F" w:rsidRDefault="005523C3" w:rsidP="005523C3">
      <w:pPr>
        <w:pStyle w:val="Heading2Text"/>
        <w:numPr>
          <w:ilvl w:val="1"/>
          <w:numId w:val="3"/>
        </w:numPr>
        <w:rPr>
          <w:rFonts w:ascii="Calibri Light" w:hAnsi="Calibri Light" w:cs="Arial"/>
        </w:rPr>
      </w:pPr>
      <w:r>
        <w:rPr>
          <w:rFonts w:ascii="Calibri Light" w:hAnsi="Calibri Light" w:cs="Arial"/>
        </w:rPr>
        <w:t>Changing of the Move Out</w:t>
      </w:r>
      <w:r w:rsidRPr="005B469F">
        <w:rPr>
          <w:rFonts w:ascii="Calibri Light" w:hAnsi="Calibri Light" w:cs="Arial"/>
        </w:rPr>
        <w:t xml:space="preserve"> date will not automatically adjust the Move</w:t>
      </w:r>
      <w:r>
        <w:rPr>
          <w:rFonts w:ascii="Calibri Light" w:hAnsi="Calibri Light" w:cs="Arial"/>
        </w:rPr>
        <w:t xml:space="preserve"> </w:t>
      </w:r>
      <w:proofErr w:type="gramStart"/>
      <w:r>
        <w:rPr>
          <w:rFonts w:ascii="Calibri Light" w:hAnsi="Calibri Light" w:cs="Arial"/>
        </w:rPr>
        <w:t>In</w:t>
      </w:r>
      <w:proofErr w:type="gramEnd"/>
      <w:r w:rsidRPr="005B469F">
        <w:rPr>
          <w:rFonts w:ascii="Calibri Light" w:hAnsi="Calibri Light" w:cs="Arial"/>
        </w:rPr>
        <w:t xml:space="preserve"> date of the </w:t>
      </w:r>
      <w:r>
        <w:rPr>
          <w:rFonts w:ascii="Calibri Light" w:hAnsi="Calibri Light" w:cs="Arial"/>
        </w:rPr>
        <w:t>new/ force out contract</w:t>
      </w:r>
      <w:r w:rsidRPr="005B469F">
        <w:rPr>
          <w:rFonts w:ascii="Calibri Light" w:hAnsi="Calibri Light" w:cs="Arial"/>
        </w:rPr>
        <w:t xml:space="preserve">. </w:t>
      </w:r>
      <w:r w:rsidR="00A57DC0">
        <w:rPr>
          <w:rFonts w:ascii="Calibri Light" w:hAnsi="Calibri Light" w:cs="Arial"/>
        </w:rPr>
        <w:t xml:space="preserve">User will need to check if there is any pending Move In and adjust the Move </w:t>
      </w:r>
      <w:proofErr w:type="gramStart"/>
      <w:r w:rsidR="00A57DC0">
        <w:rPr>
          <w:rFonts w:ascii="Calibri Light" w:hAnsi="Calibri Light" w:cs="Arial"/>
        </w:rPr>
        <w:t>In</w:t>
      </w:r>
      <w:proofErr w:type="gramEnd"/>
      <w:r w:rsidR="00A57DC0">
        <w:rPr>
          <w:rFonts w:ascii="Calibri Light" w:hAnsi="Calibri Light" w:cs="Arial"/>
        </w:rPr>
        <w:t xml:space="preserve"> date of the pending Move In accordingly. </w:t>
      </w:r>
      <w:r w:rsidRPr="005B469F">
        <w:rPr>
          <w:rFonts w:ascii="Calibri Light" w:hAnsi="Calibri Light" w:cs="Arial"/>
        </w:rPr>
        <w:t>Additionally, the following conditions also apply during the Move</w:t>
      </w:r>
      <w:r>
        <w:rPr>
          <w:rFonts w:ascii="Calibri Light" w:hAnsi="Calibri Light" w:cs="Arial"/>
        </w:rPr>
        <w:t xml:space="preserve"> Out</w:t>
      </w:r>
      <w:r w:rsidRPr="005B469F">
        <w:rPr>
          <w:rFonts w:ascii="Calibri Light" w:hAnsi="Calibri Light" w:cs="Arial"/>
        </w:rPr>
        <w:t xml:space="preserve"> Date Change process:</w:t>
      </w:r>
    </w:p>
    <w:p w14:paraId="7156BC4D" w14:textId="5BA60D02" w:rsidR="005523C3" w:rsidRDefault="005523C3" w:rsidP="005523C3">
      <w:pPr>
        <w:pStyle w:val="Heading2Text"/>
        <w:numPr>
          <w:ilvl w:val="2"/>
          <w:numId w:val="3"/>
        </w:numPr>
        <w:rPr>
          <w:rFonts w:ascii="Calibri Light" w:hAnsi="Calibri Light" w:cs="Arial"/>
        </w:rPr>
      </w:pPr>
      <w:r w:rsidRPr="005B469F">
        <w:rPr>
          <w:rFonts w:ascii="Calibri Light" w:hAnsi="Calibri Light" w:cs="Arial"/>
        </w:rPr>
        <w:t>If the Move</w:t>
      </w:r>
      <w:r>
        <w:rPr>
          <w:rFonts w:ascii="Calibri Light" w:hAnsi="Calibri Light" w:cs="Arial"/>
        </w:rPr>
        <w:t xml:space="preserve"> </w:t>
      </w:r>
      <w:proofErr w:type="gramStart"/>
      <w:r>
        <w:rPr>
          <w:rFonts w:ascii="Calibri Light" w:hAnsi="Calibri Light" w:cs="Arial"/>
        </w:rPr>
        <w:t>Out</w:t>
      </w:r>
      <w:proofErr w:type="gramEnd"/>
      <w:r w:rsidRPr="005B469F">
        <w:rPr>
          <w:rFonts w:ascii="Calibri Light" w:hAnsi="Calibri Light" w:cs="Arial"/>
        </w:rPr>
        <w:t xml:space="preserve"> </w:t>
      </w:r>
      <w:r>
        <w:rPr>
          <w:rFonts w:ascii="Calibri Light" w:hAnsi="Calibri Light" w:cs="Arial"/>
        </w:rPr>
        <w:t xml:space="preserve">Service </w:t>
      </w:r>
      <w:r w:rsidRPr="005B469F">
        <w:rPr>
          <w:rFonts w:ascii="Calibri Light" w:hAnsi="Calibri Light" w:cs="Arial"/>
        </w:rPr>
        <w:t xml:space="preserve">Order is </w:t>
      </w:r>
      <w:r>
        <w:rPr>
          <w:rFonts w:ascii="Calibri Light" w:hAnsi="Calibri Light" w:cs="Arial"/>
        </w:rPr>
        <w:t xml:space="preserve">in </w:t>
      </w:r>
      <w:r w:rsidRPr="005B469F">
        <w:rPr>
          <w:rFonts w:ascii="Calibri Light" w:hAnsi="Calibri Light" w:cs="Arial"/>
        </w:rPr>
        <w:t>pending</w:t>
      </w:r>
      <w:r>
        <w:rPr>
          <w:rFonts w:ascii="Calibri Light" w:hAnsi="Calibri Light" w:cs="Arial"/>
        </w:rPr>
        <w:t xml:space="preserve"> status</w:t>
      </w:r>
      <w:r w:rsidRPr="005B469F">
        <w:rPr>
          <w:rFonts w:ascii="Calibri Light" w:hAnsi="Calibri Light" w:cs="Arial"/>
        </w:rPr>
        <w:t>, the Move</w:t>
      </w:r>
      <w:r>
        <w:rPr>
          <w:rFonts w:ascii="Calibri Light" w:hAnsi="Calibri Light" w:cs="Arial"/>
        </w:rPr>
        <w:t xml:space="preserve"> Out</w:t>
      </w:r>
      <w:r w:rsidRPr="005B469F">
        <w:rPr>
          <w:rFonts w:ascii="Calibri Light" w:hAnsi="Calibri Light" w:cs="Arial"/>
        </w:rPr>
        <w:t xml:space="preserve"> </w:t>
      </w:r>
      <w:r>
        <w:rPr>
          <w:rFonts w:ascii="Calibri Light" w:hAnsi="Calibri Light" w:cs="Arial"/>
        </w:rPr>
        <w:t xml:space="preserve">Service </w:t>
      </w:r>
      <w:r w:rsidRPr="005B469F">
        <w:rPr>
          <w:rFonts w:ascii="Calibri Light" w:hAnsi="Calibri Light" w:cs="Arial"/>
        </w:rPr>
        <w:t>Order start date will be updated.</w:t>
      </w:r>
      <w:r>
        <w:rPr>
          <w:rFonts w:ascii="Calibri Light" w:hAnsi="Calibri Light" w:cs="Arial"/>
        </w:rPr>
        <w:t xml:space="preserve"> This will be done via enhancement </w:t>
      </w:r>
      <w:del w:id="147" w:author="Tuan Yap" w:date="2018-06-09T12:41:00Z">
        <w:r w:rsidRPr="5827012F" w:rsidDel="009B3A8A">
          <w:rPr>
            <w:rFonts w:ascii="Calibri Light" w:hAnsi="Calibri Light" w:cs="Arial"/>
            <w:i/>
            <w:iCs/>
          </w:rPr>
          <w:delText>E</w:delText>
        </w:r>
      </w:del>
      <w:ins w:id="148" w:author="Tuan Yap" w:date="2018-06-09T12:41:00Z">
        <w:r w:rsidR="009B3A8A">
          <w:rPr>
            <w:rFonts w:ascii="Calibri Light" w:hAnsi="Calibri Light" w:cs="Arial"/>
            <w:i/>
            <w:iCs/>
          </w:rPr>
          <w:t>W</w:t>
        </w:r>
      </w:ins>
      <w:r w:rsidRPr="5827012F">
        <w:rPr>
          <w:rFonts w:ascii="Calibri Light" w:hAnsi="Calibri Light" w:cs="Arial"/>
          <w:i/>
          <w:iCs/>
        </w:rPr>
        <w:t xml:space="preserve">-CIM-CS-02 - Align </w:t>
      </w:r>
      <w:r w:rsidR="00A9415D" w:rsidRPr="5827012F">
        <w:rPr>
          <w:rFonts w:ascii="Calibri Light" w:hAnsi="Calibri Light" w:cs="Arial"/>
          <w:i/>
          <w:iCs/>
        </w:rPr>
        <w:t>New</w:t>
      </w:r>
      <w:r w:rsidRPr="5827012F">
        <w:rPr>
          <w:rFonts w:ascii="Calibri Light" w:hAnsi="Calibri Light" w:cs="Arial"/>
          <w:i/>
          <w:iCs/>
        </w:rPr>
        <w:t xml:space="preserve"> Move-In date to Service Order. </w:t>
      </w:r>
    </w:p>
    <w:p w14:paraId="2782C4F1" w14:textId="2460DA03" w:rsidR="005523C3" w:rsidRPr="005B469F" w:rsidRDefault="005523C3" w:rsidP="005523C3">
      <w:pPr>
        <w:pStyle w:val="Heading2Text"/>
        <w:numPr>
          <w:ilvl w:val="2"/>
          <w:numId w:val="3"/>
        </w:numPr>
        <w:rPr>
          <w:rFonts w:ascii="Calibri Light" w:hAnsi="Calibri Light" w:cs="Arial"/>
        </w:rPr>
      </w:pPr>
      <w:r>
        <w:rPr>
          <w:rFonts w:ascii="Calibri Light" w:hAnsi="Calibri Light" w:cs="Arial"/>
        </w:rPr>
        <w:t xml:space="preserve">New Move Out date will be updated to RSS, this will be done via enhancement </w:t>
      </w:r>
      <w:del w:id="149" w:author="Tuan Yap" w:date="2018-06-09T12:41:00Z">
        <w:r w:rsidRPr="5827012F" w:rsidDel="009B3A8A">
          <w:rPr>
            <w:rFonts w:ascii="Calibri Light" w:hAnsi="Calibri Light" w:cs="Arial"/>
            <w:i/>
            <w:iCs/>
          </w:rPr>
          <w:delText>E</w:delText>
        </w:r>
      </w:del>
      <w:ins w:id="150" w:author="Tuan Yap" w:date="2018-06-09T12:41:00Z">
        <w:r w:rsidR="009B3A8A">
          <w:rPr>
            <w:rFonts w:ascii="Calibri Light" w:hAnsi="Calibri Light" w:cs="Arial"/>
            <w:i/>
            <w:iCs/>
          </w:rPr>
          <w:t>W</w:t>
        </w:r>
      </w:ins>
      <w:r w:rsidRPr="5827012F">
        <w:rPr>
          <w:rFonts w:ascii="Calibri Light" w:hAnsi="Calibri Light" w:cs="Arial"/>
          <w:i/>
          <w:iCs/>
        </w:rPr>
        <w:t xml:space="preserve">-CIM-CS-02 - Align </w:t>
      </w:r>
      <w:r w:rsidR="00A9415D" w:rsidRPr="5827012F">
        <w:rPr>
          <w:rFonts w:ascii="Calibri Light" w:hAnsi="Calibri Light" w:cs="Arial"/>
          <w:i/>
          <w:iCs/>
        </w:rPr>
        <w:t>New</w:t>
      </w:r>
      <w:r w:rsidRPr="5827012F">
        <w:rPr>
          <w:rFonts w:ascii="Calibri Light" w:hAnsi="Calibri Light" w:cs="Arial"/>
          <w:i/>
          <w:iCs/>
        </w:rPr>
        <w:t xml:space="preserve"> Move-In date to Service Order.</w:t>
      </w:r>
    </w:p>
    <w:p w14:paraId="5ECA2BD6" w14:textId="1B0E92E4" w:rsidR="005523C3" w:rsidRPr="005B469F" w:rsidRDefault="005523C3" w:rsidP="005523C3">
      <w:pPr>
        <w:pStyle w:val="Heading2Text"/>
        <w:numPr>
          <w:ilvl w:val="2"/>
          <w:numId w:val="3"/>
        </w:numPr>
        <w:rPr>
          <w:rFonts w:ascii="Calibri Light" w:hAnsi="Calibri Light" w:cs="Arial"/>
        </w:rPr>
      </w:pPr>
      <w:r>
        <w:rPr>
          <w:rFonts w:ascii="Calibri Light" w:hAnsi="Calibri Light" w:cs="Arial"/>
        </w:rPr>
        <w:t>Change of Move Out date is not allowed i</w:t>
      </w:r>
      <w:r w:rsidRPr="005B469F">
        <w:rPr>
          <w:rFonts w:ascii="Calibri Light" w:hAnsi="Calibri Light" w:cs="Arial"/>
        </w:rPr>
        <w:t>f the Move</w:t>
      </w:r>
      <w:r>
        <w:rPr>
          <w:rFonts w:ascii="Calibri Light" w:hAnsi="Calibri Light" w:cs="Arial"/>
        </w:rPr>
        <w:t xml:space="preserve"> </w:t>
      </w:r>
      <w:proofErr w:type="gramStart"/>
      <w:r>
        <w:rPr>
          <w:rFonts w:ascii="Calibri Light" w:hAnsi="Calibri Light" w:cs="Arial"/>
        </w:rPr>
        <w:t>Out</w:t>
      </w:r>
      <w:proofErr w:type="gramEnd"/>
      <w:r w:rsidRPr="005B469F">
        <w:rPr>
          <w:rFonts w:ascii="Calibri Light" w:hAnsi="Calibri Light" w:cs="Arial"/>
        </w:rPr>
        <w:t xml:space="preserve"> </w:t>
      </w:r>
      <w:r>
        <w:rPr>
          <w:rFonts w:ascii="Calibri Light" w:hAnsi="Calibri Light" w:cs="Arial"/>
        </w:rPr>
        <w:t xml:space="preserve">Service </w:t>
      </w:r>
      <w:r w:rsidRPr="005B469F">
        <w:rPr>
          <w:rFonts w:ascii="Calibri Light" w:hAnsi="Calibri Light" w:cs="Arial"/>
        </w:rPr>
        <w:t xml:space="preserve">Order </w:t>
      </w:r>
      <w:r>
        <w:rPr>
          <w:rFonts w:ascii="Calibri Light" w:hAnsi="Calibri Light" w:cs="Arial"/>
        </w:rPr>
        <w:t xml:space="preserve">is in </w:t>
      </w:r>
      <w:r w:rsidRPr="005B469F">
        <w:rPr>
          <w:rFonts w:ascii="Calibri Light" w:hAnsi="Calibri Light" w:cs="Arial"/>
        </w:rPr>
        <w:t xml:space="preserve">completed </w:t>
      </w:r>
      <w:r>
        <w:rPr>
          <w:rFonts w:ascii="Calibri Light" w:hAnsi="Calibri Light" w:cs="Arial"/>
        </w:rPr>
        <w:t xml:space="preserve">status </w:t>
      </w:r>
      <w:r w:rsidRPr="005B469F">
        <w:rPr>
          <w:rFonts w:ascii="Calibri Light" w:hAnsi="Calibri Light" w:cs="Arial"/>
        </w:rPr>
        <w:t>and ser</w:t>
      </w:r>
      <w:r>
        <w:rPr>
          <w:rFonts w:ascii="Calibri Light" w:hAnsi="Calibri Light" w:cs="Arial"/>
        </w:rPr>
        <w:t xml:space="preserve">vice to the premise has </w:t>
      </w:r>
      <w:r w:rsidR="00697D6D">
        <w:rPr>
          <w:rFonts w:ascii="Calibri Light" w:hAnsi="Calibri Light" w:cs="Arial"/>
        </w:rPr>
        <w:t>ended</w:t>
      </w:r>
      <w:r>
        <w:rPr>
          <w:rFonts w:ascii="Calibri Light" w:hAnsi="Calibri Light" w:cs="Arial"/>
        </w:rPr>
        <w:t xml:space="preserve">. An error message will be shown in Hybris C4C informing the Move </w:t>
      </w:r>
      <w:proofErr w:type="gramStart"/>
      <w:r>
        <w:rPr>
          <w:rFonts w:ascii="Calibri Light" w:hAnsi="Calibri Light" w:cs="Arial"/>
        </w:rPr>
        <w:t>Out</w:t>
      </w:r>
      <w:proofErr w:type="gramEnd"/>
      <w:r>
        <w:rPr>
          <w:rFonts w:ascii="Calibri Light" w:hAnsi="Calibri Light" w:cs="Arial"/>
        </w:rPr>
        <w:t xml:space="preserve"> Date Change is not allowed. This will be done via enhancement </w:t>
      </w:r>
      <w:del w:id="151" w:author="Tuan Yap" w:date="2018-06-09T12:42:00Z">
        <w:r w:rsidRPr="5827012F" w:rsidDel="009B3A8A">
          <w:rPr>
            <w:rFonts w:ascii="Calibri Light" w:hAnsi="Calibri Light" w:cs="Arial"/>
            <w:i/>
            <w:iCs/>
          </w:rPr>
          <w:delText>E</w:delText>
        </w:r>
      </w:del>
      <w:ins w:id="152" w:author="Tuan Yap" w:date="2018-06-09T12:42:00Z">
        <w:r w:rsidR="009B3A8A">
          <w:rPr>
            <w:rFonts w:ascii="Calibri Light" w:hAnsi="Calibri Light" w:cs="Arial"/>
            <w:i/>
            <w:iCs/>
          </w:rPr>
          <w:t>W</w:t>
        </w:r>
      </w:ins>
      <w:r w:rsidRPr="5827012F">
        <w:rPr>
          <w:rFonts w:ascii="Calibri Light" w:hAnsi="Calibri Light" w:cs="Arial"/>
          <w:i/>
          <w:iCs/>
        </w:rPr>
        <w:t xml:space="preserve">-CIM-CS-02 - Align </w:t>
      </w:r>
      <w:r w:rsidR="00A9415D" w:rsidRPr="5827012F">
        <w:rPr>
          <w:rFonts w:ascii="Calibri Light" w:hAnsi="Calibri Light" w:cs="Arial"/>
          <w:i/>
          <w:iCs/>
        </w:rPr>
        <w:t>New</w:t>
      </w:r>
      <w:r w:rsidRPr="5827012F">
        <w:rPr>
          <w:rFonts w:ascii="Calibri Light" w:hAnsi="Calibri Light" w:cs="Arial"/>
          <w:i/>
          <w:iCs/>
        </w:rPr>
        <w:t xml:space="preserve"> Move-In date to Service Order.</w:t>
      </w:r>
    </w:p>
    <w:p w14:paraId="6698AB22" w14:textId="611989CE" w:rsidR="003B3C01" w:rsidRPr="00170C06" w:rsidRDefault="00D57483" w:rsidP="006373BC">
      <w:pPr>
        <w:pStyle w:val="Heading2Text"/>
        <w:rPr>
          <w:rFonts w:ascii="Calibri Light" w:hAnsi="Calibri Light" w:cs="Arial"/>
        </w:rPr>
      </w:pPr>
      <w:r>
        <w:rPr>
          <w:rFonts w:ascii="Calibri Light" w:hAnsi="Calibri Light" w:cs="Arial"/>
        </w:rPr>
        <w:t xml:space="preserve">Any associated Service Order Start Date with the end contract process will be updated automatically to reflect the change of the Contract End Date. This will be done via </w:t>
      </w:r>
      <w:ins w:id="153" w:author="Tuan Yap" w:date="2018-06-09T12:42:00Z">
        <w:r w:rsidR="009B3A8A">
          <w:rPr>
            <w:rFonts w:ascii="Calibri Light" w:hAnsi="Calibri Light" w:cs="Arial"/>
          </w:rPr>
          <w:t>W</w:t>
        </w:r>
      </w:ins>
      <w:ins w:id="154" w:author="Tuan Yap" w:date="2018-06-08T10:18:00Z">
        <w:r w:rsidR="00CE4A7D" w:rsidRPr="5827012F">
          <w:rPr>
            <w:rFonts w:ascii="Calibri Light" w:hAnsi="Calibri Light" w:cs="Arial"/>
            <w:i/>
            <w:iCs/>
          </w:rPr>
          <w:t>-CIM-CS-02 - Align New Move-In date to Service Order</w:t>
        </w:r>
      </w:ins>
      <w:del w:id="155" w:author="Tuan Yap" w:date="2018-06-08T10:18:00Z">
        <w:r w:rsidRPr="5827012F" w:rsidDel="00CE4A7D">
          <w:rPr>
            <w:rFonts w:ascii="Calibri Light" w:hAnsi="Calibri Light" w:cs="Arial"/>
            <w:i/>
            <w:iCs/>
          </w:rPr>
          <w:delText>E-CIM-CS-03 Sync up Service Order and RSS Request due to Contract End Date change</w:delText>
        </w:r>
      </w:del>
      <w:r>
        <w:rPr>
          <w:rFonts w:ascii="Calibri Light" w:hAnsi="Calibri Light" w:cs="Arial"/>
        </w:rPr>
        <w:t>.</w:t>
      </w:r>
    </w:p>
    <w:p w14:paraId="68868613" w14:textId="52254A98" w:rsidR="003B3C01" w:rsidRDefault="003B3C01" w:rsidP="00170C06">
      <w:pPr>
        <w:pStyle w:val="Heading2Text"/>
      </w:pPr>
      <w:r w:rsidRPr="00170C06">
        <w:rPr>
          <w:rFonts w:ascii="Calibri Light" w:hAnsi="Calibri Light" w:cs="Arial"/>
        </w:rPr>
        <w:t xml:space="preserve">In the case that the end date is changed or cancelled the </w:t>
      </w:r>
      <w:r w:rsidR="003D3254">
        <w:rPr>
          <w:rFonts w:ascii="Calibri Light" w:hAnsi="Calibri Light" w:cs="Arial"/>
        </w:rPr>
        <w:t>user</w:t>
      </w:r>
      <w:r w:rsidR="003D3254" w:rsidRPr="00170C06">
        <w:rPr>
          <w:rFonts w:ascii="Calibri Light" w:hAnsi="Calibri Light" w:cs="Arial"/>
        </w:rPr>
        <w:t xml:space="preserve"> </w:t>
      </w:r>
      <w:r w:rsidRPr="00170C06">
        <w:rPr>
          <w:rFonts w:ascii="Calibri Light" w:hAnsi="Calibri Light" w:cs="Arial"/>
        </w:rPr>
        <w:t>should be awar</w:t>
      </w:r>
      <w:r w:rsidR="00F771FB">
        <w:rPr>
          <w:rFonts w:ascii="Calibri Light" w:hAnsi="Calibri Light" w:cs="Arial"/>
        </w:rPr>
        <w:t>e that the mailing address needs</w:t>
      </w:r>
      <w:r w:rsidRPr="00170C06">
        <w:rPr>
          <w:rFonts w:ascii="Calibri Light" w:hAnsi="Calibri Light" w:cs="Arial"/>
        </w:rPr>
        <w:t xml:space="preserve"> to be considered. Neither of these standard screens include the mailing address, therefore, the </w:t>
      </w:r>
      <w:r w:rsidR="003D3254">
        <w:rPr>
          <w:rFonts w:ascii="Calibri Light" w:hAnsi="Calibri Light" w:cs="Arial"/>
        </w:rPr>
        <w:t>user</w:t>
      </w:r>
      <w:r w:rsidR="003D3254" w:rsidRPr="00170C06">
        <w:rPr>
          <w:rFonts w:ascii="Calibri Light" w:hAnsi="Calibri Light" w:cs="Arial"/>
        </w:rPr>
        <w:t xml:space="preserve"> </w:t>
      </w:r>
      <w:r w:rsidRPr="00170C06">
        <w:rPr>
          <w:rFonts w:ascii="Calibri Light" w:hAnsi="Calibri Light" w:cs="Arial"/>
        </w:rPr>
        <w:lastRenderedPageBreak/>
        <w:t xml:space="preserve">will need to validate the customer’s mailing address </w:t>
      </w:r>
      <w:r w:rsidR="00A910C5">
        <w:rPr>
          <w:rFonts w:ascii="Calibri Light" w:hAnsi="Calibri Light" w:cs="Arial"/>
        </w:rPr>
        <w:t xml:space="preserve">manually </w:t>
      </w:r>
      <w:r w:rsidRPr="00170C06">
        <w:rPr>
          <w:rFonts w:ascii="Calibri Light" w:hAnsi="Calibri Light" w:cs="Arial"/>
        </w:rPr>
        <w:t>after performing an adjustment to an existing move out.</w:t>
      </w:r>
      <w:r>
        <w:t xml:space="preserve"> </w:t>
      </w:r>
    </w:p>
    <w:p w14:paraId="1470A58E" w14:textId="77777777" w:rsidR="00A50CD6" w:rsidRDefault="00A50CD6" w:rsidP="00170C06">
      <w:pPr>
        <w:pStyle w:val="Heading2Text"/>
      </w:pPr>
    </w:p>
    <w:p w14:paraId="3B85F83C" w14:textId="0E80CD12" w:rsidR="00A50CD6" w:rsidRPr="004548F3" w:rsidRDefault="00A50CD6" w:rsidP="00A50CD6">
      <w:pPr>
        <w:pStyle w:val="Heading3"/>
        <w:keepNext/>
        <w:numPr>
          <w:ilvl w:val="2"/>
          <w:numId w:val="6"/>
        </w:numPr>
        <w:tabs>
          <w:tab w:val="left" w:pos="1440"/>
        </w:tabs>
        <w:spacing w:before="120" w:after="120"/>
        <w:ind w:left="1440" w:hanging="900"/>
      </w:pPr>
      <w:bookmarkStart w:id="156" w:name="_Toc509475007"/>
      <w:bookmarkStart w:id="157" w:name="_Toc509481727"/>
      <w:bookmarkStart w:id="158" w:name="_Toc510117035"/>
      <w:r>
        <w:t>Capturing of notes</w:t>
      </w:r>
      <w:bookmarkEnd w:id="156"/>
      <w:bookmarkEnd w:id="157"/>
      <w:bookmarkEnd w:id="158"/>
    </w:p>
    <w:p w14:paraId="47708736" w14:textId="09A16A42" w:rsidR="00F803B9" w:rsidRDefault="003D3254" w:rsidP="5C9EE791">
      <w:pPr>
        <w:pStyle w:val="Heading3Text"/>
        <w:ind w:left="720"/>
        <w:rPr>
          <w:rFonts w:ascii="Calibri Light" w:eastAsia="MS Mincho" w:hAnsi="Calibri Light"/>
          <w:color w:val="auto"/>
        </w:rPr>
      </w:pPr>
      <w:r w:rsidRPr="5C9EE791">
        <w:rPr>
          <w:rFonts w:ascii="Calibri Light" w:eastAsia="MS Mincho" w:hAnsi="Calibri Light"/>
          <w:color w:val="auto"/>
        </w:rPr>
        <w:t>User</w:t>
      </w:r>
      <w:r w:rsidR="005957A7" w:rsidRPr="5C9EE791">
        <w:rPr>
          <w:rFonts w:ascii="Calibri Light" w:eastAsia="MS Mincho" w:hAnsi="Calibri Light"/>
          <w:color w:val="auto"/>
        </w:rPr>
        <w:t xml:space="preserve"> will capture any notes during Move </w:t>
      </w:r>
      <w:proofErr w:type="gramStart"/>
      <w:r w:rsidR="005957A7" w:rsidRPr="5C9EE791">
        <w:rPr>
          <w:rFonts w:ascii="Calibri Light" w:eastAsia="MS Mincho" w:hAnsi="Calibri Light"/>
          <w:color w:val="auto"/>
        </w:rPr>
        <w:t>Out</w:t>
      </w:r>
      <w:proofErr w:type="gramEnd"/>
      <w:r w:rsidR="005957A7" w:rsidRPr="5C9EE791">
        <w:rPr>
          <w:rFonts w:ascii="Calibri Light" w:eastAsia="MS Mincho" w:hAnsi="Calibri Light"/>
          <w:color w:val="auto"/>
        </w:rPr>
        <w:t xml:space="preserve"> Date Change Process as an Activity in Hybris C4C manually. The detail information will be documented in the Activity</w:t>
      </w:r>
      <w:r w:rsidR="00920961" w:rsidRPr="5C9EE791">
        <w:rPr>
          <w:rFonts w:ascii="Calibri Light" w:eastAsia="MS Mincho" w:hAnsi="Calibri Light"/>
          <w:color w:val="auto"/>
        </w:rPr>
        <w:t>’</w:t>
      </w:r>
      <w:r w:rsidR="005957A7" w:rsidRPr="5C9EE791">
        <w:rPr>
          <w:rFonts w:ascii="Calibri Light" w:eastAsia="MS Mincho" w:hAnsi="Calibri Light"/>
          <w:color w:val="auto"/>
        </w:rPr>
        <w:t xml:space="preserve">s long text. </w:t>
      </w:r>
      <w:r w:rsidR="00F803B9" w:rsidRPr="5C9EE791">
        <w:rPr>
          <w:rFonts w:ascii="Calibri Light" w:eastAsia="MS Mincho" w:hAnsi="Calibri Light"/>
          <w:color w:val="auto"/>
        </w:rPr>
        <w:t xml:space="preserve"> The user will list the requester’s first and last name, relationship to the account holder and call back phone number or email address as the first entry in the free form notes field.  This applies if it is the account holder that is calling or if an authorized caller calls on behalf of BP.</w:t>
      </w:r>
      <w:r w:rsidR="00F803B9" w:rsidRPr="5C9EE791" w:rsidDel="00BE7F8C">
        <w:rPr>
          <w:rFonts w:ascii="Calibri Light" w:eastAsia="MS Mincho" w:hAnsi="Calibri Light"/>
          <w:color w:val="auto"/>
        </w:rPr>
        <w:t xml:space="preserve"> </w:t>
      </w:r>
    </w:p>
    <w:p w14:paraId="0281D9EB" w14:textId="40298E3E" w:rsidR="005957A7" w:rsidRDefault="000C16F8" w:rsidP="5827012F">
      <w:pPr>
        <w:pStyle w:val="Heading3Text"/>
        <w:ind w:left="720"/>
        <w:rPr>
          <w:rFonts w:ascii="Calibri Light" w:eastAsia="MS Mincho" w:hAnsi="Calibri Light"/>
          <w:i/>
          <w:iCs/>
          <w:color w:val="auto"/>
        </w:rPr>
      </w:pPr>
      <w:r>
        <w:rPr>
          <w:rFonts w:ascii="Calibri Light" w:eastAsia="MS Mincho" w:hAnsi="Calibri Light"/>
          <w:color w:val="auto"/>
        </w:rPr>
        <w:t>A BP Cont</w:t>
      </w:r>
      <w:r w:rsidR="009D6559">
        <w:rPr>
          <w:rFonts w:ascii="Calibri Light" w:eastAsia="MS Mincho" w:hAnsi="Calibri Light"/>
          <w:color w:val="auto"/>
        </w:rPr>
        <w:t>act</w:t>
      </w:r>
      <w:r w:rsidR="005957A7" w:rsidRPr="5C9EE791">
        <w:rPr>
          <w:rFonts w:ascii="Calibri Light" w:eastAsia="MS Mincho" w:hAnsi="Calibri Light"/>
          <w:color w:val="auto"/>
        </w:rPr>
        <w:t xml:space="preserve"> will be created automatically when the Move </w:t>
      </w:r>
      <w:proofErr w:type="gramStart"/>
      <w:r w:rsidR="005957A7" w:rsidRPr="5C9EE791">
        <w:rPr>
          <w:rFonts w:ascii="Calibri Light" w:eastAsia="MS Mincho" w:hAnsi="Calibri Light"/>
          <w:color w:val="auto"/>
        </w:rPr>
        <w:t>Out</w:t>
      </w:r>
      <w:proofErr w:type="gramEnd"/>
      <w:r w:rsidR="005957A7" w:rsidRPr="5C9EE791">
        <w:rPr>
          <w:rFonts w:ascii="Calibri Light" w:eastAsia="MS Mincho" w:hAnsi="Calibri Light"/>
          <w:color w:val="auto"/>
        </w:rPr>
        <w:t xml:space="preserve"> Date Change is initiated from IVR or SCE.COM. This will be handled and document in BPD document </w:t>
      </w:r>
      <w:hyperlink r:id="rId61" w:history="1">
        <w:r w:rsidR="005957A7" w:rsidRPr="5827012F">
          <w:rPr>
            <w:rStyle w:val="Hyperlink"/>
            <w:rFonts w:ascii="Calibri Light" w:eastAsia="MS Mincho" w:hAnsi="Calibri Light"/>
            <w:i/>
            <w:iCs/>
          </w:rPr>
          <w:t>CIM-CS-10 - Manage Customer Self-Service</w:t>
        </w:r>
      </w:hyperlink>
      <w:r w:rsidR="005957A7" w:rsidRPr="5C9EE791">
        <w:rPr>
          <w:rFonts w:ascii="Calibri Light" w:eastAsia="MS Mincho" w:hAnsi="Calibri Light"/>
          <w:color w:val="auto"/>
        </w:rPr>
        <w:t xml:space="preserve"> and</w:t>
      </w:r>
      <w:r w:rsidR="005957A7">
        <w:t xml:space="preserve"> </w:t>
      </w:r>
      <w:hyperlink r:id="rId62" w:history="1">
        <w:r w:rsidR="005957A7" w:rsidRPr="5827012F">
          <w:rPr>
            <w:rStyle w:val="Hyperlink"/>
            <w:rFonts w:ascii="Calibri Light" w:eastAsia="MS Mincho" w:hAnsi="Calibri Light"/>
            <w:i/>
            <w:iCs/>
          </w:rPr>
          <w:t>CIM-CS-13 - Manage Inbound Telephone Call – IVR.</w:t>
        </w:r>
      </w:hyperlink>
    </w:p>
    <w:p w14:paraId="2825FBF9" w14:textId="77777777" w:rsidR="00BB7F16" w:rsidRDefault="00BB7F16" w:rsidP="005957A7">
      <w:pPr>
        <w:pStyle w:val="Heading3Text"/>
        <w:ind w:left="720"/>
        <w:rPr>
          <w:rFonts w:ascii="Calibri Light" w:eastAsia="MS Mincho" w:hAnsi="Calibri Light"/>
          <w:color w:val="auto"/>
          <w:szCs w:val="24"/>
        </w:rPr>
      </w:pPr>
    </w:p>
    <w:p w14:paraId="1399C814" w14:textId="77777777" w:rsidR="00BB7F16" w:rsidRPr="004548F3" w:rsidRDefault="00BB7F16" w:rsidP="00BB7F16">
      <w:pPr>
        <w:pStyle w:val="Heading3"/>
        <w:keepNext/>
        <w:numPr>
          <w:ilvl w:val="2"/>
          <w:numId w:val="6"/>
        </w:numPr>
        <w:tabs>
          <w:tab w:val="left" w:pos="1440"/>
        </w:tabs>
        <w:spacing w:before="120" w:after="120"/>
        <w:ind w:left="1440" w:hanging="900"/>
      </w:pPr>
      <w:bookmarkStart w:id="159" w:name="_Toc509409253"/>
      <w:bookmarkStart w:id="160" w:name="_Toc509475008"/>
      <w:bookmarkStart w:id="161" w:name="_Toc509481728"/>
      <w:bookmarkStart w:id="162" w:name="_Toc510117036"/>
      <w:r w:rsidRPr="004548F3">
        <w:t>Programs &amp; Services</w:t>
      </w:r>
      <w:bookmarkEnd w:id="159"/>
      <w:bookmarkEnd w:id="160"/>
      <w:bookmarkEnd w:id="161"/>
      <w:bookmarkEnd w:id="162"/>
      <w:r w:rsidRPr="004548F3">
        <w:t xml:space="preserve"> </w:t>
      </w:r>
    </w:p>
    <w:p w14:paraId="6B98C431" w14:textId="5F45F027" w:rsidR="002D509E" w:rsidRDefault="002D509E" w:rsidP="002D509E">
      <w:pPr>
        <w:pStyle w:val="Heading2Text"/>
        <w:rPr>
          <w:rFonts w:ascii="Calibri Light" w:hAnsi="Calibri Light" w:cs="Arial"/>
        </w:rPr>
      </w:pPr>
      <w:r>
        <w:rPr>
          <w:rFonts w:ascii="Calibri Light" w:hAnsi="Calibri Light" w:cs="Arial"/>
        </w:rPr>
        <w:t xml:space="preserve">End date of the programs &amp; services enrolled by BP will be adjusted automatically after Move </w:t>
      </w:r>
      <w:proofErr w:type="gramStart"/>
      <w:r>
        <w:rPr>
          <w:rFonts w:ascii="Calibri Light" w:hAnsi="Calibri Light" w:cs="Arial"/>
        </w:rPr>
        <w:t>Out</w:t>
      </w:r>
      <w:proofErr w:type="gramEnd"/>
      <w:r>
        <w:rPr>
          <w:rFonts w:ascii="Calibri Light" w:hAnsi="Calibri Light" w:cs="Arial"/>
        </w:rPr>
        <w:t xml:space="preserve"> Date Change is completed.</w:t>
      </w:r>
      <w:r w:rsidRPr="00454CA8">
        <w:rPr>
          <w:rFonts w:ascii="Calibri Light" w:hAnsi="Calibri Light" w:cs="Arial"/>
        </w:rPr>
        <w:t xml:space="preserve"> Refer to BPD document </w:t>
      </w:r>
      <w:hyperlink r:id="rId63" w:history="1">
        <w:r w:rsidRPr="5827012F">
          <w:rPr>
            <w:rFonts w:ascii="Calibri Light" w:hAnsi="Calibri Light" w:cs="Arial"/>
            <w:i/>
            <w:iCs/>
          </w:rPr>
          <w:t>PP-02 - Program Enrollment and Delivery, De-Enrollment &amp; Decommission Programs</w:t>
        </w:r>
      </w:hyperlink>
      <w:r w:rsidRPr="00454CA8">
        <w:rPr>
          <w:rFonts w:ascii="Calibri Light" w:hAnsi="Calibri Light" w:cs="Arial"/>
        </w:rPr>
        <w:t xml:space="preserve"> for more information.</w:t>
      </w:r>
      <w:r w:rsidR="00C52F5A">
        <w:rPr>
          <w:rFonts w:ascii="Calibri Light" w:hAnsi="Calibri Light" w:cs="Arial"/>
        </w:rPr>
        <w:t xml:space="preserve"> </w:t>
      </w:r>
    </w:p>
    <w:p w14:paraId="4EBDEB7B" w14:textId="77777777" w:rsidR="00EC411A" w:rsidRDefault="00EC411A" w:rsidP="005957A7">
      <w:pPr>
        <w:pStyle w:val="Heading3Text"/>
        <w:ind w:left="0"/>
        <w:jc w:val="both"/>
      </w:pPr>
    </w:p>
    <w:p w14:paraId="68290D88" w14:textId="057ECDF9" w:rsidR="00A50CD6" w:rsidRPr="004548F3" w:rsidRDefault="00A50CD6" w:rsidP="00A50CD6">
      <w:pPr>
        <w:pStyle w:val="Heading3"/>
        <w:keepNext/>
        <w:numPr>
          <w:ilvl w:val="2"/>
          <w:numId w:val="6"/>
        </w:numPr>
        <w:tabs>
          <w:tab w:val="left" w:pos="1440"/>
        </w:tabs>
        <w:spacing w:before="120" w:after="120"/>
        <w:ind w:left="1440" w:hanging="900"/>
      </w:pPr>
      <w:bookmarkStart w:id="163" w:name="_Toc509475009"/>
      <w:bookmarkStart w:id="164" w:name="_Toc509481729"/>
      <w:bookmarkStart w:id="165" w:name="_Toc510117037"/>
      <w:r>
        <w:t>CCA/DA</w:t>
      </w:r>
      <w:bookmarkEnd w:id="163"/>
      <w:bookmarkEnd w:id="164"/>
      <w:bookmarkEnd w:id="165"/>
    </w:p>
    <w:p w14:paraId="03256E68" w14:textId="3E52D82B" w:rsidR="006308E4" w:rsidRDefault="006308E4" w:rsidP="006308E4">
      <w:pPr>
        <w:pStyle w:val="Heading2Text"/>
        <w:rPr>
          <w:rFonts w:ascii="Calibri Light" w:hAnsi="Calibri Light" w:cs="Arial"/>
        </w:rPr>
      </w:pPr>
      <w:r>
        <w:rPr>
          <w:rFonts w:ascii="Calibri Light" w:hAnsi="Calibri Light" w:cs="Arial"/>
        </w:rPr>
        <w:t xml:space="preserve">If the Contract is CCA or DA user will not execute the Move </w:t>
      </w:r>
      <w:proofErr w:type="gramStart"/>
      <w:r>
        <w:rPr>
          <w:rFonts w:ascii="Calibri Light" w:hAnsi="Calibri Light" w:cs="Arial"/>
        </w:rPr>
        <w:t>Out</w:t>
      </w:r>
      <w:proofErr w:type="gramEnd"/>
      <w:r>
        <w:rPr>
          <w:rFonts w:ascii="Calibri Light" w:hAnsi="Calibri Light" w:cs="Arial"/>
        </w:rPr>
        <w:t xml:space="preserve"> Date Change. User will create a BPEM Case category ‘Move </w:t>
      </w:r>
      <w:proofErr w:type="gramStart"/>
      <w:r>
        <w:rPr>
          <w:rFonts w:ascii="Calibri Light" w:hAnsi="Calibri Light" w:cs="Arial"/>
        </w:rPr>
        <w:t>Out</w:t>
      </w:r>
      <w:proofErr w:type="gramEnd"/>
      <w:r>
        <w:rPr>
          <w:rFonts w:ascii="Calibri Light" w:hAnsi="Calibri Light" w:cs="Arial"/>
        </w:rPr>
        <w:t xml:space="preserve"> Adjustment - CCA/DA’ manually and BPEM case will be routed to RSO. An EDI Contract Data Update process will be executed by RSO. RSO will execute the Move </w:t>
      </w:r>
      <w:proofErr w:type="gramStart"/>
      <w:r>
        <w:rPr>
          <w:rFonts w:ascii="Calibri Light" w:hAnsi="Calibri Light" w:cs="Arial"/>
        </w:rPr>
        <w:t>Out</w:t>
      </w:r>
      <w:proofErr w:type="gramEnd"/>
      <w:r>
        <w:rPr>
          <w:rFonts w:ascii="Calibri Light" w:hAnsi="Calibri Light" w:cs="Arial"/>
        </w:rPr>
        <w:t xml:space="preserve"> Date Change. If there is any usage, RSO will do a bill reversal and rebill manually. In addition, RSO will send a maintenance transaction to CCA/DA informing them about the change.</w:t>
      </w:r>
    </w:p>
    <w:p w14:paraId="76D661D0" w14:textId="7D7B627A" w:rsidR="00C362EF" w:rsidRDefault="006308E4" w:rsidP="00C362EF">
      <w:pPr>
        <w:pStyle w:val="Heading2Text"/>
        <w:rPr>
          <w:rFonts w:ascii="Calibri Light" w:hAnsi="Calibri Light" w:cs="Arial"/>
        </w:rPr>
      </w:pPr>
      <w:r>
        <w:rPr>
          <w:rFonts w:ascii="Calibri Light" w:hAnsi="Calibri Light" w:cs="Arial"/>
        </w:rPr>
        <w:t>R</w:t>
      </w:r>
      <w:r w:rsidR="00C362EF">
        <w:rPr>
          <w:rFonts w:ascii="Calibri Light" w:hAnsi="Calibri Light" w:cs="Arial"/>
        </w:rPr>
        <w:t xml:space="preserve">efer to BPD </w:t>
      </w:r>
      <w:hyperlink r:id="rId64" w:history="1">
        <w:r w:rsidR="00C362EF" w:rsidRPr="5827012F">
          <w:rPr>
            <w:rStyle w:val="Hyperlink"/>
            <w:rFonts w:ascii="Calibri Light" w:hAnsi="Calibri Light" w:cs="Arial"/>
            <w:i/>
            <w:iCs/>
          </w:rPr>
          <w:t>UB-ID-03 Process EDI Contracts – Data Changes</w:t>
        </w:r>
      </w:hyperlink>
      <w:r w:rsidR="00C362EF">
        <w:rPr>
          <w:rFonts w:ascii="Calibri Light" w:hAnsi="Calibri Light" w:cs="Arial"/>
        </w:rPr>
        <w:t xml:space="preserve"> for more information. </w:t>
      </w:r>
    </w:p>
    <w:p w14:paraId="1A8813E6" w14:textId="77777777" w:rsidR="002D509E" w:rsidRDefault="002D509E" w:rsidP="00C362EF">
      <w:pPr>
        <w:pStyle w:val="Heading2Text"/>
        <w:rPr>
          <w:rFonts w:ascii="Calibri Light" w:hAnsi="Calibri Light" w:cs="Arial"/>
        </w:rPr>
      </w:pPr>
    </w:p>
    <w:p w14:paraId="286BE37C" w14:textId="18F77950" w:rsidR="00A50CD6" w:rsidRPr="004548F3" w:rsidRDefault="00A50CD6" w:rsidP="00A50CD6">
      <w:pPr>
        <w:pStyle w:val="Heading3"/>
        <w:keepNext/>
        <w:numPr>
          <w:ilvl w:val="2"/>
          <w:numId w:val="6"/>
        </w:numPr>
        <w:tabs>
          <w:tab w:val="left" w:pos="1440"/>
        </w:tabs>
        <w:spacing w:before="120" w:after="120"/>
        <w:ind w:left="1440" w:hanging="900"/>
      </w:pPr>
      <w:bookmarkStart w:id="166" w:name="_Toc509475010"/>
      <w:bookmarkStart w:id="167" w:name="_Toc509481730"/>
      <w:bookmarkStart w:id="168" w:name="_Toc510117038"/>
      <w:r>
        <w:t>RSS Request &amp; Service Order</w:t>
      </w:r>
      <w:bookmarkEnd w:id="166"/>
      <w:bookmarkEnd w:id="167"/>
      <w:bookmarkEnd w:id="168"/>
    </w:p>
    <w:p w14:paraId="063958FF" w14:textId="46EBB79D" w:rsidR="003B4DC5" w:rsidRDefault="001E17AF" w:rsidP="5827012F">
      <w:pPr>
        <w:pStyle w:val="Heading2Text"/>
        <w:rPr>
          <w:rFonts w:ascii="Calibri Light" w:hAnsi="Calibri Light" w:cs="Arial"/>
          <w:i/>
          <w:iCs/>
        </w:rPr>
      </w:pPr>
      <w:r>
        <w:rPr>
          <w:rFonts w:ascii="Calibri Light" w:hAnsi="Calibri Light" w:cs="Arial"/>
        </w:rPr>
        <w:t>Changing of the Move Out date will not automatically adjust the RSS Request or Service Order end date</w:t>
      </w:r>
      <w:r w:rsidR="008A15A8">
        <w:rPr>
          <w:rFonts w:ascii="Calibri Light" w:hAnsi="Calibri Light" w:cs="Arial"/>
        </w:rPr>
        <w:t xml:space="preserve"> within SAP Standard</w:t>
      </w:r>
      <w:r>
        <w:rPr>
          <w:rFonts w:ascii="Calibri Light" w:hAnsi="Calibri Light" w:cs="Arial"/>
        </w:rPr>
        <w:t xml:space="preserve">. </w:t>
      </w:r>
      <w:r w:rsidR="008A15A8">
        <w:rPr>
          <w:rFonts w:ascii="Calibri Light" w:hAnsi="Calibri Light" w:cs="Arial"/>
        </w:rPr>
        <w:t xml:space="preserve">An enhancement has been identified to update </w:t>
      </w:r>
      <w:r>
        <w:rPr>
          <w:rFonts w:ascii="Calibri Light" w:hAnsi="Calibri Light" w:cs="Arial"/>
        </w:rPr>
        <w:t>RSS Request and Move Out Meter Read Order start date</w:t>
      </w:r>
      <w:r w:rsidR="003B4DC5">
        <w:rPr>
          <w:rFonts w:ascii="Calibri Light" w:hAnsi="Calibri Light" w:cs="Arial"/>
        </w:rPr>
        <w:t xml:space="preserve"> if Service Order status is </w:t>
      </w:r>
      <w:r w:rsidR="003B4DC5">
        <w:rPr>
          <w:rFonts w:ascii="Calibri Light" w:hAnsi="Calibri Light"/>
        </w:rPr>
        <w:t>not ‘In route’, ‘On site’, ‘Completed’</w:t>
      </w:r>
      <w:r>
        <w:rPr>
          <w:rFonts w:ascii="Calibri Light" w:hAnsi="Calibri Light" w:cs="Arial"/>
        </w:rPr>
        <w:t xml:space="preserve">. This will be done using enhancement </w:t>
      </w:r>
      <w:del w:id="169" w:author="Tuan Yap" w:date="2018-06-09T12:42:00Z">
        <w:r w:rsidRPr="5827012F" w:rsidDel="009B3A8A">
          <w:rPr>
            <w:rFonts w:ascii="Calibri Light" w:hAnsi="Calibri Light" w:cs="Arial"/>
            <w:i/>
            <w:iCs/>
          </w:rPr>
          <w:delText>E</w:delText>
        </w:r>
      </w:del>
      <w:ins w:id="170" w:author="Tuan Yap" w:date="2018-06-09T12:42:00Z">
        <w:r w:rsidR="009B3A8A">
          <w:rPr>
            <w:rFonts w:ascii="Calibri Light" w:hAnsi="Calibri Light" w:cs="Arial"/>
            <w:i/>
            <w:iCs/>
          </w:rPr>
          <w:t>W</w:t>
        </w:r>
      </w:ins>
      <w:r w:rsidRPr="5827012F">
        <w:rPr>
          <w:rFonts w:ascii="Calibri Light" w:hAnsi="Calibri Light" w:cs="Arial"/>
          <w:i/>
          <w:iCs/>
        </w:rPr>
        <w:t xml:space="preserve">-CIM-CS-02 - Align </w:t>
      </w:r>
      <w:r w:rsidR="00942EED" w:rsidRPr="5827012F">
        <w:rPr>
          <w:rFonts w:ascii="Calibri Light" w:hAnsi="Calibri Light" w:cs="Arial"/>
          <w:i/>
          <w:iCs/>
        </w:rPr>
        <w:t>New</w:t>
      </w:r>
      <w:r w:rsidRPr="5827012F">
        <w:rPr>
          <w:rFonts w:ascii="Calibri Light" w:hAnsi="Calibri Light" w:cs="Arial"/>
          <w:i/>
          <w:iCs/>
        </w:rPr>
        <w:t xml:space="preserve"> Move-In date to Service Order.</w:t>
      </w:r>
      <w:r w:rsidR="001E40B5" w:rsidRPr="5827012F">
        <w:rPr>
          <w:rFonts w:ascii="Calibri Light" w:hAnsi="Calibri Light" w:cs="Arial"/>
          <w:i/>
          <w:iCs/>
        </w:rPr>
        <w:t xml:space="preserve"> </w:t>
      </w:r>
    </w:p>
    <w:p w14:paraId="4160D32C" w14:textId="17502237" w:rsidR="001E40B5" w:rsidRDefault="001E40B5" w:rsidP="001E17AF">
      <w:pPr>
        <w:pStyle w:val="Heading2Text"/>
        <w:rPr>
          <w:rFonts w:ascii="Calibri Light" w:hAnsi="Calibri Light" w:cs="Arial"/>
        </w:rPr>
      </w:pPr>
      <w:r>
        <w:rPr>
          <w:rFonts w:ascii="Calibri Light" w:hAnsi="Calibri Light" w:cs="Arial"/>
        </w:rPr>
        <w:t>Disconnection Document date will get updated as well if applicable so that date is aligned with new Move Out date.</w:t>
      </w:r>
      <w:r w:rsidR="003B4DC5">
        <w:rPr>
          <w:rFonts w:ascii="Calibri Light" w:hAnsi="Calibri Light" w:cs="Arial"/>
        </w:rPr>
        <w:t xml:space="preserve"> </w:t>
      </w:r>
    </w:p>
    <w:p w14:paraId="347C1576" w14:textId="29C2EBC8" w:rsidR="003B4DC5" w:rsidRDefault="003B4DC5" w:rsidP="001E17AF">
      <w:pPr>
        <w:pStyle w:val="Heading2Text"/>
        <w:rPr>
          <w:rFonts w:ascii="Calibri Light" w:hAnsi="Calibri Light" w:cs="Arial"/>
        </w:rPr>
      </w:pPr>
      <w:r>
        <w:rPr>
          <w:rFonts w:ascii="Calibri Light" w:hAnsi="Calibri Light" w:cs="Arial"/>
        </w:rPr>
        <w:t xml:space="preserve">If system is not able to update the new Move Out date to Service Order due to status, a message will be shown in Hybris C4C that Move </w:t>
      </w:r>
      <w:proofErr w:type="gramStart"/>
      <w:r>
        <w:rPr>
          <w:rFonts w:ascii="Calibri Light" w:hAnsi="Calibri Light" w:cs="Arial"/>
        </w:rPr>
        <w:t>Out</w:t>
      </w:r>
      <w:proofErr w:type="gramEnd"/>
      <w:r>
        <w:rPr>
          <w:rFonts w:ascii="Calibri Light" w:hAnsi="Calibri Light" w:cs="Arial"/>
        </w:rPr>
        <w:t xml:space="preserve"> Date Change is successful but new Move Out date failed to be updated to Service Order. User will needs to </w:t>
      </w:r>
      <w:r w:rsidR="000C16F8">
        <w:rPr>
          <w:rFonts w:ascii="Calibri Light" w:hAnsi="Calibri Light" w:cs="Arial"/>
        </w:rPr>
        <w:t>create</w:t>
      </w:r>
      <w:r w:rsidR="00552A6C">
        <w:rPr>
          <w:rFonts w:ascii="Calibri Light" w:hAnsi="Calibri Light" w:cs="Arial"/>
        </w:rPr>
        <w:t xml:space="preserve"> a new Reconnect Order with today’s date followed by a new Disconnect Order with actual Move Out date.</w:t>
      </w:r>
    </w:p>
    <w:p w14:paraId="3633CC7A" w14:textId="77777777" w:rsidR="003B4DC5" w:rsidRPr="001E40B5" w:rsidRDefault="003B4DC5" w:rsidP="001E17AF">
      <w:pPr>
        <w:pStyle w:val="Heading2Text"/>
        <w:rPr>
          <w:rFonts w:ascii="Calibri Light" w:hAnsi="Calibri Light" w:cs="Arial"/>
        </w:rPr>
      </w:pPr>
    </w:p>
    <w:p w14:paraId="66034E14" w14:textId="580F6566" w:rsidR="00C7596F" w:rsidRPr="004548F3" w:rsidRDefault="00C7596F" w:rsidP="00C7596F">
      <w:pPr>
        <w:pStyle w:val="Heading3"/>
        <w:keepNext/>
        <w:numPr>
          <w:ilvl w:val="2"/>
          <w:numId w:val="6"/>
        </w:numPr>
        <w:tabs>
          <w:tab w:val="left" w:pos="1440"/>
        </w:tabs>
        <w:spacing w:before="120" w:after="120"/>
        <w:ind w:left="1440" w:hanging="900"/>
      </w:pPr>
      <w:bookmarkStart w:id="171" w:name="_Toc509475011"/>
      <w:bookmarkStart w:id="172" w:name="_Toc509481731"/>
      <w:bookmarkStart w:id="173" w:name="_Toc510117039"/>
      <w:r>
        <w:t>Appointment Scheduling</w:t>
      </w:r>
      <w:bookmarkEnd w:id="171"/>
      <w:bookmarkEnd w:id="172"/>
      <w:bookmarkEnd w:id="173"/>
    </w:p>
    <w:p w14:paraId="1C97E27F" w14:textId="0D39661D" w:rsidR="002D509E" w:rsidRPr="00C362EF" w:rsidRDefault="002D509E" w:rsidP="002D509E">
      <w:pPr>
        <w:pStyle w:val="Heading2Text"/>
        <w:rPr>
          <w:rFonts w:ascii="Calibri Light" w:hAnsi="Calibri Light" w:cs="Arial"/>
        </w:rPr>
      </w:pPr>
      <w:r>
        <w:rPr>
          <w:rFonts w:ascii="Calibri Light" w:hAnsi="Calibri Light" w:cs="Arial"/>
        </w:rPr>
        <w:t xml:space="preserve">There is no appointment scheduling required with CLICK for Move </w:t>
      </w:r>
      <w:proofErr w:type="gramStart"/>
      <w:r>
        <w:rPr>
          <w:rFonts w:ascii="Calibri Light" w:hAnsi="Calibri Light" w:cs="Arial"/>
        </w:rPr>
        <w:t>Out</w:t>
      </w:r>
      <w:proofErr w:type="gramEnd"/>
      <w:r>
        <w:rPr>
          <w:rFonts w:ascii="Calibri Light" w:hAnsi="Calibri Light" w:cs="Arial"/>
        </w:rPr>
        <w:t xml:space="preserve"> </w:t>
      </w:r>
      <w:r w:rsidR="006F3AD4">
        <w:rPr>
          <w:rFonts w:ascii="Calibri Light" w:hAnsi="Calibri Light" w:cs="Arial"/>
        </w:rPr>
        <w:t>Date Change</w:t>
      </w:r>
      <w:r>
        <w:rPr>
          <w:rFonts w:ascii="Calibri Light" w:hAnsi="Calibri Light" w:cs="Arial"/>
        </w:rPr>
        <w:t>.</w:t>
      </w:r>
    </w:p>
    <w:p w14:paraId="2A7B9F07" w14:textId="2F3542DB" w:rsidR="00C362EF" w:rsidRDefault="00C362EF" w:rsidP="005957A7">
      <w:pPr>
        <w:pStyle w:val="Heading3Text"/>
        <w:ind w:left="0"/>
        <w:jc w:val="both"/>
      </w:pPr>
    </w:p>
    <w:p w14:paraId="45F096FC" w14:textId="616CC216" w:rsidR="00661F47" w:rsidRDefault="002A3E64" w:rsidP="001C2777">
      <w:pPr>
        <w:pStyle w:val="Heading2"/>
      </w:pPr>
      <w:bookmarkStart w:id="174" w:name="_Toc509409257"/>
      <w:bookmarkStart w:id="175" w:name="_Toc509475012"/>
      <w:bookmarkStart w:id="176" w:name="_Toc509481732"/>
      <w:bookmarkStart w:id="177" w:name="_Toc510117040"/>
      <w:r>
        <w:lastRenderedPageBreak/>
        <w:t>Move Out Reversal</w:t>
      </w:r>
      <w:r w:rsidR="00661F47">
        <w:t xml:space="preserve"> </w:t>
      </w:r>
      <w:r w:rsidR="00661F47" w:rsidRPr="006B24F0">
        <w:t>Details</w:t>
      </w:r>
      <w:bookmarkEnd w:id="174"/>
      <w:bookmarkEnd w:id="175"/>
      <w:bookmarkEnd w:id="176"/>
      <w:bookmarkEnd w:id="177"/>
      <w:r w:rsidR="00661F47" w:rsidRPr="006B24F0">
        <w:t xml:space="preserve"> </w:t>
      </w:r>
    </w:p>
    <w:p w14:paraId="6E7AF79C" w14:textId="63417FDA" w:rsidR="003B3C01" w:rsidRPr="00F771FB" w:rsidRDefault="003B3C01" w:rsidP="00661F47">
      <w:pPr>
        <w:pStyle w:val="Heading2Text"/>
        <w:rPr>
          <w:rFonts w:ascii="Calibri Light" w:hAnsi="Calibri Light" w:cs="Arial"/>
        </w:rPr>
      </w:pPr>
      <w:r w:rsidRPr="00F771FB">
        <w:rPr>
          <w:rFonts w:ascii="Calibri Light" w:hAnsi="Calibri Light" w:cs="Arial"/>
        </w:rPr>
        <w:t xml:space="preserve">Should the BP desire to cancel the </w:t>
      </w:r>
      <w:r w:rsidR="002A3E64">
        <w:rPr>
          <w:rFonts w:ascii="Calibri Light" w:hAnsi="Calibri Light" w:cs="Arial"/>
        </w:rPr>
        <w:t>Move Out request</w:t>
      </w:r>
      <w:r w:rsidRPr="00F771FB">
        <w:rPr>
          <w:rFonts w:ascii="Calibri Light" w:hAnsi="Calibri Light" w:cs="Arial"/>
        </w:rPr>
        <w:t xml:space="preserve">, the </w:t>
      </w:r>
      <w:r w:rsidR="003D3254">
        <w:rPr>
          <w:rFonts w:ascii="Calibri Light" w:hAnsi="Calibri Light" w:cs="Arial"/>
        </w:rPr>
        <w:t>user</w:t>
      </w:r>
      <w:r w:rsidRPr="00F771FB">
        <w:rPr>
          <w:rFonts w:ascii="Calibri Light" w:hAnsi="Calibri Light" w:cs="Arial"/>
        </w:rPr>
        <w:t xml:space="preserve"> will execute the </w:t>
      </w:r>
      <w:r w:rsidR="002A3E64">
        <w:rPr>
          <w:rFonts w:ascii="Calibri Light" w:hAnsi="Calibri Light" w:cs="Arial"/>
        </w:rPr>
        <w:t xml:space="preserve">Move </w:t>
      </w:r>
      <w:proofErr w:type="gramStart"/>
      <w:r w:rsidR="002A3E64">
        <w:rPr>
          <w:rFonts w:ascii="Calibri Light" w:hAnsi="Calibri Light" w:cs="Arial"/>
        </w:rPr>
        <w:t>Out</w:t>
      </w:r>
      <w:proofErr w:type="gramEnd"/>
      <w:r w:rsidR="002A3E64">
        <w:rPr>
          <w:rFonts w:ascii="Calibri Light" w:hAnsi="Calibri Light" w:cs="Arial"/>
        </w:rPr>
        <w:t xml:space="preserve"> Reversal</w:t>
      </w:r>
      <w:r w:rsidRPr="00F771FB">
        <w:rPr>
          <w:rFonts w:ascii="Calibri Light" w:hAnsi="Calibri Light" w:cs="Arial"/>
        </w:rPr>
        <w:t xml:space="preserve"> process</w:t>
      </w:r>
      <w:r w:rsidR="004220CB">
        <w:rPr>
          <w:rFonts w:ascii="Calibri Light" w:hAnsi="Calibri Light" w:cs="Arial"/>
        </w:rPr>
        <w:t xml:space="preserve"> (Figure </w:t>
      </w:r>
      <w:r w:rsidR="00552A6C">
        <w:rPr>
          <w:rFonts w:ascii="Calibri Light" w:hAnsi="Calibri Light" w:cs="Arial"/>
        </w:rPr>
        <w:t>11</w:t>
      </w:r>
      <w:r w:rsidR="004220CB">
        <w:rPr>
          <w:rFonts w:ascii="Calibri Light" w:hAnsi="Calibri Light" w:cs="Arial"/>
        </w:rPr>
        <w:t>: Move Out Reversal)</w:t>
      </w:r>
      <w:r w:rsidRPr="00F771FB">
        <w:rPr>
          <w:rFonts w:ascii="Calibri Light" w:hAnsi="Calibri Light" w:cs="Arial"/>
        </w:rPr>
        <w:t xml:space="preserve"> to reinstate the Contract and choose a cancel reason, presuming the following conditions exist:</w:t>
      </w:r>
    </w:p>
    <w:p w14:paraId="7E7A20F7" w14:textId="77777777" w:rsidR="003B3C01" w:rsidRPr="00F771FB" w:rsidRDefault="003B3C01" w:rsidP="009477DD">
      <w:pPr>
        <w:pStyle w:val="Heading2Text"/>
        <w:numPr>
          <w:ilvl w:val="0"/>
          <w:numId w:val="19"/>
        </w:numPr>
        <w:rPr>
          <w:rFonts w:ascii="Calibri Light" w:hAnsi="Calibri Light" w:cs="Arial"/>
        </w:rPr>
      </w:pPr>
      <w:r w:rsidRPr="00F771FB">
        <w:rPr>
          <w:rFonts w:ascii="Calibri Light" w:hAnsi="Calibri Light" w:cs="Arial"/>
        </w:rPr>
        <w:t>The utility Contract has yet to receive a final bill.</w:t>
      </w:r>
    </w:p>
    <w:p w14:paraId="2E4FA954" w14:textId="2DCC5916" w:rsidR="003B3C01" w:rsidRPr="00F771FB" w:rsidRDefault="003B3C01" w:rsidP="009477DD">
      <w:pPr>
        <w:pStyle w:val="Heading2Text"/>
        <w:numPr>
          <w:ilvl w:val="0"/>
          <w:numId w:val="19"/>
        </w:numPr>
        <w:rPr>
          <w:rFonts w:ascii="Calibri Light" w:hAnsi="Calibri Light" w:cs="Arial"/>
        </w:rPr>
      </w:pPr>
      <w:r w:rsidRPr="00F771FB">
        <w:rPr>
          <w:rFonts w:ascii="Calibri Light" w:hAnsi="Calibri Light" w:cs="Arial"/>
        </w:rPr>
        <w:t xml:space="preserve">No subsequent utility Contract exists at that location for the same </w:t>
      </w:r>
      <w:r w:rsidR="004220CB">
        <w:rPr>
          <w:rFonts w:ascii="Calibri Light" w:hAnsi="Calibri Light" w:cs="Arial"/>
        </w:rPr>
        <w:t>Installation</w:t>
      </w:r>
      <w:r w:rsidRPr="00F771FB">
        <w:rPr>
          <w:rFonts w:ascii="Calibri Light" w:hAnsi="Calibri Light" w:cs="Arial"/>
        </w:rPr>
        <w:t>.</w:t>
      </w:r>
    </w:p>
    <w:p w14:paraId="6E9FAC55" w14:textId="13826E65" w:rsidR="004220CB" w:rsidRDefault="004220CB" w:rsidP="0016547E">
      <w:pPr>
        <w:pStyle w:val="Heading2Text"/>
        <w:rPr>
          <w:rFonts w:ascii="Calibri Light" w:hAnsi="Calibri Light" w:cs="Arial"/>
        </w:rPr>
      </w:pPr>
    </w:p>
    <w:p w14:paraId="7E1AA256" w14:textId="77777777" w:rsidR="004220CB" w:rsidRDefault="004220CB" w:rsidP="004220CB">
      <w:pPr>
        <w:pStyle w:val="Heading2Text"/>
        <w:keepNext/>
      </w:pPr>
      <w:r>
        <w:rPr>
          <w:noProof/>
          <w:color w:val="1F497D"/>
          <w:lang w:eastAsia="en-US"/>
        </w:rPr>
        <w:drawing>
          <wp:inline distT="0" distB="0" distL="0" distR="0" wp14:anchorId="057225E0" wp14:editId="4C1EF478">
            <wp:extent cx="5943600" cy="2508800"/>
            <wp:effectExtent l="0" t="0" r="0" b="6350"/>
            <wp:docPr id="11" name="Picture 11" descr="cid:image004.png@01D39E56.7AA8B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id:image004.png@01D39E56.7AA8B850"/>
                    <pic:cNvPicPr>
                      <a:picLocks noChangeAspect="1" noChangeArrowheads="1"/>
                    </pic:cNvPicPr>
                  </pic:nvPicPr>
                  <pic:blipFill>
                    <a:blip r:embed="rId65" r:link="rId66">
                      <a:extLst>
                        <a:ext uri="{28A0092B-C50C-407E-A947-70E740481C1C}">
                          <a14:useLocalDpi xmlns:a14="http://schemas.microsoft.com/office/drawing/2010/main" val="0"/>
                        </a:ext>
                      </a:extLst>
                    </a:blip>
                    <a:srcRect/>
                    <a:stretch>
                      <a:fillRect/>
                    </a:stretch>
                  </pic:blipFill>
                  <pic:spPr bwMode="auto">
                    <a:xfrm>
                      <a:off x="0" y="0"/>
                      <a:ext cx="5943600" cy="2508800"/>
                    </a:xfrm>
                    <a:prstGeom prst="rect">
                      <a:avLst/>
                    </a:prstGeom>
                    <a:noFill/>
                    <a:ln>
                      <a:noFill/>
                    </a:ln>
                  </pic:spPr>
                </pic:pic>
              </a:graphicData>
            </a:graphic>
          </wp:inline>
        </w:drawing>
      </w:r>
    </w:p>
    <w:p w14:paraId="7EA33BC6" w14:textId="518E0BF9" w:rsidR="004220CB" w:rsidRDefault="004220CB" w:rsidP="004220CB">
      <w:pPr>
        <w:pStyle w:val="Caption"/>
        <w:ind w:firstLine="720"/>
      </w:pPr>
      <w:r>
        <w:t xml:space="preserve">Figure </w:t>
      </w:r>
      <w:r>
        <w:fldChar w:fldCharType="begin"/>
      </w:r>
      <w:r>
        <w:instrText xml:space="preserve"> SEQ Figure \* ARABIC </w:instrText>
      </w:r>
      <w:r>
        <w:fldChar w:fldCharType="separate"/>
      </w:r>
      <w:r w:rsidR="00B66CAB">
        <w:rPr>
          <w:noProof/>
        </w:rPr>
        <w:t>11</w:t>
      </w:r>
      <w:r>
        <w:fldChar w:fldCharType="end"/>
      </w:r>
      <w:r>
        <w:t>: Move Out Reversal</w:t>
      </w:r>
    </w:p>
    <w:p w14:paraId="5E1595AB" w14:textId="77777777" w:rsidR="004220CB" w:rsidRPr="004220CB" w:rsidRDefault="004220CB" w:rsidP="004220CB"/>
    <w:p w14:paraId="121F43D2" w14:textId="50C0C706" w:rsidR="0016547E" w:rsidRDefault="0016547E" w:rsidP="0016547E">
      <w:pPr>
        <w:pStyle w:val="Heading2Text"/>
        <w:rPr>
          <w:rFonts w:ascii="Calibri Light" w:hAnsi="Calibri Light" w:cs="Arial"/>
        </w:rPr>
      </w:pPr>
      <w:r w:rsidRPr="00170C06">
        <w:rPr>
          <w:rFonts w:ascii="Calibri Light" w:hAnsi="Calibri Light" w:cs="Arial"/>
        </w:rPr>
        <w:t xml:space="preserve">If the contract has </w:t>
      </w:r>
      <w:r>
        <w:rPr>
          <w:rFonts w:ascii="Calibri Light" w:hAnsi="Calibri Light" w:cs="Arial"/>
        </w:rPr>
        <w:t xml:space="preserve">been </w:t>
      </w:r>
      <w:r w:rsidRPr="00170C06">
        <w:rPr>
          <w:rFonts w:ascii="Calibri Light" w:hAnsi="Calibri Light" w:cs="Arial"/>
        </w:rPr>
        <w:t xml:space="preserve">final billed, the final </w:t>
      </w:r>
      <w:r>
        <w:rPr>
          <w:rFonts w:ascii="Calibri Light" w:hAnsi="Calibri Light" w:cs="Arial"/>
        </w:rPr>
        <w:t>bill</w:t>
      </w:r>
      <w:r w:rsidRPr="00170C06">
        <w:rPr>
          <w:rFonts w:ascii="Calibri Light" w:hAnsi="Calibri Light" w:cs="Arial"/>
        </w:rPr>
        <w:t xml:space="preserve"> and billing documents must be reversed before the contract end date can be changed.</w:t>
      </w:r>
      <w:r>
        <w:rPr>
          <w:rFonts w:ascii="Calibri Light" w:hAnsi="Calibri Light" w:cs="Arial"/>
        </w:rPr>
        <w:t xml:space="preserve"> System will reverse the final bill and billing documents automatically from the new Contract End Date onwards via </w:t>
      </w:r>
      <w:r w:rsidRPr="5827012F">
        <w:rPr>
          <w:rFonts w:ascii="Calibri Light" w:hAnsi="Calibri Light" w:cs="Arial"/>
          <w:i/>
          <w:iCs/>
        </w:rPr>
        <w:t>E-CS-CIM-0</w:t>
      </w:r>
      <w:r w:rsidR="002A3E64" w:rsidRPr="5827012F">
        <w:rPr>
          <w:rFonts w:ascii="Calibri Light" w:hAnsi="Calibri Light" w:cs="Arial"/>
          <w:i/>
          <w:iCs/>
        </w:rPr>
        <w:t>3</w:t>
      </w:r>
      <w:r w:rsidRPr="5827012F">
        <w:rPr>
          <w:rFonts w:ascii="Calibri Light" w:hAnsi="Calibri Light" w:cs="Arial"/>
          <w:i/>
          <w:iCs/>
        </w:rPr>
        <w:t xml:space="preserve"> Move Out /Change/Reversal - Invoice Reversal</w:t>
      </w:r>
      <w:r>
        <w:rPr>
          <w:rFonts w:ascii="Calibri Light" w:hAnsi="Calibri Light" w:cs="Arial"/>
        </w:rPr>
        <w:t xml:space="preserve">. Installation Facts operand that has been end dated by </w:t>
      </w:r>
      <w:r w:rsidR="002A3E64">
        <w:rPr>
          <w:rFonts w:ascii="Calibri Light" w:hAnsi="Calibri Light" w:cs="Arial"/>
        </w:rPr>
        <w:t>Move Out</w:t>
      </w:r>
      <w:r>
        <w:rPr>
          <w:rFonts w:ascii="Calibri Light" w:hAnsi="Calibri Light" w:cs="Arial"/>
        </w:rPr>
        <w:t xml:space="preserve"> process automatically will be re-activated by </w:t>
      </w:r>
      <w:r w:rsidR="002A3E64">
        <w:rPr>
          <w:rFonts w:ascii="Calibri Light" w:hAnsi="Calibri Light" w:cs="Arial"/>
        </w:rPr>
        <w:t>Move Out</w:t>
      </w:r>
      <w:r>
        <w:rPr>
          <w:rFonts w:ascii="Calibri Light" w:hAnsi="Calibri Light" w:cs="Arial"/>
        </w:rPr>
        <w:t xml:space="preserve"> process. </w:t>
      </w:r>
      <w:r w:rsidR="00DE261A">
        <w:rPr>
          <w:rFonts w:ascii="Calibri Light" w:hAnsi="Calibri Light" w:cs="Arial"/>
        </w:rPr>
        <w:t>W</w:t>
      </w:r>
      <w:r w:rsidR="008A15A8">
        <w:rPr>
          <w:rFonts w:ascii="Calibri Light" w:hAnsi="Calibri Light" w:cs="Arial"/>
        </w:rPr>
        <w:t>hen applicable</w:t>
      </w:r>
      <w:r w:rsidR="00DE261A">
        <w:rPr>
          <w:rFonts w:ascii="Calibri Light" w:hAnsi="Calibri Light" w:cs="Arial"/>
        </w:rPr>
        <w:t>, the user will need to</w:t>
      </w:r>
      <w:r w:rsidR="008A15A8">
        <w:rPr>
          <w:rFonts w:ascii="Calibri Light" w:hAnsi="Calibri Light" w:cs="Arial"/>
        </w:rPr>
        <w:t xml:space="preserve"> </w:t>
      </w:r>
      <w:r>
        <w:rPr>
          <w:rFonts w:ascii="Calibri Light" w:hAnsi="Calibri Light" w:cs="Arial"/>
        </w:rPr>
        <w:t xml:space="preserve">manually reinstate the following that </w:t>
      </w:r>
      <w:r w:rsidR="00B61643">
        <w:rPr>
          <w:rFonts w:ascii="Calibri Light" w:hAnsi="Calibri Light" w:cs="Arial"/>
        </w:rPr>
        <w:t xml:space="preserve">may </w:t>
      </w:r>
      <w:r>
        <w:rPr>
          <w:rFonts w:ascii="Calibri Light" w:hAnsi="Calibri Light" w:cs="Arial"/>
        </w:rPr>
        <w:t>be deactivated during final bill or Contract End process</w:t>
      </w:r>
      <w:r w:rsidR="00B61643">
        <w:rPr>
          <w:rFonts w:ascii="Calibri Light" w:hAnsi="Calibri Light" w:cs="Arial"/>
        </w:rPr>
        <w:t>. Design is pending completion of input from other BPDs</w:t>
      </w:r>
      <w:r>
        <w:rPr>
          <w:rFonts w:ascii="Calibri Light" w:hAnsi="Calibri Light" w:cs="Arial"/>
        </w:rPr>
        <w:t>:</w:t>
      </w:r>
    </w:p>
    <w:p w14:paraId="54797EDE" w14:textId="617AA2AB" w:rsidR="0016547E" w:rsidDel="00D95354" w:rsidRDefault="0016547E" w:rsidP="009477DD">
      <w:pPr>
        <w:pStyle w:val="Heading2Text"/>
        <w:numPr>
          <w:ilvl w:val="0"/>
          <w:numId w:val="16"/>
        </w:numPr>
        <w:rPr>
          <w:del w:id="178" w:author="Tuan Yap" w:date="2018-05-21T23:18:00Z"/>
          <w:rFonts w:ascii="Calibri Light" w:hAnsi="Calibri Light" w:cs="Arial"/>
        </w:rPr>
      </w:pPr>
      <w:del w:id="179" w:author="Tuan Yap" w:date="2018-05-21T23:18:00Z">
        <w:r w:rsidDel="00D95354">
          <w:rPr>
            <w:rFonts w:ascii="Calibri Light" w:hAnsi="Calibri Light" w:cs="Arial"/>
          </w:rPr>
          <w:delText>Budget Billing Plan</w:delText>
        </w:r>
      </w:del>
    </w:p>
    <w:p w14:paraId="5404F199" w14:textId="77777777" w:rsidR="0016547E" w:rsidRDefault="0016547E" w:rsidP="009477DD">
      <w:pPr>
        <w:pStyle w:val="Heading2Text"/>
        <w:numPr>
          <w:ilvl w:val="0"/>
          <w:numId w:val="16"/>
        </w:numPr>
        <w:rPr>
          <w:rFonts w:ascii="Calibri Light" w:hAnsi="Calibri Light" w:cs="Arial"/>
        </w:rPr>
      </w:pPr>
      <w:r>
        <w:rPr>
          <w:rFonts w:ascii="Calibri Light" w:hAnsi="Calibri Light" w:cs="Arial"/>
        </w:rPr>
        <w:t>Installment Plan</w:t>
      </w:r>
    </w:p>
    <w:p w14:paraId="1B7E8E7C" w14:textId="4A13C34E" w:rsidR="0016547E" w:rsidRDefault="0016547E" w:rsidP="009477DD">
      <w:pPr>
        <w:pStyle w:val="Heading2Text"/>
        <w:numPr>
          <w:ilvl w:val="0"/>
          <w:numId w:val="16"/>
        </w:numPr>
        <w:rPr>
          <w:rFonts w:ascii="Calibri Light" w:hAnsi="Calibri Light" w:cs="Arial"/>
        </w:rPr>
      </w:pPr>
      <w:r>
        <w:rPr>
          <w:rFonts w:ascii="Calibri Light" w:hAnsi="Calibri Light" w:cs="Arial"/>
        </w:rPr>
        <w:t>Installation Facts operand that has been end dated</w:t>
      </w:r>
    </w:p>
    <w:p w14:paraId="2FA391BD" w14:textId="21BD7E81" w:rsidR="00DE261A" w:rsidRDefault="00DE261A" w:rsidP="009477DD">
      <w:pPr>
        <w:pStyle w:val="Heading2Text"/>
        <w:numPr>
          <w:ilvl w:val="0"/>
          <w:numId w:val="16"/>
        </w:numPr>
        <w:rPr>
          <w:rFonts w:ascii="Calibri Light" w:hAnsi="Calibri Light" w:cs="Arial"/>
        </w:rPr>
      </w:pPr>
      <w:r>
        <w:rPr>
          <w:rFonts w:ascii="Calibri Light" w:hAnsi="Calibri Light" w:cs="Arial"/>
        </w:rPr>
        <w:t>On Bill Financing</w:t>
      </w:r>
    </w:p>
    <w:p w14:paraId="341EEED7" w14:textId="6B59BD50" w:rsidR="00DE261A" w:rsidRDefault="00DE261A" w:rsidP="009477DD">
      <w:pPr>
        <w:pStyle w:val="Heading2Text"/>
        <w:numPr>
          <w:ilvl w:val="0"/>
          <w:numId w:val="16"/>
        </w:numPr>
        <w:rPr>
          <w:rFonts w:ascii="Calibri Light" w:hAnsi="Calibri Light" w:cs="Arial"/>
        </w:rPr>
      </w:pPr>
      <w:r>
        <w:rPr>
          <w:rFonts w:ascii="Calibri Light" w:hAnsi="Calibri Light" w:cs="Arial"/>
        </w:rPr>
        <w:t>Contract level preferences</w:t>
      </w:r>
    </w:p>
    <w:p w14:paraId="45CD1F49" w14:textId="5B31119C" w:rsidR="0016547E" w:rsidRDefault="0016547E" w:rsidP="0016547E">
      <w:pPr>
        <w:pStyle w:val="Heading2Text"/>
        <w:ind w:left="1440"/>
        <w:rPr>
          <w:rFonts w:ascii="Calibri Light" w:hAnsi="Calibri Light" w:cs="Arial"/>
        </w:rPr>
      </w:pPr>
    </w:p>
    <w:p w14:paraId="48D9812E" w14:textId="7842D36B" w:rsidR="0016547E" w:rsidRPr="00297357" w:rsidRDefault="0016547E" w:rsidP="0016547E">
      <w:pPr>
        <w:pStyle w:val="Heading2Text"/>
        <w:rPr>
          <w:rFonts w:ascii="Calibri Light" w:hAnsi="Calibri Light" w:cs="Arial"/>
        </w:rPr>
      </w:pPr>
      <w:r w:rsidRPr="00297357">
        <w:rPr>
          <w:rFonts w:ascii="Calibri Light" w:hAnsi="Calibri Light" w:cs="Arial"/>
        </w:rPr>
        <w:t xml:space="preserve">Additionally, the following conditions also apply during the </w:t>
      </w:r>
      <w:r w:rsidR="002A3E64">
        <w:rPr>
          <w:rFonts w:ascii="Calibri Light" w:hAnsi="Calibri Light" w:cs="Arial"/>
        </w:rPr>
        <w:t xml:space="preserve">Move </w:t>
      </w:r>
      <w:proofErr w:type="gramStart"/>
      <w:r w:rsidR="002A3E64">
        <w:rPr>
          <w:rFonts w:ascii="Calibri Light" w:hAnsi="Calibri Light" w:cs="Arial"/>
        </w:rPr>
        <w:t>Out</w:t>
      </w:r>
      <w:proofErr w:type="gramEnd"/>
      <w:r w:rsidR="002A3E64">
        <w:rPr>
          <w:rFonts w:ascii="Calibri Light" w:hAnsi="Calibri Light" w:cs="Arial"/>
        </w:rPr>
        <w:t xml:space="preserve"> Reversal</w:t>
      </w:r>
      <w:r w:rsidRPr="00297357">
        <w:rPr>
          <w:rFonts w:ascii="Calibri Light" w:hAnsi="Calibri Light" w:cs="Arial"/>
        </w:rPr>
        <w:t xml:space="preserve"> process:</w:t>
      </w:r>
    </w:p>
    <w:p w14:paraId="252BE7B4" w14:textId="1AFFC0EA" w:rsidR="002A3E64" w:rsidRDefault="0016547E" w:rsidP="009477DD">
      <w:pPr>
        <w:pStyle w:val="Heading2Text"/>
        <w:numPr>
          <w:ilvl w:val="0"/>
          <w:numId w:val="16"/>
        </w:numPr>
        <w:rPr>
          <w:rFonts w:ascii="Calibri Light" w:hAnsi="Calibri Light" w:cs="Arial"/>
        </w:rPr>
      </w:pPr>
      <w:r w:rsidRPr="002A3E64">
        <w:rPr>
          <w:rFonts w:ascii="Calibri Light" w:hAnsi="Calibri Light" w:cs="Arial"/>
        </w:rPr>
        <w:t xml:space="preserve">A </w:t>
      </w:r>
      <w:r w:rsidR="003D3254">
        <w:rPr>
          <w:rFonts w:ascii="Calibri Light" w:hAnsi="Calibri Light" w:cs="Arial"/>
        </w:rPr>
        <w:t>user</w:t>
      </w:r>
      <w:r w:rsidRPr="002A3E64">
        <w:rPr>
          <w:rFonts w:ascii="Calibri Light" w:hAnsi="Calibri Light" w:cs="Arial"/>
        </w:rPr>
        <w:t xml:space="preserve"> will be allowed to Cancel Contracts for a BP who is enrolled with a CCA/DA</w:t>
      </w:r>
    </w:p>
    <w:p w14:paraId="612CE377" w14:textId="7A26FD95" w:rsidR="0016547E" w:rsidRDefault="0016547E" w:rsidP="009477DD">
      <w:pPr>
        <w:pStyle w:val="Heading2Text"/>
        <w:numPr>
          <w:ilvl w:val="0"/>
          <w:numId w:val="16"/>
        </w:numPr>
        <w:rPr>
          <w:rFonts w:ascii="Calibri Light" w:hAnsi="Calibri Light" w:cs="Arial"/>
        </w:rPr>
      </w:pPr>
      <w:r w:rsidRPr="002A3E64">
        <w:rPr>
          <w:rFonts w:ascii="Calibri Light" w:hAnsi="Calibri Light" w:cs="Arial"/>
        </w:rPr>
        <w:t>If a future dated Move</w:t>
      </w:r>
      <w:r w:rsidR="002A3E64">
        <w:rPr>
          <w:rFonts w:ascii="Calibri Light" w:hAnsi="Calibri Light" w:cs="Arial"/>
        </w:rPr>
        <w:t xml:space="preserve"> </w:t>
      </w:r>
      <w:r w:rsidRPr="002A3E64">
        <w:rPr>
          <w:rFonts w:ascii="Calibri Light" w:hAnsi="Calibri Light" w:cs="Arial"/>
        </w:rPr>
        <w:t>In exist</w:t>
      </w:r>
      <w:r w:rsidR="00CC1DDB">
        <w:rPr>
          <w:rFonts w:ascii="Calibri Light" w:hAnsi="Calibri Light" w:cs="Arial"/>
        </w:rPr>
        <w:t>s</w:t>
      </w:r>
      <w:r w:rsidRPr="002A3E64">
        <w:rPr>
          <w:rFonts w:ascii="Calibri Light" w:hAnsi="Calibri Light" w:cs="Arial"/>
        </w:rPr>
        <w:t xml:space="preserve"> for the premise, the Move</w:t>
      </w:r>
      <w:r w:rsidR="002A3E64">
        <w:rPr>
          <w:rFonts w:ascii="Calibri Light" w:hAnsi="Calibri Light" w:cs="Arial"/>
        </w:rPr>
        <w:t xml:space="preserve"> </w:t>
      </w:r>
      <w:r w:rsidRPr="002A3E64">
        <w:rPr>
          <w:rFonts w:ascii="Calibri Light" w:hAnsi="Calibri Light" w:cs="Arial"/>
        </w:rPr>
        <w:t>In will need to be</w:t>
      </w:r>
      <w:r w:rsidR="002A3E64">
        <w:rPr>
          <w:rFonts w:ascii="Calibri Light" w:hAnsi="Calibri Light" w:cs="Arial"/>
        </w:rPr>
        <w:t xml:space="preserve"> canceled first before the Move </w:t>
      </w:r>
      <w:r w:rsidRPr="002A3E64">
        <w:rPr>
          <w:rFonts w:ascii="Calibri Light" w:hAnsi="Calibri Light" w:cs="Arial"/>
        </w:rPr>
        <w:t xml:space="preserve">Out </w:t>
      </w:r>
      <w:r w:rsidR="002A3E64">
        <w:rPr>
          <w:rFonts w:ascii="Calibri Light" w:hAnsi="Calibri Light" w:cs="Arial"/>
        </w:rPr>
        <w:t xml:space="preserve">reversal </w:t>
      </w:r>
      <w:r w:rsidRPr="002A3E64">
        <w:rPr>
          <w:rFonts w:ascii="Calibri Light" w:hAnsi="Calibri Light" w:cs="Arial"/>
        </w:rPr>
        <w:t>can be executed</w:t>
      </w:r>
      <w:r w:rsidR="00B37F4B">
        <w:rPr>
          <w:rFonts w:ascii="Calibri Light" w:hAnsi="Calibri Light" w:cs="Arial"/>
        </w:rPr>
        <w:t>.</w:t>
      </w:r>
    </w:p>
    <w:p w14:paraId="79E615BD" w14:textId="77777777" w:rsidR="00767A7C" w:rsidRDefault="00767A7C" w:rsidP="00767A7C">
      <w:pPr>
        <w:pStyle w:val="Heading2Text"/>
        <w:ind w:left="1440"/>
        <w:rPr>
          <w:rFonts w:ascii="Calibri Light" w:hAnsi="Calibri Light" w:cs="Arial"/>
        </w:rPr>
      </w:pPr>
    </w:p>
    <w:p w14:paraId="191947D9" w14:textId="4E42A78D" w:rsidR="00767A7C" w:rsidRPr="004548F3" w:rsidRDefault="001E40B5" w:rsidP="00767A7C">
      <w:pPr>
        <w:pStyle w:val="Heading3"/>
        <w:keepNext/>
        <w:numPr>
          <w:ilvl w:val="2"/>
          <w:numId w:val="6"/>
        </w:numPr>
        <w:tabs>
          <w:tab w:val="left" w:pos="1440"/>
        </w:tabs>
        <w:spacing w:before="120" w:after="120"/>
        <w:ind w:left="1440" w:hanging="900"/>
      </w:pPr>
      <w:bookmarkStart w:id="180" w:name="_Toc509409258"/>
      <w:bookmarkStart w:id="181" w:name="_Toc509475013"/>
      <w:bookmarkStart w:id="182" w:name="_Toc509481733"/>
      <w:bookmarkStart w:id="183" w:name="_Toc510117041"/>
      <w:r>
        <w:lastRenderedPageBreak/>
        <w:t xml:space="preserve">RSS Request &amp; </w:t>
      </w:r>
      <w:r w:rsidR="00767A7C">
        <w:t>Service Order</w:t>
      </w:r>
      <w:bookmarkEnd w:id="180"/>
      <w:bookmarkEnd w:id="181"/>
      <w:bookmarkEnd w:id="182"/>
      <w:bookmarkEnd w:id="183"/>
    </w:p>
    <w:p w14:paraId="1D9F4E65" w14:textId="1A8860EC" w:rsidR="005F137D" w:rsidRDefault="003B3C01" w:rsidP="005F137D">
      <w:pPr>
        <w:pStyle w:val="Heading2Text"/>
        <w:rPr>
          <w:rFonts w:ascii="Calibri Light" w:hAnsi="Calibri Light" w:cs="Arial"/>
        </w:rPr>
      </w:pPr>
      <w:r w:rsidRPr="00F771FB">
        <w:rPr>
          <w:rFonts w:ascii="Calibri Light" w:hAnsi="Calibri Light" w:cs="Arial"/>
        </w:rPr>
        <w:t xml:space="preserve">By </w:t>
      </w:r>
      <w:r w:rsidR="002A3E64">
        <w:rPr>
          <w:rFonts w:ascii="Calibri Light" w:hAnsi="Calibri Light" w:cs="Arial"/>
        </w:rPr>
        <w:t>reversing</w:t>
      </w:r>
      <w:r w:rsidRPr="00F771FB">
        <w:rPr>
          <w:rFonts w:ascii="Calibri Light" w:hAnsi="Calibri Light" w:cs="Arial"/>
        </w:rPr>
        <w:t xml:space="preserve"> the </w:t>
      </w:r>
      <w:r w:rsidR="002A3E64">
        <w:rPr>
          <w:rFonts w:ascii="Calibri Light" w:hAnsi="Calibri Light" w:cs="Arial"/>
        </w:rPr>
        <w:t>Move Out</w:t>
      </w:r>
      <w:r w:rsidR="00AD1228">
        <w:rPr>
          <w:rFonts w:ascii="Calibri Light" w:hAnsi="Calibri Light" w:cs="Arial"/>
        </w:rPr>
        <w:t xml:space="preserve"> request</w:t>
      </w:r>
      <w:r w:rsidRPr="00F771FB">
        <w:rPr>
          <w:rFonts w:ascii="Calibri Light" w:hAnsi="Calibri Light" w:cs="Arial"/>
        </w:rPr>
        <w:t xml:space="preserve">, </w:t>
      </w:r>
      <w:r w:rsidR="001E40B5">
        <w:rPr>
          <w:rFonts w:ascii="Calibri Light" w:hAnsi="Calibri Light" w:cs="Arial"/>
        </w:rPr>
        <w:t>t</w:t>
      </w:r>
      <w:r w:rsidR="005F137D">
        <w:rPr>
          <w:rFonts w:ascii="Calibri Light" w:hAnsi="Calibri Light" w:cs="Arial"/>
        </w:rPr>
        <w:t xml:space="preserve">he system will cancel the Move-Out </w:t>
      </w:r>
      <w:r w:rsidR="001E40B5">
        <w:rPr>
          <w:rFonts w:ascii="Calibri Light" w:hAnsi="Calibri Light" w:cs="Arial"/>
        </w:rPr>
        <w:t xml:space="preserve">RSS Request and Move Out </w:t>
      </w:r>
      <w:r w:rsidR="005F137D">
        <w:rPr>
          <w:rFonts w:ascii="Calibri Light" w:hAnsi="Calibri Light" w:cs="Arial"/>
        </w:rPr>
        <w:t>Service Order for the premise automatically if the Service Order status is not</w:t>
      </w:r>
      <w:r w:rsidR="00A81CDE">
        <w:rPr>
          <w:rFonts w:ascii="Calibri Light" w:hAnsi="Calibri Light" w:cs="Arial"/>
        </w:rPr>
        <w:t xml:space="preserve"> </w:t>
      </w:r>
      <w:r w:rsidR="00A81CDE">
        <w:rPr>
          <w:rFonts w:ascii="Calibri Light" w:hAnsi="Calibri Light"/>
        </w:rPr>
        <w:t>‘In route’, ‘On site’ or</w:t>
      </w:r>
      <w:r w:rsidR="005F137D">
        <w:rPr>
          <w:rFonts w:ascii="Calibri Light" w:hAnsi="Calibri Light" w:cs="Arial"/>
        </w:rPr>
        <w:t xml:space="preserve"> ‘Completed’ using </w:t>
      </w:r>
      <w:ins w:id="184" w:author="Tuan Yap" w:date="2018-06-09T12:42:00Z">
        <w:r w:rsidR="009B3A8A">
          <w:rPr>
            <w:rFonts w:ascii="Calibri Light" w:hAnsi="Calibri Light" w:cs="Arial"/>
          </w:rPr>
          <w:t>W</w:t>
        </w:r>
      </w:ins>
      <w:ins w:id="185" w:author="Tuan Yap" w:date="2018-06-09T12:36:00Z">
        <w:r w:rsidR="00B916C2" w:rsidRPr="5827012F">
          <w:rPr>
            <w:rFonts w:ascii="Calibri Light" w:hAnsi="Calibri Light" w:cs="Arial"/>
            <w:i/>
            <w:iCs/>
          </w:rPr>
          <w:t>-CIM-CS-02 - Align New Move-In date to Service Order</w:t>
        </w:r>
      </w:ins>
      <w:del w:id="186" w:author="Tuan Yap" w:date="2018-06-09T12:36:00Z">
        <w:r w:rsidR="005F137D" w:rsidRPr="03BCAD8B" w:rsidDel="00B916C2">
          <w:rPr>
            <w:rFonts w:ascii="Calibri Light" w:hAnsi="Calibri Light" w:cs="Arial"/>
            <w:i/>
            <w:iCs/>
          </w:rPr>
          <w:delText>E-CIM-CS-0</w:delText>
        </w:r>
        <w:r w:rsidR="002A3E64" w:rsidRPr="03BCAD8B" w:rsidDel="00B916C2">
          <w:rPr>
            <w:rFonts w:ascii="Calibri Light" w:hAnsi="Calibri Light" w:cs="Arial"/>
            <w:i/>
            <w:iCs/>
          </w:rPr>
          <w:delText xml:space="preserve">3 </w:delText>
        </w:r>
        <w:r w:rsidR="005F137D" w:rsidRPr="03BCAD8B" w:rsidDel="00B916C2">
          <w:rPr>
            <w:rFonts w:ascii="Calibri Light" w:hAnsi="Calibri Light" w:cs="Arial"/>
            <w:i/>
            <w:iCs/>
          </w:rPr>
          <w:delText>Reversal of Work Order during Move-Out Reversal</w:delText>
        </w:r>
      </w:del>
      <w:r w:rsidR="005F137D">
        <w:rPr>
          <w:rFonts w:ascii="Calibri Light" w:hAnsi="Calibri Light" w:cs="Arial"/>
        </w:rPr>
        <w:t xml:space="preserve">. If the Service Order status is </w:t>
      </w:r>
      <w:r w:rsidR="00A81CDE">
        <w:rPr>
          <w:rFonts w:ascii="Calibri Light" w:hAnsi="Calibri Light"/>
        </w:rPr>
        <w:t>‘In route’, ‘</w:t>
      </w:r>
      <w:proofErr w:type="gramStart"/>
      <w:r w:rsidR="00A81CDE">
        <w:rPr>
          <w:rFonts w:ascii="Calibri Light" w:hAnsi="Calibri Light"/>
        </w:rPr>
        <w:t>On</w:t>
      </w:r>
      <w:proofErr w:type="gramEnd"/>
      <w:r w:rsidR="00A81CDE">
        <w:rPr>
          <w:rFonts w:ascii="Calibri Light" w:hAnsi="Calibri Light"/>
        </w:rPr>
        <w:t xml:space="preserve"> site’</w:t>
      </w:r>
      <w:r w:rsidR="00A81CDE">
        <w:rPr>
          <w:rFonts w:ascii="Calibri Light" w:hAnsi="Calibri Light" w:cs="Arial"/>
        </w:rPr>
        <w:t xml:space="preserve"> or </w:t>
      </w:r>
      <w:r w:rsidR="005F137D">
        <w:rPr>
          <w:rFonts w:ascii="Calibri Light" w:hAnsi="Calibri Light" w:cs="Arial"/>
        </w:rPr>
        <w:t xml:space="preserve">‘Completed’, system will show message about </w:t>
      </w:r>
      <w:r w:rsidR="00A81CDE">
        <w:rPr>
          <w:rFonts w:ascii="Calibri Light" w:hAnsi="Calibri Light" w:cs="Arial"/>
        </w:rPr>
        <w:t xml:space="preserve">Move Out Reversal is successful but </w:t>
      </w:r>
      <w:r w:rsidR="005F137D">
        <w:rPr>
          <w:rFonts w:ascii="Calibri Light" w:hAnsi="Calibri Light" w:cs="Arial"/>
        </w:rPr>
        <w:t xml:space="preserve">Service Order not able to be canceled and user will create a new Service Order manually to connect the service to the premise. </w:t>
      </w:r>
    </w:p>
    <w:p w14:paraId="4DB5A219" w14:textId="4E85E04A" w:rsidR="001E40B5" w:rsidRDefault="001E40B5" w:rsidP="001E40B5">
      <w:pPr>
        <w:pStyle w:val="Heading2Text"/>
        <w:rPr>
          <w:rFonts w:ascii="Calibri Light" w:hAnsi="Calibri Light" w:cs="Arial"/>
        </w:rPr>
      </w:pPr>
      <w:r>
        <w:rPr>
          <w:rFonts w:ascii="Calibri Light" w:hAnsi="Calibri Light" w:cs="Arial"/>
        </w:rPr>
        <w:t xml:space="preserve">The Disconnection Document needs to be canceled. If the Disconnection Order in the Disconnection Document is already completed, </w:t>
      </w:r>
      <w:r w:rsidR="004D0E21">
        <w:rPr>
          <w:rFonts w:ascii="Calibri Light" w:hAnsi="Calibri Light" w:cs="Arial"/>
        </w:rPr>
        <w:t>system will create a Reconnection Order for the Disconnection Document to reconnect</w:t>
      </w:r>
      <w:r>
        <w:rPr>
          <w:rFonts w:ascii="Calibri Light" w:hAnsi="Calibri Light" w:cs="Arial"/>
        </w:rPr>
        <w:t xml:space="preserve"> the service at the premise. This enhancement will be done using</w:t>
      </w:r>
      <w:r w:rsidR="004D0E21">
        <w:rPr>
          <w:rFonts w:ascii="Calibri Light" w:hAnsi="Calibri Light" w:cs="Arial"/>
        </w:rPr>
        <w:t xml:space="preserve"> </w:t>
      </w:r>
      <w:hyperlink r:id="rId67" w:history="1">
        <w:r w:rsidR="004D0E21" w:rsidRPr="03BCAD8B">
          <w:rPr>
            <w:rFonts w:ascii="Calibri Light" w:hAnsi="Calibri Light"/>
            <w:i/>
            <w:iCs/>
          </w:rPr>
          <w:t>E-DF-WM-03 – Disconnection for Move-Out</w:t>
        </w:r>
      </w:hyperlink>
      <w:r w:rsidR="004D0E21" w:rsidRPr="008B6988">
        <w:rPr>
          <w:rFonts w:ascii="Calibri Light" w:hAnsi="Calibri Light" w:cs="Arial"/>
        </w:rPr>
        <w:t>.</w:t>
      </w:r>
    </w:p>
    <w:p w14:paraId="68224B28" w14:textId="614BA479" w:rsidR="00E77792" w:rsidRDefault="00E77792" w:rsidP="001E40B5">
      <w:pPr>
        <w:pStyle w:val="Heading2Text"/>
        <w:rPr>
          <w:rFonts w:ascii="Calibri Light" w:hAnsi="Calibri Light" w:cs="Arial"/>
        </w:rPr>
      </w:pPr>
    </w:p>
    <w:p w14:paraId="6F2C5353" w14:textId="295CF7C5" w:rsidR="00E77792" w:rsidRPr="004548F3" w:rsidRDefault="00E77792" w:rsidP="00E77792">
      <w:pPr>
        <w:pStyle w:val="Heading3"/>
        <w:keepNext/>
        <w:numPr>
          <w:ilvl w:val="2"/>
          <w:numId w:val="6"/>
        </w:numPr>
        <w:tabs>
          <w:tab w:val="left" w:pos="1440"/>
        </w:tabs>
        <w:spacing w:before="120" w:after="120"/>
        <w:ind w:left="1440" w:hanging="900"/>
      </w:pPr>
      <w:bookmarkStart w:id="187" w:name="_Toc509475014"/>
      <w:bookmarkStart w:id="188" w:name="_Toc509481734"/>
      <w:bookmarkStart w:id="189" w:name="_Toc510117042"/>
      <w:r>
        <w:t>Capturing of notes</w:t>
      </w:r>
      <w:bookmarkEnd w:id="187"/>
      <w:bookmarkEnd w:id="188"/>
      <w:bookmarkEnd w:id="189"/>
      <w:r w:rsidRPr="004548F3">
        <w:t xml:space="preserve"> </w:t>
      </w:r>
    </w:p>
    <w:p w14:paraId="7FA1217B" w14:textId="77777777" w:rsidR="00B22855" w:rsidRDefault="003D3254" w:rsidP="5C9EE791">
      <w:pPr>
        <w:pStyle w:val="Heading3Text"/>
        <w:ind w:left="720"/>
        <w:rPr>
          <w:rFonts w:ascii="Calibri Light" w:eastAsia="MS Mincho" w:hAnsi="Calibri Light"/>
          <w:color w:val="auto"/>
        </w:rPr>
      </w:pPr>
      <w:bookmarkStart w:id="190" w:name="_Toc509409259"/>
      <w:bookmarkEnd w:id="190"/>
      <w:r w:rsidRPr="5C9EE791">
        <w:rPr>
          <w:rFonts w:ascii="Calibri Light" w:eastAsia="MS Mincho" w:hAnsi="Calibri Light"/>
          <w:color w:val="auto"/>
        </w:rPr>
        <w:t>User</w:t>
      </w:r>
      <w:r w:rsidR="0020281B" w:rsidRPr="5C9EE791">
        <w:rPr>
          <w:rFonts w:ascii="Calibri Light" w:eastAsia="MS Mincho" w:hAnsi="Calibri Light"/>
          <w:color w:val="auto"/>
        </w:rPr>
        <w:t xml:space="preserve"> will capture any notes during Move </w:t>
      </w:r>
      <w:proofErr w:type="gramStart"/>
      <w:r w:rsidR="0020281B" w:rsidRPr="5C9EE791">
        <w:rPr>
          <w:rFonts w:ascii="Calibri Light" w:eastAsia="MS Mincho" w:hAnsi="Calibri Light"/>
          <w:color w:val="auto"/>
        </w:rPr>
        <w:t>Out</w:t>
      </w:r>
      <w:proofErr w:type="gramEnd"/>
      <w:r w:rsidR="0020281B" w:rsidRPr="5C9EE791">
        <w:rPr>
          <w:rFonts w:ascii="Calibri Light" w:eastAsia="MS Mincho" w:hAnsi="Calibri Light"/>
          <w:color w:val="auto"/>
        </w:rPr>
        <w:t xml:space="preserve"> Reversal Process as an Activity in Hybris C4C manually. The detail information will be documented in the Activity’s long text. </w:t>
      </w:r>
      <w:r w:rsidR="00F803B9" w:rsidRPr="5C9EE791">
        <w:rPr>
          <w:rFonts w:ascii="Calibri Light" w:eastAsia="MS Mincho" w:hAnsi="Calibri Light"/>
          <w:color w:val="auto"/>
        </w:rPr>
        <w:t xml:space="preserve">  The user will list the requester’s first and last name, relationship to the account holder and call back phone number or email address as the first entry in the free form notes field.  This applies if it is the account holder that is calling or if an authorized caller calls on behalf of BP.</w:t>
      </w:r>
      <w:r w:rsidR="00F803B9" w:rsidRPr="5C9EE791" w:rsidDel="00BE7F8C">
        <w:rPr>
          <w:rFonts w:ascii="Calibri Light" w:eastAsia="MS Mincho" w:hAnsi="Calibri Light"/>
          <w:color w:val="auto"/>
        </w:rPr>
        <w:t xml:space="preserve"> </w:t>
      </w:r>
    </w:p>
    <w:p w14:paraId="35DCB861" w14:textId="638E649E" w:rsidR="0020281B" w:rsidRDefault="008762C7" w:rsidP="03BCAD8B">
      <w:pPr>
        <w:pStyle w:val="Heading3Text"/>
        <w:ind w:left="720"/>
        <w:rPr>
          <w:rFonts w:ascii="Calibri Light" w:eastAsia="MS Mincho" w:hAnsi="Calibri Light"/>
          <w:i/>
          <w:iCs/>
          <w:color w:val="auto"/>
        </w:rPr>
      </w:pPr>
      <w:r w:rsidRPr="5C9EE791">
        <w:rPr>
          <w:rFonts w:ascii="Calibri Light" w:eastAsia="MS Mincho" w:hAnsi="Calibri Light"/>
          <w:color w:val="auto"/>
        </w:rPr>
        <w:t xml:space="preserve">A </w:t>
      </w:r>
      <w:r w:rsidR="00626010" w:rsidRPr="5C9EE791">
        <w:rPr>
          <w:rFonts w:ascii="Calibri Light" w:eastAsia="MS Mincho" w:hAnsi="Calibri Light"/>
          <w:color w:val="auto"/>
        </w:rPr>
        <w:t>C</w:t>
      </w:r>
      <w:r w:rsidRPr="5C9EE791">
        <w:rPr>
          <w:rFonts w:ascii="Calibri Light" w:eastAsia="MS Mincho" w:hAnsi="Calibri Light"/>
          <w:color w:val="auto"/>
        </w:rPr>
        <w:t xml:space="preserve">ustomer </w:t>
      </w:r>
      <w:r w:rsidR="00626010" w:rsidRPr="5C9EE791">
        <w:rPr>
          <w:rFonts w:ascii="Calibri Light" w:eastAsia="MS Mincho" w:hAnsi="Calibri Light"/>
          <w:color w:val="auto"/>
        </w:rPr>
        <w:t>C</w:t>
      </w:r>
      <w:r w:rsidRPr="5C9EE791">
        <w:rPr>
          <w:rFonts w:ascii="Calibri Light" w:eastAsia="MS Mincho" w:hAnsi="Calibri Light"/>
          <w:color w:val="auto"/>
        </w:rPr>
        <w:t xml:space="preserve">ontact </w:t>
      </w:r>
      <w:r w:rsidR="0020281B" w:rsidRPr="5C9EE791">
        <w:rPr>
          <w:rFonts w:ascii="Calibri Light" w:eastAsia="MS Mincho" w:hAnsi="Calibri Light"/>
          <w:color w:val="auto"/>
        </w:rPr>
        <w:t xml:space="preserve">will be created automatically when the Move </w:t>
      </w:r>
      <w:proofErr w:type="gramStart"/>
      <w:r w:rsidR="0020281B" w:rsidRPr="5C9EE791">
        <w:rPr>
          <w:rFonts w:ascii="Calibri Light" w:eastAsia="MS Mincho" w:hAnsi="Calibri Light"/>
          <w:color w:val="auto"/>
        </w:rPr>
        <w:t>Out</w:t>
      </w:r>
      <w:proofErr w:type="gramEnd"/>
      <w:r w:rsidR="0020281B" w:rsidRPr="5C9EE791">
        <w:rPr>
          <w:rFonts w:ascii="Calibri Light" w:eastAsia="MS Mincho" w:hAnsi="Calibri Light"/>
          <w:color w:val="auto"/>
        </w:rPr>
        <w:t xml:space="preserve"> Reversal is initiated from IVR or SCE.COM. This will be handled and document in BPD document </w:t>
      </w:r>
      <w:hyperlink r:id="rId68" w:history="1">
        <w:r w:rsidR="0020281B" w:rsidRPr="03BCAD8B">
          <w:rPr>
            <w:rStyle w:val="Hyperlink"/>
            <w:rFonts w:ascii="Calibri Light" w:eastAsia="MS Mincho" w:hAnsi="Calibri Light"/>
            <w:i/>
            <w:iCs/>
          </w:rPr>
          <w:t>CIM-CS-10 - Manage Customer Self-Service</w:t>
        </w:r>
      </w:hyperlink>
      <w:r w:rsidR="0020281B" w:rsidRPr="5C9EE791">
        <w:rPr>
          <w:rFonts w:ascii="Calibri Light" w:eastAsia="MS Mincho" w:hAnsi="Calibri Light"/>
          <w:color w:val="auto"/>
        </w:rPr>
        <w:t xml:space="preserve"> and</w:t>
      </w:r>
      <w:r w:rsidR="0020281B">
        <w:t xml:space="preserve"> </w:t>
      </w:r>
      <w:hyperlink r:id="rId69" w:history="1">
        <w:r w:rsidR="0020281B" w:rsidRPr="03BCAD8B">
          <w:rPr>
            <w:rStyle w:val="Hyperlink"/>
            <w:rFonts w:ascii="Calibri Light" w:eastAsia="MS Mincho" w:hAnsi="Calibri Light"/>
            <w:i/>
            <w:iCs/>
          </w:rPr>
          <w:t>CIM-CS-13 - Manage Inbound Telephone Call – IVR.</w:t>
        </w:r>
      </w:hyperlink>
    </w:p>
    <w:p w14:paraId="03777A0E" w14:textId="77777777" w:rsidR="001C18BD" w:rsidRDefault="001C18BD" w:rsidP="00F771FB">
      <w:pPr>
        <w:pStyle w:val="Heading2Text"/>
        <w:rPr>
          <w:rFonts w:ascii="Calibri Light" w:hAnsi="Calibri Light" w:cs="Arial"/>
        </w:rPr>
      </w:pPr>
    </w:p>
    <w:p w14:paraId="1BF41D57" w14:textId="77777777" w:rsidR="002D509E" w:rsidRPr="004548F3" w:rsidRDefault="002D509E" w:rsidP="002D509E">
      <w:pPr>
        <w:pStyle w:val="Heading3"/>
        <w:keepNext/>
        <w:numPr>
          <w:ilvl w:val="2"/>
          <w:numId w:val="6"/>
        </w:numPr>
        <w:tabs>
          <w:tab w:val="left" w:pos="1440"/>
        </w:tabs>
        <w:spacing w:before="120" w:after="120"/>
        <w:ind w:left="1440" w:hanging="900"/>
      </w:pPr>
      <w:bookmarkStart w:id="191" w:name="_Toc509409260"/>
      <w:bookmarkStart w:id="192" w:name="_Toc509475015"/>
      <w:bookmarkStart w:id="193" w:name="_Toc509481735"/>
      <w:bookmarkStart w:id="194" w:name="_Toc510117043"/>
      <w:r w:rsidRPr="004548F3">
        <w:t>Programs &amp; Services</w:t>
      </w:r>
      <w:bookmarkEnd w:id="191"/>
      <w:bookmarkEnd w:id="192"/>
      <w:bookmarkEnd w:id="193"/>
      <w:bookmarkEnd w:id="194"/>
      <w:r w:rsidRPr="004548F3">
        <w:t xml:space="preserve"> </w:t>
      </w:r>
    </w:p>
    <w:p w14:paraId="7F1655F6" w14:textId="277F0E60" w:rsidR="002D509E" w:rsidRDefault="00626010" w:rsidP="002D509E">
      <w:pPr>
        <w:pStyle w:val="Heading2Text"/>
        <w:rPr>
          <w:rFonts w:ascii="Calibri Light" w:hAnsi="Calibri Light" w:cs="Arial"/>
        </w:rPr>
      </w:pPr>
      <w:r>
        <w:rPr>
          <w:rFonts w:ascii="Calibri Light" w:hAnsi="Calibri Light" w:cs="Arial"/>
        </w:rPr>
        <w:t>User</w:t>
      </w:r>
      <w:r w:rsidR="005B51A0">
        <w:rPr>
          <w:rFonts w:ascii="Calibri Light" w:hAnsi="Calibri Light" w:cs="Arial"/>
        </w:rPr>
        <w:t xml:space="preserve"> needs to manually re-enroll the Programs &amp; Services that BP previously enrolled with before the Move Out. </w:t>
      </w:r>
      <w:r w:rsidR="002D509E" w:rsidRPr="00454CA8">
        <w:rPr>
          <w:rFonts w:ascii="Calibri Light" w:hAnsi="Calibri Light" w:cs="Arial"/>
        </w:rPr>
        <w:t xml:space="preserve">Refer to BPD document </w:t>
      </w:r>
      <w:hyperlink r:id="rId70" w:history="1">
        <w:r w:rsidR="002D509E" w:rsidRPr="03BCAD8B">
          <w:rPr>
            <w:rFonts w:ascii="Calibri Light" w:hAnsi="Calibri Light" w:cs="Arial"/>
            <w:i/>
            <w:iCs/>
          </w:rPr>
          <w:t>PP-02 - Program Enrollment and Delivery, De-Enrollment &amp; Decommission Programs</w:t>
        </w:r>
      </w:hyperlink>
      <w:r w:rsidR="002D509E" w:rsidRPr="00454CA8">
        <w:rPr>
          <w:rFonts w:ascii="Calibri Light" w:hAnsi="Calibri Light" w:cs="Arial"/>
        </w:rPr>
        <w:t xml:space="preserve"> for more information.</w:t>
      </w:r>
    </w:p>
    <w:p w14:paraId="268A8549" w14:textId="77777777" w:rsidR="00C362EF" w:rsidRDefault="00C362EF" w:rsidP="00BB7F16">
      <w:pPr>
        <w:pStyle w:val="Heading2Text"/>
        <w:rPr>
          <w:rFonts w:ascii="Calibri Light" w:hAnsi="Calibri Light" w:cs="Arial"/>
        </w:rPr>
      </w:pPr>
    </w:p>
    <w:p w14:paraId="20409604" w14:textId="3A9B9DDF" w:rsidR="00E77792" w:rsidRPr="004548F3" w:rsidRDefault="00E77792" w:rsidP="00E77792">
      <w:pPr>
        <w:pStyle w:val="Heading3"/>
        <w:keepNext/>
        <w:numPr>
          <w:ilvl w:val="2"/>
          <w:numId w:val="6"/>
        </w:numPr>
        <w:tabs>
          <w:tab w:val="left" w:pos="1440"/>
        </w:tabs>
        <w:spacing w:before="120" w:after="120"/>
        <w:ind w:left="1440" w:hanging="900"/>
      </w:pPr>
      <w:bookmarkStart w:id="195" w:name="_Toc509475016"/>
      <w:bookmarkStart w:id="196" w:name="_Toc509481736"/>
      <w:bookmarkStart w:id="197" w:name="_Toc510117044"/>
      <w:r>
        <w:t>CCA/DA</w:t>
      </w:r>
      <w:bookmarkEnd w:id="195"/>
      <w:bookmarkEnd w:id="196"/>
      <w:bookmarkEnd w:id="197"/>
    </w:p>
    <w:p w14:paraId="56E54E13" w14:textId="15B967AA" w:rsidR="006308E4" w:rsidRDefault="006308E4" w:rsidP="006308E4">
      <w:pPr>
        <w:pStyle w:val="Heading2Text"/>
        <w:rPr>
          <w:rFonts w:ascii="Calibri Light" w:hAnsi="Calibri Light" w:cs="Arial"/>
        </w:rPr>
      </w:pPr>
      <w:r>
        <w:rPr>
          <w:rFonts w:ascii="Calibri Light" w:hAnsi="Calibri Light" w:cs="Arial"/>
        </w:rPr>
        <w:t xml:space="preserve">If the Contract is CCA or DA, user will not create the Move </w:t>
      </w:r>
      <w:proofErr w:type="gramStart"/>
      <w:r>
        <w:rPr>
          <w:rFonts w:ascii="Calibri Light" w:hAnsi="Calibri Light" w:cs="Arial"/>
        </w:rPr>
        <w:t>Out</w:t>
      </w:r>
      <w:proofErr w:type="gramEnd"/>
      <w:r>
        <w:rPr>
          <w:rFonts w:ascii="Calibri Light" w:hAnsi="Calibri Light" w:cs="Arial"/>
        </w:rPr>
        <w:t xml:space="preserve"> Reversal. User will create BPEM Case Category ‘Move </w:t>
      </w:r>
      <w:proofErr w:type="gramStart"/>
      <w:r>
        <w:rPr>
          <w:rFonts w:ascii="Calibri Light" w:hAnsi="Calibri Light" w:cs="Arial"/>
        </w:rPr>
        <w:t>Out</w:t>
      </w:r>
      <w:proofErr w:type="gramEnd"/>
      <w:r>
        <w:rPr>
          <w:rFonts w:ascii="Calibri Light" w:hAnsi="Calibri Light" w:cs="Arial"/>
        </w:rPr>
        <w:t xml:space="preserve"> Reversal – CCA/DA’ and BPEM case will be routed to RSO. RSO will send a maintenance transaction to CCA/DA informing them about the reversal.</w:t>
      </w:r>
    </w:p>
    <w:p w14:paraId="340B7B29" w14:textId="779820D6" w:rsidR="00C362EF" w:rsidRPr="00C362EF" w:rsidRDefault="006308E4" w:rsidP="00C362EF">
      <w:pPr>
        <w:pStyle w:val="Heading2Text"/>
        <w:rPr>
          <w:rFonts w:ascii="Calibri Light" w:hAnsi="Calibri Light" w:cs="Arial"/>
        </w:rPr>
      </w:pPr>
      <w:r>
        <w:rPr>
          <w:rFonts w:ascii="Calibri Light" w:hAnsi="Calibri Light" w:cs="Arial"/>
        </w:rPr>
        <w:t>R</w:t>
      </w:r>
      <w:r w:rsidR="00C362EF">
        <w:rPr>
          <w:rFonts w:ascii="Calibri Light" w:hAnsi="Calibri Light" w:cs="Arial"/>
        </w:rPr>
        <w:t xml:space="preserve">efer to BPD </w:t>
      </w:r>
      <w:hyperlink r:id="rId71" w:history="1">
        <w:r w:rsidRPr="03BCAD8B">
          <w:rPr>
            <w:rStyle w:val="Hyperlink"/>
            <w:rFonts w:ascii="Calibri Light" w:hAnsi="Calibri Light" w:cs="Arial"/>
            <w:i/>
            <w:iCs/>
          </w:rPr>
          <w:t>UB-ID-03 - Process EDI Contract Data Changes</w:t>
        </w:r>
      </w:hyperlink>
      <w:r>
        <w:t xml:space="preserve"> </w:t>
      </w:r>
      <w:r w:rsidR="00C362EF">
        <w:rPr>
          <w:rFonts w:ascii="Calibri Light" w:hAnsi="Calibri Light" w:cs="Arial"/>
        </w:rPr>
        <w:t xml:space="preserve">for more information. </w:t>
      </w:r>
    </w:p>
    <w:p w14:paraId="2B280615" w14:textId="77777777" w:rsidR="00C362EF" w:rsidRDefault="00C362EF" w:rsidP="00BB7F16">
      <w:pPr>
        <w:pStyle w:val="Heading2Text"/>
        <w:rPr>
          <w:rFonts w:ascii="Calibri Light" w:hAnsi="Calibri Light" w:cs="Arial"/>
        </w:rPr>
      </w:pPr>
    </w:p>
    <w:p w14:paraId="74273B33" w14:textId="1E7F2B11" w:rsidR="00E77792" w:rsidRPr="004548F3" w:rsidRDefault="00E77792" w:rsidP="00E77792">
      <w:pPr>
        <w:pStyle w:val="Heading3"/>
        <w:keepNext/>
        <w:numPr>
          <w:ilvl w:val="2"/>
          <w:numId w:val="6"/>
        </w:numPr>
        <w:tabs>
          <w:tab w:val="left" w:pos="1440"/>
        </w:tabs>
        <w:spacing w:before="120" w:after="120"/>
        <w:ind w:left="1440" w:hanging="900"/>
      </w:pPr>
      <w:bookmarkStart w:id="198" w:name="_Toc509475017"/>
      <w:bookmarkStart w:id="199" w:name="_Toc509481737"/>
      <w:bookmarkStart w:id="200" w:name="_Toc510117045"/>
      <w:r>
        <w:t>Security Deposit</w:t>
      </w:r>
      <w:bookmarkEnd w:id="198"/>
      <w:bookmarkEnd w:id="199"/>
      <w:bookmarkEnd w:id="200"/>
    </w:p>
    <w:p w14:paraId="3A1E239D" w14:textId="6BC5A505" w:rsidR="00A632E3" w:rsidRPr="00C362EF" w:rsidRDefault="00642FEB" w:rsidP="00A632E3">
      <w:pPr>
        <w:pStyle w:val="Heading2Text"/>
        <w:rPr>
          <w:rFonts w:ascii="Calibri Light" w:hAnsi="Calibri Light" w:cs="Arial"/>
        </w:rPr>
      </w:pPr>
      <w:r>
        <w:rPr>
          <w:rFonts w:ascii="Calibri Light" w:hAnsi="Calibri Light" w:cs="Arial"/>
        </w:rPr>
        <w:t xml:space="preserve">A </w:t>
      </w:r>
      <w:r w:rsidR="00395C29">
        <w:rPr>
          <w:rFonts w:ascii="Calibri Light" w:hAnsi="Calibri Light" w:cs="Arial"/>
        </w:rPr>
        <w:t xml:space="preserve">Security Deposit that </w:t>
      </w:r>
      <w:r w:rsidR="00B747E6">
        <w:rPr>
          <w:rFonts w:ascii="Calibri Light" w:hAnsi="Calibri Light" w:cs="Arial"/>
        </w:rPr>
        <w:t>has</w:t>
      </w:r>
      <w:r w:rsidR="00395C29">
        <w:rPr>
          <w:rFonts w:ascii="Calibri Light" w:hAnsi="Calibri Light" w:cs="Arial"/>
        </w:rPr>
        <w:t xml:space="preserve"> been canceled </w:t>
      </w:r>
      <w:r w:rsidR="00B747E6">
        <w:rPr>
          <w:rFonts w:ascii="Calibri Light" w:hAnsi="Calibri Light" w:cs="Arial"/>
        </w:rPr>
        <w:t>or</w:t>
      </w:r>
      <w:r w:rsidR="00395C29">
        <w:rPr>
          <w:rFonts w:ascii="Calibri Light" w:hAnsi="Calibri Light" w:cs="Arial"/>
        </w:rPr>
        <w:t xml:space="preserve"> refunded to the BP after Move Out </w:t>
      </w:r>
      <w:r w:rsidR="001E5857">
        <w:rPr>
          <w:rFonts w:ascii="Calibri Light" w:hAnsi="Calibri Light" w:cs="Arial"/>
        </w:rPr>
        <w:t>process will need to manually</w:t>
      </w:r>
      <w:r w:rsidR="00395C29">
        <w:rPr>
          <w:rFonts w:ascii="Calibri Light" w:hAnsi="Calibri Light" w:cs="Arial"/>
        </w:rPr>
        <w:t xml:space="preserve"> </w:t>
      </w:r>
      <w:r w:rsidR="00942EED">
        <w:rPr>
          <w:rFonts w:ascii="Calibri Light" w:hAnsi="Calibri Light" w:cs="Arial"/>
        </w:rPr>
        <w:t>be reinstated</w:t>
      </w:r>
      <w:r w:rsidR="00395C29">
        <w:rPr>
          <w:rFonts w:ascii="Calibri Light" w:hAnsi="Calibri Light" w:cs="Arial"/>
        </w:rPr>
        <w:t xml:space="preserve">. Move </w:t>
      </w:r>
      <w:proofErr w:type="gramStart"/>
      <w:r w:rsidR="00395C29">
        <w:rPr>
          <w:rFonts w:ascii="Calibri Light" w:hAnsi="Calibri Light" w:cs="Arial"/>
        </w:rPr>
        <w:t>Out</w:t>
      </w:r>
      <w:proofErr w:type="gramEnd"/>
      <w:r w:rsidR="00395C29">
        <w:rPr>
          <w:rFonts w:ascii="Calibri Light" w:hAnsi="Calibri Light" w:cs="Arial"/>
        </w:rPr>
        <w:t xml:space="preserve"> Reversal functionality does not reinstate the deposit automatically. </w:t>
      </w:r>
      <w:r w:rsidR="00626010">
        <w:rPr>
          <w:rFonts w:ascii="Calibri Light" w:hAnsi="Calibri Light" w:cs="Arial"/>
        </w:rPr>
        <w:t>User</w:t>
      </w:r>
      <w:r w:rsidR="00395C29">
        <w:rPr>
          <w:rFonts w:ascii="Calibri Light" w:hAnsi="Calibri Light" w:cs="Arial"/>
        </w:rPr>
        <w:t xml:space="preserve"> will reinstate the deposit using Hybris C4C FOP functionality where S/4HANA Deposit creation screen (</w:t>
      </w:r>
      <w:proofErr w:type="spellStart"/>
      <w:r w:rsidR="00395C29">
        <w:rPr>
          <w:rFonts w:ascii="Calibri Light" w:hAnsi="Calibri Light" w:cs="Arial"/>
        </w:rPr>
        <w:t>Tcode</w:t>
      </w:r>
      <w:proofErr w:type="spellEnd"/>
      <w:r w:rsidR="00395C29">
        <w:rPr>
          <w:rFonts w:ascii="Calibri Light" w:hAnsi="Calibri Light" w:cs="Arial"/>
        </w:rPr>
        <w:t xml:space="preserve"> FPSEC1) will be shown. This will be done using enhancement </w:t>
      </w:r>
      <w:r w:rsidR="00395C29" w:rsidRPr="03BCAD8B">
        <w:rPr>
          <w:rFonts w:ascii="Calibri Light" w:hAnsi="Calibri Light" w:cs="Arial"/>
          <w:i/>
          <w:iCs/>
        </w:rPr>
        <w:t>E-CIM-CS-02 Transaction Launcher</w:t>
      </w:r>
      <w:r w:rsidR="00395C29">
        <w:rPr>
          <w:rFonts w:ascii="Calibri Light" w:hAnsi="Calibri Light" w:cs="Arial"/>
        </w:rPr>
        <w:t>.</w:t>
      </w:r>
      <w:r w:rsidR="00A632E3">
        <w:rPr>
          <w:rFonts w:ascii="Calibri Light" w:hAnsi="Calibri Light" w:cs="Arial"/>
        </w:rPr>
        <w:t xml:space="preserve"> </w:t>
      </w:r>
    </w:p>
    <w:p w14:paraId="4832F9F0" w14:textId="77777777" w:rsidR="003B3C01" w:rsidRDefault="003B3C01" w:rsidP="003B3C01">
      <w:pPr>
        <w:pStyle w:val="Heading3Text"/>
      </w:pPr>
    </w:p>
    <w:p w14:paraId="64AAA561" w14:textId="19FB313A" w:rsidR="00E77792" w:rsidRPr="004548F3" w:rsidRDefault="00E77792" w:rsidP="00E77792">
      <w:pPr>
        <w:pStyle w:val="Heading3"/>
        <w:keepNext/>
        <w:numPr>
          <w:ilvl w:val="2"/>
          <w:numId w:val="6"/>
        </w:numPr>
        <w:tabs>
          <w:tab w:val="left" w:pos="1440"/>
        </w:tabs>
        <w:spacing w:before="120" w:after="120"/>
        <w:ind w:left="1440" w:hanging="900"/>
      </w:pPr>
      <w:bookmarkStart w:id="201" w:name="_Toc509475018"/>
      <w:bookmarkStart w:id="202" w:name="_Toc509481738"/>
      <w:bookmarkStart w:id="203" w:name="_Toc510117046"/>
      <w:r>
        <w:t>Appointment Scheduling</w:t>
      </w:r>
      <w:bookmarkEnd w:id="201"/>
      <w:bookmarkEnd w:id="202"/>
      <w:bookmarkEnd w:id="203"/>
      <w:r w:rsidRPr="004548F3">
        <w:t xml:space="preserve"> </w:t>
      </w:r>
    </w:p>
    <w:p w14:paraId="449F6618" w14:textId="1A927D15" w:rsidR="002D509E" w:rsidRDefault="002D509E" w:rsidP="002D509E">
      <w:pPr>
        <w:pStyle w:val="Heading2Text"/>
        <w:rPr>
          <w:rFonts w:ascii="Calibri Light" w:hAnsi="Calibri Light" w:cs="Arial"/>
        </w:rPr>
      </w:pPr>
      <w:r>
        <w:rPr>
          <w:rFonts w:ascii="Calibri Light" w:hAnsi="Calibri Light" w:cs="Arial"/>
        </w:rPr>
        <w:t xml:space="preserve">There is no appointment scheduling required with CLICK for Move </w:t>
      </w:r>
      <w:proofErr w:type="gramStart"/>
      <w:r>
        <w:rPr>
          <w:rFonts w:ascii="Calibri Light" w:hAnsi="Calibri Light" w:cs="Arial"/>
        </w:rPr>
        <w:t>Out</w:t>
      </w:r>
      <w:proofErr w:type="gramEnd"/>
      <w:r>
        <w:rPr>
          <w:rFonts w:ascii="Calibri Light" w:hAnsi="Calibri Light" w:cs="Arial"/>
        </w:rPr>
        <w:t xml:space="preserve"> Reversal.</w:t>
      </w:r>
    </w:p>
    <w:p w14:paraId="0A7252AD" w14:textId="77777777" w:rsidR="00E77792" w:rsidRPr="00C362EF" w:rsidRDefault="00E77792" w:rsidP="002D509E">
      <w:pPr>
        <w:pStyle w:val="Heading2Text"/>
        <w:rPr>
          <w:rFonts w:ascii="Calibri Light" w:hAnsi="Calibri Light" w:cs="Arial"/>
        </w:rPr>
      </w:pPr>
    </w:p>
    <w:p w14:paraId="1F564E44" w14:textId="2E30F836" w:rsidR="00E77792" w:rsidRPr="004548F3" w:rsidRDefault="00E77792" w:rsidP="00E77792">
      <w:pPr>
        <w:pStyle w:val="Heading3"/>
        <w:keepNext/>
        <w:numPr>
          <w:ilvl w:val="2"/>
          <w:numId w:val="6"/>
        </w:numPr>
        <w:tabs>
          <w:tab w:val="left" w:pos="1440"/>
        </w:tabs>
        <w:spacing w:before="120" w:after="120"/>
        <w:ind w:left="1440" w:hanging="900"/>
      </w:pPr>
      <w:bookmarkStart w:id="204" w:name="_Toc509475019"/>
      <w:bookmarkStart w:id="205" w:name="_Toc509481739"/>
      <w:bookmarkStart w:id="206" w:name="_Toc510117047"/>
      <w:r>
        <w:lastRenderedPageBreak/>
        <w:t>NEM</w:t>
      </w:r>
      <w:bookmarkEnd w:id="204"/>
      <w:bookmarkEnd w:id="205"/>
      <w:bookmarkEnd w:id="206"/>
      <w:r w:rsidRPr="004548F3">
        <w:t xml:space="preserve"> </w:t>
      </w:r>
    </w:p>
    <w:p w14:paraId="2AF84A9F" w14:textId="09DB447C" w:rsidR="00807AD3" w:rsidRPr="00C362EF" w:rsidRDefault="00807AD3" w:rsidP="00807AD3">
      <w:pPr>
        <w:pStyle w:val="Heading2Text"/>
        <w:rPr>
          <w:rFonts w:ascii="Calibri Light" w:hAnsi="Calibri Light" w:cs="Arial"/>
        </w:rPr>
      </w:pPr>
      <w:r>
        <w:rPr>
          <w:rFonts w:ascii="Calibri Light" w:hAnsi="Calibri Light" w:cs="Arial"/>
        </w:rPr>
        <w:t xml:space="preserve">If the Contract is NEM, Move Out reversal will reverse the Move out and BP will return to the NEM month where BP was last billed before Move Out occurred. The detail information of reinstatement of the NEM Contract to the last bill in the event of Move Out reversal is documented in BPD </w:t>
      </w:r>
      <w:hyperlink r:id="rId72" w:history="1">
        <w:r w:rsidRPr="03BCAD8B">
          <w:rPr>
            <w:rStyle w:val="Hyperlink"/>
            <w:rFonts w:ascii="Calibri Light" w:hAnsi="Calibri Light" w:cs="Arial"/>
            <w:i/>
            <w:iCs/>
          </w:rPr>
          <w:t>UB-BI-12 - Calculate Energy Bill - Net Metering</w:t>
        </w:r>
      </w:hyperlink>
      <w:r w:rsidRPr="03BCAD8B">
        <w:rPr>
          <w:rFonts w:ascii="Calibri Light" w:hAnsi="Calibri Light" w:cs="Arial"/>
          <w:i/>
          <w:iCs/>
        </w:rPr>
        <w:t>.</w:t>
      </w:r>
    </w:p>
    <w:p w14:paraId="7F3607D7" w14:textId="77777777" w:rsidR="00807AD3" w:rsidRDefault="00807AD3" w:rsidP="001C5E6C">
      <w:pPr>
        <w:pStyle w:val="Heading2Text"/>
        <w:rPr>
          <w:rFonts w:ascii="Calibri Light" w:hAnsi="Calibri Light" w:cs="Arial"/>
        </w:rPr>
      </w:pPr>
    </w:p>
    <w:p w14:paraId="4A746DD3" w14:textId="237CCC4A" w:rsidR="001C5E6C" w:rsidRPr="006B24F0" w:rsidRDefault="00614CF8" w:rsidP="001C2777">
      <w:pPr>
        <w:pStyle w:val="Heading2"/>
      </w:pPr>
      <w:bookmarkStart w:id="207" w:name="_Toc509409265"/>
      <w:bookmarkStart w:id="208" w:name="_Toc509475020"/>
      <w:bookmarkStart w:id="209" w:name="_Toc509481740"/>
      <w:bookmarkStart w:id="210" w:name="_Toc510117048"/>
      <w:r>
        <w:t xml:space="preserve">Transfer </w:t>
      </w:r>
      <w:r w:rsidR="001C5E6C" w:rsidRPr="006B24F0">
        <w:t>Details</w:t>
      </w:r>
      <w:bookmarkEnd w:id="207"/>
      <w:bookmarkEnd w:id="208"/>
      <w:bookmarkEnd w:id="209"/>
      <w:bookmarkEnd w:id="210"/>
      <w:r w:rsidR="001C5E6C" w:rsidRPr="006B24F0">
        <w:t xml:space="preserve"> </w:t>
      </w:r>
    </w:p>
    <w:p w14:paraId="51477CF4" w14:textId="3CF0F77C" w:rsidR="001C5E6C" w:rsidRPr="003B3C01" w:rsidRDefault="001C5E6C" w:rsidP="001C5E6C">
      <w:pPr>
        <w:pStyle w:val="Heading2Text"/>
        <w:rPr>
          <w:rFonts w:ascii="Calibri Light" w:hAnsi="Calibri Light" w:cs="Arial"/>
        </w:rPr>
      </w:pPr>
      <w:r w:rsidRPr="003B3C01">
        <w:rPr>
          <w:rFonts w:ascii="Calibri Light" w:hAnsi="Calibri Light" w:cs="Arial"/>
        </w:rPr>
        <w:t xml:space="preserve">The </w:t>
      </w:r>
      <w:r w:rsidR="00AD311F">
        <w:rPr>
          <w:rFonts w:ascii="Calibri Light" w:hAnsi="Calibri Light" w:cs="Arial"/>
        </w:rPr>
        <w:t xml:space="preserve">Transfer </w:t>
      </w:r>
      <w:r w:rsidRPr="003B3C01">
        <w:rPr>
          <w:rFonts w:ascii="Calibri Light" w:hAnsi="Calibri Light" w:cs="Arial"/>
        </w:rPr>
        <w:t>process is managed as part of the guided pr</w:t>
      </w:r>
      <w:r w:rsidR="00AD311F">
        <w:rPr>
          <w:rFonts w:ascii="Calibri Light" w:hAnsi="Calibri Light" w:cs="Arial"/>
        </w:rPr>
        <w:t>ocedure w</w:t>
      </w:r>
      <w:r w:rsidR="00625B03">
        <w:rPr>
          <w:rFonts w:ascii="Calibri Light" w:hAnsi="Calibri Light" w:cs="Arial"/>
        </w:rPr>
        <w:t xml:space="preserve">ithin Hybris C4C. This will lead to termination of Contract in a premise and starting of a new Contract in a different premise. Transfer process consists of </w:t>
      </w:r>
      <w:r w:rsidR="00025F1C">
        <w:rPr>
          <w:rFonts w:ascii="Calibri Light" w:hAnsi="Calibri Light" w:cs="Arial"/>
        </w:rPr>
        <w:t>six</w:t>
      </w:r>
      <w:r w:rsidR="00625B03">
        <w:rPr>
          <w:rFonts w:ascii="Calibri Light" w:hAnsi="Calibri Light" w:cs="Arial"/>
        </w:rPr>
        <w:t xml:space="preserve"> </w:t>
      </w:r>
      <w:r w:rsidRPr="003B3C01">
        <w:rPr>
          <w:rFonts w:ascii="Calibri Light" w:hAnsi="Calibri Light" w:cs="Arial"/>
        </w:rPr>
        <w:t>guid</w:t>
      </w:r>
      <w:r w:rsidR="00625B03">
        <w:rPr>
          <w:rFonts w:ascii="Calibri Light" w:hAnsi="Calibri Light" w:cs="Arial"/>
        </w:rPr>
        <w:t>ing</w:t>
      </w:r>
      <w:r w:rsidRPr="003B3C01">
        <w:rPr>
          <w:rFonts w:ascii="Calibri Light" w:hAnsi="Calibri Light" w:cs="Arial"/>
        </w:rPr>
        <w:t xml:space="preserve"> procedure</w:t>
      </w:r>
      <w:r w:rsidR="00625B03">
        <w:rPr>
          <w:rFonts w:ascii="Calibri Light" w:hAnsi="Calibri Light" w:cs="Arial"/>
        </w:rPr>
        <w:t>s that</w:t>
      </w:r>
      <w:r w:rsidRPr="003B3C01">
        <w:rPr>
          <w:rFonts w:ascii="Calibri Light" w:hAnsi="Calibri Light" w:cs="Arial"/>
        </w:rPr>
        <w:t xml:space="preserve"> help </w:t>
      </w:r>
      <w:r w:rsidR="00626010">
        <w:rPr>
          <w:rFonts w:ascii="Calibri Light" w:hAnsi="Calibri Light" w:cs="Arial"/>
        </w:rPr>
        <w:t>user</w:t>
      </w:r>
      <w:r w:rsidRPr="003B3C01">
        <w:rPr>
          <w:rFonts w:ascii="Calibri Light" w:hAnsi="Calibri Light" w:cs="Arial"/>
        </w:rPr>
        <w:t>s navigate through each step of this process</w:t>
      </w:r>
      <w:r w:rsidR="00625B03">
        <w:rPr>
          <w:rFonts w:ascii="Calibri Light" w:hAnsi="Calibri Light" w:cs="Arial"/>
        </w:rPr>
        <w:t xml:space="preserve">. </w:t>
      </w:r>
      <w:r w:rsidR="005250B6">
        <w:rPr>
          <w:rFonts w:ascii="Calibri Light" w:hAnsi="Calibri Light" w:cs="Arial"/>
        </w:rPr>
        <w:t xml:space="preserve">The guiding procedures are actually made up of Guiding Procedures of Move Out </w:t>
      </w:r>
      <w:r w:rsidR="00AF1AEC">
        <w:rPr>
          <w:rFonts w:ascii="Calibri Light" w:hAnsi="Calibri Light" w:cs="Arial"/>
        </w:rPr>
        <w:t xml:space="preserve">process </w:t>
      </w:r>
      <w:r w:rsidR="005250B6">
        <w:rPr>
          <w:rFonts w:ascii="Calibri Light" w:hAnsi="Calibri Light" w:cs="Arial"/>
        </w:rPr>
        <w:t>and Move In</w:t>
      </w:r>
      <w:r w:rsidR="00AF1AEC">
        <w:rPr>
          <w:rFonts w:ascii="Calibri Light" w:hAnsi="Calibri Light" w:cs="Arial"/>
        </w:rPr>
        <w:t xml:space="preserve"> process</w:t>
      </w:r>
      <w:r w:rsidR="005250B6">
        <w:rPr>
          <w:rFonts w:ascii="Calibri Light" w:hAnsi="Calibri Light" w:cs="Arial"/>
        </w:rPr>
        <w:t xml:space="preserve">. </w:t>
      </w:r>
      <w:r w:rsidR="00625B03">
        <w:rPr>
          <w:rFonts w:ascii="Calibri Light" w:hAnsi="Calibri Light" w:cs="Arial"/>
        </w:rPr>
        <w:t>T</w:t>
      </w:r>
      <w:r w:rsidRPr="003B3C01">
        <w:rPr>
          <w:rFonts w:ascii="Calibri Light" w:hAnsi="Calibri Light" w:cs="Arial"/>
        </w:rPr>
        <w:t xml:space="preserve">he </w:t>
      </w:r>
      <w:r w:rsidR="00025F1C">
        <w:rPr>
          <w:rFonts w:ascii="Calibri Light" w:hAnsi="Calibri Light" w:cs="Arial"/>
        </w:rPr>
        <w:t>six</w:t>
      </w:r>
      <w:r w:rsidR="001E7BAE">
        <w:rPr>
          <w:rFonts w:ascii="Calibri Light" w:hAnsi="Calibri Light" w:cs="Arial"/>
        </w:rPr>
        <w:t xml:space="preserve"> </w:t>
      </w:r>
      <w:r w:rsidR="00025F1C">
        <w:rPr>
          <w:rFonts w:ascii="Calibri Light" w:hAnsi="Calibri Light" w:cs="Arial"/>
        </w:rPr>
        <w:t xml:space="preserve">guiding procedures of Transfer </w:t>
      </w:r>
      <w:r w:rsidRPr="003B3C01">
        <w:rPr>
          <w:rFonts w:ascii="Calibri Light" w:hAnsi="Calibri Light" w:cs="Arial"/>
        </w:rPr>
        <w:t>process are:</w:t>
      </w:r>
    </w:p>
    <w:p w14:paraId="0C2E6768" w14:textId="3E146992" w:rsidR="001C5E6C" w:rsidRPr="001C5E6C" w:rsidRDefault="00625B03" w:rsidP="009477DD">
      <w:pPr>
        <w:pStyle w:val="Heading2Text"/>
        <w:numPr>
          <w:ilvl w:val="0"/>
          <w:numId w:val="27"/>
        </w:numPr>
        <w:rPr>
          <w:rFonts w:ascii="Calibri Light" w:hAnsi="Calibri Light" w:cs="Arial"/>
        </w:rPr>
      </w:pPr>
      <w:r>
        <w:rPr>
          <w:rFonts w:ascii="Calibri Light" w:hAnsi="Calibri Light" w:cs="Arial"/>
        </w:rPr>
        <w:t>Move Out Premise</w:t>
      </w:r>
    </w:p>
    <w:p w14:paraId="6B41C4E4" w14:textId="506B5B1F" w:rsidR="001C5E6C" w:rsidRDefault="00184BBD" w:rsidP="009477DD">
      <w:pPr>
        <w:pStyle w:val="Heading2Text"/>
        <w:numPr>
          <w:ilvl w:val="0"/>
          <w:numId w:val="27"/>
        </w:numPr>
        <w:rPr>
          <w:rFonts w:ascii="Calibri Light" w:hAnsi="Calibri Light" w:cs="Arial"/>
        </w:rPr>
      </w:pPr>
      <w:r>
        <w:rPr>
          <w:rFonts w:ascii="Calibri Light" w:hAnsi="Calibri Light" w:cs="Arial"/>
        </w:rPr>
        <w:t>Move Out Services</w:t>
      </w:r>
    </w:p>
    <w:p w14:paraId="3AA46960" w14:textId="41938689" w:rsidR="00184BBD" w:rsidRPr="001C5E6C" w:rsidRDefault="00184BBD" w:rsidP="009477DD">
      <w:pPr>
        <w:pStyle w:val="Heading2Text"/>
        <w:numPr>
          <w:ilvl w:val="0"/>
          <w:numId w:val="27"/>
        </w:numPr>
        <w:rPr>
          <w:rFonts w:ascii="Calibri Light" w:hAnsi="Calibri Light" w:cs="Arial"/>
        </w:rPr>
      </w:pPr>
      <w:r>
        <w:rPr>
          <w:rFonts w:ascii="Calibri Light" w:hAnsi="Calibri Light" w:cs="Arial"/>
        </w:rPr>
        <w:t>Move In Premise</w:t>
      </w:r>
    </w:p>
    <w:p w14:paraId="552B3CF0" w14:textId="6F65ADA0" w:rsidR="001C5E6C" w:rsidRPr="001C5E6C" w:rsidRDefault="00184BBD" w:rsidP="009477DD">
      <w:pPr>
        <w:pStyle w:val="Heading2Text"/>
        <w:numPr>
          <w:ilvl w:val="0"/>
          <w:numId w:val="27"/>
        </w:numPr>
        <w:rPr>
          <w:rFonts w:ascii="Calibri Light" w:hAnsi="Calibri Light" w:cs="Arial"/>
        </w:rPr>
      </w:pPr>
      <w:r>
        <w:rPr>
          <w:rFonts w:ascii="Calibri Light" w:hAnsi="Calibri Light" w:cs="Arial"/>
        </w:rPr>
        <w:t>Move In Services</w:t>
      </w:r>
    </w:p>
    <w:p w14:paraId="76CDA26B" w14:textId="7308F8EC" w:rsidR="001C5E6C" w:rsidRDefault="00184BBD" w:rsidP="009477DD">
      <w:pPr>
        <w:pStyle w:val="Heading2Text"/>
        <w:numPr>
          <w:ilvl w:val="0"/>
          <w:numId w:val="27"/>
        </w:numPr>
        <w:rPr>
          <w:rFonts w:ascii="Calibri Light" w:hAnsi="Calibri Light" w:cs="Arial"/>
        </w:rPr>
      </w:pPr>
      <w:r>
        <w:rPr>
          <w:rFonts w:ascii="Calibri Light" w:hAnsi="Calibri Light" w:cs="Arial"/>
        </w:rPr>
        <w:t>Contract Account and Billing</w:t>
      </w:r>
    </w:p>
    <w:p w14:paraId="63BDB3E6" w14:textId="7FAB6F2B" w:rsidR="00025F1C" w:rsidRPr="001C5E6C" w:rsidRDefault="00025F1C" w:rsidP="009477DD">
      <w:pPr>
        <w:pStyle w:val="Heading2Text"/>
        <w:numPr>
          <w:ilvl w:val="0"/>
          <w:numId w:val="27"/>
        </w:numPr>
        <w:rPr>
          <w:rFonts w:ascii="Calibri Light" w:hAnsi="Calibri Light" w:cs="Arial"/>
        </w:rPr>
      </w:pPr>
      <w:r>
        <w:rPr>
          <w:rFonts w:ascii="Calibri Light" w:hAnsi="Calibri Light" w:cs="Arial"/>
        </w:rPr>
        <w:t>Review</w:t>
      </w:r>
    </w:p>
    <w:p w14:paraId="458EA6C9" w14:textId="36CD5D10" w:rsidR="00025F1C" w:rsidRDefault="00025F1C" w:rsidP="00AB762C">
      <w:pPr>
        <w:pStyle w:val="Heading2Text"/>
        <w:rPr>
          <w:rFonts w:ascii="Calibri Light" w:hAnsi="Calibri Light" w:cs="Arial"/>
        </w:rPr>
      </w:pPr>
      <w:r>
        <w:rPr>
          <w:rFonts w:ascii="Calibri Light" w:hAnsi="Calibri Light" w:cs="Arial"/>
        </w:rPr>
        <w:t xml:space="preserve">Validation and logic mentioned in Move Out process are applicable to Transfer Guiding Procedure 1 - Move </w:t>
      </w:r>
      <w:proofErr w:type="gramStart"/>
      <w:r>
        <w:rPr>
          <w:rFonts w:ascii="Calibri Light" w:hAnsi="Calibri Light" w:cs="Arial"/>
        </w:rPr>
        <w:t>Out</w:t>
      </w:r>
      <w:proofErr w:type="gramEnd"/>
      <w:r>
        <w:rPr>
          <w:rFonts w:ascii="Calibri Light" w:hAnsi="Calibri Light" w:cs="Arial"/>
        </w:rPr>
        <w:t xml:space="preserve"> Premise and Guiding Procedure 2 - Move Out Services, unless it is specifically mentioned otherwise in this document. </w:t>
      </w:r>
    </w:p>
    <w:p w14:paraId="1BC844D0" w14:textId="7F780A26" w:rsidR="00025F1C" w:rsidRDefault="00025F1C" w:rsidP="00025F1C">
      <w:pPr>
        <w:pStyle w:val="Heading2Text"/>
        <w:rPr>
          <w:rFonts w:ascii="Calibri Light" w:hAnsi="Calibri Light" w:cs="Arial"/>
        </w:rPr>
      </w:pPr>
      <w:r>
        <w:rPr>
          <w:rFonts w:ascii="Calibri Light" w:hAnsi="Calibri Light" w:cs="Arial"/>
        </w:rPr>
        <w:t xml:space="preserve">Validation and logic mentioned in Move In process are applicable to Transfer Guiding Procedure 3 – Move </w:t>
      </w:r>
      <w:proofErr w:type="gramStart"/>
      <w:r>
        <w:rPr>
          <w:rFonts w:ascii="Calibri Light" w:hAnsi="Calibri Light" w:cs="Arial"/>
        </w:rPr>
        <w:t>In</w:t>
      </w:r>
      <w:proofErr w:type="gramEnd"/>
      <w:r>
        <w:rPr>
          <w:rFonts w:ascii="Calibri Light" w:hAnsi="Calibri Light" w:cs="Arial"/>
        </w:rPr>
        <w:t xml:space="preserve"> Premise, Guiding Procedure 4 – Move In Services and Guiding Procedure 5 – Contract Account and Billing, unless it is specifically mentioned otherwise in this document.</w:t>
      </w:r>
    </w:p>
    <w:p w14:paraId="54BC9138" w14:textId="3B2A3DC1" w:rsidR="0092100C" w:rsidRDefault="0092100C" w:rsidP="00025F1C">
      <w:pPr>
        <w:pStyle w:val="Heading2Text"/>
        <w:rPr>
          <w:rFonts w:ascii="Calibri Light" w:hAnsi="Calibri Light" w:cs="Arial"/>
        </w:rPr>
      </w:pPr>
      <w:r>
        <w:rPr>
          <w:rFonts w:ascii="Calibri Light" w:hAnsi="Calibri Light" w:cs="Arial"/>
        </w:rPr>
        <w:t xml:space="preserve">Transfer Guiding Procedure captures Move Out information followed by Move In information. </w:t>
      </w:r>
      <w:r w:rsidR="00DB7233">
        <w:rPr>
          <w:rFonts w:ascii="Calibri Light" w:hAnsi="Calibri Light" w:cs="Arial"/>
        </w:rPr>
        <w:t>The details of each Guiding Procedures are documented below.</w:t>
      </w:r>
    </w:p>
    <w:p w14:paraId="39B1FC72" w14:textId="5E8FE8F5" w:rsidR="00AD311F" w:rsidRPr="004D2B95" w:rsidRDefault="00E66018" w:rsidP="5C9EE791">
      <w:pPr>
        <w:pStyle w:val="Heading2Text"/>
        <w:numPr>
          <w:ilvl w:val="0"/>
          <w:numId w:val="30"/>
        </w:numPr>
        <w:rPr>
          <w:rFonts w:ascii="Calibri Light" w:hAnsi="Calibri Light" w:cs="Arial"/>
          <w:b/>
          <w:bCs/>
        </w:rPr>
      </w:pPr>
      <w:r w:rsidRPr="5C9EE791">
        <w:rPr>
          <w:rFonts w:ascii="Calibri Light" w:hAnsi="Calibri Light" w:cs="Arial"/>
          <w:b/>
          <w:bCs/>
        </w:rPr>
        <w:t>Transfer</w:t>
      </w:r>
      <w:r w:rsidR="00AD311F" w:rsidRPr="5C9EE791">
        <w:rPr>
          <w:rFonts w:ascii="Calibri Light" w:hAnsi="Calibri Light" w:cs="Arial"/>
          <w:b/>
          <w:bCs/>
        </w:rPr>
        <w:t xml:space="preserve"> Guiding Procedure </w:t>
      </w:r>
      <w:r w:rsidR="00184BBD" w:rsidRPr="5C9EE791">
        <w:rPr>
          <w:rFonts w:ascii="Calibri Light" w:hAnsi="Calibri Light" w:cs="Arial"/>
          <w:b/>
          <w:bCs/>
        </w:rPr>
        <w:t xml:space="preserve">1 </w:t>
      </w:r>
      <w:r w:rsidR="00AD311F" w:rsidRPr="5C9EE791">
        <w:rPr>
          <w:rFonts w:ascii="Calibri Light" w:hAnsi="Calibri Light" w:cs="Arial"/>
          <w:b/>
          <w:bCs/>
        </w:rPr>
        <w:t xml:space="preserve">– Move Out Premise </w:t>
      </w:r>
    </w:p>
    <w:p w14:paraId="52F7B158" w14:textId="59AF18A2" w:rsidR="00516B8D" w:rsidRDefault="0092100C" w:rsidP="00AB762C">
      <w:pPr>
        <w:pStyle w:val="Heading2Text"/>
        <w:rPr>
          <w:rFonts w:ascii="Calibri Light" w:hAnsi="Calibri Light" w:cs="Arial"/>
        </w:rPr>
      </w:pPr>
      <w:r>
        <w:rPr>
          <w:rFonts w:ascii="Calibri Light" w:hAnsi="Calibri Light" w:cs="Arial"/>
        </w:rPr>
        <w:t xml:space="preserve">In this Guiding Procedure, Move Out information is captured first. </w:t>
      </w:r>
      <w:r w:rsidR="00626010">
        <w:rPr>
          <w:rFonts w:ascii="Calibri Light" w:hAnsi="Calibri Light" w:cs="Arial"/>
        </w:rPr>
        <w:t xml:space="preserve">User </w:t>
      </w:r>
      <w:r w:rsidR="00897D61">
        <w:rPr>
          <w:rFonts w:ascii="Calibri Light" w:hAnsi="Calibri Light" w:cs="Arial"/>
        </w:rPr>
        <w:t xml:space="preserve">needs to locate the Contract before initiating the Transfer Process. When the Transfer is initiated, Guiding Procedure – Move </w:t>
      </w:r>
      <w:proofErr w:type="gramStart"/>
      <w:r w:rsidR="00897D61">
        <w:rPr>
          <w:rFonts w:ascii="Calibri Light" w:hAnsi="Calibri Light" w:cs="Arial"/>
        </w:rPr>
        <w:t>Out</w:t>
      </w:r>
      <w:proofErr w:type="gramEnd"/>
      <w:r w:rsidR="00897D61">
        <w:rPr>
          <w:rFonts w:ascii="Calibri Light" w:hAnsi="Calibri Light" w:cs="Arial"/>
        </w:rPr>
        <w:t xml:space="preserve"> Premise view will be shown</w:t>
      </w:r>
      <w:r w:rsidR="001D4FBA">
        <w:rPr>
          <w:rFonts w:ascii="Calibri Light" w:hAnsi="Calibri Light" w:cs="Arial"/>
        </w:rPr>
        <w:t xml:space="preserve"> (Figure </w:t>
      </w:r>
      <w:r w:rsidR="00552A6C">
        <w:rPr>
          <w:rFonts w:ascii="Calibri Light" w:hAnsi="Calibri Light" w:cs="Arial"/>
        </w:rPr>
        <w:t>12</w:t>
      </w:r>
      <w:r w:rsidR="00516B8D">
        <w:rPr>
          <w:rFonts w:ascii="Calibri Light" w:hAnsi="Calibri Light" w:cs="Arial"/>
        </w:rPr>
        <w:t>: Guiding Procedure – Move Out Premise)</w:t>
      </w:r>
      <w:r w:rsidR="001C5E6C" w:rsidRPr="00AB762C">
        <w:rPr>
          <w:rFonts w:ascii="Calibri Light" w:hAnsi="Calibri Light" w:cs="Arial"/>
        </w:rPr>
        <w:t xml:space="preserve">. </w:t>
      </w:r>
      <w:r w:rsidR="00897D61">
        <w:rPr>
          <w:rFonts w:ascii="Calibri Light" w:hAnsi="Calibri Light" w:cs="Arial"/>
        </w:rPr>
        <w:t xml:space="preserve">If the premise is not already identified before initiating the Transfer, </w:t>
      </w:r>
      <w:r w:rsidR="00626010">
        <w:rPr>
          <w:rFonts w:ascii="Calibri Light" w:hAnsi="Calibri Light" w:cs="Arial"/>
        </w:rPr>
        <w:t xml:space="preserve">user </w:t>
      </w:r>
      <w:r w:rsidR="00897D61">
        <w:rPr>
          <w:rFonts w:ascii="Calibri Light" w:hAnsi="Calibri Light" w:cs="Arial"/>
        </w:rPr>
        <w:t xml:space="preserve">is able to select the Move </w:t>
      </w:r>
      <w:proofErr w:type="gramStart"/>
      <w:r w:rsidR="00897D61">
        <w:rPr>
          <w:rFonts w:ascii="Calibri Light" w:hAnsi="Calibri Light" w:cs="Arial"/>
        </w:rPr>
        <w:t>Out</w:t>
      </w:r>
      <w:proofErr w:type="gramEnd"/>
      <w:r w:rsidR="00897D61">
        <w:rPr>
          <w:rFonts w:ascii="Calibri Light" w:hAnsi="Calibri Light" w:cs="Arial"/>
        </w:rPr>
        <w:t xml:space="preserve"> Address from the Move Out Address drop down selection field. </w:t>
      </w:r>
      <w:r w:rsidR="00023339">
        <w:rPr>
          <w:rFonts w:ascii="Calibri Light" w:hAnsi="Calibri Light" w:cs="Arial"/>
        </w:rPr>
        <w:t xml:space="preserve">User </w:t>
      </w:r>
      <w:r w:rsidR="00897D61">
        <w:rPr>
          <w:rFonts w:ascii="Calibri Light" w:hAnsi="Calibri Light" w:cs="Arial"/>
        </w:rPr>
        <w:t xml:space="preserve">will ask </w:t>
      </w:r>
      <w:r w:rsidR="002B72B5">
        <w:rPr>
          <w:rFonts w:ascii="Calibri Light" w:hAnsi="Calibri Light" w:cs="Arial"/>
        </w:rPr>
        <w:t xml:space="preserve">the </w:t>
      </w:r>
      <w:r w:rsidR="00897D61">
        <w:rPr>
          <w:rFonts w:ascii="Calibri Light" w:hAnsi="Calibri Light" w:cs="Arial"/>
        </w:rPr>
        <w:t xml:space="preserve">BP for the Move </w:t>
      </w:r>
      <w:proofErr w:type="gramStart"/>
      <w:r w:rsidR="00897D61">
        <w:rPr>
          <w:rFonts w:ascii="Calibri Light" w:hAnsi="Calibri Light" w:cs="Arial"/>
        </w:rPr>
        <w:t>Out</w:t>
      </w:r>
      <w:proofErr w:type="gramEnd"/>
      <w:r w:rsidR="00897D61">
        <w:rPr>
          <w:rFonts w:ascii="Calibri Light" w:hAnsi="Calibri Light" w:cs="Arial"/>
        </w:rPr>
        <w:t xml:space="preserve"> Date and enter the</w:t>
      </w:r>
      <w:r w:rsidR="00516B8D">
        <w:rPr>
          <w:rFonts w:ascii="Calibri Light" w:hAnsi="Calibri Light" w:cs="Arial"/>
        </w:rPr>
        <w:t xml:space="preserve"> date into Move Out Date field. </w:t>
      </w:r>
    </w:p>
    <w:p w14:paraId="29F94D75" w14:textId="5649352F" w:rsidR="006E34D9" w:rsidRDefault="006E34D9" w:rsidP="00AB762C">
      <w:pPr>
        <w:pStyle w:val="Heading2Text"/>
        <w:rPr>
          <w:rFonts w:ascii="Calibri Light" w:hAnsi="Calibri Light" w:cs="Arial"/>
        </w:rPr>
      </w:pPr>
    </w:p>
    <w:p w14:paraId="0ACF6F91" w14:textId="77777777" w:rsidR="00516B8D" w:rsidRDefault="00516B8D" w:rsidP="00AB762C">
      <w:pPr>
        <w:pStyle w:val="Heading2Text"/>
        <w:rPr>
          <w:rFonts w:ascii="Calibri Light" w:hAnsi="Calibri Light" w:cs="Arial"/>
        </w:rPr>
      </w:pPr>
    </w:p>
    <w:p w14:paraId="46F356B2" w14:textId="77777777" w:rsidR="00516B8D" w:rsidRDefault="00184BBD" w:rsidP="00516B8D">
      <w:pPr>
        <w:pStyle w:val="Heading2Text"/>
        <w:keepNext/>
      </w:pPr>
      <w:r>
        <w:rPr>
          <w:noProof/>
          <w:lang w:eastAsia="en-US"/>
        </w:rPr>
        <w:lastRenderedPageBreak/>
        <w:drawing>
          <wp:inline distT="0" distB="0" distL="0" distR="0" wp14:anchorId="2AC617FE" wp14:editId="0C933E73">
            <wp:extent cx="5645312" cy="2952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652885" cy="2956711"/>
                    </a:xfrm>
                    <a:prstGeom prst="rect">
                      <a:avLst/>
                    </a:prstGeom>
                  </pic:spPr>
                </pic:pic>
              </a:graphicData>
            </a:graphic>
          </wp:inline>
        </w:drawing>
      </w:r>
    </w:p>
    <w:p w14:paraId="398C2D9B" w14:textId="1D5823E8" w:rsidR="00283B81" w:rsidRPr="00AB762C" w:rsidRDefault="00516B8D" w:rsidP="00516B8D">
      <w:pPr>
        <w:pStyle w:val="Caption"/>
        <w:ind w:firstLine="720"/>
        <w:rPr>
          <w:rFonts w:ascii="Calibri Light" w:hAnsi="Calibri Light" w:cs="Arial"/>
        </w:rPr>
      </w:pPr>
      <w:r>
        <w:t xml:space="preserve">Figure </w:t>
      </w:r>
      <w:r>
        <w:fldChar w:fldCharType="begin"/>
      </w:r>
      <w:r>
        <w:instrText xml:space="preserve"> SEQ Figure \* ARABIC </w:instrText>
      </w:r>
      <w:r>
        <w:fldChar w:fldCharType="separate"/>
      </w:r>
      <w:r w:rsidR="00B66CAB">
        <w:rPr>
          <w:noProof/>
        </w:rPr>
        <w:t>12</w:t>
      </w:r>
      <w:r>
        <w:fldChar w:fldCharType="end"/>
      </w:r>
      <w:r>
        <w:t xml:space="preserve">: Guiding Procedure – Move </w:t>
      </w:r>
      <w:proofErr w:type="gramStart"/>
      <w:r>
        <w:t>Out</w:t>
      </w:r>
      <w:proofErr w:type="gramEnd"/>
      <w:r>
        <w:t xml:space="preserve"> Premise</w:t>
      </w:r>
    </w:p>
    <w:p w14:paraId="79201313" w14:textId="3D17D231" w:rsidR="001C5E6C" w:rsidRDefault="001C5E6C" w:rsidP="001C5E6C"/>
    <w:p w14:paraId="3E24EA3B" w14:textId="77777777" w:rsidR="001C5E6C" w:rsidRDefault="001C5E6C" w:rsidP="001C5E6C">
      <w:pPr>
        <w:pStyle w:val="Heading3Text"/>
      </w:pPr>
    </w:p>
    <w:p w14:paraId="5DAEE281" w14:textId="63374261" w:rsidR="00516B8D" w:rsidRPr="004D2B95" w:rsidRDefault="00E66018" w:rsidP="5C9EE791">
      <w:pPr>
        <w:pStyle w:val="Heading2Text"/>
        <w:numPr>
          <w:ilvl w:val="0"/>
          <w:numId w:val="30"/>
        </w:numPr>
        <w:rPr>
          <w:rFonts w:ascii="Calibri Light" w:hAnsi="Calibri Light" w:cs="Arial"/>
          <w:b/>
          <w:bCs/>
        </w:rPr>
      </w:pPr>
      <w:r w:rsidRPr="5C9EE791">
        <w:rPr>
          <w:rFonts w:ascii="Calibri Light" w:hAnsi="Calibri Light" w:cs="Arial"/>
          <w:b/>
          <w:bCs/>
        </w:rPr>
        <w:t>Transfer</w:t>
      </w:r>
      <w:r w:rsidR="00516B8D" w:rsidRPr="5C9EE791">
        <w:rPr>
          <w:rFonts w:ascii="Calibri Light" w:hAnsi="Calibri Light" w:cs="Arial"/>
          <w:b/>
          <w:bCs/>
        </w:rPr>
        <w:t xml:space="preserve"> Guiding Procedure 2 – Move Out Services</w:t>
      </w:r>
    </w:p>
    <w:p w14:paraId="5F4B0F73" w14:textId="59662D8F" w:rsidR="00516B8D" w:rsidRDefault="00516B8D" w:rsidP="00516B8D">
      <w:pPr>
        <w:pStyle w:val="Heading2Text"/>
        <w:ind w:left="1080"/>
        <w:rPr>
          <w:rFonts w:ascii="Calibri Light" w:hAnsi="Calibri Light" w:cs="Arial"/>
        </w:rPr>
      </w:pPr>
      <w:r>
        <w:rPr>
          <w:rFonts w:ascii="Calibri Light" w:hAnsi="Calibri Light" w:cs="Arial"/>
        </w:rPr>
        <w:t xml:space="preserve">In this Move Out guiding procedure (Figure </w:t>
      </w:r>
      <w:r w:rsidR="00552A6C">
        <w:rPr>
          <w:rFonts w:ascii="Calibri Light" w:hAnsi="Calibri Light" w:cs="Arial"/>
        </w:rPr>
        <w:t>13</w:t>
      </w:r>
      <w:r>
        <w:rPr>
          <w:rFonts w:ascii="Calibri Light" w:hAnsi="Calibri Light" w:cs="Arial"/>
        </w:rPr>
        <w:t xml:space="preserve">: Guiding Move </w:t>
      </w:r>
      <w:proofErr w:type="gramStart"/>
      <w:r>
        <w:rPr>
          <w:rFonts w:ascii="Calibri Light" w:hAnsi="Calibri Light" w:cs="Arial"/>
        </w:rPr>
        <w:t>Out</w:t>
      </w:r>
      <w:proofErr w:type="gramEnd"/>
      <w:r>
        <w:rPr>
          <w:rFonts w:ascii="Calibri Light" w:hAnsi="Calibri Light" w:cs="Arial"/>
        </w:rPr>
        <w:t xml:space="preserve"> Services), </w:t>
      </w:r>
      <w:r w:rsidR="00ED4E08">
        <w:rPr>
          <w:rFonts w:ascii="Calibri Light" w:hAnsi="Calibri Light" w:cs="Arial"/>
        </w:rPr>
        <w:t>user</w:t>
      </w:r>
      <w:r>
        <w:rPr>
          <w:rFonts w:ascii="Calibri Light" w:hAnsi="Calibri Light" w:cs="Arial"/>
        </w:rPr>
        <w:t xml:space="preserve"> will select the service(s) for the Move Out. </w:t>
      </w:r>
    </w:p>
    <w:p w14:paraId="67D55D39" w14:textId="77777777" w:rsidR="00516B8D" w:rsidRDefault="00516B8D" w:rsidP="001C5E6C">
      <w:pPr>
        <w:pStyle w:val="Heading3Text"/>
      </w:pPr>
    </w:p>
    <w:p w14:paraId="052485FA" w14:textId="77777777" w:rsidR="00516B8D" w:rsidRDefault="00516B8D" w:rsidP="001C5E6C">
      <w:pPr>
        <w:pStyle w:val="Heading3Text"/>
      </w:pPr>
    </w:p>
    <w:p w14:paraId="6C304819" w14:textId="0EF4B7E5" w:rsidR="00516B8D" w:rsidRDefault="00516B8D" w:rsidP="00516B8D">
      <w:pPr>
        <w:pStyle w:val="Heading3Text"/>
        <w:keepNext/>
        <w:ind w:left="0" w:firstLine="720"/>
      </w:pPr>
      <w:r>
        <w:rPr>
          <w:noProof/>
          <w:lang w:eastAsia="en-US"/>
        </w:rPr>
        <w:drawing>
          <wp:inline distT="0" distB="0" distL="0" distR="0" wp14:anchorId="55E7F2F1" wp14:editId="71FAD107">
            <wp:extent cx="5724525" cy="11874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4">
                      <a:extLst>
                        <a:ext uri="{28A0092B-C50C-407E-A947-70E740481C1C}">
                          <a14:useLocalDpi xmlns:a14="http://schemas.microsoft.com/office/drawing/2010/main" val="0"/>
                        </a:ext>
                      </a:extLst>
                    </a:blip>
                    <a:srcRect b="69142"/>
                    <a:stretch/>
                  </pic:blipFill>
                  <pic:spPr bwMode="auto">
                    <a:xfrm>
                      <a:off x="0" y="0"/>
                      <a:ext cx="5724525" cy="1187450"/>
                    </a:xfrm>
                    <a:prstGeom prst="rect">
                      <a:avLst/>
                    </a:prstGeom>
                    <a:noFill/>
                    <a:ln>
                      <a:noFill/>
                    </a:ln>
                    <a:extLst>
                      <a:ext uri="{53640926-AAD7-44D8-BBD7-CCE9431645EC}">
                        <a14:shadowObscured xmlns:a14="http://schemas.microsoft.com/office/drawing/2010/main"/>
                      </a:ext>
                    </a:extLst>
                  </pic:spPr>
                </pic:pic>
              </a:graphicData>
            </a:graphic>
          </wp:inline>
        </w:drawing>
      </w:r>
    </w:p>
    <w:p w14:paraId="3D2D53CD" w14:textId="1542FB40" w:rsidR="00502165" w:rsidRDefault="00502165" w:rsidP="00516B8D">
      <w:pPr>
        <w:pStyle w:val="Heading3Text"/>
        <w:keepNext/>
        <w:ind w:left="0" w:firstLine="720"/>
      </w:pPr>
      <w:r>
        <w:rPr>
          <w:noProof/>
          <w:lang w:eastAsia="en-US"/>
        </w:rPr>
        <w:drawing>
          <wp:inline distT="0" distB="0" distL="0" distR="0" wp14:anchorId="45AD9320" wp14:editId="6389D252">
            <wp:extent cx="5778500" cy="14573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5"/>
                    <a:srcRect l="25213" t="22223" r="27275" b="53086"/>
                    <a:stretch/>
                  </pic:blipFill>
                  <pic:spPr bwMode="auto">
                    <a:xfrm>
                      <a:off x="0" y="0"/>
                      <a:ext cx="5808148" cy="1464802"/>
                    </a:xfrm>
                    <a:prstGeom prst="rect">
                      <a:avLst/>
                    </a:prstGeom>
                    <a:ln>
                      <a:noFill/>
                    </a:ln>
                    <a:extLst>
                      <a:ext uri="{53640926-AAD7-44D8-BBD7-CCE9431645EC}">
                        <a14:shadowObscured xmlns:a14="http://schemas.microsoft.com/office/drawing/2010/main"/>
                      </a:ext>
                    </a:extLst>
                  </pic:spPr>
                </pic:pic>
              </a:graphicData>
            </a:graphic>
          </wp:inline>
        </w:drawing>
      </w:r>
    </w:p>
    <w:p w14:paraId="65346B42" w14:textId="2EC3881B" w:rsidR="00516B8D" w:rsidRDefault="00516B8D" w:rsidP="00516B8D">
      <w:pPr>
        <w:pStyle w:val="Caption"/>
        <w:ind w:firstLine="720"/>
      </w:pPr>
      <w:r>
        <w:t xml:space="preserve">Figure </w:t>
      </w:r>
      <w:r>
        <w:fldChar w:fldCharType="begin"/>
      </w:r>
      <w:r>
        <w:instrText xml:space="preserve"> SEQ Figure \* ARABIC </w:instrText>
      </w:r>
      <w:r>
        <w:fldChar w:fldCharType="separate"/>
      </w:r>
      <w:r w:rsidR="00B66CAB">
        <w:rPr>
          <w:noProof/>
        </w:rPr>
        <w:t>13</w:t>
      </w:r>
      <w:r>
        <w:fldChar w:fldCharType="end"/>
      </w:r>
      <w:r>
        <w:t xml:space="preserve">: Guiding Procedure - Move </w:t>
      </w:r>
      <w:proofErr w:type="gramStart"/>
      <w:r>
        <w:t>Out</w:t>
      </w:r>
      <w:proofErr w:type="gramEnd"/>
      <w:r>
        <w:t xml:space="preserve"> Services</w:t>
      </w:r>
    </w:p>
    <w:p w14:paraId="048EB3FE" w14:textId="77777777" w:rsidR="001C5E6C" w:rsidRPr="00EF1808" w:rsidRDefault="001C5E6C" w:rsidP="001C5E6C">
      <w:pPr>
        <w:pStyle w:val="Heading3Text"/>
        <w:rPr>
          <w:rFonts w:cs="Tahoma"/>
        </w:rPr>
      </w:pPr>
    </w:p>
    <w:p w14:paraId="7B063646" w14:textId="77777777" w:rsidR="00516B8D" w:rsidRPr="00B80978" w:rsidRDefault="00516B8D" w:rsidP="00516B8D">
      <w:pPr>
        <w:pStyle w:val="Heading3Text"/>
        <w:ind w:left="720"/>
        <w:rPr>
          <w:rFonts w:ascii="Calibri Light" w:hAnsi="Calibri Light"/>
          <w:u w:val="single"/>
        </w:rPr>
      </w:pPr>
      <w:r>
        <w:rPr>
          <w:rFonts w:ascii="Calibri Light" w:hAnsi="Calibri Light"/>
          <w:u w:val="single"/>
        </w:rPr>
        <w:t>Move Out</w:t>
      </w:r>
    </w:p>
    <w:p w14:paraId="385D157D" w14:textId="0892369B" w:rsidR="00516B8D" w:rsidRDefault="001B578C" w:rsidP="00516B8D">
      <w:pPr>
        <w:pStyle w:val="Heading3Text"/>
        <w:ind w:left="720"/>
        <w:rPr>
          <w:rFonts w:ascii="Calibri Light" w:hAnsi="Calibri Light"/>
        </w:rPr>
      </w:pPr>
      <w:r>
        <w:rPr>
          <w:rFonts w:ascii="Calibri Light" w:hAnsi="Calibri Light"/>
        </w:rPr>
        <w:lastRenderedPageBreak/>
        <w:t>List of Services that customer signed up for will be available</w:t>
      </w:r>
      <w:r w:rsidR="0003351C">
        <w:rPr>
          <w:rFonts w:ascii="Calibri Light" w:hAnsi="Calibri Light"/>
        </w:rPr>
        <w:t xml:space="preserve"> and</w:t>
      </w:r>
      <w:r>
        <w:rPr>
          <w:rFonts w:ascii="Calibri Light" w:hAnsi="Calibri Light"/>
        </w:rPr>
        <w:t xml:space="preserve"> shown in the Move Out section. Functionality is the same as the Move </w:t>
      </w:r>
      <w:proofErr w:type="gramStart"/>
      <w:r>
        <w:rPr>
          <w:rFonts w:ascii="Calibri Light" w:hAnsi="Calibri Light"/>
        </w:rPr>
        <w:t>Out</w:t>
      </w:r>
      <w:proofErr w:type="gramEnd"/>
      <w:r>
        <w:rPr>
          <w:rFonts w:ascii="Calibri Light" w:hAnsi="Calibri Light"/>
        </w:rPr>
        <w:t xml:space="preserve"> Process</w:t>
      </w:r>
      <w:r w:rsidR="00516B8D">
        <w:rPr>
          <w:rFonts w:ascii="Calibri Light" w:hAnsi="Calibri Light"/>
        </w:rPr>
        <w:t>.</w:t>
      </w:r>
    </w:p>
    <w:p w14:paraId="72A17D85" w14:textId="77777777" w:rsidR="009A6645" w:rsidRDefault="009A6645" w:rsidP="00516B8D">
      <w:pPr>
        <w:pStyle w:val="Heading3Text"/>
        <w:ind w:left="720"/>
        <w:rPr>
          <w:rFonts w:ascii="Calibri Light" w:hAnsi="Calibri Light"/>
        </w:rPr>
      </w:pPr>
    </w:p>
    <w:p w14:paraId="660E3233" w14:textId="77777777" w:rsidR="00516B8D" w:rsidRPr="00D83211" w:rsidRDefault="00516B8D" w:rsidP="00516B8D">
      <w:pPr>
        <w:pStyle w:val="Heading3Text"/>
        <w:ind w:left="720"/>
        <w:rPr>
          <w:rFonts w:ascii="Calibri Light" w:hAnsi="Calibri Light"/>
          <w:u w:val="single"/>
        </w:rPr>
      </w:pPr>
      <w:r w:rsidRPr="00D83211">
        <w:rPr>
          <w:rFonts w:ascii="Calibri Light" w:hAnsi="Calibri Light"/>
          <w:u w:val="single"/>
        </w:rPr>
        <w:t>Create Service Order</w:t>
      </w:r>
    </w:p>
    <w:p w14:paraId="0BA10328" w14:textId="12E36A38" w:rsidR="009A6645" w:rsidRDefault="00E66018" w:rsidP="009A6645">
      <w:pPr>
        <w:pStyle w:val="Heading2Text"/>
        <w:rPr>
          <w:rFonts w:ascii="Calibri Light" w:hAnsi="Calibri Light" w:cs="Arial"/>
        </w:rPr>
      </w:pPr>
      <w:r>
        <w:rPr>
          <w:rFonts w:ascii="Calibri Light" w:hAnsi="Calibri Light" w:cs="Arial"/>
        </w:rPr>
        <w:t>Create Service Order functionality is the same as the Create Service Order fun</w:t>
      </w:r>
      <w:r w:rsidR="009A6645">
        <w:rPr>
          <w:rFonts w:ascii="Calibri Light" w:hAnsi="Calibri Light" w:cs="Arial"/>
        </w:rPr>
        <w:t xml:space="preserve">ctionality in Move </w:t>
      </w:r>
      <w:proofErr w:type="gramStart"/>
      <w:r w:rsidR="009A6645">
        <w:rPr>
          <w:rFonts w:ascii="Calibri Light" w:hAnsi="Calibri Light" w:cs="Arial"/>
        </w:rPr>
        <w:t>Out</w:t>
      </w:r>
      <w:proofErr w:type="gramEnd"/>
      <w:r w:rsidR="009A6645">
        <w:rPr>
          <w:rFonts w:ascii="Calibri Light" w:hAnsi="Calibri Light" w:cs="Arial"/>
        </w:rPr>
        <w:t xml:space="preserve"> Process. The Create Service Order checkbox and Description field will be made hidden as the </w:t>
      </w:r>
      <w:r w:rsidR="00ED4E08">
        <w:rPr>
          <w:rFonts w:ascii="Calibri Light" w:hAnsi="Calibri Light" w:cs="Arial"/>
        </w:rPr>
        <w:t>user</w:t>
      </w:r>
      <w:r w:rsidR="009A6645">
        <w:rPr>
          <w:rFonts w:ascii="Calibri Light" w:hAnsi="Calibri Light" w:cs="Arial"/>
        </w:rPr>
        <w:t xml:space="preserve"> does not need to decide if a Service Order or RSS Request needs to be created.</w:t>
      </w:r>
    </w:p>
    <w:p w14:paraId="3B02B9DF" w14:textId="77777777" w:rsidR="009A6645" w:rsidRDefault="009A6645" w:rsidP="009A6645">
      <w:pPr>
        <w:pStyle w:val="Heading2Text"/>
        <w:rPr>
          <w:rFonts w:ascii="Calibri Light" w:hAnsi="Calibri Light" w:cs="Arial"/>
        </w:rPr>
      </w:pPr>
    </w:p>
    <w:p w14:paraId="2BD4EB2C" w14:textId="77777777" w:rsidR="00516B8D" w:rsidRDefault="00516B8D" w:rsidP="00516B8D">
      <w:pPr>
        <w:pStyle w:val="Heading2Text"/>
      </w:pPr>
      <w:r w:rsidRPr="0002283C">
        <w:rPr>
          <w:rFonts w:ascii="Calibri Light" w:hAnsi="Calibri Light" w:cs="Arial"/>
          <w:u w:val="single"/>
        </w:rPr>
        <w:t>Meter Reading</w:t>
      </w:r>
    </w:p>
    <w:p w14:paraId="224ED120" w14:textId="58C67919" w:rsidR="00516B8D" w:rsidRDefault="009A6645" w:rsidP="00516B8D">
      <w:pPr>
        <w:pStyle w:val="Heading2Text"/>
      </w:pPr>
      <w:r>
        <w:rPr>
          <w:rFonts w:ascii="Calibri Light" w:hAnsi="Calibri Light" w:cs="Arial"/>
        </w:rPr>
        <w:t>Meter Reading section will be made hidden as c</w:t>
      </w:r>
      <w:r w:rsidR="00516B8D">
        <w:rPr>
          <w:rFonts w:ascii="Calibri Light" w:hAnsi="Calibri Light" w:cs="Arial"/>
        </w:rPr>
        <w:t xml:space="preserve">apturing of </w:t>
      </w:r>
      <w:r>
        <w:rPr>
          <w:rFonts w:ascii="Calibri Light" w:hAnsi="Calibri Light" w:cs="Arial"/>
        </w:rPr>
        <w:t xml:space="preserve">customer read is not applicable to SCE and </w:t>
      </w:r>
      <w:r w:rsidR="00516B8D">
        <w:rPr>
          <w:rFonts w:ascii="Calibri Light" w:hAnsi="Calibri Light" w:cs="Arial"/>
        </w:rPr>
        <w:t>meter reading will be done during the final bill schedule after Move Out is completed</w:t>
      </w:r>
      <w:r w:rsidR="00516B8D" w:rsidRPr="0002283C">
        <w:rPr>
          <w:rFonts w:ascii="Calibri Light" w:hAnsi="Calibri Light" w:cs="Arial"/>
        </w:rPr>
        <w:t>.</w:t>
      </w:r>
      <w:r w:rsidR="00516B8D">
        <w:t xml:space="preserve"> </w:t>
      </w:r>
    </w:p>
    <w:p w14:paraId="236C0EE2" w14:textId="77777777" w:rsidR="00E66018" w:rsidRDefault="00E66018" w:rsidP="00516B8D">
      <w:pPr>
        <w:pStyle w:val="Heading2Text"/>
      </w:pPr>
    </w:p>
    <w:p w14:paraId="3C6FADD1" w14:textId="59FA7474" w:rsidR="00E66018" w:rsidRPr="004D2B95" w:rsidRDefault="00E66018" w:rsidP="5C9EE791">
      <w:pPr>
        <w:pStyle w:val="Heading2Text"/>
        <w:numPr>
          <w:ilvl w:val="0"/>
          <w:numId w:val="30"/>
        </w:numPr>
        <w:rPr>
          <w:rFonts w:ascii="Calibri Light" w:hAnsi="Calibri Light" w:cs="Arial"/>
          <w:b/>
          <w:bCs/>
        </w:rPr>
      </w:pPr>
      <w:r w:rsidRPr="5C9EE791">
        <w:rPr>
          <w:rFonts w:ascii="Calibri Light" w:hAnsi="Calibri Light" w:cs="Arial"/>
          <w:b/>
          <w:bCs/>
        </w:rPr>
        <w:t xml:space="preserve">Transfer Guiding Procedure 3 – Move In Premise </w:t>
      </w:r>
    </w:p>
    <w:p w14:paraId="0CDC2687" w14:textId="1E4936B9" w:rsidR="0021076B" w:rsidRPr="002D232D" w:rsidRDefault="0021076B" w:rsidP="0021076B">
      <w:pPr>
        <w:pStyle w:val="Heading2Text"/>
        <w:ind w:left="1080"/>
        <w:rPr>
          <w:rFonts w:ascii="Calibri Light" w:hAnsi="Calibri Light" w:cs="Arial"/>
        </w:rPr>
      </w:pPr>
      <w:r>
        <w:rPr>
          <w:rFonts w:ascii="Calibri Light" w:hAnsi="Calibri Light" w:cs="Arial"/>
        </w:rPr>
        <w:t>Move In information is being captured in the next couple of Guiding Procedure</w:t>
      </w:r>
      <w:r w:rsidR="00980B04">
        <w:rPr>
          <w:rFonts w:ascii="Calibri Light" w:hAnsi="Calibri Light" w:cs="Arial"/>
        </w:rPr>
        <w:t>s</w:t>
      </w:r>
      <w:r>
        <w:rPr>
          <w:rFonts w:ascii="Calibri Light" w:hAnsi="Calibri Light" w:cs="Arial"/>
        </w:rPr>
        <w:t>. In this Guiding Procedure,</w:t>
      </w:r>
      <w:r w:rsidR="00980B04">
        <w:rPr>
          <w:rFonts w:ascii="Calibri Light" w:hAnsi="Calibri Light" w:cs="Arial"/>
        </w:rPr>
        <w:t xml:space="preserve"> the</w:t>
      </w:r>
      <w:r>
        <w:rPr>
          <w:rFonts w:ascii="Calibri Light" w:hAnsi="Calibri Light" w:cs="Arial"/>
        </w:rPr>
        <w:t xml:space="preserve"> </w:t>
      </w:r>
      <w:r w:rsidR="00ED4E08">
        <w:rPr>
          <w:rFonts w:ascii="Calibri Light" w:hAnsi="Calibri Light" w:cs="Arial"/>
        </w:rPr>
        <w:t>user</w:t>
      </w:r>
      <w:r>
        <w:rPr>
          <w:rFonts w:ascii="Calibri Light" w:hAnsi="Calibri Light" w:cs="Arial"/>
        </w:rPr>
        <w:t xml:space="preserve"> will select the Move In address and the Move </w:t>
      </w:r>
      <w:proofErr w:type="gramStart"/>
      <w:r>
        <w:rPr>
          <w:rFonts w:ascii="Calibri Light" w:hAnsi="Calibri Light" w:cs="Arial"/>
        </w:rPr>
        <w:t>In</w:t>
      </w:r>
      <w:proofErr w:type="gramEnd"/>
      <w:r>
        <w:rPr>
          <w:rFonts w:ascii="Calibri Light" w:hAnsi="Calibri Light" w:cs="Arial"/>
        </w:rPr>
        <w:t xml:space="preserve"> date</w:t>
      </w:r>
      <w:r w:rsidR="001D4FBA">
        <w:rPr>
          <w:rFonts w:ascii="Calibri Light" w:hAnsi="Calibri Light" w:cs="Arial"/>
        </w:rPr>
        <w:t xml:space="preserve"> (Figure </w:t>
      </w:r>
      <w:r w:rsidR="00C019FA">
        <w:rPr>
          <w:rFonts w:ascii="Calibri Light" w:hAnsi="Calibri Light" w:cs="Arial"/>
        </w:rPr>
        <w:t>1</w:t>
      </w:r>
      <w:r w:rsidR="00552A6C">
        <w:rPr>
          <w:rFonts w:ascii="Calibri Light" w:hAnsi="Calibri Light" w:cs="Arial"/>
        </w:rPr>
        <w:t>4</w:t>
      </w:r>
      <w:r w:rsidR="00C019FA">
        <w:rPr>
          <w:rFonts w:ascii="Calibri Light" w:hAnsi="Calibri Light" w:cs="Arial"/>
        </w:rPr>
        <w:t>:</w:t>
      </w:r>
      <w:r w:rsidR="007D783D">
        <w:rPr>
          <w:rFonts w:ascii="Calibri Light" w:hAnsi="Calibri Light" w:cs="Arial"/>
        </w:rPr>
        <w:t xml:space="preserve"> </w:t>
      </w:r>
      <w:r w:rsidR="000910BA">
        <w:rPr>
          <w:rFonts w:ascii="Calibri Light" w:hAnsi="Calibri Light" w:cs="Arial"/>
        </w:rPr>
        <w:t>G</w:t>
      </w:r>
      <w:r w:rsidR="007D783D">
        <w:rPr>
          <w:rFonts w:ascii="Calibri Light" w:hAnsi="Calibri Light" w:cs="Arial"/>
        </w:rPr>
        <w:t xml:space="preserve">uiding Procedure 4 – Move In Premise).  Validation and functionality is the same as the Move </w:t>
      </w:r>
      <w:proofErr w:type="gramStart"/>
      <w:r w:rsidR="007D783D">
        <w:rPr>
          <w:rFonts w:ascii="Calibri Light" w:hAnsi="Calibri Light" w:cs="Arial"/>
        </w:rPr>
        <w:t>In</w:t>
      </w:r>
      <w:proofErr w:type="gramEnd"/>
      <w:r w:rsidR="007D783D">
        <w:rPr>
          <w:rFonts w:ascii="Calibri Light" w:hAnsi="Calibri Light" w:cs="Arial"/>
        </w:rPr>
        <w:t xml:space="preserve"> Process.</w:t>
      </w:r>
      <w:r w:rsidR="00BD036A">
        <w:rPr>
          <w:rFonts w:ascii="Calibri Light" w:hAnsi="Calibri Light" w:cs="Arial"/>
        </w:rPr>
        <w:t xml:space="preserve"> Move </w:t>
      </w:r>
      <w:proofErr w:type="gramStart"/>
      <w:r w:rsidR="00BD036A">
        <w:rPr>
          <w:rFonts w:ascii="Calibri Light" w:hAnsi="Calibri Light" w:cs="Arial"/>
        </w:rPr>
        <w:t>In</w:t>
      </w:r>
      <w:proofErr w:type="gramEnd"/>
      <w:r w:rsidR="00BD036A">
        <w:rPr>
          <w:rFonts w:ascii="Calibri Light" w:hAnsi="Calibri Light" w:cs="Arial"/>
        </w:rPr>
        <w:t xml:space="preserve"> Date selected does not have any dependency with the Move Out Date selected in Transfer Guiding Procedure 1 – Move Out Premise. Both dates can overlap as both dates are not referring to the same Contract.</w:t>
      </w:r>
    </w:p>
    <w:p w14:paraId="25475409" w14:textId="77777777" w:rsidR="00E66018" w:rsidRDefault="00E66018" w:rsidP="001C5E6C">
      <w:pPr>
        <w:pStyle w:val="Heading2Text"/>
        <w:rPr>
          <w:rFonts w:ascii="Calibri Light" w:hAnsi="Calibri Light" w:cs="Arial"/>
        </w:rPr>
      </w:pPr>
    </w:p>
    <w:p w14:paraId="7DFF6363" w14:textId="77777777" w:rsidR="00E66018" w:rsidRDefault="00E66018" w:rsidP="00E66018">
      <w:pPr>
        <w:pStyle w:val="Heading2Text"/>
        <w:keepNext/>
      </w:pPr>
      <w:r>
        <w:rPr>
          <w:noProof/>
          <w:lang w:eastAsia="en-US"/>
        </w:rPr>
        <w:drawing>
          <wp:inline distT="0" distB="0" distL="0" distR="0" wp14:anchorId="04FF3140" wp14:editId="4D111E65">
            <wp:extent cx="5731510" cy="205930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31510" cy="2059305"/>
                    </a:xfrm>
                    <a:prstGeom prst="rect">
                      <a:avLst/>
                    </a:prstGeom>
                  </pic:spPr>
                </pic:pic>
              </a:graphicData>
            </a:graphic>
          </wp:inline>
        </w:drawing>
      </w:r>
    </w:p>
    <w:p w14:paraId="64381998" w14:textId="0D1D3035" w:rsidR="00E66018" w:rsidRDefault="00E66018" w:rsidP="00E66018">
      <w:pPr>
        <w:pStyle w:val="Caption"/>
        <w:ind w:firstLine="720"/>
        <w:rPr>
          <w:rFonts w:ascii="Calibri Light" w:hAnsi="Calibri Light" w:cs="Arial"/>
        </w:rPr>
      </w:pPr>
      <w:r>
        <w:t xml:space="preserve">Figure </w:t>
      </w:r>
      <w:r>
        <w:fldChar w:fldCharType="begin"/>
      </w:r>
      <w:r>
        <w:instrText xml:space="preserve"> SEQ Figure \* ARABIC </w:instrText>
      </w:r>
      <w:r>
        <w:fldChar w:fldCharType="separate"/>
      </w:r>
      <w:r w:rsidR="00B66CAB">
        <w:rPr>
          <w:noProof/>
        </w:rPr>
        <w:t>14</w:t>
      </w:r>
      <w:r>
        <w:fldChar w:fldCharType="end"/>
      </w:r>
      <w:r w:rsidR="000910BA">
        <w:t xml:space="preserve">: </w:t>
      </w:r>
      <w:r>
        <w:t xml:space="preserve">Guiding Procedure 4 - Move </w:t>
      </w:r>
      <w:proofErr w:type="gramStart"/>
      <w:r>
        <w:t>In</w:t>
      </w:r>
      <w:proofErr w:type="gramEnd"/>
      <w:r>
        <w:t xml:space="preserve"> Premise</w:t>
      </w:r>
    </w:p>
    <w:p w14:paraId="75C43580" w14:textId="77777777" w:rsidR="00E66018" w:rsidRDefault="00E66018" w:rsidP="001C5E6C">
      <w:pPr>
        <w:pStyle w:val="Heading2Text"/>
        <w:rPr>
          <w:rFonts w:ascii="Calibri Light" w:hAnsi="Calibri Light" w:cs="Arial"/>
        </w:rPr>
      </w:pPr>
    </w:p>
    <w:p w14:paraId="167150FF" w14:textId="0DDC7378" w:rsidR="00E66018" w:rsidRPr="004D2B95" w:rsidRDefault="00E66018" w:rsidP="5C9EE791">
      <w:pPr>
        <w:pStyle w:val="Heading2Text"/>
        <w:numPr>
          <w:ilvl w:val="0"/>
          <w:numId w:val="30"/>
        </w:numPr>
        <w:rPr>
          <w:rFonts w:ascii="Calibri Light" w:hAnsi="Calibri Light" w:cs="Arial"/>
          <w:b/>
          <w:bCs/>
        </w:rPr>
      </w:pPr>
      <w:r w:rsidRPr="5C9EE791">
        <w:rPr>
          <w:rFonts w:ascii="Calibri Light" w:hAnsi="Calibri Light" w:cs="Arial"/>
          <w:b/>
          <w:bCs/>
        </w:rPr>
        <w:t>Transfer Guiding Procedure 4 – Move In Service</w:t>
      </w:r>
    </w:p>
    <w:p w14:paraId="212649CC" w14:textId="0CD6E2D9" w:rsidR="0021076B" w:rsidRPr="002D232D" w:rsidRDefault="007D783D" w:rsidP="0021076B">
      <w:pPr>
        <w:pStyle w:val="Heading2Text"/>
        <w:ind w:left="1080"/>
        <w:rPr>
          <w:rFonts w:ascii="Calibri Light" w:hAnsi="Calibri Light" w:cs="Arial"/>
        </w:rPr>
      </w:pPr>
      <w:r>
        <w:rPr>
          <w:rFonts w:ascii="Calibri Light" w:hAnsi="Calibri Light" w:cs="Arial"/>
        </w:rPr>
        <w:t>In this Guiding Procedure</w:t>
      </w:r>
      <w:r w:rsidR="001D4FBA">
        <w:rPr>
          <w:rFonts w:ascii="Calibri Light" w:hAnsi="Calibri Light" w:cs="Arial"/>
        </w:rPr>
        <w:t xml:space="preserve"> (Figure 1</w:t>
      </w:r>
      <w:r w:rsidR="00875DFD">
        <w:rPr>
          <w:rFonts w:ascii="Calibri Light" w:hAnsi="Calibri Light" w:cs="Arial"/>
        </w:rPr>
        <w:t>1</w:t>
      </w:r>
      <w:r w:rsidR="001D4FBA">
        <w:rPr>
          <w:rFonts w:ascii="Calibri Light" w:hAnsi="Calibri Light" w:cs="Arial"/>
        </w:rPr>
        <w:t>: Guiding Procedure 5 – Contract Account and Billing)</w:t>
      </w:r>
      <w:r>
        <w:rPr>
          <w:rFonts w:ascii="Calibri Light" w:hAnsi="Calibri Light" w:cs="Arial"/>
        </w:rPr>
        <w:t xml:space="preserve">, </w:t>
      </w:r>
      <w:r w:rsidR="00ED4E08">
        <w:rPr>
          <w:rFonts w:ascii="Calibri Light" w:hAnsi="Calibri Light" w:cs="Arial"/>
        </w:rPr>
        <w:t>user</w:t>
      </w:r>
      <w:r>
        <w:rPr>
          <w:rFonts w:ascii="Calibri Light" w:hAnsi="Calibri Light" w:cs="Arial"/>
        </w:rPr>
        <w:t xml:space="preserve"> will identify the service(s) the BP would want to enroll in. List of </w:t>
      </w:r>
      <w:r w:rsidR="001A592D">
        <w:rPr>
          <w:rFonts w:ascii="Calibri Light" w:hAnsi="Calibri Light" w:cs="Arial"/>
        </w:rPr>
        <w:t xml:space="preserve">the </w:t>
      </w:r>
      <w:r>
        <w:rPr>
          <w:rFonts w:ascii="Calibri Light" w:hAnsi="Calibri Light" w:cs="Arial"/>
        </w:rPr>
        <w:t>applicable Rate Category</w:t>
      </w:r>
      <w:r w:rsidR="001A592D">
        <w:rPr>
          <w:rFonts w:ascii="Calibri Light" w:hAnsi="Calibri Light" w:cs="Arial"/>
        </w:rPr>
        <w:t xml:space="preserve">’s </w:t>
      </w:r>
      <w:r>
        <w:rPr>
          <w:rFonts w:ascii="Calibri Light" w:hAnsi="Calibri Light" w:cs="Arial"/>
        </w:rPr>
        <w:t xml:space="preserve">will be available for </w:t>
      </w:r>
      <w:r w:rsidR="00ED4E08">
        <w:rPr>
          <w:rFonts w:ascii="Calibri Light" w:hAnsi="Calibri Light" w:cs="Arial"/>
        </w:rPr>
        <w:t xml:space="preserve">user </w:t>
      </w:r>
      <w:r>
        <w:rPr>
          <w:rFonts w:ascii="Calibri Light" w:hAnsi="Calibri Light" w:cs="Arial"/>
        </w:rPr>
        <w:t xml:space="preserve">to select. </w:t>
      </w:r>
      <w:r w:rsidR="00502165">
        <w:rPr>
          <w:rFonts w:ascii="Calibri Light" w:hAnsi="Calibri Light" w:cs="Arial"/>
        </w:rPr>
        <w:t xml:space="preserve"> User will be able to select ESC Opt Out if required. </w:t>
      </w:r>
      <w:r w:rsidR="00C7596F">
        <w:rPr>
          <w:rFonts w:ascii="Calibri Light" w:hAnsi="Calibri Light" w:cs="Arial"/>
        </w:rPr>
        <w:t>The deleted check box is always in display mode. If Installation is marked deleted, the Deleted checkbox will be checked</w:t>
      </w:r>
      <w:r w:rsidR="00004421">
        <w:rPr>
          <w:rFonts w:ascii="Calibri Light" w:hAnsi="Calibri Light" w:cs="Arial"/>
        </w:rPr>
        <w:t xml:space="preserve"> and the Select Service checkbox will be set to disabled</w:t>
      </w:r>
      <w:r w:rsidR="00017933">
        <w:rPr>
          <w:rFonts w:ascii="Calibri Light" w:hAnsi="Calibri Light" w:cs="Arial"/>
        </w:rPr>
        <w:t>.</w:t>
      </w:r>
      <w:r w:rsidR="004A4C13">
        <w:rPr>
          <w:rFonts w:ascii="Calibri Light" w:hAnsi="Calibri Light" w:cs="Arial"/>
        </w:rPr>
        <w:t xml:space="preserve"> User </w:t>
      </w:r>
      <w:r w:rsidR="00004421">
        <w:rPr>
          <w:rFonts w:ascii="Calibri Light" w:hAnsi="Calibri Light" w:cs="Arial"/>
        </w:rPr>
        <w:t xml:space="preserve">will </w:t>
      </w:r>
      <w:r w:rsidR="004A4C13">
        <w:rPr>
          <w:rFonts w:ascii="Calibri Light" w:hAnsi="Calibri Light" w:cs="Arial"/>
        </w:rPr>
        <w:t xml:space="preserve">not </w:t>
      </w:r>
      <w:r w:rsidR="00004421">
        <w:rPr>
          <w:rFonts w:ascii="Calibri Light" w:hAnsi="Calibri Light" w:cs="Arial"/>
        </w:rPr>
        <w:t>able to</w:t>
      </w:r>
      <w:r w:rsidR="004A4C13">
        <w:rPr>
          <w:rFonts w:ascii="Calibri Light" w:hAnsi="Calibri Light" w:cs="Arial"/>
        </w:rPr>
        <w:t xml:space="preserve"> select the line item where Deleted checkbox is checked. </w:t>
      </w:r>
      <w:r w:rsidR="00004421">
        <w:rPr>
          <w:rFonts w:ascii="Calibri Light" w:hAnsi="Calibri Light" w:cs="Arial"/>
        </w:rPr>
        <w:t xml:space="preserve">This will be done using enhancement </w:t>
      </w:r>
      <w:r w:rsidR="00004421" w:rsidRPr="03BCAD8B">
        <w:rPr>
          <w:rFonts w:ascii="Calibri Light" w:hAnsi="Calibri Light" w:cs="Arial"/>
          <w:i/>
          <w:iCs/>
        </w:rPr>
        <w:t xml:space="preserve">E-CIM-CS-02 - Capture Opt Out, Inspection </w:t>
      </w:r>
      <w:proofErr w:type="gramStart"/>
      <w:r w:rsidR="00004421" w:rsidRPr="03BCAD8B">
        <w:rPr>
          <w:rFonts w:ascii="Calibri Light" w:hAnsi="Calibri Light" w:cs="Arial"/>
          <w:i/>
          <w:iCs/>
        </w:rPr>
        <w:t>Required</w:t>
      </w:r>
      <w:proofErr w:type="gramEnd"/>
      <w:r w:rsidR="00004421" w:rsidRPr="03BCAD8B">
        <w:rPr>
          <w:rFonts w:ascii="Calibri Light" w:hAnsi="Calibri Light" w:cs="Arial"/>
          <w:i/>
          <w:iCs/>
        </w:rPr>
        <w:t xml:space="preserve"> and service fees.</w:t>
      </w:r>
    </w:p>
    <w:p w14:paraId="18D694E9" w14:textId="475449DB" w:rsidR="00E66018" w:rsidRDefault="00E66018" w:rsidP="00E66018">
      <w:pPr>
        <w:pStyle w:val="Heading2Text"/>
        <w:keepNext/>
      </w:pPr>
      <w:r>
        <w:rPr>
          <w:noProof/>
          <w:lang w:eastAsia="en-US"/>
        </w:rPr>
        <w:lastRenderedPageBreak/>
        <w:drawing>
          <wp:inline distT="0" distB="0" distL="0" distR="0" wp14:anchorId="272753FE" wp14:editId="7A853FFA">
            <wp:extent cx="5943600" cy="155575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7"/>
                    <a:srcRect b="39176"/>
                    <a:stretch/>
                  </pic:blipFill>
                  <pic:spPr bwMode="auto">
                    <a:xfrm>
                      <a:off x="0" y="0"/>
                      <a:ext cx="5943600" cy="1555750"/>
                    </a:xfrm>
                    <a:prstGeom prst="rect">
                      <a:avLst/>
                    </a:prstGeom>
                    <a:ln>
                      <a:noFill/>
                    </a:ln>
                    <a:extLst>
                      <a:ext uri="{53640926-AAD7-44D8-BBD7-CCE9431645EC}">
                        <a14:shadowObscured xmlns:a14="http://schemas.microsoft.com/office/drawing/2010/main"/>
                      </a:ext>
                    </a:extLst>
                  </pic:spPr>
                </pic:pic>
              </a:graphicData>
            </a:graphic>
          </wp:inline>
        </w:drawing>
      </w:r>
    </w:p>
    <w:p w14:paraId="0D63C39E" w14:textId="69277C02" w:rsidR="00502165" w:rsidRDefault="00502165" w:rsidP="00E66018">
      <w:pPr>
        <w:pStyle w:val="Heading2Text"/>
        <w:keepNext/>
      </w:pPr>
      <w:r>
        <w:rPr>
          <w:noProof/>
          <w:lang w:eastAsia="en-US"/>
        </w:rPr>
        <w:drawing>
          <wp:inline distT="0" distB="0" distL="0" distR="0" wp14:anchorId="2ACD593B" wp14:editId="6A9BADC4">
            <wp:extent cx="6007100" cy="1580816"/>
            <wp:effectExtent l="0" t="0" r="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8"/>
                    <a:srcRect l="24893" t="44445" r="26389" b="32763"/>
                    <a:stretch/>
                  </pic:blipFill>
                  <pic:spPr bwMode="auto">
                    <a:xfrm>
                      <a:off x="0" y="0"/>
                      <a:ext cx="6055331" cy="1593508"/>
                    </a:xfrm>
                    <a:prstGeom prst="rect">
                      <a:avLst/>
                    </a:prstGeom>
                    <a:ln>
                      <a:noFill/>
                    </a:ln>
                    <a:extLst>
                      <a:ext uri="{53640926-AAD7-44D8-BBD7-CCE9431645EC}">
                        <a14:shadowObscured xmlns:a14="http://schemas.microsoft.com/office/drawing/2010/main"/>
                      </a:ext>
                    </a:extLst>
                  </pic:spPr>
                </pic:pic>
              </a:graphicData>
            </a:graphic>
          </wp:inline>
        </w:drawing>
      </w:r>
    </w:p>
    <w:p w14:paraId="1D8BD0C7" w14:textId="15BA3E99" w:rsidR="00E66018" w:rsidRDefault="00E66018" w:rsidP="00E66018">
      <w:pPr>
        <w:pStyle w:val="Caption"/>
        <w:ind w:firstLine="720"/>
        <w:rPr>
          <w:rFonts w:ascii="Calibri Light" w:hAnsi="Calibri Light" w:cs="Arial"/>
        </w:rPr>
      </w:pPr>
      <w:r>
        <w:t xml:space="preserve">Figure </w:t>
      </w:r>
      <w:r>
        <w:fldChar w:fldCharType="begin"/>
      </w:r>
      <w:r>
        <w:instrText xml:space="preserve"> SEQ Figure \* ARABIC </w:instrText>
      </w:r>
      <w:r>
        <w:fldChar w:fldCharType="separate"/>
      </w:r>
      <w:r w:rsidR="00B66CAB">
        <w:rPr>
          <w:noProof/>
        </w:rPr>
        <w:t>15</w:t>
      </w:r>
      <w:r>
        <w:fldChar w:fldCharType="end"/>
      </w:r>
      <w:r>
        <w:t xml:space="preserve">: Guiding Procedure - Move </w:t>
      </w:r>
      <w:proofErr w:type="gramStart"/>
      <w:r>
        <w:t>In</w:t>
      </w:r>
      <w:proofErr w:type="gramEnd"/>
      <w:r>
        <w:t xml:space="preserve"> Service</w:t>
      </w:r>
    </w:p>
    <w:p w14:paraId="17D520A3" w14:textId="77777777" w:rsidR="00E66018" w:rsidRDefault="00E66018" w:rsidP="001C5E6C">
      <w:pPr>
        <w:pStyle w:val="Heading2Text"/>
        <w:rPr>
          <w:rFonts w:ascii="Calibri Light" w:hAnsi="Calibri Light" w:cs="Arial"/>
        </w:rPr>
      </w:pPr>
    </w:p>
    <w:p w14:paraId="232DE6BE" w14:textId="5D466C54" w:rsidR="00E66018" w:rsidRPr="004D2B95" w:rsidRDefault="00E66018" w:rsidP="5C9EE791">
      <w:pPr>
        <w:pStyle w:val="Heading2Text"/>
        <w:numPr>
          <w:ilvl w:val="0"/>
          <w:numId w:val="30"/>
        </w:numPr>
        <w:rPr>
          <w:rFonts w:ascii="Calibri Light" w:hAnsi="Calibri Light" w:cs="Arial"/>
          <w:b/>
          <w:bCs/>
        </w:rPr>
      </w:pPr>
      <w:r w:rsidRPr="5C9EE791">
        <w:rPr>
          <w:rFonts w:ascii="Calibri Light" w:hAnsi="Calibri Light" w:cs="Arial"/>
          <w:b/>
          <w:bCs/>
        </w:rPr>
        <w:t>Transfer Guiding Procedure 5 – Contract Account and Billing</w:t>
      </w:r>
    </w:p>
    <w:p w14:paraId="0DDDE26D" w14:textId="25002569" w:rsidR="00E66018" w:rsidRDefault="00C26D6E" w:rsidP="00C26D6E">
      <w:pPr>
        <w:pStyle w:val="Heading2Text"/>
        <w:ind w:left="1080"/>
        <w:rPr>
          <w:rFonts w:ascii="Calibri Light" w:hAnsi="Calibri Light" w:cs="Arial"/>
        </w:rPr>
      </w:pPr>
      <w:r>
        <w:rPr>
          <w:rFonts w:ascii="Calibri Light" w:hAnsi="Calibri Light" w:cs="Arial"/>
        </w:rPr>
        <w:t>In this Guiding Procedure</w:t>
      </w:r>
      <w:r w:rsidR="001D4FBA">
        <w:rPr>
          <w:rFonts w:ascii="Calibri Light" w:hAnsi="Calibri Light" w:cs="Arial"/>
        </w:rPr>
        <w:t xml:space="preserve"> (Figure 1</w:t>
      </w:r>
      <w:r w:rsidR="00552A6C">
        <w:rPr>
          <w:rFonts w:ascii="Calibri Light" w:hAnsi="Calibri Light" w:cs="Arial"/>
        </w:rPr>
        <w:t>6</w:t>
      </w:r>
      <w:r w:rsidR="001D4FBA">
        <w:rPr>
          <w:rFonts w:ascii="Calibri Light" w:hAnsi="Calibri Light" w:cs="Arial"/>
        </w:rPr>
        <w:t>:</w:t>
      </w:r>
      <w:r w:rsidR="000910BA">
        <w:rPr>
          <w:rFonts w:ascii="Calibri Light" w:hAnsi="Calibri Light" w:cs="Arial"/>
        </w:rPr>
        <w:t xml:space="preserve"> Guiding Procedure - Contract Account and Billing)</w:t>
      </w:r>
      <w:r>
        <w:rPr>
          <w:rFonts w:ascii="Calibri Light" w:hAnsi="Calibri Light" w:cs="Arial"/>
        </w:rPr>
        <w:t>, addition</w:t>
      </w:r>
      <w:r w:rsidR="001A592D">
        <w:rPr>
          <w:rFonts w:ascii="Calibri Light" w:hAnsi="Calibri Light" w:cs="Arial"/>
        </w:rPr>
        <w:t>al</w:t>
      </w:r>
      <w:r>
        <w:rPr>
          <w:rFonts w:ascii="Calibri Light" w:hAnsi="Calibri Light" w:cs="Arial"/>
        </w:rPr>
        <w:t xml:space="preserve"> information such as Contract Account, m</w:t>
      </w:r>
      <w:r w:rsidR="00875DFD">
        <w:rPr>
          <w:rFonts w:ascii="Calibri Light" w:hAnsi="Calibri Light" w:cs="Arial"/>
        </w:rPr>
        <w:t>ailing address</w:t>
      </w:r>
      <w:r w:rsidR="006457B8">
        <w:rPr>
          <w:rFonts w:ascii="Calibri Light" w:hAnsi="Calibri Light" w:cs="Arial"/>
        </w:rPr>
        <w:t xml:space="preserve"> </w:t>
      </w:r>
      <w:r w:rsidR="00100770">
        <w:rPr>
          <w:rFonts w:ascii="Calibri Light" w:hAnsi="Calibri Light" w:cs="Arial"/>
        </w:rPr>
        <w:t>and</w:t>
      </w:r>
      <w:r>
        <w:rPr>
          <w:rFonts w:ascii="Calibri Light" w:hAnsi="Calibri Light" w:cs="Arial"/>
        </w:rPr>
        <w:t xml:space="preserve"> Security Deposit will be captured.</w:t>
      </w:r>
      <w:r w:rsidR="00CD6E00">
        <w:rPr>
          <w:rFonts w:ascii="Calibri Light" w:hAnsi="Calibri Light" w:cs="Arial"/>
        </w:rPr>
        <w:t xml:space="preserve"> </w:t>
      </w:r>
    </w:p>
    <w:p w14:paraId="3E2FA16C" w14:textId="77777777" w:rsidR="00C26D6E" w:rsidRDefault="00E66018" w:rsidP="00C26D6E">
      <w:pPr>
        <w:pStyle w:val="Heading2Text"/>
        <w:keepNext/>
      </w:pPr>
      <w:r>
        <w:rPr>
          <w:noProof/>
          <w:lang w:eastAsia="en-US"/>
        </w:rPr>
        <w:lastRenderedPageBreak/>
        <w:drawing>
          <wp:inline distT="0" distB="0" distL="0" distR="0" wp14:anchorId="15601CA0" wp14:editId="5132A994">
            <wp:extent cx="5943600" cy="250761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2507615"/>
                    </a:xfrm>
                    <a:prstGeom prst="rect">
                      <a:avLst/>
                    </a:prstGeom>
                  </pic:spPr>
                </pic:pic>
              </a:graphicData>
            </a:graphic>
          </wp:inline>
        </w:drawing>
      </w:r>
    </w:p>
    <w:p w14:paraId="544F7992" w14:textId="07F7C456" w:rsidR="001F149C" w:rsidRDefault="001F149C" w:rsidP="00C26D6E">
      <w:pPr>
        <w:pStyle w:val="Heading2Text"/>
        <w:keepNext/>
      </w:pPr>
      <w:r>
        <w:rPr>
          <w:noProof/>
          <w:lang w:eastAsia="en-US"/>
        </w:rPr>
        <w:drawing>
          <wp:inline distT="0" distB="0" distL="0" distR="0" wp14:anchorId="4733D91B" wp14:editId="626785A1">
            <wp:extent cx="4718823" cy="2010378"/>
            <wp:effectExtent l="0" t="0" r="5715" b="9525"/>
            <wp:docPr id="50201" name="Picture 50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0"/>
                    <a:srcRect l="64372" t="27840" r="15046" b="40989"/>
                    <a:stretch/>
                  </pic:blipFill>
                  <pic:spPr bwMode="auto">
                    <a:xfrm>
                      <a:off x="0" y="0"/>
                      <a:ext cx="4763401" cy="2029370"/>
                    </a:xfrm>
                    <a:prstGeom prst="rect">
                      <a:avLst/>
                    </a:prstGeom>
                    <a:ln>
                      <a:noFill/>
                    </a:ln>
                    <a:extLst>
                      <a:ext uri="{53640926-AAD7-44D8-BBD7-CCE9431645EC}">
                        <a14:shadowObscured xmlns:a14="http://schemas.microsoft.com/office/drawing/2010/main"/>
                      </a:ext>
                    </a:extLst>
                  </pic:spPr>
                </pic:pic>
              </a:graphicData>
            </a:graphic>
          </wp:inline>
        </w:drawing>
      </w:r>
    </w:p>
    <w:p w14:paraId="14442540" w14:textId="5D9D21B1" w:rsidR="00E66018" w:rsidRDefault="00C26D6E" w:rsidP="00C26D6E">
      <w:pPr>
        <w:pStyle w:val="Caption"/>
        <w:ind w:firstLine="720"/>
        <w:rPr>
          <w:rFonts w:ascii="Calibri Light" w:hAnsi="Calibri Light" w:cs="Arial"/>
        </w:rPr>
      </w:pPr>
      <w:r>
        <w:t xml:space="preserve">Figure </w:t>
      </w:r>
      <w:r>
        <w:fldChar w:fldCharType="begin"/>
      </w:r>
      <w:r>
        <w:instrText xml:space="preserve"> SEQ Figure \* ARABIC </w:instrText>
      </w:r>
      <w:r>
        <w:fldChar w:fldCharType="separate"/>
      </w:r>
      <w:r w:rsidR="00B66CAB">
        <w:rPr>
          <w:noProof/>
        </w:rPr>
        <w:t>16</w:t>
      </w:r>
      <w:r>
        <w:fldChar w:fldCharType="end"/>
      </w:r>
      <w:r>
        <w:t>: Guiding Procedure - Contract Account and Billing</w:t>
      </w:r>
    </w:p>
    <w:p w14:paraId="6A120FB2" w14:textId="77777777" w:rsidR="00E66018" w:rsidRDefault="00E66018" w:rsidP="001C5E6C">
      <w:pPr>
        <w:pStyle w:val="Heading2Text"/>
        <w:rPr>
          <w:rFonts w:ascii="Calibri Light" w:hAnsi="Calibri Light" w:cs="Arial"/>
        </w:rPr>
      </w:pPr>
    </w:p>
    <w:p w14:paraId="26C6D4E4" w14:textId="141F47C1" w:rsidR="00CD6E00" w:rsidRDefault="00CD6E00" w:rsidP="00CD6E00">
      <w:pPr>
        <w:pStyle w:val="Heading2Text"/>
      </w:pPr>
      <w:r>
        <w:rPr>
          <w:rFonts w:ascii="Calibri Light" w:hAnsi="Calibri Light" w:cs="Arial"/>
          <w:u w:val="single"/>
        </w:rPr>
        <w:t>Security Deposit</w:t>
      </w:r>
    </w:p>
    <w:p w14:paraId="305AD946" w14:textId="116859A3" w:rsidR="00E649F7" w:rsidRDefault="00492BEE" w:rsidP="007869CD">
      <w:pPr>
        <w:pStyle w:val="Heading3Text"/>
        <w:ind w:left="720"/>
        <w:rPr>
          <w:rFonts w:ascii="Calibri Light" w:hAnsi="Calibri Light"/>
        </w:rPr>
      </w:pPr>
      <w:r>
        <w:rPr>
          <w:rFonts w:ascii="Calibri Light" w:hAnsi="Calibri Light"/>
        </w:rPr>
        <w:t xml:space="preserve">Refer to </w:t>
      </w:r>
      <w:hyperlink r:id="rId81" w:history="1">
        <w:r w:rsidRPr="00492BEE">
          <w:rPr>
            <w:rStyle w:val="Hyperlink"/>
            <w:rFonts w:ascii="Calibri Light" w:hAnsi="Calibri Light"/>
          </w:rPr>
          <w:t>CIM-CS-02 Handle Customer Move-In/Out – Contract New</w:t>
        </w:r>
      </w:hyperlink>
      <w:r>
        <w:rPr>
          <w:rFonts w:ascii="Calibri Light" w:hAnsi="Calibri Light"/>
        </w:rPr>
        <w:t>.</w:t>
      </w:r>
      <w:r w:rsidR="002E057B">
        <w:rPr>
          <w:rFonts w:ascii="Calibri Light" w:hAnsi="Calibri Light"/>
        </w:rPr>
        <w:t xml:space="preserve"> </w:t>
      </w:r>
    </w:p>
    <w:p w14:paraId="65E816E7" w14:textId="77777777" w:rsidR="00E649F7" w:rsidRDefault="00E649F7" w:rsidP="00CD6E00">
      <w:pPr>
        <w:pStyle w:val="Heading2Text"/>
      </w:pPr>
    </w:p>
    <w:p w14:paraId="7C32F787" w14:textId="71B6B305" w:rsidR="00AD10E2" w:rsidRPr="004D2B95" w:rsidRDefault="00AD10E2" w:rsidP="5C9EE791">
      <w:pPr>
        <w:pStyle w:val="Heading2Text"/>
        <w:numPr>
          <w:ilvl w:val="0"/>
          <w:numId w:val="30"/>
        </w:numPr>
        <w:rPr>
          <w:rFonts w:ascii="Calibri Light" w:hAnsi="Calibri Light" w:cs="Arial"/>
          <w:b/>
          <w:bCs/>
        </w:rPr>
      </w:pPr>
      <w:r w:rsidRPr="5C9EE791">
        <w:rPr>
          <w:rFonts w:ascii="Calibri Light" w:hAnsi="Calibri Light" w:cs="Arial"/>
          <w:b/>
          <w:bCs/>
        </w:rPr>
        <w:t>Transfer Guiding Procedure 6 – Review</w:t>
      </w:r>
    </w:p>
    <w:p w14:paraId="4A4EE35D" w14:textId="4BBE5E14" w:rsidR="00AD10E2" w:rsidRDefault="00AD10E2" w:rsidP="00AD10E2">
      <w:pPr>
        <w:pStyle w:val="Heading2Text"/>
        <w:ind w:left="1080"/>
        <w:rPr>
          <w:rFonts w:ascii="Calibri Light" w:hAnsi="Calibri Light" w:cs="Arial"/>
        </w:rPr>
      </w:pPr>
      <w:r>
        <w:rPr>
          <w:rFonts w:ascii="Calibri Light" w:hAnsi="Calibri Light" w:cs="Arial"/>
        </w:rPr>
        <w:t>In this Guiding Procedure</w:t>
      </w:r>
      <w:r w:rsidR="000910BA">
        <w:rPr>
          <w:rFonts w:ascii="Calibri Light" w:hAnsi="Calibri Light" w:cs="Arial"/>
        </w:rPr>
        <w:t xml:space="preserve"> (Figure 1</w:t>
      </w:r>
      <w:r w:rsidR="00552A6C">
        <w:rPr>
          <w:rFonts w:ascii="Calibri Light" w:hAnsi="Calibri Light" w:cs="Arial"/>
        </w:rPr>
        <w:t>7</w:t>
      </w:r>
      <w:r w:rsidR="000910BA">
        <w:rPr>
          <w:rFonts w:ascii="Calibri Light" w:hAnsi="Calibri Light" w:cs="Arial"/>
        </w:rPr>
        <w:t>: Guiding Procedure – Review)</w:t>
      </w:r>
      <w:r>
        <w:rPr>
          <w:rFonts w:ascii="Calibri Light" w:hAnsi="Calibri Light" w:cs="Arial"/>
        </w:rPr>
        <w:t xml:space="preserve">, </w:t>
      </w:r>
      <w:r w:rsidR="00E57749">
        <w:rPr>
          <w:rFonts w:ascii="Calibri Light" w:hAnsi="Calibri Light" w:cs="Arial"/>
        </w:rPr>
        <w:t xml:space="preserve">information captured </w:t>
      </w:r>
      <w:r w:rsidR="009642A1">
        <w:rPr>
          <w:rFonts w:ascii="Calibri Light" w:hAnsi="Calibri Light" w:cs="Arial"/>
        </w:rPr>
        <w:t>throughout</w:t>
      </w:r>
      <w:r w:rsidR="00E57749">
        <w:rPr>
          <w:rFonts w:ascii="Calibri Light" w:hAnsi="Calibri Light" w:cs="Arial"/>
        </w:rPr>
        <w:t xml:space="preserve"> the Transfer process </w:t>
      </w:r>
      <w:r w:rsidR="0081066B">
        <w:rPr>
          <w:rFonts w:ascii="Calibri Light" w:hAnsi="Calibri Light" w:cs="Arial"/>
        </w:rPr>
        <w:t xml:space="preserve">is </w:t>
      </w:r>
      <w:r w:rsidR="00E57749">
        <w:rPr>
          <w:rFonts w:ascii="Calibri Light" w:hAnsi="Calibri Light" w:cs="Arial"/>
        </w:rPr>
        <w:t xml:space="preserve">shown in this view for </w:t>
      </w:r>
      <w:r w:rsidR="00ED4E08">
        <w:rPr>
          <w:rFonts w:ascii="Calibri Light" w:hAnsi="Calibri Light" w:cs="Arial"/>
        </w:rPr>
        <w:t>user</w:t>
      </w:r>
      <w:r w:rsidR="00E57749">
        <w:rPr>
          <w:rFonts w:ascii="Calibri Light" w:hAnsi="Calibri Light" w:cs="Arial"/>
        </w:rPr>
        <w:t xml:space="preserve"> to verify the information with </w:t>
      </w:r>
      <w:r w:rsidR="0081066B">
        <w:rPr>
          <w:rFonts w:ascii="Calibri Light" w:hAnsi="Calibri Light" w:cs="Arial"/>
        </w:rPr>
        <w:t xml:space="preserve">the </w:t>
      </w:r>
      <w:r w:rsidR="00E57749">
        <w:rPr>
          <w:rFonts w:ascii="Calibri Light" w:hAnsi="Calibri Light" w:cs="Arial"/>
        </w:rPr>
        <w:t>BP before submitting the Transfer Request.</w:t>
      </w:r>
    </w:p>
    <w:p w14:paraId="1B186EF1" w14:textId="77777777" w:rsidR="00AD10E2" w:rsidRDefault="00AD10E2" w:rsidP="001C5E6C">
      <w:pPr>
        <w:pStyle w:val="Heading2Text"/>
        <w:rPr>
          <w:rFonts w:ascii="Calibri Light" w:hAnsi="Calibri Light" w:cs="Arial"/>
        </w:rPr>
      </w:pPr>
    </w:p>
    <w:p w14:paraId="3A4E2C2A" w14:textId="77777777" w:rsidR="00CD6E00" w:rsidRDefault="00CD6E00" w:rsidP="00CD6E00">
      <w:pPr>
        <w:pStyle w:val="Heading2Text"/>
        <w:keepNext/>
      </w:pPr>
      <w:r>
        <w:rPr>
          <w:noProof/>
          <w:lang w:eastAsia="en-US"/>
        </w:rPr>
        <w:lastRenderedPageBreak/>
        <w:drawing>
          <wp:inline distT="0" distB="0" distL="0" distR="0" wp14:anchorId="611463ED" wp14:editId="267C6ED7">
            <wp:extent cx="5943600" cy="6902528"/>
            <wp:effectExtent l="0" t="0" r="0" b="0"/>
            <wp:docPr id="50202" name="Picture 50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2"/>
                    <a:srcRect l="64214" t="7211" r="15314" b="8272"/>
                    <a:stretch/>
                  </pic:blipFill>
                  <pic:spPr bwMode="auto">
                    <a:xfrm>
                      <a:off x="0" y="0"/>
                      <a:ext cx="5943600" cy="6902528"/>
                    </a:xfrm>
                    <a:prstGeom prst="rect">
                      <a:avLst/>
                    </a:prstGeom>
                    <a:ln>
                      <a:noFill/>
                    </a:ln>
                    <a:extLst>
                      <a:ext uri="{53640926-AAD7-44D8-BBD7-CCE9431645EC}">
                        <a14:shadowObscured xmlns:a14="http://schemas.microsoft.com/office/drawing/2010/main"/>
                      </a:ext>
                    </a:extLst>
                  </pic:spPr>
                </pic:pic>
              </a:graphicData>
            </a:graphic>
          </wp:inline>
        </w:drawing>
      </w:r>
    </w:p>
    <w:p w14:paraId="1364CE99" w14:textId="2E94EC0C" w:rsidR="00AD10E2" w:rsidRDefault="00CD6E00" w:rsidP="007869CD">
      <w:pPr>
        <w:pStyle w:val="Caption"/>
        <w:ind w:left="720" w:firstLine="720"/>
        <w:rPr>
          <w:rFonts w:ascii="Calibri Light" w:hAnsi="Calibri Light" w:cs="Arial"/>
        </w:rPr>
      </w:pPr>
      <w:r>
        <w:t xml:space="preserve">Figure </w:t>
      </w:r>
      <w:r>
        <w:fldChar w:fldCharType="begin"/>
      </w:r>
      <w:r>
        <w:instrText xml:space="preserve"> SEQ Figure \* ARABIC </w:instrText>
      </w:r>
      <w:r>
        <w:fldChar w:fldCharType="separate"/>
      </w:r>
      <w:r w:rsidR="00B66CAB">
        <w:rPr>
          <w:noProof/>
        </w:rPr>
        <w:t>17</w:t>
      </w:r>
      <w:r>
        <w:fldChar w:fldCharType="end"/>
      </w:r>
      <w:r>
        <w:t>: Guiding Procedure - Review</w:t>
      </w:r>
    </w:p>
    <w:p w14:paraId="6928BB4F" w14:textId="118315A1" w:rsidR="001F149C" w:rsidRDefault="001F149C" w:rsidP="001C5E6C">
      <w:pPr>
        <w:pStyle w:val="Heading2Text"/>
        <w:rPr>
          <w:rFonts w:ascii="Calibri Light" w:hAnsi="Calibri Light" w:cs="Arial"/>
        </w:rPr>
      </w:pPr>
    </w:p>
    <w:p w14:paraId="1D567C28" w14:textId="77777777" w:rsidR="00AD10E2" w:rsidRDefault="00AD10E2" w:rsidP="001C5E6C">
      <w:pPr>
        <w:pStyle w:val="Heading2Text"/>
        <w:rPr>
          <w:rFonts w:ascii="Calibri Light" w:hAnsi="Calibri Light" w:cs="Arial"/>
        </w:rPr>
      </w:pPr>
    </w:p>
    <w:p w14:paraId="19E5C354" w14:textId="77777777" w:rsidR="00AD10E2" w:rsidRDefault="00AD10E2" w:rsidP="001C5E6C">
      <w:pPr>
        <w:pStyle w:val="Heading2Text"/>
        <w:rPr>
          <w:rFonts w:ascii="Calibri Light" w:hAnsi="Calibri Light" w:cs="Arial"/>
        </w:rPr>
      </w:pPr>
    </w:p>
    <w:p w14:paraId="3966D62D" w14:textId="5FD79810" w:rsidR="001B03FB" w:rsidRPr="004548F3" w:rsidRDefault="007B2C21" w:rsidP="001B03FB">
      <w:pPr>
        <w:pStyle w:val="Heading3"/>
        <w:keepNext/>
        <w:numPr>
          <w:ilvl w:val="2"/>
          <w:numId w:val="6"/>
        </w:numPr>
        <w:tabs>
          <w:tab w:val="left" w:pos="1440"/>
        </w:tabs>
        <w:spacing w:before="120" w:after="120"/>
        <w:ind w:left="1440" w:hanging="900"/>
      </w:pPr>
      <w:bookmarkStart w:id="211" w:name="_Toc509409266"/>
      <w:bookmarkStart w:id="212" w:name="_Toc509475021"/>
      <w:bookmarkStart w:id="213" w:name="_Toc509481741"/>
      <w:bookmarkStart w:id="214" w:name="_Toc510117049"/>
      <w:r>
        <w:lastRenderedPageBreak/>
        <w:t>Paperless Billing (e-Bill)</w:t>
      </w:r>
      <w:bookmarkEnd w:id="211"/>
      <w:bookmarkEnd w:id="212"/>
      <w:bookmarkEnd w:id="213"/>
      <w:bookmarkEnd w:id="214"/>
    </w:p>
    <w:p w14:paraId="0C3702CD" w14:textId="72E0EBB8" w:rsidR="00F81892" w:rsidRDefault="00F81892" w:rsidP="006373BC">
      <w:pPr>
        <w:pStyle w:val="Heading3Text"/>
        <w:ind w:left="720"/>
        <w:rPr>
          <w:rFonts w:ascii="Calibri Light" w:hAnsi="Calibri Light"/>
        </w:rPr>
      </w:pPr>
      <w:r>
        <w:rPr>
          <w:rFonts w:ascii="Calibri Light" w:hAnsi="Calibri Light"/>
        </w:rPr>
        <w:t xml:space="preserve">If </w:t>
      </w:r>
      <w:r w:rsidR="00AB058E">
        <w:rPr>
          <w:rFonts w:ascii="Calibri Light" w:hAnsi="Calibri Light"/>
        </w:rPr>
        <w:t>the B</w:t>
      </w:r>
      <w:r>
        <w:rPr>
          <w:rFonts w:ascii="Calibri Light" w:hAnsi="Calibri Light"/>
        </w:rPr>
        <w:t xml:space="preserve">P has signed up for </w:t>
      </w:r>
      <w:r w:rsidR="0065123D" w:rsidRPr="0065123D">
        <w:rPr>
          <w:rFonts w:ascii="Calibri Light" w:hAnsi="Calibri Light"/>
        </w:rPr>
        <w:t>e</w:t>
      </w:r>
      <w:r w:rsidR="007B2C21">
        <w:rPr>
          <w:rFonts w:ascii="Calibri Light" w:hAnsi="Calibri Light"/>
        </w:rPr>
        <w:t>-</w:t>
      </w:r>
      <w:r w:rsidR="0065123D" w:rsidRPr="0065123D">
        <w:rPr>
          <w:rFonts w:ascii="Calibri Light" w:hAnsi="Calibri Light"/>
        </w:rPr>
        <w:t xml:space="preserve">Bill </w:t>
      </w:r>
      <w:r>
        <w:rPr>
          <w:rFonts w:ascii="Calibri Light" w:hAnsi="Calibri Light"/>
        </w:rPr>
        <w:t xml:space="preserve">at the </w:t>
      </w:r>
      <w:r w:rsidR="007B2C21">
        <w:rPr>
          <w:rFonts w:ascii="Calibri Light" w:hAnsi="Calibri Light"/>
        </w:rPr>
        <w:t>old premise</w:t>
      </w:r>
      <w:r>
        <w:rPr>
          <w:rFonts w:ascii="Calibri Light" w:hAnsi="Calibri Light"/>
        </w:rPr>
        <w:t xml:space="preserve">, BP will </w:t>
      </w:r>
      <w:r w:rsidR="009642A1">
        <w:rPr>
          <w:rFonts w:ascii="Calibri Light" w:hAnsi="Calibri Light"/>
        </w:rPr>
        <w:t>continue</w:t>
      </w:r>
      <w:r>
        <w:rPr>
          <w:rFonts w:ascii="Calibri Light" w:hAnsi="Calibri Light"/>
        </w:rPr>
        <w:t xml:space="preserve"> to receive e</w:t>
      </w:r>
      <w:r w:rsidR="007B2C21">
        <w:rPr>
          <w:rFonts w:ascii="Calibri Light" w:hAnsi="Calibri Light"/>
        </w:rPr>
        <w:t>-</w:t>
      </w:r>
      <w:r>
        <w:rPr>
          <w:rFonts w:ascii="Calibri Light" w:hAnsi="Calibri Light"/>
        </w:rPr>
        <w:t xml:space="preserve">Bill at the </w:t>
      </w:r>
      <w:r w:rsidR="007B2C21">
        <w:rPr>
          <w:rFonts w:ascii="Calibri Light" w:hAnsi="Calibri Light"/>
        </w:rPr>
        <w:t>new premise</w:t>
      </w:r>
      <w:r>
        <w:rPr>
          <w:rFonts w:ascii="Calibri Light" w:hAnsi="Calibri Light"/>
        </w:rPr>
        <w:t>. The</w:t>
      </w:r>
      <w:r w:rsidR="007B2C21">
        <w:rPr>
          <w:rFonts w:ascii="Calibri Light" w:hAnsi="Calibri Light"/>
        </w:rPr>
        <w:t xml:space="preserve"> e-Bill indicator is stored in </w:t>
      </w:r>
      <w:r w:rsidR="00AB058E">
        <w:rPr>
          <w:rFonts w:ascii="Calibri Light" w:hAnsi="Calibri Light"/>
        </w:rPr>
        <w:t xml:space="preserve">the </w:t>
      </w:r>
      <w:r w:rsidR="007B2C21">
        <w:rPr>
          <w:rFonts w:ascii="Calibri Light" w:hAnsi="Calibri Light"/>
        </w:rPr>
        <w:t>Contract Account</w:t>
      </w:r>
      <w:r>
        <w:rPr>
          <w:rFonts w:ascii="Calibri Light" w:hAnsi="Calibri Light"/>
        </w:rPr>
        <w:t xml:space="preserve"> and</w:t>
      </w:r>
      <w:r w:rsidR="00AB058E">
        <w:rPr>
          <w:rFonts w:ascii="Calibri Light" w:hAnsi="Calibri Light"/>
        </w:rPr>
        <w:t xml:space="preserve"> the</w:t>
      </w:r>
      <w:r>
        <w:rPr>
          <w:rFonts w:ascii="Calibri Light" w:hAnsi="Calibri Light"/>
        </w:rPr>
        <w:t xml:space="preserve"> C</w:t>
      </w:r>
      <w:r w:rsidR="007B2C21">
        <w:rPr>
          <w:rFonts w:ascii="Calibri Light" w:hAnsi="Calibri Light"/>
        </w:rPr>
        <w:t>ontract Account</w:t>
      </w:r>
      <w:r>
        <w:rPr>
          <w:rFonts w:ascii="Calibri Light" w:hAnsi="Calibri Light"/>
        </w:rPr>
        <w:t xml:space="preserve"> will be reused during </w:t>
      </w:r>
      <w:r w:rsidR="007B2C21">
        <w:rPr>
          <w:rFonts w:ascii="Calibri Light" w:hAnsi="Calibri Light"/>
        </w:rPr>
        <w:t>Transfer</w:t>
      </w:r>
      <w:r>
        <w:rPr>
          <w:rFonts w:ascii="Calibri Light" w:hAnsi="Calibri Light"/>
        </w:rPr>
        <w:t xml:space="preserve"> process, hence the continuance of BP receiving e</w:t>
      </w:r>
      <w:r w:rsidR="007B2C21">
        <w:rPr>
          <w:rFonts w:ascii="Calibri Light" w:hAnsi="Calibri Light"/>
        </w:rPr>
        <w:t>-</w:t>
      </w:r>
      <w:r>
        <w:rPr>
          <w:rFonts w:ascii="Calibri Light" w:hAnsi="Calibri Light"/>
        </w:rPr>
        <w:t xml:space="preserve">Bill at the new contract. </w:t>
      </w:r>
    </w:p>
    <w:p w14:paraId="2A86B0BD" w14:textId="005625A1" w:rsidR="00F81892" w:rsidRPr="00F81892" w:rsidRDefault="00F81892" w:rsidP="006373BC">
      <w:pPr>
        <w:pStyle w:val="Heading3Text"/>
        <w:ind w:left="720"/>
        <w:rPr>
          <w:rFonts w:ascii="Calibri Light" w:hAnsi="Calibri Light"/>
        </w:rPr>
      </w:pPr>
      <w:r>
        <w:rPr>
          <w:rFonts w:ascii="Calibri Light" w:hAnsi="Calibri Light"/>
        </w:rPr>
        <w:t>If the BP did not sign up for e</w:t>
      </w:r>
      <w:r w:rsidR="007B2C21">
        <w:rPr>
          <w:rFonts w:ascii="Calibri Light" w:hAnsi="Calibri Light"/>
        </w:rPr>
        <w:t>-</w:t>
      </w:r>
      <w:r>
        <w:rPr>
          <w:rFonts w:ascii="Calibri Light" w:hAnsi="Calibri Light"/>
        </w:rPr>
        <w:t xml:space="preserve">Bill at the </w:t>
      </w:r>
      <w:r w:rsidR="003E6B3D">
        <w:rPr>
          <w:rFonts w:ascii="Calibri Light" w:hAnsi="Calibri Light"/>
        </w:rPr>
        <w:t>old premise</w:t>
      </w:r>
      <w:r>
        <w:rPr>
          <w:rFonts w:ascii="Calibri Light" w:hAnsi="Calibri Light"/>
        </w:rPr>
        <w:t>, user will need to enable e</w:t>
      </w:r>
      <w:r w:rsidR="007B2C21">
        <w:rPr>
          <w:rFonts w:ascii="Calibri Light" w:hAnsi="Calibri Light"/>
        </w:rPr>
        <w:t>-</w:t>
      </w:r>
      <w:r>
        <w:rPr>
          <w:rFonts w:ascii="Calibri Light" w:hAnsi="Calibri Light"/>
        </w:rPr>
        <w:t>Bill</w:t>
      </w:r>
      <w:r w:rsidR="007B2C21">
        <w:rPr>
          <w:rFonts w:ascii="Calibri Light" w:hAnsi="Calibri Light"/>
        </w:rPr>
        <w:t xml:space="preserve"> in Hybris C4C via FOP. This will be done via</w:t>
      </w:r>
      <w:r w:rsidRPr="00F81892">
        <w:rPr>
          <w:rFonts w:ascii="Calibri Light" w:hAnsi="Calibri Light"/>
        </w:rPr>
        <w:t xml:space="preserve"> </w:t>
      </w:r>
      <w:r w:rsidRPr="03BCAD8B">
        <w:rPr>
          <w:rFonts w:ascii="Calibri Light" w:hAnsi="Calibri Light"/>
          <w:i/>
          <w:iCs/>
        </w:rPr>
        <w:t>E-CIM-CS-02 Transaction Launcher</w:t>
      </w:r>
      <w:r w:rsidRPr="00F81892">
        <w:rPr>
          <w:rFonts w:ascii="Calibri Light" w:hAnsi="Calibri Light"/>
        </w:rPr>
        <w:t xml:space="preserve">. </w:t>
      </w:r>
    </w:p>
    <w:p w14:paraId="3077E1D0" w14:textId="1F6349A7" w:rsidR="0065123D" w:rsidRDefault="0065123D" w:rsidP="0065123D">
      <w:pPr>
        <w:pStyle w:val="Heading2Text"/>
        <w:rPr>
          <w:rFonts w:ascii="Calibri Light" w:hAnsi="Calibri Light" w:cs="Arial"/>
        </w:rPr>
      </w:pPr>
    </w:p>
    <w:p w14:paraId="1EAD81D6" w14:textId="77777777" w:rsidR="00C26D6E" w:rsidRPr="004548F3" w:rsidRDefault="00C26D6E" w:rsidP="00C26D6E">
      <w:pPr>
        <w:pStyle w:val="Heading3"/>
        <w:keepNext/>
        <w:numPr>
          <w:ilvl w:val="2"/>
          <w:numId w:val="6"/>
        </w:numPr>
        <w:tabs>
          <w:tab w:val="left" w:pos="1440"/>
        </w:tabs>
        <w:spacing w:before="120" w:after="120"/>
        <w:ind w:left="1440" w:hanging="900"/>
      </w:pPr>
      <w:bookmarkStart w:id="215" w:name="_Toc509409267"/>
      <w:bookmarkStart w:id="216" w:name="_Toc509475022"/>
      <w:bookmarkStart w:id="217" w:name="_Toc509481742"/>
      <w:bookmarkStart w:id="218" w:name="_Toc510117050"/>
      <w:r w:rsidRPr="004548F3">
        <w:t>Programs &amp; Services</w:t>
      </w:r>
      <w:bookmarkEnd w:id="215"/>
      <w:bookmarkEnd w:id="216"/>
      <w:bookmarkEnd w:id="217"/>
      <w:bookmarkEnd w:id="218"/>
      <w:r w:rsidRPr="004548F3">
        <w:t xml:space="preserve"> </w:t>
      </w:r>
    </w:p>
    <w:p w14:paraId="015ABF98" w14:textId="02DC9CFF" w:rsidR="00C26D6E" w:rsidRDefault="007F16F3" w:rsidP="00C26D6E">
      <w:pPr>
        <w:pStyle w:val="Heading2Text"/>
        <w:rPr>
          <w:rFonts w:ascii="Calibri Light" w:hAnsi="Calibri Light" w:cs="Arial"/>
        </w:rPr>
      </w:pPr>
      <w:r>
        <w:rPr>
          <w:rFonts w:ascii="Calibri Light" w:hAnsi="Calibri Light" w:cs="Arial"/>
        </w:rPr>
        <w:t xml:space="preserve">Depending program eligibility, </w:t>
      </w:r>
      <w:r w:rsidR="00C26D6E">
        <w:rPr>
          <w:rFonts w:ascii="Calibri Light" w:hAnsi="Calibri Light" w:cs="Arial"/>
        </w:rPr>
        <w:t xml:space="preserve">Programs and Services that BP </w:t>
      </w:r>
      <w:r w:rsidR="0009597E">
        <w:rPr>
          <w:rFonts w:ascii="Calibri Light" w:hAnsi="Calibri Light" w:cs="Arial"/>
        </w:rPr>
        <w:t xml:space="preserve">has </w:t>
      </w:r>
      <w:r w:rsidR="00C26D6E">
        <w:rPr>
          <w:rFonts w:ascii="Calibri Light" w:hAnsi="Calibri Light" w:cs="Arial"/>
        </w:rPr>
        <w:t>signed up for in the old premise will be transferred automatically</w:t>
      </w:r>
      <w:r w:rsidR="002E21C5">
        <w:rPr>
          <w:rFonts w:ascii="Calibri Light" w:hAnsi="Calibri Light" w:cs="Arial"/>
        </w:rPr>
        <w:t xml:space="preserve"> </w:t>
      </w:r>
      <w:r w:rsidR="00C26D6E">
        <w:rPr>
          <w:rFonts w:ascii="Calibri Light" w:hAnsi="Calibri Light" w:cs="Arial"/>
        </w:rPr>
        <w:t>to the new premise after Transfer is completed.</w:t>
      </w:r>
      <w:r w:rsidR="001B03FB">
        <w:rPr>
          <w:rFonts w:ascii="Calibri Light" w:hAnsi="Calibri Light" w:cs="Arial"/>
        </w:rPr>
        <w:t xml:space="preserve"> </w:t>
      </w:r>
      <w:r w:rsidR="00C26D6E" w:rsidRPr="00454CA8">
        <w:rPr>
          <w:rFonts w:ascii="Calibri Light" w:hAnsi="Calibri Light" w:cs="Arial"/>
        </w:rPr>
        <w:t xml:space="preserve">Refer to BPD document </w:t>
      </w:r>
      <w:hyperlink r:id="rId83" w:history="1">
        <w:r w:rsidR="00C26D6E" w:rsidRPr="03BCAD8B">
          <w:rPr>
            <w:rFonts w:ascii="Calibri Light" w:hAnsi="Calibri Light" w:cs="Arial"/>
            <w:i/>
            <w:iCs/>
          </w:rPr>
          <w:t>PP-02 - Program Enrollment and Delivery, De-Enrollment &amp; Decommission Programs</w:t>
        </w:r>
      </w:hyperlink>
      <w:r w:rsidR="00C26D6E" w:rsidRPr="00454CA8">
        <w:rPr>
          <w:rFonts w:ascii="Calibri Light" w:hAnsi="Calibri Light" w:cs="Arial"/>
        </w:rPr>
        <w:t xml:space="preserve"> for more information.</w:t>
      </w:r>
    </w:p>
    <w:p w14:paraId="7B198FC5" w14:textId="77777777" w:rsidR="00C26D6E" w:rsidRDefault="00C26D6E" w:rsidP="0065123D">
      <w:pPr>
        <w:pStyle w:val="Heading2Text"/>
        <w:rPr>
          <w:rFonts w:ascii="Calibri Light" w:hAnsi="Calibri Light" w:cs="Arial"/>
        </w:rPr>
      </w:pPr>
    </w:p>
    <w:p w14:paraId="66B044F6" w14:textId="611CB5B6" w:rsidR="003E6B3D" w:rsidRPr="004548F3" w:rsidRDefault="003E6B3D" w:rsidP="003E6B3D">
      <w:pPr>
        <w:pStyle w:val="Heading3"/>
        <w:keepNext/>
        <w:numPr>
          <w:ilvl w:val="2"/>
          <w:numId w:val="6"/>
        </w:numPr>
        <w:tabs>
          <w:tab w:val="left" w:pos="1440"/>
        </w:tabs>
        <w:spacing w:before="120" w:after="120"/>
        <w:ind w:left="1440" w:hanging="900"/>
      </w:pPr>
      <w:bookmarkStart w:id="219" w:name="_Toc509409268"/>
      <w:bookmarkStart w:id="220" w:name="_Toc509475023"/>
      <w:bookmarkStart w:id="221" w:name="_Toc509481743"/>
      <w:bookmarkStart w:id="222" w:name="_Toc510117051"/>
      <w:r>
        <w:t>CCA</w:t>
      </w:r>
      <w:bookmarkEnd w:id="219"/>
      <w:bookmarkEnd w:id="220"/>
      <w:bookmarkEnd w:id="221"/>
      <w:bookmarkEnd w:id="222"/>
      <w:r w:rsidRPr="004548F3">
        <w:t xml:space="preserve"> </w:t>
      </w:r>
    </w:p>
    <w:p w14:paraId="48B75CFC" w14:textId="0FD031DE" w:rsidR="00586E81" w:rsidRDefault="00654189" w:rsidP="00CA779C">
      <w:pPr>
        <w:pStyle w:val="Heading3Text"/>
        <w:ind w:left="540"/>
        <w:rPr>
          <w:rFonts w:ascii="Calibri Light" w:hAnsi="Calibri Light"/>
        </w:rPr>
      </w:pPr>
      <w:r>
        <w:rPr>
          <w:rFonts w:ascii="Calibri Light" w:hAnsi="Calibri Light"/>
        </w:rPr>
        <w:t>W</w:t>
      </w:r>
      <w:r w:rsidR="00586E81">
        <w:rPr>
          <w:rFonts w:ascii="Calibri Light" w:hAnsi="Calibri Light"/>
        </w:rPr>
        <w:t xml:space="preserve">hen BP </w:t>
      </w:r>
      <w:r w:rsidR="00786451">
        <w:rPr>
          <w:rFonts w:ascii="Calibri Light" w:hAnsi="Calibri Light"/>
        </w:rPr>
        <w:t xml:space="preserve">has opted out of CCA from the moving out premise and </w:t>
      </w:r>
      <w:r w:rsidR="00586E81">
        <w:rPr>
          <w:rFonts w:ascii="Calibri Light" w:hAnsi="Calibri Light"/>
        </w:rPr>
        <w:t>transfer</w:t>
      </w:r>
      <w:r w:rsidR="00786451">
        <w:rPr>
          <w:rFonts w:ascii="Calibri Light" w:hAnsi="Calibri Light"/>
        </w:rPr>
        <w:t>ring</w:t>
      </w:r>
      <w:r w:rsidR="00586E81">
        <w:rPr>
          <w:rFonts w:ascii="Calibri Light" w:hAnsi="Calibri Light"/>
        </w:rPr>
        <w:t xml:space="preserve"> within the same CCA territo</w:t>
      </w:r>
      <w:r>
        <w:rPr>
          <w:rFonts w:ascii="Calibri Light" w:hAnsi="Calibri Light"/>
        </w:rPr>
        <w:t xml:space="preserve">ry, </w:t>
      </w:r>
      <w:r w:rsidR="007D3880">
        <w:rPr>
          <w:rFonts w:ascii="Calibri Light" w:hAnsi="Calibri Light"/>
        </w:rPr>
        <w:t xml:space="preserve">customer does not need to opt out CCA again. </w:t>
      </w:r>
    </w:p>
    <w:p w14:paraId="4E5A4920" w14:textId="5F6C2BC5" w:rsidR="00654189" w:rsidRDefault="00654189" w:rsidP="5C9EE791">
      <w:pPr>
        <w:pStyle w:val="Heading3Text"/>
        <w:ind w:left="540"/>
        <w:rPr>
          <w:rFonts w:ascii="Calibri Light" w:hAnsi="Calibri Light"/>
        </w:rPr>
      </w:pPr>
      <w:r>
        <w:rPr>
          <w:rFonts w:ascii="Calibri Light" w:hAnsi="Calibri Light"/>
        </w:rPr>
        <w:t xml:space="preserve">When BP has opted out of CCA from the moving out premise and transferring to a different CCA territory, </w:t>
      </w:r>
      <w:r w:rsidR="007D3880">
        <w:rPr>
          <w:rFonts w:ascii="Calibri Light" w:hAnsi="Calibri Light"/>
        </w:rPr>
        <w:t xml:space="preserve">customer does need to opt out CCA if desired. </w:t>
      </w:r>
    </w:p>
    <w:p w14:paraId="04F9D443" w14:textId="3DD13CEE" w:rsidR="008F5D36" w:rsidRDefault="008F5D36" w:rsidP="008F5D36">
      <w:pPr>
        <w:pStyle w:val="Heading3Text"/>
        <w:ind w:left="540"/>
        <w:rPr>
          <w:rFonts w:ascii="Calibri Light" w:hAnsi="Calibri Light"/>
        </w:rPr>
      </w:pPr>
      <w:r>
        <w:rPr>
          <w:rFonts w:ascii="Calibri Light" w:hAnsi="Calibri Light"/>
        </w:rPr>
        <w:t xml:space="preserve">When BP has opted out of CCA from the moving out premise and transferring to a </w:t>
      </w:r>
      <w:r w:rsidR="00BB62C4">
        <w:rPr>
          <w:rFonts w:ascii="Calibri Light" w:hAnsi="Calibri Light"/>
        </w:rPr>
        <w:t>Non-</w:t>
      </w:r>
      <w:r>
        <w:rPr>
          <w:rFonts w:ascii="Calibri Light" w:hAnsi="Calibri Light"/>
        </w:rPr>
        <w:t xml:space="preserve">CCA territory, </w:t>
      </w:r>
      <w:r w:rsidR="007D3880">
        <w:rPr>
          <w:rFonts w:ascii="Calibri Light" w:hAnsi="Calibri Light"/>
        </w:rPr>
        <w:t xml:space="preserve">no CCA opt in or opt out required. </w:t>
      </w:r>
    </w:p>
    <w:p w14:paraId="3261B368" w14:textId="77777777" w:rsidR="008F5D36" w:rsidRDefault="008F5D36" w:rsidP="5C9EE791">
      <w:pPr>
        <w:pStyle w:val="Heading3Text"/>
        <w:ind w:left="540"/>
        <w:rPr>
          <w:rFonts w:ascii="Calibri Light" w:hAnsi="Calibri Light"/>
          <w:i/>
          <w:iCs/>
        </w:rPr>
      </w:pPr>
    </w:p>
    <w:p w14:paraId="52A77B3C" w14:textId="77777777" w:rsidR="006F7F6D" w:rsidRDefault="006F7F6D" w:rsidP="00CA779C">
      <w:pPr>
        <w:pStyle w:val="Heading3Text"/>
        <w:ind w:left="540"/>
        <w:rPr>
          <w:rFonts w:ascii="Calibri Light" w:hAnsi="Calibri Light"/>
          <w:i/>
        </w:rPr>
      </w:pPr>
    </w:p>
    <w:p w14:paraId="66B986FB" w14:textId="77777777" w:rsidR="00D66A8A" w:rsidRPr="00F95998" w:rsidRDefault="00D66A8A" w:rsidP="001C2777">
      <w:pPr>
        <w:pStyle w:val="Heading2"/>
      </w:pPr>
      <w:bookmarkStart w:id="223" w:name="_Toc509409269"/>
      <w:bookmarkStart w:id="224" w:name="_Toc509475024"/>
      <w:bookmarkStart w:id="225" w:name="_Toc509481744"/>
      <w:bookmarkStart w:id="226" w:name="_Toc510117052"/>
      <w:r w:rsidRPr="00F95998">
        <w:t>Process / Performance Improvement</w:t>
      </w:r>
      <w:bookmarkEnd w:id="223"/>
      <w:bookmarkEnd w:id="224"/>
      <w:bookmarkEnd w:id="225"/>
      <w:bookmarkEnd w:id="226"/>
      <w:r w:rsidRPr="00F95998">
        <w:t xml:space="preserve"> </w:t>
      </w:r>
    </w:p>
    <w:p w14:paraId="767C2A1D" w14:textId="5C494858" w:rsidR="00B3361D" w:rsidRDefault="00B02A3E" w:rsidP="009477DD">
      <w:pPr>
        <w:pStyle w:val="Heading2TextBulleted"/>
        <w:numPr>
          <w:ilvl w:val="0"/>
          <w:numId w:val="20"/>
        </w:numPr>
        <w:rPr>
          <w:rFonts w:ascii="Calibri Light" w:hAnsi="Calibri Light" w:cs="Arial"/>
        </w:rPr>
      </w:pPr>
      <w:r>
        <w:rPr>
          <w:rFonts w:ascii="Calibri Light" w:hAnsi="Calibri Light" w:cs="Arial"/>
        </w:rPr>
        <w:t xml:space="preserve">Ability to navigate away from </w:t>
      </w:r>
      <w:r w:rsidR="00B15B2D">
        <w:rPr>
          <w:rFonts w:ascii="Calibri Light" w:hAnsi="Calibri Light" w:cs="Arial"/>
        </w:rPr>
        <w:t>Move Out or Transfer View</w:t>
      </w:r>
      <w:r>
        <w:rPr>
          <w:rFonts w:ascii="Calibri Light" w:hAnsi="Calibri Light" w:cs="Arial"/>
        </w:rPr>
        <w:t xml:space="preserve"> view without cancelling the transaction </w:t>
      </w:r>
    </w:p>
    <w:p w14:paraId="31D3F9E6" w14:textId="0CF0811C" w:rsidR="00B02A3E" w:rsidRDefault="005851B6" w:rsidP="009477DD">
      <w:pPr>
        <w:pStyle w:val="Heading2TextBulleted"/>
        <w:numPr>
          <w:ilvl w:val="0"/>
          <w:numId w:val="20"/>
        </w:numPr>
        <w:rPr>
          <w:rFonts w:ascii="Calibri Light" w:hAnsi="Calibri Light" w:cs="Arial"/>
        </w:rPr>
      </w:pPr>
      <w:r>
        <w:rPr>
          <w:rFonts w:ascii="Calibri Light" w:hAnsi="Calibri Light" w:cs="Arial"/>
        </w:rPr>
        <w:t>Increase visibility and improve overall process</w:t>
      </w:r>
      <w:r w:rsidR="00B02A3E">
        <w:rPr>
          <w:rFonts w:ascii="Calibri Light" w:hAnsi="Calibri Light" w:cs="Arial"/>
        </w:rPr>
        <w:t xml:space="preserve"> </w:t>
      </w:r>
      <w:r>
        <w:rPr>
          <w:rFonts w:ascii="Calibri Light" w:hAnsi="Calibri Light" w:cs="Arial"/>
        </w:rPr>
        <w:t xml:space="preserve">efficiency by reducing hands off </w:t>
      </w:r>
      <w:r w:rsidR="00B02A3E">
        <w:rPr>
          <w:rFonts w:ascii="Calibri Light" w:hAnsi="Calibri Light" w:cs="Arial"/>
        </w:rPr>
        <w:t>by allowing BCD to execute Contract End functionality</w:t>
      </w:r>
    </w:p>
    <w:p w14:paraId="1468A00F" w14:textId="77777777" w:rsidR="00E0118B" w:rsidRPr="006B24F0" w:rsidRDefault="00E0118B" w:rsidP="6C78D2E3">
      <w:pPr>
        <w:pStyle w:val="Heading2"/>
      </w:pPr>
      <w:bookmarkStart w:id="227" w:name="_Toc406588305"/>
      <w:bookmarkStart w:id="228" w:name="_Toc491613811"/>
      <w:bookmarkStart w:id="229" w:name="_Toc509409270"/>
      <w:bookmarkStart w:id="230" w:name="_Toc509475025"/>
      <w:bookmarkStart w:id="231" w:name="_Toc509481745"/>
      <w:bookmarkStart w:id="232" w:name="_Toc510117053"/>
      <w:bookmarkEnd w:id="58"/>
      <w:bookmarkEnd w:id="59"/>
      <w:bookmarkEnd w:id="60"/>
      <w:bookmarkEnd w:id="61"/>
      <w:r w:rsidRPr="006B24F0">
        <w:t>Prerequisites and Inputs</w:t>
      </w:r>
      <w:bookmarkEnd w:id="227"/>
      <w:bookmarkEnd w:id="228"/>
      <w:bookmarkEnd w:id="229"/>
      <w:bookmarkEnd w:id="230"/>
      <w:bookmarkEnd w:id="231"/>
      <w:bookmarkEnd w:id="232"/>
    </w:p>
    <w:p w14:paraId="0CD12D4E" w14:textId="02693482" w:rsidR="00E0118B" w:rsidRPr="006B24F0" w:rsidRDefault="00E0118B" w:rsidP="00E0118B">
      <w:pPr>
        <w:pStyle w:val="Heading2Text"/>
        <w:rPr>
          <w:rFonts w:ascii="Calibri Light" w:hAnsi="Calibri Light" w:cs="Arial"/>
        </w:rPr>
      </w:pPr>
      <w:r w:rsidRPr="006B24F0">
        <w:rPr>
          <w:rFonts w:ascii="Calibri Light" w:hAnsi="Calibri Light" w:cs="Arial"/>
        </w:rPr>
        <w:t xml:space="preserve">A request to create or change </w:t>
      </w:r>
      <w:r w:rsidR="00806CFD">
        <w:rPr>
          <w:rFonts w:ascii="Calibri Light" w:hAnsi="Calibri Light" w:cs="Arial"/>
        </w:rPr>
        <w:t>Move Out and Transfer</w:t>
      </w:r>
      <w:r w:rsidRPr="006B24F0">
        <w:rPr>
          <w:rFonts w:ascii="Calibri Light" w:hAnsi="Calibri Light" w:cs="Arial"/>
        </w:rPr>
        <w:t xml:space="preserve"> may originate via the following channels or systems:</w:t>
      </w:r>
    </w:p>
    <w:p w14:paraId="4FC3B23F" w14:textId="7815EF35" w:rsidR="00B3361D" w:rsidRDefault="00155763" w:rsidP="009477DD">
      <w:pPr>
        <w:pStyle w:val="Heading2TextBulleted"/>
        <w:numPr>
          <w:ilvl w:val="1"/>
          <w:numId w:val="26"/>
        </w:numPr>
        <w:rPr>
          <w:rFonts w:ascii="Calibri Light" w:hAnsi="Calibri Light" w:cs="Arial"/>
        </w:rPr>
      </w:pPr>
      <w:r>
        <w:rPr>
          <w:rFonts w:ascii="Calibri Light" w:hAnsi="Calibri Light" w:cs="Arial"/>
        </w:rPr>
        <w:t>SAP systems &amp; SCE.COM need to be available for Web Self Service</w:t>
      </w:r>
    </w:p>
    <w:p w14:paraId="165D647F" w14:textId="7C86C0B5" w:rsidR="00155763" w:rsidRDefault="00155763" w:rsidP="009477DD">
      <w:pPr>
        <w:pStyle w:val="Heading2TextBulleted"/>
        <w:numPr>
          <w:ilvl w:val="1"/>
          <w:numId w:val="26"/>
        </w:numPr>
        <w:rPr>
          <w:rFonts w:ascii="Calibri Light" w:hAnsi="Calibri Light" w:cs="Arial"/>
        </w:rPr>
      </w:pPr>
      <w:r>
        <w:rPr>
          <w:rFonts w:ascii="Calibri Light" w:hAnsi="Calibri Light" w:cs="Arial"/>
        </w:rPr>
        <w:t>IVR system needs to be available for IVR</w:t>
      </w:r>
    </w:p>
    <w:p w14:paraId="50801C2E" w14:textId="31D9172E" w:rsidR="00155763" w:rsidRDefault="00155763" w:rsidP="009477DD">
      <w:pPr>
        <w:pStyle w:val="Heading2TextBulleted"/>
        <w:numPr>
          <w:ilvl w:val="1"/>
          <w:numId w:val="26"/>
        </w:numPr>
        <w:rPr>
          <w:rFonts w:ascii="Calibri Light" w:hAnsi="Calibri Light" w:cs="Arial"/>
        </w:rPr>
      </w:pPr>
      <w:r>
        <w:rPr>
          <w:rFonts w:ascii="Calibri Light" w:hAnsi="Calibri Light" w:cs="Arial"/>
        </w:rPr>
        <w:t xml:space="preserve">Contract must exists in </w:t>
      </w:r>
      <w:r w:rsidR="009A5196">
        <w:rPr>
          <w:rFonts w:ascii="Calibri Light" w:hAnsi="Calibri Light" w:cs="Arial"/>
        </w:rPr>
        <w:t>S/4HANA</w:t>
      </w:r>
    </w:p>
    <w:p w14:paraId="77EADDB1" w14:textId="6D3C5F26" w:rsidR="00155763" w:rsidRDefault="00155763" w:rsidP="009477DD">
      <w:pPr>
        <w:pStyle w:val="Heading2TextBulleted"/>
        <w:numPr>
          <w:ilvl w:val="1"/>
          <w:numId w:val="26"/>
        </w:numPr>
        <w:rPr>
          <w:rFonts w:ascii="Calibri Light" w:hAnsi="Calibri Light" w:cs="Arial"/>
        </w:rPr>
      </w:pPr>
      <w:r>
        <w:rPr>
          <w:rFonts w:ascii="Calibri Light" w:hAnsi="Calibri Light" w:cs="Arial"/>
        </w:rPr>
        <w:t>Move-Out date is determined</w:t>
      </w:r>
    </w:p>
    <w:p w14:paraId="0FD8FC85" w14:textId="6E0F136A" w:rsidR="00155763" w:rsidRDefault="00155763" w:rsidP="009477DD">
      <w:pPr>
        <w:pStyle w:val="Heading2TextBulleted"/>
        <w:numPr>
          <w:ilvl w:val="1"/>
          <w:numId w:val="26"/>
        </w:numPr>
        <w:rPr>
          <w:rFonts w:ascii="Calibri Light" w:hAnsi="Calibri Light" w:cs="Arial"/>
        </w:rPr>
      </w:pPr>
      <w:r>
        <w:rPr>
          <w:rFonts w:ascii="Calibri Light" w:hAnsi="Calibri Light" w:cs="Arial"/>
        </w:rPr>
        <w:t>Contract is active and moved out is not carried out to the Contract</w:t>
      </w:r>
    </w:p>
    <w:p w14:paraId="4E76D0E4" w14:textId="19101F38" w:rsidR="00FC12C0" w:rsidRDefault="00FC12C0" w:rsidP="009477DD">
      <w:pPr>
        <w:pStyle w:val="Heading2TextBulleted"/>
        <w:numPr>
          <w:ilvl w:val="1"/>
          <w:numId w:val="26"/>
        </w:numPr>
        <w:rPr>
          <w:rFonts w:ascii="Calibri Light" w:hAnsi="Calibri Light" w:cs="Arial"/>
        </w:rPr>
      </w:pPr>
      <w:r>
        <w:rPr>
          <w:rFonts w:ascii="Calibri Light" w:hAnsi="Calibri Light" w:cs="Arial"/>
        </w:rPr>
        <w:t xml:space="preserve">BP, Contract Account, old and new premise must exist before </w:t>
      </w:r>
      <w:r w:rsidR="00005EA8">
        <w:rPr>
          <w:rFonts w:ascii="Calibri Light" w:hAnsi="Calibri Light" w:cs="Arial"/>
        </w:rPr>
        <w:t>Transfer</w:t>
      </w:r>
      <w:r>
        <w:rPr>
          <w:rFonts w:ascii="Calibri Light" w:hAnsi="Calibri Light" w:cs="Arial"/>
        </w:rPr>
        <w:t xml:space="preserve"> process is initiated</w:t>
      </w:r>
    </w:p>
    <w:p w14:paraId="40CCC225" w14:textId="77777777" w:rsidR="00F95998" w:rsidRDefault="00F95998" w:rsidP="001C2777">
      <w:pPr>
        <w:pStyle w:val="Heading2"/>
      </w:pPr>
      <w:bookmarkStart w:id="233" w:name="_Toc505067286"/>
      <w:bookmarkStart w:id="234" w:name="_Toc509409271"/>
      <w:bookmarkStart w:id="235" w:name="_Toc509475026"/>
      <w:bookmarkStart w:id="236" w:name="_Toc509481746"/>
      <w:bookmarkStart w:id="237" w:name="_Toc510117054"/>
      <w:r>
        <w:lastRenderedPageBreak/>
        <w:t>General Assumptions</w:t>
      </w:r>
      <w:bookmarkEnd w:id="233"/>
      <w:bookmarkEnd w:id="234"/>
      <w:bookmarkEnd w:id="235"/>
      <w:bookmarkEnd w:id="236"/>
      <w:bookmarkEnd w:id="237"/>
    </w:p>
    <w:p w14:paraId="2038393E" w14:textId="58DEE7F9" w:rsidR="00B4791C" w:rsidRPr="00B4791C" w:rsidRDefault="00B4791C" w:rsidP="00B4791C">
      <w:pPr>
        <w:pStyle w:val="Heading2TextBulleted"/>
        <w:numPr>
          <w:ilvl w:val="0"/>
          <w:numId w:val="31"/>
        </w:numPr>
        <w:rPr>
          <w:rFonts w:ascii="Calibri Light" w:hAnsi="Calibri Light" w:cs="Arial"/>
        </w:rPr>
      </w:pPr>
      <w:r>
        <w:rPr>
          <w:rFonts w:ascii="Calibri Light" w:hAnsi="Calibri Light" w:cs="Arial"/>
        </w:rPr>
        <w:t xml:space="preserve">CCC, </w:t>
      </w:r>
      <w:r w:rsidR="00F95998" w:rsidRPr="002769A3">
        <w:rPr>
          <w:rFonts w:ascii="Calibri Light" w:hAnsi="Calibri Light" w:cs="Arial"/>
        </w:rPr>
        <w:t>BCD</w:t>
      </w:r>
      <w:r w:rsidR="00B80204">
        <w:rPr>
          <w:rFonts w:ascii="Calibri Light" w:hAnsi="Calibri Light" w:cs="Arial"/>
        </w:rPr>
        <w:t>, RSO CBO, RSO CAPS</w:t>
      </w:r>
      <w:r w:rsidR="00F37A0B">
        <w:rPr>
          <w:rFonts w:ascii="Calibri Light" w:hAnsi="Calibri Light" w:cs="Arial"/>
        </w:rPr>
        <w:t>, and other front office users</w:t>
      </w:r>
      <w:r w:rsidR="00F95998" w:rsidRPr="002769A3">
        <w:rPr>
          <w:rFonts w:ascii="Calibri Light" w:hAnsi="Calibri Light" w:cs="Arial"/>
        </w:rPr>
        <w:t xml:space="preserve"> will be executing Move </w:t>
      </w:r>
      <w:r w:rsidR="0009597E">
        <w:rPr>
          <w:rFonts w:ascii="Calibri Light" w:hAnsi="Calibri Light" w:cs="Arial"/>
        </w:rPr>
        <w:t>Out</w:t>
      </w:r>
      <w:r w:rsidR="00F95998" w:rsidRPr="002769A3">
        <w:rPr>
          <w:rFonts w:ascii="Calibri Light" w:hAnsi="Calibri Light" w:cs="Arial"/>
        </w:rPr>
        <w:t xml:space="preserve">, Move </w:t>
      </w:r>
      <w:r w:rsidR="0009597E">
        <w:rPr>
          <w:rFonts w:ascii="Calibri Light" w:hAnsi="Calibri Light" w:cs="Arial"/>
        </w:rPr>
        <w:t>Out</w:t>
      </w:r>
      <w:r w:rsidR="00F95998" w:rsidRPr="002769A3">
        <w:rPr>
          <w:rFonts w:ascii="Calibri Light" w:hAnsi="Calibri Light" w:cs="Arial"/>
        </w:rPr>
        <w:t xml:space="preserve"> adjustment and Move </w:t>
      </w:r>
      <w:r w:rsidR="0009597E">
        <w:rPr>
          <w:rFonts w:ascii="Calibri Light" w:hAnsi="Calibri Light" w:cs="Arial"/>
        </w:rPr>
        <w:t>Out</w:t>
      </w:r>
      <w:r w:rsidR="00F95998" w:rsidRPr="002769A3">
        <w:rPr>
          <w:rFonts w:ascii="Calibri Light" w:hAnsi="Calibri Light" w:cs="Arial"/>
        </w:rPr>
        <w:t xml:space="preserve"> rev</w:t>
      </w:r>
      <w:r w:rsidR="00F95998">
        <w:rPr>
          <w:rFonts w:ascii="Calibri Light" w:hAnsi="Calibri Light" w:cs="Arial"/>
        </w:rPr>
        <w:t>ersal</w:t>
      </w:r>
      <w:r w:rsidR="008A24AD">
        <w:rPr>
          <w:rFonts w:ascii="Calibri Light" w:hAnsi="Calibri Light" w:cs="Arial"/>
        </w:rPr>
        <w:t>.</w:t>
      </w:r>
    </w:p>
    <w:p w14:paraId="02F58B0C" w14:textId="090ECD58" w:rsidR="00005EA8" w:rsidRDefault="008A24AD" w:rsidP="009477DD">
      <w:pPr>
        <w:pStyle w:val="Heading2TextBulleted"/>
        <w:numPr>
          <w:ilvl w:val="0"/>
          <w:numId w:val="31"/>
        </w:numPr>
        <w:rPr>
          <w:rFonts w:ascii="Calibri Light" w:hAnsi="Calibri Light" w:cs="Arial"/>
        </w:rPr>
      </w:pPr>
      <w:r>
        <w:rPr>
          <w:rFonts w:ascii="Calibri Light" w:hAnsi="Calibri Light" w:cs="Arial"/>
        </w:rPr>
        <w:t xml:space="preserve">Some </w:t>
      </w:r>
      <w:r w:rsidR="00005EA8">
        <w:rPr>
          <w:rFonts w:ascii="Calibri Light" w:hAnsi="Calibri Light" w:cs="Arial"/>
        </w:rPr>
        <w:t>Programs &amp; Services will be stored in SAP as a Rate Category or Installation Facts.</w:t>
      </w:r>
    </w:p>
    <w:p w14:paraId="05B53990" w14:textId="54A26463" w:rsidR="00847ED2" w:rsidRPr="00847ED2" w:rsidRDefault="00847ED2" w:rsidP="006F1F95">
      <w:pPr>
        <w:pStyle w:val="Heading2TextBulleted"/>
        <w:numPr>
          <w:ilvl w:val="0"/>
          <w:numId w:val="31"/>
        </w:numPr>
        <w:rPr>
          <w:rFonts w:ascii="Calibri Light" w:hAnsi="Calibri Light" w:cs="Arial"/>
        </w:rPr>
      </w:pPr>
      <w:r w:rsidRPr="00847ED2">
        <w:rPr>
          <w:rFonts w:ascii="Calibri Light" w:hAnsi="Calibri Light" w:cs="Arial"/>
        </w:rPr>
        <w:t>In the event of Move In Date Change and Reversal, the Program &amp; Service will be updated by Program and Product’s program automatically. This is with the assumption that PP RICEFW items associated with these functionalities are approved in their BPD</w:t>
      </w:r>
    </w:p>
    <w:p w14:paraId="54EDDC02" w14:textId="64A82E33" w:rsidR="00230707" w:rsidRDefault="0038601A" w:rsidP="00230707">
      <w:pPr>
        <w:pStyle w:val="Heading2TextBulleted"/>
        <w:numPr>
          <w:ilvl w:val="0"/>
          <w:numId w:val="31"/>
        </w:numPr>
        <w:rPr>
          <w:rFonts w:ascii="Calibri Light" w:hAnsi="Calibri Light" w:cs="Arial"/>
        </w:rPr>
      </w:pPr>
      <w:r>
        <w:rPr>
          <w:rFonts w:ascii="Calibri Light" w:hAnsi="Calibri Light" w:cs="Arial"/>
        </w:rPr>
        <w:t xml:space="preserve">All users </w:t>
      </w:r>
      <w:r w:rsidR="00E91EF7">
        <w:rPr>
          <w:rFonts w:ascii="Calibri Light" w:hAnsi="Calibri Light" w:cs="Arial"/>
        </w:rPr>
        <w:t>are advised to</w:t>
      </w:r>
      <w:r>
        <w:rPr>
          <w:rFonts w:ascii="Calibri Light" w:hAnsi="Calibri Light" w:cs="Arial"/>
        </w:rPr>
        <w:t xml:space="preserve"> issue a move-out (e.g. bankruptcy situations) via Hybris C4C</w:t>
      </w:r>
      <w:r w:rsidR="008A24AD">
        <w:rPr>
          <w:rFonts w:ascii="Calibri Light" w:hAnsi="Calibri Light" w:cs="Arial"/>
        </w:rPr>
        <w:t>.</w:t>
      </w:r>
    </w:p>
    <w:p w14:paraId="2DA316A3" w14:textId="149CB997" w:rsidR="007D3880" w:rsidRDefault="007D3880" w:rsidP="00230707">
      <w:pPr>
        <w:pStyle w:val="Heading2TextBulleted"/>
        <w:numPr>
          <w:ilvl w:val="0"/>
          <w:numId w:val="31"/>
        </w:numPr>
        <w:rPr>
          <w:rFonts w:ascii="Calibri Light" w:hAnsi="Calibri Light" w:cs="Arial"/>
        </w:rPr>
      </w:pPr>
      <w:r>
        <w:rPr>
          <w:rFonts w:ascii="Calibri Light" w:hAnsi="Calibri Light" w:cs="Arial"/>
        </w:rPr>
        <w:t>T&amp;D will accept BPEM</w:t>
      </w:r>
    </w:p>
    <w:p w14:paraId="3EF1078D" w14:textId="2F974C91" w:rsidR="00BA4109" w:rsidRPr="004366D1" w:rsidRDefault="00BA4109" w:rsidP="00BA4109">
      <w:pPr>
        <w:pStyle w:val="CommentText"/>
        <w:numPr>
          <w:ilvl w:val="0"/>
          <w:numId w:val="31"/>
        </w:numPr>
        <w:rPr>
          <w:rFonts w:ascii="Calibri Light" w:hAnsi="Calibri Light" w:cs="Arial"/>
        </w:rPr>
      </w:pPr>
      <w:r>
        <w:rPr>
          <w:rFonts w:ascii="Calibri Light" w:hAnsi="Calibri Light" w:cs="Arial"/>
        </w:rPr>
        <w:t xml:space="preserve">If there is a Smart Meter, there is no need to create a RSS Service Order to obtain a final read as the interval data will be used.  </w:t>
      </w:r>
      <w:r w:rsidRPr="004366D1">
        <w:rPr>
          <w:rFonts w:ascii="Calibri Light" w:hAnsi="Calibri Light" w:cs="Arial"/>
        </w:rPr>
        <w:t>The Final bill will use the meter reading from the last Interval read of the day of move out.</w:t>
      </w:r>
    </w:p>
    <w:p w14:paraId="3AB06445" w14:textId="77777777" w:rsidR="00BA4109" w:rsidRPr="00230707" w:rsidRDefault="00BA4109" w:rsidP="00BA4109">
      <w:pPr>
        <w:pStyle w:val="Heading2TextBulleted"/>
        <w:numPr>
          <w:ilvl w:val="0"/>
          <w:numId w:val="0"/>
        </w:numPr>
        <w:ind w:left="2520" w:hanging="360"/>
        <w:rPr>
          <w:rFonts w:ascii="Calibri Light" w:hAnsi="Calibri Light" w:cs="Arial"/>
        </w:rPr>
      </w:pPr>
    </w:p>
    <w:p w14:paraId="517175C6" w14:textId="2E156EC1" w:rsidR="00725269" w:rsidRDefault="00E823A4" w:rsidP="001C2777">
      <w:pPr>
        <w:pStyle w:val="Heading2"/>
      </w:pPr>
      <w:bookmarkStart w:id="238" w:name="_Toc509409272"/>
      <w:bookmarkStart w:id="239" w:name="_Toc509475027"/>
      <w:bookmarkStart w:id="240" w:name="_Toc509481747"/>
      <w:bookmarkStart w:id="241" w:name="_Toc510117055"/>
      <w:bookmarkStart w:id="242" w:name="_Toc406588307"/>
      <w:bookmarkStart w:id="243" w:name="_Toc491613813"/>
      <w:r>
        <w:t>Business Process Hierarchy</w:t>
      </w:r>
      <w:bookmarkEnd w:id="238"/>
      <w:bookmarkEnd w:id="239"/>
      <w:bookmarkEnd w:id="240"/>
      <w:bookmarkEnd w:id="241"/>
    </w:p>
    <w:p w14:paraId="3B80A109" w14:textId="4E5D00B5" w:rsidR="00E823A4" w:rsidRPr="006B24F0" w:rsidRDefault="00E823A4" w:rsidP="00E823A4">
      <w:pPr>
        <w:pStyle w:val="Heading2Text"/>
        <w:rPr>
          <w:rFonts w:ascii="Calibri Light" w:hAnsi="Calibri Light" w:cs="Arial"/>
        </w:rPr>
      </w:pPr>
      <w:r w:rsidRPr="006B24F0">
        <w:rPr>
          <w:rFonts w:ascii="Calibri Light" w:hAnsi="Calibri Light" w:cs="Arial"/>
        </w:rPr>
        <w:t>This B</w:t>
      </w:r>
      <w:r>
        <w:rPr>
          <w:rFonts w:ascii="Calibri Light" w:hAnsi="Calibri Light" w:cs="Arial"/>
        </w:rPr>
        <w:t>usiness Process Hierarchy provid</w:t>
      </w:r>
      <w:r w:rsidR="00A70D64">
        <w:rPr>
          <w:rFonts w:ascii="Calibri Light" w:hAnsi="Calibri Light" w:cs="Arial"/>
        </w:rPr>
        <w:t>es a listing of all scenarios/</w:t>
      </w:r>
      <w:r>
        <w:rPr>
          <w:rFonts w:ascii="Calibri Light" w:hAnsi="Calibri Light" w:cs="Arial"/>
        </w:rPr>
        <w:t xml:space="preserve">business processes, </w:t>
      </w:r>
      <w:r w:rsidR="00A70D64">
        <w:rPr>
          <w:rFonts w:ascii="Calibri Light" w:hAnsi="Calibri Light" w:cs="Arial"/>
        </w:rPr>
        <w:t xml:space="preserve">sub-processes, </w:t>
      </w:r>
      <w:r>
        <w:rPr>
          <w:rFonts w:ascii="Calibri Light" w:hAnsi="Calibri Light" w:cs="Arial"/>
        </w:rPr>
        <w:t xml:space="preserve">and </w:t>
      </w:r>
      <w:r w:rsidR="00A70D64">
        <w:rPr>
          <w:rFonts w:ascii="Calibri Light" w:hAnsi="Calibri Light" w:cs="Arial"/>
        </w:rPr>
        <w:t>SAP Transaction codes</w:t>
      </w:r>
      <w:r>
        <w:rPr>
          <w:rFonts w:ascii="Calibri Light" w:hAnsi="Calibri Light" w:cs="Arial"/>
        </w:rPr>
        <w:t xml:space="preserve"> identified to support this process.</w:t>
      </w:r>
    </w:p>
    <w:tbl>
      <w:tblPr>
        <w:tblW w:w="9612"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147"/>
        <w:gridCol w:w="3780"/>
        <w:gridCol w:w="2471"/>
        <w:gridCol w:w="2214"/>
      </w:tblGrid>
      <w:tr w:rsidR="00E823A4" w:rsidRPr="006B24F0" w14:paraId="77761B12" w14:textId="77777777" w:rsidTr="03BCAD8B">
        <w:trPr>
          <w:cantSplit/>
          <w:trHeight w:val="432"/>
          <w:tblHeader/>
        </w:trPr>
        <w:tc>
          <w:tcPr>
            <w:tcW w:w="1147" w:type="dxa"/>
            <w:tcBorders>
              <w:top w:val="threeDEmboss" w:sz="6" w:space="0" w:color="auto"/>
              <w:bottom w:val="threeDEmboss" w:sz="6" w:space="0" w:color="auto"/>
            </w:tcBorders>
            <w:shd w:val="clear" w:color="auto" w:fill="F9FBAF"/>
            <w:vAlign w:val="center"/>
          </w:tcPr>
          <w:p w14:paraId="3843A550" w14:textId="7010A3F5" w:rsidR="00E823A4" w:rsidRPr="006B24F0" w:rsidRDefault="00E823A4" w:rsidP="003B3C01">
            <w:pPr>
              <w:pStyle w:val="TableHeader-Center"/>
              <w:rPr>
                <w:rFonts w:ascii="Calibri Light" w:hAnsi="Calibri Light" w:cs="Arial"/>
              </w:rPr>
            </w:pPr>
            <w:r>
              <w:rPr>
                <w:rFonts w:ascii="Calibri Light" w:hAnsi="Calibri Light" w:cs="Arial"/>
              </w:rPr>
              <w:t>Level 1</w:t>
            </w:r>
          </w:p>
        </w:tc>
        <w:tc>
          <w:tcPr>
            <w:tcW w:w="3780" w:type="dxa"/>
            <w:tcBorders>
              <w:top w:val="threeDEmboss" w:sz="6" w:space="0" w:color="auto"/>
              <w:bottom w:val="threeDEmboss" w:sz="6" w:space="0" w:color="auto"/>
            </w:tcBorders>
            <w:shd w:val="clear" w:color="auto" w:fill="F9FBAF"/>
            <w:vAlign w:val="center"/>
          </w:tcPr>
          <w:p w14:paraId="1629BC11" w14:textId="3FE8F6AC" w:rsidR="00E823A4" w:rsidRPr="006B24F0" w:rsidRDefault="00E823A4" w:rsidP="003B3C01">
            <w:pPr>
              <w:pStyle w:val="TableHeader-Left"/>
              <w:rPr>
                <w:rFonts w:ascii="Calibri Light" w:hAnsi="Calibri Light" w:cs="Arial"/>
              </w:rPr>
            </w:pPr>
            <w:r>
              <w:rPr>
                <w:rFonts w:ascii="Calibri Light" w:hAnsi="Calibri Light" w:cs="Arial"/>
              </w:rPr>
              <w:t>Level 2</w:t>
            </w:r>
          </w:p>
        </w:tc>
        <w:tc>
          <w:tcPr>
            <w:tcW w:w="2471" w:type="dxa"/>
            <w:tcBorders>
              <w:top w:val="threeDEmboss" w:sz="6" w:space="0" w:color="auto"/>
              <w:bottom w:val="threeDEmboss" w:sz="6" w:space="0" w:color="auto"/>
            </w:tcBorders>
            <w:shd w:val="clear" w:color="auto" w:fill="F9FBAF"/>
            <w:vAlign w:val="center"/>
          </w:tcPr>
          <w:p w14:paraId="5A208F06" w14:textId="6AC4582C" w:rsidR="00E823A4" w:rsidRPr="006B24F0" w:rsidRDefault="00E823A4" w:rsidP="003B3C01">
            <w:pPr>
              <w:pStyle w:val="TableHeader-Left"/>
              <w:rPr>
                <w:rFonts w:ascii="Calibri Light" w:hAnsi="Calibri Light" w:cs="Arial"/>
              </w:rPr>
            </w:pPr>
            <w:r>
              <w:rPr>
                <w:rFonts w:ascii="Calibri Light" w:hAnsi="Calibri Light" w:cs="Arial"/>
              </w:rPr>
              <w:t>Level 3</w:t>
            </w:r>
          </w:p>
        </w:tc>
        <w:tc>
          <w:tcPr>
            <w:tcW w:w="2214" w:type="dxa"/>
            <w:tcBorders>
              <w:top w:val="threeDEmboss" w:sz="6" w:space="0" w:color="auto"/>
              <w:bottom w:val="threeDEmboss" w:sz="6" w:space="0" w:color="auto"/>
            </w:tcBorders>
            <w:shd w:val="clear" w:color="auto" w:fill="F9FBAF"/>
            <w:vAlign w:val="center"/>
          </w:tcPr>
          <w:p w14:paraId="2E1BB186" w14:textId="4AD4F3C1" w:rsidR="00E823A4" w:rsidRPr="006B24F0" w:rsidRDefault="00E823A4" w:rsidP="003B3C01">
            <w:pPr>
              <w:pStyle w:val="TableHeader-Left"/>
              <w:rPr>
                <w:rFonts w:ascii="Calibri Light" w:hAnsi="Calibri Light" w:cs="Arial"/>
              </w:rPr>
            </w:pPr>
            <w:r>
              <w:rPr>
                <w:rFonts w:ascii="Calibri Light" w:hAnsi="Calibri Light" w:cs="Arial"/>
              </w:rPr>
              <w:t>Level 4</w:t>
            </w:r>
          </w:p>
        </w:tc>
      </w:tr>
      <w:tr w:rsidR="00C92EBF" w:rsidRPr="006B24F0" w14:paraId="1141E0DA" w14:textId="77777777" w:rsidTr="03BCAD8B">
        <w:trPr>
          <w:cantSplit/>
          <w:trHeight w:val="432"/>
        </w:trPr>
        <w:tc>
          <w:tcPr>
            <w:tcW w:w="1147" w:type="dxa"/>
            <w:tcBorders>
              <w:top w:val="threeDEmboss" w:sz="6" w:space="0" w:color="auto"/>
            </w:tcBorders>
            <w:vAlign w:val="center"/>
          </w:tcPr>
          <w:p w14:paraId="08F986FD" w14:textId="3BFBF559" w:rsidR="00C92EBF" w:rsidRPr="006B24F0" w:rsidRDefault="00C92EBF" w:rsidP="00C92EBF">
            <w:pPr>
              <w:pStyle w:val="TableField-Center"/>
              <w:rPr>
                <w:rFonts w:ascii="Calibri Light" w:hAnsi="Calibri Light" w:cs="Arial"/>
              </w:rPr>
            </w:pPr>
            <w:r>
              <w:rPr>
                <w:rFonts w:ascii="Calibri Light" w:hAnsi="Calibri Light" w:cs="Arial"/>
              </w:rPr>
              <w:t>FO</w:t>
            </w:r>
          </w:p>
        </w:tc>
        <w:tc>
          <w:tcPr>
            <w:tcW w:w="3780" w:type="dxa"/>
            <w:tcBorders>
              <w:top w:val="threeDEmboss" w:sz="6" w:space="0" w:color="auto"/>
            </w:tcBorders>
            <w:vAlign w:val="center"/>
          </w:tcPr>
          <w:p w14:paraId="67BC5EB7" w14:textId="3B631993" w:rsidR="00C92EBF" w:rsidRPr="006B24F0" w:rsidRDefault="00C92EBF" w:rsidP="00C92EBF">
            <w:pPr>
              <w:pStyle w:val="TableField-Left"/>
              <w:rPr>
                <w:rFonts w:ascii="Calibri Light" w:hAnsi="Calibri Light" w:cs="Arial"/>
              </w:rPr>
            </w:pPr>
            <w:r>
              <w:rPr>
                <w:rFonts w:ascii="Calibri Light" w:hAnsi="Calibri Light" w:cs="Arial"/>
              </w:rPr>
              <w:t>Handle Customer Move-In/Out</w:t>
            </w:r>
          </w:p>
        </w:tc>
        <w:tc>
          <w:tcPr>
            <w:tcW w:w="2471" w:type="dxa"/>
            <w:tcBorders>
              <w:top w:val="threeDEmboss" w:sz="6" w:space="0" w:color="auto"/>
            </w:tcBorders>
            <w:vAlign w:val="center"/>
          </w:tcPr>
          <w:p w14:paraId="408A8545" w14:textId="7832E324" w:rsidR="00C92EBF" w:rsidRPr="006B24F0" w:rsidRDefault="00C92EBF" w:rsidP="00C92EBF">
            <w:pPr>
              <w:pStyle w:val="TableField-Left"/>
              <w:rPr>
                <w:rFonts w:ascii="Calibri Light" w:hAnsi="Calibri Light" w:cs="Arial"/>
              </w:rPr>
            </w:pPr>
            <w:r>
              <w:rPr>
                <w:rFonts w:ascii="Calibri Light" w:hAnsi="Calibri Light" w:cs="Arial"/>
              </w:rPr>
              <w:t>Contract End</w:t>
            </w:r>
          </w:p>
        </w:tc>
        <w:tc>
          <w:tcPr>
            <w:tcW w:w="2214" w:type="dxa"/>
            <w:tcBorders>
              <w:top w:val="threeDEmboss" w:sz="6" w:space="0" w:color="auto"/>
            </w:tcBorders>
            <w:vAlign w:val="center"/>
          </w:tcPr>
          <w:p w14:paraId="1D278C66" w14:textId="4CF26B1B" w:rsidR="00C92EBF" w:rsidRPr="006B24F0" w:rsidRDefault="00C92EBF" w:rsidP="00C92EBF">
            <w:pPr>
              <w:pStyle w:val="TableField-Left"/>
              <w:rPr>
                <w:rFonts w:ascii="Calibri Light" w:hAnsi="Calibri Light" w:cs="Arial"/>
              </w:rPr>
            </w:pPr>
            <w:r>
              <w:rPr>
                <w:rFonts w:ascii="Calibri Light" w:hAnsi="Calibri Light" w:cs="Arial"/>
              </w:rPr>
              <w:t>Create Move Out</w:t>
            </w:r>
          </w:p>
        </w:tc>
      </w:tr>
      <w:tr w:rsidR="00C92EBF" w:rsidRPr="006B24F0" w14:paraId="4B1C4D87" w14:textId="77777777" w:rsidTr="03BCAD8B">
        <w:trPr>
          <w:cantSplit/>
          <w:trHeight w:val="432"/>
        </w:trPr>
        <w:tc>
          <w:tcPr>
            <w:tcW w:w="1147" w:type="dxa"/>
            <w:vAlign w:val="center"/>
          </w:tcPr>
          <w:p w14:paraId="275BBCBA" w14:textId="0BC4EBD8" w:rsidR="00C92EBF" w:rsidRPr="006B24F0" w:rsidRDefault="00C92EBF" w:rsidP="00C92EBF">
            <w:pPr>
              <w:pStyle w:val="TableField-Center"/>
              <w:rPr>
                <w:rFonts w:ascii="Calibri Light" w:hAnsi="Calibri Light" w:cs="Arial"/>
              </w:rPr>
            </w:pPr>
            <w:r>
              <w:rPr>
                <w:rFonts w:ascii="Calibri Light" w:hAnsi="Calibri Light" w:cs="Arial"/>
              </w:rPr>
              <w:t>FO</w:t>
            </w:r>
          </w:p>
        </w:tc>
        <w:tc>
          <w:tcPr>
            <w:tcW w:w="3780" w:type="dxa"/>
            <w:vAlign w:val="center"/>
          </w:tcPr>
          <w:p w14:paraId="0563E186" w14:textId="1C9868C8" w:rsidR="00C92EBF" w:rsidRPr="006B24F0" w:rsidRDefault="00C92EBF" w:rsidP="00C92EBF">
            <w:pPr>
              <w:pStyle w:val="TableField-Left"/>
              <w:rPr>
                <w:rFonts w:ascii="Calibri Light" w:hAnsi="Calibri Light" w:cs="Arial"/>
              </w:rPr>
            </w:pPr>
            <w:r>
              <w:rPr>
                <w:rFonts w:ascii="Calibri Light" w:hAnsi="Calibri Light" w:cs="Arial"/>
              </w:rPr>
              <w:t>Handle Customer Move-In/Out</w:t>
            </w:r>
          </w:p>
        </w:tc>
        <w:tc>
          <w:tcPr>
            <w:tcW w:w="2471" w:type="dxa"/>
            <w:vAlign w:val="center"/>
          </w:tcPr>
          <w:p w14:paraId="63CF7CC3" w14:textId="483C72FD" w:rsidR="00C92EBF" w:rsidRPr="006B24F0" w:rsidRDefault="00C92EBF" w:rsidP="00C92EBF">
            <w:pPr>
              <w:pStyle w:val="TableField-Left"/>
              <w:rPr>
                <w:rFonts w:ascii="Calibri Light" w:hAnsi="Calibri Light" w:cs="Arial"/>
              </w:rPr>
            </w:pPr>
            <w:r>
              <w:rPr>
                <w:rFonts w:ascii="Calibri Light" w:hAnsi="Calibri Light" w:cs="Arial"/>
              </w:rPr>
              <w:t>Contract End</w:t>
            </w:r>
          </w:p>
        </w:tc>
        <w:tc>
          <w:tcPr>
            <w:tcW w:w="2214" w:type="dxa"/>
            <w:vAlign w:val="center"/>
          </w:tcPr>
          <w:p w14:paraId="29F22FB0" w14:textId="3F872D67" w:rsidR="00C92EBF" w:rsidRPr="006B24F0" w:rsidRDefault="00C92EBF" w:rsidP="00C92EBF">
            <w:pPr>
              <w:pStyle w:val="TableField-Left"/>
              <w:rPr>
                <w:rFonts w:ascii="Calibri Light" w:hAnsi="Calibri Light" w:cs="Arial"/>
              </w:rPr>
            </w:pPr>
            <w:r>
              <w:rPr>
                <w:rFonts w:ascii="Calibri Light" w:hAnsi="Calibri Light" w:cs="Arial"/>
              </w:rPr>
              <w:t>Change Move Out Date</w:t>
            </w:r>
          </w:p>
        </w:tc>
      </w:tr>
      <w:tr w:rsidR="00C92EBF" w:rsidRPr="006B24F0" w14:paraId="5A864188" w14:textId="77777777" w:rsidTr="03BCAD8B">
        <w:trPr>
          <w:cantSplit/>
          <w:trHeight w:val="432"/>
        </w:trPr>
        <w:tc>
          <w:tcPr>
            <w:tcW w:w="1147" w:type="dxa"/>
            <w:vAlign w:val="center"/>
          </w:tcPr>
          <w:p w14:paraId="5B81E53E" w14:textId="6B8CE1D5" w:rsidR="00C92EBF" w:rsidRDefault="00C92EBF" w:rsidP="00C92EBF">
            <w:pPr>
              <w:pStyle w:val="TableField-Center"/>
              <w:rPr>
                <w:rFonts w:ascii="Calibri Light" w:hAnsi="Calibri Light" w:cs="Arial"/>
              </w:rPr>
            </w:pPr>
            <w:r>
              <w:rPr>
                <w:rFonts w:ascii="Calibri Light" w:hAnsi="Calibri Light" w:cs="Arial"/>
              </w:rPr>
              <w:t>FO</w:t>
            </w:r>
          </w:p>
        </w:tc>
        <w:tc>
          <w:tcPr>
            <w:tcW w:w="3780" w:type="dxa"/>
            <w:vAlign w:val="center"/>
          </w:tcPr>
          <w:p w14:paraId="21446E2A" w14:textId="16C0AA02" w:rsidR="00C92EBF" w:rsidRDefault="00C92EBF" w:rsidP="00C92EBF">
            <w:pPr>
              <w:pStyle w:val="TableField-Left"/>
              <w:rPr>
                <w:rFonts w:ascii="Calibri Light" w:hAnsi="Calibri Light" w:cs="Arial"/>
              </w:rPr>
            </w:pPr>
            <w:r>
              <w:rPr>
                <w:rFonts w:ascii="Calibri Light" w:hAnsi="Calibri Light" w:cs="Arial"/>
              </w:rPr>
              <w:t>Handle Customer Move-In/Out</w:t>
            </w:r>
          </w:p>
        </w:tc>
        <w:tc>
          <w:tcPr>
            <w:tcW w:w="2471" w:type="dxa"/>
            <w:vAlign w:val="center"/>
          </w:tcPr>
          <w:p w14:paraId="594317A6" w14:textId="1D7FE980" w:rsidR="00C92EBF" w:rsidRDefault="00C92EBF" w:rsidP="00C92EBF">
            <w:pPr>
              <w:pStyle w:val="TableField-Left"/>
              <w:rPr>
                <w:rFonts w:ascii="Calibri Light" w:hAnsi="Calibri Light" w:cs="Arial"/>
              </w:rPr>
            </w:pPr>
            <w:r>
              <w:rPr>
                <w:rFonts w:ascii="Calibri Light" w:hAnsi="Calibri Light" w:cs="Arial"/>
              </w:rPr>
              <w:t>Contract End</w:t>
            </w:r>
          </w:p>
        </w:tc>
        <w:tc>
          <w:tcPr>
            <w:tcW w:w="2214" w:type="dxa"/>
            <w:vAlign w:val="center"/>
          </w:tcPr>
          <w:p w14:paraId="7DEF25B3" w14:textId="2E3B2495" w:rsidR="00C92EBF" w:rsidRDefault="00C92EBF" w:rsidP="00C92EBF">
            <w:pPr>
              <w:pStyle w:val="TableField-Left"/>
              <w:rPr>
                <w:rFonts w:ascii="Calibri Light" w:hAnsi="Calibri Light" w:cs="Arial"/>
              </w:rPr>
            </w:pPr>
            <w:r>
              <w:rPr>
                <w:rFonts w:ascii="Calibri Light" w:hAnsi="Calibri Light" w:cs="Arial"/>
              </w:rPr>
              <w:t>Move Out Reversal</w:t>
            </w:r>
          </w:p>
        </w:tc>
      </w:tr>
      <w:tr w:rsidR="00C92EBF" w:rsidRPr="006B24F0" w14:paraId="07C586BA" w14:textId="77777777" w:rsidTr="03BCAD8B">
        <w:trPr>
          <w:cantSplit/>
          <w:trHeight w:val="432"/>
        </w:trPr>
        <w:tc>
          <w:tcPr>
            <w:tcW w:w="1147" w:type="dxa"/>
            <w:vAlign w:val="center"/>
          </w:tcPr>
          <w:p w14:paraId="68D90136" w14:textId="3FCE5487" w:rsidR="00C92EBF" w:rsidRDefault="00C92EBF" w:rsidP="00C92EBF">
            <w:pPr>
              <w:pStyle w:val="TableField-Center"/>
              <w:rPr>
                <w:rFonts w:ascii="Calibri Light" w:hAnsi="Calibri Light" w:cs="Arial"/>
              </w:rPr>
            </w:pPr>
            <w:r>
              <w:rPr>
                <w:rFonts w:ascii="Calibri Light" w:hAnsi="Calibri Light" w:cs="Arial"/>
              </w:rPr>
              <w:t>FO</w:t>
            </w:r>
          </w:p>
        </w:tc>
        <w:tc>
          <w:tcPr>
            <w:tcW w:w="3780" w:type="dxa"/>
            <w:vAlign w:val="center"/>
          </w:tcPr>
          <w:p w14:paraId="68107006" w14:textId="698D9967" w:rsidR="00C92EBF" w:rsidRDefault="00C92EBF" w:rsidP="00C92EBF">
            <w:pPr>
              <w:pStyle w:val="TableField-Left"/>
              <w:rPr>
                <w:rFonts w:ascii="Calibri Light" w:hAnsi="Calibri Light" w:cs="Arial"/>
              </w:rPr>
            </w:pPr>
            <w:r>
              <w:rPr>
                <w:rFonts w:ascii="Calibri Light" w:hAnsi="Calibri Light" w:cs="Arial"/>
              </w:rPr>
              <w:t>Handle Customer Move-In/Out</w:t>
            </w:r>
          </w:p>
        </w:tc>
        <w:tc>
          <w:tcPr>
            <w:tcW w:w="2471" w:type="dxa"/>
            <w:vAlign w:val="center"/>
          </w:tcPr>
          <w:p w14:paraId="59A6763D" w14:textId="2F37A265" w:rsidR="00C92EBF" w:rsidRDefault="00C92EBF" w:rsidP="00C92EBF">
            <w:pPr>
              <w:pStyle w:val="TableField-Left"/>
              <w:rPr>
                <w:rFonts w:ascii="Calibri Light" w:hAnsi="Calibri Light" w:cs="Arial"/>
              </w:rPr>
            </w:pPr>
            <w:r>
              <w:rPr>
                <w:rFonts w:ascii="Calibri Light" w:hAnsi="Calibri Light" w:cs="Arial"/>
              </w:rPr>
              <w:t>Contract End</w:t>
            </w:r>
          </w:p>
        </w:tc>
        <w:tc>
          <w:tcPr>
            <w:tcW w:w="2214" w:type="dxa"/>
            <w:vAlign w:val="center"/>
          </w:tcPr>
          <w:p w14:paraId="6212D6C1" w14:textId="1A8A5F78" w:rsidR="00C92EBF" w:rsidRDefault="00C92EBF" w:rsidP="00CB6E61">
            <w:pPr>
              <w:pStyle w:val="TableField-Left"/>
              <w:rPr>
                <w:rFonts w:ascii="Calibri Light" w:hAnsi="Calibri Light" w:cs="Arial"/>
              </w:rPr>
            </w:pPr>
            <w:r>
              <w:rPr>
                <w:rFonts w:ascii="Calibri Light" w:hAnsi="Calibri Light" w:cs="Arial"/>
              </w:rPr>
              <w:t>Transfer</w:t>
            </w:r>
          </w:p>
        </w:tc>
      </w:tr>
    </w:tbl>
    <w:p w14:paraId="08C00CFE" w14:textId="77777777" w:rsidR="00725269" w:rsidRPr="00725269" w:rsidRDefault="00725269" w:rsidP="00725269"/>
    <w:p w14:paraId="2199FB79" w14:textId="77777777" w:rsidR="00E0118B" w:rsidRPr="006B24F0" w:rsidRDefault="00E0118B" w:rsidP="001C2777">
      <w:pPr>
        <w:pStyle w:val="Heading2"/>
      </w:pPr>
      <w:bookmarkStart w:id="244" w:name="_Toc509409273"/>
      <w:bookmarkStart w:id="245" w:name="_Toc509475028"/>
      <w:bookmarkStart w:id="246" w:name="_Toc509481748"/>
      <w:bookmarkStart w:id="247" w:name="_Toc510117056"/>
      <w:r w:rsidRPr="006B24F0">
        <w:t>Process Flows</w:t>
      </w:r>
      <w:bookmarkEnd w:id="242"/>
      <w:bookmarkEnd w:id="243"/>
      <w:bookmarkEnd w:id="244"/>
      <w:bookmarkEnd w:id="245"/>
      <w:bookmarkEnd w:id="246"/>
      <w:bookmarkEnd w:id="247"/>
      <w:r w:rsidRPr="006B24F0">
        <w:t xml:space="preserve"> </w:t>
      </w:r>
    </w:p>
    <w:p w14:paraId="2B51099B" w14:textId="497D4AF2" w:rsidR="00E0118B" w:rsidRPr="006B24F0" w:rsidRDefault="00E0118B" w:rsidP="00E0118B">
      <w:pPr>
        <w:pStyle w:val="Heading2Text"/>
        <w:rPr>
          <w:rFonts w:ascii="Calibri Light" w:hAnsi="Calibri Light" w:cs="Arial"/>
        </w:rPr>
      </w:pPr>
      <w:r w:rsidRPr="006B24F0">
        <w:rPr>
          <w:rFonts w:ascii="Calibri Light" w:hAnsi="Calibri Light" w:cs="Arial"/>
        </w:rPr>
        <w:t xml:space="preserve">This BPD will cover </w:t>
      </w:r>
      <w:r w:rsidR="008B70F8">
        <w:rPr>
          <w:rFonts w:ascii="Calibri Light" w:hAnsi="Calibri Light" w:cs="Arial"/>
        </w:rPr>
        <w:t xml:space="preserve">four </w:t>
      </w:r>
      <w:r w:rsidRPr="006B24F0">
        <w:rPr>
          <w:rFonts w:ascii="Calibri Light" w:hAnsi="Calibri Light" w:cs="Arial"/>
        </w:rPr>
        <w:t xml:space="preserve">processes, including </w:t>
      </w:r>
      <w:r w:rsidR="008B70F8">
        <w:rPr>
          <w:rFonts w:ascii="Calibri Light" w:hAnsi="Calibri Light" w:cs="Arial"/>
        </w:rPr>
        <w:t xml:space="preserve">Create Move Out, Move </w:t>
      </w:r>
      <w:proofErr w:type="gramStart"/>
      <w:r w:rsidR="008B70F8">
        <w:rPr>
          <w:rFonts w:ascii="Calibri Light" w:hAnsi="Calibri Light" w:cs="Arial"/>
        </w:rPr>
        <w:t>Out</w:t>
      </w:r>
      <w:proofErr w:type="gramEnd"/>
      <w:r w:rsidR="008B70F8">
        <w:rPr>
          <w:rFonts w:ascii="Calibri Light" w:hAnsi="Calibri Light" w:cs="Arial"/>
        </w:rPr>
        <w:t xml:space="preserve"> Date Change, Move Out Reversal and Transfer</w:t>
      </w:r>
      <w:r w:rsidR="008B70F8" w:rsidRPr="006B24F0">
        <w:rPr>
          <w:rFonts w:ascii="Calibri Light" w:hAnsi="Calibri Light" w:cs="Arial"/>
        </w:rPr>
        <w:t xml:space="preserve"> processes</w:t>
      </w:r>
      <w:r w:rsidRPr="006B24F0">
        <w:rPr>
          <w:rFonts w:ascii="Calibri Light" w:hAnsi="Calibri Light" w:cs="Arial"/>
        </w:rPr>
        <w:t>.  Each subsection where the process is detailed will have a process flow diagram for that process and a table detailing the steps that are taken within that process</w:t>
      </w:r>
      <w:r w:rsidR="000F1011" w:rsidRPr="006B24F0">
        <w:rPr>
          <w:rFonts w:ascii="Calibri Light" w:hAnsi="Calibri Light" w:cs="Arial"/>
        </w:rPr>
        <w:t xml:space="preserve"> including processes handled outside of SAP.</w:t>
      </w:r>
    </w:p>
    <w:p w14:paraId="6A8F4A3C" w14:textId="77777777" w:rsidR="00A919CA" w:rsidRDefault="00A919CA" w:rsidP="00E0118B">
      <w:pPr>
        <w:pStyle w:val="Heading2TextBlueDescriptive"/>
        <w:rPr>
          <w:rFonts w:ascii="Calibri Light" w:hAnsi="Calibri Light" w:cs="Arial"/>
        </w:rPr>
      </w:pPr>
    </w:p>
    <w:p w14:paraId="5B972313" w14:textId="0B0C6BC2" w:rsidR="00A919CA" w:rsidRPr="006B24F0" w:rsidRDefault="00C779F5" w:rsidP="00A919CA">
      <w:pPr>
        <w:pStyle w:val="Heading3"/>
        <w:keepNext/>
        <w:numPr>
          <w:ilvl w:val="2"/>
          <w:numId w:val="6"/>
        </w:numPr>
        <w:tabs>
          <w:tab w:val="left" w:pos="1440"/>
        </w:tabs>
        <w:spacing w:before="120" w:after="120"/>
        <w:ind w:left="1440" w:hanging="900"/>
        <w:rPr>
          <w:rFonts w:ascii="Calibri Light" w:hAnsi="Calibri Light"/>
        </w:rPr>
      </w:pPr>
      <w:bookmarkStart w:id="248" w:name="_Toc509409274"/>
      <w:bookmarkStart w:id="249" w:name="_Toc509475029"/>
      <w:bookmarkStart w:id="250" w:name="_Toc509481749"/>
      <w:bookmarkStart w:id="251" w:name="_Toc510117057"/>
      <w:r>
        <w:rPr>
          <w:rFonts w:ascii="Calibri Light" w:hAnsi="Calibri Light"/>
        </w:rPr>
        <w:t xml:space="preserve">Create </w:t>
      </w:r>
      <w:r w:rsidR="0084677D">
        <w:rPr>
          <w:rFonts w:ascii="Calibri Light" w:hAnsi="Calibri Light"/>
        </w:rPr>
        <w:t>Move Out</w:t>
      </w:r>
      <w:bookmarkEnd w:id="248"/>
      <w:bookmarkEnd w:id="249"/>
      <w:bookmarkEnd w:id="250"/>
      <w:bookmarkEnd w:id="251"/>
    </w:p>
    <w:p w14:paraId="50296AA4" w14:textId="768E9643" w:rsidR="00A919CA" w:rsidRPr="006B24F0" w:rsidRDefault="0084677D" w:rsidP="00A919CA">
      <w:pPr>
        <w:pStyle w:val="Heading3Text"/>
        <w:rPr>
          <w:rFonts w:ascii="Calibri Light" w:hAnsi="Calibri Light"/>
        </w:rPr>
      </w:pPr>
      <w:r>
        <w:rPr>
          <w:rFonts w:ascii="Calibri Light" w:hAnsi="Calibri Light"/>
        </w:rPr>
        <w:t xml:space="preserve">This process flow describes the process of </w:t>
      </w:r>
      <w:r w:rsidR="00C779F5">
        <w:rPr>
          <w:rFonts w:ascii="Calibri Light" w:hAnsi="Calibri Light"/>
        </w:rPr>
        <w:t xml:space="preserve">create </w:t>
      </w:r>
      <w:r>
        <w:rPr>
          <w:rFonts w:ascii="Calibri Light" w:hAnsi="Calibri Light"/>
        </w:rPr>
        <w:t>Move Out.</w:t>
      </w:r>
    </w:p>
    <w:p w14:paraId="5FECEE24" w14:textId="77777777" w:rsidR="00A919CA" w:rsidRPr="006B24F0" w:rsidRDefault="00A919CA" w:rsidP="00A919CA">
      <w:pPr>
        <w:pStyle w:val="Heading4"/>
        <w:rPr>
          <w:rFonts w:ascii="Calibri Light" w:hAnsi="Calibri Light" w:cs="Arial"/>
        </w:rPr>
      </w:pPr>
      <w:r w:rsidRPr="006B24F0">
        <w:rPr>
          <w:rFonts w:ascii="Calibri Light" w:hAnsi="Calibri Light" w:cs="Arial"/>
        </w:rPr>
        <w:t xml:space="preserve">Process Flow Diagram </w:t>
      </w:r>
    </w:p>
    <w:p w14:paraId="1F78CFBE" w14:textId="78359475" w:rsidR="00A919CA" w:rsidRPr="006B24F0" w:rsidRDefault="00A919CA" w:rsidP="00A919CA">
      <w:pPr>
        <w:rPr>
          <w:rFonts w:ascii="Calibri Light" w:hAnsi="Calibri Light"/>
        </w:rPr>
      </w:pPr>
    </w:p>
    <w:p w14:paraId="78C67EBE" w14:textId="0B3C3B5D" w:rsidR="00A919CA" w:rsidRPr="006B24F0" w:rsidRDefault="002B2AD0" w:rsidP="00A919CA">
      <w:pPr>
        <w:rPr>
          <w:rFonts w:ascii="Calibri Light" w:hAnsi="Calibri Light" w:cs="Arial"/>
        </w:rPr>
      </w:pPr>
      <w:r>
        <w:object w:dxaOrig="16510" w:dyaOrig="17980" w14:anchorId="36DDD1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45pt;height:509pt" o:ole="">
            <v:imagedata r:id="rId84" o:title=""/>
          </v:shape>
          <o:OLEObject Type="Embed" ProgID="Visio.Drawing.15" ShapeID="_x0000_i1025" DrawAspect="Content" ObjectID="_1590053752" r:id="rId85"/>
        </w:object>
      </w:r>
    </w:p>
    <w:p w14:paraId="71F92D3E" w14:textId="77777777" w:rsidR="00A919CA" w:rsidRPr="006B24F0" w:rsidRDefault="00A919CA" w:rsidP="00A919CA">
      <w:pPr>
        <w:pStyle w:val="Heading4"/>
        <w:rPr>
          <w:rFonts w:ascii="Calibri Light" w:hAnsi="Calibri Light" w:cs="Arial"/>
        </w:rPr>
      </w:pPr>
      <w:r w:rsidRPr="006B24F0">
        <w:rPr>
          <w:rFonts w:ascii="Calibri Light" w:hAnsi="Calibri Light" w:cs="Arial"/>
        </w:rPr>
        <w:t>Process Flow Steps</w:t>
      </w:r>
    </w:p>
    <w:p w14:paraId="7F4984DA" w14:textId="77777777" w:rsidR="00A919CA" w:rsidRPr="006B24F0" w:rsidRDefault="00A919CA" w:rsidP="00A919CA">
      <w:pPr>
        <w:rPr>
          <w:rFonts w:ascii="Calibri Light" w:hAnsi="Calibri Light"/>
        </w:rPr>
      </w:pPr>
    </w:p>
    <w:tbl>
      <w:tblPr>
        <w:tblW w:w="933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791"/>
        <w:gridCol w:w="4112"/>
        <w:gridCol w:w="1446"/>
        <w:gridCol w:w="1650"/>
        <w:gridCol w:w="1338"/>
        <w:tblGridChange w:id="252">
          <w:tblGrid>
            <w:gridCol w:w="791"/>
            <w:gridCol w:w="26"/>
            <w:gridCol w:w="8"/>
            <w:gridCol w:w="4078"/>
            <w:gridCol w:w="336"/>
            <w:gridCol w:w="103"/>
            <w:gridCol w:w="1007"/>
            <w:gridCol w:w="396"/>
            <w:gridCol w:w="121"/>
            <w:gridCol w:w="1122"/>
            <w:gridCol w:w="3"/>
            <w:gridCol w:w="8"/>
            <w:gridCol w:w="1338"/>
          </w:tblGrid>
        </w:tblGridChange>
      </w:tblGrid>
      <w:tr w:rsidR="00532EA6" w:rsidRPr="006B24F0" w14:paraId="50905A0F" w14:textId="4C530037" w:rsidTr="002B2AD0">
        <w:trPr>
          <w:cantSplit/>
          <w:trHeight w:val="432"/>
          <w:tblHeader/>
        </w:trPr>
        <w:tc>
          <w:tcPr>
            <w:tcW w:w="791" w:type="dxa"/>
            <w:tcBorders>
              <w:top w:val="threeDEmboss" w:sz="6" w:space="0" w:color="auto"/>
              <w:bottom w:val="threeDEmboss" w:sz="6" w:space="0" w:color="auto"/>
            </w:tcBorders>
            <w:shd w:val="clear" w:color="auto" w:fill="F9FBAF"/>
            <w:vAlign w:val="center"/>
          </w:tcPr>
          <w:p w14:paraId="427A9D99" w14:textId="77777777" w:rsidR="00532EA6" w:rsidRPr="006B24F0" w:rsidRDefault="00532EA6" w:rsidP="005B51A0">
            <w:pPr>
              <w:pStyle w:val="TableHeader-Center"/>
              <w:rPr>
                <w:rFonts w:ascii="Calibri Light" w:hAnsi="Calibri Light" w:cs="Arial"/>
              </w:rPr>
            </w:pPr>
            <w:r w:rsidRPr="006B24F0">
              <w:rPr>
                <w:rFonts w:ascii="Calibri Light" w:hAnsi="Calibri Light" w:cs="Arial"/>
              </w:rPr>
              <w:lastRenderedPageBreak/>
              <w:t>Step</w:t>
            </w:r>
          </w:p>
        </w:tc>
        <w:tc>
          <w:tcPr>
            <w:tcW w:w="4112" w:type="dxa"/>
            <w:tcBorders>
              <w:top w:val="threeDEmboss" w:sz="6" w:space="0" w:color="auto"/>
              <w:bottom w:val="threeDEmboss" w:sz="6" w:space="0" w:color="auto"/>
            </w:tcBorders>
            <w:shd w:val="clear" w:color="auto" w:fill="F9FBAF"/>
            <w:vAlign w:val="center"/>
          </w:tcPr>
          <w:p w14:paraId="74FCE0E7" w14:textId="77777777" w:rsidR="00532EA6" w:rsidRPr="006B24F0" w:rsidRDefault="00532EA6" w:rsidP="005B51A0">
            <w:pPr>
              <w:pStyle w:val="TableHeader-Left"/>
              <w:rPr>
                <w:rFonts w:ascii="Calibri Light" w:hAnsi="Calibri Light" w:cs="Arial"/>
              </w:rPr>
            </w:pPr>
            <w:r w:rsidRPr="006B24F0">
              <w:rPr>
                <w:rFonts w:ascii="Calibri Light" w:hAnsi="Calibri Light" w:cs="Arial"/>
              </w:rPr>
              <w:t>Description of Step</w:t>
            </w:r>
          </w:p>
        </w:tc>
        <w:tc>
          <w:tcPr>
            <w:tcW w:w="1446" w:type="dxa"/>
            <w:tcBorders>
              <w:top w:val="threeDEmboss" w:sz="6" w:space="0" w:color="auto"/>
              <w:bottom w:val="threeDEmboss" w:sz="6" w:space="0" w:color="auto"/>
            </w:tcBorders>
            <w:shd w:val="clear" w:color="auto" w:fill="F9FBAF"/>
            <w:vAlign w:val="center"/>
          </w:tcPr>
          <w:p w14:paraId="244CF475" w14:textId="77777777" w:rsidR="00532EA6" w:rsidRPr="006B24F0" w:rsidRDefault="00532EA6" w:rsidP="005B51A0">
            <w:pPr>
              <w:pStyle w:val="TableHeader-Left"/>
              <w:rPr>
                <w:rFonts w:ascii="Calibri Light" w:hAnsi="Calibri Light" w:cs="Arial"/>
              </w:rPr>
            </w:pPr>
            <w:r>
              <w:rPr>
                <w:rFonts w:ascii="Calibri Light" w:hAnsi="Calibri Light" w:cs="Arial"/>
              </w:rPr>
              <w:t>C4C</w:t>
            </w:r>
            <w:r w:rsidRPr="006B24F0">
              <w:rPr>
                <w:rFonts w:ascii="Calibri Light" w:hAnsi="Calibri Light" w:cs="Arial"/>
              </w:rPr>
              <w:t xml:space="preserve"> / T-Code</w:t>
            </w:r>
          </w:p>
        </w:tc>
        <w:tc>
          <w:tcPr>
            <w:tcW w:w="1650" w:type="dxa"/>
            <w:tcBorders>
              <w:top w:val="threeDEmboss" w:sz="6" w:space="0" w:color="auto"/>
              <w:bottom w:val="threeDEmboss" w:sz="6" w:space="0" w:color="auto"/>
            </w:tcBorders>
            <w:shd w:val="clear" w:color="auto" w:fill="F9FBAF"/>
            <w:vAlign w:val="center"/>
          </w:tcPr>
          <w:p w14:paraId="374AEDC4" w14:textId="77777777" w:rsidR="00532EA6" w:rsidRPr="006B24F0" w:rsidRDefault="00532EA6" w:rsidP="005B51A0">
            <w:pPr>
              <w:pStyle w:val="TableHeader-Left"/>
              <w:rPr>
                <w:rFonts w:ascii="Calibri Light" w:hAnsi="Calibri Light" w:cs="Arial"/>
              </w:rPr>
            </w:pPr>
            <w:r w:rsidRPr="006B24F0">
              <w:rPr>
                <w:rFonts w:ascii="Calibri Light" w:hAnsi="Calibri Light" w:cs="Arial"/>
              </w:rPr>
              <w:t>Role(s)</w:t>
            </w:r>
          </w:p>
        </w:tc>
        <w:tc>
          <w:tcPr>
            <w:tcW w:w="1338" w:type="dxa"/>
            <w:tcBorders>
              <w:top w:val="threeDEmboss" w:sz="6" w:space="0" w:color="auto"/>
              <w:bottom w:val="threeDEmboss" w:sz="6" w:space="0" w:color="auto"/>
            </w:tcBorders>
            <w:shd w:val="clear" w:color="auto" w:fill="F9FBAF"/>
          </w:tcPr>
          <w:p w14:paraId="2BD51407" w14:textId="77777777" w:rsidR="00532EA6" w:rsidRDefault="00532EA6" w:rsidP="00532EA6">
            <w:pPr>
              <w:pStyle w:val="TableHeader-Left"/>
              <w:rPr>
                <w:ins w:id="253" w:author="Tuan Yap" w:date="2018-05-03T11:16:00Z"/>
                <w:rFonts w:ascii="Calibri Light" w:hAnsi="Calibri Light" w:cs="Arial"/>
                <w:szCs w:val="20"/>
              </w:rPr>
            </w:pPr>
            <w:ins w:id="254" w:author="Tuan Yap" w:date="2018-05-03T11:16:00Z">
              <w:r>
                <w:rPr>
                  <w:rFonts w:ascii="Calibri Light" w:hAnsi="Calibri Light" w:cs="Arial"/>
                  <w:szCs w:val="20"/>
                </w:rPr>
                <w:t>If step is relevant for a Control, add Requirement</w:t>
              </w:r>
            </w:ins>
          </w:p>
          <w:p w14:paraId="273C11AD" w14:textId="286E1DDF" w:rsidR="00532EA6" w:rsidRPr="006B24F0" w:rsidRDefault="00532EA6" w:rsidP="00532EA6">
            <w:pPr>
              <w:pStyle w:val="TableHeader-Left"/>
              <w:rPr>
                <w:ins w:id="255" w:author="Tuan Yap" w:date="2018-05-03T11:15:00Z"/>
                <w:rFonts w:ascii="Calibri Light" w:hAnsi="Calibri Light" w:cs="Arial"/>
              </w:rPr>
            </w:pPr>
            <w:ins w:id="256" w:author="Tuan Yap" w:date="2018-05-03T11:16:00Z">
              <w:r>
                <w:rPr>
                  <w:rFonts w:ascii="Calibri Light" w:hAnsi="Calibri Light" w:cs="Arial"/>
                  <w:szCs w:val="20"/>
                </w:rPr>
                <w:t>ID</w:t>
              </w:r>
            </w:ins>
          </w:p>
        </w:tc>
      </w:tr>
      <w:tr w:rsidR="00532EA6" w:rsidRPr="006B24F0" w14:paraId="5BB39601" w14:textId="467EEF91" w:rsidTr="002B2AD0">
        <w:trPr>
          <w:cantSplit/>
          <w:trHeight w:val="432"/>
        </w:trPr>
        <w:tc>
          <w:tcPr>
            <w:tcW w:w="791" w:type="dxa"/>
            <w:vAlign w:val="center"/>
          </w:tcPr>
          <w:p w14:paraId="21F74BD9" w14:textId="615CA366" w:rsidR="00532EA6" w:rsidRPr="006B24F0" w:rsidRDefault="00532EA6" w:rsidP="008B70F8">
            <w:pPr>
              <w:pStyle w:val="TableField-Center"/>
              <w:rPr>
                <w:rFonts w:ascii="Calibri Light" w:hAnsi="Calibri Light" w:cs="Arial"/>
              </w:rPr>
            </w:pPr>
            <w:r>
              <w:rPr>
                <w:rFonts w:ascii="Calibri Light" w:hAnsi="Calibri Light" w:cs="Arial"/>
              </w:rPr>
              <w:t>10</w:t>
            </w:r>
          </w:p>
        </w:tc>
        <w:tc>
          <w:tcPr>
            <w:tcW w:w="4112" w:type="dxa"/>
            <w:vAlign w:val="center"/>
          </w:tcPr>
          <w:p w14:paraId="39F57638" w14:textId="77777777" w:rsidR="00532EA6" w:rsidRPr="003A6DCB" w:rsidRDefault="00532EA6" w:rsidP="5C9EE791">
            <w:pPr>
              <w:pStyle w:val="TableField-Left"/>
              <w:rPr>
                <w:rFonts w:ascii="Calibri Light" w:hAnsi="Calibri Light" w:cs="Arial"/>
                <w:b/>
                <w:bCs/>
              </w:rPr>
            </w:pPr>
            <w:r w:rsidRPr="5C9EE791">
              <w:rPr>
                <w:rFonts w:ascii="Calibri Light" w:hAnsi="Calibri Light" w:cs="Arial"/>
                <w:b/>
                <w:bCs/>
              </w:rPr>
              <w:t>Customer contacts SCE via phone</w:t>
            </w:r>
          </w:p>
          <w:p w14:paraId="18C506FB" w14:textId="04BEEC48" w:rsidR="00532EA6" w:rsidRDefault="00532EA6" w:rsidP="008B70F8">
            <w:pPr>
              <w:pStyle w:val="TableField-Left"/>
              <w:rPr>
                <w:rFonts w:ascii="Calibri Light" w:hAnsi="Calibri Light" w:cs="Arial"/>
              </w:rPr>
            </w:pPr>
            <w:r>
              <w:rPr>
                <w:rFonts w:ascii="Calibri Light" w:hAnsi="Calibri Light" w:cs="Arial"/>
              </w:rPr>
              <w:t>BP calls CCC or BCD to request for Move Out.</w:t>
            </w:r>
          </w:p>
          <w:p w14:paraId="27259415" w14:textId="77777777" w:rsidR="00532EA6" w:rsidRPr="006B24F0" w:rsidRDefault="00532EA6" w:rsidP="008B70F8">
            <w:pPr>
              <w:pStyle w:val="TableField-Left"/>
              <w:rPr>
                <w:rFonts w:ascii="Calibri Light" w:hAnsi="Calibri Light" w:cs="Arial"/>
              </w:rPr>
            </w:pPr>
          </w:p>
        </w:tc>
        <w:tc>
          <w:tcPr>
            <w:tcW w:w="1446" w:type="dxa"/>
            <w:vAlign w:val="center"/>
          </w:tcPr>
          <w:p w14:paraId="67AEB1B5" w14:textId="59A98D58" w:rsidR="00532EA6" w:rsidRPr="006B24F0" w:rsidRDefault="00532EA6" w:rsidP="008B70F8">
            <w:pPr>
              <w:pStyle w:val="TableField-Left"/>
              <w:rPr>
                <w:rFonts w:ascii="Calibri Light" w:hAnsi="Calibri Light" w:cs="Arial"/>
              </w:rPr>
            </w:pPr>
            <w:r>
              <w:rPr>
                <w:rFonts w:ascii="Calibri Light" w:hAnsi="Calibri Light" w:cs="Arial"/>
              </w:rPr>
              <w:t>N/A</w:t>
            </w:r>
          </w:p>
        </w:tc>
        <w:tc>
          <w:tcPr>
            <w:tcW w:w="1650" w:type="dxa"/>
            <w:vAlign w:val="center"/>
          </w:tcPr>
          <w:p w14:paraId="33E462EB" w14:textId="58A051B8" w:rsidR="00532EA6" w:rsidRPr="006B24F0" w:rsidRDefault="00532EA6" w:rsidP="008B70F8">
            <w:pPr>
              <w:pStyle w:val="TableField-Left"/>
              <w:rPr>
                <w:rFonts w:ascii="Calibri Light" w:hAnsi="Calibri Light" w:cs="Arial"/>
              </w:rPr>
            </w:pPr>
            <w:r>
              <w:rPr>
                <w:rFonts w:ascii="Calibri Light" w:hAnsi="Calibri Light" w:cs="Arial"/>
              </w:rPr>
              <w:t>N/A</w:t>
            </w:r>
          </w:p>
        </w:tc>
        <w:tc>
          <w:tcPr>
            <w:tcW w:w="1338" w:type="dxa"/>
          </w:tcPr>
          <w:p w14:paraId="0EB95FBA" w14:textId="77777777" w:rsidR="00532EA6" w:rsidRDefault="00532EA6" w:rsidP="008B70F8">
            <w:pPr>
              <w:pStyle w:val="TableField-Left"/>
              <w:rPr>
                <w:ins w:id="257" w:author="Tuan Yap" w:date="2018-05-03T11:15:00Z"/>
                <w:rFonts w:ascii="Calibri Light" w:hAnsi="Calibri Light" w:cs="Arial"/>
              </w:rPr>
            </w:pPr>
          </w:p>
        </w:tc>
      </w:tr>
      <w:tr w:rsidR="00532EA6" w:rsidRPr="006B24F0" w14:paraId="40152779" w14:textId="789A1212" w:rsidTr="002B2AD0">
        <w:trPr>
          <w:cantSplit/>
          <w:trHeight w:val="432"/>
        </w:trPr>
        <w:tc>
          <w:tcPr>
            <w:tcW w:w="791" w:type="dxa"/>
            <w:vAlign w:val="center"/>
          </w:tcPr>
          <w:p w14:paraId="138E8CE4" w14:textId="196BD723" w:rsidR="00532EA6" w:rsidRPr="006B24F0" w:rsidRDefault="00532EA6" w:rsidP="008B70F8">
            <w:pPr>
              <w:pStyle w:val="TableField-Center"/>
              <w:rPr>
                <w:rFonts w:ascii="Calibri Light" w:hAnsi="Calibri Light" w:cs="Arial"/>
              </w:rPr>
            </w:pPr>
            <w:r>
              <w:rPr>
                <w:rFonts w:ascii="Calibri Light" w:hAnsi="Calibri Light" w:cs="Arial"/>
              </w:rPr>
              <w:t>20</w:t>
            </w:r>
          </w:p>
        </w:tc>
        <w:tc>
          <w:tcPr>
            <w:tcW w:w="4112" w:type="dxa"/>
            <w:vAlign w:val="center"/>
          </w:tcPr>
          <w:p w14:paraId="4CA433F2" w14:textId="212EC8DB" w:rsidR="00532EA6" w:rsidRDefault="00532EA6" w:rsidP="006923B6">
            <w:pPr>
              <w:pStyle w:val="TableField-Left"/>
              <w:rPr>
                <w:rFonts w:ascii="Calibri Light" w:hAnsi="Calibri Light" w:cs="Arial"/>
                <w:b/>
                <w:bCs/>
              </w:rPr>
            </w:pPr>
            <w:r>
              <w:rPr>
                <w:rFonts w:ascii="Calibri Light" w:hAnsi="Calibri Light" w:cs="Arial"/>
                <w:b/>
                <w:bCs/>
              </w:rPr>
              <w:t xml:space="preserve"> Authenticate BP</w:t>
            </w:r>
          </w:p>
          <w:p w14:paraId="52699F95" w14:textId="77777777" w:rsidR="00532EA6" w:rsidRDefault="00532EA6" w:rsidP="03BCAD8B">
            <w:pPr>
              <w:pStyle w:val="TableField-Left"/>
              <w:rPr>
                <w:rFonts w:ascii="Calibri Light" w:hAnsi="Calibri Light" w:cs="Arial"/>
              </w:rPr>
            </w:pPr>
            <w:r w:rsidRPr="03BCAD8B">
              <w:rPr>
                <w:rFonts w:ascii="Calibri Light" w:hAnsi="Calibri Light" w:cs="Arial"/>
              </w:rPr>
              <w:t>Validate Requestor is authorized to request Move out Date Change</w:t>
            </w:r>
          </w:p>
          <w:p w14:paraId="5EBFC937" w14:textId="77777777" w:rsidR="00532EA6" w:rsidRPr="006B24F0" w:rsidRDefault="00532EA6" w:rsidP="006923B6">
            <w:pPr>
              <w:pStyle w:val="TableField-Left"/>
              <w:rPr>
                <w:rFonts w:ascii="Calibri Light" w:hAnsi="Calibri Light" w:cs="Arial"/>
              </w:rPr>
            </w:pPr>
          </w:p>
        </w:tc>
        <w:tc>
          <w:tcPr>
            <w:tcW w:w="1446" w:type="dxa"/>
            <w:vAlign w:val="center"/>
          </w:tcPr>
          <w:p w14:paraId="7E971A45" w14:textId="46738D20" w:rsidR="00532EA6" w:rsidRPr="006B24F0" w:rsidRDefault="00532EA6" w:rsidP="008B70F8">
            <w:pPr>
              <w:pStyle w:val="TableField-Left"/>
              <w:rPr>
                <w:rFonts w:ascii="Calibri Light" w:hAnsi="Calibri Light" w:cs="Arial"/>
              </w:rPr>
            </w:pPr>
            <w:r>
              <w:rPr>
                <w:rFonts w:ascii="Calibri Light" w:hAnsi="Calibri Light" w:cs="Arial"/>
              </w:rPr>
              <w:t>Hybris C4C</w:t>
            </w:r>
          </w:p>
        </w:tc>
        <w:tc>
          <w:tcPr>
            <w:tcW w:w="1650" w:type="dxa"/>
            <w:vAlign w:val="center"/>
          </w:tcPr>
          <w:p w14:paraId="05D7BA5D" w14:textId="1B48444B" w:rsidR="00532EA6" w:rsidRPr="006B24F0" w:rsidRDefault="00532EA6" w:rsidP="008B70F8">
            <w:pPr>
              <w:pStyle w:val="TableField-Left"/>
              <w:rPr>
                <w:rFonts w:ascii="Calibri Light" w:hAnsi="Calibri Light" w:cs="Arial"/>
              </w:rPr>
            </w:pPr>
            <w:del w:id="258" w:author="Tuan Yap" w:date="2018-05-03T11:32:00Z">
              <w:r w:rsidDel="006A4D7D">
                <w:rPr>
                  <w:rFonts w:ascii="Calibri Light" w:hAnsi="Calibri Light" w:cs="Arial"/>
                </w:rPr>
                <w:delText>Front Office User</w:delText>
              </w:r>
            </w:del>
            <w:ins w:id="259" w:author="Tuan Yap" w:date="2018-05-03T11:32:00Z">
              <w:r w:rsidR="006A4D7D">
                <w:rPr>
                  <w:rFonts w:ascii="Calibri Light" w:hAnsi="Calibri Light" w:cs="Arial"/>
                </w:rPr>
                <w:t>Create Move Out</w:t>
              </w:r>
            </w:ins>
          </w:p>
        </w:tc>
        <w:tc>
          <w:tcPr>
            <w:tcW w:w="1338" w:type="dxa"/>
          </w:tcPr>
          <w:p w14:paraId="49B442E3" w14:textId="285F9B5C" w:rsidR="00532EA6" w:rsidRDefault="00532EA6" w:rsidP="008B70F8">
            <w:pPr>
              <w:pStyle w:val="TableField-Left"/>
              <w:rPr>
                <w:ins w:id="260" w:author="Tuan Yap" w:date="2018-05-03T11:15:00Z"/>
                <w:rFonts w:ascii="Calibri Light" w:hAnsi="Calibri Light" w:cs="Arial"/>
              </w:rPr>
            </w:pPr>
            <w:ins w:id="261" w:author="Tuan Yap" w:date="2018-05-03T11:17:00Z">
              <w:r>
                <w:rPr>
                  <w:rFonts w:ascii="Calibri Light" w:hAnsi="Calibri Light" w:cs="Arial"/>
                </w:rPr>
                <w:t>Control identified</w:t>
              </w:r>
            </w:ins>
          </w:p>
        </w:tc>
      </w:tr>
      <w:tr w:rsidR="006A4D7D" w:rsidRPr="006B24F0" w14:paraId="285337E6" w14:textId="2376CC2B" w:rsidTr="002B2AD0">
        <w:tblPrEx>
          <w:tblW w:w="933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262" w:author="Tuan Yap" w:date="2018-05-03T11:32:00Z">
            <w:tblPrEx>
              <w:tblW w:w="933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263" w:author="Tuan Yap" w:date="2018-05-03T11:32:00Z">
            <w:trPr>
              <w:cantSplit/>
              <w:trHeight w:val="432"/>
            </w:trPr>
          </w:trPrChange>
        </w:trPr>
        <w:tc>
          <w:tcPr>
            <w:tcW w:w="791" w:type="dxa"/>
            <w:vAlign w:val="center"/>
            <w:tcPrChange w:id="264" w:author="Tuan Yap" w:date="2018-05-03T11:32:00Z">
              <w:tcPr>
                <w:tcW w:w="828" w:type="dxa"/>
                <w:gridSpan w:val="3"/>
                <w:vAlign w:val="center"/>
              </w:tcPr>
            </w:tcPrChange>
          </w:tcPr>
          <w:p w14:paraId="0D9AE818" w14:textId="4AD7829C" w:rsidR="006A4D7D" w:rsidRDefault="006A4D7D" w:rsidP="006A4D7D">
            <w:pPr>
              <w:pStyle w:val="TableField-Center"/>
              <w:rPr>
                <w:rFonts w:ascii="Calibri Light" w:hAnsi="Calibri Light" w:cs="Arial"/>
              </w:rPr>
            </w:pPr>
            <w:r>
              <w:rPr>
                <w:rFonts w:ascii="Calibri Light" w:hAnsi="Calibri Light" w:cs="Arial"/>
              </w:rPr>
              <w:t>30</w:t>
            </w:r>
          </w:p>
        </w:tc>
        <w:tc>
          <w:tcPr>
            <w:tcW w:w="4112" w:type="dxa"/>
            <w:vAlign w:val="center"/>
            <w:tcPrChange w:id="265" w:author="Tuan Yap" w:date="2018-05-03T11:32:00Z">
              <w:tcPr>
                <w:tcW w:w="4549" w:type="dxa"/>
                <w:gridSpan w:val="3"/>
                <w:vAlign w:val="center"/>
              </w:tcPr>
            </w:tcPrChange>
          </w:tcPr>
          <w:p w14:paraId="1FB1797E" w14:textId="1CE6D120" w:rsidR="006A4D7D" w:rsidRDefault="006A4D7D" w:rsidP="006A4D7D">
            <w:pPr>
              <w:pStyle w:val="TableField-Left"/>
              <w:rPr>
                <w:rFonts w:ascii="Calibri Light" w:hAnsi="Calibri Light" w:cs="Arial"/>
                <w:b/>
                <w:bCs/>
              </w:rPr>
            </w:pPr>
            <w:r w:rsidRPr="5C9EE791">
              <w:rPr>
                <w:rFonts w:ascii="Calibri Light" w:hAnsi="Calibri Light" w:cs="Arial"/>
                <w:b/>
                <w:bCs/>
              </w:rPr>
              <w:t>Exceeds number of transaction?</w:t>
            </w:r>
          </w:p>
          <w:p w14:paraId="768E8FF1" w14:textId="614630A1" w:rsidR="006A4D7D" w:rsidRDefault="006A4D7D" w:rsidP="006A4D7D">
            <w:pPr>
              <w:pStyle w:val="TableField-Left"/>
              <w:rPr>
                <w:rFonts w:ascii="Calibri Light" w:hAnsi="Calibri Light" w:cs="Arial"/>
              </w:rPr>
            </w:pPr>
            <w:r>
              <w:rPr>
                <w:rFonts w:ascii="Calibri Light" w:hAnsi="Calibri Light" w:cs="Arial"/>
              </w:rPr>
              <w:t>If number of Move Out to be executed exceeds the number defined by SCE, go to step 40. Otherwise, go to step 50.</w:t>
            </w:r>
          </w:p>
          <w:p w14:paraId="0AC69CD1" w14:textId="77777777" w:rsidR="006A4D7D" w:rsidRDefault="006A4D7D" w:rsidP="006A4D7D">
            <w:pPr>
              <w:pStyle w:val="TableField-Left"/>
              <w:rPr>
                <w:rFonts w:ascii="Calibri Light" w:hAnsi="Calibri Light" w:cs="Arial"/>
                <w:b/>
              </w:rPr>
            </w:pPr>
          </w:p>
        </w:tc>
        <w:tc>
          <w:tcPr>
            <w:tcW w:w="1446" w:type="dxa"/>
            <w:vAlign w:val="center"/>
            <w:tcPrChange w:id="266" w:author="Tuan Yap" w:date="2018-05-03T11:32:00Z">
              <w:tcPr>
                <w:tcW w:w="1530" w:type="dxa"/>
                <w:gridSpan w:val="3"/>
                <w:vAlign w:val="center"/>
              </w:tcPr>
            </w:tcPrChange>
          </w:tcPr>
          <w:p w14:paraId="007AA4F8" w14:textId="56350118" w:rsidR="006A4D7D" w:rsidRDefault="006A4D7D" w:rsidP="006A4D7D">
            <w:pPr>
              <w:pStyle w:val="TableField-Left"/>
              <w:rPr>
                <w:rFonts w:ascii="Calibri Light" w:hAnsi="Calibri Light" w:cs="Arial"/>
              </w:rPr>
            </w:pPr>
            <w:r>
              <w:rPr>
                <w:rFonts w:ascii="Calibri Light" w:hAnsi="Calibri Light" w:cs="Arial"/>
              </w:rPr>
              <w:t>N/A</w:t>
            </w:r>
          </w:p>
        </w:tc>
        <w:tc>
          <w:tcPr>
            <w:tcW w:w="1650" w:type="dxa"/>
            <w:tcPrChange w:id="267" w:author="Tuan Yap" w:date="2018-05-03T11:32:00Z">
              <w:tcPr>
                <w:tcW w:w="1080" w:type="dxa"/>
                <w:vAlign w:val="center"/>
              </w:tcPr>
            </w:tcPrChange>
          </w:tcPr>
          <w:p w14:paraId="7C17638E" w14:textId="460BDB93" w:rsidR="006A4D7D" w:rsidRDefault="006A4D7D" w:rsidP="006A4D7D">
            <w:pPr>
              <w:pStyle w:val="TableField-Left"/>
              <w:rPr>
                <w:rFonts w:ascii="Calibri Light" w:hAnsi="Calibri Light" w:cs="Arial"/>
              </w:rPr>
            </w:pPr>
            <w:ins w:id="268" w:author="Tuan Yap" w:date="2018-05-03T11:32:00Z">
              <w:r w:rsidRPr="00DB018F">
                <w:rPr>
                  <w:rFonts w:ascii="Calibri Light" w:hAnsi="Calibri Light" w:cs="Arial"/>
                </w:rPr>
                <w:t>Create Move Out</w:t>
              </w:r>
            </w:ins>
            <w:del w:id="269" w:author="Tuan Yap" w:date="2018-05-03T11:32:00Z">
              <w:r w:rsidDel="00114217">
                <w:rPr>
                  <w:rFonts w:ascii="Calibri Light" w:hAnsi="Calibri Light" w:cs="Arial"/>
                </w:rPr>
                <w:delText>CCC/BCD</w:delText>
              </w:r>
            </w:del>
          </w:p>
        </w:tc>
        <w:tc>
          <w:tcPr>
            <w:tcW w:w="1338" w:type="dxa"/>
            <w:tcPrChange w:id="270" w:author="Tuan Yap" w:date="2018-05-03T11:32:00Z">
              <w:tcPr>
                <w:tcW w:w="1350" w:type="dxa"/>
                <w:gridSpan w:val="3"/>
              </w:tcPr>
            </w:tcPrChange>
          </w:tcPr>
          <w:p w14:paraId="1F834EF6" w14:textId="77777777" w:rsidR="006A4D7D" w:rsidRDefault="006A4D7D" w:rsidP="006A4D7D">
            <w:pPr>
              <w:pStyle w:val="TableField-Left"/>
              <w:rPr>
                <w:ins w:id="271" w:author="Tuan Yap" w:date="2018-05-03T11:15:00Z"/>
                <w:rFonts w:ascii="Calibri Light" w:hAnsi="Calibri Light" w:cs="Arial"/>
              </w:rPr>
            </w:pPr>
          </w:p>
        </w:tc>
      </w:tr>
      <w:tr w:rsidR="006A4D7D" w:rsidRPr="006B24F0" w14:paraId="1D58405A" w14:textId="0B78F5D5" w:rsidTr="002B2AD0">
        <w:tblPrEx>
          <w:tblW w:w="933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272" w:author="Tuan Yap" w:date="2018-05-03T11:32:00Z">
            <w:tblPrEx>
              <w:tblW w:w="933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273" w:author="Tuan Yap" w:date="2018-05-03T11:32:00Z">
            <w:trPr>
              <w:cantSplit/>
              <w:trHeight w:val="432"/>
            </w:trPr>
          </w:trPrChange>
        </w:trPr>
        <w:tc>
          <w:tcPr>
            <w:tcW w:w="791" w:type="dxa"/>
            <w:vAlign w:val="center"/>
            <w:tcPrChange w:id="274" w:author="Tuan Yap" w:date="2018-05-03T11:32:00Z">
              <w:tcPr>
                <w:tcW w:w="828" w:type="dxa"/>
                <w:gridSpan w:val="3"/>
                <w:vAlign w:val="center"/>
              </w:tcPr>
            </w:tcPrChange>
          </w:tcPr>
          <w:p w14:paraId="088A0539" w14:textId="7818E209" w:rsidR="006A4D7D" w:rsidRDefault="006A4D7D" w:rsidP="006A4D7D">
            <w:pPr>
              <w:pStyle w:val="TableField-Center"/>
              <w:rPr>
                <w:rFonts w:ascii="Calibri Light" w:hAnsi="Calibri Light" w:cs="Arial"/>
              </w:rPr>
            </w:pPr>
            <w:r>
              <w:rPr>
                <w:rFonts w:ascii="Calibri Light" w:hAnsi="Calibri Light" w:cs="Arial"/>
              </w:rPr>
              <w:t>40</w:t>
            </w:r>
          </w:p>
        </w:tc>
        <w:tc>
          <w:tcPr>
            <w:tcW w:w="4112" w:type="dxa"/>
            <w:vAlign w:val="center"/>
            <w:tcPrChange w:id="275" w:author="Tuan Yap" w:date="2018-05-03T11:32:00Z">
              <w:tcPr>
                <w:tcW w:w="4549" w:type="dxa"/>
                <w:gridSpan w:val="3"/>
                <w:vAlign w:val="center"/>
              </w:tcPr>
            </w:tcPrChange>
          </w:tcPr>
          <w:p w14:paraId="4858189F" w14:textId="19E35698" w:rsidR="006A4D7D" w:rsidRDefault="006A4D7D" w:rsidP="006A4D7D">
            <w:pPr>
              <w:pStyle w:val="TableField-Left"/>
              <w:rPr>
                <w:rFonts w:ascii="Calibri Light" w:hAnsi="Calibri Light" w:cs="Arial"/>
                <w:b/>
                <w:bCs/>
              </w:rPr>
            </w:pPr>
            <w:r w:rsidRPr="5C9EE791">
              <w:rPr>
                <w:rFonts w:ascii="Calibri Light" w:hAnsi="Calibri Light" w:cs="Arial"/>
                <w:b/>
                <w:bCs/>
              </w:rPr>
              <w:t xml:space="preserve">Create </w:t>
            </w:r>
            <w:r>
              <w:rPr>
                <w:rFonts w:ascii="Calibri Light" w:hAnsi="Calibri Light" w:cs="Arial"/>
                <w:b/>
                <w:bCs/>
              </w:rPr>
              <w:t>Ticket</w:t>
            </w:r>
          </w:p>
          <w:p w14:paraId="76B56A8B" w14:textId="385A2495" w:rsidR="006A4D7D" w:rsidRDefault="006A4D7D" w:rsidP="006A4D7D">
            <w:pPr>
              <w:pStyle w:val="TableField-Left"/>
              <w:rPr>
                <w:rFonts w:ascii="Calibri Light" w:hAnsi="Calibri Light" w:cs="Arial"/>
              </w:rPr>
            </w:pPr>
            <w:r>
              <w:rPr>
                <w:rFonts w:ascii="Calibri Light" w:hAnsi="Calibri Light" w:cs="Arial"/>
              </w:rPr>
              <w:t>Ticket is created and routed to the respective group to work on.  Proceed to step 370.</w:t>
            </w:r>
          </w:p>
          <w:p w14:paraId="31F71567" w14:textId="77777777" w:rsidR="006A4D7D" w:rsidRDefault="006A4D7D" w:rsidP="006A4D7D">
            <w:pPr>
              <w:pStyle w:val="TableField-Left"/>
              <w:rPr>
                <w:rFonts w:ascii="Calibri Light" w:hAnsi="Calibri Light" w:cs="Arial"/>
                <w:b/>
              </w:rPr>
            </w:pPr>
          </w:p>
        </w:tc>
        <w:tc>
          <w:tcPr>
            <w:tcW w:w="1446" w:type="dxa"/>
            <w:vAlign w:val="center"/>
            <w:tcPrChange w:id="276" w:author="Tuan Yap" w:date="2018-05-03T11:32:00Z">
              <w:tcPr>
                <w:tcW w:w="1530" w:type="dxa"/>
                <w:gridSpan w:val="3"/>
                <w:vAlign w:val="center"/>
              </w:tcPr>
            </w:tcPrChange>
          </w:tcPr>
          <w:p w14:paraId="6EFCE502" w14:textId="28C54E15" w:rsidR="006A4D7D" w:rsidRDefault="006A4D7D" w:rsidP="006A4D7D">
            <w:pPr>
              <w:pStyle w:val="TableField-Left"/>
              <w:rPr>
                <w:rFonts w:ascii="Calibri Light" w:hAnsi="Calibri Light" w:cs="Arial"/>
              </w:rPr>
            </w:pPr>
            <w:r>
              <w:rPr>
                <w:rFonts w:ascii="Calibri Light" w:hAnsi="Calibri Light" w:cs="Arial"/>
              </w:rPr>
              <w:t>Hybris C4C</w:t>
            </w:r>
          </w:p>
        </w:tc>
        <w:tc>
          <w:tcPr>
            <w:tcW w:w="1650" w:type="dxa"/>
            <w:tcPrChange w:id="277" w:author="Tuan Yap" w:date="2018-05-03T11:32:00Z">
              <w:tcPr>
                <w:tcW w:w="1080" w:type="dxa"/>
                <w:vAlign w:val="center"/>
              </w:tcPr>
            </w:tcPrChange>
          </w:tcPr>
          <w:p w14:paraId="76EA80B3" w14:textId="472EC2D4" w:rsidR="006A4D7D" w:rsidRDefault="006A4D7D" w:rsidP="006A4D7D">
            <w:pPr>
              <w:pStyle w:val="TableField-Left"/>
              <w:rPr>
                <w:rFonts w:ascii="Calibri Light" w:hAnsi="Calibri Light" w:cs="Arial"/>
              </w:rPr>
            </w:pPr>
            <w:ins w:id="278" w:author="Tuan Yap" w:date="2018-05-03T11:32:00Z">
              <w:r w:rsidRPr="00DB018F">
                <w:rPr>
                  <w:rFonts w:ascii="Calibri Light" w:hAnsi="Calibri Light" w:cs="Arial"/>
                </w:rPr>
                <w:t>Create Move Out</w:t>
              </w:r>
            </w:ins>
            <w:del w:id="279" w:author="Tuan Yap" w:date="2018-05-03T11:32:00Z">
              <w:r w:rsidDel="00114217">
                <w:rPr>
                  <w:rFonts w:ascii="Calibri Light" w:hAnsi="Calibri Light" w:cs="Arial"/>
                </w:rPr>
                <w:delText>CCC/BCD</w:delText>
              </w:r>
            </w:del>
          </w:p>
        </w:tc>
        <w:tc>
          <w:tcPr>
            <w:tcW w:w="1338" w:type="dxa"/>
            <w:tcPrChange w:id="280" w:author="Tuan Yap" w:date="2018-05-03T11:32:00Z">
              <w:tcPr>
                <w:tcW w:w="1350" w:type="dxa"/>
                <w:gridSpan w:val="3"/>
              </w:tcPr>
            </w:tcPrChange>
          </w:tcPr>
          <w:p w14:paraId="3A7BA447" w14:textId="77777777" w:rsidR="006A4D7D" w:rsidRDefault="006A4D7D" w:rsidP="006A4D7D">
            <w:pPr>
              <w:pStyle w:val="TableField-Left"/>
              <w:rPr>
                <w:ins w:id="281" w:author="Tuan Yap" w:date="2018-05-03T11:15:00Z"/>
                <w:rFonts w:ascii="Calibri Light" w:hAnsi="Calibri Light" w:cs="Arial"/>
              </w:rPr>
            </w:pPr>
          </w:p>
        </w:tc>
      </w:tr>
      <w:tr w:rsidR="006A4D7D" w:rsidRPr="006B24F0" w14:paraId="1CEC129D" w14:textId="3459FE9A" w:rsidTr="002B2AD0">
        <w:tblPrEx>
          <w:tblW w:w="933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282" w:author="Tuan Yap" w:date="2018-05-03T11:32:00Z">
            <w:tblPrEx>
              <w:tblW w:w="933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283" w:author="Tuan Yap" w:date="2018-05-03T11:32:00Z">
            <w:trPr>
              <w:cantSplit/>
              <w:trHeight w:val="432"/>
            </w:trPr>
          </w:trPrChange>
        </w:trPr>
        <w:tc>
          <w:tcPr>
            <w:tcW w:w="791" w:type="dxa"/>
            <w:vAlign w:val="center"/>
            <w:tcPrChange w:id="284" w:author="Tuan Yap" w:date="2018-05-03T11:32:00Z">
              <w:tcPr>
                <w:tcW w:w="828" w:type="dxa"/>
                <w:gridSpan w:val="3"/>
                <w:vAlign w:val="center"/>
              </w:tcPr>
            </w:tcPrChange>
          </w:tcPr>
          <w:p w14:paraId="1EFE194C" w14:textId="55F1D6D4" w:rsidR="006A4D7D" w:rsidRDefault="006A4D7D" w:rsidP="006A4D7D">
            <w:pPr>
              <w:pStyle w:val="TableField-Center"/>
              <w:rPr>
                <w:rFonts w:ascii="Calibri Light" w:hAnsi="Calibri Light" w:cs="Arial"/>
              </w:rPr>
            </w:pPr>
            <w:r>
              <w:rPr>
                <w:rFonts w:ascii="Calibri Light" w:hAnsi="Calibri Light" w:cs="Arial"/>
              </w:rPr>
              <w:t>50</w:t>
            </w:r>
          </w:p>
        </w:tc>
        <w:tc>
          <w:tcPr>
            <w:tcW w:w="4112" w:type="dxa"/>
            <w:vAlign w:val="center"/>
            <w:tcPrChange w:id="285" w:author="Tuan Yap" w:date="2018-05-03T11:32:00Z">
              <w:tcPr>
                <w:tcW w:w="4549" w:type="dxa"/>
                <w:gridSpan w:val="3"/>
                <w:vAlign w:val="center"/>
              </w:tcPr>
            </w:tcPrChange>
          </w:tcPr>
          <w:p w14:paraId="1549A742" w14:textId="6C91ACF9" w:rsidR="006A4D7D" w:rsidRDefault="006A4D7D" w:rsidP="006A4D7D">
            <w:pPr>
              <w:pStyle w:val="TableField-Left"/>
              <w:rPr>
                <w:rFonts w:ascii="Calibri Light" w:hAnsi="Calibri Light" w:cs="Arial"/>
                <w:b/>
                <w:bCs/>
              </w:rPr>
            </w:pPr>
            <w:r>
              <w:rPr>
                <w:rFonts w:ascii="Calibri Light" w:hAnsi="Calibri Light" w:cs="Arial"/>
                <w:b/>
                <w:bCs/>
              </w:rPr>
              <w:t>Added Facility/Water Restrictor?</w:t>
            </w:r>
          </w:p>
          <w:p w14:paraId="27BD4205" w14:textId="2BA5C252" w:rsidR="006A4D7D" w:rsidRDefault="006A4D7D" w:rsidP="006A4D7D">
            <w:pPr>
              <w:pStyle w:val="TableField-Left"/>
              <w:rPr>
                <w:rFonts w:ascii="Calibri Light" w:hAnsi="Calibri Light" w:cs="Arial"/>
              </w:rPr>
            </w:pPr>
            <w:r w:rsidRPr="4C4C4D01">
              <w:rPr>
                <w:rFonts w:ascii="Calibri Light" w:hAnsi="Calibri Light" w:cs="Arial"/>
              </w:rPr>
              <w:t>If the move out is for Added Facility or Water Flow Restrictor, go to step 60. Otherwise, go to step 70.</w:t>
            </w:r>
          </w:p>
          <w:p w14:paraId="151D3BD3" w14:textId="7D43A927" w:rsidR="006A4D7D" w:rsidRPr="00022937" w:rsidRDefault="006A4D7D" w:rsidP="006A4D7D">
            <w:pPr>
              <w:pStyle w:val="TableField-Left"/>
              <w:rPr>
                <w:rFonts w:ascii="Calibri Light" w:hAnsi="Calibri Light" w:cs="Arial"/>
                <w:bCs/>
              </w:rPr>
            </w:pPr>
          </w:p>
        </w:tc>
        <w:tc>
          <w:tcPr>
            <w:tcW w:w="1446" w:type="dxa"/>
            <w:vAlign w:val="center"/>
            <w:tcPrChange w:id="286" w:author="Tuan Yap" w:date="2018-05-03T11:32:00Z">
              <w:tcPr>
                <w:tcW w:w="1530" w:type="dxa"/>
                <w:gridSpan w:val="3"/>
                <w:vAlign w:val="center"/>
              </w:tcPr>
            </w:tcPrChange>
          </w:tcPr>
          <w:p w14:paraId="1D8CBE82" w14:textId="19AA648F" w:rsidR="006A4D7D" w:rsidRDefault="006A4D7D" w:rsidP="006A4D7D">
            <w:pPr>
              <w:pStyle w:val="TableField-Left"/>
              <w:rPr>
                <w:rFonts w:ascii="Calibri Light" w:hAnsi="Calibri Light" w:cs="Arial"/>
              </w:rPr>
            </w:pPr>
            <w:r>
              <w:rPr>
                <w:rFonts w:ascii="Calibri Light" w:hAnsi="Calibri Light" w:cs="Arial"/>
              </w:rPr>
              <w:t>Hybris C4C</w:t>
            </w:r>
          </w:p>
        </w:tc>
        <w:tc>
          <w:tcPr>
            <w:tcW w:w="1650" w:type="dxa"/>
            <w:tcPrChange w:id="287" w:author="Tuan Yap" w:date="2018-05-03T11:32:00Z">
              <w:tcPr>
                <w:tcW w:w="1080" w:type="dxa"/>
                <w:vAlign w:val="center"/>
              </w:tcPr>
            </w:tcPrChange>
          </w:tcPr>
          <w:p w14:paraId="3B754530" w14:textId="3F8E0954" w:rsidR="006A4D7D" w:rsidRDefault="006A4D7D" w:rsidP="006A4D7D">
            <w:pPr>
              <w:pStyle w:val="TableField-Left"/>
              <w:rPr>
                <w:rFonts w:ascii="Calibri Light" w:hAnsi="Calibri Light" w:cs="Arial"/>
              </w:rPr>
            </w:pPr>
            <w:ins w:id="288" w:author="Tuan Yap" w:date="2018-05-03T11:32:00Z">
              <w:r w:rsidRPr="00DB018F">
                <w:rPr>
                  <w:rFonts w:ascii="Calibri Light" w:hAnsi="Calibri Light" w:cs="Arial"/>
                </w:rPr>
                <w:t>Create Move Out</w:t>
              </w:r>
            </w:ins>
            <w:del w:id="289" w:author="Tuan Yap" w:date="2018-05-03T11:32:00Z">
              <w:r w:rsidDel="00114217">
                <w:rPr>
                  <w:rFonts w:ascii="Calibri Light" w:hAnsi="Calibri Light" w:cs="Arial"/>
                </w:rPr>
                <w:delText>Front Office User</w:delText>
              </w:r>
            </w:del>
          </w:p>
        </w:tc>
        <w:tc>
          <w:tcPr>
            <w:tcW w:w="1338" w:type="dxa"/>
            <w:tcPrChange w:id="290" w:author="Tuan Yap" w:date="2018-05-03T11:32:00Z">
              <w:tcPr>
                <w:tcW w:w="1350" w:type="dxa"/>
                <w:gridSpan w:val="3"/>
              </w:tcPr>
            </w:tcPrChange>
          </w:tcPr>
          <w:p w14:paraId="7B89265E" w14:textId="77777777" w:rsidR="006A4D7D" w:rsidRDefault="006A4D7D" w:rsidP="006A4D7D">
            <w:pPr>
              <w:pStyle w:val="TableField-Left"/>
              <w:rPr>
                <w:ins w:id="291" w:author="Tuan Yap" w:date="2018-05-03T11:15:00Z"/>
                <w:rFonts w:ascii="Calibri Light" w:hAnsi="Calibri Light" w:cs="Arial"/>
              </w:rPr>
            </w:pPr>
          </w:p>
        </w:tc>
      </w:tr>
      <w:tr w:rsidR="00532EA6" w:rsidRPr="006B24F0" w14:paraId="178EDCA9" w14:textId="5791EED7" w:rsidTr="002B2AD0">
        <w:trPr>
          <w:cantSplit/>
          <w:trHeight w:val="432"/>
        </w:trPr>
        <w:tc>
          <w:tcPr>
            <w:tcW w:w="791" w:type="dxa"/>
            <w:vAlign w:val="center"/>
          </w:tcPr>
          <w:p w14:paraId="312D6D1B" w14:textId="06D00F79" w:rsidR="00532EA6" w:rsidRDefault="00532EA6" w:rsidP="008B70F8">
            <w:pPr>
              <w:pStyle w:val="TableField-Center"/>
              <w:rPr>
                <w:rFonts w:ascii="Calibri Light" w:hAnsi="Calibri Light" w:cs="Arial"/>
              </w:rPr>
            </w:pPr>
            <w:r>
              <w:rPr>
                <w:rFonts w:ascii="Calibri Light" w:hAnsi="Calibri Light" w:cs="Arial"/>
              </w:rPr>
              <w:t>60</w:t>
            </w:r>
          </w:p>
        </w:tc>
        <w:tc>
          <w:tcPr>
            <w:tcW w:w="4112" w:type="dxa"/>
            <w:vAlign w:val="center"/>
          </w:tcPr>
          <w:p w14:paraId="76EE5265" w14:textId="77777777" w:rsidR="00532EA6" w:rsidRDefault="00532EA6" w:rsidP="5C9EE791">
            <w:pPr>
              <w:pStyle w:val="TableField-Left"/>
              <w:rPr>
                <w:rFonts w:ascii="Calibri Light" w:hAnsi="Calibri Light" w:cs="Arial"/>
                <w:b/>
                <w:bCs/>
              </w:rPr>
            </w:pPr>
            <w:r>
              <w:rPr>
                <w:rFonts w:ascii="Calibri Light" w:hAnsi="Calibri Light" w:cs="Arial"/>
                <w:b/>
                <w:bCs/>
              </w:rPr>
              <w:t>NEM Aggregation?</w:t>
            </w:r>
          </w:p>
          <w:p w14:paraId="08F8AB96" w14:textId="79121216" w:rsidR="00532EA6" w:rsidRDefault="00532EA6" w:rsidP="4C4C4D01">
            <w:pPr>
              <w:pStyle w:val="TableField-Left"/>
              <w:rPr>
                <w:rFonts w:ascii="Calibri Light" w:hAnsi="Calibri Light" w:cs="Arial"/>
              </w:rPr>
            </w:pPr>
            <w:r w:rsidRPr="4C4C4D01">
              <w:rPr>
                <w:rFonts w:ascii="Calibri Light" w:hAnsi="Calibri Light" w:cs="Arial"/>
              </w:rPr>
              <w:t xml:space="preserve">If Contract is NEM Aggregation, go to step </w:t>
            </w:r>
            <w:ins w:id="292" w:author="Tuan Yap" w:date="2018-05-13T06:23:00Z">
              <w:r w:rsidR="002B2AD0">
                <w:rPr>
                  <w:rFonts w:ascii="Calibri Light" w:hAnsi="Calibri Light" w:cs="Arial"/>
                </w:rPr>
                <w:t>7</w:t>
              </w:r>
            </w:ins>
            <w:del w:id="293" w:author="Tuan Yap" w:date="2018-05-13T06:23:00Z">
              <w:r w:rsidRPr="4C4C4D01" w:rsidDel="002B2AD0">
                <w:rPr>
                  <w:rFonts w:ascii="Calibri Light" w:hAnsi="Calibri Light" w:cs="Arial"/>
                </w:rPr>
                <w:delText>8</w:delText>
              </w:r>
            </w:del>
            <w:r w:rsidRPr="4C4C4D01">
              <w:rPr>
                <w:rFonts w:ascii="Calibri Light" w:hAnsi="Calibri Light" w:cs="Arial"/>
              </w:rPr>
              <w:t xml:space="preserve">0. Otherwise, go to step </w:t>
            </w:r>
            <w:ins w:id="294" w:author="Tuan Yap" w:date="2018-05-13T06:23:00Z">
              <w:r w:rsidR="002B2AD0">
                <w:rPr>
                  <w:rFonts w:ascii="Calibri Light" w:hAnsi="Calibri Light" w:cs="Arial"/>
                </w:rPr>
                <w:t>9</w:t>
              </w:r>
            </w:ins>
            <w:del w:id="295" w:author="Tuan Yap" w:date="2018-05-13T06:23:00Z">
              <w:r w:rsidRPr="4C4C4D01" w:rsidDel="002B2AD0">
                <w:rPr>
                  <w:rFonts w:ascii="Calibri Light" w:hAnsi="Calibri Light" w:cs="Arial"/>
                </w:rPr>
                <w:delText>7</w:delText>
              </w:r>
            </w:del>
            <w:r w:rsidRPr="4C4C4D01">
              <w:rPr>
                <w:rFonts w:ascii="Calibri Light" w:hAnsi="Calibri Light" w:cs="Arial"/>
              </w:rPr>
              <w:t>0.</w:t>
            </w:r>
          </w:p>
          <w:p w14:paraId="36BF63F9" w14:textId="154EBEC1" w:rsidR="00532EA6" w:rsidRPr="00B3712A" w:rsidRDefault="00532EA6" w:rsidP="5C9EE791">
            <w:pPr>
              <w:pStyle w:val="TableField-Left"/>
              <w:rPr>
                <w:rFonts w:ascii="Calibri Light" w:hAnsi="Calibri Light" w:cs="Arial"/>
                <w:bCs/>
              </w:rPr>
            </w:pPr>
          </w:p>
        </w:tc>
        <w:tc>
          <w:tcPr>
            <w:tcW w:w="1446" w:type="dxa"/>
            <w:vAlign w:val="center"/>
          </w:tcPr>
          <w:p w14:paraId="676B2604" w14:textId="67F922AF" w:rsidR="00532EA6" w:rsidRDefault="00532EA6" w:rsidP="008B70F8">
            <w:pPr>
              <w:pStyle w:val="TableField-Left"/>
              <w:rPr>
                <w:rFonts w:ascii="Calibri Light" w:hAnsi="Calibri Light" w:cs="Arial"/>
              </w:rPr>
            </w:pPr>
            <w:r>
              <w:rPr>
                <w:rFonts w:ascii="Calibri Light" w:hAnsi="Calibri Light" w:cs="Arial"/>
              </w:rPr>
              <w:t>Hybris C4C</w:t>
            </w:r>
          </w:p>
        </w:tc>
        <w:tc>
          <w:tcPr>
            <w:tcW w:w="1650" w:type="dxa"/>
            <w:vAlign w:val="center"/>
          </w:tcPr>
          <w:p w14:paraId="149E4A23" w14:textId="11F2077C" w:rsidR="00532EA6" w:rsidRDefault="00532EA6" w:rsidP="008B70F8">
            <w:pPr>
              <w:pStyle w:val="TableField-Left"/>
              <w:rPr>
                <w:rFonts w:ascii="Calibri Light" w:hAnsi="Calibri Light" w:cs="Arial"/>
              </w:rPr>
            </w:pPr>
            <w:del w:id="296" w:author="Tuan Yap" w:date="2018-05-08T11:20:00Z">
              <w:r w:rsidDel="007124B9">
                <w:rPr>
                  <w:rFonts w:ascii="Calibri Light" w:hAnsi="Calibri Light" w:cs="Arial"/>
                </w:rPr>
                <w:delText>System</w:delText>
              </w:r>
            </w:del>
            <w:ins w:id="297" w:author="Tuan Yap" w:date="2018-05-08T11:20:00Z">
              <w:r w:rsidR="007124B9">
                <w:rPr>
                  <w:rFonts w:ascii="Calibri Light" w:hAnsi="Calibri Light" w:cs="Arial"/>
                </w:rPr>
                <w:t>C</w:t>
              </w:r>
            </w:ins>
            <w:ins w:id="298" w:author="Tuan Yap" w:date="2018-05-08T11:21:00Z">
              <w:r w:rsidR="007124B9">
                <w:rPr>
                  <w:rFonts w:ascii="Calibri Light" w:hAnsi="Calibri Light" w:cs="Arial"/>
                </w:rPr>
                <w:t>reate Move Out Processing</w:t>
              </w:r>
            </w:ins>
          </w:p>
        </w:tc>
        <w:tc>
          <w:tcPr>
            <w:tcW w:w="1338" w:type="dxa"/>
          </w:tcPr>
          <w:p w14:paraId="14849057" w14:textId="77777777" w:rsidR="00532EA6" w:rsidRDefault="00532EA6" w:rsidP="008B70F8">
            <w:pPr>
              <w:pStyle w:val="TableField-Left"/>
              <w:rPr>
                <w:ins w:id="299" w:author="Tuan Yap" w:date="2018-05-03T11:15:00Z"/>
                <w:rFonts w:ascii="Calibri Light" w:hAnsi="Calibri Light" w:cs="Arial"/>
              </w:rPr>
            </w:pPr>
          </w:p>
        </w:tc>
      </w:tr>
      <w:tr w:rsidR="006A4D7D" w:rsidRPr="006B24F0" w14:paraId="7C56F310" w14:textId="3CA2121A" w:rsidTr="002B2AD0">
        <w:tblPrEx>
          <w:tblW w:w="933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300" w:author="Tuan Yap" w:date="2018-05-03T11:32:00Z">
            <w:tblPrEx>
              <w:tblW w:w="933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301" w:author="Tuan Yap" w:date="2018-05-03T11:32:00Z">
            <w:trPr>
              <w:cantSplit/>
              <w:trHeight w:val="432"/>
            </w:trPr>
          </w:trPrChange>
        </w:trPr>
        <w:tc>
          <w:tcPr>
            <w:tcW w:w="791" w:type="dxa"/>
            <w:vAlign w:val="center"/>
            <w:tcPrChange w:id="302" w:author="Tuan Yap" w:date="2018-05-03T11:32:00Z">
              <w:tcPr>
                <w:tcW w:w="825" w:type="dxa"/>
                <w:gridSpan w:val="2"/>
                <w:vAlign w:val="center"/>
              </w:tcPr>
            </w:tcPrChange>
          </w:tcPr>
          <w:p w14:paraId="0AE5FF36" w14:textId="3D977AB6" w:rsidR="006A4D7D" w:rsidRDefault="006A4D7D" w:rsidP="006A4D7D">
            <w:pPr>
              <w:pStyle w:val="TableField-Center"/>
              <w:rPr>
                <w:rFonts w:ascii="Calibri Light" w:hAnsi="Calibri Light" w:cs="Arial"/>
              </w:rPr>
            </w:pPr>
            <w:r>
              <w:rPr>
                <w:rFonts w:ascii="Calibri Light" w:hAnsi="Calibri Light" w:cs="Arial"/>
              </w:rPr>
              <w:t>70</w:t>
            </w:r>
          </w:p>
        </w:tc>
        <w:tc>
          <w:tcPr>
            <w:tcW w:w="4112" w:type="dxa"/>
            <w:vAlign w:val="center"/>
            <w:tcPrChange w:id="303" w:author="Tuan Yap" w:date="2018-05-03T11:32:00Z">
              <w:tcPr>
                <w:tcW w:w="4517" w:type="dxa"/>
                <w:gridSpan w:val="3"/>
                <w:vAlign w:val="center"/>
              </w:tcPr>
            </w:tcPrChange>
          </w:tcPr>
          <w:p w14:paraId="2D8BC777" w14:textId="77777777" w:rsidR="006A4D7D" w:rsidRDefault="002B2AD0" w:rsidP="002B2AD0">
            <w:pPr>
              <w:pStyle w:val="TableField-Left"/>
              <w:rPr>
                <w:ins w:id="304" w:author="Tuan Yap" w:date="2018-05-13T06:24:00Z"/>
                <w:rFonts w:ascii="Calibri Light" w:hAnsi="Calibri Light" w:cs="Arial"/>
                <w:bCs/>
              </w:rPr>
            </w:pPr>
            <w:ins w:id="305" w:author="Tuan Yap" w:date="2018-05-13T06:23:00Z">
              <w:r>
                <w:rPr>
                  <w:rFonts w:ascii="Calibri Light" w:hAnsi="Calibri Light" w:cs="Arial"/>
                  <w:bCs/>
                </w:rPr>
                <w:t xml:space="preserve">Handle NEM </w:t>
              </w:r>
            </w:ins>
            <w:ins w:id="306" w:author="Tuan Yap" w:date="2018-05-13T06:24:00Z">
              <w:r>
                <w:rPr>
                  <w:rFonts w:ascii="Calibri Light" w:hAnsi="Calibri Light" w:cs="Arial"/>
                  <w:bCs/>
                </w:rPr>
                <w:t>Move Out</w:t>
              </w:r>
            </w:ins>
          </w:p>
          <w:p w14:paraId="1A50303C" w14:textId="77777777" w:rsidR="002B2AD0" w:rsidRDefault="002B2AD0" w:rsidP="002B2AD0">
            <w:pPr>
              <w:pStyle w:val="TableField-Left"/>
              <w:rPr>
                <w:ins w:id="307" w:author="Tuan Yap" w:date="2018-05-13T06:24:00Z"/>
                <w:rFonts w:ascii="Calibri Light" w:hAnsi="Calibri Light" w:cs="Arial"/>
                <w:bCs/>
              </w:rPr>
            </w:pPr>
            <w:ins w:id="308" w:author="Tuan Yap" w:date="2018-05-13T06:24:00Z">
              <w:r>
                <w:rPr>
                  <w:rFonts w:ascii="Calibri Light" w:hAnsi="Calibri Light" w:cs="Arial"/>
                  <w:bCs/>
                </w:rPr>
                <w:t>UB-BI-12 process handles NEM Move Out which includes creation of BPEM case.</w:t>
              </w:r>
            </w:ins>
          </w:p>
          <w:p w14:paraId="347C688D" w14:textId="6E0D9669" w:rsidR="002B2AD0" w:rsidRPr="00022937" w:rsidRDefault="002B2AD0" w:rsidP="002B2AD0">
            <w:pPr>
              <w:pStyle w:val="TableField-Left"/>
              <w:rPr>
                <w:rFonts w:ascii="Calibri Light" w:hAnsi="Calibri Light" w:cs="Arial"/>
                <w:bCs/>
              </w:rPr>
            </w:pPr>
          </w:p>
        </w:tc>
        <w:tc>
          <w:tcPr>
            <w:tcW w:w="1446" w:type="dxa"/>
            <w:vAlign w:val="center"/>
            <w:tcPrChange w:id="309" w:author="Tuan Yap" w:date="2018-05-03T11:32:00Z">
              <w:tcPr>
                <w:tcW w:w="1524" w:type="dxa"/>
                <w:gridSpan w:val="3"/>
                <w:vAlign w:val="center"/>
              </w:tcPr>
            </w:tcPrChange>
          </w:tcPr>
          <w:p w14:paraId="23C3A9F6" w14:textId="4A79C37F" w:rsidR="006A4D7D" w:rsidRDefault="006A4D7D" w:rsidP="006A4D7D">
            <w:pPr>
              <w:pStyle w:val="TableField-Left"/>
              <w:rPr>
                <w:rFonts w:ascii="Calibri Light" w:hAnsi="Calibri Light" w:cs="Arial"/>
              </w:rPr>
            </w:pPr>
            <w:r>
              <w:rPr>
                <w:rFonts w:ascii="Calibri Light" w:hAnsi="Calibri Light" w:cs="Arial"/>
              </w:rPr>
              <w:t>Hybris C4C</w:t>
            </w:r>
          </w:p>
        </w:tc>
        <w:tc>
          <w:tcPr>
            <w:tcW w:w="1650" w:type="dxa"/>
            <w:tcPrChange w:id="310" w:author="Tuan Yap" w:date="2018-05-03T11:32:00Z">
              <w:tcPr>
                <w:tcW w:w="1122" w:type="dxa"/>
                <w:gridSpan w:val="3"/>
                <w:vAlign w:val="center"/>
              </w:tcPr>
            </w:tcPrChange>
          </w:tcPr>
          <w:p w14:paraId="245C19CF" w14:textId="3A1A5995" w:rsidR="006A4D7D" w:rsidRDefault="006A4D7D" w:rsidP="006A4D7D">
            <w:pPr>
              <w:pStyle w:val="TableField-Left"/>
              <w:rPr>
                <w:rFonts w:ascii="Calibri Light" w:hAnsi="Calibri Light" w:cs="Arial"/>
              </w:rPr>
            </w:pPr>
            <w:ins w:id="311" w:author="Tuan Yap" w:date="2018-05-03T11:32:00Z">
              <w:r w:rsidRPr="00D145D3">
                <w:rPr>
                  <w:rFonts w:ascii="Calibri Light" w:hAnsi="Calibri Light" w:cs="Arial"/>
                </w:rPr>
                <w:t>Create Move Out</w:t>
              </w:r>
            </w:ins>
            <w:del w:id="312" w:author="Tuan Yap" w:date="2018-05-03T11:32:00Z">
              <w:r w:rsidDel="006B4707">
                <w:rPr>
                  <w:rFonts w:ascii="Calibri Light" w:hAnsi="Calibri Light" w:cs="Arial"/>
                </w:rPr>
                <w:delText>Front Office User</w:delText>
              </w:r>
            </w:del>
          </w:p>
        </w:tc>
        <w:tc>
          <w:tcPr>
            <w:tcW w:w="1338" w:type="dxa"/>
            <w:tcPrChange w:id="313" w:author="Tuan Yap" w:date="2018-05-03T11:32:00Z">
              <w:tcPr>
                <w:tcW w:w="1349" w:type="dxa"/>
                <w:gridSpan w:val="2"/>
              </w:tcPr>
            </w:tcPrChange>
          </w:tcPr>
          <w:p w14:paraId="309D47A3" w14:textId="77777777" w:rsidR="006A4D7D" w:rsidRDefault="006A4D7D" w:rsidP="006A4D7D">
            <w:pPr>
              <w:pStyle w:val="TableField-Left"/>
              <w:rPr>
                <w:ins w:id="314" w:author="Tuan Yap" w:date="2018-05-03T11:15:00Z"/>
                <w:rFonts w:ascii="Calibri Light" w:hAnsi="Calibri Light" w:cs="Arial"/>
              </w:rPr>
            </w:pPr>
          </w:p>
        </w:tc>
      </w:tr>
      <w:tr w:rsidR="006A4D7D" w:rsidRPr="006B24F0" w:rsidDel="002B2AD0" w14:paraId="7574496D" w14:textId="06462A26" w:rsidTr="002B2AD0">
        <w:trPr>
          <w:gridAfter w:val="1"/>
          <w:wAfter w:w="1338" w:type="dxa"/>
          <w:cantSplit/>
          <w:trHeight w:val="432"/>
          <w:del w:id="315" w:author="Tuan Yap" w:date="2018-05-13T06:25:00Z"/>
        </w:trPr>
        <w:tc>
          <w:tcPr>
            <w:tcW w:w="791" w:type="dxa"/>
            <w:vAlign w:val="center"/>
          </w:tcPr>
          <w:p w14:paraId="35E1CC34" w14:textId="5699D5F4" w:rsidR="006A4D7D" w:rsidDel="002B2AD0" w:rsidRDefault="006A4D7D" w:rsidP="006A4D7D">
            <w:pPr>
              <w:pStyle w:val="TableField-Center"/>
              <w:rPr>
                <w:del w:id="316" w:author="Tuan Yap" w:date="2018-05-13T06:25:00Z"/>
                <w:rFonts w:ascii="Calibri Light" w:hAnsi="Calibri Light" w:cs="Arial"/>
              </w:rPr>
            </w:pPr>
            <w:del w:id="317" w:author="Tuan Yap" w:date="2018-05-13T06:25:00Z">
              <w:r w:rsidDel="002B2AD0">
                <w:rPr>
                  <w:rFonts w:ascii="Calibri Light" w:hAnsi="Calibri Light" w:cs="Arial"/>
                </w:rPr>
                <w:delText>80</w:delText>
              </w:r>
            </w:del>
          </w:p>
        </w:tc>
        <w:tc>
          <w:tcPr>
            <w:tcW w:w="4112" w:type="dxa"/>
            <w:vAlign w:val="center"/>
          </w:tcPr>
          <w:p w14:paraId="3F887304" w14:textId="380C0D08" w:rsidR="006A4D7D" w:rsidDel="002B2AD0" w:rsidRDefault="006A4D7D" w:rsidP="006A4D7D">
            <w:pPr>
              <w:pStyle w:val="TableField-Left"/>
              <w:rPr>
                <w:del w:id="318" w:author="Tuan Yap" w:date="2018-05-13T06:25:00Z"/>
                <w:rFonts w:ascii="Calibri Light" w:hAnsi="Calibri Light" w:cs="Arial"/>
                <w:b/>
                <w:bCs/>
              </w:rPr>
            </w:pPr>
            <w:del w:id="319" w:author="Tuan Yap" w:date="2018-05-13T06:25:00Z">
              <w:r w:rsidDel="002B2AD0">
                <w:rPr>
                  <w:rFonts w:ascii="Calibri Light" w:hAnsi="Calibri Light" w:cs="Arial"/>
                  <w:b/>
                  <w:bCs/>
                </w:rPr>
                <w:delText>Create BPEM case</w:delText>
              </w:r>
            </w:del>
          </w:p>
          <w:p w14:paraId="5921CBE9" w14:textId="1CC23D17" w:rsidR="006A4D7D" w:rsidDel="002B2AD0" w:rsidRDefault="006A4D7D" w:rsidP="006A4D7D">
            <w:pPr>
              <w:pStyle w:val="TableField-Left"/>
              <w:rPr>
                <w:del w:id="320" w:author="Tuan Yap" w:date="2018-05-13T06:25:00Z"/>
                <w:rFonts w:ascii="Calibri Light" w:hAnsi="Calibri Light" w:cs="Arial"/>
              </w:rPr>
            </w:pPr>
            <w:del w:id="321" w:author="Tuan Yap" w:date="2018-05-13T06:25:00Z">
              <w:r w:rsidRPr="4C4C4D01" w:rsidDel="002B2AD0">
                <w:rPr>
                  <w:rFonts w:ascii="Calibri Light" w:hAnsi="Calibri Light" w:cs="Arial"/>
                </w:rPr>
                <w:delText>User creates a BPEM case manually.</w:delText>
              </w:r>
            </w:del>
          </w:p>
          <w:p w14:paraId="3263AFCC" w14:textId="66B1C482" w:rsidR="006A4D7D" w:rsidRPr="00022937" w:rsidDel="002B2AD0" w:rsidRDefault="006A4D7D" w:rsidP="006A4D7D">
            <w:pPr>
              <w:pStyle w:val="TableField-Left"/>
              <w:rPr>
                <w:del w:id="322" w:author="Tuan Yap" w:date="2018-05-13T06:25:00Z"/>
                <w:rFonts w:ascii="Calibri Light" w:hAnsi="Calibri Light" w:cs="Arial"/>
                <w:bCs/>
              </w:rPr>
            </w:pPr>
          </w:p>
        </w:tc>
        <w:tc>
          <w:tcPr>
            <w:tcW w:w="1446" w:type="dxa"/>
            <w:vAlign w:val="center"/>
          </w:tcPr>
          <w:p w14:paraId="355BF4D6" w14:textId="4CCCAB62" w:rsidR="006A4D7D" w:rsidDel="002B2AD0" w:rsidRDefault="006A4D7D" w:rsidP="006A4D7D">
            <w:pPr>
              <w:pStyle w:val="TableField-Left"/>
              <w:rPr>
                <w:del w:id="323" w:author="Tuan Yap" w:date="2018-05-13T06:25:00Z"/>
                <w:rFonts w:ascii="Calibri Light" w:hAnsi="Calibri Light" w:cs="Arial"/>
              </w:rPr>
            </w:pPr>
            <w:del w:id="324" w:author="Tuan Yap" w:date="2018-05-13T06:25:00Z">
              <w:r w:rsidDel="002B2AD0">
                <w:rPr>
                  <w:rFonts w:ascii="Calibri Light" w:hAnsi="Calibri Light" w:cs="Arial"/>
                </w:rPr>
                <w:delText>Hybris C4C</w:delText>
              </w:r>
            </w:del>
          </w:p>
        </w:tc>
        <w:tc>
          <w:tcPr>
            <w:tcW w:w="1650" w:type="dxa"/>
          </w:tcPr>
          <w:p w14:paraId="23CC7369" w14:textId="62D7A79D" w:rsidR="006A4D7D" w:rsidDel="002B2AD0" w:rsidRDefault="006A4D7D" w:rsidP="006A4D7D">
            <w:pPr>
              <w:pStyle w:val="TableField-Left"/>
              <w:rPr>
                <w:del w:id="325" w:author="Tuan Yap" w:date="2018-05-13T06:25:00Z"/>
                <w:rFonts w:ascii="Calibri Light" w:hAnsi="Calibri Light" w:cs="Arial"/>
              </w:rPr>
            </w:pPr>
            <w:del w:id="326" w:author="Tuan Yap" w:date="2018-05-03T11:32:00Z">
              <w:r w:rsidDel="006B4707">
                <w:rPr>
                  <w:rFonts w:ascii="Calibri Light" w:hAnsi="Calibri Light" w:cs="Arial"/>
                </w:rPr>
                <w:delText>Front Office User</w:delText>
              </w:r>
            </w:del>
          </w:p>
        </w:tc>
      </w:tr>
      <w:tr w:rsidR="006A4D7D" w:rsidRPr="006B24F0" w14:paraId="7EF01D15" w14:textId="351CCD91" w:rsidTr="002B2AD0">
        <w:tblPrEx>
          <w:tblW w:w="933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327" w:author="Tuan Yap" w:date="2018-05-03T11:32:00Z">
            <w:tblPrEx>
              <w:tblW w:w="933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328" w:author="Tuan Yap" w:date="2018-05-03T11:32:00Z">
            <w:trPr>
              <w:cantSplit/>
              <w:trHeight w:val="432"/>
            </w:trPr>
          </w:trPrChange>
        </w:trPr>
        <w:tc>
          <w:tcPr>
            <w:tcW w:w="791" w:type="dxa"/>
            <w:vAlign w:val="center"/>
            <w:tcPrChange w:id="329" w:author="Tuan Yap" w:date="2018-05-03T11:32:00Z">
              <w:tcPr>
                <w:tcW w:w="825" w:type="dxa"/>
                <w:gridSpan w:val="2"/>
                <w:vAlign w:val="center"/>
              </w:tcPr>
            </w:tcPrChange>
          </w:tcPr>
          <w:p w14:paraId="602B07C0" w14:textId="2232DBC9" w:rsidR="006A4D7D" w:rsidRDefault="006A4D7D" w:rsidP="006A4D7D">
            <w:pPr>
              <w:pStyle w:val="TableField-Center"/>
              <w:rPr>
                <w:rFonts w:ascii="Calibri Light" w:hAnsi="Calibri Light" w:cs="Arial"/>
              </w:rPr>
            </w:pPr>
            <w:r>
              <w:rPr>
                <w:rFonts w:ascii="Calibri Light" w:hAnsi="Calibri Light" w:cs="Arial"/>
              </w:rPr>
              <w:t>90</w:t>
            </w:r>
          </w:p>
        </w:tc>
        <w:tc>
          <w:tcPr>
            <w:tcW w:w="4112" w:type="dxa"/>
            <w:vAlign w:val="center"/>
            <w:tcPrChange w:id="330" w:author="Tuan Yap" w:date="2018-05-03T11:32:00Z">
              <w:tcPr>
                <w:tcW w:w="4517" w:type="dxa"/>
                <w:gridSpan w:val="3"/>
                <w:vAlign w:val="center"/>
              </w:tcPr>
            </w:tcPrChange>
          </w:tcPr>
          <w:p w14:paraId="14267AD3" w14:textId="77777777" w:rsidR="006A4D7D" w:rsidRDefault="006A4D7D" w:rsidP="006A4D7D">
            <w:pPr>
              <w:pStyle w:val="TableField-Left"/>
              <w:rPr>
                <w:rFonts w:ascii="Calibri Light" w:hAnsi="Calibri Light" w:cs="Arial"/>
                <w:b/>
                <w:bCs/>
              </w:rPr>
            </w:pPr>
            <w:r>
              <w:rPr>
                <w:rFonts w:ascii="Calibri Light" w:hAnsi="Calibri Light" w:cs="Arial"/>
                <w:b/>
                <w:bCs/>
              </w:rPr>
              <w:t>Self-Certified Sensitive?</w:t>
            </w:r>
          </w:p>
          <w:p w14:paraId="4FAAABA2" w14:textId="163EF405" w:rsidR="006A4D7D" w:rsidRDefault="006A4D7D" w:rsidP="006A4D7D">
            <w:pPr>
              <w:pStyle w:val="TableField-Left"/>
              <w:rPr>
                <w:rFonts w:ascii="Calibri Light" w:hAnsi="Calibri Light" w:cs="Arial"/>
              </w:rPr>
            </w:pPr>
            <w:r w:rsidRPr="4C4C4D01">
              <w:rPr>
                <w:rFonts w:ascii="Calibri Light" w:hAnsi="Calibri Light" w:cs="Arial"/>
              </w:rPr>
              <w:t xml:space="preserve">If Installation is tagged as Self-Certified Sensitive, go to step 100. Otherwise, go to step 110. </w:t>
            </w:r>
          </w:p>
          <w:p w14:paraId="6DD52C4F" w14:textId="77777777" w:rsidR="006A4D7D" w:rsidRPr="00BE6494" w:rsidRDefault="006A4D7D" w:rsidP="006A4D7D">
            <w:pPr>
              <w:pStyle w:val="TableField-Left"/>
              <w:rPr>
                <w:rFonts w:ascii="Calibri Light" w:hAnsi="Calibri Light" w:cs="Arial"/>
                <w:bCs/>
              </w:rPr>
            </w:pPr>
          </w:p>
        </w:tc>
        <w:tc>
          <w:tcPr>
            <w:tcW w:w="1446" w:type="dxa"/>
            <w:vAlign w:val="center"/>
            <w:tcPrChange w:id="331" w:author="Tuan Yap" w:date="2018-05-03T11:32:00Z">
              <w:tcPr>
                <w:tcW w:w="1524" w:type="dxa"/>
                <w:gridSpan w:val="3"/>
                <w:vAlign w:val="center"/>
              </w:tcPr>
            </w:tcPrChange>
          </w:tcPr>
          <w:p w14:paraId="2611D18E" w14:textId="1CA05B1B" w:rsidR="006A4D7D" w:rsidRDefault="006A4D7D" w:rsidP="006A4D7D">
            <w:pPr>
              <w:pStyle w:val="TableField-Left"/>
              <w:rPr>
                <w:rFonts w:ascii="Calibri Light" w:hAnsi="Calibri Light" w:cs="Arial"/>
              </w:rPr>
            </w:pPr>
            <w:r>
              <w:rPr>
                <w:rFonts w:ascii="Calibri Light" w:hAnsi="Calibri Light" w:cs="Arial"/>
              </w:rPr>
              <w:t>Hybris C4C</w:t>
            </w:r>
          </w:p>
        </w:tc>
        <w:tc>
          <w:tcPr>
            <w:tcW w:w="1650" w:type="dxa"/>
            <w:tcPrChange w:id="332" w:author="Tuan Yap" w:date="2018-05-03T11:32:00Z">
              <w:tcPr>
                <w:tcW w:w="1122" w:type="dxa"/>
                <w:gridSpan w:val="3"/>
                <w:vAlign w:val="center"/>
              </w:tcPr>
            </w:tcPrChange>
          </w:tcPr>
          <w:p w14:paraId="14A0FBFF" w14:textId="210E44BB" w:rsidR="006A4D7D" w:rsidDel="00022937" w:rsidRDefault="006A4D7D" w:rsidP="006A4D7D">
            <w:pPr>
              <w:pStyle w:val="TableField-Left"/>
              <w:rPr>
                <w:rFonts w:ascii="Calibri Light" w:hAnsi="Calibri Light" w:cs="Arial"/>
              </w:rPr>
            </w:pPr>
            <w:ins w:id="333" w:author="Tuan Yap" w:date="2018-05-03T11:32:00Z">
              <w:r w:rsidRPr="00D145D3">
                <w:rPr>
                  <w:rFonts w:ascii="Calibri Light" w:hAnsi="Calibri Light" w:cs="Arial"/>
                </w:rPr>
                <w:t>Create Move Out</w:t>
              </w:r>
            </w:ins>
            <w:del w:id="334" w:author="Tuan Yap" w:date="2018-05-03T11:32:00Z">
              <w:r w:rsidDel="006B4707">
                <w:rPr>
                  <w:rFonts w:ascii="Calibri Light" w:hAnsi="Calibri Light" w:cs="Arial"/>
                </w:rPr>
                <w:delText>Front Office User</w:delText>
              </w:r>
            </w:del>
          </w:p>
        </w:tc>
        <w:tc>
          <w:tcPr>
            <w:tcW w:w="1338" w:type="dxa"/>
            <w:tcPrChange w:id="335" w:author="Tuan Yap" w:date="2018-05-03T11:32:00Z">
              <w:tcPr>
                <w:tcW w:w="1349" w:type="dxa"/>
                <w:gridSpan w:val="2"/>
              </w:tcPr>
            </w:tcPrChange>
          </w:tcPr>
          <w:p w14:paraId="2D07002E" w14:textId="77777777" w:rsidR="006A4D7D" w:rsidRDefault="006A4D7D" w:rsidP="006A4D7D">
            <w:pPr>
              <w:pStyle w:val="TableField-Left"/>
              <w:rPr>
                <w:ins w:id="336" w:author="Tuan Yap" w:date="2018-05-03T11:15:00Z"/>
                <w:rFonts w:ascii="Calibri Light" w:hAnsi="Calibri Light" w:cs="Arial"/>
              </w:rPr>
            </w:pPr>
          </w:p>
        </w:tc>
      </w:tr>
      <w:tr w:rsidR="006A4D7D" w:rsidRPr="006B24F0" w14:paraId="7C875D65" w14:textId="009EA9A6" w:rsidTr="002B2AD0">
        <w:tblPrEx>
          <w:tblW w:w="933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337" w:author="Tuan Yap" w:date="2018-05-03T11:32:00Z">
            <w:tblPrEx>
              <w:tblW w:w="933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338" w:author="Tuan Yap" w:date="2018-05-03T11:32:00Z">
            <w:trPr>
              <w:cantSplit/>
              <w:trHeight w:val="432"/>
            </w:trPr>
          </w:trPrChange>
        </w:trPr>
        <w:tc>
          <w:tcPr>
            <w:tcW w:w="791" w:type="dxa"/>
            <w:vAlign w:val="center"/>
            <w:tcPrChange w:id="339" w:author="Tuan Yap" w:date="2018-05-03T11:32:00Z">
              <w:tcPr>
                <w:tcW w:w="825" w:type="dxa"/>
                <w:gridSpan w:val="2"/>
                <w:vAlign w:val="center"/>
              </w:tcPr>
            </w:tcPrChange>
          </w:tcPr>
          <w:p w14:paraId="7D205900" w14:textId="54E38874" w:rsidR="006A4D7D" w:rsidRDefault="006A4D7D" w:rsidP="006A4D7D">
            <w:pPr>
              <w:pStyle w:val="TableField-Center"/>
              <w:rPr>
                <w:rFonts w:ascii="Calibri Light" w:hAnsi="Calibri Light" w:cs="Arial"/>
              </w:rPr>
            </w:pPr>
            <w:r>
              <w:rPr>
                <w:rFonts w:ascii="Calibri Light" w:hAnsi="Calibri Light" w:cs="Arial"/>
              </w:rPr>
              <w:t>100</w:t>
            </w:r>
          </w:p>
        </w:tc>
        <w:tc>
          <w:tcPr>
            <w:tcW w:w="4112" w:type="dxa"/>
            <w:vAlign w:val="center"/>
            <w:tcPrChange w:id="340" w:author="Tuan Yap" w:date="2018-05-03T11:32:00Z">
              <w:tcPr>
                <w:tcW w:w="4517" w:type="dxa"/>
                <w:gridSpan w:val="3"/>
                <w:vAlign w:val="center"/>
              </w:tcPr>
            </w:tcPrChange>
          </w:tcPr>
          <w:p w14:paraId="07BF9AB3" w14:textId="77777777" w:rsidR="006A4D7D" w:rsidRDefault="006A4D7D" w:rsidP="006A4D7D">
            <w:pPr>
              <w:pStyle w:val="TableField-Left"/>
              <w:rPr>
                <w:rFonts w:ascii="Calibri Light" w:hAnsi="Calibri Light" w:cs="Arial"/>
                <w:b/>
                <w:bCs/>
              </w:rPr>
            </w:pPr>
            <w:r>
              <w:rPr>
                <w:rFonts w:ascii="Calibri Light" w:hAnsi="Calibri Light" w:cs="Arial"/>
                <w:b/>
                <w:bCs/>
              </w:rPr>
              <w:t>Remove Supply Guarantee flag</w:t>
            </w:r>
          </w:p>
          <w:p w14:paraId="4905A191" w14:textId="77777777" w:rsidR="006A4D7D" w:rsidRDefault="006A4D7D" w:rsidP="006A4D7D">
            <w:pPr>
              <w:pStyle w:val="TableField-Left"/>
              <w:rPr>
                <w:rFonts w:ascii="Calibri Light" w:hAnsi="Calibri Light" w:cs="Arial"/>
              </w:rPr>
            </w:pPr>
            <w:r w:rsidRPr="4C4C4D01">
              <w:rPr>
                <w:rFonts w:ascii="Calibri Light" w:hAnsi="Calibri Light" w:cs="Arial"/>
              </w:rPr>
              <w:t>Remove the Self-Certified flag from Supply Guarantee field in Installation.</w:t>
            </w:r>
          </w:p>
          <w:p w14:paraId="5D0344F1" w14:textId="736F1683" w:rsidR="006A4D7D" w:rsidRPr="00BE6494" w:rsidRDefault="006A4D7D" w:rsidP="006A4D7D">
            <w:pPr>
              <w:pStyle w:val="TableField-Left"/>
              <w:rPr>
                <w:rFonts w:ascii="Calibri Light" w:hAnsi="Calibri Light" w:cs="Arial"/>
                <w:bCs/>
              </w:rPr>
            </w:pPr>
          </w:p>
        </w:tc>
        <w:tc>
          <w:tcPr>
            <w:tcW w:w="1446" w:type="dxa"/>
            <w:vAlign w:val="center"/>
            <w:tcPrChange w:id="341" w:author="Tuan Yap" w:date="2018-05-03T11:32:00Z">
              <w:tcPr>
                <w:tcW w:w="1524" w:type="dxa"/>
                <w:gridSpan w:val="3"/>
                <w:vAlign w:val="center"/>
              </w:tcPr>
            </w:tcPrChange>
          </w:tcPr>
          <w:p w14:paraId="6178B9C6" w14:textId="34838B8A" w:rsidR="006A4D7D" w:rsidRDefault="006A4D7D" w:rsidP="006A4D7D">
            <w:pPr>
              <w:pStyle w:val="TableField-Left"/>
              <w:rPr>
                <w:rFonts w:ascii="Calibri Light" w:hAnsi="Calibri Light" w:cs="Arial"/>
              </w:rPr>
            </w:pPr>
            <w:r>
              <w:rPr>
                <w:rFonts w:ascii="Calibri Light" w:hAnsi="Calibri Light" w:cs="Arial"/>
              </w:rPr>
              <w:t>Hybris C4C</w:t>
            </w:r>
          </w:p>
        </w:tc>
        <w:tc>
          <w:tcPr>
            <w:tcW w:w="1650" w:type="dxa"/>
            <w:tcPrChange w:id="342" w:author="Tuan Yap" w:date="2018-05-03T11:32:00Z">
              <w:tcPr>
                <w:tcW w:w="1122" w:type="dxa"/>
                <w:gridSpan w:val="3"/>
                <w:vAlign w:val="center"/>
              </w:tcPr>
            </w:tcPrChange>
          </w:tcPr>
          <w:p w14:paraId="6F7BD42B" w14:textId="40D5B800" w:rsidR="006A4D7D" w:rsidDel="00022937" w:rsidRDefault="006A4D7D" w:rsidP="006A4D7D">
            <w:pPr>
              <w:pStyle w:val="TableField-Left"/>
              <w:rPr>
                <w:rFonts w:ascii="Calibri Light" w:hAnsi="Calibri Light" w:cs="Arial"/>
              </w:rPr>
            </w:pPr>
            <w:ins w:id="343" w:author="Tuan Yap" w:date="2018-05-03T11:32:00Z">
              <w:r w:rsidRPr="00D145D3">
                <w:rPr>
                  <w:rFonts w:ascii="Calibri Light" w:hAnsi="Calibri Light" w:cs="Arial"/>
                </w:rPr>
                <w:t>Create Move Out</w:t>
              </w:r>
            </w:ins>
            <w:del w:id="344" w:author="Tuan Yap" w:date="2018-05-03T11:32:00Z">
              <w:r w:rsidDel="006B4707">
                <w:rPr>
                  <w:rFonts w:ascii="Calibri Light" w:hAnsi="Calibri Light" w:cs="Arial"/>
                </w:rPr>
                <w:delText>Front Office User</w:delText>
              </w:r>
            </w:del>
          </w:p>
        </w:tc>
        <w:tc>
          <w:tcPr>
            <w:tcW w:w="1338" w:type="dxa"/>
            <w:tcPrChange w:id="345" w:author="Tuan Yap" w:date="2018-05-03T11:32:00Z">
              <w:tcPr>
                <w:tcW w:w="1349" w:type="dxa"/>
                <w:gridSpan w:val="2"/>
              </w:tcPr>
            </w:tcPrChange>
          </w:tcPr>
          <w:p w14:paraId="61DEFCFA" w14:textId="77777777" w:rsidR="006A4D7D" w:rsidRDefault="006A4D7D" w:rsidP="006A4D7D">
            <w:pPr>
              <w:pStyle w:val="TableField-Left"/>
              <w:rPr>
                <w:ins w:id="346" w:author="Tuan Yap" w:date="2018-05-03T11:15:00Z"/>
                <w:rFonts w:ascii="Calibri Light" w:hAnsi="Calibri Light" w:cs="Arial"/>
              </w:rPr>
            </w:pPr>
          </w:p>
        </w:tc>
      </w:tr>
      <w:tr w:rsidR="006A4D7D" w:rsidRPr="006B24F0" w14:paraId="3A16C7A0" w14:textId="429BDB16" w:rsidTr="002B2AD0">
        <w:tblPrEx>
          <w:tblW w:w="933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347" w:author="Tuan Yap" w:date="2018-05-03T11:32:00Z">
            <w:tblPrEx>
              <w:tblW w:w="933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348" w:author="Tuan Yap" w:date="2018-05-03T11:32:00Z">
            <w:trPr>
              <w:cantSplit/>
              <w:trHeight w:val="432"/>
            </w:trPr>
          </w:trPrChange>
        </w:trPr>
        <w:tc>
          <w:tcPr>
            <w:tcW w:w="791" w:type="dxa"/>
            <w:vAlign w:val="center"/>
            <w:tcPrChange w:id="349" w:author="Tuan Yap" w:date="2018-05-03T11:32:00Z">
              <w:tcPr>
                <w:tcW w:w="825" w:type="dxa"/>
                <w:gridSpan w:val="2"/>
                <w:vAlign w:val="center"/>
              </w:tcPr>
            </w:tcPrChange>
          </w:tcPr>
          <w:p w14:paraId="62369DF6" w14:textId="36F1C096" w:rsidR="006A4D7D" w:rsidRDefault="006A4D7D" w:rsidP="006A4D7D">
            <w:pPr>
              <w:pStyle w:val="TableField-Center"/>
              <w:rPr>
                <w:rFonts w:ascii="Calibri Light" w:hAnsi="Calibri Light" w:cs="Arial"/>
              </w:rPr>
            </w:pPr>
            <w:r>
              <w:rPr>
                <w:rFonts w:ascii="Calibri Light" w:hAnsi="Calibri Light" w:cs="Arial"/>
              </w:rPr>
              <w:t>110</w:t>
            </w:r>
          </w:p>
        </w:tc>
        <w:tc>
          <w:tcPr>
            <w:tcW w:w="4112" w:type="dxa"/>
            <w:vAlign w:val="center"/>
            <w:tcPrChange w:id="350" w:author="Tuan Yap" w:date="2018-05-03T11:32:00Z">
              <w:tcPr>
                <w:tcW w:w="4517" w:type="dxa"/>
                <w:gridSpan w:val="3"/>
                <w:vAlign w:val="center"/>
              </w:tcPr>
            </w:tcPrChange>
          </w:tcPr>
          <w:p w14:paraId="51F17B16" w14:textId="118CC9CB" w:rsidR="006A4D7D" w:rsidRDefault="006A4D7D" w:rsidP="006A4D7D">
            <w:pPr>
              <w:pStyle w:val="TableField-Left"/>
              <w:rPr>
                <w:rFonts w:ascii="Calibri Light" w:hAnsi="Calibri Light" w:cs="Arial"/>
                <w:b/>
                <w:bCs/>
              </w:rPr>
            </w:pPr>
            <w:r w:rsidRPr="5C9EE791">
              <w:rPr>
                <w:rFonts w:ascii="Calibri Light" w:hAnsi="Calibri Light" w:cs="Arial"/>
                <w:b/>
                <w:bCs/>
              </w:rPr>
              <w:t>Execute Move Out</w:t>
            </w:r>
          </w:p>
          <w:p w14:paraId="380BE099" w14:textId="11A1355A" w:rsidR="006A4D7D" w:rsidRDefault="006A4D7D" w:rsidP="006A4D7D">
            <w:pPr>
              <w:pStyle w:val="TableField-Left"/>
              <w:rPr>
                <w:rFonts w:ascii="Calibri Light" w:hAnsi="Calibri Light" w:cs="Arial"/>
              </w:rPr>
            </w:pPr>
            <w:r>
              <w:rPr>
                <w:rFonts w:ascii="Calibri Light" w:hAnsi="Calibri Light" w:cs="Arial"/>
              </w:rPr>
              <w:t>Execute Move Out process in system.</w:t>
            </w:r>
          </w:p>
          <w:p w14:paraId="6456D8EE" w14:textId="77777777" w:rsidR="006A4D7D" w:rsidRDefault="006A4D7D" w:rsidP="006A4D7D">
            <w:pPr>
              <w:pStyle w:val="TableField-Left"/>
              <w:rPr>
                <w:rFonts w:ascii="Calibri Light" w:hAnsi="Calibri Light" w:cs="Arial"/>
                <w:b/>
              </w:rPr>
            </w:pPr>
          </w:p>
        </w:tc>
        <w:tc>
          <w:tcPr>
            <w:tcW w:w="1446" w:type="dxa"/>
            <w:vAlign w:val="center"/>
            <w:tcPrChange w:id="351" w:author="Tuan Yap" w:date="2018-05-03T11:32:00Z">
              <w:tcPr>
                <w:tcW w:w="1524" w:type="dxa"/>
                <w:gridSpan w:val="3"/>
                <w:vAlign w:val="center"/>
              </w:tcPr>
            </w:tcPrChange>
          </w:tcPr>
          <w:p w14:paraId="72CD183F" w14:textId="3AB40CBF" w:rsidR="006A4D7D" w:rsidRDefault="006A4D7D" w:rsidP="006A4D7D">
            <w:pPr>
              <w:pStyle w:val="TableField-Left"/>
              <w:rPr>
                <w:rFonts w:ascii="Calibri Light" w:hAnsi="Calibri Light" w:cs="Arial"/>
              </w:rPr>
            </w:pPr>
            <w:r>
              <w:rPr>
                <w:rFonts w:ascii="Calibri Light" w:hAnsi="Calibri Light" w:cs="Arial"/>
              </w:rPr>
              <w:t>Hybris C4C</w:t>
            </w:r>
          </w:p>
        </w:tc>
        <w:tc>
          <w:tcPr>
            <w:tcW w:w="1650" w:type="dxa"/>
            <w:tcPrChange w:id="352" w:author="Tuan Yap" w:date="2018-05-03T11:32:00Z">
              <w:tcPr>
                <w:tcW w:w="1122" w:type="dxa"/>
                <w:gridSpan w:val="3"/>
                <w:vAlign w:val="center"/>
              </w:tcPr>
            </w:tcPrChange>
          </w:tcPr>
          <w:p w14:paraId="41281768" w14:textId="5048D00D" w:rsidR="006A4D7D" w:rsidRDefault="006A4D7D" w:rsidP="006A4D7D">
            <w:pPr>
              <w:pStyle w:val="TableField-Left"/>
              <w:rPr>
                <w:rFonts w:ascii="Calibri Light" w:hAnsi="Calibri Light" w:cs="Arial"/>
              </w:rPr>
            </w:pPr>
            <w:ins w:id="353" w:author="Tuan Yap" w:date="2018-05-03T11:32:00Z">
              <w:r w:rsidRPr="00D145D3">
                <w:rPr>
                  <w:rFonts w:ascii="Calibri Light" w:hAnsi="Calibri Light" w:cs="Arial"/>
                </w:rPr>
                <w:t>Create Move Out</w:t>
              </w:r>
            </w:ins>
            <w:del w:id="354" w:author="Tuan Yap" w:date="2018-05-03T11:32:00Z">
              <w:r w:rsidDel="006B4707">
                <w:rPr>
                  <w:rFonts w:ascii="Calibri Light" w:hAnsi="Calibri Light" w:cs="Arial"/>
                </w:rPr>
                <w:delText>Front Office User</w:delText>
              </w:r>
            </w:del>
          </w:p>
        </w:tc>
        <w:tc>
          <w:tcPr>
            <w:tcW w:w="1338" w:type="dxa"/>
            <w:tcPrChange w:id="355" w:author="Tuan Yap" w:date="2018-05-03T11:32:00Z">
              <w:tcPr>
                <w:tcW w:w="1349" w:type="dxa"/>
                <w:gridSpan w:val="2"/>
              </w:tcPr>
            </w:tcPrChange>
          </w:tcPr>
          <w:p w14:paraId="7030BF3E" w14:textId="77777777" w:rsidR="006A4D7D" w:rsidRDefault="006A4D7D" w:rsidP="006A4D7D">
            <w:pPr>
              <w:pStyle w:val="TableField-Left"/>
              <w:rPr>
                <w:ins w:id="356" w:author="Tuan Yap" w:date="2018-05-03T11:15:00Z"/>
                <w:rFonts w:ascii="Calibri Light" w:hAnsi="Calibri Light" w:cs="Arial"/>
              </w:rPr>
            </w:pPr>
          </w:p>
        </w:tc>
      </w:tr>
      <w:tr w:rsidR="006A4D7D" w:rsidRPr="006B24F0" w14:paraId="2682ABA8" w14:textId="1925AF14" w:rsidTr="002B2AD0">
        <w:tblPrEx>
          <w:tblW w:w="933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357" w:author="Tuan Yap" w:date="2018-05-03T11:32:00Z">
            <w:tblPrEx>
              <w:tblW w:w="933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358" w:author="Tuan Yap" w:date="2018-05-03T11:32:00Z">
            <w:trPr>
              <w:cantSplit/>
              <w:trHeight w:val="432"/>
            </w:trPr>
          </w:trPrChange>
        </w:trPr>
        <w:tc>
          <w:tcPr>
            <w:tcW w:w="791" w:type="dxa"/>
            <w:vAlign w:val="center"/>
            <w:tcPrChange w:id="359" w:author="Tuan Yap" w:date="2018-05-03T11:32:00Z">
              <w:tcPr>
                <w:tcW w:w="825" w:type="dxa"/>
                <w:gridSpan w:val="2"/>
                <w:vAlign w:val="center"/>
              </w:tcPr>
            </w:tcPrChange>
          </w:tcPr>
          <w:p w14:paraId="4DCF2BFC" w14:textId="7375FEC0" w:rsidR="006A4D7D" w:rsidRDefault="006A4D7D" w:rsidP="006A4D7D">
            <w:pPr>
              <w:pStyle w:val="TableField-Center"/>
              <w:rPr>
                <w:rFonts w:ascii="Calibri Light" w:hAnsi="Calibri Light" w:cs="Arial"/>
              </w:rPr>
            </w:pPr>
            <w:r>
              <w:rPr>
                <w:rFonts w:ascii="Calibri Light" w:hAnsi="Calibri Light" w:cs="Arial"/>
              </w:rPr>
              <w:lastRenderedPageBreak/>
              <w:t>120</w:t>
            </w:r>
          </w:p>
        </w:tc>
        <w:tc>
          <w:tcPr>
            <w:tcW w:w="4112" w:type="dxa"/>
            <w:vAlign w:val="center"/>
            <w:tcPrChange w:id="360" w:author="Tuan Yap" w:date="2018-05-03T11:32:00Z">
              <w:tcPr>
                <w:tcW w:w="4517" w:type="dxa"/>
                <w:gridSpan w:val="3"/>
                <w:vAlign w:val="center"/>
              </w:tcPr>
            </w:tcPrChange>
          </w:tcPr>
          <w:p w14:paraId="62ABFC5E" w14:textId="77777777" w:rsidR="006A4D7D" w:rsidRDefault="006A4D7D" w:rsidP="006A4D7D">
            <w:pPr>
              <w:pStyle w:val="TableField-Left"/>
              <w:rPr>
                <w:rFonts w:ascii="Calibri Light" w:hAnsi="Calibri Light" w:cs="Arial"/>
                <w:b/>
                <w:bCs/>
              </w:rPr>
            </w:pPr>
            <w:r w:rsidRPr="5C9EE791">
              <w:rPr>
                <w:rFonts w:ascii="Calibri Light" w:hAnsi="Calibri Light" w:cs="Arial"/>
                <w:b/>
                <w:bCs/>
              </w:rPr>
              <w:t>Select Move Out Date</w:t>
            </w:r>
          </w:p>
          <w:p w14:paraId="18C10723" w14:textId="77777777" w:rsidR="006A4D7D" w:rsidRDefault="006A4D7D" w:rsidP="006A4D7D">
            <w:pPr>
              <w:pStyle w:val="TableField-Left"/>
              <w:rPr>
                <w:rFonts w:ascii="Calibri Light" w:hAnsi="Calibri Light" w:cs="Arial"/>
              </w:rPr>
            </w:pPr>
            <w:r>
              <w:rPr>
                <w:rFonts w:ascii="Calibri Light" w:hAnsi="Calibri Light" w:cs="Arial"/>
              </w:rPr>
              <w:t>Choose a Move Out date.</w:t>
            </w:r>
          </w:p>
          <w:p w14:paraId="1FD73A37" w14:textId="6FD7AA80" w:rsidR="006A4D7D" w:rsidRPr="00FA4C35" w:rsidRDefault="006A4D7D" w:rsidP="006A4D7D">
            <w:pPr>
              <w:pStyle w:val="TableField-Left"/>
              <w:rPr>
                <w:rFonts w:ascii="Calibri Light" w:hAnsi="Calibri Light" w:cs="Arial"/>
              </w:rPr>
            </w:pPr>
          </w:p>
        </w:tc>
        <w:tc>
          <w:tcPr>
            <w:tcW w:w="1446" w:type="dxa"/>
            <w:vAlign w:val="center"/>
            <w:tcPrChange w:id="361" w:author="Tuan Yap" w:date="2018-05-03T11:32:00Z">
              <w:tcPr>
                <w:tcW w:w="1524" w:type="dxa"/>
                <w:gridSpan w:val="3"/>
                <w:vAlign w:val="center"/>
              </w:tcPr>
            </w:tcPrChange>
          </w:tcPr>
          <w:p w14:paraId="1EE11764" w14:textId="0EE067DB" w:rsidR="006A4D7D" w:rsidRDefault="006A4D7D" w:rsidP="006A4D7D">
            <w:pPr>
              <w:pStyle w:val="TableField-Left"/>
              <w:rPr>
                <w:rFonts w:ascii="Calibri Light" w:hAnsi="Calibri Light" w:cs="Arial"/>
              </w:rPr>
            </w:pPr>
            <w:r>
              <w:rPr>
                <w:rFonts w:ascii="Calibri Light" w:hAnsi="Calibri Light" w:cs="Arial"/>
              </w:rPr>
              <w:t>Hybris C4C</w:t>
            </w:r>
          </w:p>
        </w:tc>
        <w:tc>
          <w:tcPr>
            <w:tcW w:w="1650" w:type="dxa"/>
            <w:tcPrChange w:id="362" w:author="Tuan Yap" w:date="2018-05-03T11:32:00Z">
              <w:tcPr>
                <w:tcW w:w="1122" w:type="dxa"/>
                <w:gridSpan w:val="3"/>
                <w:vAlign w:val="center"/>
              </w:tcPr>
            </w:tcPrChange>
          </w:tcPr>
          <w:p w14:paraId="3C4B0EC7" w14:textId="1ED5F758" w:rsidR="006A4D7D" w:rsidRDefault="006A4D7D" w:rsidP="006A4D7D">
            <w:pPr>
              <w:pStyle w:val="TableField-Left"/>
              <w:rPr>
                <w:rFonts w:ascii="Calibri Light" w:hAnsi="Calibri Light" w:cs="Arial"/>
              </w:rPr>
            </w:pPr>
            <w:ins w:id="363" w:author="Tuan Yap" w:date="2018-05-03T11:32:00Z">
              <w:r w:rsidRPr="00D145D3">
                <w:rPr>
                  <w:rFonts w:ascii="Calibri Light" w:hAnsi="Calibri Light" w:cs="Arial"/>
                </w:rPr>
                <w:t>Create Move Out</w:t>
              </w:r>
            </w:ins>
            <w:del w:id="364" w:author="Tuan Yap" w:date="2018-05-03T11:32:00Z">
              <w:r w:rsidDel="006B4707">
                <w:rPr>
                  <w:rFonts w:ascii="Calibri Light" w:hAnsi="Calibri Light" w:cs="Arial"/>
                </w:rPr>
                <w:delText>Front Office User</w:delText>
              </w:r>
            </w:del>
          </w:p>
        </w:tc>
        <w:tc>
          <w:tcPr>
            <w:tcW w:w="1338" w:type="dxa"/>
            <w:tcPrChange w:id="365" w:author="Tuan Yap" w:date="2018-05-03T11:32:00Z">
              <w:tcPr>
                <w:tcW w:w="1349" w:type="dxa"/>
                <w:gridSpan w:val="2"/>
              </w:tcPr>
            </w:tcPrChange>
          </w:tcPr>
          <w:p w14:paraId="55BA47FD" w14:textId="77777777" w:rsidR="006A4D7D" w:rsidRDefault="006A4D7D" w:rsidP="006A4D7D">
            <w:pPr>
              <w:pStyle w:val="TableField-Left"/>
              <w:rPr>
                <w:ins w:id="366" w:author="Tuan Yap" w:date="2018-05-03T11:15:00Z"/>
                <w:rFonts w:ascii="Calibri Light" w:hAnsi="Calibri Light" w:cs="Arial"/>
              </w:rPr>
            </w:pPr>
          </w:p>
        </w:tc>
      </w:tr>
      <w:tr w:rsidR="006A4D7D" w:rsidRPr="006B24F0" w14:paraId="2623A02A" w14:textId="666897D0" w:rsidTr="002B2AD0">
        <w:tblPrEx>
          <w:tblW w:w="933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367" w:author="Tuan Yap" w:date="2018-05-03T11:32:00Z">
            <w:tblPrEx>
              <w:tblW w:w="933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368" w:author="Tuan Yap" w:date="2018-05-03T11:32:00Z">
            <w:trPr>
              <w:cantSplit/>
              <w:trHeight w:val="432"/>
            </w:trPr>
          </w:trPrChange>
        </w:trPr>
        <w:tc>
          <w:tcPr>
            <w:tcW w:w="791" w:type="dxa"/>
            <w:vAlign w:val="center"/>
            <w:tcPrChange w:id="369" w:author="Tuan Yap" w:date="2018-05-03T11:32:00Z">
              <w:tcPr>
                <w:tcW w:w="817" w:type="dxa"/>
                <w:gridSpan w:val="2"/>
                <w:vAlign w:val="center"/>
              </w:tcPr>
            </w:tcPrChange>
          </w:tcPr>
          <w:p w14:paraId="54ACF3A2" w14:textId="72F44EC9" w:rsidR="006A4D7D" w:rsidRDefault="006A4D7D" w:rsidP="006A4D7D">
            <w:pPr>
              <w:pStyle w:val="TableField-Center"/>
              <w:rPr>
                <w:rFonts w:ascii="Calibri Light" w:hAnsi="Calibri Light" w:cs="Arial"/>
              </w:rPr>
            </w:pPr>
            <w:r>
              <w:rPr>
                <w:rFonts w:ascii="Calibri Light" w:hAnsi="Calibri Light" w:cs="Arial"/>
              </w:rPr>
              <w:t>130</w:t>
            </w:r>
          </w:p>
        </w:tc>
        <w:tc>
          <w:tcPr>
            <w:tcW w:w="4112" w:type="dxa"/>
            <w:vAlign w:val="center"/>
            <w:tcPrChange w:id="370" w:author="Tuan Yap" w:date="2018-05-03T11:32:00Z">
              <w:tcPr>
                <w:tcW w:w="4422" w:type="dxa"/>
                <w:gridSpan w:val="3"/>
                <w:vAlign w:val="center"/>
              </w:tcPr>
            </w:tcPrChange>
          </w:tcPr>
          <w:p w14:paraId="63BBEE5F" w14:textId="77777777" w:rsidR="006A4D7D" w:rsidRDefault="006A4D7D" w:rsidP="006A4D7D">
            <w:pPr>
              <w:pStyle w:val="TableField-Left"/>
              <w:rPr>
                <w:rFonts w:ascii="Calibri Light" w:hAnsi="Calibri Light" w:cs="Arial"/>
                <w:b/>
                <w:bCs/>
              </w:rPr>
            </w:pPr>
            <w:r w:rsidRPr="5C9EE791">
              <w:rPr>
                <w:rFonts w:ascii="Calibri Light" w:hAnsi="Calibri Light" w:cs="Arial"/>
                <w:b/>
                <w:bCs/>
              </w:rPr>
              <w:t>Determine Mailing address</w:t>
            </w:r>
          </w:p>
          <w:p w14:paraId="46FC1E6D" w14:textId="46C47A9C" w:rsidR="006A4D7D" w:rsidRDefault="006A4D7D" w:rsidP="006A4D7D">
            <w:pPr>
              <w:pStyle w:val="TableField-Left"/>
              <w:rPr>
                <w:rFonts w:ascii="Calibri Light" w:hAnsi="Calibri Light" w:cs="Arial"/>
              </w:rPr>
            </w:pPr>
            <w:r>
              <w:rPr>
                <w:rFonts w:ascii="Calibri Light" w:hAnsi="Calibri Light" w:cs="Arial"/>
              </w:rPr>
              <w:t>Option to capture forwarding address or use existing mailing address as forwarding address.</w:t>
            </w:r>
          </w:p>
          <w:p w14:paraId="0A0B818B" w14:textId="77777777" w:rsidR="006A4D7D" w:rsidRDefault="006A4D7D" w:rsidP="006A4D7D">
            <w:pPr>
              <w:pStyle w:val="TableField-Left"/>
              <w:rPr>
                <w:rFonts w:ascii="Calibri Light" w:hAnsi="Calibri Light" w:cs="Arial"/>
                <w:b/>
              </w:rPr>
            </w:pPr>
          </w:p>
        </w:tc>
        <w:tc>
          <w:tcPr>
            <w:tcW w:w="1446" w:type="dxa"/>
            <w:vAlign w:val="center"/>
            <w:tcPrChange w:id="371" w:author="Tuan Yap" w:date="2018-05-03T11:32:00Z">
              <w:tcPr>
                <w:tcW w:w="1506" w:type="dxa"/>
                <w:gridSpan w:val="3"/>
                <w:vAlign w:val="center"/>
              </w:tcPr>
            </w:tcPrChange>
          </w:tcPr>
          <w:p w14:paraId="7675765A" w14:textId="2259596F" w:rsidR="006A4D7D" w:rsidRDefault="006A4D7D" w:rsidP="006A4D7D">
            <w:pPr>
              <w:pStyle w:val="TableField-Left"/>
              <w:rPr>
                <w:rFonts w:ascii="Calibri Light" w:hAnsi="Calibri Light" w:cs="Arial"/>
              </w:rPr>
            </w:pPr>
            <w:r>
              <w:rPr>
                <w:rFonts w:ascii="Calibri Light" w:hAnsi="Calibri Light" w:cs="Arial"/>
              </w:rPr>
              <w:t>Hybris C4C</w:t>
            </w:r>
          </w:p>
        </w:tc>
        <w:tc>
          <w:tcPr>
            <w:tcW w:w="1650" w:type="dxa"/>
            <w:tcPrChange w:id="372" w:author="Tuan Yap" w:date="2018-05-03T11:32:00Z">
              <w:tcPr>
                <w:tcW w:w="1246" w:type="dxa"/>
                <w:gridSpan w:val="3"/>
                <w:vAlign w:val="center"/>
              </w:tcPr>
            </w:tcPrChange>
          </w:tcPr>
          <w:p w14:paraId="134A5821" w14:textId="3EF0B0F1" w:rsidR="006A4D7D" w:rsidRDefault="006A4D7D" w:rsidP="006A4D7D">
            <w:pPr>
              <w:pStyle w:val="TableField-Left"/>
              <w:rPr>
                <w:rFonts w:ascii="Calibri Light" w:hAnsi="Calibri Light" w:cs="Arial"/>
              </w:rPr>
            </w:pPr>
            <w:ins w:id="373" w:author="Tuan Yap" w:date="2018-05-03T11:32:00Z">
              <w:r w:rsidRPr="004D348E">
                <w:rPr>
                  <w:rFonts w:ascii="Calibri Light" w:hAnsi="Calibri Light" w:cs="Arial"/>
                </w:rPr>
                <w:t>Create Move Out</w:t>
              </w:r>
            </w:ins>
            <w:del w:id="374" w:author="Tuan Yap" w:date="2018-05-03T11:32:00Z">
              <w:r w:rsidDel="005A7654">
                <w:rPr>
                  <w:rFonts w:ascii="Calibri Light" w:hAnsi="Calibri Light" w:cs="Arial"/>
                </w:rPr>
                <w:delText>Front Office User</w:delText>
              </w:r>
            </w:del>
          </w:p>
        </w:tc>
        <w:tc>
          <w:tcPr>
            <w:tcW w:w="1338" w:type="dxa"/>
            <w:tcPrChange w:id="375" w:author="Tuan Yap" w:date="2018-05-03T11:32:00Z">
              <w:tcPr>
                <w:tcW w:w="1346" w:type="dxa"/>
                <w:gridSpan w:val="2"/>
              </w:tcPr>
            </w:tcPrChange>
          </w:tcPr>
          <w:p w14:paraId="5594FDC6" w14:textId="77777777" w:rsidR="006A4D7D" w:rsidRDefault="006A4D7D" w:rsidP="006A4D7D">
            <w:pPr>
              <w:pStyle w:val="TableField-Left"/>
              <w:rPr>
                <w:ins w:id="376" w:author="Tuan Yap" w:date="2018-05-03T11:15:00Z"/>
                <w:rFonts w:ascii="Calibri Light" w:hAnsi="Calibri Light" w:cs="Arial"/>
              </w:rPr>
            </w:pPr>
          </w:p>
        </w:tc>
      </w:tr>
      <w:tr w:rsidR="006A4D7D" w:rsidRPr="006B24F0" w14:paraId="28499329" w14:textId="4FD86E65" w:rsidTr="002B2AD0">
        <w:tblPrEx>
          <w:tblW w:w="933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377" w:author="Tuan Yap" w:date="2018-05-03T11:32:00Z">
            <w:tblPrEx>
              <w:tblW w:w="933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378" w:author="Tuan Yap" w:date="2018-05-03T11:32:00Z">
            <w:trPr>
              <w:cantSplit/>
              <w:trHeight w:val="432"/>
            </w:trPr>
          </w:trPrChange>
        </w:trPr>
        <w:tc>
          <w:tcPr>
            <w:tcW w:w="791" w:type="dxa"/>
            <w:vAlign w:val="center"/>
            <w:tcPrChange w:id="379" w:author="Tuan Yap" w:date="2018-05-03T11:32:00Z">
              <w:tcPr>
                <w:tcW w:w="817" w:type="dxa"/>
                <w:gridSpan w:val="2"/>
                <w:vAlign w:val="center"/>
              </w:tcPr>
            </w:tcPrChange>
          </w:tcPr>
          <w:p w14:paraId="6314BCE1" w14:textId="007AA2CF" w:rsidR="006A4D7D" w:rsidRDefault="006A4D7D" w:rsidP="006A4D7D">
            <w:pPr>
              <w:pStyle w:val="TableField-Center"/>
              <w:rPr>
                <w:rFonts w:ascii="Calibri Light" w:hAnsi="Calibri Light" w:cs="Arial"/>
              </w:rPr>
            </w:pPr>
            <w:r>
              <w:rPr>
                <w:rFonts w:ascii="Calibri Light" w:hAnsi="Calibri Light" w:cs="Arial"/>
              </w:rPr>
              <w:t>140</w:t>
            </w:r>
          </w:p>
        </w:tc>
        <w:tc>
          <w:tcPr>
            <w:tcW w:w="4112" w:type="dxa"/>
            <w:vAlign w:val="center"/>
            <w:tcPrChange w:id="380" w:author="Tuan Yap" w:date="2018-05-03T11:32:00Z">
              <w:tcPr>
                <w:tcW w:w="4422" w:type="dxa"/>
                <w:gridSpan w:val="3"/>
                <w:vAlign w:val="center"/>
              </w:tcPr>
            </w:tcPrChange>
          </w:tcPr>
          <w:p w14:paraId="53662492" w14:textId="77777777" w:rsidR="006A4D7D" w:rsidRDefault="006A4D7D" w:rsidP="006A4D7D">
            <w:pPr>
              <w:pStyle w:val="TableField-Left"/>
              <w:rPr>
                <w:rFonts w:ascii="Calibri Light" w:hAnsi="Calibri Light" w:cs="Arial"/>
                <w:b/>
                <w:bCs/>
              </w:rPr>
            </w:pPr>
            <w:r w:rsidRPr="5C9EE791">
              <w:rPr>
                <w:rFonts w:ascii="Calibri Light" w:hAnsi="Calibri Light" w:cs="Arial"/>
                <w:b/>
                <w:bCs/>
              </w:rPr>
              <w:t>Review Move Out</w:t>
            </w:r>
          </w:p>
          <w:p w14:paraId="4F4B22F6" w14:textId="529CFB3D" w:rsidR="006A4D7D" w:rsidRDefault="006A4D7D" w:rsidP="006A4D7D">
            <w:pPr>
              <w:pStyle w:val="TableField-Left"/>
              <w:rPr>
                <w:rFonts w:ascii="Calibri Light" w:hAnsi="Calibri Light" w:cs="Arial"/>
              </w:rPr>
            </w:pPr>
            <w:r>
              <w:rPr>
                <w:rFonts w:ascii="Calibri Light" w:hAnsi="Calibri Light" w:cs="Arial"/>
              </w:rPr>
              <w:t>Review the information captured during Move Out process before submitting the request.</w:t>
            </w:r>
          </w:p>
          <w:p w14:paraId="2D9EE4D9" w14:textId="618200D0" w:rsidR="006A4D7D" w:rsidRDefault="006A4D7D" w:rsidP="006A4D7D">
            <w:pPr>
              <w:pStyle w:val="TableField-Left"/>
              <w:rPr>
                <w:rFonts w:ascii="Calibri Light" w:hAnsi="Calibri Light" w:cs="Arial"/>
                <w:b/>
              </w:rPr>
            </w:pPr>
          </w:p>
        </w:tc>
        <w:tc>
          <w:tcPr>
            <w:tcW w:w="1446" w:type="dxa"/>
            <w:vAlign w:val="center"/>
            <w:tcPrChange w:id="381" w:author="Tuan Yap" w:date="2018-05-03T11:32:00Z">
              <w:tcPr>
                <w:tcW w:w="1506" w:type="dxa"/>
                <w:gridSpan w:val="3"/>
                <w:vAlign w:val="center"/>
              </w:tcPr>
            </w:tcPrChange>
          </w:tcPr>
          <w:p w14:paraId="43BE1BE5" w14:textId="5C533BA4" w:rsidR="006A4D7D" w:rsidRDefault="006A4D7D" w:rsidP="006A4D7D">
            <w:pPr>
              <w:pStyle w:val="TableField-Left"/>
              <w:rPr>
                <w:rFonts w:ascii="Calibri Light" w:hAnsi="Calibri Light" w:cs="Arial"/>
              </w:rPr>
            </w:pPr>
            <w:r>
              <w:rPr>
                <w:rFonts w:ascii="Calibri Light" w:hAnsi="Calibri Light" w:cs="Arial"/>
              </w:rPr>
              <w:t>Hybris C4C</w:t>
            </w:r>
          </w:p>
        </w:tc>
        <w:tc>
          <w:tcPr>
            <w:tcW w:w="1650" w:type="dxa"/>
            <w:tcPrChange w:id="382" w:author="Tuan Yap" w:date="2018-05-03T11:32:00Z">
              <w:tcPr>
                <w:tcW w:w="1246" w:type="dxa"/>
                <w:gridSpan w:val="3"/>
                <w:vAlign w:val="center"/>
              </w:tcPr>
            </w:tcPrChange>
          </w:tcPr>
          <w:p w14:paraId="6F40E978" w14:textId="2CECDF57" w:rsidR="006A4D7D" w:rsidRDefault="006A4D7D" w:rsidP="006A4D7D">
            <w:pPr>
              <w:pStyle w:val="TableField-Left"/>
              <w:rPr>
                <w:rFonts w:ascii="Calibri Light" w:hAnsi="Calibri Light" w:cs="Arial"/>
              </w:rPr>
            </w:pPr>
            <w:ins w:id="383" w:author="Tuan Yap" w:date="2018-05-03T11:32:00Z">
              <w:r w:rsidRPr="004D348E">
                <w:rPr>
                  <w:rFonts w:ascii="Calibri Light" w:hAnsi="Calibri Light" w:cs="Arial"/>
                </w:rPr>
                <w:t>Create Move Out</w:t>
              </w:r>
            </w:ins>
            <w:del w:id="384" w:author="Tuan Yap" w:date="2018-05-03T11:32:00Z">
              <w:r w:rsidDel="005A7654">
                <w:rPr>
                  <w:rFonts w:ascii="Calibri Light" w:hAnsi="Calibri Light" w:cs="Arial"/>
                </w:rPr>
                <w:delText>Front Office User</w:delText>
              </w:r>
            </w:del>
          </w:p>
        </w:tc>
        <w:tc>
          <w:tcPr>
            <w:tcW w:w="1338" w:type="dxa"/>
            <w:tcPrChange w:id="385" w:author="Tuan Yap" w:date="2018-05-03T11:32:00Z">
              <w:tcPr>
                <w:tcW w:w="1346" w:type="dxa"/>
                <w:gridSpan w:val="2"/>
              </w:tcPr>
            </w:tcPrChange>
          </w:tcPr>
          <w:p w14:paraId="3D0FEDE3" w14:textId="77777777" w:rsidR="006A4D7D" w:rsidRDefault="006A4D7D" w:rsidP="006A4D7D">
            <w:pPr>
              <w:pStyle w:val="TableField-Left"/>
              <w:rPr>
                <w:ins w:id="386" w:author="Tuan Yap" w:date="2018-05-03T11:15:00Z"/>
                <w:rFonts w:ascii="Calibri Light" w:hAnsi="Calibri Light" w:cs="Arial"/>
              </w:rPr>
            </w:pPr>
          </w:p>
        </w:tc>
      </w:tr>
      <w:tr w:rsidR="006A4D7D" w:rsidRPr="006B24F0" w14:paraId="339A683B" w14:textId="2725E519" w:rsidTr="002B2AD0">
        <w:tblPrEx>
          <w:tblW w:w="933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387" w:author="Tuan Yap" w:date="2018-05-03T11:32:00Z">
            <w:tblPrEx>
              <w:tblW w:w="933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388" w:author="Tuan Yap" w:date="2018-05-03T11:32:00Z">
            <w:trPr>
              <w:cantSplit/>
              <w:trHeight w:val="432"/>
            </w:trPr>
          </w:trPrChange>
        </w:trPr>
        <w:tc>
          <w:tcPr>
            <w:tcW w:w="791" w:type="dxa"/>
            <w:vAlign w:val="center"/>
            <w:tcPrChange w:id="389" w:author="Tuan Yap" w:date="2018-05-03T11:32:00Z">
              <w:tcPr>
                <w:tcW w:w="817" w:type="dxa"/>
                <w:gridSpan w:val="2"/>
                <w:vAlign w:val="center"/>
              </w:tcPr>
            </w:tcPrChange>
          </w:tcPr>
          <w:p w14:paraId="74407308" w14:textId="58B6CE3A" w:rsidR="006A4D7D" w:rsidRDefault="006A4D7D" w:rsidP="006A4D7D">
            <w:pPr>
              <w:pStyle w:val="TableField-Center"/>
              <w:rPr>
                <w:rFonts w:ascii="Calibri Light" w:hAnsi="Calibri Light" w:cs="Arial"/>
              </w:rPr>
            </w:pPr>
            <w:r>
              <w:rPr>
                <w:rFonts w:ascii="Calibri Light" w:hAnsi="Calibri Light" w:cs="Arial"/>
              </w:rPr>
              <w:t>150</w:t>
            </w:r>
          </w:p>
        </w:tc>
        <w:tc>
          <w:tcPr>
            <w:tcW w:w="4112" w:type="dxa"/>
            <w:vAlign w:val="center"/>
            <w:tcPrChange w:id="390" w:author="Tuan Yap" w:date="2018-05-03T11:32:00Z">
              <w:tcPr>
                <w:tcW w:w="4422" w:type="dxa"/>
                <w:gridSpan w:val="3"/>
                <w:vAlign w:val="center"/>
              </w:tcPr>
            </w:tcPrChange>
          </w:tcPr>
          <w:p w14:paraId="441A316C" w14:textId="77777777" w:rsidR="006A4D7D" w:rsidRDefault="006A4D7D" w:rsidP="006A4D7D">
            <w:pPr>
              <w:pStyle w:val="TableField-Left"/>
              <w:rPr>
                <w:rFonts w:ascii="Calibri Light" w:hAnsi="Calibri Light" w:cs="Arial"/>
                <w:b/>
                <w:bCs/>
              </w:rPr>
            </w:pPr>
            <w:r w:rsidRPr="5C9EE791">
              <w:rPr>
                <w:rFonts w:ascii="Calibri Light" w:hAnsi="Calibri Light" w:cs="Arial"/>
                <w:b/>
                <w:bCs/>
              </w:rPr>
              <w:t>Submit Move Out</w:t>
            </w:r>
          </w:p>
          <w:p w14:paraId="0140CE30" w14:textId="77777777" w:rsidR="006A4D7D" w:rsidRDefault="006A4D7D" w:rsidP="006A4D7D">
            <w:pPr>
              <w:pStyle w:val="TableField-Left"/>
              <w:rPr>
                <w:rFonts w:ascii="Calibri Light" w:hAnsi="Calibri Light" w:cs="Arial"/>
              </w:rPr>
            </w:pPr>
            <w:r>
              <w:rPr>
                <w:rFonts w:ascii="Calibri Light" w:hAnsi="Calibri Light" w:cs="Arial"/>
              </w:rPr>
              <w:t>Click Submit button to submit Move Out</w:t>
            </w:r>
          </w:p>
          <w:p w14:paraId="6789EC18" w14:textId="07A3B773" w:rsidR="006A4D7D" w:rsidRPr="00FA4C35" w:rsidRDefault="006A4D7D" w:rsidP="006A4D7D">
            <w:pPr>
              <w:pStyle w:val="TableField-Left"/>
              <w:rPr>
                <w:rFonts w:ascii="Calibri Light" w:hAnsi="Calibri Light" w:cs="Arial"/>
              </w:rPr>
            </w:pPr>
          </w:p>
        </w:tc>
        <w:tc>
          <w:tcPr>
            <w:tcW w:w="1446" w:type="dxa"/>
            <w:vAlign w:val="center"/>
            <w:tcPrChange w:id="391" w:author="Tuan Yap" w:date="2018-05-03T11:32:00Z">
              <w:tcPr>
                <w:tcW w:w="1506" w:type="dxa"/>
                <w:gridSpan w:val="3"/>
                <w:vAlign w:val="center"/>
              </w:tcPr>
            </w:tcPrChange>
          </w:tcPr>
          <w:p w14:paraId="31334E07" w14:textId="549B4C6A" w:rsidR="006A4D7D" w:rsidRDefault="006A4D7D" w:rsidP="006A4D7D">
            <w:pPr>
              <w:pStyle w:val="TableField-Left"/>
              <w:rPr>
                <w:rFonts w:ascii="Calibri Light" w:hAnsi="Calibri Light" w:cs="Arial"/>
              </w:rPr>
            </w:pPr>
            <w:r>
              <w:rPr>
                <w:rFonts w:ascii="Calibri Light" w:hAnsi="Calibri Light" w:cs="Arial"/>
              </w:rPr>
              <w:t>Hybris C4C</w:t>
            </w:r>
          </w:p>
        </w:tc>
        <w:tc>
          <w:tcPr>
            <w:tcW w:w="1650" w:type="dxa"/>
            <w:tcPrChange w:id="392" w:author="Tuan Yap" w:date="2018-05-03T11:32:00Z">
              <w:tcPr>
                <w:tcW w:w="1246" w:type="dxa"/>
                <w:gridSpan w:val="3"/>
                <w:vAlign w:val="center"/>
              </w:tcPr>
            </w:tcPrChange>
          </w:tcPr>
          <w:p w14:paraId="18453F4F" w14:textId="4E88869E" w:rsidR="006A4D7D" w:rsidRDefault="006A4D7D" w:rsidP="006A4D7D">
            <w:pPr>
              <w:pStyle w:val="TableField-Left"/>
              <w:rPr>
                <w:rFonts w:ascii="Calibri Light" w:hAnsi="Calibri Light" w:cs="Arial"/>
              </w:rPr>
            </w:pPr>
            <w:ins w:id="393" w:author="Tuan Yap" w:date="2018-05-03T11:32:00Z">
              <w:r w:rsidRPr="004D348E">
                <w:rPr>
                  <w:rFonts w:ascii="Calibri Light" w:hAnsi="Calibri Light" w:cs="Arial"/>
                </w:rPr>
                <w:t>Create Move Out</w:t>
              </w:r>
            </w:ins>
            <w:del w:id="394" w:author="Tuan Yap" w:date="2018-05-03T11:32:00Z">
              <w:r w:rsidDel="005A7654">
                <w:rPr>
                  <w:rFonts w:ascii="Calibri Light" w:hAnsi="Calibri Light" w:cs="Arial"/>
                </w:rPr>
                <w:delText>Front Office User</w:delText>
              </w:r>
            </w:del>
          </w:p>
        </w:tc>
        <w:tc>
          <w:tcPr>
            <w:tcW w:w="1338" w:type="dxa"/>
            <w:tcPrChange w:id="395" w:author="Tuan Yap" w:date="2018-05-03T11:32:00Z">
              <w:tcPr>
                <w:tcW w:w="1346" w:type="dxa"/>
                <w:gridSpan w:val="2"/>
              </w:tcPr>
            </w:tcPrChange>
          </w:tcPr>
          <w:p w14:paraId="73D2BC6E" w14:textId="77777777" w:rsidR="006A4D7D" w:rsidRDefault="006A4D7D" w:rsidP="006A4D7D">
            <w:pPr>
              <w:pStyle w:val="TableField-Left"/>
              <w:rPr>
                <w:ins w:id="396" w:author="Tuan Yap" w:date="2018-05-03T11:15:00Z"/>
                <w:rFonts w:ascii="Calibri Light" w:hAnsi="Calibri Light" w:cs="Arial"/>
              </w:rPr>
            </w:pPr>
          </w:p>
        </w:tc>
      </w:tr>
      <w:tr w:rsidR="00532EA6" w:rsidRPr="006B24F0" w14:paraId="0B148606" w14:textId="7693CBAF" w:rsidTr="002B2AD0">
        <w:trPr>
          <w:cantSplit/>
          <w:trHeight w:val="432"/>
        </w:trPr>
        <w:tc>
          <w:tcPr>
            <w:tcW w:w="791" w:type="dxa"/>
            <w:vAlign w:val="center"/>
          </w:tcPr>
          <w:p w14:paraId="19BF0067" w14:textId="78125A16" w:rsidR="00532EA6" w:rsidRDefault="00532EA6" w:rsidP="00022937">
            <w:pPr>
              <w:pStyle w:val="TableField-Center"/>
              <w:rPr>
                <w:rFonts w:ascii="Calibri Light" w:hAnsi="Calibri Light" w:cs="Arial"/>
              </w:rPr>
            </w:pPr>
            <w:r>
              <w:rPr>
                <w:rFonts w:ascii="Calibri Light" w:hAnsi="Calibri Light" w:cs="Arial"/>
              </w:rPr>
              <w:t>160</w:t>
            </w:r>
          </w:p>
        </w:tc>
        <w:tc>
          <w:tcPr>
            <w:tcW w:w="4112" w:type="dxa"/>
            <w:vAlign w:val="center"/>
          </w:tcPr>
          <w:p w14:paraId="45BB6204" w14:textId="77777777" w:rsidR="00532EA6" w:rsidRDefault="00532EA6" w:rsidP="5C9EE791">
            <w:pPr>
              <w:pStyle w:val="TableField-Left"/>
              <w:rPr>
                <w:rFonts w:ascii="Calibri Light" w:hAnsi="Calibri Light" w:cs="Arial"/>
                <w:b/>
                <w:bCs/>
              </w:rPr>
            </w:pPr>
            <w:r w:rsidRPr="5C9EE791">
              <w:rPr>
                <w:rFonts w:ascii="Calibri Light" w:hAnsi="Calibri Light" w:cs="Arial"/>
                <w:b/>
                <w:bCs/>
              </w:rPr>
              <w:t>Auto Programs &amp; Services decommission</w:t>
            </w:r>
          </w:p>
          <w:p w14:paraId="2494FBC3" w14:textId="77777777" w:rsidR="00532EA6" w:rsidRDefault="00532EA6" w:rsidP="00E739BA">
            <w:pPr>
              <w:pStyle w:val="TableField-Left"/>
              <w:rPr>
                <w:rFonts w:ascii="Calibri Light" w:hAnsi="Calibri Light" w:cs="Arial"/>
              </w:rPr>
            </w:pPr>
            <w:r>
              <w:rPr>
                <w:rFonts w:ascii="Calibri Light" w:hAnsi="Calibri Light" w:cs="Arial"/>
              </w:rPr>
              <w:t>Programs &amp; Services are decommissioned automatically</w:t>
            </w:r>
          </w:p>
          <w:p w14:paraId="4F7F41EA" w14:textId="77777777" w:rsidR="00532EA6" w:rsidRPr="00E739BA" w:rsidRDefault="00532EA6" w:rsidP="00E739BA">
            <w:pPr>
              <w:pStyle w:val="TableField-Left"/>
              <w:rPr>
                <w:rFonts w:ascii="Calibri Light" w:hAnsi="Calibri Light" w:cs="Arial"/>
              </w:rPr>
            </w:pPr>
          </w:p>
        </w:tc>
        <w:tc>
          <w:tcPr>
            <w:tcW w:w="1446" w:type="dxa"/>
            <w:vAlign w:val="center"/>
          </w:tcPr>
          <w:p w14:paraId="60108752" w14:textId="784AAE56" w:rsidR="00532EA6" w:rsidRDefault="00532EA6" w:rsidP="00E739BA">
            <w:pPr>
              <w:pStyle w:val="TableField-Left"/>
              <w:rPr>
                <w:rFonts w:ascii="Calibri Light" w:hAnsi="Calibri Light" w:cs="Arial"/>
              </w:rPr>
            </w:pPr>
            <w:r>
              <w:rPr>
                <w:rFonts w:ascii="Calibri Light" w:hAnsi="Calibri Light" w:cs="Arial"/>
              </w:rPr>
              <w:t>Hybris C4C</w:t>
            </w:r>
          </w:p>
        </w:tc>
        <w:tc>
          <w:tcPr>
            <w:tcW w:w="1650" w:type="dxa"/>
            <w:vAlign w:val="center"/>
          </w:tcPr>
          <w:p w14:paraId="75244268" w14:textId="2109240C" w:rsidR="00532EA6" w:rsidRDefault="00532EA6" w:rsidP="00E739BA">
            <w:pPr>
              <w:pStyle w:val="TableField-Left"/>
              <w:rPr>
                <w:rFonts w:ascii="Calibri Light" w:hAnsi="Calibri Light" w:cs="Arial"/>
              </w:rPr>
            </w:pPr>
            <w:del w:id="397" w:author="Tuan Yap" w:date="2018-05-08T11:21:00Z">
              <w:r w:rsidDel="007124B9">
                <w:rPr>
                  <w:rFonts w:ascii="Calibri Light" w:hAnsi="Calibri Light" w:cs="Arial"/>
                </w:rPr>
                <w:delText>System</w:delText>
              </w:r>
            </w:del>
            <w:ins w:id="398" w:author="Tuan Yap" w:date="2018-05-08T11:21:00Z">
              <w:r w:rsidR="007124B9">
                <w:rPr>
                  <w:rFonts w:ascii="Calibri Light" w:hAnsi="Calibri Light" w:cs="Arial"/>
                </w:rPr>
                <w:t>Create Move Out Processing</w:t>
              </w:r>
            </w:ins>
          </w:p>
        </w:tc>
        <w:tc>
          <w:tcPr>
            <w:tcW w:w="1338" w:type="dxa"/>
          </w:tcPr>
          <w:p w14:paraId="1EF9DF01" w14:textId="77777777" w:rsidR="00532EA6" w:rsidRDefault="00532EA6" w:rsidP="00E739BA">
            <w:pPr>
              <w:pStyle w:val="TableField-Left"/>
              <w:rPr>
                <w:ins w:id="399" w:author="Tuan Yap" w:date="2018-05-03T11:15:00Z"/>
                <w:rFonts w:ascii="Calibri Light" w:hAnsi="Calibri Light" w:cs="Arial"/>
              </w:rPr>
            </w:pPr>
          </w:p>
        </w:tc>
      </w:tr>
      <w:tr w:rsidR="00532EA6" w:rsidRPr="006B24F0" w14:paraId="582B2BF0" w14:textId="72ECE886" w:rsidTr="002B2AD0">
        <w:trPr>
          <w:cantSplit/>
          <w:trHeight w:val="432"/>
        </w:trPr>
        <w:tc>
          <w:tcPr>
            <w:tcW w:w="791" w:type="dxa"/>
            <w:vAlign w:val="center"/>
          </w:tcPr>
          <w:p w14:paraId="2C493CD1" w14:textId="4221BA52" w:rsidR="00532EA6" w:rsidRDefault="00532EA6" w:rsidP="00E739BA">
            <w:pPr>
              <w:pStyle w:val="TableField-Center"/>
              <w:rPr>
                <w:rFonts w:ascii="Calibri Light" w:hAnsi="Calibri Light" w:cs="Arial"/>
              </w:rPr>
            </w:pPr>
            <w:r>
              <w:rPr>
                <w:rFonts w:ascii="Calibri Light" w:hAnsi="Calibri Light" w:cs="Arial"/>
              </w:rPr>
              <w:t>170</w:t>
            </w:r>
          </w:p>
        </w:tc>
        <w:tc>
          <w:tcPr>
            <w:tcW w:w="4112" w:type="dxa"/>
            <w:vAlign w:val="center"/>
          </w:tcPr>
          <w:p w14:paraId="7FE6EDBD" w14:textId="7967BC42" w:rsidR="00532EA6" w:rsidRDefault="00532EA6" w:rsidP="5C9EE791">
            <w:pPr>
              <w:pStyle w:val="TableField-Left"/>
              <w:rPr>
                <w:rFonts w:ascii="Calibri Light" w:hAnsi="Calibri Light" w:cs="Arial"/>
                <w:b/>
                <w:bCs/>
              </w:rPr>
            </w:pPr>
            <w:r>
              <w:rPr>
                <w:rFonts w:ascii="Calibri Light" w:hAnsi="Calibri Light" w:cs="Arial"/>
                <w:b/>
                <w:bCs/>
              </w:rPr>
              <w:t>De-activate</w:t>
            </w:r>
            <w:r w:rsidRPr="5C9EE791">
              <w:rPr>
                <w:rFonts w:ascii="Calibri Light" w:hAnsi="Calibri Light" w:cs="Arial"/>
                <w:b/>
                <w:bCs/>
              </w:rPr>
              <w:t xml:space="preserve"> Critical Care identifier</w:t>
            </w:r>
          </w:p>
          <w:p w14:paraId="552D6B7C" w14:textId="0D830628" w:rsidR="00532EA6" w:rsidRDefault="00532EA6" w:rsidP="00E739BA">
            <w:pPr>
              <w:pStyle w:val="TableField-Left"/>
              <w:rPr>
                <w:rFonts w:ascii="Calibri Light" w:hAnsi="Calibri Light" w:cs="Arial"/>
              </w:rPr>
            </w:pPr>
            <w:r>
              <w:rPr>
                <w:rFonts w:ascii="Calibri Light" w:hAnsi="Calibri Light" w:cs="Arial"/>
              </w:rPr>
              <w:t>Critical Care identifier will be de-activated by system automatically if applicable</w:t>
            </w:r>
          </w:p>
          <w:p w14:paraId="10AEF55F" w14:textId="6BBAFF74" w:rsidR="00532EA6" w:rsidRPr="00E739BA" w:rsidRDefault="00532EA6" w:rsidP="00E739BA">
            <w:pPr>
              <w:pStyle w:val="TableField-Left"/>
              <w:rPr>
                <w:rFonts w:ascii="Calibri Light" w:hAnsi="Calibri Light" w:cs="Arial"/>
              </w:rPr>
            </w:pPr>
          </w:p>
        </w:tc>
        <w:tc>
          <w:tcPr>
            <w:tcW w:w="1446" w:type="dxa"/>
            <w:vAlign w:val="center"/>
          </w:tcPr>
          <w:p w14:paraId="2307F004" w14:textId="35209853" w:rsidR="00532EA6" w:rsidRDefault="00532EA6" w:rsidP="00E739BA">
            <w:pPr>
              <w:pStyle w:val="TableField-Left"/>
              <w:rPr>
                <w:rFonts w:ascii="Calibri Light" w:hAnsi="Calibri Light" w:cs="Arial"/>
              </w:rPr>
            </w:pPr>
            <w:r>
              <w:rPr>
                <w:rFonts w:ascii="Calibri Light" w:hAnsi="Calibri Light" w:cs="Arial"/>
              </w:rPr>
              <w:t>Hybris C4C</w:t>
            </w:r>
          </w:p>
        </w:tc>
        <w:tc>
          <w:tcPr>
            <w:tcW w:w="1650" w:type="dxa"/>
            <w:vAlign w:val="center"/>
          </w:tcPr>
          <w:p w14:paraId="028F8D44" w14:textId="0ACFB99A" w:rsidR="00532EA6" w:rsidRDefault="00532EA6" w:rsidP="00E739BA">
            <w:pPr>
              <w:pStyle w:val="TableField-Left"/>
              <w:rPr>
                <w:rFonts w:ascii="Calibri Light" w:hAnsi="Calibri Light" w:cs="Arial"/>
              </w:rPr>
            </w:pPr>
            <w:del w:id="400" w:author="Tuan Yap" w:date="2018-05-08T11:21:00Z">
              <w:r w:rsidDel="007124B9">
                <w:rPr>
                  <w:rFonts w:ascii="Calibri Light" w:hAnsi="Calibri Light" w:cs="Arial"/>
                </w:rPr>
                <w:delText>System</w:delText>
              </w:r>
            </w:del>
            <w:ins w:id="401" w:author="Tuan Yap" w:date="2018-05-08T11:21:00Z">
              <w:r w:rsidR="007124B9">
                <w:rPr>
                  <w:rFonts w:ascii="Calibri Light" w:hAnsi="Calibri Light" w:cs="Arial"/>
                </w:rPr>
                <w:t>Create Move Out Processing</w:t>
              </w:r>
            </w:ins>
          </w:p>
        </w:tc>
        <w:tc>
          <w:tcPr>
            <w:tcW w:w="1338" w:type="dxa"/>
          </w:tcPr>
          <w:p w14:paraId="05A1619B" w14:textId="77777777" w:rsidR="00532EA6" w:rsidRDefault="00532EA6" w:rsidP="00E739BA">
            <w:pPr>
              <w:pStyle w:val="TableField-Left"/>
              <w:rPr>
                <w:ins w:id="402" w:author="Tuan Yap" w:date="2018-05-03T11:15:00Z"/>
                <w:rFonts w:ascii="Calibri Light" w:hAnsi="Calibri Light" w:cs="Arial"/>
              </w:rPr>
            </w:pPr>
          </w:p>
        </w:tc>
      </w:tr>
      <w:tr w:rsidR="006A4D7D" w:rsidRPr="006B24F0" w14:paraId="216986DE" w14:textId="1B2A33C7" w:rsidTr="002B2AD0">
        <w:tblPrEx>
          <w:tblW w:w="933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403" w:author="Tuan Yap" w:date="2018-05-03T11:32:00Z">
            <w:tblPrEx>
              <w:tblW w:w="933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404" w:author="Tuan Yap" w:date="2018-05-03T11:32:00Z">
            <w:trPr>
              <w:cantSplit/>
              <w:trHeight w:val="432"/>
            </w:trPr>
          </w:trPrChange>
        </w:trPr>
        <w:tc>
          <w:tcPr>
            <w:tcW w:w="791" w:type="dxa"/>
            <w:vAlign w:val="center"/>
            <w:tcPrChange w:id="405" w:author="Tuan Yap" w:date="2018-05-03T11:32:00Z">
              <w:tcPr>
                <w:tcW w:w="817" w:type="dxa"/>
                <w:gridSpan w:val="2"/>
                <w:vAlign w:val="center"/>
              </w:tcPr>
            </w:tcPrChange>
          </w:tcPr>
          <w:p w14:paraId="0DD01038" w14:textId="0A718FE1" w:rsidR="006A4D7D" w:rsidRDefault="006A4D7D" w:rsidP="006A4D7D">
            <w:pPr>
              <w:pStyle w:val="TableField-Center"/>
              <w:rPr>
                <w:rFonts w:ascii="Calibri Light" w:hAnsi="Calibri Light" w:cs="Arial"/>
              </w:rPr>
            </w:pPr>
            <w:r>
              <w:rPr>
                <w:rFonts w:ascii="Calibri Light" w:hAnsi="Calibri Light" w:cs="Arial"/>
              </w:rPr>
              <w:t>180</w:t>
            </w:r>
          </w:p>
        </w:tc>
        <w:tc>
          <w:tcPr>
            <w:tcW w:w="4112" w:type="dxa"/>
            <w:vAlign w:val="center"/>
            <w:tcPrChange w:id="406" w:author="Tuan Yap" w:date="2018-05-03T11:32:00Z">
              <w:tcPr>
                <w:tcW w:w="4422" w:type="dxa"/>
                <w:gridSpan w:val="3"/>
                <w:vAlign w:val="center"/>
              </w:tcPr>
            </w:tcPrChange>
          </w:tcPr>
          <w:p w14:paraId="6F481E29" w14:textId="77777777" w:rsidR="006A4D7D" w:rsidRDefault="006A4D7D" w:rsidP="006A4D7D">
            <w:pPr>
              <w:pStyle w:val="TableField-Left"/>
              <w:rPr>
                <w:rFonts w:ascii="Calibri Light" w:hAnsi="Calibri Light" w:cs="Arial"/>
                <w:b/>
                <w:bCs/>
              </w:rPr>
            </w:pPr>
            <w:r w:rsidRPr="5C9EE791">
              <w:rPr>
                <w:rFonts w:ascii="Calibri Light" w:hAnsi="Calibri Light" w:cs="Arial"/>
                <w:b/>
                <w:bCs/>
              </w:rPr>
              <w:t>Capture meter access information</w:t>
            </w:r>
          </w:p>
          <w:p w14:paraId="356ED7C2" w14:textId="409B53D6" w:rsidR="006A4D7D" w:rsidRDefault="006A4D7D" w:rsidP="006A4D7D">
            <w:pPr>
              <w:pStyle w:val="TableField-Left"/>
              <w:rPr>
                <w:rFonts w:ascii="Calibri Light" w:hAnsi="Calibri Light" w:cs="Arial"/>
              </w:rPr>
            </w:pPr>
            <w:r>
              <w:rPr>
                <w:rFonts w:ascii="Calibri Light" w:hAnsi="Calibri Light" w:cs="Arial"/>
              </w:rPr>
              <w:t xml:space="preserve">Capture meter access information in Service Order note </w:t>
            </w:r>
          </w:p>
          <w:p w14:paraId="020AE6C6" w14:textId="3D064AC2" w:rsidR="006A4D7D" w:rsidRPr="00E739BA" w:rsidRDefault="006A4D7D" w:rsidP="006A4D7D">
            <w:pPr>
              <w:pStyle w:val="TableField-Left"/>
              <w:rPr>
                <w:rFonts w:ascii="Calibri Light" w:hAnsi="Calibri Light" w:cs="Arial"/>
              </w:rPr>
            </w:pPr>
          </w:p>
        </w:tc>
        <w:tc>
          <w:tcPr>
            <w:tcW w:w="1446" w:type="dxa"/>
            <w:vAlign w:val="center"/>
            <w:tcPrChange w:id="407" w:author="Tuan Yap" w:date="2018-05-03T11:32:00Z">
              <w:tcPr>
                <w:tcW w:w="1506" w:type="dxa"/>
                <w:gridSpan w:val="3"/>
                <w:vAlign w:val="center"/>
              </w:tcPr>
            </w:tcPrChange>
          </w:tcPr>
          <w:p w14:paraId="7743F6C5" w14:textId="0326CE93" w:rsidR="006A4D7D" w:rsidRDefault="006A4D7D" w:rsidP="006A4D7D">
            <w:pPr>
              <w:pStyle w:val="TableField-Left"/>
              <w:rPr>
                <w:rFonts w:ascii="Calibri Light" w:hAnsi="Calibri Light" w:cs="Arial"/>
              </w:rPr>
            </w:pPr>
            <w:r>
              <w:rPr>
                <w:rFonts w:ascii="Calibri Light" w:hAnsi="Calibri Light" w:cs="Arial"/>
              </w:rPr>
              <w:t>Hybris C4C</w:t>
            </w:r>
          </w:p>
        </w:tc>
        <w:tc>
          <w:tcPr>
            <w:tcW w:w="1650" w:type="dxa"/>
            <w:tcPrChange w:id="408" w:author="Tuan Yap" w:date="2018-05-03T11:32:00Z">
              <w:tcPr>
                <w:tcW w:w="1246" w:type="dxa"/>
                <w:gridSpan w:val="3"/>
                <w:vAlign w:val="center"/>
              </w:tcPr>
            </w:tcPrChange>
          </w:tcPr>
          <w:p w14:paraId="055ED04B" w14:textId="0537F627" w:rsidR="006A4D7D" w:rsidRDefault="006A4D7D" w:rsidP="006A4D7D">
            <w:pPr>
              <w:pStyle w:val="TableField-Left"/>
              <w:rPr>
                <w:rFonts w:ascii="Calibri Light" w:hAnsi="Calibri Light" w:cs="Arial"/>
              </w:rPr>
            </w:pPr>
            <w:ins w:id="409" w:author="Tuan Yap" w:date="2018-05-03T11:32:00Z">
              <w:r w:rsidRPr="00A5632A">
                <w:rPr>
                  <w:rFonts w:ascii="Calibri Light" w:hAnsi="Calibri Light" w:cs="Arial"/>
                </w:rPr>
                <w:t>Create Move Out</w:t>
              </w:r>
            </w:ins>
            <w:del w:id="410" w:author="Tuan Yap" w:date="2018-05-03T11:32:00Z">
              <w:r w:rsidDel="00E3326B">
                <w:rPr>
                  <w:rFonts w:ascii="Calibri Light" w:hAnsi="Calibri Light" w:cs="Arial"/>
                </w:rPr>
                <w:delText>Front Office User</w:delText>
              </w:r>
            </w:del>
          </w:p>
        </w:tc>
        <w:tc>
          <w:tcPr>
            <w:tcW w:w="1338" w:type="dxa"/>
            <w:tcPrChange w:id="411" w:author="Tuan Yap" w:date="2018-05-03T11:32:00Z">
              <w:tcPr>
                <w:tcW w:w="1346" w:type="dxa"/>
                <w:gridSpan w:val="2"/>
              </w:tcPr>
            </w:tcPrChange>
          </w:tcPr>
          <w:p w14:paraId="3D11232C" w14:textId="77777777" w:rsidR="006A4D7D" w:rsidRDefault="006A4D7D" w:rsidP="006A4D7D">
            <w:pPr>
              <w:pStyle w:val="TableField-Left"/>
              <w:rPr>
                <w:ins w:id="412" w:author="Tuan Yap" w:date="2018-05-03T11:15:00Z"/>
                <w:rFonts w:ascii="Calibri Light" w:hAnsi="Calibri Light" w:cs="Arial"/>
              </w:rPr>
            </w:pPr>
          </w:p>
        </w:tc>
      </w:tr>
      <w:tr w:rsidR="006A4D7D" w:rsidRPr="006B24F0" w14:paraId="49813DE3" w14:textId="557F2C92" w:rsidTr="002B2AD0">
        <w:tblPrEx>
          <w:tblW w:w="933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413" w:author="Tuan Yap" w:date="2018-05-03T11:32:00Z">
            <w:tblPrEx>
              <w:tblW w:w="933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414" w:author="Tuan Yap" w:date="2018-05-03T11:32:00Z">
            <w:trPr>
              <w:cantSplit/>
              <w:trHeight w:val="432"/>
            </w:trPr>
          </w:trPrChange>
        </w:trPr>
        <w:tc>
          <w:tcPr>
            <w:tcW w:w="791" w:type="dxa"/>
            <w:vAlign w:val="center"/>
            <w:tcPrChange w:id="415" w:author="Tuan Yap" w:date="2018-05-03T11:32:00Z">
              <w:tcPr>
                <w:tcW w:w="817" w:type="dxa"/>
                <w:gridSpan w:val="2"/>
                <w:vAlign w:val="center"/>
              </w:tcPr>
            </w:tcPrChange>
          </w:tcPr>
          <w:p w14:paraId="1B7E1834" w14:textId="085752DF" w:rsidR="006A4D7D" w:rsidRDefault="006A4D7D" w:rsidP="006A4D7D">
            <w:pPr>
              <w:pStyle w:val="TableField-Center"/>
              <w:rPr>
                <w:rFonts w:ascii="Calibri Light" w:hAnsi="Calibri Light" w:cs="Arial"/>
              </w:rPr>
            </w:pPr>
            <w:r>
              <w:rPr>
                <w:rFonts w:ascii="Calibri Light" w:hAnsi="Calibri Light" w:cs="Arial"/>
              </w:rPr>
              <w:t>190</w:t>
            </w:r>
          </w:p>
        </w:tc>
        <w:tc>
          <w:tcPr>
            <w:tcW w:w="4112" w:type="dxa"/>
            <w:vAlign w:val="center"/>
            <w:tcPrChange w:id="416" w:author="Tuan Yap" w:date="2018-05-03T11:32:00Z">
              <w:tcPr>
                <w:tcW w:w="4422" w:type="dxa"/>
                <w:gridSpan w:val="3"/>
                <w:vAlign w:val="center"/>
              </w:tcPr>
            </w:tcPrChange>
          </w:tcPr>
          <w:p w14:paraId="15301A84" w14:textId="20FF0067" w:rsidR="006A4D7D" w:rsidRDefault="006A4D7D" w:rsidP="006A4D7D">
            <w:pPr>
              <w:pStyle w:val="TableField-Left"/>
              <w:rPr>
                <w:rFonts w:ascii="Calibri Light" w:hAnsi="Calibri Light" w:cs="Arial"/>
                <w:b/>
                <w:bCs/>
              </w:rPr>
            </w:pPr>
            <w:r w:rsidRPr="5C9EE791">
              <w:rPr>
                <w:rFonts w:ascii="Calibri Light" w:hAnsi="Calibri Light" w:cs="Arial"/>
                <w:b/>
                <w:bCs/>
              </w:rPr>
              <w:t>Create Activity</w:t>
            </w:r>
          </w:p>
          <w:p w14:paraId="57BFFCFD" w14:textId="21EC0EFD" w:rsidR="006A4D7D" w:rsidRDefault="006A4D7D" w:rsidP="006A4D7D">
            <w:pPr>
              <w:pStyle w:val="TableField-Left"/>
              <w:rPr>
                <w:rFonts w:ascii="Calibri Light" w:hAnsi="Calibri Light" w:cs="Arial"/>
              </w:rPr>
            </w:pPr>
            <w:r>
              <w:rPr>
                <w:rFonts w:ascii="Calibri Light" w:hAnsi="Calibri Light" w:cs="Arial"/>
              </w:rPr>
              <w:t>Create an Activity Record and document the information in the long text. Proceed to step 370.</w:t>
            </w:r>
          </w:p>
          <w:p w14:paraId="4F733D2F" w14:textId="77777777" w:rsidR="006A4D7D" w:rsidRPr="00E739BA" w:rsidRDefault="006A4D7D" w:rsidP="006A4D7D">
            <w:pPr>
              <w:pStyle w:val="TableField-Left"/>
              <w:rPr>
                <w:rFonts w:ascii="Calibri Light" w:hAnsi="Calibri Light" w:cs="Arial"/>
              </w:rPr>
            </w:pPr>
          </w:p>
        </w:tc>
        <w:tc>
          <w:tcPr>
            <w:tcW w:w="1446" w:type="dxa"/>
            <w:vAlign w:val="center"/>
            <w:tcPrChange w:id="417" w:author="Tuan Yap" w:date="2018-05-03T11:32:00Z">
              <w:tcPr>
                <w:tcW w:w="1506" w:type="dxa"/>
                <w:gridSpan w:val="3"/>
                <w:vAlign w:val="center"/>
              </w:tcPr>
            </w:tcPrChange>
          </w:tcPr>
          <w:p w14:paraId="12FF1A0E" w14:textId="169A9042" w:rsidR="006A4D7D" w:rsidRDefault="006A4D7D" w:rsidP="006A4D7D">
            <w:pPr>
              <w:pStyle w:val="TableField-Left"/>
              <w:rPr>
                <w:rFonts w:ascii="Calibri Light" w:hAnsi="Calibri Light" w:cs="Arial"/>
              </w:rPr>
            </w:pPr>
            <w:r>
              <w:rPr>
                <w:rFonts w:ascii="Calibri Light" w:hAnsi="Calibri Light" w:cs="Arial"/>
              </w:rPr>
              <w:t>Hybris C4C</w:t>
            </w:r>
          </w:p>
        </w:tc>
        <w:tc>
          <w:tcPr>
            <w:tcW w:w="1650" w:type="dxa"/>
            <w:tcPrChange w:id="418" w:author="Tuan Yap" w:date="2018-05-03T11:32:00Z">
              <w:tcPr>
                <w:tcW w:w="1246" w:type="dxa"/>
                <w:gridSpan w:val="3"/>
                <w:vAlign w:val="center"/>
              </w:tcPr>
            </w:tcPrChange>
          </w:tcPr>
          <w:p w14:paraId="5F9746BA" w14:textId="23745A3B" w:rsidR="006A4D7D" w:rsidRDefault="006A4D7D" w:rsidP="006A4D7D">
            <w:pPr>
              <w:pStyle w:val="TableField-Left"/>
              <w:rPr>
                <w:rFonts w:ascii="Calibri Light" w:hAnsi="Calibri Light" w:cs="Arial"/>
              </w:rPr>
            </w:pPr>
            <w:ins w:id="419" w:author="Tuan Yap" w:date="2018-05-03T11:32:00Z">
              <w:r w:rsidRPr="00A5632A">
                <w:rPr>
                  <w:rFonts w:ascii="Calibri Light" w:hAnsi="Calibri Light" w:cs="Arial"/>
                </w:rPr>
                <w:t>Create Move Out</w:t>
              </w:r>
            </w:ins>
            <w:del w:id="420" w:author="Tuan Yap" w:date="2018-05-03T11:32:00Z">
              <w:r w:rsidDel="00E3326B">
                <w:rPr>
                  <w:rFonts w:ascii="Calibri Light" w:hAnsi="Calibri Light" w:cs="Arial"/>
                </w:rPr>
                <w:delText>Front Office User</w:delText>
              </w:r>
            </w:del>
          </w:p>
        </w:tc>
        <w:tc>
          <w:tcPr>
            <w:tcW w:w="1338" w:type="dxa"/>
            <w:tcPrChange w:id="421" w:author="Tuan Yap" w:date="2018-05-03T11:32:00Z">
              <w:tcPr>
                <w:tcW w:w="1346" w:type="dxa"/>
                <w:gridSpan w:val="2"/>
              </w:tcPr>
            </w:tcPrChange>
          </w:tcPr>
          <w:p w14:paraId="0ADDB1DD" w14:textId="77777777" w:rsidR="006A4D7D" w:rsidRDefault="006A4D7D" w:rsidP="006A4D7D">
            <w:pPr>
              <w:pStyle w:val="TableField-Left"/>
              <w:rPr>
                <w:ins w:id="422" w:author="Tuan Yap" w:date="2018-05-03T11:15:00Z"/>
                <w:rFonts w:ascii="Calibri Light" w:hAnsi="Calibri Light" w:cs="Arial"/>
              </w:rPr>
            </w:pPr>
          </w:p>
        </w:tc>
      </w:tr>
      <w:tr w:rsidR="00532EA6" w:rsidRPr="006B24F0" w14:paraId="5933EA6A" w14:textId="75FD1012" w:rsidTr="002B2AD0">
        <w:trPr>
          <w:cantSplit/>
          <w:trHeight w:val="432"/>
        </w:trPr>
        <w:tc>
          <w:tcPr>
            <w:tcW w:w="791" w:type="dxa"/>
            <w:vAlign w:val="center"/>
          </w:tcPr>
          <w:p w14:paraId="674E24F0" w14:textId="1DCB3196" w:rsidR="00532EA6" w:rsidRDefault="00532EA6" w:rsidP="00E739BA">
            <w:pPr>
              <w:pStyle w:val="TableField-Center"/>
              <w:rPr>
                <w:rFonts w:ascii="Calibri Light" w:hAnsi="Calibri Light" w:cs="Arial"/>
              </w:rPr>
            </w:pPr>
            <w:r>
              <w:rPr>
                <w:rFonts w:ascii="Calibri Light" w:hAnsi="Calibri Light" w:cs="Arial"/>
              </w:rPr>
              <w:t>200</w:t>
            </w:r>
          </w:p>
        </w:tc>
        <w:tc>
          <w:tcPr>
            <w:tcW w:w="4112" w:type="dxa"/>
            <w:vAlign w:val="center"/>
          </w:tcPr>
          <w:p w14:paraId="385FB0BA" w14:textId="77777777" w:rsidR="00532EA6" w:rsidRDefault="00532EA6" w:rsidP="5C9EE791">
            <w:pPr>
              <w:pStyle w:val="TableField-Left"/>
              <w:rPr>
                <w:rFonts w:ascii="Calibri Light" w:hAnsi="Calibri Light" w:cs="Arial"/>
                <w:b/>
                <w:bCs/>
              </w:rPr>
            </w:pPr>
            <w:r w:rsidRPr="5C9EE791">
              <w:rPr>
                <w:rFonts w:ascii="Calibri Light" w:hAnsi="Calibri Light" w:cs="Arial"/>
                <w:b/>
                <w:bCs/>
              </w:rPr>
              <w:t>Contract End Date is updated</w:t>
            </w:r>
          </w:p>
          <w:p w14:paraId="3D0D0BB4" w14:textId="77777777" w:rsidR="00532EA6" w:rsidRDefault="00532EA6" w:rsidP="00E739BA">
            <w:pPr>
              <w:pStyle w:val="TableField-Left"/>
              <w:rPr>
                <w:rFonts w:ascii="Calibri Light" w:hAnsi="Calibri Light" w:cs="Arial"/>
              </w:rPr>
            </w:pPr>
            <w:r w:rsidRPr="000D7278">
              <w:rPr>
                <w:rFonts w:ascii="Calibri Light" w:hAnsi="Calibri Light" w:cs="Arial"/>
              </w:rPr>
              <w:t>Contract End Date is updated with Move Out Date</w:t>
            </w:r>
          </w:p>
          <w:p w14:paraId="3BEC07A5" w14:textId="4A0BAD88" w:rsidR="00532EA6" w:rsidRPr="000D7278" w:rsidRDefault="00532EA6" w:rsidP="00E739BA">
            <w:pPr>
              <w:pStyle w:val="TableField-Left"/>
              <w:rPr>
                <w:rFonts w:ascii="Calibri Light" w:hAnsi="Calibri Light" w:cs="Arial"/>
              </w:rPr>
            </w:pPr>
          </w:p>
        </w:tc>
        <w:tc>
          <w:tcPr>
            <w:tcW w:w="1446" w:type="dxa"/>
            <w:vAlign w:val="center"/>
          </w:tcPr>
          <w:p w14:paraId="68EE1377" w14:textId="3886D54D" w:rsidR="00532EA6" w:rsidRDefault="00532EA6" w:rsidP="00E739BA">
            <w:pPr>
              <w:pStyle w:val="TableField-Left"/>
              <w:rPr>
                <w:rFonts w:ascii="Calibri Light" w:hAnsi="Calibri Light" w:cs="Arial"/>
              </w:rPr>
            </w:pPr>
            <w:r>
              <w:rPr>
                <w:rFonts w:ascii="Calibri Light" w:hAnsi="Calibri Light" w:cs="Arial"/>
              </w:rPr>
              <w:t>S/4HANA</w:t>
            </w:r>
          </w:p>
        </w:tc>
        <w:tc>
          <w:tcPr>
            <w:tcW w:w="1650" w:type="dxa"/>
            <w:vAlign w:val="center"/>
          </w:tcPr>
          <w:p w14:paraId="106DA3DC" w14:textId="645447F1" w:rsidR="00532EA6" w:rsidRDefault="00532EA6" w:rsidP="00E739BA">
            <w:pPr>
              <w:pStyle w:val="TableField-Left"/>
              <w:rPr>
                <w:rFonts w:ascii="Calibri Light" w:hAnsi="Calibri Light" w:cs="Arial"/>
              </w:rPr>
            </w:pPr>
            <w:del w:id="423" w:author="Tuan Yap" w:date="2018-05-08T11:21:00Z">
              <w:r w:rsidDel="007124B9">
                <w:rPr>
                  <w:rFonts w:ascii="Calibri Light" w:hAnsi="Calibri Light" w:cs="Arial"/>
                </w:rPr>
                <w:delText>System</w:delText>
              </w:r>
            </w:del>
            <w:ins w:id="424" w:author="Tuan Yap" w:date="2018-05-08T11:21:00Z">
              <w:r w:rsidR="007124B9">
                <w:rPr>
                  <w:rFonts w:ascii="Calibri Light" w:hAnsi="Calibri Light" w:cs="Arial"/>
                </w:rPr>
                <w:t>Create Move Out Processing</w:t>
              </w:r>
            </w:ins>
          </w:p>
        </w:tc>
        <w:tc>
          <w:tcPr>
            <w:tcW w:w="1338" w:type="dxa"/>
          </w:tcPr>
          <w:p w14:paraId="085E89DD" w14:textId="77777777" w:rsidR="00532EA6" w:rsidRDefault="00532EA6" w:rsidP="00E739BA">
            <w:pPr>
              <w:pStyle w:val="TableField-Left"/>
              <w:rPr>
                <w:ins w:id="425" w:author="Tuan Yap" w:date="2018-05-03T11:15:00Z"/>
                <w:rFonts w:ascii="Calibri Light" w:hAnsi="Calibri Light" w:cs="Arial"/>
              </w:rPr>
            </w:pPr>
          </w:p>
        </w:tc>
      </w:tr>
      <w:tr w:rsidR="00532EA6" w:rsidRPr="006B24F0" w14:paraId="02159E89" w14:textId="2DDB9890" w:rsidTr="002B2AD0">
        <w:trPr>
          <w:cantSplit/>
          <w:trHeight w:val="432"/>
        </w:trPr>
        <w:tc>
          <w:tcPr>
            <w:tcW w:w="791" w:type="dxa"/>
            <w:vAlign w:val="center"/>
          </w:tcPr>
          <w:p w14:paraId="1D0DB03C" w14:textId="5F99F5FB" w:rsidR="00532EA6" w:rsidRDefault="00532EA6" w:rsidP="000D7278">
            <w:pPr>
              <w:pStyle w:val="TableField-Center"/>
              <w:rPr>
                <w:rFonts w:ascii="Calibri Light" w:hAnsi="Calibri Light" w:cs="Arial"/>
              </w:rPr>
            </w:pPr>
            <w:r>
              <w:rPr>
                <w:rFonts w:ascii="Calibri Light" w:hAnsi="Calibri Light" w:cs="Arial"/>
              </w:rPr>
              <w:t>210</w:t>
            </w:r>
          </w:p>
        </w:tc>
        <w:tc>
          <w:tcPr>
            <w:tcW w:w="4112" w:type="dxa"/>
            <w:vAlign w:val="center"/>
          </w:tcPr>
          <w:p w14:paraId="5C81A27A" w14:textId="77777777" w:rsidR="00532EA6" w:rsidRDefault="00532EA6" w:rsidP="5C9EE791">
            <w:pPr>
              <w:pStyle w:val="TableField-Left"/>
              <w:rPr>
                <w:rFonts w:ascii="Calibri Light" w:hAnsi="Calibri Light" w:cs="Arial"/>
                <w:b/>
                <w:bCs/>
              </w:rPr>
            </w:pPr>
            <w:r w:rsidRPr="5C9EE791">
              <w:rPr>
                <w:rFonts w:ascii="Calibri Light" w:hAnsi="Calibri Light" w:cs="Arial"/>
                <w:b/>
                <w:bCs/>
              </w:rPr>
              <w:t>Move Out Document is created</w:t>
            </w:r>
          </w:p>
          <w:p w14:paraId="07852304" w14:textId="77777777" w:rsidR="00532EA6" w:rsidRDefault="00532EA6" w:rsidP="000D7278">
            <w:pPr>
              <w:pStyle w:val="TableField-Left"/>
              <w:rPr>
                <w:rFonts w:ascii="Calibri Light" w:hAnsi="Calibri Light" w:cs="Arial"/>
              </w:rPr>
            </w:pPr>
            <w:r w:rsidRPr="000D7278">
              <w:rPr>
                <w:rFonts w:ascii="Calibri Light" w:hAnsi="Calibri Light" w:cs="Arial"/>
              </w:rPr>
              <w:t>Move Out Document is created</w:t>
            </w:r>
          </w:p>
          <w:p w14:paraId="312EAECC" w14:textId="4C377B61" w:rsidR="00532EA6" w:rsidRPr="000D7278" w:rsidRDefault="00532EA6" w:rsidP="000D7278">
            <w:pPr>
              <w:pStyle w:val="TableField-Left"/>
              <w:rPr>
                <w:rFonts w:ascii="Calibri Light" w:hAnsi="Calibri Light" w:cs="Arial"/>
              </w:rPr>
            </w:pPr>
          </w:p>
        </w:tc>
        <w:tc>
          <w:tcPr>
            <w:tcW w:w="1446" w:type="dxa"/>
            <w:vAlign w:val="center"/>
          </w:tcPr>
          <w:p w14:paraId="66F4A4C2" w14:textId="4EBAA2E1" w:rsidR="00532EA6" w:rsidRDefault="00532EA6" w:rsidP="000D7278">
            <w:pPr>
              <w:pStyle w:val="TableField-Left"/>
              <w:rPr>
                <w:rFonts w:ascii="Calibri Light" w:hAnsi="Calibri Light" w:cs="Arial"/>
              </w:rPr>
            </w:pPr>
            <w:r>
              <w:rPr>
                <w:rFonts w:ascii="Calibri Light" w:hAnsi="Calibri Light" w:cs="Arial"/>
              </w:rPr>
              <w:t>S/4HANA</w:t>
            </w:r>
          </w:p>
        </w:tc>
        <w:tc>
          <w:tcPr>
            <w:tcW w:w="1650" w:type="dxa"/>
            <w:vAlign w:val="center"/>
          </w:tcPr>
          <w:p w14:paraId="52618419" w14:textId="6802A21B" w:rsidR="00532EA6" w:rsidRDefault="00532EA6" w:rsidP="000D7278">
            <w:pPr>
              <w:pStyle w:val="TableField-Left"/>
              <w:rPr>
                <w:rFonts w:ascii="Calibri Light" w:hAnsi="Calibri Light" w:cs="Arial"/>
              </w:rPr>
            </w:pPr>
            <w:del w:id="426" w:author="Tuan Yap" w:date="2018-05-08T11:21:00Z">
              <w:r w:rsidDel="007124B9">
                <w:rPr>
                  <w:rFonts w:ascii="Calibri Light" w:hAnsi="Calibri Light" w:cs="Arial"/>
                </w:rPr>
                <w:delText>System</w:delText>
              </w:r>
            </w:del>
            <w:ins w:id="427" w:author="Tuan Yap" w:date="2018-05-08T11:21:00Z">
              <w:r w:rsidR="007124B9">
                <w:rPr>
                  <w:rFonts w:ascii="Calibri Light" w:hAnsi="Calibri Light" w:cs="Arial"/>
                </w:rPr>
                <w:t>Create Move Out Processing</w:t>
              </w:r>
            </w:ins>
          </w:p>
        </w:tc>
        <w:tc>
          <w:tcPr>
            <w:tcW w:w="1338" w:type="dxa"/>
          </w:tcPr>
          <w:p w14:paraId="5C788568" w14:textId="77777777" w:rsidR="00532EA6" w:rsidRDefault="00532EA6" w:rsidP="000D7278">
            <w:pPr>
              <w:pStyle w:val="TableField-Left"/>
              <w:rPr>
                <w:ins w:id="428" w:author="Tuan Yap" w:date="2018-05-03T11:15:00Z"/>
                <w:rFonts w:ascii="Calibri Light" w:hAnsi="Calibri Light" w:cs="Arial"/>
              </w:rPr>
            </w:pPr>
          </w:p>
        </w:tc>
      </w:tr>
      <w:tr w:rsidR="00532EA6" w:rsidRPr="006B24F0" w14:paraId="2F9D03E3" w14:textId="16A2D05C" w:rsidTr="002B2AD0">
        <w:trPr>
          <w:cantSplit/>
          <w:trHeight w:val="432"/>
        </w:trPr>
        <w:tc>
          <w:tcPr>
            <w:tcW w:w="791" w:type="dxa"/>
            <w:vAlign w:val="center"/>
          </w:tcPr>
          <w:p w14:paraId="646AE4B9" w14:textId="275E9812" w:rsidR="00532EA6" w:rsidRDefault="00532EA6" w:rsidP="000D7278">
            <w:pPr>
              <w:pStyle w:val="TableField-Center"/>
              <w:rPr>
                <w:rFonts w:ascii="Calibri Light" w:hAnsi="Calibri Light" w:cs="Arial"/>
              </w:rPr>
            </w:pPr>
            <w:r>
              <w:rPr>
                <w:rFonts w:ascii="Calibri Light" w:hAnsi="Calibri Light" w:cs="Arial"/>
              </w:rPr>
              <w:t>220</w:t>
            </w:r>
          </w:p>
        </w:tc>
        <w:tc>
          <w:tcPr>
            <w:tcW w:w="4112" w:type="dxa"/>
            <w:vAlign w:val="center"/>
          </w:tcPr>
          <w:p w14:paraId="77D9E24D" w14:textId="77777777" w:rsidR="00532EA6" w:rsidRDefault="00532EA6" w:rsidP="5C9EE791">
            <w:pPr>
              <w:pStyle w:val="TableField-Left"/>
              <w:rPr>
                <w:rFonts w:ascii="Calibri Light" w:hAnsi="Calibri Light" w:cs="Arial"/>
                <w:b/>
                <w:bCs/>
              </w:rPr>
            </w:pPr>
            <w:r w:rsidRPr="5C9EE791">
              <w:rPr>
                <w:rFonts w:ascii="Calibri Light" w:hAnsi="Calibri Light" w:cs="Arial"/>
                <w:b/>
                <w:bCs/>
              </w:rPr>
              <w:t>Disconnection required?</w:t>
            </w:r>
          </w:p>
          <w:p w14:paraId="16503E07" w14:textId="4DD89FA6" w:rsidR="00532EA6" w:rsidRDefault="00532EA6" w:rsidP="000D7278">
            <w:pPr>
              <w:pStyle w:val="TableField-Left"/>
              <w:rPr>
                <w:rFonts w:ascii="Calibri Light" w:hAnsi="Calibri Light" w:cs="Arial"/>
              </w:rPr>
            </w:pPr>
            <w:r>
              <w:rPr>
                <w:rFonts w:ascii="Calibri Light" w:hAnsi="Calibri Light" w:cs="Arial"/>
              </w:rPr>
              <w:t>If Disconnection Document is required to be created, go to step 230. Otherwise, go to step 240.</w:t>
            </w:r>
          </w:p>
          <w:p w14:paraId="73D574D4" w14:textId="2B4F2521" w:rsidR="00532EA6" w:rsidRPr="000D7278" w:rsidRDefault="00532EA6" w:rsidP="000D7278">
            <w:pPr>
              <w:pStyle w:val="TableField-Left"/>
              <w:rPr>
                <w:rFonts w:ascii="Calibri Light" w:hAnsi="Calibri Light" w:cs="Arial"/>
              </w:rPr>
            </w:pPr>
          </w:p>
        </w:tc>
        <w:tc>
          <w:tcPr>
            <w:tcW w:w="1446" w:type="dxa"/>
            <w:vAlign w:val="center"/>
          </w:tcPr>
          <w:p w14:paraId="5EEFF13C" w14:textId="23A21D89" w:rsidR="00532EA6" w:rsidRDefault="00532EA6" w:rsidP="000D7278">
            <w:pPr>
              <w:pStyle w:val="TableField-Left"/>
              <w:rPr>
                <w:rFonts w:ascii="Calibri Light" w:hAnsi="Calibri Light" w:cs="Arial"/>
              </w:rPr>
            </w:pPr>
            <w:r>
              <w:rPr>
                <w:rFonts w:ascii="Calibri Light" w:hAnsi="Calibri Light" w:cs="Arial"/>
              </w:rPr>
              <w:t>S/4HANA</w:t>
            </w:r>
          </w:p>
        </w:tc>
        <w:tc>
          <w:tcPr>
            <w:tcW w:w="1650" w:type="dxa"/>
            <w:vAlign w:val="center"/>
          </w:tcPr>
          <w:p w14:paraId="36066D54" w14:textId="6B629882" w:rsidR="00532EA6" w:rsidRDefault="00532EA6" w:rsidP="000D7278">
            <w:pPr>
              <w:pStyle w:val="TableField-Left"/>
              <w:rPr>
                <w:rFonts w:ascii="Calibri Light" w:hAnsi="Calibri Light" w:cs="Arial"/>
              </w:rPr>
            </w:pPr>
            <w:del w:id="429" w:author="Tuan Yap" w:date="2018-05-08T11:21:00Z">
              <w:r w:rsidDel="007124B9">
                <w:rPr>
                  <w:rFonts w:ascii="Calibri Light" w:hAnsi="Calibri Light" w:cs="Arial"/>
                </w:rPr>
                <w:delText>System</w:delText>
              </w:r>
            </w:del>
            <w:ins w:id="430" w:author="Tuan Yap" w:date="2018-05-08T11:21:00Z">
              <w:r w:rsidR="007124B9">
                <w:rPr>
                  <w:rFonts w:ascii="Calibri Light" w:hAnsi="Calibri Light" w:cs="Arial"/>
                </w:rPr>
                <w:t>Create Move Out Processing</w:t>
              </w:r>
            </w:ins>
          </w:p>
        </w:tc>
        <w:tc>
          <w:tcPr>
            <w:tcW w:w="1338" w:type="dxa"/>
          </w:tcPr>
          <w:p w14:paraId="7F200A46" w14:textId="77777777" w:rsidR="00532EA6" w:rsidRDefault="00532EA6" w:rsidP="000D7278">
            <w:pPr>
              <w:pStyle w:val="TableField-Left"/>
              <w:rPr>
                <w:ins w:id="431" w:author="Tuan Yap" w:date="2018-05-03T11:15:00Z"/>
                <w:rFonts w:ascii="Calibri Light" w:hAnsi="Calibri Light" w:cs="Arial"/>
              </w:rPr>
            </w:pPr>
          </w:p>
        </w:tc>
      </w:tr>
      <w:tr w:rsidR="00532EA6" w:rsidRPr="006B24F0" w14:paraId="1529F12C" w14:textId="0B3709C2" w:rsidTr="002B2AD0">
        <w:trPr>
          <w:cantSplit/>
          <w:trHeight w:val="432"/>
        </w:trPr>
        <w:tc>
          <w:tcPr>
            <w:tcW w:w="791" w:type="dxa"/>
            <w:vAlign w:val="center"/>
          </w:tcPr>
          <w:p w14:paraId="6D3F71CD" w14:textId="27D31699" w:rsidR="00532EA6" w:rsidRDefault="00532EA6" w:rsidP="00BE6494">
            <w:pPr>
              <w:pStyle w:val="TableField-Center"/>
              <w:rPr>
                <w:rFonts w:ascii="Calibri Light" w:hAnsi="Calibri Light" w:cs="Arial"/>
              </w:rPr>
            </w:pPr>
            <w:r>
              <w:rPr>
                <w:rFonts w:ascii="Calibri Light" w:hAnsi="Calibri Light" w:cs="Arial"/>
              </w:rPr>
              <w:lastRenderedPageBreak/>
              <w:t>230</w:t>
            </w:r>
          </w:p>
        </w:tc>
        <w:tc>
          <w:tcPr>
            <w:tcW w:w="4112" w:type="dxa"/>
            <w:vAlign w:val="center"/>
          </w:tcPr>
          <w:p w14:paraId="103DA6A6" w14:textId="77777777" w:rsidR="00532EA6" w:rsidRDefault="00532EA6" w:rsidP="5C9EE791">
            <w:pPr>
              <w:pStyle w:val="TableField-Left"/>
              <w:rPr>
                <w:rFonts w:ascii="Calibri Light" w:hAnsi="Calibri Light" w:cs="Arial"/>
                <w:b/>
                <w:bCs/>
              </w:rPr>
            </w:pPr>
            <w:r w:rsidRPr="5C9EE791">
              <w:rPr>
                <w:rFonts w:ascii="Calibri Light" w:hAnsi="Calibri Light" w:cs="Arial"/>
                <w:b/>
                <w:bCs/>
              </w:rPr>
              <w:t>Create Disconnection Document</w:t>
            </w:r>
          </w:p>
          <w:p w14:paraId="2995A776" w14:textId="77777777" w:rsidR="00532EA6" w:rsidRDefault="00532EA6" w:rsidP="000D7278">
            <w:pPr>
              <w:pStyle w:val="TableField-Left"/>
              <w:rPr>
                <w:rFonts w:ascii="Calibri Light" w:hAnsi="Calibri Light" w:cs="Arial"/>
              </w:rPr>
            </w:pPr>
            <w:r>
              <w:rPr>
                <w:rFonts w:ascii="Calibri Light" w:hAnsi="Calibri Light" w:cs="Arial"/>
              </w:rPr>
              <w:t>Disconnection Document and Disconnection Order (for the Disconnection Document) is created.</w:t>
            </w:r>
          </w:p>
          <w:p w14:paraId="35FDC860" w14:textId="69417BF7" w:rsidR="00532EA6" w:rsidRPr="000D7278" w:rsidRDefault="00532EA6" w:rsidP="000D7278">
            <w:pPr>
              <w:pStyle w:val="TableField-Left"/>
              <w:rPr>
                <w:rFonts w:ascii="Calibri Light" w:hAnsi="Calibri Light" w:cs="Arial"/>
              </w:rPr>
            </w:pPr>
          </w:p>
        </w:tc>
        <w:tc>
          <w:tcPr>
            <w:tcW w:w="1446" w:type="dxa"/>
            <w:vAlign w:val="center"/>
          </w:tcPr>
          <w:p w14:paraId="63FCCAF0" w14:textId="7CC9C03A" w:rsidR="00532EA6" w:rsidRDefault="00532EA6" w:rsidP="000D7278">
            <w:pPr>
              <w:pStyle w:val="TableField-Left"/>
              <w:rPr>
                <w:rFonts w:ascii="Calibri Light" w:hAnsi="Calibri Light" w:cs="Arial"/>
              </w:rPr>
            </w:pPr>
            <w:r>
              <w:rPr>
                <w:rFonts w:ascii="Calibri Light" w:hAnsi="Calibri Light" w:cs="Arial"/>
              </w:rPr>
              <w:t>S/4HANA</w:t>
            </w:r>
          </w:p>
        </w:tc>
        <w:tc>
          <w:tcPr>
            <w:tcW w:w="1650" w:type="dxa"/>
            <w:vAlign w:val="center"/>
          </w:tcPr>
          <w:p w14:paraId="74023EA3" w14:textId="2F0EEE66" w:rsidR="00532EA6" w:rsidRDefault="00532EA6" w:rsidP="000D7278">
            <w:pPr>
              <w:pStyle w:val="TableField-Left"/>
              <w:rPr>
                <w:rFonts w:ascii="Calibri Light" w:hAnsi="Calibri Light" w:cs="Arial"/>
              </w:rPr>
            </w:pPr>
            <w:del w:id="432" w:author="Tuan Yap" w:date="2018-05-08T11:21:00Z">
              <w:r w:rsidDel="007124B9">
                <w:rPr>
                  <w:rFonts w:ascii="Calibri Light" w:hAnsi="Calibri Light" w:cs="Arial"/>
                </w:rPr>
                <w:delText>System</w:delText>
              </w:r>
            </w:del>
            <w:ins w:id="433" w:author="Tuan Yap" w:date="2018-05-08T11:21:00Z">
              <w:r w:rsidR="007124B9">
                <w:rPr>
                  <w:rFonts w:ascii="Calibri Light" w:hAnsi="Calibri Light" w:cs="Arial"/>
                </w:rPr>
                <w:t>Create Move Out Processing</w:t>
              </w:r>
            </w:ins>
          </w:p>
        </w:tc>
        <w:tc>
          <w:tcPr>
            <w:tcW w:w="1338" w:type="dxa"/>
          </w:tcPr>
          <w:p w14:paraId="597E015C" w14:textId="77777777" w:rsidR="00532EA6" w:rsidRDefault="00532EA6" w:rsidP="000D7278">
            <w:pPr>
              <w:pStyle w:val="TableField-Left"/>
              <w:rPr>
                <w:ins w:id="434" w:author="Tuan Yap" w:date="2018-05-03T11:15:00Z"/>
                <w:rFonts w:ascii="Calibri Light" w:hAnsi="Calibri Light" w:cs="Arial"/>
              </w:rPr>
            </w:pPr>
          </w:p>
        </w:tc>
      </w:tr>
      <w:tr w:rsidR="00532EA6" w:rsidRPr="006B24F0" w14:paraId="4D933033" w14:textId="520714DE" w:rsidTr="002B2AD0">
        <w:trPr>
          <w:cantSplit/>
          <w:trHeight w:val="432"/>
        </w:trPr>
        <w:tc>
          <w:tcPr>
            <w:tcW w:w="791" w:type="dxa"/>
            <w:vAlign w:val="center"/>
          </w:tcPr>
          <w:p w14:paraId="496A65FF" w14:textId="08B86B59" w:rsidR="00532EA6" w:rsidRDefault="00532EA6" w:rsidP="000D7278">
            <w:pPr>
              <w:pStyle w:val="TableField-Center"/>
              <w:rPr>
                <w:rFonts w:ascii="Calibri Light" w:hAnsi="Calibri Light" w:cs="Arial"/>
              </w:rPr>
            </w:pPr>
            <w:r>
              <w:rPr>
                <w:rFonts w:ascii="Calibri Light" w:hAnsi="Calibri Light" w:cs="Arial"/>
              </w:rPr>
              <w:t>240</w:t>
            </w:r>
          </w:p>
        </w:tc>
        <w:tc>
          <w:tcPr>
            <w:tcW w:w="4112" w:type="dxa"/>
            <w:vAlign w:val="center"/>
          </w:tcPr>
          <w:p w14:paraId="6032D2F5" w14:textId="77777777" w:rsidR="00532EA6" w:rsidRDefault="00532EA6" w:rsidP="5C9EE791">
            <w:pPr>
              <w:pStyle w:val="TableField-Left"/>
              <w:rPr>
                <w:rFonts w:ascii="Calibri Light" w:hAnsi="Calibri Light" w:cs="Arial"/>
                <w:b/>
                <w:bCs/>
              </w:rPr>
            </w:pPr>
            <w:r w:rsidRPr="5C9EE791">
              <w:rPr>
                <w:rFonts w:ascii="Calibri Light" w:hAnsi="Calibri Light" w:cs="Arial"/>
                <w:b/>
                <w:bCs/>
              </w:rPr>
              <w:t>RSS Request required?</w:t>
            </w:r>
          </w:p>
          <w:p w14:paraId="7AF1666F" w14:textId="1D68D656" w:rsidR="00532EA6" w:rsidRDefault="00532EA6" w:rsidP="000D7278">
            <w:pPr>
              <w:pStyle w:val="TableField-Left"/>
              <w:rPr>
                <w:rFonts w:ascii="Calibri Light" w:hAnsi="Calibri Light" w:cs="Arial"/>
              </w:rPr>
            </w:pPr>
            <w:r>
              <w:rPr>
                <w:rFonts w:ascii="Calibri Light" w:hAnsi="Calibri Light" w:cs="Arial"/>
              </w:rPr>
              <w:t>If RSS Request is required, go to step 250. Otherwise go to step 260.</w:t>
            </w:r>
          </w:p>
          <w:p w14:paraId="11D7D230" w14:textId="124BA479" w:rsidR="00532EA6" w:rsidRPr="000D7278" w:rsidRDefault="00532EA6" w:rsidP="000D7278">
            <w:pPr>
              <w:pStyle w:val="TableField-Left"/>
              <w:rPr>
                <w:rFonts w:ascii="Calibri Light" w:hAnsi="Calibri Light" w:cs="Arial"/>
              </w:rPr>
            </w:pPr>
          </w:p>
        </w:tc>
        <w:tc>
          <w:tcPr>
            <w:tcW w:w="1446" w:type="dxa"/>
            <w:vAlign w:val="center"/>
          </w:tcPr>
          <w:p w14:paraId="1FA73A28" w14:textId="3CBE0C9F" w:rsidR="00532EA6" w:rsidRDefault="00532EA6" w:rsidP="000D7278">
            <w:pPr>
              <w:pStyle w:val="TableField-Left"/>
              <w:rPr>
                <w:rFonts w:ascii="Calibri Light" w:hAnsi="Calibri Light" w:cs="Arial"/>
              </w:rPr>
            </w:pPr>
            <w:r>
              <w:rPr>
                <w:rFonts w:ascii="Calibri Light" w:hAnsi="Calibri Light" w:cs="Arial"/>
              </w:rPr>
              <w:t>S/4HANA</w:t>
            </w:r>
          </w:p>
        </w:tc>
        <w:tc>
          <w:tcPr>
            <w:tcW w:w="1650" w:type="dxa"/>
            <w:vAlign w:val="center"/>
          </w:tcPr>
          <w:p w14:paraId="6D6EC547" w14:textId="2BA3345C" w:rsidR="00532EA6" w:rsidRDefault="00532EA6" w:rsidP="000D7278">
            <w:pPr>
              <w:pStyle w:val="TableField-Left"/>
              <w:rPr>
                <w:rFonts w:ascii="Calibri Light" w:hAnsi="Calibri Light" w:cs="Arial"/>
              </w:rPr>
            </w:pPr>
            <w:del w:id="435" w:author="Tuan Yap" w:date="2018-05-08T11:21:00Z">
              <w:r w:rsidDel="007124B9">
                <w:rPr>
                  <w:rFonts w:ascii="Calibri Light" w:hAnsi="Calibri Light" w:cs="Arial"/>
                </w:rPr>
                <w:delText>System</w:delText>
              </w:r>
            </w:del>
            <w:ins w:id="436" w:author="Tuan Yap" w:date="2018-05-08T11:21:00Z">
              <w:r w:rsidR="007124B9">
                <w:rPr>
                  <w:rFonts w:ascii="Calibri Light" w:hAnsi="Calibri Light" w:cs="Arial"/>
                </w:rPr>
                <w:t>Create Move Out Processing</w:t>
              </w:r>
            </w:ins>
          </w:p>
        </w:tc>
        <w:tc>
          <w:tcPr>
            <w:tcW w:w="1338" w:type="dxa"/>
          </w:tcPr>
          <w:p w14:paraId="74B85872" w14:textId="5149196A" w:rsidR="00532EA6" w:rsidRDefault="00532EA6" w:rsidP="000D7278">
            <w:pPr>
              <w:pStyle w:val="TableField-Left"/>
              <w:rPr>
                <w:ins w:id="437" w:author="Tuan Yap" w:date="2018-05-03T11:15:00Z"/>
                <w:rFonts w:ascii="Calibri Light" w:hAnsi="Calibri Light" w:cs="Arial"/>
              </w:rPr>
            </w:pPr>
            <w:ins w:id="438" w:author="Tuan Yap" w:date="2018-05-03T11:17:00Z">
              <w:r>
                <w:rPr>
                  <w:rFonts w:ascii="Calibri Light" w:hAnsi="Calibri Light" w:cs="Arial"/>
                </w:rPr>
                <w:t>Control Identified</w:t>
              </w:r>
            </w:ins>
          </w:p>
        </w:tc>
      </w:tr>
      <w:tr w:rsidR="00532EA6" w:rsidRPr="006B24F0" w14:paraId="2815F0B7" w14:textId="5F25F869" w:rsidTr="002B2AD0">
        <w:trPr>
          <w:cantSplit/>
          <w:trHeight w:val="432"/>
        </w:trPr>
        <w:tc>
          <w:tcPr>
            <w:tcW w:w="791" w:type="dxa"/>
            <w:vAlign w:val="center"/>
          </w:tcPr>
          <w:p w14:paraId="313DD94D" w14:textId="20E271DA" w:rsidR="00532EA6" w:rsidRDefault="00532EA6" w:rsidP="000D7278">
            <w:pPr>
              <w:pStyle w:val="TableField-Center"/>
              <w:rPr>
                <w:rFonts w:ascii="Calibri Light" w:hAnsi="Calibri Light" w:cs="Arial"/>
              </w:rPr>
            </w:pPr>
            <w:r>
              <w:rPr>
                <w:rFonts w:ascii="Calibri Light" w:hAnsi="Calibri Light" w:cs="Arial"/>
              </w:rPr>
              <w:t>250</w:t>
            </w:r>
          </w:p>
        </w:tc>
        <w:tc>
          <w:tcPr>
            <w:tcW w:w="4112" w:type="dxa"/>
            <w:vAlign w:val="center"/>
          </w:tcPr>
          <w:p w14:paraId="12702AC7" w14:textId="77777777" w:rsidR="00532EA6" w:rsidRDefault="00532EA6" w:rsidP="5C9EE791">
            <w:pPr>
              <w:pStyle w:val="TableField-Left"/>
              <w:rPr>
                <w:rFonts w:ascii="Calibri Light" w:hAnsi="Calibri Light" w:cs="Arial"/>
                <w:b/>
                <w:bCs/>
              </w:rPr>
            </w:pPr>
            <w:r w:rsidRPr="5C9EE791">
              <w:rPr>
                <w:rFonts w:ascii="Calibri Light" w:hAnsi="Calibri Light" w:cs="Arial"/>
                <w:b/>
                <w:bCs/>
              </w:rPr>
              <w:t>Handle Remote Order</w:t>
            </w:r>
          </w:p>
          <w:p w14:paraId="6AE325EA" w14:textId="39D0EEA6" w:rsidR="00532EA6" w:rsidRDefault="00532EA6" w:rsidP="000D7278">
            <w:pPr>
              <w:pStyle w:val="TableField-Left"/>
              <w:rPr>
                <w:rFonts w:ascii="Calibri Light" w:hAnsi="Calibri Light" w:cs="Arial"/>
              </w:rPr>
            </w:pPr>
            <w:r>
              <w:rPr>
                <w:rFonts w:ascii="Calibri Light" w:hAnsi="Calibri Light" w:cs="Arial"/>
              </w:rPr>
              <w:t>RSS Request is created.</w:t>
            </w:r>
          </w:p>
          <w:p w14:paraId="2CC62482" w14:textId="2BB679EC" w:rsidR="00532EA6" w:rsidRPr="000D7278" w:rsidRDefault="00532EA6" w:rsidP="000D7278">
            <w:pPr>
              <w:pStyle w:val="TableField-Left"/>
              <w:rPr>
                <w:rFonts w:ascii="Calibri Light" w:hAnsi="Calibri Light" w:cs="Arial"/>
              </w:rPr>
            </w:pPr>
          </w:p>
        </w:tc>
        <w:tc>
          <w:tcPr>
            <w:tcW w:w="1446" w:type="dxa"/>
            <w:vAlign w:val="center"/>
          </w:tcPr>
          <w:p w14:paraId="48735848" w14:textId="4D060494" w:rsidR="00532EA6" w:rsidRDefault="00532EA6" w:rsidP="000D7278">
            <w:pPr>
              <w:pStyle w:val="TableField-Left"/>
              <w:rPr>
                <w:rFonts w:ascii="Calibri Light" w:hAnsi="Calibri Light" w:cs="Arial"/>
              </w:rPr>
            </w:pPr>
            <w:r>
              <w:rPr>
                <w:rFonts w:ascii="Calibri Light" w:hAnsi="Calibri Light" w:cs="Arial"/>
              </w:rPr>
              <w:t>S/4HANA</w:t>
            </w:r>
          </w:p>
        </w:tc>
        <w:tc>
          <w:tcPr>
            <w:tcW w:w="1650" w:type="dxa"/>
            <w:vAlign w:val="center"/>
          </w:tcPr>
          <w:p w14:paraId="0C0E9FD2" w14:textId="68DC283C" w:rsidR="00532EA6" w:rsidRDefault="00532EA6" w:rsidP="000D7278">
            <w:pPr>
              <w:pStyle w:val="TableField-Left"/>
              <w:rPr>
                <w:rFonts w:ascii="Calibri Light" w:hAnsi="Calibri Light" w:cs="Arial"/>
              </w:rPr>
            </w:pPr>
            <w:del w:id="439" w:author="Tuan Yap" w:date="2018-05-08T11:21:00Z">
              <w:r w:rsidDel="007124B9">
                <w:rPr>
                  <w:rFonts w:ascii="Calibri Light" w:hAnsi="Calibri Light" w:cs="Arial"/>
                </w:rPr>
                <w:delText>System</w:delText>
              </w:r>
            </w:del>
            <w:ins w:id="440" w:author="Tuan Yap" w:date="2018-05-08T11:21:00Z">
              <w:r w:rsidR="007124B9">
                <w:rPr>
                  <w:rFonts w:ascii="Calibri Light" w:hAnsi="Calibri Light" w:cs="Arial"/>
                </w:rPr>
                <w:t>Create Move Out Processing</w:t>
              </w:r>
            </w:ins>
          </w:p>
        </w:tc>
        <w:tc>
          <w:tcPr>
            <w:tcW w:w="1338" w:type="dxa"/>
          </w:tcPr>
          <w:p w14:paraId="4EB7BCAB" w14:textId="77777777" w:rsidR="00532EA6" w:rsidRDefault="00532EA6" w:rsidP="000D7278">
            <w:pPr>
              <w:pStyle w:val="TableField-Left"/>
              <w:rPr>
                <w:ins w:id="441" w:author="Tuan Yap" w:date="2018-05-03T11:15:00Z"/>
                <w:rFonts w:ascii="Calibri Light" w:hAnsi="Calibri Light" w:cs="Arial"/>
              </w:rPr>
            </w:pPr>
          </w:p>
        </w:tc>
      </w:tr>
      <w:tr w:rsidR="00532EA6" w:rsidRPr="006B24F0" w14:paraId="0A8BE081" w14:textId="79CDD4DE" w:rsidTr="002B2AD0">
        <w:trPr>
          <w:cantSplit/>
          <w:trHeight w:val="432"/>
        </w:trPr>
        <w:tc>
          <w:tcPr>
            <w:tcW w:w="791" w:type="dxa"/>
            <w:vAlign w:val="center"/>
          </w:tcPr>
          <w:p w14:paraId="196EC3CB" w14:textId="6723A25A" w:rsidR="00532EA6" w:rsidRDefault="00532EA6" w:rsidP="004672ED">
            <w:pPr>
              <w:pStyle w:val="TableField-Center"/>
              <w:rPr>
                <w:rFonts w:ascii="Calibri Light" w:hAnsi="Calibri Light" w:cs="Arial"/>
              </w:rPr>
            </w:pPr>
            <w:r>
              <w:rPr>
                <w:rFonts w:ascii="Calibri Light" w:hAnsi="Calibri Light" w:cs="Arial"/>
              </w:rPr>
              <w:t>260</w:t>
            </w:r>
          </w:p>
        </w:tc>
        <w:tc>
          <w:tcPr>
            <w:tcW w:w="4112" w:type="dxa"/>
            <w:vAlign w:val="center"/>
          </w:tcPr>
          <w:p w14:paraId="655E8969" w14:textId="02B4D2CA" w:rsidR="00532EA6" w:rsidRDefault="00532EA6" w:rsidP="5C9EE791">
            <w:pPr>
              <w:pStyle w:val="TableField-Left"/>
              <w:rPr>
                <w:rFonts w:ascii="Calibri Light" w:hAnsi="Calibri Light" w:cs="Arial"/>
                <w:b/>
                <w:bCs/>
              </w:rPr>
            </w:pPr>
            <w:r w:rsidRPr="5C9EE791">
              <w:rPr>
                <w:rFonts w:ascii="Calibri Light" w:hAnsi="Calibri Light" w:cs="Arial"/>
                <w:b/>
                <w:bCs/>
              </w:rPr>
              <w:t>Meter change needed?</w:t>
            </w:r>
          </w:p>
          <w:p w14:paraId="5FD2B6D6" w14:textId="39262A21" w:rsidR="00532EA6" w:rsidRDefault="00532EA6" w:rsidP="004672ED">
            <w:pPr>
              <w:pStyle w:val="TableField-Left"/>
              <w:rPr>
                <w:rFonts w:ascii="Calibri Light" w:hAnsi="Calibri Light" w:cs="Arial"/>
              </w:rPr>
            </w:pPr>
            <w:r w:rsidRPr="004672ED">
              <w:rPr>
                <w:rFonts w:ascii="Calibri Light" w:hAnsi="Calibri Light" w:cs="Arial"/>
              </w:rPr>
              <w:t xml:space="preserve">If </w:t>
            </w:r>
            <w:r>
              <w:rPr>
                <w:rFonts w:ascii="Calibri Light" w:hAnsi="Calibri Light" w:cs="Arial"/>
              </w:rPr>
              <w:t>meter needs to be changed to smart meter or legacy meter, go to step 270. Otherwise, go to step 280.</w:t>
            </w:r>
          </w:p>
          <w:p w14:paraId="4959FB51" w14:textId="70DCC086" w:rsidR="00532EA6" w:rsidRPr="004672ED" w:rsidRDefault="00532EA6" w:rsidP="004672ED">
            <w:pPr>
              <w:pStyle w:val="TableField-Left"/>
              <w:rPr>
                <w:rFonts w:ascii="Calibri Light" w:hAnsi="Calibri Light" w:cs="Arial"/>
              </w:rPr>
            </w:pPr>
          </w:p>
        </w:tc>
        <w:tc>
          <w:tcPr>
            <w:tcW w:w="1446" w:type="dxa"/>
            <w:vAlign w:val="center"/>
          </w:tcPr>
          <w:p w14:paraId="1C0B3196" w14:textId="1EA84F06" w:rsidR="00532EA6" w:rsidRDefault="00532EA6" w:rsidP="004672ED">
            <w:pPr>
              <w:pStyle w:val="TableField-Left"/>
              <w:rPr>
                <w:rFonts w:ascii="Calibri Light" w:hAnsi="Calibri Light" w:cs="Arial"/>
              </w:rPr>
            </w:pPr>
            <w:r>
              <w:rPr>
                <w:rFonts w:ascii="Calibri Light" w:hAnsi="Calibri Light" w:cs="Arial"/>
              </w:rPr>
              <w:t>S/4HANA</w:t>
            </w:r>
          </w:p>
        </w:tc>
        <w:tc>
          <w:tcPr>
            <w:tcW w:w="1650" w:type="dxa"/>
            <w:vAlign w:val="center"/>
          </w:tcPr>
          <w:p w14:paraId="747A1531" w14:textId="746E5E59" w:rsidR="00532EA6" w:rsidRDefault="00532EA6" w:rsidP="004672ED">
            <w:pPr>
              <w:pStyle w:val="TableField-Left"/>
              <w:rPr>
                <w:rFonts w:ascii="Calibri Light" w:hAnsi="Calibri Light" w:cs="Arial"/>
              </w:rPr>
            </w:pPr>
            <w:del w:id="442" w:author="Tuan Yap" w:date="2018-05-08T11:22:00Z">
              <w:r w:rsidDel="007124B9">
                <w:rPr>
                  <w:rFonts w:ascii="Calibri Light" w:hAnsi="Calibri Light" w:cs="Arial"/>
                </w:rPr>
                <w:delText>System</w:delText>
              </w:r>
            </w:del>
            <w:ins w:id="443" w:author="Tuan Yap" w:date="2018-05-08T11:22:00Z">
              <w:r w:rsidR="007124B9">
                <w:rPr>
                  <w:rFonts w:ascii="Calibri Light" w:hAnsi="Calibri Light" w:cs="Arial"/>
                </w:rPr>
                <w:t>Create Move Out Processing</w:t>
              </w:r>
            </w:ins>
          </w:p>
        </w:tc>
        <w:tc>
          <w:tcPr>
            <w:tcW w:w="1338" w:type="dxa"/>
          </w:tcPr>
          <w:p w14:paraId="686C464D" w14:textId="77777777" w:rsidR="00532EA6" w:rsidRDefault="00532EA6" w:rsidP="004672ED">
            <w:pPr>
              <w:pStyle w:val="TableField-Left"/>
              <w:rPr>
                <w:ins w:id="444" w:author="Tuan Yap" w:date="2018-05-03T11:15:00Z"/>
                <w:rFonts w:ascii="Calibri Light" w:hAnsi="Calibri Light" w:cs="Arial"/>
              </w:rPr>
            </w:pPr>
          </w:p>
        </w:tc>
      </w:tr>
      <w:tr w:rsidR="00532EA6" w:rsidRPr="006B24F0" w14:paraId="574B0EAC" w14:textId="1CD1E957" w:rsidTr="002B2AD0">
        <w:trPr>
          <w:cantSplit/>
          <w:trHeight w:val="432"/>
        </w:trPr>
        <w:tc>
          <w:tcPr>
            <w:tcW w:w="791" w:type="dxa"/>
            <w:vAlign w:val="center"/>
          </w:tcPr>
          <w:p w14:paraId="2861469C" w14:textId="7056588E" w:rsidR="00532EA6" w:rsidRDefault="00532EA6" w:rsidP="004672ED">
            <w:pPr>
              <w:pStyle w:val="TableField-Center"/>
              <w:rPr>
                <w:rFonts w:ascii="Calibri Light" w:hAnsi="Calibri Light" w:cs="Arial"/>
              </w:rPr>
            </w:pPr>
            <w:r>
              <w:rPr>
                <w:rFonts w:ascii="Calibri Light" w:hAnsi="Calibri Light" w:cs="Arial"/>
              </w:rPr>
              <w:t>270</w:t>
            </w:r>
          </w:p>
        </w:tc>
        <w:tc>
          <w:tcPr>
            <w:tcW w:w="4112" w:type="dxa"/>
            <w:vAlign w:val="center"/>
          </w:tcPr>
          <w:p w14:paraId="4F1939D8" w14:textId="56189957" w:rsidR="00532EA6" w:rsidRDefault="00532EA6" w:rsidP="5C9EE791">
            <w:pPr>
              <w:pStyle w:val="TableField-Left"/>
              <w:rPr>
                <w:rFonts w:ascii="Calibri Light" w:hAnsi="Calibri Light" w:cs="Arial"/>
                <w:b/>
                <w:bCs/>
              </w:rPr>
            </w:pPr>
            <w:r w:rsidRPr="5C9EE791">
              <w:rPr>
                <w:rFonts w:ascii="Calibri Light" w:hAnsi="Calibri Light" w:cs="Arial"/>
                <w:b/>
                <w:bCs/>
              </w:rPr>
              <w:t>Create Service Order</w:t>
            </w:r>
          </w:p>
          <w:p w14:paraId="31852306" w14:textId="45024AA8" w:rsidR="00532EA6" w:rsidRDefault="00532EA6" w:rsidP="004672ED">
            <w:pPr>
              <w:pStyle w:val="TableField-Left"/>
              <w:rPr>
                <w:rFonts w:ascii="Calibri Light" w:hAnsi="Calibri Light" w:cs="Arial"/>
              </w:rPr>
            </w:pPr>
            <w:r>
              <w:rPr>
                <w:rFonts w:ascii="Calibri Light" w:hAnsi="Calibri Light" w:cs="Arial"/>
              </w:rPr>
              <w:t>Meter Change Out Service Order to change out to smart meter/legacy is created.</w:t>
            </w:r>
          </w:p>
          <w:p w14:paraId="36DE8B24" w14:textId="35419F32" w:rsidR="00532EA6" w:rsidRPr="004672ED" w:rsidRDefault="00532EA6" w:rsidP="004672ED">
            <w:pPr>
              <w:pStyle w:val="TableField-Left"/>
              <w:rPr>
                <w:rFonts w:ascii="Calibri Light" w:hAnsi="Calibri Light" w:cs="Arial"/>
              </w:rPr>
            </w:pPr>
          </w:p>
        </w:tc>
        <w:tc>
          <w:tcPr>
            <w:tcW w:w="1446" w:type="dxa"/>
            <w:vAlign w:val="center"/>
          </w:tcPr>
          <w:p w14:paraId="128CADF6" w14:textId="2BA7CF5D" w:rsidR="00532EA6" w:rsidRDefault="00532EA6" w:rsidP="004672ED">
            <w:pPr>
              <w:pStyle w:val="TableField-Left"/>
              <w:rPr>
                <w:rFonts w:ascii="Calibri Light" w:hAnsi="Calibri Light" w:cs="Arial"/>
              </w:rPr>
            </w:pPr>
            <w:r>
              <w:rPr>
                <w:rFonts w:ascii="Calibri Light" w:hAnsi="Calibri Light" w:cs="Arial"/>
              </w:rPr>
              <w:t>S/4HANA</w:t>
            </w:r>
          </w:p>
        </w:tc>
        <w:tc>
          <w:tcPr>
            <w:tcW w:w="1650" w:type="dxa"/>
            <w:vAlign w:val="center"/>
          </w:tcPr>
          <w:p w14:paraId="39FA6D97" w14:textId="4E1965B6" w:rsidR="00532EA6" w:rsidRDefault="00532EA6" w:rsidP="004672ED">
            <w:pPr>
              <w:pStyle w:val="TableField-Left"/>
              <w:rPr>
                <w:rFonts w:ascii="Calibri Light" w:hAnsi="Calibri Light" w:cs="Arial"/>
              </w:rPr>
            </w:pPr>
            <w:del w:id="445" w:author="Tuan Yap" w:date="2018-05-08T11:22:00Z">
              <w:r w:rsidDel="007124B9">
                <w:rPr>
                  <w:rFonts w:ascii="Calibri Light" w:hAnsi="Calibri Light" w:cs="Arial"/>
                </w:rPr>
                <w:delText>System</w:delText>
              </w:r>
            </w:del>
            <w:ins w:id="446" w:author="Tuan Yap" w:date="2018-05-08T11:22:00Z">
              <w:r w:rsidR="007124B9">
                <w:rPr>
                  <w:rFonts w:ascii="Calibri Light" w:hAnsi="Calibri Light" w:cs="Arial"/>
                </w:rPr>
                <w:t>Create Move Out Processing</w:t>
              </w:r>
            </w:ins>
          </w:p>
        </w:tc>
        <w:tc>
          <w:tcPr>
            <w:tcW w:w="1338" w:type="dxa"/>
          </w:tcPr>
          <w:p w14:paraId="3BF181A0" w14:textId="77777777" w:rsidR="00532EA6" w:rsidRDefault="00532EA6" w:rsidP="004672ED">
            <w:pPr>
              <w:pStyle w:val="TableField-Left"/>
              <w:rPr>
                <w:ins w:id="447" w:author="Tuan Yap" w:date="2018-05-03T11:15:00Z"/>
                <w:rFonts w:ascii="Calibri Light" w:hAnsi="Calibri Light" w:cs="Arial"/>
              </w:rPr>
            </w:pPr>
          </w:p>
        </w:tc>
      </w:tr>
      <w:tr w:rsidR="00532EA6" w:rsidRPr="006B24F0" w14:paraId="25FE749C" w14:textId="3B06BADB" w:rsidTr="002B2AD0">
        <w:trPr>
          <w:cantSplit/>
          <w:trHeight w:val="432"/>
        </w:trPr>
        <w:tc>
          <w:tcPr>
            <w:tcW w:w="791" w:type="dxa"/>
            <w:vAlign w:val="center"/>
          </w:tcPr>
          <w:p w14:paraId="6CFA8B9C" w14:textId="26B56C7A" w:rsidR="00532EA6" w:rsidRDefault="00532EA6" w:rsidP="004672ED">
            <w:pPr>
              <w:pStyle w:val="TableField-Center"/>
              <w:rPr>
                <w:rFonts w:ascii="Calibri Light" w:hAnsi="Calibri Light" w:cs="Arial"/>
              </w:rPr>
            </w:pPr>
            <w:r>
              <w:rPr>
                <w:rFonts w:ascii="Calibri Light" w:hAnsi="Calibri Light" w:cs="Arial"/>
              </w:rPr>
              <w:t>280</w:t>
            </w:r>
          </w:p>
        </w:tc>
        <w:tc>
          <w:tcPr>
            <w:tcW w:w="4112" w:type="dxa"/>
            <w:vAlign w:val="center"/>
          </w:tcPr>
          <w:p w14:paraId="08BF71B4" w14:textId="77777777" w:rsidR="00532EA6" w:rsidRDefault="00532EA6" w:rsidP="5C9EE791">
            <w:pPr>
              <w:pStyle w:val="TableField-Left"/>
              <w:rPr>
                <w:rFonts w:ascii="Calibri Light" w:hAnsi="Calibri Light" w:cs="Arial"/>
                <w:b/>
                <w:bCs/>
              </w:rPr>
            </w:pPr>
            <w:r w:rsidRPr="5C9EE791">
              <w:rPr>
                <w:rFonts w:ascii="Calibri Light" w:hAnsi="Calibri Light" w:cs="Arial"/>
                <w:b/>
                <w:bCs/>
              </w:rPr>
              <w:t>Budget Billing Plan found?</w:t>
            </w:r>
          </w:p>
          <w:p w14:paraId="62630E38" w14:textId="32EBB113" w:rsidR="00532EA6" w:rsidRDefault="00532EA6" w:rsidP="004672ED">
            <w:pPr>
              <w:pStyle w:val="TableField-Left"/>
              <w:rPr>
                <w:rFonts w:ascii="Calibri Light" w:hAnsi="Calibri Light" w:cs="Arial"/>
              </w:rPr>
            </w:pPr>
            <w:r>
              <w:rPr>
                <w:rFonts w:ascii="Calibri Light" w:hAnsi="Calibri Light" w:cs="Arial"/>
              </w:rPr>
              <w:t>If Budget Billing Plan is active for the Contract, go to step 290. Otherwise, go to step 300.</w:t>
            </w:r>
          </w:p>
          <w:p w14:paraId="62CACE0A" w14:textId="11645B05" w:rsidR="00532EA6" w:rsidRPr="004672ED" w:rsidRDefault="00532EA6" w:rsidP="004672ED">
            <w:pPr>
              <w:pStyle w:val="TableField-Left"/>
              <w:rPr>
                <w:rFonts w:ascii="Calibri Light" w:hAnsi="Calibri Light" w:cs="Arial"/>
              </w:rPr>
            </w:pPr>
          </w:p>
        </w:tc>
        <w:tc>
          <w:tcPr>
            <w:tcW w:w="1446" w:type="dxa"/>
            <w:vAlign w:val="center"/>
          </w:tcPr>
          <w:p w14:paraId="194F44E7" w14:textId="7835A10B" w:rsidR="00532EA6" w:rsidRDefault="00532EA6" w:rsidP="004672ED">
            <w:pPr>
              <w:pStyle w:val="TableField-Left"/>
              <w:rPr>
                <w:rFonts w:ascii="Calibri Light" w:hAnsi="Calibri Light" w:cs="Arial"/>
              </w:rPr>
            </w:pPr>
            <w:r>
              <w:rPr>
                <w:rFonts w:ascii="Calibri Light" w:hAnsi="Calibri Light" w:cs="Arial"/>
              </w:rPr>
              <w:t>S/4HANA</w:t>
            </w:r>
          </w:p>
        </w:tc>
        <w:tc>
          <w:tcPr>
            <w:tcW w:w="1650" w:type="dxa"/>
            <w:vAlign w:val="center"/>
          </w:tcPr>
          <w:p w14:paraId="111321A5" w14:textId="03B4959B" w:rsidR="00532EA6" w:rsidRDefault="007124B9" w:rsidP="004672ED">
            <w:pPr>
              <w:pStyle w:val="TableField-Left"/>
              <w:rPr>
                <w:rFonts w:ascii="Calibri Light" w:hAnsi="Calibri Light" w:cs="Arial"/>
              </w:rPr>
            </w:pPr>
            <w:ins w:id="448" w:author="Tuan Yap" w:date="2018-05-08T11:22:00Z">
              <w:r>
                <w:rPr>
                  <w:rFonts w:ascii="Calibri Light" w:hAnsi="Calibri Light" w:cs="Arial"/>
                </w:rPr>
                <w:t>Create Move Out Processing</w:t>
              </w:r>
            </w:ins>
            <w:del w:id="449" w:author="Tuan Yap" w:date="2018-05-08T11:22:00Z">
              <w:r w:rsidR="00532EA6" w:rsidDel="007124B9">
                <w:rPr>
                  <w:rFonts w:ascii="Calibri Light" w:hAnsi="Calibri Light" w:cs="Arial"/>
                </w:rPr>
                <w:delText>System</w:delText>
              </w:r>
            </w:del>
          </w:p>
        </w:tc>
        <w:tc>
          <w:tcPr>
            <w:tcW w:w="1338" w:type="dxa"/>
          </w:tcPr>
          <w:p w14:paraId="0C3B3456" w14:textId="77777777" w:rsidR="00532EA6" w:rsidRDefault="00532EA6" w:rsidP="004672ED">
            <w:pPr>
              <w:pStyle w:val="TableField-Left"/>
              <w:rPr>
                <w:ins w:id="450" w:author="Tuan Yap" w:date="2018-05-03T11:15:00Z"/>
                <w:rFonts w:ascii="Calibri Light" w:hAnsi="Calibri Light" w:cs="Arial"/>
              </w:rPr>
            </w:pPr>
          </w:p>
        </w:tc>
      </w:tr>
      <w:tr w:rsidR="00532EA6" w:rsidRPr="006B24F0" w14:paraId="26871287" w14:textId="56537360" w:rsidTr="002B2AD0">
        <w:trPr>
          <w:cantSplit/>
          <w:trHeight w:val="432"/>
        </w:trPr>
        <w:tc>
          <w:tcPr>
            <w:tcW w:w="791" w:type="dxa"/>
            <w:vAlign w:val="center"/>
          </w:tcPr>
          <w:p w14:paraId="32E9E238" w14:textId="185C8C6F" w:rsidR="00532EA6" w:rsidRDefault="00532EA6" w:rsidP="004672ED">
            <w:pPr>
              <w:pStyle w:val="TableField-Center"/>
              <w:rPr>
                <w:rFonts w:ascii="Calibri Light" w:hAnsi="Calibri Light" w:cs="Arial"/>
              </w:rPr>
            </w:pPr>
            <w:r>
              <w:rPr>
                <w:rFonts w:ascii="Calibri Light" w:hAnsi="Calibri Light" w:cs="Arial"/>
              </w:rPr>
              <w:t>290</w:t>
            </w:r>
          </w:p>
        </w:tc>
        <w:tc>
          <w:tcPr>
            <w:tcW w:w="4112" w:type="dxa"/>
            <w:vAlign w:val="center"/>
          </w:tcPr>
          <w:p w14:paraId="44DB5D46" w14:textId="77777777" w:rsidR="00532EA6" w:rsidRDefault="00532EA6" w:rsidP="5C9EE791">
            <w:pPr>
              <w:pStyle w:val="TableField-Left"/>
              <w:rPr>
                <w:rFonts w:ascii="Calibri Light" w:hAnsi="Calibri Light" w:cs="Arial"/>
                <w:b/>
                <w:bCs/>
              </w:rPr>
            </w:pPr>
            <w:r w:rsidRPr="5C9EE791">
              <w:rPr>
                <w:rFonts w:ascii="Calibri Light" w:hAnsi="Calibri Light" w:cs="Arial"/>
                <w:b/>
                <w:bCs/>
              </w:rPr>
              <w:t>Budget Billing Plan is deactivated</w:t>
            </w:r>
          </w:p>
          <w:p w14:paraId="2150D12E" w14:textId="77777777" w:rsidR="00532EA6" w:rsidRDefault="00532EA6" w:rsidP="004672ED">
            <w:pPr>
              <w:pStyle w:val="TableField-Left"/>
              <w:rPr>
                <w:rFonts w:ascii="Calibri Light" w:hAnsi="Calibri Light" w:cs="Arial"/>
              </w:rPr>
            </w:pPr>
            <w:r>
              <w:rPr>
                <w:rFonts w:ascii="Calibri Light" w:hAnsi="Calibri Light" w:cs="Arial"/>
              </w:rPr>
              <w:t>Budget Billing Plan is deactivated.</w:t>
            </w:r>
          </w:p>
          <w:p w14:paraId="519842C1" w14:textId="51A2BA41" w:rsidR="00532EA6" w:rsidRPr="004672ED" w:rsidRDefault="00532EA6" w:rsidP="004672ED">
            <w:pPr>
              <w:pStyle w:val="TableField-Left"/>
              <w:rPr>
                <w:rFonts w:ascii="Calibri Light" w:hAnsi="Calibri Light" w:cs="Arial"/>
              </w:rPr>
            </w:pPr>
          </w:p>
        </w:tc>
        <w:tc>
          <w:tcPr>
            <w:tcW w:w="1446" w:type="dxa"/>
            <w:vAlign w:val="center"/>
          </w:tcPr>
          <w:p w14:paraId="5945B9BB" w14:textId="4BA15048" w:rsidR="00532EA6" w:rsidRDefault="00532EA6" w:rsidP="004672ED">
            <w:pPr>
              <w:pStyle w:val="TableField-Left"/>
              <w:rPr>
                <w:rFonts w:ascii="Calibri Light" w:hAnsi="Calibri Light" w:cs="Arial"/>
              </w:rPr>
            </w:pPr>
            <w:r>
              <w:rPr>
                <w:rFonts w:ascii="Calibri Light" w:hAnsi="Calibri Light" w:cs="Arial"/>
              </w:rPr>
              <w:t>S/4HANA</w:t>
            </w:r>
          </w:p>
        </w:tc>
        <w:tc>
          <w:tcPr>
            <w:tcW w:w="1650" w:type="dxa"/>
            <w:vAlign w:val="center"/>
          </w:tcPr>
          <w:p w14:paraId="62F3300B" w14:textId="331E9BF5" w:rsidR="00532EA6" w:rsidRDefault="007124B9" w:rsidP="004672ED">
            <w:pPr>
              <w:pStyle w:val="TableField-Left"/>
              <w:rPr>
                <w:rFonts w:ascii="Calibri Light" w:hAnsi="Calibri Light" w:cs="Arial"/>
              </w:rPr>
            </w:pPr>
            <w:ins w:id="451" w:author="Tuan Yap" w:date="2018-05-08T11:22:00Z">
              <w:r>
                <w:rPr>
                  <w:rFonts w:ascii="Calibri Light" w:hAnsi="Calibri Light" w:cs="Arial"/>
                </w:rPr>
                <w:t>Create Move Out Processing</w:t>
              </w:r>
            </w:ins>
            <w:del w:id="452" w:author="Tuan Yap" w:date="2018-05-08T11:22:00Z">
              <w:r w:rsidR="00532EA6" w:rsidDel="007124B9">
                <w:rPr>
                  <w:rFonts w:ascii="Calibri Light" w:hAnsi="Calibri Light" w:cs="Arial"/>
                </w:rPr>
                <w:delText>System</w:delText>
              </w:r>
            </w:del>
          </w:p>
        </w:tc>
        <w:tc>
          <w:tcPr>
            <w:tcW w:w="1338" w:type="dxa"/>
          </w:tcPr>
          <w:p w14:paraId="5A7E0330" w14:textId="77777777" w:rsidR="00532EA6" w:rsidRDefault="00532EA6" w:rsidP="004672ED">
            <w:pPr>
              <w:pStyle w:val="TableField-Left"/>
              <w:rPr>
                <w:ins w:id="453" w:author="Tuan Yap" w:date="2018-05-03T11:15:00Z"/>
                <w:rFonts w:ascii="Calibri Light" w:hAnsi="Calibri Light" w:cs="Arial"/>
              </w:rPr>
            </w:pPr>
          </w:p>
        </w:tc>
      </w:tr>
      <w:tr w:rsidR="00532EA6" w:rsidRPr="006B24F0" w14:paraId="36B9624D" w14:textId="2F4D360F" w:rsidTr="002B2AD0">
        <w:trPr>
          <w:cantSplit/>
          <w:trHeight w:val="432"/>
        </w:trPr>
        <w:tc>
          <w:tcPr>
            <w:tcW w:w="791" w:type="dxa"/>
            <w:vAlign w:val="center"/>
          </w:tcPr>
          <w:p w14:paraId="5AB78808" w14:textId="64B685A8" w:rsidR="00532EA6" w:rsidRDefault="00532EA6" w:rsidP="00BB515C">
            <w:pPr>
              <w:pStyle w:val="TableField-Center"/>
              <w:rPr>
                <w:rFonts w:ascii="Calibri Light" w:hAnsi="Calibri Light" w:cs="Arial"/>
              </w:rPr>
            </w:pPr>
            <w:r>
              <w:rPr>
                <w:rFonts w:ascii="Calibri Light" w:hAnsi="Calibri Light" w:cs="Arial"/>
              </w:rPr>
              <w:t>300</w:t>
            </w:r>
          </w:p>
        </w:tc>
        <w:tc>
          <w:tcPr>
            <w:tcW w:w="4112" w:type="dxa"/>
            <w:vAlign w:val="center"/>
          </w:tcPr>
          <w:p w14:paraId="01C7C716" w14:textId="77777777" w:rsidR="00532EA6" w:rsidRDefault="00532EA6" w:rsidP="5C9EE791">
            <w:pPr>
              <w:pStyle w:val="TableField-Left"/>
              <w:rPr>
                <w:rFonts w:ascii="Calibri Light" w:hAnsi="Calibri Light" w:cs="Arial"/>
                <w:b/>
                <w:bCs/>
              </w:rPr>
            </w:pPr>
            <w:r w:rsidRPr="5C9EE791">
              <w:rPr>
                <w:rFonts w:ascii="Calibri Light" w:hAnsi="Calibri Light" w:cs="Arial"/>
                <w:b/>
                <w:bCs/>
              </w:rPr>
              <w:t>Installation Facts Operands are end dated</w:t>
            </w:r>
          </w:p>
          <w:p w14:paraId="2E2128A9" w14:textId="77777777" w:rsidR="00532EA6" w:rsidRDefault="00532EA6" w:rsidP="00BB515C">
            <w:pPr>
              <w:pStyle w:val="TableField-Left"/>
              <w:rPr>
                <w:rFonts w:ascii="Calibri Light" w:hAnsi="Calibri Light" w:cs="Arial"/>
              </w:rPr>
            </w:pPr>
            <w:r>
              <w:rPr>
                <w:rFonts w:ascii="Calibri Light" w:hAnsi="Calibri Light" w:cs="Arial"/>
              </w:rPr>
              <w:t>Installation Facts Operands end date is updated with Move Out date.</w:t>
            </w:r>
          </w:p>
          <w:p w14:paraId="4DEA8EF8" w14:textId="77777777" w:rsidR="00532EA6" w:rsidRPr="00BB515C" w:rsidRDefault="00532EA6" w:rsidP="00BB515C">
            <w:pPr>
              <w:pStyle w:val="TableField-Left"/>
              <w:rPr>
                <w:rFonts w:ascii="Calibri Light" w:hAnsi="Calibri Light" w:cs="Arial"/>
              </w:rPr>
            </w:pPr>
          </w:p>
        </w:tc>
        <w:tc>
          <w:tcPr>
            <w:tcW w:w="1446" w:type="dxa"/>
            <w:vAlign w:val="center"/>
          </w:tcPr>
          <w:p w14:paraId="3A7BA7CC" w14:textId="492305D7" w:rsidR="00532EA6" w:rsidRDefault="00532EA6" w:rsidP="00BB515C">
            <w:pPr>
              <w:pStyle w:val="TableField-Left"/>
              <w:rPr>
                <w:rFonts w:ascii="Calibri Light" w:hAnsi="Calibri Light" w:cs="Arial"/>
              </w:rPr>
            </w:pPr>
            <w:r>
              <w:rPr>
                <w:rFonts w:ascii="Calibri Light" w:hAnsi="Calibri Light" w:cs="Arial"/>
              </w:rPr>
              <w:t>S/4HANA</w:t>
            </w:r>
          </w:p>
        </w:tc>
        <w:tc>
          <w:tcPr>
            <w:tcW w:w="1650" w:type="dxa"/>
            <w:vAlign w:val="center"/>
          </w:tcPr>
          <w:p w14:paraId="34E0FF92" w14:textId="386F8E5B" w:rsidR="00532EA6" w:rsidRDefault="007124B9" w:rsidP="00BB515C">
            <w:pPr>
              <w:pStyle w:val="TableField-Left"/>
              <w:rPr>
                <w:rFonts w:ascii="Calibri Light" w:hAnsi="Calibri Light" w:cs="Arial"/>
              </w:rPr>
            </w:pPr>
            <w:ins w:id="454" w:author="Tuan Yap" w:date="2018-05-08T11:22:00Z">
              <w:r>
                <w:rPr>
                  <w:rFonts w:ascii="Calibri Light" w:hAnsi="Calibri Light" w:cs="Arial"/>
                </w:rPr>
                <w:t>Create Move Out Processing</w:t>
              </w:r>
            </w:ins>
            <w:del w:id="455" w:author="Tuan Yap" w:date="2018-05-08T11:22:00Z">
              <w:r w:rsidR="00532EA6" w:rsidDel="007124B9">
                <w:rPr>
                  <w:rFonts w:ascii="Calibri Light" w:hAnsi="Calibri Light" w:cs="Arial"/>
                </w:rPr>
                <w:delText>System</w:delText>
              </w:r>
            </w:del>
          </w:p>
        </w:tc>
        <w:tc>
          <w:tcPr>
            <w:tcW w:w="1338" w:type="dxa"/>
          </w:tcPr>
          <w:p w14:paraId="401FAD53" w14:textId="77777777" w:rsidR="00532EA6" w:rsidRDefault="00532EA6" w:rsidP="00BB515C">
            <w:pPr>
              <w:pStyle w:val="TableField-Left"/>
              <w:rPr>
                <w:ins w:id="456" w:author="Tuan Yap" w:date="2018-05-03T11:15:00Z"/>
                <w:rFonts w:ascii="Calibri Light" w:hAnsi="Calibri Light" w:cs="Arial"/>
              </w:rPr>
            </w:pPr>
          </w:p>
        </w:tc>
      </w:tr>
      <w:tr w:rsidR="00532EA6" w:rsidRPr="006B24F0" w14:paraId="645663B9" w14:textId="1A4914C2" w:rsidTr="002B2AD0">
        <w:trPr>
          <w:cantSplit/>
          <w:trHeight w:val="432"/>
        </w:trPr>
        <w:tc>
          <w:tcPr>
            <w:tcW w:w="791" w:type="dxa"/>
            <w:vAlign w:val="center"/>
          </w:tcPr>
          <w:p w14:paraId="2E896C12" w14:textId="49AB7610" w:rsidR="00532EA6" w:rsidRDefault="00532EA6" w:rsidP="00BB515C">
            <w:pPr>
              <w:pStyle w:val="TableField-Center"/>
              <w:rPr>
                <w:rFonts w:ascii="Calibri Light" w:hAnsi="Calibri Light" w:cs="Arial"/>
              </w:rPr>
            </w:pPr>
            <w:r>
              <w:rPr>
                <w:rFonts w:ascii="Calibri Light" w:hAnsi="Calibri Light" w:cs="Arial"/>
              </w:rPr>
              <w:t>310</w:t>
            </w:r>
          </w:p>
        </w:tc>
        <w:tc>
          <w:tcPr>
            <w:tcW w:w="4112" w:type="dxa"/>
            <w:vAlign w:val="center"/>
          </w:tcPr>
          <w:p w14:paraId="4BD34F45" w14:textId="77777777" w:rsidR="00532EA6" w:rsidRDefault="00532EA6" w:rsidP="5C9EE791">
            <w:pPr>
              <w:pStyle w:val="TableField-Left"/>
              <w:rPr>
                <w:rFonts w:ascii="Calibri Light" w:hAnsi="Calibri Light" w:cs="Arial"/>
                <w:b/>
                <w:bCs/>
              </w:rPr>
            </w:pPr>
            <w:r w:rsidRPr="5C9EE791">
              <w:rPr>
                <w:rFonts w:ascii="Calibri Light" w:hAnsi="Calibri Light" w:cs="Arial"/>
                <w:b/>
                <w:bCs/>
              </w:rPr>
              <w:t>CCA/DA?</w:t>
            </w:r>
          </w:p>
          <w:p w14:paraId="47BBB5BF" w14:textId="10530033" w:rsidR="00532EA6" w:rsidRDefault="00532EA6" w:rsidP="00BB515C">
            <w:pPr>
              <w:pStyle w:val="TableField-Left"/>
              <w:rPr>
                <w:rFonts w:ascii="Calibri Light" w:hAnsi="Calibri Light" w:cs="Arial"/>
              </w:rPr>
            </w:pPr>
            <w:r>
              <w:rPr>
                <w:rFonts w:ascii="Calibri Light" w:hAnsi="Calibri Light" w:cs="Arial"/>
              </w:rPr>
              <w:t>If Contract is CCA or DA, go to step 320. Otherwise, go to step 330.</w:t>
            </w:r>
          </w:p>
          <w:p w14:paraId="6903B8F1" w14:textId="5E965159" w:rsidR="00532EA6" w:rsidRPr="00BB515C" w:rsidRDefault="00532EA6" w:rsidP="00BB515C">
            <w:pPr>
              <w:pStyle w:val="TableField-Left"/>
              <w:rPr>
                <w:rFonts w:ascii="Calibri Light" w:hAnsi="Calibri Light" w:cs="Arial"/>
              </w:rPr>
            </w:pPr>
          </w:p>
        </w:tc>
        <w:tc>
          <w:tcPr>
            <w:tcW w:w="1446" w:type="dxa"/>
            <w:vAlign w:val="center"/>
          </w:tcPr>
          <w:p w14:paraId="4EDADD8D" w14:textId="074B5435" w:rsidR="00532EA6" w:rsidRDefault="00532EA6" w:rsidP="00BB515C">
            <w:pPr>
              <w:pStyle w:val="TableField-Left"/>
              <w:rPr>
                <w:rFonts w:ascii="Calibri Light" w:hAnsi="Calibri Light" w:cs="Arial"/>
              </w:rPr>
            </w:pPr>
            <w:r>
              <w:rPr>
                <w:rFonts w:ascii="Calibri Light" w:hAnsi="Calibri Light" w:cs="Arial"/>
              </w:rPr>
              <w:t>S/4HANA</w:t>
            </w:r>
          </w:p>
        </w:tc>
        <w:tc>
          <w:tcPr>
            <w:tcW w:w="1650" w:type="dxa"/>
            <w:vAlign w:val="center"/>
          </w:tcPr>
          <w:p w14:paraId="3D72488F" w14:textId="7FB6F251" w:rsidR="00532EA6" w:rsidRDefault="007124B9" w:rsidP="00BB515C">
            <w:pPr>
              <w:pStyle w:val="TableField-Left"/>
              <w:rPr>
                <w:rFonts w:ascii="Calibri Light" w:hAnsi="Calibri Light" w:cs="Arial"/>
              </w:rPr>
            </w:pPr>
            <w:ins w:id="457" w:author="Tuan Yap" w:date="2018-05-08T11:22:00Z">
              <w:r>
                <w:rPr>
                  <w:rFonts w:ascii="Calibri Light" w:hAnsi="Calibri Light" w:cs="Arial"/>
                </w:rPr>
                <w:t>Create Move Out Processing</w:t>
              </w:r>
            </w:ins>
            <w:del w:id="458" w:author="Tuan Yap" w:date="2018-05-08T11:22:00Z">
              <w:r w:rsidR="00532EA6" w:rsidDel="007124B9">
                <w:rPr>
                  <w:rFonts w:ascii="Calibri Light" w:hAnsi="Calibri Light" w:cs="Arial"/>
                </w:rPr>
                <w:delText>System</w:delText>
              </w:r>
            </w:del>
          </w:p>
        </w:tc>
        <w:tc>
          <w:tcPr>
            <w:tcW w:w="1338" w:type="dxa"/>
          </w:tcPr>
          <w:p w14:paraId="00AE1485" w14:textId="77777777" w:rsidR="00532EA6" w:rsidRDefault="00532EA6" w:rsidP="00BB515C">
            <w:pPr>
              <w:pStyle w:val="TableField-Left"/>
              <w:rPr>
                <w:ins w:id="459" w:author="Tuan Yap" w:date="2018-05-03T11:15:00Z"/>
                <w:rFonts w:ascii="Calibri Light" w:hAnsi="Calibri Light" w:cs="Arial"/>
              </w:rPr>
            </w:pPr>
          </w:p>
        </w:tc>
      </w:tr>
      <w:tr w:rsidR="00532EA6" w:rsidRPr="006B24F0" w14:paraId="34040B43" w14:textId="3155F514" w:rsidTr="002B2AD0">
        <w:trPr>
          <w:cantSplit/>
          <w:trHeight w:val="432"/>
        </w:trPr>
        <w:tc>
          <w:tcPr>
            <w:tcW w:w="791" w:type="dxa"/>
            <w:vAlign w:val="center"/>
          </w:tcPr>
          <w:p w14:paraId="24C92202" w14:textId="5D58C909" w:rsidR="00532EA6" w:rsidRDefault="00532EA6" w:rsidP="00BB515C">
            <w:pPr>
              <w:pStyle w:val="TableField-Center"/>
              <w:rPr>
                <w:rFonts w:ascii="Calibri Light" w:hAnsi="Calibri Light" w:cs="Arial"/>
              </w:rPr>
            </w:pPr>
            <w:r>
              <w:rPr>
                <w:rFonts w:ascii="Calibri Light" w:hAnsi="Calibri Light" w:cs="Arial"/>
              </w:rPr>
              <w:t>320</w:t>
            </w:r>
          </w:p>
        </w:tc>
        <w:tc>
          <w:tcPr>
            <w:tcW w:w="4112" w:type="dxa"/>
            <w:vAlign w:val="center"/>
          </w:tcPr>
          <w:p w14:paraId="602671C7" w14:textId="77777777" w:rsidR="00532EA6" w:rsidRDefault="00532EA6" w:rsidP="5C9EE791">
            <w:pPr>
              <w:pStyle w:val="TableField-Left"/>
              <w:rPr>
                <w:rFonts w:ascii="Calibri Light" w:hAnsi="Calibri Light" w:cs="Arial"/>
                <w:b/>
                <w:bCs/>
              </w:rPr>
            </w:pPr>
            <w:r w:rsidRPr="5C9EE791">
              <w:rPr>
                <w:rFonts w:ascii="Calibri Light" w:hAnsi="Calibri Light" w:cs="Arial"/>
                <w:b/>
                <w:bCs/>
              </w:rPr>
              <w:t>Process EDI Contract Drop</w:t>
            </w:r>
          </w:p>
          <w:p w14:paraId="0164F49C" w14:textId="77777777" w:rsidR="00532EA6" w:rsidRDefault="00532EA6" w:rsidP="00BB515C">
            <w:pPr>
              <w:pStyle w:val="TableField-Left"/>
              <w:rPr>
                <w:rFonts w:ascii="Calibri Light" w:hAnsi="Calibri Light" w:cs="Arial"/>
              </w:rPr>
            </w:pPr>
            <w:r>
              <w:rPr>
                <w:rFonts w:ascii="Calibri Light" w:hAnsi="Calibri Light" w:cs="Arial"/>
              </w:rPr>
              <w:t>The process of EDI Contract Drop.</w:t>
            </w:r>
          </w:p>
          <w:p w14:paraId="532A7686" w14:textId="77777777" w:rsidR="00532EA6" w:rsidRPr="00BB515C" w:rsidRDefault="00532EA6" w:rsidP="00BB515C">
            <w:pPr>
              <w:pStyle w:val="TableField-Left"/>
              <w:rPr>
                <w:rFonts w:ascii="Calibri Light" w:hAnsi="Calibri Light" w:cs="Arial"/>
              </w:rPr>
            </w:pPr>
          </w:p>
        </w:tc>
        <w:tc>
          <w:tcPr>
            <w:tcW w:w="1446" w:type="dxa"/>
            <w:vAlign w:val="center"/>
          </w:tcPr>
          <w:p w14:paraId="1F11DDAE" w14:textId="7ED51FEE" w:rsidR="00532EA6" w:rsidRDefault="00532EA6" w:rsidP="00BB515C">
            <w:pPr>
              <w:pStyle w:val="TableField-Left"/>
              <w:rPr>
                <w:rFonts w:ascii="Calibri Light" w:hAnsi="Calibri Light" w:cs="Arial"/>
              </w:rPr>
            </w:pPr>
            <w:r>
              <w:rPr>
                <w:rFonts w:ascii="Calibri Light" w:hAnsi="Calibri Light" w:cs="Arial"/>
              </w:rPr>
              <w:t>S/4HANA</w:t>
            </w:r>
          </w:p>
        </w:tc>
        <w:tc>
          <w:tcPr>
            <w:tcW w:w="1650" w:type="dxa"/>
            <w:vAlign w:val="center"/>
          </w:tcPr>
          <w:p w14:paraId="0B721E60" w14:textId="15227B84" w:rsidR="00532EA6" w:rsidRDefault="007124B9" w:rsidP="00BB515C">
            <w:pPr>
              <w:pStyle w:val="TableField-Left"/>
              <w:rPr>
                <w:rFonts w:ascii="Calibri Light" w:hAnsi="Calibri Light" w:cs="Arial"/>
              </w:rPr>
            </w:pPr>
            <w:ins w:id="460" w:author="Tuan Yap" w:date="2018-05-08T11:22:00Z">
              <w:r>
                <w:rPr>
                  <w:rFonts w:ascii="Calibri Light" w:hAnsi="Calibri Light" w:cs="Arial"/>
                </w:rPr>
                <w:t>Create Move Out Processing</w:t>
              </w:r>
            </w:ins>
            <w:del w:id="461" w:author="Tuan Yap" w:date="2018-05-08T11:22:00Z">
              <w:r w:rsidR="00532EA6" w:rsidDel="007124B9">
                <w:rPr>
                  <w:rFonts w:ascii="Calibri Light" w:hAnsi="Calibri Light" w:cs="Arial"/>
                </w:rPr>
                <w:delText>System</w:delText>
              </w:r>
            </w:del>
          </w:p>
        </w:tc>
        <w:tc>
          <w:tcPr>
            <w:tcW w:w="1338" w:type="dxa"/>
          </w:tcPr>
          <w:p w14:paraId="49A7D409" w14:textId="77777777" w:rsidR="00532EA6" w:rsidRDefault="00532EA6" w:rsidP="00BB515C">
            <w:pPr>
              <w:pStyle w:val="TableField-Left"/>
              <w:rPr>
                <w:ins w:id="462" w:author="Tuan Yap" w:date="2018-05-03T11:15:00Z"/>
                <w:rFonts w:ascii="Calibri Light" w:hAnsi="Calibri Light" w:cs="Arial"/>
              </w:rPr>
            </w:pPr>
          </w:p>
        </w:tc>
      </w:tr>
      <w:tr w:rsidR="00532EA6" w:rsidRPr="006B24F0" w14:paraId="0A1BF1C1" w14:textId="467E4575" w:rsidTr="002B2AD0">
        <w:trPr>
          <w:cantSplit/>
          <w:trHeight w:val="432"/>
        </w:trPr>
        <w:tc>
          <w:tcPr>
            <w:tcW w:w="791" w:type="dxa"/>
            <w:vAlign w:val="center"/>
          </w:tcPr>
          <w:p w14:paraId="161AD08B" w14:textId="5CC229B2" w:rsidR="00532EA6" w:rsidRDefault="00532EA6" w:rsidP="00BB515C">
            <w:pPr>
              <w:pStyle w:val="TableField-Center"/>
              <w:rPr>
                <w:rFonts w:ascii="Calibri Light" w:hAnsi="Calibri Light" w:cs="Arial"/>
              </w:rPr>
            </w:pPr>
            <w:r>
              <w:rPr>
                <w:rFonts w:ascii="Calibri Light" w:hAnsi="Calibri Light" w:cs="Arial"/>
              </w:rPr>
              <w:t>330</w:t>
            </w:r>
          </w:p>
        </w:tc>
        <w:tc>
          <w:tcPr>
            <w:tcW w:w="4112" w:type="dxa"/>
            <w:vAlign w:val="center"/>
          </w:tcPr>
          <w:p w14:paraId="1ED6F46D" w14:textId="77777777" w:rsidR="00532EA6" w:rsidRDefault="00532EA6" w:rsidP="5C9EE791">
            <w:pPr>
              <w:pStyle w:val="TableField-Left"/>
              <w:rPr>
                <w:rFonts w:ascii="Calibri Light" w:hAnsi="Calibri Light" w:cs="Arial"/>
                <w:b/>
                <w:bCs/>
              </w:rPr>
            </w:pPr>
            <w:r w:rsidRPr="5C9EE791">
              <w:rPr>
                <w:rFonts w:ascii="Calibri Light" w:hAnsi="Calibri Light" w:cs="Arial"/>
                <w:b/>
                <w:bCs/>
              </w:rPr>
              <w:t>Bill Reversal required?</w:t>
            </w:r>
          </w:p>
          <w:p w14:paraId="7905F432" w14:textId="4BB22F00" w:rsidR="00532EA6" w:rsidRDefault="00532EA6" w:rsidP="00BB515C">
            <w:pPr>
              <w:pStyle w:val="TableField-Left"/>
              <w:rPr>
                <w:rFonts w:ascii="Calibri Light" w:hAnsi="Calibri Light" w:cs="Arial"/>
              </w:rPr>
            </w:pPr>
            <w:r>
              <w:rPr>
                <w:rFonts w:ascii="Calibri Light" w:hAnsi="Calibri Light" w:cs="Arial"/>
              </w:rPr>
              <w:t>If bill reversal is required (applicable for backdated Move Out), go to step 340. Otherwise, go to step 350.</w:t>
            </w:r>
          </w:p>
          <w:p w14:paraId="1DBF1A4C" w14:textId="3D8A2DA5" w:rsidR="00532EA6" w:rsidRPr="00BB515C" w:rsidRDefault="00532EA6" w:rsidP="00BB515C">
            <w:pPr>
              <w:pStyle w:val="TableField-Left"/>
              <w:rPr>
                <w:rFonts w:ascii="Calibri Light" w:hAnsi="Calibri Light" w:cs="Arial"/>
              </w:rPr>
            </w:pPr>
          </w:p>
        </w:tc>
        <w:tc>
          <w:tcPr>
            <w:tcW w:w="1446" w:type="dxa"/>
            <w:vAlign w:val="center"/>
          </w:tcPr>
          <w:p w14:paraId="4760991F" w14:textId="42EB8888" w:rsidR="00532EA6" w:rsidRDefault="00532EA6" w:rsidP="00BB515C">
            <w:pPr>
              <w:pStyle w:val="TableField-Left"/>
              <w:rPr>
                <w:rFonts w:ascii="Calibri Light" w:hAnsi="Calibri Light" w:cs="Arial"/>
              </w:rPr>
            </w:pPr>
            <w:r>
              <w:rPr>
                <w:rFonts w:ascii="Calibri Light" w:hAnsi="Calibri Light" w:cs="Arial"/>
              </w:rPr>
              <w:t>S/4HANA</w:t>
            </w:r>
          </w:p>
        </w:tc>
        <w:tc>
          <w:tcPr>
            <w:tcW w:w="1650" w:type="dxa"/>
            <w:vAlign w:val="center"/>
          </w:tcPr>
          <w:p w14:paraId="5FDF06FD" w14:textId="19FF3048" w:rsidR="00532EA6" w:rsidRDefault="007124B9" w:rsidP="00BB515C">
            <w:pPr>
              <w:pStyle w:val="TableField-Left"/>
              <w:rPr>
                <w:rFonts w:ascii="Calibri Light" w:hAnsi="Calibri Light" w:cs="Arial"/>
              </w:rPr>
            </w:pPr>
            <w:ins w:id="463" w:author="Tuan Yap" w:date="2018-05-08T11:22:00Z">
              <w:r>
                <w:rPr>
                  <w:rFonts w:ascii="Calibri Light" w:hAnsi="Calibri Light" w:cs="Arial"/>
                </w:rPr>
                <w:t>Create Move Out Processing</w:t>
              </w:r>
            </w:ins>
            <w:del w:id="464" w:author="Tuan Yap" w:date="2018-05-08T11:22:00Z">
              <w:r w:rsidR="00532EA6" w:rsidDel="007124B9">
                <w:rPr>
                  <w:rFonts w:ascii="Calibri Light" w:hAnsi="Calibri Light" w:cs="Arial"/>
                </w:rPr>
                <w:delText>System</w:delText>
              </w:r>
            </w:del>
          </w:p>
        </w:tc>
        <w:tc>
          <w:tcPr>
            <w:tcW w:w="1338" w:type="dxa"/>
          </w:tcPr>
          <w:p w14:paraId="753B761D" w14:textId="77777777" w:rsidR="00532EA6" w:rsidRDefault="00532EA6" w:rsidP="00BB515C">
            <w:pPr>
              <w:pStyle w:val="TableField-Left"/>
              <w:rPr>
                <w:ins w:id="465" w:author="Tuan Yap" w:date="2018-05-03T11:15:00Z"/>
                <w:rFonts w:ascii="Calibri Light" w:hAnsi="Calibri Light" w:cs="Arial"/>
              </w:rPr>
            </w:pPr>
          </w:p>
        </w:tc>
      </w:tr>
      <w:tr w:rsidR="00532EA6" w:rsidRPr="006B24F0" w14:paraId="5B97FCC9" w14:textId="052F23DC" w:rsidTr="002B2AD0">
        <w:trPr>
          <w:cantSplit/>
          <w:trHeight w:val="432"/>
        </w:trPr>
        <w:tc>
          <w:tcPr>
            <w:tcW w:w="791" w:type="dxa"/>
            <w:vAlign w:val="center"/>
          </w:tcPr>
          <w:p w14:paraId="6E0237AF" w14:textId="460ED19F" w:rsidR="00532EA6" w:rsidRDefault="00532EA6" w:rsidP="00BB515C">
            <w:pPr>
              <w:pStyle w:val="TableField-Center"/>
              <w:rPr>
                <w:rFonts w:ascii="Calibri Light" w:hAnsi="Calibri Light" w:cs="Arial"/>
              </w:rPr>
            </w:pPr>
            <w:r>
              <w:rPr>
                <w:rFonts w:ascii="Calibri Light" w:hAnsi="Calibri Light" w:cs="Arial"/>
              </w:rPr>
              <w:lastRenderedPageBreak/>
              <w:t>340</w:t>
            </w:r>
          </w:p>
        </w:tc>
        <w:tc>
          <w:tcPr>
            <w:tcW w:w="4112" w:type="dxa"/>
            <w:vAlign w:val="center"/>
          </w:tcPr>
          <w:p w14:paraId="00E33C1A" w14:textId="77777777" w:rsidR="00532EA6" w:rsidRDefault="00532EA6" w:rsidP="5C9EE791">
            <w:pPr>
              <w:pStyle w:val="TableField-Left"/>
              <w:rPr>
                <w:rFonts w:ascii="Calibri Light" w:hAnsi="Calibri Light" w:cs="Arial"/>
                <w:b/>
                <w:bCs/>
              </w:rPr>
            </w:pPr>
            <w:r w:rsidRPr="5C9EE791">
              <w:rPr>
                <w:rFonts w:ascii="Calibri Light" w:hAnsi="Calibri Light" w:cs="Arial"/>
                <w:b/>
                <w:bCs/>
              </w:rPr>
              <w:t>Automatic Bill Reversal</w:t>
            </w:r>
          </w:p>
          <w:p w14:paraId="2174B84A" w14:textId="77777777" w:rsidR="00532EA6" w:rsidRDefault="00532EA6" w:rsidP="00BB515C">
            <w:pPr>
              <w:pStyle w:val="TableField-Left"/>
              <w:rPr>
                <w:rFonts w:ascii="Calibri Light" w:hAnsi="Calibri Light" w:cs="Arial"/>
              </w:rPr>
            </w:pPr>
            <w:r>
              <w:rPr>
                <w:rFonts w:ascii="Calibri Light" w:hAnsi="Calibri Light" w:cs="Arial"/>
              </w:rPr>
              <w:t>Bill(s) are automatically reversed.</w:t>
            </w:r>
          </w:p>
          <w:p w14:paraId="661F19F3" w14:textId="77777777" w:rsidR="00532EA6" w:rsidRPr="00BB515C" w:rsidRDefault="00532EA6" w:rsidP="00BB515C">
            <w:pPr>
              <w:pStyle w:val="TableField-Left"/>
              <w:rPr>
                <w:rFonts w:ascii="Calibri Light" w:hAnsi="Calibri Light" w:cs="Arial"/>
              </w:rPr>
            </w:pPr>
          </w:p>
        </w:tc>
        <w:tc>
          <w:tcPr>
            <w:tcW w:w="1446" w:type="dxa"/>
            <w:vAlign w:val="center"/>
          </w:tcPr>
          <w:p w14:paraId="52337656" w14:textId="399CEE3A" w:rsidR="00532EA6" w:rsidRDefault="00532EA6" w:rsidP="00BB515C">
            <w:pPr>
              <w:pStyle w:val="TableField-Left"/>
              <w:rPr>
                <w:rFonts w:ascii="Calibri Light" w:hAnsi="Calibri Light" w:cs="Arial"/>
              </w:rPr>
            </w:pPr>
            <w:r>
              <w:rPr>
                <w:rFonts w:ascii="Calibri Light" w:hAnsi="Calibri Light" w:cs="Arial"/>
              </w:rPr>
              <w:t>S/4HANA</w:t>
            </w:r>
          </w:p>
        </w:tc>
        <w:tc>
          <w:tcPr>
            <w:tcW w:w="1650" w:type="dxa"/>
            <w:vAlign w:val="center"/>
          </w:tcPr>
          <w:p w14:paraId="1B4FB323" w14:textId="6516361B" w:rsidR="00532EA6" w:rsidRDefault="00EB120D" w:rsidP="00BB515C">
            <w:pPr>
              <w:pStyle w:val="TableField-Left"/>
              <w:rPr>
                <w:rFonts w:ascii="Calibri Light" w:hAnsi="Calibri Light" w:cs="Arial"/>
              </w:rPr>
            </w:pPr>
            <w:ins w:id="466" w:author="Tuan Yap" w:date="2018-05-08T11:23:00Z">
              <w:r>
                <w:rPr>
                  <w:rFonts w:ascii="Calibri Light" w:hAnsi="Calibri Light" w:cs="Arial"/>
                </w:rPr>
                <w:t>Create Move Out Processing</w:t>
              </w:r>
            </w:ins>
            <w:del w:id="467" w:author="Tuan Yap" w:date="2018-05-08T11:23:00Z">
              <w:r w:rsidR="00532EA6" w:rsidDel="00EB120D">
                <w:rPr>
                  <w:rFonts w:ascii="Calibri Light" w:hAnsi="Calibri Light" w:cs="Arial"/>
                </w:rPr>
                <w:delText>System</w:delText>
              </w:r>
            </w:del>
          </w:p>
        </w:tc>
        <w:tc>
          <w:tcPr>
            <w:tcW w:w="1338" w:type="dxa"/>
          </w:tcPr>
          <w:p w14:paraId="7C7F62FE" w14:textId="77777777" w:rsidR="00532EA6" w:rsidRDefault="00532EA6" w:rsidP="00BB515C">
            <w:pPr>
              <w:pStyle w:val="TableField-Left"/>
              <w:rPr>
                <w:ins w:id="468" w:author="Tuan Yap" w:date="2018-05-03T11:15:00Z"/>
                <w:rFonts w:ascii="Calibri Light" w:hAnsi="Calibri Light" w:cs="Arial"/>
              </w:rPr>
            </w:pPr>
          </w:p>
        </w:tc>
      </w:tr>
      <w:tr w:rsidR="00532EA6" w:rsidRPr="006B24F0" w14:paraId="1B1A7F6C" w14:textId="3E05B3B1" w:rsidTr="002B2AD0">
        <w:trPr>
          <w:cantSplit/>
          <w:trHeight w:val="432"/>
        </w:trPr>
        <w:tc>
          <w:tcPr>
            <w:tcW w:w="791" w:type="dxa"/>
            <w:vAlign w:val="center"/>
          </w:tcPr>
          <w:p w14:paraId="1A2DBF23" w14:textId="00236D6F" w:rsidR="00532EA6" w:rsidRDefault="00532EA6" w:rsidP="00BB264D">
            <w:pPr>
              <w:pStyle w:val="TableField-Center"/>
              <w:rPr>
                <w:rFonts w:ascii="Calibri Light" w:hAnsi="Calibri Light" w:cs="Arial"/>
              </w:rPr>
            </w:pPr>
            <w:r>
              <w:rPr>
                <w:rFonts w:ascii="Calibri Light" w:hAnsi="Calibri Light" w:cs="Arial"/>
              </w:rPr>
              <w:t>350</w:t>
            </w:r>
          </w:p>
        </w:tc>
        <w:tc>
          <w:tcPr>
            <w:tcW w:w="4112" w:type="dxa"/>
            <w:vAlign w:val="center"/>
          </w:tcPr>
          <w:p w14:paraId="588074BE" w14:textId="77777777" w:rsidR="00532EA6" w:rsidRDefault="00532EA6" w:rsidP="5C9EE791">
            <w:pPr>
              <w:pStyle w:val="TableField-Left"/>
              <w:rPr>
                <w:rFonts w:ascii="Calibri Light" w:hAnsi="Calibri Light" w:cs="Arial"/>
                <w:b/>
                <w:bCs/>
              </w:rPr>
            </w:pPr>
            <w:r w:rsidRPr="5C9EE791">
              <w:rPr>
                <w:rFonts w:ascii="Calibri Light" w:hAnsi="Calibri Light" w:cs="Arial"/>
                <w:b/>
                <w:bCs/>
              </w:rPr>
              <w:t>Final Bill creation</w:t>
            </w:r>
          </w:p>
          <w:p w14:paraId="060E987B" w14:textId="77777777" w:rsidR="00532EA6" w:rsidRDefault="00532EA6" w:rsidP="00BB264D">
            <w:pPr>
              <w:pStyle w:val="TableField-Left"/>
              <w:rPr>
                <w:rFonts w:ascii="Calibri Light" w:hAnsi="Calibri Light" w:cs="Arial"/>
              </w:rPr>
            </w:pPr>
            <w:r>
              <w:rPr>
                <w:rFonts w:ascii="Calibri Light" w:hAnsi="Calibri Light" w:cs="Arial"/>
              </w:rPr>
              <w:t>Final bill is created.</w:t>
            </w:r>
          </w:p>
          <w:p w14:paraId="680A61B4" w14:textId="7BCD1795" w:rsidR="00532EA6" w:rsidRPr="00BB264D" w:rsidRDefault="00532EA6" w:rsidP="00BB264D">
            <w:pPr>
              <w:pStyle w:val="TableField-Left"/>
              <w:rPr>
                <w:rFonts w:ascii="Calibri Light" w:hAnsi="Calibri Light" w:cs="Arial"/>
              </w:rPr>
            </w:pPr>
          </w:p>
        </w:tc>
        <w:tc>
          <w:tcPr>
            <w:tcW w:w="1446" w:type="dxa"/>
            <w:vAlign w:val="center"/>
          </w:tcPr>
          <w:p w14:paraId="715314DF" w14:textId="3E7F3584" w:rsidR="00532EA6" w:rsidRDefault="00532EA6" w:rsidP="00BB264D">
            <w:pPr>
              <w:pStyle w:val="TableField-Left"/>
              <w:rPr>
                <w:rFonts w:ascii="Calibri Light" w:hAnsi="Calibri Light" w:cs="Arial"/>
              </w:rPr>
            </w:pPr>
            <w:r>
              <w:rPr>
                <w:rFonts w:ascii="Calibri Light" w:hAnsi="Calibri Light" w:cs="Arial"/>
              </w:rPr>
              <w:t>S/4HANA</w:t>
            </w:r>
          </w:p>
        </w:tc>
        <w:tc>
          <w:tcPr>
            <w:tcW w:w="1650" w:type="dxa"/>
            <w:vAlign w:val="center"/>
          </w:tcPr>
          <w:p w14:paraId="1B54B117" w14:textId="01899DFD" w:rsidR="00532EA6" w:rsidRDefault="00EB120D" w:rsidP="00BB264D">
            <w:pPr>
              <w:pStyle w:val="TableField-Left"/>
              <w:rPr>
                <w:rFonts w:ascii="Calibri Light" w:hAnsi="Calibri Light" w:cs="Arial"/>
              </w:rPr>
            </w:pPr>
            <w:ins w:id="469" w:author="Tuan Yap" w:date="2018-05-08T11:23:00Z">
              <w:r>
                <w:rPr>
                  <w:rFonts w:ascii="Calibri Light" w:hAnsi="Calibri Light" w:cs="Arial"/>
                </w:rPr>
                <w:t>Create Move Out Processing</w:t>
              </w:r>
            </w:ins>
            <w:del w:id="470" w:author="Tuan Yap" w:date="2018-05-08T11:23:00Z">
              <w:r w:rsidR="00532EA6" w:rsidDel="00EB120D">
                <w:rPr>
                  <w:rFonts w:ascii="Calibri Light" w:hAnsi="Calibri Light" w:cs="Arial"/>
                </w:rPr>
                <w:delText>System</w:delText>
              </w:r>
            </w:del>
          </w:p>
        </w:tc>
        <w:tc>
          <w:tcPr>
            <w:tcW w:w="1338" w:type="dxa"/>
          </w:tcPr>
          <w:p w14:paraId="7BCB6C3B" w14:textId="77777777" w:rsidR="00532EA6" w:rsidRDefault="00532EA6" w:rsidP="00BB264D">
            <w:pPr>
              <w:pStyle w:val="TableField-Left"/>
              <w:rPr>
                <w:ins w:id="471" w:author="Tuan Yap" w:date="2018-05-03T11:15:00Z"/>
                <w:rFonts w:ascii="Calibri Light" w:hAnsi="Calibri Light" w:cs="Arial"/>
              </w:rPr>
            </w:pPr>
          </w:p>
        </w:tc>
      </w:tr>
      <w:tr w:rsidR="00532EA6" w:rsidRPr="006B24F0" w14:paraId="16AE7C5E" w14:textId="460418F5" w:rsidTr="002B2AD0">
        <w:trPr>
          <w:cantSplit/>
          <w:trHeight w:val="432"/>
        </w:trPr>
        <w:tc>
          <w:tcPr>
            <w:tcW w:w="791" w:type="dxa"/>
            <w:vAlign w:val="center"/>
          </w:tcPr>
          <w:p w14:paraId="1D3EF4B7" w14:textId="2E1730F9" w:rsidR="00532EA6" w:rsidRDefault="00532EA6" w:rsidP="00327740">
            <w:pPr>
              <w:pStyle w:val="TableField-Center"/>
              <w:rPr>
                <w:rFonts w:ascii="Calibri Light" w:hAnsi="Calibri Light" w:cs="Arial"/>
              </w:rPr>
            </w:pPr>
            <w:r>
              <w:rPr>
                <w:rFonts w:ascii="Calibri Light" w:hAnsi="Calibri Light" w:cs="Arial"/>
              </w:rPr>
              <w:t>360</w:t>
            </w:r>
          </w:p>
        </w:tc>
        <w:tc>
          <w:tcPr>
            <w:tcW w:w="4112" w:type="dxa"/>
            <w:vAlign w:val="center"/>
          </w:tcPr>
          <w:p w14:paraId="2A22B58B" w14:textId="77777777" w:rsidR="00532EA6" w:rsidRDefault="00532EA6" w:rsidP="00327740">
            <w:pPr>
              <w:pStyle w:val="TableField-Left"/>
              <w:rPr>
                <w:rFonts w:ascii="Calibri Light" w:hAnsi="Calibri Light" w:cs="Arial"/>
                <w:b/>
                <w:bCs/>
              </w:rPr>
            </w:pPr>
            <w:r w:rsidRPr="5C9EE791">
              <w:rPr>
                <w:rFonts w:ascii="Calibri Light" w:hAnsi="Calibri Light" w:cs="Arial"/>
                <w:b/>
                <w:bCs/>
              </w:rPr>
              <w:t>Interface to RSS</w:t>
            </w:r>
          </w:p>
          <w:p w14:paraId="109B7110" w14:textId="77777777" w:rsidR="00532EA6" w:rsidRDefault="00532EA6" w:rsidP="00327740">
            <w:pPr>
              <w:pStyle w:val="TableField-Left"/>
              <w:rPr>
                <w:rFonts w:ascii="Calibri Light" w:hAnsi="Calibri Light" w:cs="Arial"/>
              </w:rPr>
            </w:pPr>
            <w:r>
              <w:rPr>
                <w:rFonts w:ascii="Calibri Light" w:hAnsi="Calibri Light" w:cs="Arial"/>
              </w:rPr>
              <w:t>RSS Request is routed to RSS.</w:t>
            </w:r>
          </w:p>
          <w:p w14:paraId="133ED199" w14:textId="77777777" w:rsidR="00532EA6" w:rsidRPr="5C9EE791" w:rsidRDefault="00532EA6" w:rsidP="00327740">
            <w:pPr>
              <w:pStyle w:val="TableField-Left"/>
              <w:rPr>
                <w:rFonts w:ascii="Calibri Light" w:hAnsi="Calibri Light" w:cs="Arial"/>
                <w:b/>
                <w:bCs/>
              </w:rPr>
            </w:pPr>
          </w:p>
        </w:tc>
        <w:tc>
          <w:tcPr>
            <w:tcW w:w="1446" w:type="dxa"/>
            <w:vAlign w:val="center"/>
          </w:tcPr>
          <w:p w14:paraId="6BFB8823" w14:textId="364D24F1" w:rsidR="00532EA6" w:rsidRDefault="00532EA6" w:rsidP="00327740">
            <w:pPr>
              <w:pStyle w:val="TableField-Left"/>
              <w:rPr>
                <w:rFonts w:ascii="Calibri Light" w:hAnsi="Calibri Light" w:cs="Arial"/>
              </w:rPr>
            </w:pPr>
            <w:r>
              <w:rPr>
                <w:rFonts w:ascii="Calibri Light" w:hAnsi="Calibri Light" w:cs="Arial"/>
              </w:rPr>
              <w:t>S/4HANA</w:t>
            </w:r>
          </w:p>
        </w:tc>
        <w:tc>
          <w:tcPr>
            <w:tcW w:w="1650" w:type="dxa"/>
            <w:vAlign w:val="center"/>
          </w:tcPr>
          <w:p w14:paraId="2BA29157" w14:textId="6FF01F13" w:rsidR="00532EA6" w:rsidRDefault="00EB120D" w:rsidP="00327740">
            <w:pPr>
              <w:pStyle w:val="TableField-Left"/>
              <w:rPr>
                <w:rFonts w:ascii="Calibri Light" w:hAnsi="Calibri Light" w:cs="Arial"/>
              </w:rPr>
            </w:pPr>
            <w:ins w:id="472" w:author="Tuan Yap" w:date="2018-05-08T11:23:00Z">
              <w:r>
                <w:rPr>
                  <w:rFonts w:ascii="Calibri Light" w:hAnsi="Calibri Light" w:cs="Arial"/>
                </w:rPr>
                <w:t>Create Move Out Processing</w:t>
              </w:r>
            </w:ins>
            <w:del w:id="473" w:author="Tuan Yap" w:date="2018-05-08T11:23:00Z">
              <w:r w:rsidR="00532EA6" w:rsidDel="00EB120D">
                <w:rPr>
                  <w:rFonts w:ascii="Calibri Light" w:hAnsi="Calibri Light" w:cs="Arial"/>
                </w:rPr>
                <w:delText>System</w:delText>
              </w:r>
            </w:del>
          </w:p>
        </w:tc>
        <w:tc>
          <w:tcPr>
            <w:tcW w:w="1338" w:type="dxa"/>
          </w:tcPr>
          <w:p w14:paraId="263E3CDB" w14:textId="77777777" w:rsidR="00532EA6" w:rsidRDefault="00532EA6" w:rsidP="00327740">
            <w:pPr>
              <w:pStyle w:val="TableField-Left"/>
              <w:rPr>
                <w:ins w:id="474" w:author="Tuan Yap" w:date="2018-05-03T11:15:00Z"/>
                <w:rFonts w:ascii="Calibri Light" w:hAnsi="Calibri Light" w:cs="Arial"/>
              </w:rPr>
            </w:pPr>
          </w:p>
        </w:tc>
      </w:tr>
      <w:tr w:rsidR="00532EA6" w:rsidRPr="006B24F0" w14:paraId="2A350005" w14:textId="3CB16CD5" w:rsidTr="002B2AD0">
        <w:trPr>
          <w:cantSplit/>
          <w:trHeight w:val="432"/>
        </w:trPr>
        <w:tc>
          <w:tcPr>
            <w:tcW w:w="791" w:type="dxa"/>
            <w:vAlign w:val="center"/>
          </w:tcPr>
          <w:p w14:paraId="03D12EB4" w14:textId="276CB852" w:rsidR="00532EA6" w:rsidRDefault="00532EA6" w:rsidP="00327740">
            <w:pPr>
              <w:pStyle w:val="TableField-Center"/>
              <w:rPr>
                <w:rFonts w:ascii="Calibri Light" w:hAnsi="Calibri Light" w:cs="Arial"/>
              </w:rPr>
            </w:pPr>
            <w:r>
              <w:rPr>
                <w:rFonts w:ascii="Calibri Light" w:hAnsi="Calibri Light" w:cs="Arial"/>
              </w:rPr>
              <w:t>370</w:t>
            </w:r>
          </w:p>
        </w:tc>
        <w:tc>
          <w:tcPr>
            <w:tcW w:w="4112" w:type="dxa"/>
            <w:vAlign w:val="center"/>
          </w:tcPr>
          <w:p w14:paraId="0AF9651E" w14:textId="37B75BB9" w:rsidR="00532EA6" w:rsidRDefault="00532EA6" w:rsidP="00327740">
            <w:pPr>
              <w:pStyle w:val="TableField-Left"/>
              <w:rPr>
                <w:rFonts w:ascii="Calibri Light" w:hAnsi="Calibri Light" w:cs="Arial"/>
                <w:b/>
                <w:bCs/>
              </w:rPr>
            </w:pPr>
            <w:r w:rsidRPr="5C9EE791">
              <w:rPr>
                <w:rFonts w:ascii="Calibri Light" w:hAnsi="Calibri Light" w:cs="Arial"/>
                <w:b/>
                <w:bCs/>
              </w:rPr>
              <w:t>End</w:t>
            </w:r>
          </w:p>
        </w:tc>
        <w:tc>
          <w:tcPr>
            <w:tcW w:w="1446" w:type="dxa"/>
            <w:vAlign w:val="center"/>
          </w:tcPr>
          <w:p w14:paraId="1CA8EC71" w14:textId="77777777" w:rsidR="00532EA6" w:rsidRDefault="00532EA6" w:rsidP="00327740">
            <w:pPr>
              <w:pStyle w:val="TableField-Left"/>
              <w:rPr>
                <w:rFonts w:ascii="Calibri Light" w:hAnsi="Calibri Light" w:cs="Arial"/>
              </w:rPr>
            </w:pPr>
          </w:p>
        </w:tc>
        <w:tc>
          <w:tcPr>
            <w:tcW w:w="1650" w:type="dxa"/>
            <w:vAlign w:val="center"/>
          </w:tcPr>
          <w:p w14:paraId="17837BE7" w14:textId="77777777" w:rsidR="00532EA6" w:rsidRDefault="00532EA6" w:rsidP="00327740">
            <w:pPr>
              <w:pStyle w:val="TableField-Left"/>
              <w:rPr>
                <w:rFonts w:ascii="Calibri Light" w:hAnsi="Calibri Light" w:cs="Arial"/>
              </w:rPr>
            </w:pPr>
          </w:p>
        </w:tc>
        <w:tc>
          <w:tcPr>
            <w:tcW w:w="1338" w:type="dxa"/>
          </w:tcPr>
          <w:p w14:paraId="7DA907F5" w14:textId="77777777" w:rsidR="00532EA6" w:rsidRDefault="00532EA6" w:rsidP="00327740">
            <w:pPr>
              <w:pStyle w:val="TableField-Left"/>
              <w:rPr>
                <w:ins w:id="475" w:author="Tuan Yap" w:date="2018-05-03T11:15:00Z"/>
                <w:rFonts w:ascii="Calibri Light" w:hAnsi="Calibri Light" w:cs="Arial"/>
              </w:rPr>
            </w:pPr>
          </w:p>
        </w:tc>
      </w:tr>
    </w:tbl>
    <w:p w14:paraId="161FC361" w14:textId="15CEA446" w:rsidR="00A919CA" w:rsidRDefault="00A919CA" w:rsidP="00E0118B">
      <w:pPr>
        <w:pStyle w:val="Heading2TextBlueDescriptive"/>
        <w:rPr>
          <w:rFonts w:ascii="Calibri Light" w:hAnsi="Calibri Light" w:cs="Arial"/>
        </w:rPr>
      </w:pPr>
    </w:p>
    <w:p w14:paraId="631BF92E" w14:textId="77777777" w:rsidR="00C06A0B" w:rsidRDefault="00C06A0B" w:rsidP="00E0118B">
      <w:pPr>
        <w:pStyle w:val="Heading2TextBlueDescriptive"/>
        <w:rPr>
          <w:rFonts w:ascii="Calibri Light" w:hAnsi="Calibri Light" w:cs="Arial"/>
        </w:rPr>
      </w:pPr>
    </w:p>
    <w:p w14:paraId="676BF113" w14:textId="2DD00706" w:rsidR="00C06A0B" w:rsidRPr="006B24F0" w:rsidRDefault="00C06A0B" w:rsidP="00C06A0B">
      <w:pPr>
        <w:pStyle w:val="Heading3"/>
        <w:keepNext/>
        <w:numPr>
          <w:ilvl w:val="2"/>
          <w:numId w:val="6"/>
        </w:numPr>
        <w:tabs>
          <w:tab w:val="left" w:pos="1440"/>
        </w:tabs>
        <w:spacing w:before="120" w:after="120"/>
        <w:ind w:left="1440" w:hanging="900"/>
        <w:rPr>
          <w:rFonts w:ascii="Calibri Light" w:hAnsi="Calibri Light"/>
        </w:rPr>
      </w:pPr>
      <w:bookmarkStart w:id="476" w:name="_Toc509475030"/>
      <w:bookmarkStart w:id="477" w:name="_Toc509481750"/>
      <w:bookmarkStart w:id="478" w:name="_Toc510117058"/>
      <w:r>
        <w:rPr>
          <w:rFonts w:ascii="Calibri Light" w:hAnsi="Calibri Light"/>
        </w:rPr>
        <w:t xml:space="preserve">Change Move </w:t>
      </w:r>
      <w:proofErr w:type="gramStart"/>
      <w:r>
        <w:rPr>
          <w:rFonts w:ascii="Calibri Light" w:hAnsi="Calibri Light"/>
        </w:rPr>
        <w:t>Out</w:t>
      </w:r>
      <w:proofErr w:type="gramEnd"/>
      <w:r>
        <w:rPr>
          <w:rFonts w:ascii="Calibri Light" w:hAnsi="Calibri Light"/>
        </w:rPr>
        <w:t xml:space="preserve"> Date</w:t>
      </w:r>
      <w:bookmarkEnd w:id="476"/>
      <w:bookmarkEnd w:id="477"/>
      <w:bookmarkEnd w:id="478"/>
    </w:p>
    <w:p w14:paraId="0B4A573F" w14:textId="53E44932" w:rsidR="00A919CA" w:rsidRPr="006B24F0" w:rsidRDefault="003102A3" w:rsidP="00A919CA">
      <w:pPr>
        <w:pStyle w:val="Heading3Text"/>
        <w:rPr>
          <w:rFonts w:ascii="Calibri Light" w:hAnsi="Calibri Light"/>
        </w:rPr>
      </w:pPr>
      <w:r>
        <w:rPr>
          <w:rFonts w:ascii="Calibri Light" w:hAnsi="Calibri Light"/>
        </w:rPr>
        <w:t>This process</w:t>
      </w:r>
      <w:r w:rsidR="00C779F5">
        <w:rPr>
          <w:rFonts w:ascii="Calibri Light" w:hAnsi="Calibri Light"/>
        </w:rPr>
        <w:t xml:space="preserve"> flow </w:t>
      </w:r>
      <w:r w:rsidR="00DF64A2">
        <w:rPr>
          <w:rFonts w:ascii="Calibri Light" w:hAnsi="Calibri Light"/>
        </w:rPr>
        <w:t>describes</w:t>
      </w:r>
      <w:r w:rsidR="00D321EE">
        <w:rPr>
          <w:rFonts w:ascii="Calibri Light" w:hAnsi="Calibri Light"/>
        </w:rPr>
        <w:t xml:space="preserve"> the process of Move </w:t>
      </w:r>
      <w:proofErr w:type="gramStart"/>
      <w:r w:rsidR="00D321EE">
        <w:rPr>
          <w:rFonts w:ascii="Calibri Light" w:hAnsi="Calibri Light"/>
        </w:rPr>
        <w:t>Out</w:t>
      </w:r>
      <w:proofErr w:type="gramEnd"/>
      <w:r>
        <w:rPr>
          <w:rFonts w:ascii="Calibri Light" w:hAnsi="Calibri Light"/>
        </w:rPr>
        <w:t xml:space="preserve"> Date Change.</w:t>
      </w:r>
    </w:p>
    <w:p w14:paraId="3E01D0BF" w14:textId="77777777" w:rsidR="00A919CA" w:rsidRPr="006B24F0" w:rsidRDefault="00A919CA" w:rsidP="00A919CA">
      <w:pPr>
        <w:pStyle w:val="Heading4"/>
        <w:rPr>
          <w:rFonts w:ascii="Calibri Light" w:hAnsi="Calibri Light" w:cs="Arial"/>
        </w:rPr>
      </w:pPr>
      <w:r w:rsidRPr="006B24F0">
        <w:rPr>
          <w:rFonts w:ascii="Calibri Light" w:hAnsi="Calibri Light" w:cs="Arial"/>
        </w:rPr>
        <w:t xml:space="preserve">Process Flow Diagram </w:t>
      </w:r>
    </w:p>
    <w:p w14:paraId="66B20674" w14:textId="3CAAD66A" w:rsidR="00A919CA" w:rsidRPr="006B24F0" w:rsidRDefault="006A4D7D" w:rsidP="00A919CA">
      <w:pPr>
        <w:rPr>
          <w:rFonts w:ascii="Calibri Light" w:hAnsi="Calibri Light"/>
        </w:rPr>
      </w:pPr>
      <w:ins w:id="479" w:author="Tuan Yap" w:date="2018-05-03T11:33:00Z">
        <w:r>
          <w:object w:dxaOrig="18031" w:dyaOrig="12691" w14:anchorId="79D293D8">
            <v:shape id="_x0000_i1026" type="#_x0000_t75" style="width:468pt;height:329.55pt" o:ole="">
              <v:imagedata r:id="rId86" o:title=""/>
            </v:shape>
            <o:OLEObject Type="Embed" ProgID="Visio.Drawing.15" ShapeID="_x0000_i1026" DrawAspect="Content" ObjectID="_1590053753" r:id="rId87"/>
          </w:object>
        </w:r>
      </w:ins>
    </w:p>
    <w:p w14:paraId="56AE6C87" w14:textId="71BF4369" w:rsidR="00A919CA" w:rsidRPr="006B24F0" w:rsidRDefault="00A919CA" w:rsidP="00A919CA">
      <w:pPr>
        <w:rPr>
          <w:rFonts w:ascii="Calibri Light" w:hAnsi="Calibri Light" w:cs="Arial"/>
        </w:rPr>
      </w:pPr>
    </w:p>
    <w:p w14:paraId="7C864F74" w14:textId="77777777" w:rsidR="00A919CA" w:rsidRPr="006B24F0" w:rsidRDefault="00A919CA" w:rsidP="00A919CA">
      <w:pPr>
        <w:pStyle w:val="Heading4"/>
        <w:rPr>
          <w:rFonts w:ascii="Calibri Light" w:hAnsi="Calibri Light" w:cs="Arial"/>
        </w:rPr>
      </w:pPr>
      <w:r w:rsidRPr="006B24F0">
        <w:rPr>
          <w:rFonts w:ascii="Calibri Light" w:hAnsi="Calibri Light" w:cs="Arial"/>
        </w:rPr>
        <w:lastRenderedPageBreak/>
        <w:t>Process Flow Steps</w:t>
      </w:r>
    </w:p>
    <w:p w14:paraId="47A3223B" w14:textId="77777777" w:rsidR="00A919CA" w:rsidRPr="006B24F0" w:rsidRDefault="00A919CA" w:rsidP="00A919CA">
      <w:pPr>
        <w:rPr>
          <w:rFonts w:ascii="Calibri Light" w:hAnsi="Calibri Light"/>
        </w:rPr>
      </w:pPr>
    </w:p>
    <w:tbl>
      <w:tblPr>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822"/>
        <w:gridCol w:w="4348"/>
        <w:gridCol w:w="1302"/>
        <w:gridCol w:w="1427"/>
        <w:gridCol w:w="1415"/>
      </w:tblGrid>
      <w:tr w:rsidR="00532EA6" w:rsidRPr="006B24F0" w14:paraId="782922C0" w14:textId="271A2BF8" w:rsidTr="00532EA6">
        <w:trPr>
          <w:cantSplit/>
          <w:trHeight w:val="432"/>
          <w:tblHeader/>
        </w:trPr>
        <w:tc>
          <w:tcPr>
            <w:tcW w:w="822" w:type="dxa"/>
            <w:tcBorders>
              <w:top w:val="threeDEmboss" w:sz="6" w:space="0" w:color="auto"/>
              <w:bottom w:val="threeDEmboss" w:sz="6" w:space="0" w:color="auto"/>
            </w:tcBorders>
            <w:shd w:val="clear" w:color="auto" w:fill="F9FBAF"/>
            <w:vAlign w:val="center"/>
          </w:tcPr>
          <w:p w14:paraId="58650C78" w14:textId="77777777" w:rsidR="00532EA6" w:rsidRPr="006B24F0" w:rsidRDefault="00532EA6" w:rsidP="005B51A0">
            <w:pPr>
              <w:pStyle w:val="TableHeader-Center"/>
              <w:rPr>
                <w:rFonts w:ascii="Calibri Light" w:hAnsi="Calibri Light" w:cs="Arial"/>
              </w:rPr>
            </w:pPr>
            <w:r w:rsidRPr="006B24F0">
              <w:rPr>
                <w:rFonts w:ascii="Calibri Light" w:hAnsi="Calibri Light" w:cs="Arial"/>
              </w:rPr>
              <w:t>Step</w:t>
            </w:r>
          </w:p>
        </w:tc>
        <w:tc>
          <w:tcPr>
            <w:tcW w:w="4348" w:type="dxa"/>
            <w:tcBorders>
              <w:top w:val="threeDEmboss" w:sz="6" w:space="0" w:color="auto"/>
              <w:bottom w:val="threeDEmboss" w:sz="6" w:space="0" w:color="auto"/>
            </w:tcBorders>
            <w:shd w:val="clear" w:color="auto" w:fill="F9FBAF"/>
            <w:vAlign w:val="center"/>
          </w:tcPr>
          <w:p w14:paraId="379C4C08" w14:textId="77777777" w:rsidR="00532EA6" w:rsidRPr="006B24F0" w:rsidRDefault="00532EA6" w:rsidP="005B51A0">
            <w:pPr>
              <w:pStyle w:val="TableHeader-Left"/>
              <w:rPr>
                <w:rFonts w:ascii="Calibri Light" w:hAnsi="Calibri Light" w:cs="Arial"/>
              </w:rPr>
            </w:pPr>
            <w:r w:rsidRPr="006B24F0">
              <w:rPr>
                <w:rFonts w:ascii="Calibri Light" w:hAnsi="Calibri Light" w:cs="Arial"/>
              </w:rPr>
              <w:t>Description of Step</w:t>
            </w:r>
          </w:p>
        </w:tc>
        <w:tc>
          <w:tcPr>
            <w:tcW w:w="1302" w:type="dxa"/>
            <w:tcBorders>
              <w:top w:val="threeDEmboss" w:sz="6" w:space="0" w:color="auto"/>
              <w:bottom w:val="threeDEmboss" w:sz="6" w:space="0" w:color="auto"/>
            </w:tcBorders>
            <w:shd w:val="clear" w:color="auto" w:fill="F9FBAF"/>
            <w:vAlign w:val="center"/>
          </w:tcPr>
          <w:p w14:paraId="021DB317" w14:textId="77777777" w:rsidR="00532EA6" w:rsidRPr="006B24F0" w:rsidRDefault="00532EA6" w:rsidP="005B51A0">
            <w:pPr>
              <w:pStyle w:val="TableHeader-Left"/>
              <w:rPr>
                <w:rFonts w:ascii="Calibri Light" w:hAnsi="Calibri Light" w:cs="Arial"/>
              </w:rPr>
            </w:pPr>
            <w:r>
              <w:rPr>
                <w:rFonts w:ascii="Calibri Light" w:hAnsi="Calibri Light" w:cs="Arial"/>
              </w:rPr>
              <w:t>C4C</w:t>
            </w:r>
            <w:r w:rsidRPr="006B24F0">
              <w:rPr>
                <w:rFonts w:ascii="Calibri Light" w:hAnsi="Calibri Light" w:cs="Arial"/>
              </w:rPr>
              <w:t xml:space="preserve"> / T-Code</w:t>
            </w:r>
          </w:p>
        </w:tc>
        <w:tc>
          <w:tcPr>
            <w:tcW w:w="1427" w:type="dxa"/>
            <w:tcBorders>
              <w:top w:val="threeDEmboss" w:sz="6" w:space="0" w:color="auto"/>
              <w:bottom w:val="threeDEmboss" w:sz="6" w:space="0" w:color="auto"/>
            </w:tcBorders>
            <w:shd w:val="clear" w:color="auto" w:fill="F9FBAF"/>
            <w:vAlign w:val="center"/>
          </w:tcPr>
          <w:p w14:paraId="486C2736" w14:textId="77777777" w:rsidR="00532EA6" w:rsidRPr="006B24F0" w:rsidRDefault="00532EA6" w:rsidP="005B51A0">
            <w:pPr>
              <w:pStyle w:val="TableHeader-Left"/>
              <w:rPr>
                <w:rFonts w:ascii="Calibri Light" w:hAnsi="Calibri Light" w:cs="Arial"/>
              </w:rPr>
            </w:pPr>
            <w:r w:rsidRPr="006B24F0">
              <w:rPr>
                <w:rFonts w:ascii="Calibri Light" w:hAnsi="Calibri Light" w:cs="Arial"/>
              </w:rPr>
              <w:t>Role(s)</w:t>
            </w:r>
          </w:p>
        </w:tc>
        <w:tc>
          <w:tcPr>
            <w:tcW w:w="1415" w:type="dxa"/>
            <w:tcBorders>
              <w:top w:val="threeDEmboss" w:sz="6" w:space="0" w:color="auto"/>
              <w:bottom w:val="threeDEmboss" w:sz="6" w:space="0" w:color="auto"/>
            </w:tcBorders>
            <w:shd w:val="clear" w:color="auto" w:fill="F9FBAF"/>
          </w:tcPr>
          <w:p w14:paraId="4E131796" w14:textId="77777777" w:rsidR="00532EA6" w:rsidRDefault="00532EA6" w:rsidP="00532EA6">
            <w:pPr>
              <w:pStyle w:val="TableHeader-Left"/>
              <w:rPr>
                <w:ins w:id="480" w:author="Tuan Yap" w:date="2018-05-03T11:18:00Z"/>
                <w:rFonts w:ascii="Calibri Light" w:hAnsi="Calibri Light" w:cs="Arial"/>
                <w:szCs w:val="20"/>
              </w:rPr>
            </w:pPr>
            <w:ins w:id="481" w:author="Tuan Yap" w:date="2018-05-03T11:18:00Z">
              <w:r>
                <w:rPr>
                  <w:rFonts w:ascii="Calibri Light" w:hAnsi="Calibri Light" w:cs="Arial"/>
                  <w:szCs w:val="20"/>
                </w:rPr>
                <w:t>If step is relevant for a Control, add Requirement</w:t>
              </w:r>
            </w:ins>
          </w:p>
          <w:p w14:paraId="32159D8A" w14:textId="4D7CA67D" w:rsidR="00532EA6" w:rsidRPr="006B24F0" w:rsidRDefault="00532EA6" w:rsidP="00532EA6">
            <w:pPr>
              <w:pStyle w:val="TableHeader-Left"/>
              <w:rPr>
                <w:ins w:id="482" w:author="Tuan Yap" w:date="2018-05-03T11:18:00Z"/>
                <w:rFonts w:ascii="Calibri Light" w:hAnsi="Calibri Light" w:cs="Arial"/>
              </w:rPr>
            </w:pPr>
            <w:ins w:id="483" w:author="Tuan Yap" w:date="2018-05-03T11:18:00Z">
              <w:r>
                <w:rPr>
                  <w:rFonts w:ascii="Calibri Light" w:hAnsi="Calibri Light" w:cs="Arial"/>
                  <w:szCs w:val="20"/>
                </w:rPr>
                <w:t>ID</w:t>
              </w:r>
            </w:ins>
          </w:p>
        </w:tc>
      </w:tr>
      <w:tr w:rsidR="00532EA6" w:rsidRPr="006B24F0" w14:paraId="1093C3F3" w14:textId="024985D0" w:rsidTr="00532EA6">
        <w:trPr>
          <w:cantSplit/>
          <w:trHeight w:val="432"/>
        </w:trPr>
        <w:tc>
          <w:tcPr>
            <w:tcW w:w="822" w:type="dxa"/>
            <w:tcBorders>
              <w:top w:val="threeDEmboss" w:sz="6" w:space="0" w:color="auto"/>
            </w:tcBorders>
            <w:vAlign w:val="center"/>
          </w:tcPr>
          <w:p w14:paraId="5D271250" w14:textId="5FD33449" w:rsidR="00532EA6" w:rsidRPr="006B24F0" w:rsidRDefault="00532EA6" w:rsidP="003102A3">
            <w:pPr>
              <w:pStyle w:val="TableField-Center"/>
              <w:rPr>
                <w:rFonts w:ascii="Calibri Light" w:hAnsi="Calibri Light" w:cs="Arial"/>
              </w:rPr>
            </w:pPr>
            <w:r>
              <w:rPr>
                <w:rFonts w:ascii="Calibri Light" w:hAnsi="Calibri Light" w:cs="Arial"/>
              </w:rPr>
              <w:t>10</w:t>
            </w:r>
          </w:p>
        </w:tc>
        <w:tc>
          <w:tcPr>
            <w:tcW w:w="4348" w:type="dxa"/>
            <w:tcBorders>
              <w:top w:val="threeDEmboss" w:sz="6" w:space="0" w:color="auto"/>
            </w:tcBorders>
            <w:vAlign w:val="center"/>
          </w:tcPr>
          <w:p w14:paraId="752BA077" w14:textId="77777777" w:rsidR="00532EA6" w:rsidRPr="00A44945" w:rsidRDefault="00532EA6" w:rsidP="5C9EE791">
            <w:pPr>
              <w:pStyle w:val="TableField-Left"/>
              <w:rPr>
                <w:rFonts w:ascii="Calibri Light" w:hAnsi="Calibri Light" w:cs="Arial"/>
                <w:b/>
                <w:bCs/>
              </w:rPr>
            </w:pPr>
            <w:r w:rsidRPr="5C9EE791">
              <w:rPr>
                <w:rFonts w:ascii="Calibri Light" w:hAnsi="Calibri Light" w:cs="Arial"/>
                <w:b/>
                <w:bCs/>
              </w:rPr>
              <w:t>BP contacts SCE via phone</w:t>
            </w:r>
          </w:p>
          <w:p w14:paraId="25B7E600" w14:textId="5368C224" w:rsidR="00532EA6" w:rsidRDefault="00532EA6" w:rsidP="003102A3">
            <w:pPr>
              <w:pStyle w:val="TableField-Left"/>
              <w:rPr>
                <w:rFonts w:ascii="Calibri Light" w:hAnsi="Calibri Light" w:cs="Arial"/>
              </w:rPr>
            </w:pPr>
            <w:r>
              <w:rPr>
                <w:rFonts w:ascii="Calibri Light" w:hAnsi="Calibri Light" w:cs="Arial"/>
              </w:rPr>
              <w:t>BP calls CCC or BCD to request for Move Out Date change.</w:t>
            </w:r>
          </w:p>
          <w:p w14:paraId="3EF67CED" w14:textId="4489CA88" w:rsidR="00532EA6" w:rsidRPr="006B24F0" w:rsidRDefault="00532EA6" w:rsidP="003102A3">
            <w:pPr>
              <w:pStyle w:val="TableField-Left"/>
              <w:rPr>
                <w:rFonts w:ascii="Calibri Light" w:hAnsi="Calibri Light" w:cs="Arial"/>
              </w:rPr>
            </w:pPr>
          </w:p>
        </w:tc>
        <w:tc>
          <w:tcPr>
            <w:tcW w:w="1302" w:type="dxa"/>
            <w:tcBorders>
              <w:top w:val="threeDEmboss" w:sz="6" w:space="0" w:color="auto"/>
            </w:tcBorders>
            <w:vAlign w:val="center"/>
          </w:tcPr>
          <w:p w14:paraId="11235F3A" w14:textId="4FA1DE6B" w:rsidR="00532EA6" w:rsidRPr="006B24F0" w:rsidRDefault="00532EA6" w:rsidP="003102A3">
            <w:pPr>
              <w:pStyle w:val="TableField-Left"/>
              <w:rPr>
                <w:rFonts w:ascii="Calibri Light" w:hAnsi="Calibri Light" w:cs="Arial"/>
              </w:rPr>
            </w:pPr>
            <w:r>
              <w:rPr>
                <w:rFonts w:ascii="Calibri Light" w:hAnsi="Calibri Light" w:cs="Arial"/>
              </w:rPr>
              <w:t>N/A</w:t>
            </w:r>
          </w:p>
        </w:tc>
        <w:tc>
          <w:tcPr>
            <w:tcW w:w="1427" w:type="dxa"/>
            <w:tcBorders>
              <w:top w:val="threeDEmboss" w:sz="6" w:space="0" w:color="auto"/>
            </w:tcBorders>
            <w:vAlign w:val="center"/>
          </w:tcPr>
          <w:p w14:paraId="1508E05B" w14:textId="6A825982" w:rsidR="00532EA6" w:rsidRPr="006B24F0" w:rsidRDefault="00532EA6" w:rsidP="003102A3">
            <w:pPr>
              <w:pStyle w:val="TableField-Left"/>
              <w:rPr>
                <w:rFonts w:ascii="Calibri Light" w:hAnsi="Calibri Light" w:cs="Arial"/>
              </w:rPr>
            </w:pPr>
            <w:r>
              <w:rPr>
                <w:rFonts w:ascii="Calibri Light" w:hAnsi="Calibri Light" w:cs="Arial"/>
              </w:rPr>
              <w:t>N/A</w:t>
            </w:r>
          </w:p>
        </w:tc>
        <w:tc>
          <w:tcPr>
            <w:tcW w:w="1415" w:type="dxa"/>
            <w:tcBorders>
              <w:top w:val="threeDEmboss" w:sz="6" w:space="0" w:color="auto"/>
            </w:tcBorders>
          </w:tcPr>
          <w:p w14:paraId="599F2566" w14:textId="77777777" w:rsidR="00532EA6" w:rsidRDefault="00532EA6" w:rsidP="003102A3">
            <w:pPr>
              <w:pStyle w:val="TableField-Left"/>
              <w:rPr>
                <w:ins w:id="484" w:author="Tuan Yap" w:date="2018-05-03T11:18:00Z"/>
                <w:rFonts w:ascii="Calibri Light" w:hAnsi="Calibri Light" w:cs="Arial"/>
              </w:rPr>
            </w:pPr>
          </w:p>
        </w:tc>
      </w:tr>
      <w:tr w:rsidR="00532EA6" w:rsidRPr="006B24F0" w14:paraId="38F5AE90" w14:textId="496A93AC" w:rsidTr="00532EA6">
        <w:trPr>
          <w:cantSplit/>
          <w:trHeight w:val="432"/>
        </w:trPr>
        <w:tc>
          <w:tcPr>
            <w:tcW w:w="822" w:type="dxa"/>
            <w:tcBorders>
              <w:top w:val="threeDEmboss" w:sz="6" w:space="0" w:color="auto"/>
            </w:tcBorders>
            <w:vAlign w:val="center"/>
          </w:tcPr>
          <w:p w14:paraId="1F98C0FF" w14:textId="204A5375" w:rsidR="00532EA6" w:rsidRDefault="00532EA6" w:rsidP="003102A3">
            <w:pPr>
              <w:pStyle w:val="TableField-Center"/>
              <w:rPr>
                <w:rFonts w:ascii="Calibri Light" w:hAnsi="Calibri Light" w:cs="Arial"/>
              </w:rPr>
            </w:pPr>
            <w:r>
              <w:rPr>
                <w:rFonts w:ascii="Calibri Light" w:hAnsi="Calibri Light" w:cs="Arial"/>
              </w:rPr>
              <w:t>20</w:t>
            </w:r>
          </w:p>
        </w:tc>
        <w:tc>
          <w:tcPr>
            <w:tcW w:w="4348" w:type="dxa"/>
            <w:tcBorders>
              <w:top w:val="threeDEmboss" w:sz="6" w:space="0" w:color="auto"/>
            </w:tcBorders>
            <w:vAlign w:val="center"/>
          </w:tcPr>
          <w:p w14:paraId="5E707A95" w14:textId="64F2444C" w:rsidR="00532EA6" w:rsidRDefault="00532EA6" w:rsidP="5C9EE791">
            <w:pPr>
              <w:pStyle w:val="TableField-Left"/>
              <w:rPr>
                <w:rFonts w:ascii="Calibri Light" w:hAnsi="Calibri Light" w:cs="Arial"/>
                <w:b/>
                <w:bCs/>
              </w:rPr>
            </w:pPr>
            <w:r>
              <w:rPr>
                <w:rFonts w:ascii="Calibri Light" w:hAnsi="Calibri Light" w:cs="Arial"/>
                <w:b/>
                <w:bCs/>
              </w:rPr>
              <w:t>Authenticate BP</w:t>
            </w:r>
          </w:p>
          <w:p w14:paraId="3D330E72" w14:textId="77777777" w:rsidR="00532EA6" w:rsidRDefault="00532EA6" w:rsidP="4C4C4D01">
            <w:pPr>
              <w:pStyle w:val="TableField-Left"/>
              <w:rPr>
                <w:rFonts w:ascii="Calibri Light" w:hAnsi="Calibri Light" w:cs="Arial"/>
              </w:rPr>
            </w:pPr>
            <w:r w:rsidRPr="4C4C4D01">
              <w:rPr>
                <w:rFonts w:ascii="Calibri Light" w:hAnsi="Calibri Light" w:cs="Arial"/>
              </w:rPr>
              <w:t>Validate Requestor is authorized to request Move out Date Change</w:t>
            </w:r>
          </w:p>
          <w:p w14:paraId="4230AE89" w14:textId="6ABE0866" w:rsidR="00532EA6" w:rsidRPr="000E7E2C" w:rsidRDefault="00532EA6" w:rsidP="5C9EE791">
            <w:pPr>
              <w:pStyle w:val="TableField-Left"/>
              <w:rPr>
                <w:rFonts w:ascii="Calibri Light" w:hAnsi="Calibri Light" w:cs="Arial"/>
                <w:bCs/>
              </w:rPr>
            </w:pPr>
          </w:p>
        </w:tc>
        <w:tc>
          <w:tcPr>
            <w:tcW w:w="1302" w:type="dxa"/>
            <w:tcBorders>
              <w:top w:val="threeDEmboss" w:sz="6" w:space="0" w:color="auto"/>
            </w:tcBorders>
            <w:vAlign w:val="center"/>
          </w:tcPr>
          <w:p w14:paraId="60A49B94" w14:textId="66789997" w:rsidR="00532EA6" w:rsidRDefault="00532EA6" w:rsidP="003102A3">
            <w:pPr>
              <w:pStyle w:val="TableField-Left"/>
              <w:rPr>
                <w:rFonts w:ascii="Calibri Light" w:hAnsi="Calibri Light" w:cs="Arial"/>
              </w:rPr>
            </w:pPr>
            <w:r>
              <w:rPr>
                <w:rFonts w:ascii="Calibri Light" w:hAnsi="Calibri Light" w:cs="Arial"/>
              </w:rPr>
              <w:t>Hybris C4C</w:t>
            </w:r>
          </w:p>
        </w:tc>
        <w:tc>
          <w:tcPr>
            <w:tcW w:w="1427" w:type="dxa"/>
            <w:tcBorders>
              <w:top w:val="threeDEmboss" w:sz="6" w:space="0" w:color="auto"/>
            </w:tcBorders>
            <w:vAlign w:val="center"/>
          </w:tcPr>
          <w:p w14:paraId="25F1667E" w14:textId="01349629" w:rsidR="00532EA6" w:rsidRDefault="00532EA6" w:rsidP="003102A3">
            <w:pPr>
              <w:pStyle w:val="TableField-Left"/>
              <w:rPr>
                <w:rFonts w:ascii="Calibri Light" w:hAnsi="Calibri Light" w:cs="Arial"/>
              </w:rPr>
            </w:pPr>
            <w:del w:id="485" w:author="Tuan Yap" w:date="2018-05-08T11:19:00Z">
              <w:r w:rsidDel="007124B9">
                <w:rPr>
                  <w:rFonts w:ascii="Calibri Light" w:hAnsi="Calibri Light" w:cs="Arial"/>
                </w:rPr>
                <w:delText>Front Office User</w:delText>
              </w:r>
            </w:del>
            <w:ins w:id="486" w:author="Tuan Yap" w:date="2018-05-08T11:19:00Z">
              <w:r w:rsidR="007124B9">
                <w:rPr>
                  <w:rFonts w:ascii="Calibri Light" w:hAnsi="Calibri Light" w:cs="Arial"/>
                </w:rPr>
                <w:t>Move Out Date Change</w:t>
              </w:r>
            </w:ins>
          </w:p>
        </w:tc>
        <w:tc>
          <w:tcPr>
            <w:tcW w:w="1415" w:type="dxa"/>
            <w:tcBorders>
              <w:top w:val="threeDEmboss" w:sz="6" w:space="0" w:color="auto"/>
            </w:tcBorders>
          </w:tcPr>
          <w:p w14:paraId="18B00142" w14:textId="420BF0D0" w:rsidR="00532EA6" w:rsidRDefault="00532EA6" w:rsidP="003102A3">
            <w:pPr>
              <w:pStyle w:val="TableField-Left"/>
              <w:rPr>
                <w:ins w:id="487" w:author="Tuan Yap" w:date="2018-05-03T11:18:00Z"/>
                <w:rFonts w:ascii="Calibri Light" w:hAnsi="Calibri Light" w:cs="Arial"/>
              </w:rPr>
            </w:pPr>
            <w:ins w:id="488" w:author="Tuan Yap" w:date="2018-05-03T11:18:00Z">
              <w:r>
                <w:rPr>
                  <w:rFonts w:ascii="Calibri Light" w:hAnsi="Calibri Light" w:cs="Arial"/>
                </w:rPr>
                <w:t>Control identified</w:t>
              </w:r>
            </w:ins>
          </w:p>
        </w:tc>
      </w:tr>
      <w:tr w:rsidR="00532EA6" w:rsidRPr="006B24F0" w14:paraId="63821032" w14:textId="332CF74D" w:rsidTr="00532EA6">
        <w:trPr>
          <w:cantSplit/>
          <w:trHeight w:val="432"/>
        </w:trPr>
        <w:tc>
          <w:tcPr>
            <w:tcW w:w="822" w:type="dxa"/>
            <w:vAlign w:val="center"/>
          </w:tcPr>
          <w:p w14:paraId="35C24E15" w14:textId="386C3743" w:rsidR="00532EA6" w:rsidRDefault="00532EA6" w:rsidP="003102A3">
            <w:pPr>
              <w:pStyle w:val="TableField-Center"/>
              <w:rPr>
                <w:rFonts w:ascii="Calibri Light" w:hAnsi="Calibri Light" w:cs="Arial"/>
              </w:rPr>
            </w:pPr>
            <w:r>
              <w:rPr>
                <w:rFonts w:ascii="Calibri Light" w:hAnsi="Calibri Light" w:cs="Arial"/>
              </w:rPr>
              <w:t>30</w:t>
            </w:r>
          </w:p>
        </w:tc>
        <w:tc>
          <w:tcPr>
            <w:tcW w:w="4348" w:type="dxa"/>
            <w:vAlign w:val="center"/>
          </w:tcPr>
          <w:p w14:paraId="2A90D703" w14:textId="77777777" w:rsidR="00532EA6" w:rsidRDefault="00532EA6" w:rsidP="5C9EE791">
            <w:pPr>
              <w:pStyle w:val="TableField-Left"/>
              <w:rPr>
                <w:rFonts w:ascii="Calibri Light" w:hAnsi="Calibri Light" w:cs="Arial"/>
                <w:b/>
                <w:bCs/>
              </w:rPr>
            </w:pPr>
            <w:r>
              <w:rPr>
                <w:rFonts w:ascii="Calibri Light" w:hAnsi="Calibri Light" w:cs="Arial"/>
                <w:b/>
                <w:bCs/>
              </w:rPr>
              <w:t>CCA/DA?</w:t>
            </w:r>
          </w:p>
          <w:p w14:paraId="0C050D91" w14:textId="77777777" w:rsidR="00532EA6" w:rsidRDefault="00532EA6" w:rsidP="4C4C4D01">
            <w:pPr>
              <w:pStyle w:val="TableField-Left"/>
              <w:rPr>
                <w:rFonts w:ascii="Calibri Light" w:hAnsi="Calibri Light" w:cs="Arial"/>
              </w:rPr>
            </w:pPr>
            <w:r w:rsidRPr="4C4C4D01">
              <w:rPr>
                <w:rFonts w:ascii="Calibri Light" w:hAnsi="Calibri Light" w:cs="Arial"/>
              </w:rPr>
              <w:t>If Contract is CCA or DA, go to step 40. Otherwise, go to step 50.</w:t>
            </w:r>
          </w:p>
          <w:p w14:paraId="7A3A413C" w14:textId="3C5E62E7" w:rsidR="00532EA6" w:rsidRPr="003E7425" w:rsidRDefault="00532EA6" w:rsidP="5C9EE791">
            <w:pPr>
              <w:pStyle w:val="TableField-Left"/>
              <w:rPr>
                <w:rFonts w:ascii="Calibri Light" w:hAnsi="Calibri Light" w:cs="Arial"/>
                <w:bCs/>
              </w:rPr>
            </w:pPr>
          </w:p>
        </w:tc>
        <w:tc>
          <w:tcPr>
            <w:tcW w:w="1302" w:type="dxa"/>
            <w:vAlign w:val="center"/>
          </w:tcPr>
          <w:p w14:paraId="27E5912F" w14:textId="6E428E51" w:rsidR="00532EA6" w:rsidRDefault="00532EA6" w:rsidP="003102A3">
            <w:pPr>
              <w:pStyle w:val="TableField-Left"/>
              <w:rPr>
                <w:rFonts w:ascii="Calibri Light" w:hAnsi="Calibri Light" w:cs="Arial"/>
              </w:rPr>
            </w:pPr>
            <w:r>
              <w:rPr>
                <w:rFonts w:ascii="Calibri Light" w:hAnsi="Calibri Light" w:cs="Arial"/>
              </w:rPr>
              <w:t>Hybris C4C</w:t>
            </w:r>
          </w:p>
        </w:tc>
        <w:tc>
          <w:tcPr>
            <w:tcW w:w="1427" w:type="dxa"/>
            <w:vAlign w:val="center"/>
          </w:tcPr>
          <w:p w14:paraId="2CFF919D" w14:textId="23570198" w:rsidR="00532EA6" w:rsidRDefault="007124B9" w:rsidP="003102A3">
            <w:pPr>
              <w:pStyle w:val="TableField-Left"/>
              <w:rPr>
                <w:rFonts w:ascii="Calibri Light" w:hAnsi="Calibri Light" w:cs="Arial"/>
              </w:rPr>
            </w:pPr>
            <w:ins w:id="489" w:author="Tuan Yap" w:date="2018-05-08T11:20:00Z">
              <w:r>
                <w:rPr>
                  <w:rFonts w:ascii="Calibri Light" w:hAnsi="Calibri Light" w:cs="Arial"/>
                </w:rPr>
                <w:t>Move Out Date Change</w:t>
              </w:r>
            </w:ins>
            <w:del w:id="490" w:author="Tuan Yap" w:date="2018-05-08T11:20:00Z">
              <w:r w:rsidR="00532EA6" w:rsidDel="007124B9">
                <w:rPr>
                  <w:rFonts w:ascii="Calibri Light" w:hAnsi="Calibri Light" w:cs="Arial"/>
                </w:rPr>
                <w:delText>Front Office User</w:delText>
              </w:r>
            </w:del>
          </w:p>
        </w:tc>
        <w:tc>
          <w:tcPr>
            <w:tcW w:w="1415" w:type="dxa"/>
          </w:tcPr>
          <w:p w14:paraId="5F1812E6" w14:textId="77777777" w:rsidR="00532EA6" w:rsidRDefault="00532EA6" w:rsidP="003102A3">
            <w:pPr>
              <w:pStyle w:val="TableField-Left"/>
              <w:rPr>
                <w:ins w:id="491" w:author="Tuan Yap" w:date="2018-05-03T11:18:00Z"/>
                <w:rFonts w:ascii="Calibri Light" w:hAnsi="Calibri Light" w:cs="Arial"/>
              </w:rPr>
            </w:pPr>
          </w:p>
        </w:tc>
      </w:tr>
      <w:tr w:rsidR="00532EA6" w:rsidRPr="006B24F0" w14:paraId="65E68D46" w14:textId="3999D7CC" w:rsidTr="00532EA6">
        <w:trPr>
          <w:cantSplit/>
          <w:trHeight w:val="432"/>
        </w:trPr>
        <w:tc>
          <w:tcPr>
            <w:tcW w:w="822" w:type="dxa"/>
            <w:vAlign w:val="center"/>
          </w:tcPr>
          <w:p w14:paraId="2992C4DB" w14:textId="50ADBF6B" w:rsidR="00532EA6" w:rsidRDefault="00532EA6" w:rsidP="003102A3">
            <w:pPr>
              <w:pStyle w:val="TableField-Center"/>
              <w:rPr>
                <w:rFonts w:ascii="Calibri Light" w:hAnsi="Calibri Light" w:cs="Arial"/>
              </w:rPr>
            </w:pPr>
            <w:r>
              <w:rPr>
                <w:rFonts w:ascii="Calibri Light" w:hAnsi="Calibri Light" w:cs="Arial"/>
              </w:rPr>
              <w:t>40</w:t>
            </w:r>
          </w:p>
        </w:tc>
        <w:tc>
          <w:tcPr>
            <w:tcW w:w="4348" w:type="dxa"/>
            <w:vAlign w:val="center"/>
          </w:tcPr>
          <w:p w14:paraId="34953AD9" w14:textId="77777777" w:rsidR="00532EA6" w:rsidRDefault="00532EA6" w:rsidP="5C9EE791">
            <w:pPr>
              <w:pStyle w:val="TableField-Left"/>
              <w:rPr>
                <w:rFonts w:ascii="Calibri Light" w:hAnsi="Calibri Light" w:cs="Arial"/>
                <w:b/>
                <w:bCs/>
              </w:rPr>
            </w:pPr>
            <w:r>
              <w:rPr>
                <w:rFonts w:ascii="Calibri Light" w:hAnsi="Calibri Light" w:cs="Arial"/>
                <w:b/>
                <w:bCs/>
              </w:rPr>
              <w:t>Create BPEM case</w:t>
            </w:r>
          </w:p>
          <w:p w14:paraId="6E67ACA0" w14:textId="77777777" w:rsidR="00532EA6" w:rsidRDefault="00532EA6" w:rsidP="4C4C4D01">
            <w:pPr>
              <w:pStyle w:val="TableField-Left"/>
              <w:rPr>
                <w:rFonts w:ascii="Calibri Light" w:hAnsi="Calibri Light" w:cs="Arial"/>
              </w:rPr>
            </w:pPr>
            <w:r w:rsidRPr="4C4C4D01">
              <w:rPr>
                <w:rFonts w:ascii="Calibri Light" w:hAnsi="Calibri Light" w:cs="Arial"/>
              </w:rPr>
              <w:t>Create BPEM case manually.</w:t>
            </w:r>
          </w:p>
          <w:p w14:paraId="7E96E131" w14:textId="77777777" w:rsidR="00532EA6" w:rsidRPr="003E7425" w:rsidRDefault="00532EA6" w:rsidP="5C9EE791">
            <w:pPr>
              <w:pStyle w:val="TableField-Left"/>
              <w:rPr>
                <w:rFonts w:ascii="Calibri Light" w:hAnsi="Calibri Light" w:cs="Arial"/>
                <w:bCs/>
              </w:rPr>
            </w:pPr>
          </w:p>
        </w:tc>
        <w:tc>
          <w:tcPr>
            <w:tcW w:w="1302" w:type="dxa"/>
            <w:vAlign w:val="center"/>
          </w:tcPr>
          <w:p w14:paraId="7D4A1A9F" w14:textId="7DE475DA" w:rsidR="00532EA6" w:rsidRDefault="00532EA6" w:rsidP="003102A3">
            <w:pPr>
              <w:pStyle w:val="TableField-Left"/>
              <w:rPr>
                <w:rFonts w:ascii="Calibri Light" w:hAnsi="Calibri Light" w:cs="Arial"/>
              </w:rPr>
            </w:pPr>
            <w:r>
              <w:rPr>
                <w:rFonts w:ascii="Calibri Light" w:hAnsi="Calibri Light" w:cs="Arial"/>
              </w:rPr>
              <w:t>Hybris C4C</w:t>
            </w:r>
          </w:p>
        </w:tc>
        <w:tc>
          <w:tcPr>
            <w:tcW w:w="1427" w:type="dxa"/>
            <w:vAlign w:val="center"/>
          </w:tcPr>
          <w:p w14:paraId="1EEC2F7D" w14:textId="77C2FBD9" w:rsidR="00532EA6" w:rsidDel="000E7E2C" w:rsidRDefault="007124B9" w:rsidP="003102A3">
            <w:pPr>
              <w:pStyle w:val="TableField-Left"/>
              <w:rPr>
                <w:rFonts w:ascii="Calibri Light" w:hAnsi="Calibri Light" w:cs="Arial"/>
              </w:rPr>
            </w:pPr>
            <w:ins w:id="492" w:author="Tuan Yap" w:date="2018-05-08T11:20:00Z">
              <w:r>
                <w:rPr>
                  <w:rFonts w:ascii="Calibri Light" w:hAnsi="Calibri Light" w:cs="Arial"/>
                </w:rPr>
                <w:t>Move Out Date Change</w:t>
              </w:r>
            </w:ins>
            <w:del w:id="493" w:author="Tuan Yap" w:date="2018-05-08T11:20:00Z">
              <w:r w:rsidR="00532EA6" w:rsidDel="007124B9">
                <w:rPr>
                  <w:rFonts w:ascii="Calibri Light" w:hAnsi="Calibri Light" w:cs="Arial"/>
                </w:rPr>
                <w:delText>Front Office User</w:delText>
              </w:r>
            </w:del>
          </w:p>
        </w:tc>
        <w:tc>
          <w:tcPr>
            <w:tcW w:w="1415" w:type="dxa"/>
          </w:tcPr>
          <w:p w14:paraId="5DF88992" w14:textId="77777777" w:rsidR="00532EA6" w:rsidRDefault="00532EA6" w:rsidP="003102A3">
            <w:pPr>
              <w:pStyle w:val="TableField-Left"/>
              <w:rPr>
                <w:ins w:id="494" w:author="Tuan Yap" w:date="2018-05-03T11:18:00Z"/>
                <w:rFonts w:ascii="Calibri Light" w:hAnsi="Calibri Light" w:cs="Arial"/>
              </w:rPr>
            </w:pPr>
          </w:p>
        </w:tc>
      </w:tr>
      <w:tr w:rsidR="00532EA6" w:rsidRPr="006B24F0" w14:paraId="29C75617" w14:textId="22C2856D" w:rsidTr="00532EA6">
        <w:trPr>
          <w:cantSplit/>
          <w:trHeight w:val="432"/>
        </w:trPr>
        <w:tc>
          <w:tcPr>
            <w:tcW w:w="822" w:type="dxa"/>
            <w:vAlign w:val="center"/>
          </w:tcPr>
          <w:p w14:paraId="0FD1004C" w14:textId="3C028799" w:rsidR="00532EA6" w:rsidRPr="006B24F0" w:rsidRDefault="00532EA6" w:rsidP="003102A3">
            <w:pPr>
              <w:pStyle w:val="TableField-Center"/>
              <w:rPr>
                <w:rFonts w:ascii="Calibri Light" w:hAnsi="Calibri Light" w:cs="Arial"/>
              </w:rPr>
            </w:pPr>
            <w:r>
              <w:rPr>
                <w:rFonts w:ascii="Calibri Light" w:hAnsi="Calibri Light" w:cs="Arial"/>
              </w:rPr>
              <w:t>50</w:t>
            </w:r>
          </w:p>
        </w:tc>
        <w:tc>
          <w:tcPr>
            <w:tcW w:w="4348" w:type="dxa"/>
            <w:vAlign w:val="center"/>
          </w:tcPr>
          <w:p w14:paraId="0692D32D" w14:textId="5AD35705" w:rsidR="00532EA6" w:rsidRPr="00A44945" w:rsidRDefault="00532EA6" w:rsidP="5C9EE791">
            <w:pPr>
              <w:pStyle w:val="TableField-Left"/>
              <w:rPr>
                <w:rFonts w:ascii="Calibri Light" w:hAnsi="Calibri Light" w:cs="Arial"/>
                <w:b/>
                <w:bCs/>
              </w:rPr>
            </w:pPr>
            <w:r w:rsidRPr="5C9EE791">
              <w:rPr>
                <w:rFonts w:ascii="Calibri Light" w:hAnsi="Calibri Light" w:cs="Arial"/>
                <w:b/>
                <w:bCs/>
              </w:rPr>
              <w:t>Execute Move Out Date Change</w:t>
            </w:r>
          </w:p>
          <w:p w14:paraId="49BC2A82" w14:textId="79A68401" w:rsidR="00532EA6" w:rsidRDefault="00532EA6" w:rsidP="003102A3">
            <w:pPr>
              <w:pStyle w:val="TableField-Left"/>
              <w:rPr>
                <w:rFonts w:ascii="Calibri Light" w:hAnsi="Calibri Light" w:cs="Arial"/>
              </w:rPr>
            </w:pPr>
            <w:r>
              <w:rPr>
                <w:rFonts w:ascii="Calibri Light" w:hAnsi="Calibri Light" w:cs="Arial"/>
              </w:rPr>
              <w:t>User execute Move Out Date Change functionality</w:t>
            </w:r>
          </w:p>
          <w:p w14:paraId="60050DDE" w14:textId="77777777" w:rsidR="00532EA6" w:rsidRPr="006B24F0" w:rsidRDefault="00532EA6" w:rsidP="003102A3">
            <w:pPr>
              <w:pStyle w:val="TableField-Left"/>
              <w:rPr>
                <w:rFonts w:ascii="Calibri Light" w:hAnsi="Calibri Light" w:cs="Arial"/>
              </w:rPr>
            </w:pPr>
          </w:p>
        </w:tc>
        <w:tc>
          <w:tcPr>
            <w:tcW w:w="1302" w:type="dxa"/>
            <w:vAlign w:val="center"/>
          </w:tcPr>
          <w:p w14:paraId="3CF1E892" w14:textId="52B789CD" w:rsidR="00532EA6" w:rsidRPr="006B24F0" w:rsidRDefault="00532EA6" w:rsidP="003102A3">
            <w:pPr>
              <w:pStyle w:val="TableField-Left"/>
              <w:rPr>
                <w:rFonts w:ascii="Calibri Light" w:hAnsi="Calibri Light" w:cs="Arial"/>
              </w:rPr>
            </w:pPr>
            <w:r>
              <w:rPr>
                <w:rFonts w:ascii="Calibri Light" w:hAnsi="Calibri Light" w:cs="Arial"/>
              </w:rPr>
              <w:t>Hybris C4C</w:t>
            </w:r>
          </w:p>
        </w:tc>
        <w:tc>
          <w:tcPr>
            <w:tcW w:w="1427" w:type="dxa"/>
            <w:vAlign w:val="center"/>
          </w:tcPr>
          <w:p w14:paraId="27740A99" w14:textId="79D5F061" w:rsidR="00532EA6" w:rsidRPr="006B24F0" w:rsidRDefault="007124B9" w:rsidP="003102A3">
            <w:pPr>
              <w:pStyle w:val="TableField-Left"/>
              <w:rPr>
                <w:rFonts w:ascii="Calibri Light" w:hAnsi="Calibri Light" w:cs="Arial"/>
              </w:rPr>
            </w:pPr>
            <w:ins w:id="495" w:author="Tuan Yap" w:date="2018-05-08T11:20:00Z">
              <w:r>
                <w:rPr>
                  <w:rFonts w:ascii="Calibri Light" w:hAnsi="Calibri Light" w:cs="Arial"/>
                </w:rPr>
                <w:t>Move Out Date Change</w:t>
              </w:r>
            </w:ins>
            <w:del w:id="496" w:author="Tuan Yap" w:date="2018-05-08T11:20:00Z">
              <w:r w:rsidR="00532EA6" w:rsidDel="007124B9">
                <w:rPr>
                  <w:rFonts w:ascii="Calibri Light" w:hAnsi="Calibri Light" w:cs="Arial"/>
                </w:rPr>
                <w:delText>Front Office User</w:delText>
              </w:r>
            </w:del>
          </w:p>
        </w:tc>
        <w:tc>
          <w:tcPr>
            <w:tcW w:w="1415" w:type="dxa"/>
          </w:tcPr>
          <w:p w14:paraId="1B8562D8" w14:textId="77777777" w:rsidR="00532EA6" w:rsidRDefault="00532EA6" w:rsidP="003102A3">
            <w:pPr>
              <w:pStyle w:val="TableField-Left"/>
              <w:rPr>
                <w:ins w:id="497" w:author="Tuan Yap" w:date="2018-05-03T11:18:00Z"/>
                <w:rFonts w:ascii="Calibri Light" w:hAnsi="Calibri Light" w:cs="Arial"/>
              </w:rPr>
            </w:pPr>
          </w:p>
        </w:tc>
      </w:tr>
      <w:tr w:rsidR="00532EA6" w:rsidRPr="006B24F0" w14:paraId="18C22FDF" w14:textId="672DAD71" w:rsidTr="00532EA6">
        <w:trPr>
          <w:cantSplit/>
          <w:trHeight w:val="432"/>
        </w:trPr>
        <w:tc>
          <w:tcPr>
            <w:tcW w:w="822" w:type="dxa"/>
            <w:vAlign w:val="center"/>
          </w:tcPr>
          <w:p w14:paraId="5F3E8745" w14:textId="0FB352F9" w:rsidR="00532EA6" w:rsidRPr="006B24F0" w:rsidRDefault="00532EA6" w:rsidP="003102A3">
            <w:pPr>
              <w:pStyle w:val="TableField-Center"/>
              <w:rPr>
                <w:rFonts w:ascii="Calibri Light" w:hAnsi="Calibri Light" w:cs="Arial"/>
              </w:rPr>
            </w:pPr>
            <w:r>
              <w:rPr>
                <w:rFonts w:ascii="Calibri Light" w:hAnsi="Calibri Light" w:cs="Arial"/>
              </w:rPr>
              <w:t>60</w:t>
            </w:r>
          </w:p>
        </w:tc>
        <w:tc>
          <w:tcPr>
            <w:tcW w:w="4348" w:type="dxa"/>
            <w:vAlign w:val="center"/>
          </w:tcPr>
          <w:p w14:paraId="6908030A" w14:textId="77777777" w:rsidR="00532EA6" w:rsidRPr="00A44945" w:rsidRDefault="00532EA6" w:rsidP="5C9EE791">
            <w:pPr>
              <w:pStyle w:val="TableField-Left"/>
              <w:rPr>
                <w:rFonts w:ascii="Calibri Light" w:hAnsi="Calibri Light" w:cs="Arial"/>
                <w:b/>
                <w:bCs/>
              </w:rPr>
            </w:pPr>
            <w:r w:rsidRPr="5C9EE791">
              <w:rPr>
                <w:rFonts w:ascii="Calibri Light" w:hAnsi="Calibri Light" w:cs="Arial"/>
                <w:b/>
                <w:bCs/>
              </w:rPr>
              <w:t>Is bill created?</w:t>
            </w:r>
          </w:p>
          <w:p w14:paraId="73699243" w14:textId="77777777" w:rsidR="00532EA6" w:rsidRDefault="00532EA6" w:rsidP="003102A3">
            <w:pPr>
              <w:pStyle w:val="TableField-Left"/>
              <w:rPr>
                <w:rFonts w:ascii="Calibri Light" w:hAnsi="Calibri Light" w:cs="Arial"/>
              </w:rPr>
            </w:pPr>
            <w:r>
              <w:rPr>
                <w:rFonts w:ascii="Calibri Light" w:hAnsi="Calibri Light" w:cs="Arial"/>
              </w:rPr>
              <w:t>If bill is created for the contract, go to step 40. Otherwise, go to step 50.</w:t>
            </w:r>
          </w:p>
          <w:p w14:paraId="7CD856E0" w14:textId="77777777" w:rsidR="00532EA6" w:rsidRPr="006B24F0" w:rsidRDefault="00532EA6" w:rsidP="003102A3">
            <w:pPr>
              <w:pStyle w:val="TableField-Left"/>
              <w:rPr>
                <w:rFonts w:ascii="Calibri Light" w:hAnsi="Calibri Light" w:cs="Arial"/>
              </w:rPr>
            </w:pPr>
          </w:p>
        </w:tc>
        <w:tc>
          <w:tcPr>
            <w:tcW w:w="1302" w:type="dxa"/>
            <w:vAlign w:val="center"/>
          </w:tcPr>
          <w:p w14:paraId="1289D666" w14:textId="341D094E" w:rsidR="00532EA6" w:rsidRPr="006B24F0" w:rsidRDefault="00532EA6" w:rsidP="003102A3">
            <w:pPr>
              <w:pStyle w:val="TableField-Left"/>
              <w:rPr>
                <w:rFonts w:ascii="Calibri Light" w:hAnsi="Calibri Light" w:cs="Arial"/>
              </w:rPr>
            </w:pPr>
            <w:r>
              <w:rPr>
                <w:rFonts w:ascii="Calibri Light" w:hAnsi="Calibri Light" w:cs="Arial"/>
              </w:rPr>
              <w:t>N/A</w:t>
            </w:r>
          </w:p>
        </w:tc>
        <w:tc>
          <w:tcPr>
            <w:tcW w:w="1427" w:type="dxa"/>
            <w:vAlign w:val="center"/>
          </w:tcPr>
          <w:p w14:paraId="4CF2C6D1" w14:textId="58FABDA4" w:rsidR="00532EA6" w:rsidRPr="006B24F0" w:rsidRDefault="00532EA6" w:rsidP="003102A3">
            <w:pPr>
              <w:pStyle w:val="TableField-Left"/>
              <w:rPr>
                <w:rFonts w:ascii="Calibri Light" w:hAnsi="Calibri Light" w:cs="Arial"/>
              </w:rPr>
            </w:pPr>
            <w:r>
              <w:rPr>
                <w:rFonts w:ascii="Calibri Light" w:hAnsi="Calibri Light" w:cs="Arial"/>
              </w:rPr>
              <w:t>N/A</w:t>
            </w:r>
          </w:p>
        </w:tc>
        <w:tc>
          <w:tcPr>
            <w:tcW w:w="1415" w:type="dxa"/>
          </w:tcPr>
          <w:p w14:paraId="5E63B1FF" w14:textId="77777777" w:rsidR="00532EA6" w:rsidRDefault="00532EA6" w:rsidP="003102A3">
            <w:pPr>
              <w:pStyle w:val="TableField-Left"/>
              <w:rPr>
                <w:ins w:id="498" w:author="Tuan Yap" w:date="2018-05-03T11:18:00Z"/>
                <w:rFonts w:ascii="Calibri Light" w:hAnsi="Calibri Light" w:cs="Arial"/>
              </w:rPr>
            </w:pPr>
          </w:p>
        </w:tc>
      </w:tr>
      <w:tr w:rsidR="00532EA6" w:rsidRPr="006B24F0" w14:paraId="111BC7F2" w14:textId="31B07DB2" w:rsidTr="00532EA6">
        <w:trPr>
          <w:cantSplit/>
          <w:trHeight w:val="432"/>
        </w:trPr>
        <w:tc>
          <w:tcPr>
            <w:tcW w:w="822" w:type="dxa"/>
            <w:vAlign w:val="center"/>
          </w:tcPr>
          <w:p w14:paraId="2A1A9AEE" w14:textId="75AFD17B" w:rsidR="00532EA6" w:rsidRDefault="00532EA6" w:rsidP="003102A3">
            <w:pPr>
              <w:pStyle w:val="TableField-Center"/>
              <w:rPr>
                <w:rFonts w:ascii="Calibri Light" w:hAnsi="Calibri Light" w:cs="Arial"/>
              </w:rPr>
            </w:pPr>
            <w:r>
              <w:rPr>
                <w:rFonts w:ascii="Calibri Light" w:hAnsi="Calibri Light" w:cs="Arial"/>
              </w:rPr>
              <w:t>70</w:t>
            </w:r>
          </w:p>
          <w:p w14:paraId="579D1714" w14:textId="77777777" w:rsidR="00532EA6" w:rsidRDefault="00532EA6" w:rsidP="003102A3">
            <w:pPr>
              <w:pStyle w:val="TableField-Center"/>
              <w:rPr>
                <w:rFonts w:ascii="Calibri Light" w:hAnsi="Calibri Light" w:cs="Arial"/>
              </w:rPr>
            </w:pPr>
          </w:p>
        </w:tc>
        <w:tc>
          <w:tcPr>
            <w:tcW w:w="4348" w:type="dxa"/>
            <w:vAlign w:val="center"/>
          </w:tcPr>
          <w:p w14:paraId="3A96610D" w14:textId="7CD26CA1" w:rsidR="00532EA6" w:rsidRDefault="00532EA6" w:rsidP="002536CA">
            <w:pPr>
              <w:pStyle w:val="TableField-Left"/>
              <w:rPr>
                <w:rFonts w:ascii="Calibri Light" w:hAnsi="Calibri Light" w:cs="Arial"/>
                <w:b/>
                <w:bCs/>
              </w:rPr>
            </w:pPr>
            <w:r>
              <w:rPr>
                <w:rFonts w:ascii="Calibri Light" w:hAnsi="Calibri Light" w:cs="Arial"/>
                <w:b/>
                <w:bCs/>
              </w:rPr>
              <w:t>Bill reversal required &amp; &gt; than x bill cycle?</w:t>
            </w:r>
          </w:p>
          <w:p w14:paraId="2003207A" w14:textId="67176337" w:rsidR="00532EA6" w:rsidRPr="000E7E2C" w:rsidRDefault="00532EA6" w:rsidP="4C4C4D01">
            <w:pPr>
              <w:pStyle w:val="TableField-Left"/>
              <w:rPr>
                <w:rFonts w:ascii="Calibri Light" w:hAnsi="Calibri Light" w:cs="Arial"/>
              </w:rPr>
            </w:pPr>
            <w:r w:rsidRPr="4C4C4D01">
              <w:rPr>
                <w:rFonts w:ascii="Calibri Light" w:hAnsi="Calibri Light" w:cs="Arial"/>
              </w:rPr>
              <w:t>If bill reversal is required and more than x billing cycle, go to step 90 to create BPEM. Otherwise go to step 80.</w:t>
            </w:r>
            <w:r w:rsidRPr="4C4C4D01" w:rsidDel="000E7E2C">
              <w:rPr>
                <w:rFonts w:ascii="Calibri Light" w:hAnsi="Calibri Light" w:cs="Arial"/>
              </w:rPr>
              <w:t xml:space="preserve"> </w:t>
            </w:r>
          </w:p>
          <w:p w14:paraId="408B39F3" w14:textId="0D972A82" w:rsidR="00532EA6" w:rsidRPr="5C9EE791" w:rsidRDefault="00532EA6" w:rsidP="002536CA">
            <w:pPr>
              <w:pStyle w:val="TableField-Left"/>
              <w:rPr>
                <w:rFonts w:ascii="Calibri Light" w:hAnsi="Calibri Light" w:cs="Arial"/>
                <w:b/>
                <w:bCs/>
              </w:rPr>
            </w:pPr>
          </w:p>
        </w:tc>
        <w:tc>
          <w:tcPr>
            <w:tcW w:w="1302" w:type="dxa"/>
            <w:vAlign w:val="center"/>
          </w:tcPr>
          <w:p w14:paraId="383AF765" w14:textId="3C43D56F" w:rsidR="00532EA6" w:rsidRDefault="00532EA6" w:rsidP="000E7E2C">
            <w:pPr>
              <w:pStyle w:val="TableField-Left"/>
              <w:rPr>
                <w:rFonts w:ascii="Calibri Light" w:hAnsi="Calibri Light" w:cs="Arial"/>
              </w:rPr>
            </w:pPr>
            <w:r>
              <w:rPr>
                <w:rFonts w:ascii="Calibri Light" w:hAnsi="Calibri Light" w:cs="Arial"/>
              </w:rPr>
              <w:t>Hybris C4C</w:t>
            </w:r>
          </w:p>
        </w:tc>
        <w:tc>
          <w:tcPr>
            <w:tcW w:w="1427" w:type="dxa"/>
            <w:vAlign w:val="center"/>
          </w:tcPr>
          <w:p w14:paraId="4931A88B" w14:textId="34F45D5B" w:rsidR="00532EA6" w:rsidRDefault="007124B9" w:rsidP="003102A3">
            <w:pPr>
              <w:pStyle w:val="TableField-Left"/>
              <w:rPr>
                <w:rFonts w:ascii="Calibri Light" w:hAnsi="Calibri Light" w:cs="Arial"/>
              </w:rPr>
            </w:pPr>
            <w:ins w:id="499" w:author="Tuan Yap" w:date="2018-05-08T11:20:00Z">
              <w:r>
                <w:rPr>
                  <w:rFonts w:ascii="Calibri Light" w:hAnsi="Calibri Light" w:cs="Arial"/>
                </w:rPr>
                <w:t>Move Out Date Change</w:t>
              </w:r>
            </w:ins>
            <w:del w:id="500" w:author="Tuan Yap" w:date="2018-05-08T11:20:00Z">
              <w:r w:rsidR="00532EA6" w:rsidDel="007124B9">
                <w:rPr>
                  <w:rFonts w:ascii="Calibri Light" w:hAnsi="Calibri Light" w:cs="Arial"/>
                </w:rPr>
                <w:delText>Front Office User</w:delText>
              </w:r>
            </w:del>
          </w:p>
        </w:tc>
        <w:tc>
          <w:tcPr>
            <w:tcW w:w="1415" w:type="dxa"/>
          </w:tcPr>
          <w:p w14:paraId="5AD2EB61" w14:textId="77777777" w:rsidR="00532EA6" w:rsidRDefault="00532EA6" w:rsidP="003102A3">
            <w:pPr>
              <w:pStyle w:val="TableField-Left"/>
              <w:rPr>
                <w:ins w:id="501" w:author="Tuan Yap" w:date="2018-05-03T11:18:00Z"/>
                <w:rFonts w:ascii="Calibri Light" w:hAnsi="Calibri Light" w:cs="Arial"/>
              </w:rPr>
            </w:pPr>
          </w:p>
        </w:tc>
      </w:tr>
      <w:tr w:rsidR="00532EA6" w:rsidRPr="006B24F0" w14:paraId="00BF1CBC" w14:textId="689CE0A5" w:rsidTr="00532EA6">
        <w:trPr>
          <w:cantSplit/>
          <w:trHeight w:val="432"/>
        </w:trPr>
        <w:tc>
          <w:tcPr>
            <w:tcW w:w="822" w:type="dxa"/>
            <w:vAlign w:val="center"/>
          </w:tcPr>
          <w:p w14:paraId="5803C610" w14:textId="5847AFD8" w:rsidR="00532EA6" w:rsidRDefault="00532EA6" w:rsidP="003102A3">
            <w:pPr>
              <w:pStyle w:val="TableField-Center"/>
              <w:rPr>
                <w:rFonts w:ascii="Calibri Light" w:hAnsi="Calibri Light" w:cs="Arial"/>
              </w:rPr>
            </w:pPr>
            <w:r>
              <w:rPr>
                <w:rFonts w:ascii="Calibri Light" w:hAnsi="Calibri Light" w:cs="Arial"/>
              </w:rPr>
              <w:t>90</w:t>
            </w:r>
          </w:p>
        </w:tc>
        <w:tc>
          <w:tcPr>
            <w:tcW w:w="4348" w:type="dxa"/>
            <w:vAlign w:val="center"/>
          </w:tcPr>
          <w:p w14:paraId="43F47779" w14:textId="77777777" w:rsidR="00532EA6" w:rsidRDefault="00532EA6" w:rsidP="5C9EE791">
            <w:pPr>
              <w:pStyle w:val="TableField-Left"/>
              <w:rPr>
                <w:rFonts w:ascii="Calibri Light" w:hAnsi="Calibri Light" w:cs="Arial"/>
                <w:b/>
                <w:bCs/>
              </w:rPr>
            </w:pPr>
            <w:r>
              <w:rPr>
                <w:rFonts w:ascii="Calibri Light" w:hAnsi="Calibri Light" w:cs="Arial"/>
                <w:b/>
                <w:bCs/>
              </w:rPr>
              <w:t>Create BPEM</w:t>
            </w:r>
          </w:p>
          <w:p w14:paraId="2E7DE1A7" w14:textId="77777777" w:rsidR="00532EA6" w:rsidRDefault="00532EA6" w:rsidP="4C4C4D01">
            <w:pPr>
              <w:pStyle w:val="TableField-Left"/>
              <w:rPr>
                <w:rFonts w:ascii="Calibri Light" w:hAnsi="Calibri Light" w:cs="Arial"/>
              </w:rPr>
            </w:pPr>
            <w:r w:rsidRPr="4C4C4D01">
              <w:rPr>
                <w:rFonts w:ascii="Calibri Light" w:hAnsi="Calibri Light" w:cs="Arial"/>
              </w:rPr>
              <w:t>Create Move Out Bill Reversal BPEM case.</w:t>
            </w:r>
          </w:p>
          <w:p w14:paraId="23D22F74" w14:textId="77777777" w:rsidR="00532EA6" w:rsidRPr="000E7E2C" w:rsidRDefault="00532EA6" w:rsidP="5C9EE791">
            <w:pPr>
              <w:pStyle w:val="TableField-Left"/>
              <w:rPr>
                <w:rFonts w:ascii="Calibri Light" w:hAnsi="Calibri Light" w:cs="Arial"/>
                <w:bCs/>
              </w:rPr>
            </w:pPr>
          </w:p>
        </w:tc>
        <w:tc>
          <w:tcPr>
            <w:tcW w:w="1302" w:type="dxa"/>
            <w:vAlign w:val="center"/>
          </w:tcPr>
          <w:p w14:paraId="51732E3C" w14:textId="6565FDC9" w:rsidR="00532EA6" w:rsidRDefault="00532EA6" w:rsidP="003102A3">
            <w:pPr>
              <w:pStyle w:val="TableField-Left"/>
              <w:rPr>
                <w:rFonts w:ascii="Calibri Light" w:hAnsi="Calibri Light" w:cs="Arial"/>
              </w:rPr>
            </w:pPr>
            <w:r>
              <w:rPr>
                <w:rFonts w:ascii="Calibri Light" w:hAnsi="Calibri Light" w:cs="Arial"/>
              </w:rPr>
              <w:t>Hybris C4C</w:t>
            </w:r>
          </w:p>
        </w:tc>
        <w:tc>
          <w:tcPr>
            <w:tcW w:w="1427" w:type="dxa"/>
            <w:vAlign w:val="center"/>
          </w:tcPr>
          <w:p w14:paraId="4AC19D5F" w14:textId="3DDCA6D8" w:rsidR="00532EA6" w:rsidRDefault="007124B9" w:rsidP="003102A3">
            <w:pPr>
              <w:pStyle w:val="TableField-Left"/>
              <w:rPr>
                <w:rFonts w:ascii="Calibri Light" w:hAnsi="Calibri Light" w:cs="Arial"/>
              </w:rPr>
            </w:pPr>
            <w:ins w:id="502" w:author="Tuan Yap" w:date="2018-05-08T11:20:00Z">
              <w:r>
                <w:rPr>
                  <w:rFonts w:ascii="Calibri Light" w:hAnsi="Calibri Light" w:cs="Arial"/>
                </w:rPr>
                <w:t>Move Out Date Change</w:t>
              </w:r>
            </w:ins>
            <w:del w:id="503" w:author="Tuan Yap" w:date="2018-05-08T11:20:00Z">
              <w:r w:rsidR="00532EA6" w:rsidDel="007124B9">
                <w:rPr>
                  <w:rFonts w:ascii="Calibri Light" w:hAnsi="Calibri Light" w:cs="Arial"/>
                </w:rPr>
                <w:delText>Front Office User</w:delText>
              </w:r>
            </w:del>
          </w:p>
        </w:tc>
        <w:tc>
          <w:tcPr>
            <w:tcW w:w="1415" w:type="dxa"/>
          </w:tcPr>
          <w:p w14:paraId="6563162C" w14:textId="77777777" w:rsidR="00532EA6" w:rsidRDefault="00532EA6" w:rsidP="003102A3">
            <w:pPr>
              <w:pStyle w:val="TableField-Left"/>
              <w:rPr>
                <w:ins w:id="504" w:author="Tuan Yap" w:date="2018-05-03T11:18:00Z"/>
                <w:rFonts w:ascii="Calibri Light" w:hAnsi="Calibri Light" w:cs="Arial"/>
              </w:rPr>
            </w:pPr>
          </w:p>
        </w:tc>
      </w:tr>
      <w:tr w:rsidR="00532EA6" w:rsidRPr="006B24F0" w14:paraId="00A4B84C" w14:textId="255675F8" w:rsidTr="00532EA6">
        <w:trPr>
          <w:cantSplit/>
          <w:trHeight w:val="432"/>
        </w:trPr>
        <w:tc>
          <w:tcPr>
            <w:tcW w:w="822" w:type="dxa"/>
            <w:vAlign w:val="center"/>
          </w:tcPr>
          <w:p w14:paraId="7DCFA58E" w14:textId="536564C0" w:rsidR="00532EA6" w:rsidRDefault="00532EA6" w:rsidP="008B14F0">
            <w:pPr>
              <w:pStyle w:val="TableField-Center"/>
              <w:rPr>
                <w:rFonts w:ascii="Calibri Light" w:hAnsi="Calibri Light" w:cs="Arial"/>
              </w:rPr>
            </w:pPr>
            <w:r>
              <w:rPr>
                <w:rFonts w:ascii="Calibri Light" w:hAnsi="Calibri Light" w:cs="Arial"/>
              </w:rPr>
              <w:t>80</w:t>
            </w:r>
          </w:p>
        </w:tc>
        <w:tc>
          <w:tcPr>
            <w:tcW w:w="4348" w:type="dxa"/>
            <w:vAlign w:val="center"/>
          </w:tcPr>
          <w:p w14:paraId="6B8C4EFB" w14:textId="77777777" w:rsidR="00532EA6" w:rsidRPr="00A44945" w:rsidRDefault="00532EA6" w:rsidP="5C9EE791">
            <w:pPr>
              <w:pStyle w:val="TableField-Left"/>
              <w:rPr>
                <w:rFonts w:ascii="Calibri Light" w:hAnsi="Calibri Light" w:cs="Arial"/>
                <w:b/>
                <w:bCs/>
              </w:rPr>
            </w:pPr>
            <w:r w:rsidRPr="5C9EE791">
              <w:rPr>
                <w:rFonts w:ascii="Calibri Light" w:hAnsi="Calibri Light" w:cs="Arial"/>
                <w:b/>
                <w:bCs/>
              </w:rPr>
              <w:t>Automatic bill reversal</w:t>
            </w:r>
          </w:p>
          <w:p w14:paraId="00BEEF32" w14:textId="77777777" w:rsidR="00532EA6" w:rsidRDefault="00532EA6" w:rsidP="003102A3">
            <w:pPr>
              <w:pStyle w:val="TableField-Left"/>
              <w:rPr>
                <w:rFonts w:ascii="Calibri Light" w:hAnsi="Calibri Light" w:cs="Arial"/>
              </w:rPr>
            </w:pPr>
            <w:r>
              <w:rPr>
                <w:rFonts w:ascii="Calibri Light" w:hAnsi="Calibri Light" w:cs="Arial"/>
              </w:rPr>
              <w:t>Bills are automatically reversed via enhancement.</w:t>
            </w:r>
          </w:p>
          <w:p w14:paraId="220F2F80" w14:textId="77777777" w:rsidR="00532EA6" w:rsidRPr="00A44945" w:rsidRDefault="00532EA6" w:rsidP="003102A3">
            <w:pPr>
              <w:pStyle w:val="TableField-Left"/>
              <w:rPr>
                <w:rFonts w:ascii="Calibri Light" w:hAnsi="Calibri Light" w:cs="Arial"/>
                <w:b/>
              </w:rPr>
            </w:pPr>
          </w:p>
        </w:tc>
        <w:tc>
          <w:tcPr>
            <w:tcW w:w="1302" w:type="dxa"/>
            <w:vAlign w:val="center"/>
          </w:tcPr>
          <w:p w14:paraId="3B9DFF2B" w14:textId="37EAF5F4" w:rsidR="00532EA6" w:rsidRDefault="00532EA6" w:rsidP="003102A3">
            <w:pPr>
              <w:pStyle w:val="TableField-Left"/>
              <w:rPr>
                <w:rFonts w:ascii="Calibri Light" w:hAnsi="Calibri Light" w:cs="Arial"/>
              </w:rPr>
            </w:pPr>
            <w:r>
              <w:rPr>
                <w:rFonts w:ascii="Calibri Light" w:hAnsi="Calibri Light" w:cs="Arial"/>
              </w:rPr>
              <w:t>EA20</w:t>
            </w:r>
          </w:p>
        </w:tc>
        <w:tc>
          <w:tcPr>
            <w:tcW w:w="1427" w:type="dxa"/>
            <w:vAlign w:val="center"/>
          </w:tcPr>
          <w:p w14:paraId="3752DAE8" w14:textId="6BD2A914" w:rsidR="00532EA6" w:rsidRDefault="00532EA6" w:rsidP="003102A3">
            <w:pPr>
              <w:pStyle w:val="TableField-Left"/>
              <w:rPr>
                <w:rFonts w:ascii="Calibri Light" w:hAnsi="Calibri Light" w:cs="Arial"/>
              </w:rPr>
            </w:pPr>
            <w:del w:id="505" w:author="Tuan Yap" w:date="2018-05-08T11:20:00Z">
              <w:r w:rsidDel="007124B9">
                <w:rPr>
                  <w:rFonts w:ascii="Calibri Light" w:hAnsi="Calibri Light" w:cs="Arial"/>
                </w:rPr>
                <w:delText>System</w:delText>
              </w:r>
            </w:del>
            <w:ins w:id="506" w:author="Tuan Yap" w:date="2018-05-08T11:20:00Z">
              <w:r w:rsidR="007124B9">
                <w:rPr>
                  <w:rFonts w:ascii="Calibri Light" w:hAnsi="Calibri Light" w:cs="Arial"/>
                </w:rPr>
                <w:t>Process Move Out Date Change</w:t>
              </w:r>
            </w:ins>
          </w:p>
        </w:tc>
        <w:tc>
          <w:tcPr>
            <w:tcW w:w="1415" w:type="dxa"/>
          </w:tcPr>
          <w:p w14:paraId="00F878B9" w14:textId="77777777" w:rsidR="00532EA6" w:rsidRDefault="00532EA6" w:rsidP="003102A3">
            <w:pPr>
              <w:pStyle w:val="TableField-Left"/>
              <w:rPr>
                <w:ins w:id="507" w:author="Tuan Yap" w:date="2018-05-03T11:18:00Z"/>
                <w:rFonts w:ascii="Calibri Light" w:hAnsi="Calibri Light" w:cs="Arial"/>
              </w:rPr>
            </w:pPr>
          </w:p>
        </w:tc>
      </w:tr>
      <w:tr w:rsidR="00532EA6" w:rsidRPr="006B24F0" w14:paraId="6619D01E" w14:textId="573C0B93" w:rsidTr="00532EA6">
        <w:trPr>
          <w:cantSplit/>
          <w:trHeight w:val="432"/>
        </w:trPr>
        <w:tc>
          <w:tcPr>
            <w:tcW w:w="822" w:type="dxa"/>
            <w:vAlign w:val="center"/>
          </w:tcPr>
          <w:p w14:paraId="5743BF55" w14:textId="64EEDE6B" w:rsidR="00532EA6" w:rsidRDefault="00532EA6" w:rsidP="003102A3">
            <w:pPr>
              <w:pStyle w:val="TableField-Center"/>
              <w:rPr>
                <w:rFonts w:ascii="Calibri Light" w:hAnsi="Calibri Light" w:cs="Arial"/>
              </w:rPr>
            </w:pPr>
            <w:r>
              <w:rPr>
                <w:rFonts w:ascii="Calibri Light" w:hAnsi="Calibri Light" w:cs="Arial"/>
              </w:rPr>
              <w:t>100</w:t>
            </w:r>
          </w:p>
        </w:tc>
        <w:tc>
          <w:tcPr>
            <w:tcW w:w="4348" w:type="dxa"/>
            <w:vAlign w:val="center"/>
          </w:tcPr>
          <w:p w14:paraId="716AD201" w14:textId="4F2CBC1D" w:rsidR="00532EA6" w:rsidRDefault="00532EA6" w:rsidP="5C9EE791">
            <w:pPr>
              <w:pStyle w:val="TableField-Left"/>
              <w:rPr>
                <w:rFonts w:ascii="Calibri Light" w:hAnsi="Calibri Light" w:cs="Arial"/>
                <w:b/>
                <w:bCs/>
              </w:rPr>
            </w:pPr>
            <w:r w:rsidRPr="5C9EE791">
              <w:rPr>
                <w:rFonts w:ascii="Calibri Light" w:hAnsi="Calibri Light" w:cs="Arial"/>
                <w:b/>
                <w:bCs/>
              </w:rPr>
              <w:t>Is Move Out Service Request / Service Order found?</w:t>
            </w:r>
          </w:p>
          <w:p w14:paraId="2A075EF6" w14:textId="68BC2386" w:rsidR="00532EA6" w:rsidRDefault="00532EA6" w:rsidP="003102A3">
            <w:pPr>
              <w:pStyle w:val="TableField-Left"/>
              <w:rPr>
                <w:rFonts w:ascii="Calibri Light" w:hAnsi="Calibri Light" w:cs="Arial"/>
              </w:rPr>
            </w:pPr>
            <w:r>
              <w:rPr>
                <w:rFonts w:ascii="Calibri Light" w:hAnsi="Calibri Light" w:cs="Arial"/>
              </w:rPr>
              <w:t>If Move Out Service Request / Service Order found, go to step 110. Otherwise, go to step 170.</w:t>
            </w:r>
          </w:p>
          <w:p w14:paraId="5D1012D1" w14:textId="77777777" w:rsidR="00532EA6" w:rsidRPr="00A44945" w:rsidRDefault="00532EA6" w:rsidP="003102A3">
            <w:pPr>
              <w:pStyle w:val="TableField-Left"/>
              <w:rPr>
                <w:rFonts w:ascii="Calibri Light" w:hAnsi="Calibri Light" w:cs="Arial"/>
                <w:b/>
              </w:rPr>
            </w:pPr>
          </w:p>
        </w:tc>
        <w:tc>
          <w:tcPr>
            <w:tcW w:w="1302" w:type="dxa"/>
            <w:vAlign w:val="center"/>
          </w:tcPr>
          <w:p w14:paraId="4CAECE31" w14:textId="77D2BABC" w:rsidR="00532EA6" w:rsidRDefault="00532EA6" w:rsidP="003102A3">
            <w:pPr>
              <w:pStyle w:val="TableField-Left"/>
              <w:rPr>
                <w:rFonts w:ascii="Calibri Light" w:hAnsi="Calibri Light" w:cs="Arial"/>
              </w:rPr>
            </w:pPr>
            <w:r>
              <w:rPr>
                <w:rFonts w:ascii="Calibri Light" w:hAnsi="Calibri Light" w:cs="Arial"/>
              </w:rPr>
              <w:t>N/A</w:t>
            </w:r>
          </w:p>
        </w:tc>
        <w:tc>
          <w:tcPr>
            <w:tcW w:w="1427" w:type="dxa"/>
            <w:vAlign w:val="center"/>
          </w:tcPr>
          <w:p w14:paraId="692907B6" w14:textId="6A52C76A" w:rsidR="00532EA6" w:rsidRDefault="00532EA6" w:rsidP="003102A3">
            <w:pPr>
              <w:pStyle w:val="TableField-Left"/>
              <w:rPr>
                <w:rFonts w:ascii="Calibri Light" w:hAnsi="Calibri Light" w:cs="Arial"/>
              </w:rPr>
            </w:pPr>
            <w:r>
              <w:rPr>
                <w:rFonts w:ascii="Calibri Light" w:hAnsi="Calibri Light" w:cs="Arial"/>
              </w:rPr>
              <w:t>N/A</w:t>
            </w:r>
          </w:p>
        </w:tc>
        <w:tc>
          <w:tcPr>
            <w:tcW w:w="1415" w:type="dxa"/>
          </w:tcPr>
          <w:p w14:paraId="3594F35A" w14:textId="77777777" w:rsidR="00532EA6" w:rsidRDefault="00532EA6" w:rsidP="003102A3">
            <w:pPr>
              <w:pStyle w:val="TableField-Left"/>
              <w:rPr>
                <w:ins w:id="508" w:author="Tuan Yap" w:date="2018-05-03T11:18:00Z"/>
                <w:rFonts w:ascii="Calibri Light" w:hAnsi="Calibri Light" w:cs="Arial"/>
              </w:rPr>
            </w:pPr>
          </w:p>
        </w:tc>
      </w:tr>
      <w:tr w:rsidR="00532EA6" w:rsidRPr="006B24F0" w14:paraId="25073159" w14:textId="2E4886AF" w:rsidTr="00532EA6">
        <w:trPr>
          <w:cantSplit/>
          <w:trHeight w:val="432"/>
        </w:trPr>
        <w:tc>
          <w:tcPr>
            <w:tcW w:w="822" w:type="dxa"/>
            <w:vAlign w:val="center"/>
          </w:tcPr>
          <w:p w14:paraId="3FA71A1C" w14:textId="6A2CD04C" w:rsidR="00532EA6" w:rsidRDefault="00532EA6" w:rsidP="003102A3">
            <w:pPr>
              <w:pStyle w:val="TableField-Center"/>
              <w:rPr>
                <w:rFonts w:ascii="Calibri Light" w:hAnsi="Calibri Light" w:cs="Arial"/>
              </w:rPr>
            </w:pPr>
            <w:r>
              <w:rPr>
                <w:rFonts w:ascii="Calibri Light" w:hAnsi="Calibri Light" w:cs="Arial"/>
              </w:rPr>
              <w:lastRenderedPageBreak/>
              <w:t>110</w:t>
            </w:r>
          </w:p>
        </w:tc>
        <w:tc>
          <w:tcPr>
            <w:tcW w:w="4348" w:type="dxa"/>
            <w:vAlign w:val="center"/>
          </w:tcPr>
          <w:p w14:paraId="44111A9E" w14:textId="0562316B" w:rsidR="00532EA6" w:rsidRDefault="00532EA6" w:rsidP="5C9EE791">
            <w:pPr>
              <w:pStyle w:val="TableField-Left"/>
              <w:rPr>
                <w:rFonts w:ascii="Calibri Light" w:hAnsi="Calibri Light" w:cs="Arial"/>
                <w:b/>
                <w:bCs/>
              </w:rPr>
            </w:pPr>
            <w:r w:rsidRPr="5C9EE791">
              <w:rPr>
                <w:rFonts w:ascii="Calibri Light" w:hAnsi="Calibri Light" w:cs="Arial"/>
                <w:b/>
                <w:bCs/>
              </w:rPr>
              <w:t>Align Move Out Date to Service Request / Service Order</w:t>
            </w:r>
          </w:p>
          <w:p w14:paraId="5F370034" w14:textId="0357F831" w:rsidR="00532EA6" w:rsidRDefault="00532EA6" w:rsidP="003102A3">
            <w:pPr>
              <w:pStyle w:val="TableField-Left"/>
              <w:rPr>
                <w:rFonts w:ascii="Calibri Light" w:hAnsi="Calibri Light" w:cs="Arial"/>
              </w:rPr>
            </w:pPr>
            <w:r w:rsidRPr="00B6656F">
              <w:rPr>
                <w:rFonts w:ascii="Calibri Light" w:hAnsi="Calibri Light" w:cs="Arial"/>
              </w:rPr>
              <w:t xml:space="preserve">Enhancement to update new Move </w:t>
            </w:r>
            <w:r>
              <w:rPr>
                <w:rFonts w:ascii="Calibri Light" w:hAnsi="Calibri Light" w:cs="Arial"/>
              </w:rPr>
              <w:t>Out</w:t>
            </w:r>
            <w:r w:rsidRPr="00B6656F">
              <w:rPr>
                <w:rFonts w:ascii="Calibri Light" w:hAnsi="Calibri Light" w:cs="Arial"/>
              </w:rPr>
              <w:t xml:space="preserve"> Date to Service request / Service Order.</w:t>
            </w:r>
          </w:p>
          <w:p w14:paraId="08A17AF1" w14:textId="77777777" w:rsidR="00532EA6" w:rsidRDefault="00532EA6" w:rsidP="003102A3">
            <w:pPr>
              <w:pStyle w:val="TableField-Left"/>
              <w:rPr>
                <w:rFonts w:ascii="Calibri Light" w:hAnsi="Calibri Light" w:cs="Arial"/>
                <w:b/>
              </w:rPr>
            </w:pPr>
          </w:p>
        </w:tc>
        <w:tc>
          <w:tcPr>
            <w:tcW w:w="1302" w:type="dxa"/>
            <w:vAlign w:val="center"/>
          </w:tcPr>
          <w:p w14:paraId="35F63011" w14:textId="5C0FBECE" w:rsidR="00532EA6" w:rsidRDefault="00532EA6" w:rsidP="003102A3">
            <w:pPr>
              <w:pStyle w:val="TableField-Left"/>
              <w:rPr>
                <w:rFonts w:ascii="Calibri Light" w:hAnsi="Calibri Light" w:cs="Arial"/>
              </w:rPr>
            </w:pPr>
            <w:r>
              <w:rPr>
                <w:rFonts w:ascii="Calibri Light" w:hAnsi="Calibri Light" w:cs="Arial"/>
              </w:rPr>
              <w:t>S/4HANA</w:t>
            </w:r>
          </w:p>
        </w:tc>
        <w:tc>
          <w:tcPr>
            <w:tcW w:w="1427" w:type="dxa"/>
            <w:vAlign w:val="center"/>
          </w:tcPr>
          <w:p w14:paraId="409EBEB6" w14:textId="3169FA28" w:rsidR="00532EA6" w:rsidRDefault="00532EA6" w:rsidP="003102A3">
            <w:pPr>
              <w:pStyle w:val="TableField-Left"/>
              <w:rPr>
                <w:rFonts w:ascii="Calibri Light" w:hAnsi="Calibri Light" w:cs="Arial"/>
              </w:rPr>
            </w:pPr>
            <w:del w:id="509" w:author="Tuan Yap" w:date="2018-05-08T11:23:00Z">
              <w:r w:rsidDel="00EB120D">
                <w:rPr>
                  <w:rFonts w:ascii="Calibri Light" w:hAnsi="Calibri Light" w:cs="Arial"/>
                </w:rPr>
                <w:delText>System</w:delText>
              </w:r>
            </w:del>
            <w:ins w:id="510" w:author="Tuan Yap" w:date="2018-05-08T11:23:00Z">
              <w:r w:rsidR="00EB120D">
                <w:rPr>
                  <w:rFonts w:ascii="Calibri Light" w:hAnsi="Calibri Light" w:cs="Arial"/>
                </w:rPr>
                <w:t>Process Move Out Date Change</w:t>
              </w:r>
            </w:ins>
          </w:p>
        </w:tc>
        <w:tc>
          <w:tcPr>
            <w:tcW w:w="1415" w:type="dxa"/>
          </w:tcPr>
          <w:p w14:paraId="2F63A9E3" w14:textId="77777777" w:rsidR="00532EA6" w:rsidRDefault="00532EA6" w:rsidP="003102A3">
            <w:pPr>
              <w:pStyle w:val="TableField-Left"/>
              <w:rPr>
                <w:ins w:id="511" w:author="Tuan Yap" w:date="2018-05-03T11:18:00Z"/>
                <w:rFonts w:ascii="Calibri Light" w:hAnsi="Calibri Light" w:cs="Arial"/>
              </w:rPr>
            </w:pPr>
          </w:p>
        </w:tc>
      </w:tr>
      <w:tr w:rsidR="00532EA6" w:rsidRPr="006B24F0" w14:paraId="418CAAE0" w14:textId="1D7939CA" w:rsidTr="00532EA6">
        <w:trPr>
          <w:cantSplit/>
          <w:trHeight w:val="432"/>
        </w:trPr>
        <w:tc>
          <w:tcPr>
            <w:tcW w:w="822" w:type="dxa"/>
            <w:vAlign w:val="center"/>
          </w:tcPr>
          <w:p w14:paraId="488E4442" w14:textId="6103DF0C" w:rsidR="00532EA6" w:rsidRDefault="00532EA6" w:rsidP="003102A3">
            <w:pPr>
              <w:pStyle w:val="TableField-Center"/>
              <w:rPr>
                <w:rFonts w:ascii="Calibri Light" w:hAnsi="Calibri Light" w:cs="Arial"/>
              </w:rPr>
            </w:pPr>
            <w:r>
              <w:rPr>
                <w:rFonts w:ascii="Calibri Light" w:hAnsi="Calibri Light" w:cs="Arial"/>
              </w:rPr>
              <w:t>120</w:t>
            </w:r>
          </w:p>
        </w:tc>
        <w:tc>
          <w:tcPr>
            <w:tcW w:w="4348" w:type="dxa"/>
            <w:vAlign w:val="center"/>
          </w:tcPr>
          <w:p w14:paraId="06F81AF3" w14:textId="77777777" w:rsidR="00532EA6" w:rsidRDefault="00532EA6" w:rsidP="5C9EE791">
            <w:pPr>
              <w:pStyle w:val="TableField-Left"/>
              <w:rPr>
                <w:rFonts w:ascii="Calibri Light" w:hAnsi="Calibri Light" w:cs="Arial"/>
                <w:b/>
                <w:bCs/>
              </w:rPr>
            </w:pPr>
            <w:r w:rsidRPr="5C9EE791">
              <w:rPr>
                <w:rFonts w:ascii="Calibri Light" w:hAnsi="Calibri Light" w:cs="Arial"/>
                <w:b/>
                <w:bCs/>
              </w:rPr>
              <w:t>Meter is smart meter?</w:t>
            </w:r>
          </w:p>
          <w:p w14:paraId="772E8077" w14:textId="14A784C5" w:rsidR="00532EA6" w:rsidRDefault="00532EA6" w:rsidP="003102A3">
            <w:pPr>
              <w:pStyle w:val="TableField-Left"/>
              <w:rPr>
                <w:rFonts w:ascii="Calibri Light" w:hAnsi="Calibri Light" w:cs="Arial"/>
              </w:rPr>
            </w:pPr>
            <w:r w:rsidRPr="0060722E">
              <w:rPr>
                <w:rFonts w:ascii="Calibri Light" w:hAnsi="Calibri Light" w:cs="Arial"/>
              </w:rPr>
              <w:t xml:space="preserve">If meter is a </w:t>
            </w:r>
            <w:r>
              <w:rPr>
                <w:rFonts w:ascii="Calibri Light" w:hAnsi="Calibri Light" w:cs="Arial"/>
              </w:rPr>
              <w:t>smart</w:t>
            </w:r>
            <w:r w:rsidRPr="0060722E">
              <w:rPr>
                <w:rFonts w:ascii="Calibri Light" w:hAnsi="Calibri Light" w:cs="Arial"/>
              </w:rPr>
              <w:t xml:space="preserve"> meter, go to step </w:t>
            </w:r>
            <w:r>
              <w:rPr>
                <w:rFonts w:ascii="Calibri Light" w:hAnsi="Calibri Light" w:cs="Arial"/>
              </w:rPr>
              <w:t>14</w:t>
            </w:r>
            <w:r w:rsidRPr="0060722E">
              <w:rPr>
                <w:rFonts w:ascii="Calibri Light" w:hAnsi="Calibri Light" w:cs="Arial"/>
              </w:rPr>
              <w:t xml:space="preserve">0. Otherwise go to step </w:t>
            </w:r>
            <w:r>
              <w:rPr>
                <w:rFonts w:ascii="Calibri Light" w:hAnsi="Calibri Light" w:cs="Arial"/>
              </w:rPr>
              <w:t>13</w:t>
            </w:r>
            <w:r w:rsidRPr="0060722E">
              <w:rPr>
                <w:rFonts w:ascii="Calibri Light" w:hAnsi="Calibri Light" w:cs="Arial"/>
              </w:rPr>
              <w:t>0.</w:t>
            </w:r>
          </w:p>
          <w:p w14:paraId="14DD7710" w14:textId="77777777" w:rsidR="00532EA6" w:rsidRDefault="00532EA6" w:rsidP="003102A3">
            <w:pPr>
              <w:pStyle w:val="TableField-Left"/>
              <w:rPr>
                <w:rFonts w:ascii="Calibri Light" w:hAnsi="Calibri Light" w:cs="Arial"/>
                <w:b/>
              </w:rPr>
            </w:pPr>
          </w:p>
        </w:tc>
        <w:tc>
          <w:tcPr>
            <w:tcW w:w="1302" w:type="dxa"/>
            <w:vAlign w:val="center"/>
          </w:tcPr>
          <w:p w14:paraId="0F2D678C" w14:textId="4E034B2B" w:rsidR="00532EA6" w:rsidRDefault="00532EA6" w:rsidP="003102A3">
            <w:pPr>
              <w:pStyle w:val="TableField-Left"/>
              <w:rPr>
                <w:rFonts w:ascii="Calibri Light" w:hAnsi="Calibri Light" w:cs="Arial"/>
              </w:rPr>
            </w:pPr>
            <w:r>
              <w:rPr>
                <w:rFonts w:ascii="Calibri Light" w:hAnsi="Calibri Light" w:cs="Arial"/>
              </w:rPr>
              <w:t>N/A</w:t>
            </w:r>
          </w:p>
        </w:tc>
        <w:tc>
          <w:tcPr>
            <w:tcW w:w="1427" w:type="dxa"/>
            <w:vAlign w:val="center"/>
          </w:tcPr>
          <w:p w14:paraId="5BEA2B51" w14:textId="6F6786DC" w:rsidR="00532EA6" w:rsidRDefault="00532EA6" w:rsidP="003102A3">
            <w:pPr>
              <w:pStyle w:val="TableField-Left"/>
              <w:rPr>
                <w:rFonts w:ascii="Calibri Light" w:hAnsi="Calibri Light" w:cs="Arial"/>
              </w:rPr>
            </w:pPr>
            <w:r>
              <w:rPr>
                <w:rFonts w:ascii="Calibri Light" w:hAnsi="Calibri Light" w:cs="Arial"/>
              </w:rPr>
              <w:t>N/A</w:t>
            </w:r>
          </w:p>
        </w:tc>
        <w:tc>
          <w:tcPr>
            <w:tcW w:w="1415" w:type="dxa"/>
          </w:tcPr>
          <w:p w14:paraId="4EAAC96E" w14:textId="77777777" w:rsidR="00532EA6" w:rsidRDefault="00532EA6" w:rsidP="003102A3">
            <w:pPr>
              <w:pStyle w:val="TableField-Left"/>
              <w:rPr>
                <w:ins w:id="512" w:author="Tuan Yap" w:date="2018-05-03T11:18:00Z"/>
                <w:rFonts w:ascii="Calibri Light" w:hAnsi="Calibri Light" w:cs="Arial"/>
              </w:rPr>
            </w:pPr>
          </w:p>
        </w:tc>
      </w:tr>
      <w:tr w:rsidR="00532EA6" w:rsidRPr="006B24F0" w14:paraId="76472C74" w14:textId="08FE7301" w:rsidTr="00532EA6">
        <w:trPr>
          <w:cantSplit/>
          <w:trHeight w:val="432"/>
        </w:trPr>
        <w:tc>
          <w:tcPr>
            <w:tcW w:w="822" w:type="dxa"/>
            <w:vAlign w:val="center"/>
          </w:tcPr>
          <w:p w14:paraId="7DCC4B2E" w14:textId="050EBCAD" w:rsidR="00532EA6" w:rsidRDefault="00532EA6" w:rsidP="003102A3">
            <w:pPr>
              <w:pStyle w:val="TableField-Center"/>
              <w:rPr>
                <w:rFonts w:ascii="Calibri Light" w:hAnsi="Calibri Light" w:cs="Arial"/>
              </w:rPr>
            </w:pPr>
            <w:r>
              <w:rPr>
                <w:rFonts w:ascii="Calibri Light" w:hAnsi="Calibri Light" w:cs="Arial"/>
              </w:rPr>
              <w:t>130</w:t>
            </w:r>
          </w:p>
        </w:tc>
        <w:tc>
          <w:tcPr>
            <w:tcW w:w="4348" w:type="dxa"/>
            <w:vAlign w:val="center"/>
          </w:tcPr>
          <w:p w14:paraId="3263E671" w14:textId="77777777" w:rsidR="00532EA6" w:rsidRPr="00F82370" w:rsidRDefault="00532EA6" w:rsidP="5C9EE791">
            <w:pPr>
              <w:pStyle w:val="TableField-Left"/>
              <w:rPr>
                <w:rFonts w:ascii="Calibri Light" w:hAnsi="Calibri Light" w:cs="Arial"/>
                <w:b/>
                <w:bCs/>
              </w:rPr>
            </w:pPr>
            <w:r w:rsidRPr="5C9EE791">
              <w:rPr>
                <w:rFonts w:ascii="Calibri Light" w:hAnsi="Calibri Light" w:cs="Arial"/>
                <w:b/>
                <w:bCs/>
              </w:rPr>
              <w:t>Manage Field Orders</w:t>
            </w:r>
          </w:p>
          <w:p w14:paraId="3D8C4F9F" w14:textId="77777777" w:rsidR="00532EA6" w:rsidRDefault="00532EA6" w:rsidP="003102A3">
            <w:pPr>
              <w:pStyle w:val="TableField-Left"/>
              <w:rPr>
                <w:rFonts w:ascii="Calibri Light" w:hAnsi="Calibri Light" w:cs="Arial"/>
              </w:rPr>
            </w:pPr>
            <w:r w:rsidRPr="00F82370">
              <w:rPr>
                <w:rFonts w:ascii="Calibri Light" w:hAnsi="Calibri Light" w:cs="Arial"/>
              </w:rPr>
              <w:t>DF-WM-02 process handles process after Service Order start date is updated.</w:t>
            </w:r>
          </w:p>
          <w:p w14:paraId="216D251D" w14:textId="77777777" w:rsidR="00532EA6" w:rsidRDefault="00532EA6" w:rsidP="003102A3">
            <w:pPr>
              <w:pStyle w:val="TableField-Left"/>
              <w:rPr>
                <w:rFonts w:ascii="Calibri Light" w:hAnsi="Calibri Light" w:cs="Arial"/>
                <w:b/>
              </w:rPr>
            </w:pPr>
          </w:p>
        </w:tc>
        <w:tc>
          <w:tcPr>
            <w:tcW w:w="1302" w:type="dxa"/>
            <w:vAlign w:val="center"/>
          </w:tcPr>
          <w:p w14:paraId="733597AF" w14:textId="4AD7670B" w:rsidR="00532EA6" w:rsidRDefault="00532EA6" w:rsidP="003102A3">
            <w:pPr>
              <w:pStyle w:val="TableField-Left"/>
              <w:rPr>
                <w:rFonts w:ascii="Calibri Light" w:hAnsi="Calibri Light" w:cs="Arial"/>
              </w:rPr>
            </w:pPr>
            <w:r>
              <w:rPr>
                <w:rFonts w:ascii="Calibri Light" w:hAnsi="Calibri Light" w:cs="Arial"/>
              </w:rPr>
              <w:t>S/4HANA</w:t>
            </w:r>
          </w:p>
        </w:tc>
        <w:tc>
          <w:tcPr>
            <w:tcW w:w="1427" w:type="dxa"/>
            <w:vAlign w:val="center"/>
          </w:tcPr>
          <w:p w14:paraId="6A08FFB8" w14:textId="4498FA7F" w:rsidR="00532EA6" w:rsidRDefault="00532EA6" w:rsidP="003102A3">
            <w:pPr>
              <w:pStyle w:val="TableField-Left"/>
              <w:rPr>
                <w:rFonts w:ascii="Calibri Light" w:hAnsi="Calibri Light" w:cs="Arial"/>
              </w:rPr>
            </w:pPr>
            <w:r>
              <w:rPr>
                <w:rFonts w:ascii="Calibri Light" w:hAnsi="Calibri Light" w:cs="Arial"/>
              </w:rPr>
              <w:t>N/A</w:t>
            </w:r>
          </w:p>
        </w:tc>
        <w:tc>
          <w:tcPr>
            <w:tcW w:w="1415" w:type="dxa"/>
          </w:tcPr>
          <w:p w14:paraId="248EB260" w14:textId="77777777" w:rsidR="00532EA6" w:rsidRDefault="00532EA6" w:rsidP="003102A3">
            <w:pPr>
              <w:pStyle w:val="TableField-Left"/>
              <w:rPr>
                <w:ins w:id="513" w:author="Tuan Yap" w:date="2018-05-03T11:18:00Z"/>
                <w:rFonts w:ascii="Calibri Light" w:hAnsi="Calibri Light" w:cs="Arial"/>
              </w:rPr>
            </w:pPr>
          </w:p>
        </w:tc>
      </w:tr>
      <w:tr w:rsidR="00532EA6" w:rsidRPr="006B24F0" w14:paraId="15DF1C2F" w14:textId="115DCB85" w:rsidTr="00532EA6">
        <w:trPr>
          <w:cantSplit/>
          <w:trHeight w:val="432"/>
        </w:trPr>
        <w:tc>
          <w:tcPr>
            <w:tcW w:w="822" w:type="dxa"/>
            <w:vAlign w:val="center"/>
          </w:tcPr>
          <w:p w14:paraId="3A533BA6" w14:textId="56F0FBC7" w:rsidR="00532EA6" w:rsidRPr="00F82370" w:rsidRDefault="00532EA6" w:rsidP="003102A3">
            <w:pPr>
              <w:pStyle w:val="TableField-Center"/>
              <w:rPr>
                <w:rFonts w:ascii="Calibri Light" w:hAnsi="Calibri Light" w:cs="Arial"/>
              </w:rPr>
            </w:pPr>
            <w:r>
              <w:rPr>
                <w:rFonts w:ascii="Calibri Light" w:hAnsi="Calibri Light" w:cs="Arial"/>
              </w:rPr>
              <w:t>140</w:t>
            </w:r>
          </w:p>
        </w:tc>
        <w:tc>
          <w:tcPr>
            <w:tcW w:w="4348" w:type="dxa"/>
            <w:vAlign w:val="center"/>
          </w:tcPr>
          <w:p w14:paraId="26FC302B" w14:textId="77777777" w:rsidR="00532EA6" w:rsidRDefault="00532EA6" w:rsidP="5C9EE791">
            <w:pPr>
              <w:pStyle w:val="TableField-Left"/>
              <w:rPr>
                <w:rFonts w:ascii="Calibri Light" w:hAnsi="Calibri Light" w:cs="Arial"/>
                <w:b/>
                <w:bCs/>
              </w:rPr>
            </w:pPr>
            <w:r w:rsidRPr="5C9EE791">
              <w:rPr>
                <w:rFonts w:ascii="Calibri Light" w:hAnsi="Calibri Light" w:cs="Arial"/>
                <w:b/>
                <w:bCs/>
              </w:rPr>
              <w:t>Manage Remote Orders</w:t>
            </w:r>
          </w:p>
          <w:p w14:paraId="33D0A07D" w14:textId="77777777" w:rsidR="00532EA6" w:rsidRDefault="00532EA6" w:rsidP="003102A3">
            <w:pPr>
              <w:pStyle w:val="TableField-Left"/>
              <w:rPr>
                <w:rFonts w:ascii="Calibri Light" w:hAnsi="Calibri Light" w:cs="Arial"/>
              </w:rPr>
            </w:pPr>
            <w:r>
              <w:rPr>
                <w:rFonts w:ascii="Calibri Light" w:hAnsi="Calibri Light" w:cs="Arial"/>
              </w:rPr>
              <w:t>DF-WM-03 process updates Service Request to RSS.</w:t>
            </w:r>
          </w:p>
          <w:p w14:paraId="26240F98" w14:textId="77777777" w:rsidR="00532EA6" w:rsidRPr="00F82370" w:rsidRDefault="00532EA6" w:rsidP="003102A3">
            <w:pPr>
              <w:pStyle w:val="TableField-Left"/>
              <w:rPr>
                <w:rFonts w:ascii="Calibri Light" w:hAnsi="Calibri Light" w:cs="Arial"/>
                <w:b/>
              </w:rPr>
            </w:pPr>
          </w:p>
        </w:tc>
        <w:tc>
          <w:tcPr>
            <w:tcW w:w="1302" w:type="dxa"/>
            <w:vAlign w:val="center"/>
          </w:tcPr>
          <w:p w14:paraId="50770E36" w14:textId="65A99E18" w:rsidR="00532EA6" w:rsidRDefault="00532EA6" w:rsidP="003102A3">
            <w:pPr>
              <w:pStyle w:val="TableField-Left"/>
              <w:rPr>
                <w:rFonts w:ascii="Calibri Light" w:hAnsi="Calibri Light" w:cs="Arial"/>
              </w:rPr>
            </w:pPr>
            <w:r>
              <w:rPr>
                <w:rFonts w:ascii="Calibri Light" w:hAnsi="Calibri Light" w:cs="Arial"/>
              </w:rPr>
              <w:t>S/4HANA</w:t>
            </w:r>
          </w:p>
        </w:tc>
        <w:tc>
          <w:tcPr>
            <w:tcW w:w="1427" w:type="dxa"/>
            <w:vAlign w:val="center"/>
          </w:tcPr>
          <w:p w14:paraId="02691F36" w14:textId="3722F1E2" w:rsidR="00532EA6" w:rsidRDefault="00532EA6" w:rsidP="003102A3">
            <w:pPr>
              <w:pStyle w:val="TableField-Left"/>
              <w:rPr>
                <w:rFonts w:ascii="Calibri Light" w:hAnsi="Calibri Light" w:cs="Arial"/>
              </w:rPr>
            </w:pPr>
            <w:r>
              <w:rPr>
                <w:rFonts w:ascii="Calibri Light" w:hAnsi="Calibri Light" w:cs="Arial"/>
              </w:rPr>
              <w:t>N/A</w:t>
            </w:r>
          </w:p>
        </w:tc>
        <w:tc>
          <w:tcPr>
            <w:tcW w:w="1415" w:type="dxa"/>
          </w:tcPr>
          <w:p w14:paraId="56555B19" w14:textId="77777777" w:rsidR="00532EA6" w:rsidRDefault="00532EA6" w:rsidP="003102A3">
            <w:pPr>
              <w:pStyle w:val="TableField-Left"/>
              <w:rPr>
                <w:ins w:id="514" w:author="Tuan Yap" w:date="2018-05-03T11:18:00Z"/>
                <w:rFonts w:ascii="Calibri Light" w:hAnsi="Calibri Light" w:cs="Arial"/>
              </w:rPr>
            </w:pPr>
          </w:p>
        </w:tc>
      </w:tr>
      <w:tr w:rsidR="00532EA6" w:rsidRPr="006B24F0" w14:paraId="334FF331" w14:textId="2394A740" w:rsidTr="00532EA6">
        <w:trPr>
          <w:cantSplit/>
          <w:trHeight w:val="432"/>
        </w:trPr>
        <w:tc>
          <w:tcPr>
            <w:tcW w:w="822" w:type="dxa"/>
            <w:vAlign w:val="center"/>
          </w:tcPr>
          <w:p w14:paraId="16DDCBC5" w14:textId="2D9A9D5C" w:rsidR="00532EA6" w:rsidRDefault="00532EA6" w:rsidP="003102A3">
            <w:pPr>
              <w:pStyle w:val="TableField-Center"/>
              <w:rPr>
                <w:rFonts w:ascii="Calibri Light" w:hAnsi="Calibri Light" w:cs="Arial"/>
              </w:rPr>
            </w:pPr>
            <w:r>
              <w:rPr>
                <w:rFonts w:ascii="Calibri Light" w:hAnsi="Calibri Light" w:cs="Arial"/>
              </w:rPr>
              <w:t>150</w:t>
            </w:r>
          </w:p>
        </w:tc>
        <w:tc>
          <w:tcPr>
            <w:tcW w:w="4348" w:type="dxa"/>
            <w:vAlign w:val="center"/>
          </w:tcPr>
          <w:p w14:paraId="0A05AA42" w14:textId="77777777" w:rsidR="00532EA6" w:rsidRDefault="00532EA6" w:rsidP="5C9EE791">
            <w:pPr>
              <w:pStyle w:val="TableField-Left"/>
              <w:rPr>
                <w:rFonts w:ascii="Calibri Light" w:hAnsi="Calibri Light" w:cs="Arial"/>
                <w:b/>
                <w:bCs/>
              </w:rPr>
            </w:pPr>
            <w:r w:rsidRPr="5C9EE791">
              <w:rPr>
                <w:rFonts w:ascii="Calibri Light" w:hAnsi="Calibri Light" w:cs="Arial"/>
                <w:b/>
                <w:bCs/>
              </w:rPr>
              <w:t>Contract is updated</w:t>
            </w:r>
          </w:p>
          <w:p w14:paraId="166167B1" w14:textId="07AA4DB6" w:rsidR="00532EA6" w:rsidRDefault="00532EA6" w:rsidP="003102A3">
            <w:pPr>
              <w:pStyle w:val="TableField-Left"/>
              <w:rPr>
                <w:rFonts w:ascii="Calibri Light" w:hAnsi="Calibri Light" w:cs="Arial"/>
              </w:rPr>
            </w:pPr>
            <w:r>
              <w:rPr>
                <w:rFonts w:ascii="Calibri Light" w:hAnsi="Calibri Light" w:cs="Arial"/>
              </w:rPr>
              <w:t>New Move Out Date is updated to Contract.</w:t>
            </w:r>
          </w:p>
          <w:p w14:paraId="55DF126A" w14:textId="77777777" w:rsidR="00532EA6" w:rsidRDefault="00532EA6" w:rsidP="003102A3">
            <w:pPr>
              <w:pStyle w:val="TableField-Left"/>
              <w:rPr>
                <w:rFonts w:ascii="Calibri Light" w:hAnsi="Calibri Light" w:cs="Arial"/>
                <w:b/>
              </w:rPr>
            </w:pPr>
          </w:p>
        </w:tc>
        <w:tc>
          <w:tcPr>
            <w:tcW w:w="1302" w:type="dxa"/>
            <w:vAlign w:val="center"/>
          </w:tcPr>
          <w:p w14:paraId="69D26225" w14:textId="31D3B03E" w:rsidR="00532EA6" w:rsidRDefault="00532EA6" w:rsidP="003102A3">
            <w:pPr>
              <w:pStyle w:val="TableField-Left"/>
              <w:rPr>
                <w:rFonts w:ascii="Calibri Light" w:hAnsi="Calibri Light" w:cs="Arial"/>
              </w:rPr>
            </w:pPr>
            <w:r>
              <w:rPr>
                <w:rFonts w:ascii="Calibri Light" w:hAnsi="Calibri Light" w:cs="Arial"/>
              </w:rPr>
              <w:t>S/4HANA</w:t>
            </w:r>
          </w:p>
        </w:tc>
        <w:tc>
          <w:tcPr>
            <w:tcW w:w="1427" w:type="dxa"/>
            <w:vAlign w:val="center"/>
          </w:tcPr>
          <w:p w14:paraId="470C0606" w14:textId="23B10771" w:rsidR="00532EA6" w:rsidRDefault="00532EA6" w:rsidP="003102A3">
            <w:pPr>
              <w:pStyle w:val="TableField-Left"/>
              <w:rPr>
                <w:rFonts w:ascii="Calibri Light" w:hAnsi="Calibri Light" w:cs="Arial"/>
              </w:rPr>
            </w:pPr>
            <w:del w:id="515" w:author="Tuan Yap" w:date="2018-05-08T11:23:00Z">
              <w:r w:rsidDel="00EB120D">
                <w:rPr>
                  <w:rFonts w:ascii="Calibri Light" w:hAnsi="Calibri Light" w:cs="Arial"/>
                </w:rPr>
                <w:delText>System</w:delText>
              </w:r>
            </w:del>
            <w:ins w:id="516" w:author="Tuan Yap" w:date="2018-05-08T11:23:00Z">
              <w:r w:rsidR="00EB120D">
                <w:rPr>
                  <w:rFonts w:ascii="Calibri Light" w:hAnsi="Calibri Light" w:cs="Arial"/>
                </w:rPr>
                <w:t>Process Move Out Date Change</w:t>
              </w:r>
            </w:ins>
          </w:p>
        </w:tc>
        <w:tc>
          <w:tcPr>
            <w:tcW w:w="1415" w:type="dxa"/>
          </w:tcPr>
          <w:p w14:paraId="18E0FB93" w14:textId="77777777" w:rsidR="00532EA6" w:rsidRDefault="00532EA6" w:rsidP="003102A3">
            <w:pPr>
              <w:pStyle w:val="TableField-Left"/>
              <w:rPr>
                <w:ins w:id="517" w:author="Tuan Yap" w:date="2018-05-03T11:18:00Z"/>
                <w:rFonts w:ascii="Calibri Light" w:hAnsi="Calibri Light" w:cs="Arial"/>
              </w:rPr>
            </w:pPr>
          </w:p>
        </w:tc>
      </w:tr>
      <w:tr w:rsidR="00532EA6" w:rsidRPr="006B24F0" w14:paraId="31C7B78E" w14:textId="0A1FE829" w:rsidTr="00532EA6">
        <w:trPr>
          <w:cantSplit/>
          <w:trHeight w:val="432"/>
        </w:trPr>
        <w:tc>
          <w:tcPr>
            <w:tcW w:w="822" w:type="dxa"/>
            <w:vAlign w:val="center"/>
          </w:tcPr>
          <w:p w14:paraId="2C701134" w14:textId="02418236" w:rsidR="00532EA6" w:rsidRDefault="00532EA6" w:rsidP="003102A3">
            <w:pPr>
              <w:pStyle w:val="TableField-Center"/>
              <w:rPr>
                <w:rFonts w:ascii="Calibri Light" w:hAnsi="Calibri Light" w:cs="Arial"/>
              </w:rPr>
            </w:pPr>
            <w:r>
              <w:rPr>
                <w:rFonts w:ascii="Calibri Light" w:hAnsi="Calibri Light" w:cs="Arial"/>
              </w:rPr>
              <w:t>160</w:t>
            </w:r>
          </w:p>
        </w:tc>
        <w:tc>
          <w:tcPr>
            <w:tcW w:w="4348" w:type="dxa"/>
            <w:vAlign w:val="center"/>
          </w:tcPr>
          <w:p w14:paraId="14002510" w14:textId="3B0E438F" w:rsidR="00532EA6" w:rsidRDefault="00532EA6" w:rsidP="5C9EE791">
            <w:pPr>
              <w:pStyle w:val="TableField-Left"/>
              <w:rPr>
                <w:rFonts w:ascii="Calibri Light" w:hAnsi="Calibri Light" w:cs="Arial"/>
                <w:b/>
                <w:bCs/>
              </w:rPr>
            </w:pPr>
            <w:r w:rsidRPr="5C9EE791">
              <w:rPr>
                <w:rFonts w:ascii="Calibri Light" w:hAnsi="Calibri Light" w:cs="Arial"/>
                <w:b/>
                <w:bCs/>
              </w:rPr>
              <w:t>Move Out Document is updated</w:t>
            </w:r>
          </w:p>
          <w:p w14:paraId="649A978C" w14:textId="303A9996" w:rsidR="00532EA6" w:rsidRPr="00D47536" w:rsidRDefault="00532EA6" w:rsidP="003102A3">
            <w:pPr>
              <w:pStyle w:val="TableField-Left"/>
              <w:rPr>
                <w:rFonts w:ascii="Calibri Light" w:hAnsi="Calibri Light" w:cs="Arial"/>
              </w:rPr>
            </w:pPr>
            <w:r w:rsidRPr="00D47536">
              <w:rPr>
                <w:rFonts w:ascii="Calibri Light" w:hAnsi="Calibri Light" w:cs="Arial"/>
              </w:rPr>
              <w:t xml:space="preserve">New Move </w:t>
            </w:r>
            <w:r>
              <w:rPr>
                <w:rFonts w:ascii="Calibri Light" w:hAnsi="Calibri Light" w:cs="Arial"/>
              </w:rPr>
              <w:t>Out</w:t>
            </w:r>
            <w:r w:rsidRPr="00D47536">
              <w:rPr>
                <w:rFonts w:ascii="Calibri Light" w:hAnsi="Calibri Light" w:cs="Arial"/>
              </w:rPr>
              <w:t xml:space="preserve"> Date is updated to Move </w:t>
            </w:r>
            <w:r>
              <w:rPr>
                <w:rFonts w:ascii="Calibri Light" w:hAnsi="Calibri Light" w:cs="Arial"/>
              </w:rPr>
              <w:t>Out</w:t>
            </w:r>
            <w:r w:rsidRPr="00D47536">
              <w:rPr>
                <w:rFonts w:ascii="Calibri Light" w:hAnsi="Calibri Light" w:cs="Arial"/>
              </w:rPr>
              <w:t xml:space="preserve"> Document</w:t>
            </w:r>
          </w:p>
          <w:p w14:paraId="6250C42A" w14:textId="77777777" w:rsidR="00532EA6" w:rsidRDefault="00532EA6" w:rsidP="003102A3">
            <w:pPr>
              <w:pStyle w:val="TableField-Left"/>
              <w:rPr>
                <w:rFonts w:ascii="Calibri Light" w:hAnsi="Calibri Light" w:cs="Arial"/>
                <w:b/>
              </w:rPr>
            </w:pPr>
          </w:p>
        </w:tc>
        <w:tc>
          <w:tcPr>
            <w:tcW w:w="1302" w:type="dxa"/>
            <w:vAlign w:val="center"/>
          </w:tcPr>
          <w:p w14:paraId="4F827C03" w14:textId="19B4D3AB" w:rsidR="00532EA6" w:rsidRDefault="00532EA6" w:rsidP="003102A3">
            <w:pPr>
              <w:pStyle w:val="TableField-Left"/>
              <w:rPr>
                <w:rFonts w:ascii="Calibri Light" w:hAnsi="Calibri Light" w:cs="Arial"/>
              </w:rPr>
            </w:pPr>
            <w:r>
              <w:rPr>
                <w:rFonts w:ascii="Calibri Light" w:hAnsi="Calibri Light" w:cs="Arial"/>
              </w:rPr>
              <w:t>S/4HANA</w:t>
            </w:r>
          </w:p>
        </w:tc>
        <w:tc>
          <w:tcPr>
            <w:tcW w:w="1427" w:type="dxa"/>
            <w:vAlign w:val="center"/>
          </w:tcPr>
          <w:p w14:paraId="5BDC697D" w14:textId="472A3A22" w:rsidR="00532EA6" w:rsidRDefault="00EB120D" w:rsidP="003102A3">
            <w:pPr>
              <w:pStyle w:val="TableField-Left"/>
              <w:rPr>
                <w:rFonts w:ascii="Calibri Light" w:hAnsi="Calibri Light" w:cs="Arial"/>
              </w:rPr>
            </w:pPr>
            <w:ins w:id="518" w:author="Tuan Yap" w:date="2018-05-08T11:23:00Z">
              <w:r>
                <w:rPr>
                  <w:rFonts w:ascii="Calibri Light" w:hAnsi="Calibri Light" w:cs="Arial"/>
                </w:rPr>
                <w:t>Process Move Out Date Change</w:t>
              </w:r>
            </w:ins>
            <w:del w:id="519" w:author="Tuan Yap" w:date="2018-05-08T11:23:00Z">
              <w:r w:rsidR="00532EA6" w:rsidDel="00EB120D">
                <w:rPr>
                  <w:rFonts w:ascii="Calibri Light" w:hAnsi="Calibri Light" w:cs="Arial"/>
                </w:rPr>
                <w:delText>System</w:delText>
              </w:r>
            </w:del>
          </w:p>
        </w:tc>
        <w:tc>
          <w:tcPr>
            <w:tcW w:w="1415" w:type="dxa"/>
          </w:tcPr>
          <w:p w14:paraId="051A1163" w14:textId="77777777" w:rsidR="00532EA6" w:rsidRDefault="00532EA6" w:rsidP="003102A3">
            <w:pPr>
              <w:pStyle w:val="TableField-Left"/>
              <w:rPr>
                <w:ins w:id="520" w:author="Tuan Yap" w:date="2018-05-03T11:18:00Z"/>
                <w:rFonts w:ascii="Calibri Light" w:hAnsi="Calibri Light" w:cs="Arial"/>
              </w:rPr>
            </w:pPr>
          </w:p>
        </w:tc>
      </w:tr>
      <w:tr w:rsidR="00532EA6" w:rsidRPr="006B24F0" w14:paraId="3C5D0E54" w14:textId="5419C80C" w:rsidTr="00532EA6">
        <w:trPr>
          <w:cantSplit/>
          <w:trHeight w:val="432"/>
        </w:trPr>
        <w:tc>
          <w:tcPr>
            <w:tcW w:w="822" w:type="dxa"/>
            <w:vAlign w:val="center"/>
          </w:tcPr>
          <w:p w14:paraId="14615E58" w14:textId="3CE29DDC" w:rsidR="00532EA6" w:rsidRDefault="00532EA6" w:rsidP="003102A3">
            <w:pPr>
              <w:pStyle w:val="TableField-Center"/>
              <w:rPr>
                <w:rFonts w:ascii="Calibri Light" w:hAnsi="Calibri Light" w:cs="Arial"/>
              </w:rPr>
            </w:pPr>
            <w:r>
              <w:rPr>
                <w:rFonts w:ascii="Calibri Light" w:hAnsi="Calibri Light" w:cs="Arial"/>
              </w:rPr>
              <w:t>170</w:t>
            </w:r>
          </w:p>
        </w:tc>
        <w:tc>
          <w:tcPr>
            <w:tcW w:w="4348" w:type="dxa"/>
            <w:vAlign w:val="center"/>
          </w:tcPr>
          <w:p w14:paraId="462FD93E" w14:textId="77777777" w:rsidR="00532EA6" w:rsidRDefault="00532EA6" w:rsidP="5C9EE791">
            <w:pPr>
              <w:pStyle w:val="TableField-Left"/>
              <w:rPr>
                <w:rFonts w:ascii="Calibri Light" w:hAnsi="Calibri Light" w:cs="Arial"/>
                <w:b/>
                <w:bCs/>
              </w:rPr>
            </w:pPr>
            <w:r w:rsidRPr="5C9EE791">
              <w:rPr>
                <w:rFonts w:ascii="Calibri Light" w:hAnsi="Calibri Light" w:cs="Arial"/>
                <w:b/>
                <w:bCs/>
              </w:rPr>
              <w:t>Update Programs &amp; Services</w:t>
            </w:r>
          </w:p>
          <w:p w14:paraId="34AE07D3" w14:textId="77777777" w:rsidR="00532EA6" w:rsidRDefault="00532EA6" w:rsidP="003102A3">
            <w:pPr>
              <w:pStyle w:val="TableField-Left"/>
              <w:rPr>
                <w:rFonts w:ascii="Calibri Light" w:hAnsi="Calibri Light" w:cs="Arial"/>
              </w:rPr>
            </w:pPr>
            <w:r>
              <w:rPr>
                <w:rFonts w:ascii="Calibri Light" w:hAnsi="Calibri Light" w:cs="Arial"/>
              </w:rPr>
              <w:t>Programs &amp; Services are updated automatically by system</w:t>
            </w:r>
          </w:p>
          <w:p w14:paraId="766D1C79" w14:textId="77777777" w:rsidR="00532EA6" w:rsidRDefault="00532EA6" w:rsidP="003102A3">
            <w:pPr>
              <w:pStyle w:val="TableField-Left"/>
              <w:rPr>
                <w:rFonts w:ascii="Calibri Light" w:hAnsi="Calibri Light" w:cs="Arial"/>
                <w:b/>
              </w:rPr>
            </w:pPr>
          </w:p>
        </w:tc>
        <w:tc>
          <w:tcPr>
            <w:tcW w:w="1302" w:type="dxa"/>
            <w:vAlign w:val="center"/>
          </w:tcPr>
          <w:p w14:paraId="52EA4B3C" w14:textId="136EFD80" w:rsidR="00532EA6" w:rsidRDefault="00532EA6" w:rsidP="003102A3">
            <w:pPr>
              <w:pStyle w:val="TableField-Left"/>
              <w:rPr>
                <w:rFonts w:ascii="Calibri Light" w:hAnsi="Calibri Light" w:cs="Arial"/>
              </w:rPr>
            </w:pPr>
            <w:r>
              <w:rPr>
                <w:rFonts w:ascii="Calibri Light" w:hAnsi="Calibri Light" w:cs="Arial"/>
              </w:rPr>
              <w:t>Hybris C4C</w:t>
            </w:r>
          </w:p>
        </w:tc>
        <w:tc>
          <w:tcPr>
            <w:tcW w:w="1427" w:type="dxa"/>
            <w:vAlign w:val="center"/>
          </w:tcPr>
          <w:p w14:paraId="0155319D" w14:textId="6B25D880" w:rsidR="00532EA6" w:rsidRDefault="00EB120D" w:rsidP="003102A3">
            <w:pPr>
              <w:pStyle w:val="TableField-Left"/>
              <w:rPr>
                <w:rFonts w:ascii="Calibri Light" w:hAnsi="Calibri Light" w:cs="Arial"/>
              </w:rPr>
            </w:pPr>
            <w:ins w:id="521" w:author="Tuan Yap" w:date="2018-05-08T11:23:00Z">
              <w:r>
                <w:rPr>
                  <w:rFonts w:ascii="Calibri Light" w:hAnsi="Calibri Light" w:cs="Arial"/>
                </w:rPr>
                <w:t>Process Move Out Date Change</w:t>
              </w:r>
            </w:ins>
            <w:del w:id="522" w:author="Tuan Yap" w:date="2018-05-08T11:23:00Z">
              <w:r w:rsidR="00532EA6" w:rsidDel="00EB120D">
                <w:rPr>
                  <w:rFonts w:ascii="Calibri Light" w:hAnsi="Calibri Light" w:cs="Arial"/>
                </w:rPr>
                <w:delText>System</w:delText>
              </w:r>
            </w:del>
          </w:p>
        </w:tc>
        <w:tc>
          <w:tcPr>
            <w:tcW w:w="1415" w:type="dxa"/>
          </w:tcPr>
          <w:p w14:paraId="7C1C6054" w14:textId="77777777" w:rsidR="00532EA6" w:rsidRDefault="00532EA6" w:rsidP="003102A3">
            <w:pPr>
              <w:pStyle w:val="TableField-Left"/>
              <w:rPr>
                <w:ins w:id="523" w:author="Tuan Yap" w:date="2018-05-03T11:18:00Z"/>
                <w:rFonts w:ascii="Calibri Light" w:hAnsi="Calibri Light" w:cs="Arial"/>
              </w:rPr>
            </w:pPr>
          </w:p>
        </w:tc>
      </w:tr>
      <w:tr w:rsidR="00532EA6" w:rsidRPr="006B24F0" w14:paraId="58E2FDF0" w14:textId="67A86CE6" w:rsidTr="00532EA6">
        <w:trPr>
          <w:cantSplit/>
          <w:trHeight w:val="432"/>
        </w:trPr>
        <w:tc>
          <w:tcPr>
            <w:tcW w:w="822" w:type="dxa"/>
            <w:vAlign w:val="center"/>
          </w:tcPr>
          <w:p w14:paraId="12FFDFCC" w14:textId="2F43D3C7" w:rsidR="00532EA6" w:rsidRDefault="00532EA6" w:rsidP="003102A3">
            <w:pPr>
              <w:pStyle w:val="TableField-Center"/>
              <w:rPr>
                <w:rFonts w:ascii="Calibri Light" w:hAnsi="Calibri Light" w:cs="Arial"/>
              </w:rPr>
            </w:pPr>
            <w:r>
              <w:rPr>
                <w:rFonts w:ascii="Calibri Light" w:hAnsi="Calibri Light" w:cs="Arial"/>
              </w:rPr>
              <w:t>180</w:t>
            </w:r>
          </w:p>
        </w:tc>
        <w:tc>
          <w:tcPr>
            <w:tcW w:w="4348" w:type="dxa"/>
            <w:vAlign w:val="center"/>
          </w:tcPr>
          <w:p w14:paraId="5F4F9381" w14:textId="0028EC10" w:rsidR="00532EA6" w:rsidRDefault="00532EA6" w:rsidP="5C9EE791">
            <w:pPr>
              <w:pStyle w:val="TableField-Left"/>
              <w:rPr>
                <w:rFonts w:ascii="Calibri Light" w:hAnsi="Calibri Light" w:cs="Arial"/>
                <w:b/>
                <w:bCs/>
              </w:rPr>
            </w:pPr>
            <w:r w:rsidRPr="5C9EE791">
              <w:rPr>
                <w:rFonts w:ascii="Calibri Light" w:hAnsi="Calibri Light" w:cs="Arial"/>
                <w:b/>
                <w:bCs/>
              </w:rPr>
              <w:t xml:space="preserve">Create Activity </w:t>
            </w:r>
          </w:p>
          <w:p w14:paraId="0ADA9B1A" w14:textId="07BDB45E" w:rsidR="00532EA6" w:rsidRDefault="00532EA6" w:rsidP="003102A3">
            <w:pPr>
              <w:pStyle w:val="TableField-Left"/>
              <w:rPr>
                <w:rFonts w:ascii="Calibri Light" w:hAnsi="Calibri Light" w:cs="Arial"/>
              </w:rPr>
            </w:pPr>
            <w:r>
              <w:rPr>
                <w:rFonts w:ascii="Calibri Light" w:hAnsi="Calibri Light" w:cs="Arial"/>
              </w:rPr>
              <w:t>User creates an Activity documenting the information in the long text</w:t>
            </w:r>
          </w:p>
          <w:p w14:paraId="7D393F97" w14:textId="77777777" w:rsidR="00532EA6" w:rsidRDefault="00532EA6" w:rsidP="003102A3">
            <w:pPr>
              <w:pStyle w:val="TableField-Left"/>
              <w:rPr>
                <w:rFonts w:ascii="Calibri Light" w:hAnsi="Calibri Light" w:cs="Arial"/>
                <w:b/>
              </w:rPr>
            </w:pPr>
          </w:p>
        </w:tc>
        <w:tc>
          <w:tcPr>
            <w:tcW w:w="1302" w:type="dxa"/>
            <w:vAlign w:val="center"/>
          </w:tcPr>
          <w:p w14:paraId="184983B0" w14:textId="7F7CE2BF" w:rsidR="00532EA6" w:rsidRDefault="00532EA6" w:rsidP="003102A3">
            <w:pPr>
              <w:pStyle w:val="TableField-Left"/>
              <w:rPr>
                <w:rFonts w:ascii="Calibri Light" w:hAnsi="Calibri Light" w:cs="Arial"/>
              </w:rPr>
            </w:pPr>
            <w:r>
              <w:rPr>
                <w:rFonts w:ascii="Calibri Light" w:hAnsi="Calibri Light" w:cs="Arial"/>
              </w:rPr>
              <w:t>Hybris C4C</w:t>
            </w:r>
          </w:p>
        </w:tc>
        <w:tc>
          <w:tcPr>
            <w:tcW w:w="1427" w:type="dxa"/>
            <w:vAlign w:val="center"/>
          </w:tcPr>
          <w:p w14:paraId="574DA5EB" w14:textId="506C9D95" w:rsidR="00532EA6" w:rsidRDefault="00532EA6" w:rsidP="003102A3">
            <w:pPr>
              <w:pStyle w:val="TableField-Left"/>
              <w:rPr>
                <w:rFonts w:ascii="Calibri Light" w:hAnsi="Calibri Light" w:cs="Arial"/>
              </w:rPr>
            </w:pPr>
            <w:del w:id="524" w:author="Tuan Yap" w:date="2018-05-08T11:24:00Z">
              <w:r w:rsidDel="00EB120D">
                <w:rPr>
                  <w:rFonts w:ascii="Calibri Light" w:hAnsi="Calibri Light" w:cs="Arial"/>
                </w:rPr>
                <w:delText>Front Office user</w:delText>
              </w:r>
            </w:del>
            <w:ins w:id="525" w:author="Tuan Yap" w:date="2018-05-08T11:24:00Z">
              <w:r w:rsidR="00EB120D">
                <w:rPr>
                  <w:rFonts w:ascii="Calibri Light" w:hAnsi="Calibri Light" w:cs="Arial"/>
                </w:rPr>
                <w:t>Move Out Date Change</w:t>
              </w:r>
            </w:ins>
          </w:p>
        </w:tc>
        <w:tc>
          <w:tcPr>
            <w:tcW w:w="1415" w:type="dxa"/>
          </w:tcPr>
          <w:p w14:paraId="4366B375" w14:textId="77777777" w:rsidR="00532EA6" w:rsidRDefault="00532EA6" w:rsidP="003102A3">
            <w:pPr>
              <w:pStyle w:val="TableField-Left"/>
              <w:rPr>
                <w:ins w:id="526" w:author="Tuan Yap" w:date="2018-05-03T11:18:00Z"/>
                <w:rFonts w:ascii="Calibri Light" w:hAnsi="Calibri Light" w:cs="Arial"/>
              </w:rPr>
            </w:pPr>
          </w:p>
        </w:tc>
      </w:tr>
      <w:tr w:rsidR="00532EA6" w:rsidRPr="006B24F0" w14:paraId="71B903EE" w14:textId="55FF6BAA" w:rsidTr="00532EA6">
        <w:trPr>
          <w:cantSplit/>
          <w:trHeight w:val="432"/>
        </w:trPr>
        <w:tc>
          <w:tcPr>
            <w:tcW w:w="822" w:type="dxa"/>
            <w:vAlign w:val="center"/>
          </w:tcPr>
          <w:p w14:paraId="0666CB36" w14:textId="0B7FCC58" w:rsidR="00532EA6" w:rsidRDefault="00532EA6" w:rsidP="003102A3">
            <w:pPr>
              <w:pStyle w:val="TableField-Center"/>
              <w:rPr>
                <w:rFonts w:ascii="Calibri Light" w:hAnsi="Calibri Light" w:cs="Arial"/>
              </w:rPr>
            </w:pPr>
            <w:r>
              <w:rPr>
                <w:rFonts w:ascii="Calibri Light" w:hAnsi="Calibri Light" w:cs="Arial"/>
              </w:rPr>
              <w:t>190</w:t>
            </w:r>
          </w:p>
        </w:tc>
        <w:tc>
          <w:tcPr>
            <w:tcW w:w="4348" w:type="dxa"/>
            <w:vAlign w:val="center"/>
          </w:tcPr>
          <w:p w14:paraId="308E8659" w14:textId="4F125BFA" w:rsidR="00532EA6" w:rsidRDefault="00532EA6" w:rsidP="5C9EE791">
            <w:pPr>
              <w:pStyle w:val="TableField-Left"/>
              <w:rPr>
                <w:rFonts w:ascii="Calibri Light" w:hAnsi="Calibri Light" w:cs="Arial"/>
                <w:b/>
                <w:bCs/>
              </w:rPr>
            </w:pPr>
            <w:r w:rsidRPr="5C9EE791">
              <w:rPr>
                <w:rFonts w:ascii="Calibri Light" w:hAnsi="Calibri Light" w:cs="Arial"/>
                <w:b/>
                <w:bCs/>
              </w:rPr>
              <w:t>End</w:t>
            </w:r>
          </w:p>
        </w:tc>
        <w:tc>
          <w:tcPr>
            <w:tcW w:w="1302" w:type="dxa"/>
            <w:vAlign w:val="center"/>
          </w:tcPr>
          <w:p w14:paraId="66C4D2DB" w14:textId="473020CE" w:rsidR="00532EA6" w:rsidRDefault="00532EA6" w:rsidP="003102A3">
            <w:pPr>
              <w:pStyle w:val="TableField-Left"/>
              <w:rPr>
                <w:rFonts w:ascii="Calibri Light" w:hAnsi="Calibri Light" w:cs="Arial"/>
              </w:rPr>
            </w:pPr>
            <w:r>
              <w:rPr>
                <w:rFonts w:ascii="Calibri Light" w:hAnsi="Calibri Light" w:cs="Arial"/>
              </w:rPr>
              <w:t>N/A</w:t>
            </w:r>
          </w:p>
        </w:tc>
        <w:tc>
          <w:tcPr>
            <w:tcW w:w="1427" w:type="dxa"/>
            <w:vAlign w:val="center"/>
          </w:tcPr>
          <w:p w14:paraId="27DA0330" w14:textId="1C676604" w:rsidR="00532EA6" w:rsidRDefault="00532EA6" w:rsidP="003102A3">
            <w:pPr>
              <w:pStyle w:val="TableField-Left"/>
              <w:rPr>
                <w:rFonts w:ascii="Calibri Light" w:hAnsi="Calibri Light" w:cs="Arial"/>
              </w:rPr>
            </w:pPr>
            <w:r>
              <w:rPr>
                <w:rFonts w:ascii="Calibri Light" w:hAnsi="Calibri Light" w:cs="Arial"/>
              </w:rPr>
              <w:t>N/A</w:t>
            </w:r>
          </w:p>
        </w:tc>
        <w:tc>
          <w:tcPr>
            <w:tcW w:w="1415" w:type="dxa"/>
          </w:tcPr>
          <w:p w14:paraId="42D242A2" w14:textId="77777777" w:rsidR="00532EA6" w:rsidRDefault="00532EA6" w:rsidP="003102A3">
            <w:pPr>
              <w:pStyle w:val="TableField-Left"/>
              <w:rPr>
                <w:ins w:id="527" w:author="Tuan Yap" w:date="2018-05-03T11:18:00Z"/>
                <w:rFonts w:ascii="Calibri Light" w:hAnsi="Calibri Light" w:cs="Arial"/>
              </w:rPr>
            </w:pPr>
          </w:p>
        </w:tc>
      </w:tr>
    </w:tbl>
    <w:p w14:paraId="33BFD13B" w14:textId="77777777" w:rsidR="00A919CA" w:rsidRDefault="00A919CA" w:rsidP="00E0118B">
      <w:pPr>
        <w:pStyle w:val="Heading2TextBlueDescriptive"/>
        <w:rPr>
          <w:rFonts w:ascii="Calibri Light" w:hAnsi="Calibri Light" w:cs="Arial"/>
        </w:rPr>
      </w:pPr>
    </w:p>
    <w:p w14:paraId="77DED129" w14:textId="7D7E4DB1" w:rsidR="00846B90" w:rsidRPr="006B24F0" w:rsidRDefault="00846B90" w:rsidP="00846B90">
      <w:pPr>
        <w:pStyle w:val="Heading3"/>
        <w:keepNext/>
        <w:numPr>
          <w:ilvl w:val="2"/>
          <w:numId w:val="6"/>
        </w:numPr>
        <w:tabs>
          <w:tab w:val="left" w:pos="1440"/>
        </w:tabs>
        <w:spacing w:before="120" w:after="120"/>
        <w:ind w:left="1440" w:hanging="900"/>
        <w:rPr>
          <w:rFonts w:ascii="Calibri Light" w:hAnsi="Calibri Light"/>
        </w:rPr>
      </w:pPr>
      <w:bookmarkStart w:id="528" w:name="_Toc509475031"/>
      <w:bookmarkStart w:id="529" w:name="_Toc509481751"/>
      <w:bookmarkStart w:id="530" w:name="_Toc510117059"/>
      <w:r>
        <w:rPr>
          <w:rFonts w:ascii="Calibri Light" w:hAnsi="Calibri Light"/>
        </w:rPr>
        <w:t>Move Out Reversal</w:t>
      </w:r>
      <w:bookmarkEnd w:id="528"/>
      <w:bookmarkEnd w:id="529"/>
      <w:bookmarkEnd w:id="530"/>
    </w:p>
    <w:p w14:paraId="33A08183" w14:textId="4B839FF1" w:rsidR="00A919CA" w:rsidRPr="006B24F0" w:rsidRDefault="00997966" w:rsidP="00A919CA">
      <w:pPr>
        <w:pStyle w:val="Heading3Text"/>
        <w:rPr>
          <w:rFonts w:ascii="Calibri Light" w:hAnsi="Calibri Light"/>
        </w:rPr>
      </w:pPr>
      <w:r>
        <w:rPr>
          <w:rFonts w:ascii="Calibri Light" w:hAnsi="Calibri Light"/>
        </w:rPr>
        <w:t xml:space="preserve">This process flow describes the process of Move </w:t>
      </w:r>
      <w:proofErr w:type="gramStart"/>
      <w:r>
        <w:rPr>
          <w:rFonts w:ascii="Calibri Light" w:hAnsi="Calibri Light"/>
        </w:rPr>
        <w:t>Out</w:t>
      </w:r>
      <w:proofErr w:type="gramEnd"/>
      <w:r>
        <w:rPr>
          <w:rFonts w:ascii="Calibri Light" w:hAnsi="Calibri Light"/>
        </w:rPr>
        <w:t xml:space="preserve"> Reversal</w:t>
      </w:r>
    </w:p>
    <w:p w14:paraId="2F95483F" w14:textId="77777777" w:rsidR="00A919CA" w:rsidRPr="006B24F0" w:rsidRDefault="00A919CA" w:rsidP="00A919CA">
      <w:pPr>
        <w:pStyle w:val="Heading4"/>
        <w:rPr>
          <w:rFonts w:ascii="Calibri Light" w:hAnsi="Calibri Light" w:cs="Arial"/>
        </w:rPr>
      </w:pPr>
      <w:r w:rsidRPr="006B24F0">
        <w:rPr>
          <w:rFonts w:ascii="Calibri Light" w:hAnsi="Calibri Light" w:cs="Arial"/>
        </w:rPr>
        <w:lastRenderedPageBreak/>
        <w:t xml:space="preserve">Process Flow Diagram </w:t>
      </w:r>
    </w:p>
    <w:p w14:paraId="0D016192" w14:textId="6C4F638C" w:rsidR="00A919CA" w:rsidRPr="006B24F0" w:rsidRDefault="00532EA6" w:rsidP="00A919CA">
      <w:pPr>
        <w:rPr>
          <w:rFonts w:ascii="Calibri Light" w:hAnsi="Calibri Light"/>
        </w:rPr>
      </w:pPr>
      <w:ins w:id="531" w:author="Tuan Yap" w:date="2018-05-03T11:30:00Z">
        <w:r>
          <w:object w:dxaOrig="15180" w:dyaOrig="13300" w14:anchorId="2618A643">
            <v:shape id="_x0000_i1027" type="#_x0000_t75" style="width:467.45pt;height:409.85pt" o:ole="">
              <v:imagedata r:id="rId88" o:title=""/>
            </v:shape>
            <o:OLEObject Type="Embed" ProgID="Visio.Drawing.15" ShapeID="_x0000_i1027" DrawAspect="Content" ObjectID="_1590053754" r:id="rId89"/>
          </w:object>
        </w:r>
      </w:ins>
    </w:p>
    <w:p w14:paraId="0908D8DD" w14:textId="2D9C3ADF" w:rsidR="00A919CA" w:rsidRPr="006B24F0" w:rsidRDefault="00A919CA" w:rsidP="00A919CA">
      <w:pPr>
        <w:rPr>
          <w:rFonts w:ascii="Calibri Light" w:hAnsi="Calibri Light" w:cs="Arial"/>
        </w:rPr>
      </w:pPr>
    </w:p>
    <w:p w14:paraId="337439F4" w14:textId="77777777" w:rsidR="00A919CA" w:rsidRPr="006B24F0" w:rsidRDefault="00A919CA" w:rsidP="00A919CA">
      <w:pPr>
        <w:pStyle w:val="Heading4"/>
        <w:rPr>
          <w:rFonts w:ascii="Calibri Light" w:hAnsi="Calibri Light" w:cs="Arial"/>
        </w:rPr>
      </w:pPr>
      <w:r w:rsidRPr="006B24F0">
        <w:rPr>
          <w:rFonts w:ascii="Calibri Light" w:hAnsi="Calibri Light" w:cs="Arial"/>
        </w:rPr>
        <w:t>Process Flow Steps</w:t>
      </w:r>
    </w:p>
    <w:p w14:paraId="0CE00ACE" w14:textId="77777777" w:rsidR="00A919CA" w:rsidRPr="006B24F0" w:rsidRDefault="00A919CA" w:rsidP="00A919CA">
      <w:pPr>
        <w:rPr>
          <w:rFonts w:ascii="Calibri Light" w:hAnsi="Calibri Light"/>
        </w:rPr>
      </w:pPr>
    </w:p>
    <w:tbl>
      <w:tblPr>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803"/>
        <w:gridCol w:w="4127"/>
        <w:gridCol w:w="1357"/>
        <w:gridCol w:w="1541"/>
        <w:gridCol w:w="1486"/>
        <w:tblGridChange w:id="532">
          <w:tblGrid>
            <w:gridCol w:w="803"/>
            <w:gridCol w:w="4127"/>
            <w:gridCol w:w="1357"/>
            <w:gridCol w:w="1541"/>
            <w:gridCol w:w="1486"/>
          </w:tblGrid>
        </w:tblGridChange>
      </w:tblGrid>
      <w:tr w:rsidR="00532EA6" w:rsidRPr="006B24F0" w14:paraId="72514BB2" w14:textId="74644D08" w:rsidTr="00532EA6">
        <w:trPr>
          <w:cantSplit/>
          <w:trHeight w:val="432"/>
          <w:tblHeader/>
        </w:trPr>
        <w:tc>
          <w:tcPr>
            <w:tcW w:w="803" w:type="dxa"/>
            <w:tcBorders>
              <w:top w:val="threeDEmboss" w:sz="6" w:space="0" w:color="auto"/>
              <w:bottom w:val="threeDEmboss" w:sz="6" w:space="0" w:color="auto"/>
            </w:tcBorders>
            <w:shd w:val="clear" w:color="auto" w:fill="F9FBAF"/>
            <w:vAlign w:val="center"/>
          </w:tcPr>
          <w:p w14:paraId="0A0B270E" w14:textId="77777777" w:rsidR="00532EA6" w:rsidRPr="006B24F0" w:rsidRDefault="00532EA6" w:rsidP="005B51A0">
            <w:pPr>
              <w:pStyle w:val="TableHeader-Center"/>
              <w:rPr>
                <w:rFonts w:ascii="Calibri Light" w:hAnsi="Calibri Light" w:cs="Arial"/>
              </w:rPr>
            </w:pPr>
            <w:r w:rsidRPr="006B24F0">
              <w:rPr>
                <w:rFonts w:ascii="Calibri Light" w:hAnsi="Calibri Light" w:cs="Arial"/>
              </w:rPr>
              <w:t>Step</w:t>
            </w:r>
          </w:p>
        </w:tc>
        <w:tc>
          <w:tcPr>
            <w:tcW w:w="4127" w:type="dxa"/>
            <w:tcBorders>
              <w:top w:val="threeDEmboss" w:sz="6" w:space="0" w:color="auto"/>
              <w:bottom w:val="threeDEmboss" w:sz="6" w:space="0" w:color="auto"/>
            </w:tcBorders>
            <w:shd w:val="clear" w:color="auto" w:fill="F9FBAF"/>
            <w:vAlign w:val="center"/>
          </w:tcPr>
          <w:p w14:paraId="68E5E99F" w14:textId="77777777" w:rsidR="00532EA6" w:rsidRPr="006B24F0" w:rsidRDefault="00532EA6" w:rsidP="005B51A0">
            <w:pPr>
              <w:pStyle w:val="TableHeader-Left"/>
              <w:rPr>
                <w:rFonts w:ascii="Calibri Light" w:hAnsi="Calibri Light" w:cs="Arial"/>
              </w:rPr>
            </w:pPr>
            <w:r w:rsidRPr="006B24F0">
              <w:rPr>
                <w:rFonts w:ascii="Calibri Light" w:hAnsi="Calibri Light" w:cs="Arial"/>
              </w:rPr>
              <w:t>Description of Step</w:t>
            </w:r>
          </w:p>
        </w:tc>
        <w:tc>
          <w:tcPr>
            <w:tcW w:w="1357" w:type="dxa"/>
            <w:tcBorders>
              <w:top w:val="threeDEmboss" w:sz="6" w:space="0" w:color="auto"/>
              <w:bottom w:val="threeDEmboss" w:sz="6" w:space="0" w:color="auto"/>
            </w:tcBorders>
            <w:shd w:val="clear" w:color="auto" w:fill="F9FBAF"/>
            <w:vAlign w:val="center"/>
          </w:tcPr>
          <w:p w14:paraId="5740790A" w14:textId="77777777" w:rsidR="00532EA6" w:rsidRPr="006B24F0" w:rsidRDefault="00532EA6" w:rsidP="005B51A0">
            <w:pPr>
              <w:pStyle w:val="TableHeader-Left"/>
              <w:rPr>
                <w:rFonts w:ascii="Calibri Light" w:hAnsi="Calibri Light" w:cs="Arial"/>
              </w:rPr>
            </w:pPr>
            <w:r>
              <w:rPr>
                <w:rFonts w:ascii="Calibri Light" w:hAnsi="Calibri Light" w:cs="Arial"/>
              </w:rPr>
              <w:t>C4C</w:t>
            </w:r>
            <w:r w:rsidRPr="006B24F0">
              <w:rPr>
                <w:rFonts w:ascii="Calibri Light" w:hAnsi="Calibri Light" w:cs="Arial"/>
              </w:rPr>
              <w:t xml:space="preserve"> / T-Code</w:t>
            </w:r>
          </w:p>
        </w:tc>
        <w:tc>
          <w:tcPr>
            <w:tcW w:w="1541" w:type="dxa"/>
            <w:tcBorders>
              <w:top w:val="threeDEmboss" w:sz="6" w:space="0" w:color="auto"/>
              <w:bottom w:val="threeDEmboss" w:sz="6" w:space="0" w:color="auto"/>
            </w:tcBorders>
            <w:shd w:val="clear" w:color="auto" w:fill="F9FBAF"/>
            <w:vAlign w:val="center"/>
          </w:tcPr>
          <w:p w14:paraId="5F704D45" w14:textId="77777777" w:rsidR="00532EA6" w:rsidRPr="006B24F0" w:rsidRDefault="00532EA6" w:rsidP="005B51A0">
            <w:pPr>
              <w:pStyle w:val="TableHeader-Left"/>
              <w:rPr>
                <w:rFonts w:ascii="Calibri Light" w:hAnsi="Calibri Light" w:cs="Arial"/>
              </w:rPr>
            </w:pPr>
            <w:r w:rsidRPr="006B24F0">
              <w:rPr>
                <w:rFonts w:ascii="Calibri Light" w:hAnsi="Calibri Light" w:cs="Arial"/>
              </w:rPr>
              <w:t>Role(s)</w:t>
            </w:r>
          </w:p>
        </w:tc>
        <w:tc>
          <w:tcPr>
            <w:tcW w:w="1486" w:type="dxa"/>
            <w:tcBorders>
              <w:top w:val="threeDEmboss" w:sz="6" w:space="0" w:color="auto"/>
              <w:bottom w:val="threeDEmboss" w:sz="6" w:space="0" w:color="auto"/>
            </w:tcBorders>
            <w:shd w:val="clear" w:color="auto" w:fill="F9FBAF"/>
          </w:tcPr>
          <w:p w14:paraId="364E2176" w14:textId="77777777" w:rsidR="00532EA6" w:rsidRDefault="00532EA6" w:rsidP="00532EA6">
            <w:pPr>
              <w:pStyle w:val="TableHeader-Left"/>
              <w:rPr>
                <w:ins w:id="533" w:author="Tuan Yap" w:date="2018-05-03T11:19:00Z"/>
                <w:rFonts w:ascii="Calibri Light" w:hAnsi="Calibri Light" w:cs="Arial"/>
                <w:szCs w:val="20"/>
              </w:rPr>
            </w:pPr>
            <w:ins w:id="534" w:author="Tuan Yap" w:date="2018-05-03T11:19:00Z">
              <w:r>
                <w:rPr>
                  <w:rFonts w:ascii="Calibri Light" w:hAnsi="Calibri Light" w:cs="Arial"/>
                  <w:szCs w:val="20"/>
                </w:rPr>
                <w:t>If step is relevant for a Control, add Requirement</w:t>
              </w:r>
            </w:ins>
          </w:p>
          <w:p w14:paraId="46EC1807" w14:textId="6E6675BE" w:rsidR="00532EA6" w:rsidRPr="006B24F0" w:rsidRDefault="00532EA6" w:rsidP="00532EA6">
            <w:pPr>
              <w:pStyle w:val="TableHeader-Left"/>
              <w:rPr>
                <w:ins w:id="535" w:author="Tuan Yap" w:date="2018-05-03T11:18:00Z"/>
                <w:rFonts w:ascii="Calibri Light" w:hAnsi="Calibri Light" w:cs="Arial"/>
              </w:rPr>
            </w:pPr>
            <w:ins w:id="536" w:author="Tuan Yap" w:date="2018-05-03T11:19:00Z">
              <w:r>
                <w:rPr>
                  <w:rFonts w:ascii="Calibri Light" w:hAnsi="Calibri Light" w:cs="Arial"/>
                  <w:szCs w:val="20"/>
                </w:rPr>
                <w:t>ID</w:t>
              </w:r>
            </w:ins>
          </w:p>
        </w:tc>
      </w:tr>
      <w:tr w:rsidR="00532EA6" w:rsidRPr="006B24F0" w14:paraId="406A4FCB" w14:textId="6A62A293" w:rsidTr="00532EA6">
        <w:trPr>
          <w:cantSplit/>
          <w:trHeight w:val="432"/>
        </w:trPr>
        <w:tc>
          <w:tcPr>
            <w:tcW w:w="803" w:type="dxa"/>
            <w:tcBorders>
              <w:top w:val="threeDEmboss" w:sz="6" w:space="0" w:color="auto"/>
            </w:tcBorders>
            <w:vAlign w:val="center"/>
          </w:tcPr>
          <w:p w14:paraId="33D1E0A1" w14:textId="030DC104" w:rsidR="00532EA6" w:rsidRPr="006B24F0" w:rsidRDefault="00532EA6" w:rsidP="00997966">
            <w:pPr>
              <w:pStyle w:val="TableField-Center"/>
              <w:rPr>
                <w:rFonts w:ascii="Calibri Light" w:hAnsi="Calibri Light" w:cs="Arial"/>
              </w:rPr>
            </w:pPr>
            <w:r>
              <w:rPr>
                <w:rFonts w:ascii="Calibri Light" w:hAnsi="Calibri Light" w:cs="Arial"/>
              </w:rPr>
              <w:t>10</w:t>
            </w:r>
          </w:p>
        </w:tc>
        <w:tc>
          <w:tcPr>
            <w:tcW w:w="4127" w:type="dxa"/>
            <w:tcBorders>
              <w:top w:val="threeDEmboss" w:sz="6" w:space="0" w:color="auto"/>
            </w:tcBorders>
            <w:vAlign w:val="center"/>
          </w:tcPr>
          <w:p w14:paraId="74600397" w14:textId="77777777" w:rsidR="00532EA6" w:rsidRPr="00540EBF" w:rsidRDefault="00532EA6" w:rsidP="5C9EE791">
            <w:pPr>
              <w:pStyle w:val="TableField-Left"/>
              <w:rPr>
                <w:rFonts w:ascii="Calibri Light" w:hAnsi="Calibri Light" w:cs="Arial"/>
                <w:b/>
                <w:bCs/>
              </w:rPr>
            </w:pPr>
            <w:r w:rsidRPr="5C9EE791">
              <w:rPr>
                <w:rFonts w:ascii="Calibri Light" w:hAnsi="Calibri Light" w:cs="Arial"/>
                <w:b/>
                <w:bCs/>
              </w:rPr>
              <w:t>BP contacts SCE via phone.</w:t>
            </w:r>
          </w:p>
          <w:p w14:paraId="2276A9D3" w14:textId="2D428B9C" w:rsidR="00532EA6" w:rsidRDefault="00532EA6" w:rsidP="00997966">
            <w:pPr>
              <w:pStyle w:val="TableField-Left"/>
              <w:rPr>
                <w:rFonts w:ascii="Calibri Light" w:hAnsi="Calibri Light" w:cs="Arial"/>
              </w:rPr>
            </w:pPr>
            <w:r>
              <w:rPr>
                <w:rFonts w:ascii="Calibri Light" w:hAnsi="Calibri Light" w:cs="Arial"/>
              </w:rPr>
              <w:t>BP calls SCE to request to Move Out Reversal</w:t>
            </w:r>
          </w:p>
          <w:p w14:paraId="15A348CC" w14:textId="41B26881" w:rsidR="00532EA6" w:rsidRPr="006B24F0" w:rsidRDefault="00532EA6" w:rsidP="00997966">
            <w:pPr>
              <w:pStyle w:val="TableField-Left"/>
              <w:rPr>
                <w:rFonts w:ascii="Calibri Light" w:hAnsi="Calibri Light" w:cs="Arial"/>
              </w:rPr>
            </w:pPr>
          </w:p>
        </w:tc>
        <w:tc>
          <w:tcPr>
            <w:tcW w:w="1357" w:type="dxa"/>
            <w:tcBorders>
              <w:top w:val="threeDEmboss" w:sz="6" w:space="0" w:color="auto"/>
            </w:tcBorders>
            <w:vAlign w:val="center"/>
          </w:tcPr>
          <w:p w14:paraId="342C7873" w14:textId="50DF6C4C" w:rsidR="00532EA6" w:rsidRPr="006B24F0" w:rsidRDefault="00532EA6" w:rsidP="00997966">
            <w:pPr>
              <w:pStyle w:val="TableField-Left"/>
              <w:rPr>
                <w:rFonts w:ascii="Calibri Light" w:hAnsi="Calibri Light" w:cs="Arial"/>
              </w:rPr>
            </w:pPr>
            <w:r>
              <w:rPr>
                <w:rFonts w:ascii="Calibri Light" w:hAnsi="Calibri Light" w:cs="Arial"/>
              </w:rPr>
              <w:t>N/A</w:t>
            </w:r>
          </w:p>
        </w:tc>
        <w:tc>
          <w:tcPr>
            <w:tcW w:w="1541" w:type="dxa"/>
            <w:tcBorders>
              <w:top w:val="threeDEmboss" w:sz="6" w:space="0" w:color="auto"/>
            </w:tcBorders>
            <w:vAlign w:val="center"/>
          </w:tcPr>
          <w:p w14:paraId="2915B26A" w14:textId="109B140A" w:rsidR="00532EA6" w:rsidRPr="006B24F0" w:rsidRDefault="00532EA6" w:rsidP="00997966">
            <w:pPr>
              <w:pStyle w:val="TableField-Left"/>
              <w:rPr>
                <w:rFonts w:ascii="Calibri Light" w:hAnsi="Calibri Light" w:cs="Arial"/>
              </w:rPr>
            </w:pPr>
            <w:r>
              <w:rPr>
                <w:rFonts w:ascii="Calibri Light" w:hAnsi="Calibri Light" w:cs="Arial"/>
              </w:rPr>
              <w:t>N/A</w:t>
            </w:r>
          </w:p>
        </w:tc>
        <w:tc>
          <w:tcPr>
            <w:tcW w:w="1486" w:type="dxa"/>
            <w:tcBorders>
              <w:top w:val="threeDEmboss" w:sz="6" w:space="0" w:color="auto"/>
            </w:tcBorders>
          </w:tcPr>
          <w:p w14:paraId="6503E007" w14:textId="77777777" w:rsidR="00532EA6" w:rsidRDefault="00532EA6" w:rsidP="00997966">
            <w:pPr>
              <w:pStyle w:val="TableField-Left"/>
              <w:rPr>
                <w:ins w:id="537" w:author="Tuan Yap" w:date="2018-05-03T11:18:00Z"/>
                <w:rFonts w:ascii="Calibri Light" w:hAnsi="Calibri Light" w:cs="Arial"/>
              </w:rPr>
            </w:pPr>
          </w:p>
        </w:tc>
      </w:tr>
      <w:tr w:rsidR="00532EA6" w:rsidRPr="006B24F0" w14:paraId="7C0CEAC4" w14:textId="60B66BB2" w:rsidTr="00532EA6">
        <w:trPr>
          <w:cantSplit/>
          <w:trHeight w:val="432"/>
        </w:trPr>
        <w:tc>
          <w:tcPr>
            <w:tcW w:w="803" w:type="dxa"/>
            <w:tcBorders>
              <w:top w:val="threeDEmboss" w:sz="6" w:space="0" w:color="auto"/>
            </w:tcBorders>
            <w:vAlign w:val="center"/>
          </w:tcPr>
          <w:p w14:paraId="3095BFCA" w14:textId="5F5298A8" w:rsidR="00532EA6" w:rsidRDefault="00532EA6" w:rsidP="00997966">
            <w:pPr>
              <w:pStyle w:val="TableField-Center"/>
              <w:rPr>
                <w:rFonts w:ascii="Calibri Light" w:hAnsi="Calibri Light" w:cs="Arial"/>
              </w:rPr>
            </w:pPr>
            <w:r>
              <w:rPr>
                <w:rFonts w:ascii="Calibri Light" w:hAnsi="Calibri Light" w:cs="Arial"/>
              </w:rPr>
              <w:t>20</w:t>
            </w:r>
          </w:p>
        </w:tc>
        <w:tc>
          <w:tcPr>
            <w:tcW w:w="4127" w:type="dxa"/>
            <w:tcBorders>
              <w:top w:val="threeDEmboss" w:sz="6" w:space="0" w:color="auto"/>
            </w:tcBorders>
            <w:vAlign w:val="center"/>
          </w:tcPr>
          <w:p w14:paraId="4E3DFA0D" w14:textId="406DB90F" w:rsidR="00532EA6" w:rsidRDefault="00532EA6" w:rsidP="5C9EE791">
            <w:pPr>
              <w:pStyle w:val="TableField-Left"/>
              <w:rPr>
                <w:rFonts w:ascii="Calibri Light" w:hAnsi="Calibri Light" w:cs="Arial"/>
                <w:b/>
                <w:bCs/>
              </w:rPr>
            </w:pPr>
            <w:r>
              <w:rPr>
                <w:rFonts w:ascii="Calibri Light" w:hAnsi="Calibri Light" w:cs="Arial"/>
                <w:b/>
                <w:bCs/>
              </w:rPr>
              <w:t>Authenticate BP</w:t>
            </w:r>
          </w:p>
          <w:p w14:paraId="4C613C15" w14:textId="77777777" w:rsidR="00532EA6" w:rsidRDefault="00532EA6" w:rsidP="4C4C4D01">
            <w:pPr>
              <w:pStyle w:val="TableField-Left"/>
              <w:rPr>
                <w:rFonts w:ascii="Calibri Light" w:hAnsi="Calibri Light" w:cs="Arial"/>
              </w:rPr>
            </w:pPr>
            <w:r w:rsidRPr="4C4C4D01">
              <w:rPr>
                <w:rFonts w:ascii="Calibri Light" w:hAnsi="Calibri Light" w:cs="Arial"/>
              </w:rPr>
              <w:t>Verify requestor is authorized to change the Move out Date</w:t>
            </w:r>
          </w:p>
          <w:p w14:paraId="7BEB7508" w14:textId="494ABDFB" w:rsidR="00532EA6" w:rsidRPr="00D441F4" w:rsidRDefault="00532EA6" w:rsidP="5C9EE791">
            <w:pPr>
              <w:pStyle w:val="TableField-Left"/>
              <w:rPr>
                <w:rFonts w:ascii="Calibri Light" w:hAnsi="Calibri Light" w:cs="Arial"/>
                <w:bCs/>
              </w:rPr>
            </w:pPr>
          </w:p>
        </w:tc>
        <w:tc>
          <w:tcPr>
            <w:tcW w:w="1357" w:type="dxa"/>
            <w:tcBorders>
              <w:top w:val="threeDEmboss" w:sz="6" w:space="0" w:color="auto"/>
            </w:tcBorders>
            <w:vAlign w:val="center"/>
          </w:tcPr>
          <w:p w14:paraId="12F5AD25" w14:textId="719F91C4" w:rsidR="00532EA6" w:rsidRDefault="00532EA6" w:rsidP="00997966">
            <w:pPr>
              <w:pStyle w:val="TableField-Left"/>
              <w:rPr>
                <w:rFonts w:ascii="Calibri Light" w:hAnsi="Calibri Light" w:cs="Arial"/>
              </w:rPr>
            </w:pPr>
            <w:r>
              <w:rPr>
                <w:rFonts w:ascii="Calibri Light" w:hAnsi="Calibri Light" w:cs="Arial"/>
              </w:rPr>
              <w:t>Hybris C4C</w:t>
            </w:r>
          </w:p>
        </w:tc>
        <w:tc>
          <w:tcPr>
            <w:tcW w:w="1541" w:type="dxa"/>
            <w:tcBorders>
              <w:top w:val="threeDEmboss" w:sz="6" w:space="0" w:color="auto"/>
            </w:tcBorders>
            <w:vAlign w:val="center"/>
          </w:tcPr>
          <w:p w14:paraId="76001405" w14:textId="14C54FB5" w:rsidR="00532EA6" w:rsidRDefault="00532EA6" w:rsidP="00997966">
            <w:pPr>
              <w:pStyle w:val="TableField-Left"/>
              <w:rPr>
                <w:rFonts w:ascii="Calibri Light" w:hAnsi="Calibri Light" w:cs="Arial"/>
              </w:rPr>
            </w:pPr>
            <w:del w:id="538" w:author="Tuan Yap" w:date="2018-05-03T11:30:00Z">
              <w:r w:rsidDel="006A4D7D">
                <w:rPr>
                  <w:rFonts w:ascii="Calibri Light" w:hAnsi="Calibri Light" w:cs="Arial"/>
                </w:rPr>
                <w:delText>Front Office User</w:delText>
              </w:r>
            </w:del>
            <w:ins w:id="539" w:author="Tuan Yap" w:date="2018-05-03T11:30:00Z">
              <w:r w:rsidR="006A4D7D">
                <w:rPr>
                  <w:rFonts w:ascii="Calibri Light" w:hAnsi="Calibri Light" w:cs="Arial"/>
                </w:rPr>
                <w:t>Move Out Reversal</w:t>
              </w:r>
            </w:ins>
          </w:p>
        </w:tc>
        <w:tc>
          <w:tcPr>
            <w:tcW w:w="1486" w:type="dxa"/>
            <w:tcBorders>
              <w:top w:val="threeDEmboss" w:sz="6" w:space="0" w:color="auto"/>
            </w:tcBorders>
          </w:tcPr>
          <w:p w14:paraId="514E6EDE" w14:textId="6BBFFDF8" w:rsidR="00532EA6" w:rsidRDefault="00532EA6" w:rsidP="00997966">
            <w:pPr>
              <w:pStyle w:val="TableField-Left"/>
              <w:rPr>
                <w:ins w:id="540" w:author="Tuan Yap" w:date="2018-05-03T11:18:00Z"/>
                <w:rFonts w:ascii="Calibri Light" w:hAnsi="Calibri Light" w:cs="Arial"/>
              </w:rPr>
            </w:pPr>
            <w:ins w:id="541" w:author="Tuan Yap" w:date="2018-05-03T11:19:00Z">
              <w:r>
                <w:rPr>
                  <w:rFonts w:ascii="Calibri Light" w:hAnsi="Calibri Light" w:cs="Arial"/>
                </w:rPr>
                <w:t>Control identified</w:t>
              </w:r>
            </w:ins>
          </w:p>
        </w:tc>
      </w:tr>
      <w:tr w:rsidR="006A4D7D" w:rsidRPr="006B24F0" w14:paraId="7EDE6D8D" w14:textId="4900275F" w:rsidTr="007124B9">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542" w:author="Tuan Yap" w:date="2018-05-03T11:30:00Z">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543" w:author="Tuan Yap" w:date="2018-05-03T11:30:00Z">
            <w:trPr>
              <w:cantSplit/>
              <w:trHeight w:val="432"/>
            </w:trPr>
          </w:trPrChange>
        </w:trPr>
        <w:tc>
          <w:tcPr>
            <w:tcW w:w="803" w:type="dxa"/>
            <w:vAlign w:val="center"/>
            <w:tcPrChange w:id="544" w:author="Tuan Yap" w:date="2018-05-03T11:30:00Z">
              <w:tcPr>
                <w:tcW w:w="803" w:type="dxa"/>
                <w:vAlign w:val="center"/>
              </w:tcPr>
            </w:tcPrChange>
          </w:tcPr>
          <w:p w14:paraId="31EFE52D" w14:textId="43DC5394" w:rsidR="006A4D7D" w:rsidRDefault="006A4D7D" w:rsidP="006A4D7D">
            <w:pPr>
              <w:pStyle w:val="TableField-Center"/>
              <w:rPr>
                <w:rFonts w:ascii="Calibri Light" w:hAnsi="Calibri Light" w:cs="Arial"/>
              </w:rPr>
            </w:pPr>
            <w:r>
              <w:rPr>
                <w:rFonts w:ascii="Calibri Light" w:hAnsi="Calibri Light" w:cs="Arial"/>
              </w:rPr>
              <w:lastRenderedPageBreak/>
              <w:t>22</w:t>
            </w:r>
          </w:p>
        </w:tc>
        <w:tc>
          <w:tcPr>
            <w:tcW w:w="4127" w:type="dxa"/>
            <w:vAlign w:val="center"/>
            <w:tcPrChange w:id="545" w:author="Tuan Yap" w:date="2018-05-03T11:30:00Z">
              <w:tcPr>
                <w:tcW w:w="4127" w:type="dxa"/>
                <w:vAlign w:val="center"/>
              </w:tcPr>
            </w:tcPrChange>
          </w:tcPr>
          <w:p w14:paraId="48F818EE" w14:textId="77777777" w:rsidR="006A4D7D" w:rsidRDefault="006A4D7D" w:rsidP="006A4D7D">
            <w:pPr>
              <w:pStyle w:val="TableField-Left"/>
              <w:rPr>
                <w:rFonts w:ascii="Calibri Light" w:hAnsi="Calibri Light" w:cs="Arial"/>
                <w:b/>
                <w:bCs/>
              </w:rPr>
            </w:pPr>
            <w:r>
              <w:rPr>
                <w:rFonts w:ascii="Calibri Light" w:hAnsi="Calibri Light" w:cs="Arial"/>
                <w:b/>
                <w:bCs/>
              </w:rPr>
              <w:t>CCA/DA?</w:t>
            </w:r>
          </w:p>
          <w:p w14:paraId="70E14CDB" w14:textId="6E47C0B2" w:rsidR="006A4D7D" w:rsidRDefault="006A4D7D" w:rsidP="006A4D7D">
            <w:pPr>
              <w:pStyle w:val="TableField-Left"/>
              <w:rPr>
                <w:rFonts w:ascii="Calibri Light" w:hAnsi="Calibri Light" w:cs="Arial"/>
              </w:rPr>
            </w:pPr>
            <w:r w:rsidRPr="4C4C4D01">
              <w:rPr>
                <w:rFonts w:ascii="Calibri Light" w:hAnsi="Calibri Light" w:cs="Arial"/>
              </w:rPr>
              <w:t>If Contract is CCA or DA, go to step 28. Otherwise, go to step 30.</w:t>
            </w:r>
          </w:p>
          <w:p w14:paraId="5B37BED8" w14:textId="77777777" w:rsidR="006A4D7D" w:rsidRPr="5C9EE791" w:rsidRDefault="006A4D7D" w:rsidP="006A4D7D">
            <w:pPr>
              <w:pStyle w:val="TableField-Left"/>
              <w:rPr>
                <w:rFonts w:ascii="Calibri Light" w:hAnsi="Calibri Light" w:cs="Arial"/>
                <w:b/>
                <w:bCs/>
              </w:rPr>
            </w:pPr>
          </w:p>
        </w:tc>
        <w:tc>
          <w:tcPr>
            <w:tcW w:w="1357" w:type="dxa"/>
            <w:vAlign w:val="center"/>
            <w:tcPrChange w:id="546" w:author="Tuan Yap" w:date="2018-05-03T11:30:00Z">
              <w:tcPr>
                <w:tcW w:w="1357" w:type="dxa"/>
                <w:vAlign w:val="center"/>
              </w:tcPr>
            </w:tcPrChange>
          </w:tcPr>
          <w:p w14:paraId="04A159F6" w14:textId="0E4E6B11" w:rsidR="006A4D7D" w:rsidRDefault="006A4D7D" w:rsidP="006A4D7D">
            <w:pPr>
              <w:pStyle w:val="TableField-Left"/>
              <w:rPr>
                <w:rFonts w:ascii="Calibri Light" w:hAnsi="Calibri Light" w:cs="Arial"/>
              </w:rPr>
            </w:pPr>
            <w:r>
              <w:rPr>
                <w:rFonts w:ascii="Calibri Light" w:hAnsi="Calibri Light" w:cs="Arial"/>
              </w:rPr>
              <w:t>Hybris C4C</w:t>
            </w:r>
          </w:p>
        </w:tc>
        <w:tc>
          <w:tcPr>
            <w:tcW w:w="1541" w:type="dxa"/>
            <w:tcPrChange w:id="547" w:author="Tuan Yap" w:date="2018-05-03T11:30:00Z">
              <w:tcPr>
                <w:tcW w:w="1541" w:type="dxa"/>
                <w:vAlign w:val="center"/>
              </w:tcPr>
            </w:tcPrChange>
          </w:tcPr>
          <w:p w14:paraId="3D04DEA6" w14:textId="3F6B3B9C" w:rsidR="006A4D7D" w:rsidRDefault="006A4D7D" w:rsidP="006A4D7D">
            <w:pPr>
              <w:pStyle w:val="TableField-Left"/>
              <w:rPr>
                <w:rFonts w:ascii="Calibri Light" w:hAnsi="Calibri Light" w:cs="Arial"/>
              </w:rPr>
            </w:pPr>
            <w:ins w:id="548" w:author="Tuan Yap" w:date="2018-05-03T11:30:00Z">
              <w:r w:rsidRPr="00781B4C">
                <w:rPr>
                  <w:rFonts w:ascii="Calibri Light" w:hAnsi="Calibri Light" w:cs="Arial"/>
                </w:rPr>
                <w:t>Move Out Reversal</w:t>
              </w:r>
            </w:ins>
            <w:del w:id="549" w:author="Tuan Yap" w:date="2018-05-03T11:30:00Z">
              <w:r w:rsidDel="000702C9">
                <w:rPr>
                  <w:rFonts w:ascii="Calibri Light" w:hAnsi="Calibri Light" w:cs="Arial"/>
                </w:rPr>
                <w:delText>Front Office User</w:delText>
              </w:r>
            </w:del>
          </w:p>
        </w:tc>
        <w:tc>
          <w:tcPr>
            <w:tcW w:w="1486" w:type="dxa"/>
            <w:tcPrChange w:id="550" w:author="Tuan Yap" w:date="2018-05-03T11:30:00Z">
              <w:tcPr>
                <w:tcW w:w="1486" w:type="dxa"/>
              </w:tcPr>
            </w:tcPrChange>
          </w:tcPr>
          <w:p w14:paraId="25F3307E" w14:textId="77777777" w:rsidR="006A4D7D" w:rsidRDefault="006A4D7D" w:rsidP="006A4D7D">
            <w:pPr>
              <w:pStyle w:val="TableField-Left"/>
              <w:rPr>
                <w:ins w:id="551" w:author="Tuan Yap" w:date="2018-05-03T11:18:00Z"/>
                <w:rFonts w:ascii="Calibri Light" w:hAnsi="Calibri Light" w:cs="Arial"/>
              </w:rPr>
            </w:pPr>
          </w:p>
        </w:tc>
      </w:tr>
      <w:tr w:rsidR="006A4D7D" w:rsidRPr="006B24F0" w14:paraId="3AF21BC7" w14:textId="7D982876" w:rsidTr="007124B9">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552" w:author="Tuan Yap" w:date="2018-05-03T11:30:00Z">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553" w:author="Tuan Yap" w:date="2018-05-03T11:30:00Z">
            <w:trPr>
              <w:cantSplit/>
              <w:trHeight w:val="432"/>
            </w:trPr>
          </w:trPrChange>
        </w:trPr>
        <w:tc>
          <w:tcPr>
            <w:tcW w:w="803" w:type="dxa"/>
            <w:vAlign w:val="center"/>
            <w:tcPrChange w:id="554" w:author="Tuan Yap" w:date="2018-05-03T11:30:00Z">
              <w:tcPr>
                <w:tcW w:w="803" w:type="dxa"/>
                <w:vAlign w:val="center"/>
              </w:tcPr>
            </w:tcPrChange>
          </w:tcPr>
          <w:p w14:paraId="6BE6C8F6" w14:textId="660BBA38" w:rsidR="006A4D7D" w:rsidRDefault="006A4D7D" w:rsidP="006A4D7D">
            <w:pPr>
              <w:pStyle w:val="TableField-Center"/>
              <w:rPr>
                <w:rFonts w:ascii="Calibri Light" w:hAnsi="Calibri Light" w:cs="Arial"/>
              </w:rPr>
            </w:pPr>
            <w:r>
              <w:rPr>
                <w:rFonts w:ascii="Calibri Light" w:hAnsi="Calibri Light" w:cs="Arial"/>
              </w:rPr>
              <w:t>28</w:t>
            </w:r>
          </w:p>
        </w:tc>
        <w:tc>
          <w:tcPr>
            <w:tcW w:w="4127" w:type="dxa"/>
            <w:vAlign w:val="center"/>
            <w:tcPrChange w:id="555" w:author="Tuan Yap" w:date="2018-05-03T11:30:00Z">
              <w:tcPr>
                <w:tcW w:w="4127" w:type="dxa"/>
                <w:vAlign w:val="center"/>
              </w:tcPr>
            </w:tcPrChange>
          </w:tcPr>
          <w:p w14:paraId="5319268E" w14:textId="77777777" w:rsidR="006A4D7D" w:rsidRDefault="006A4D7D" w:rsidP="006A4D7D">
            <w:pPr>
              <w:pStyle w:val="TableField-Left"/>
              <w:rPr>
                <w:rFonts w:ascii="Calibri Light" w:hAnsi="Calibri Light" w:cs="Arial"/>
                <w:b/>
                <w:bCs/>
              </w:rPr>
            </w:pPr>
            <w:r>
              <w:rPr>
                <w:rFonts w:ascii="Calibri Light" w:hAnsi="Calibri Light" w:cs="Arial"/>
                <w:b/>
                <w:bCs/>
              </w:rPr>
              <w:t>Create BPEM case</w:t>
            </w:r>
          </w:p>
          <w:p w14:paraId="06E90934" w14:textId="77777777" w:rsidR="006A4D7D" w:rsidRDefault="006A4D7D" w:rsidP="006A4D7D">
            <w:pPr>
              <w:pStyle w:val="TableField-Left"/>
              <w:rPr>
                <w:rFonts w:ascii="Calibri Light" w:hAnsi="Calibri Light" w:cs="Arial"/>
              </w:rPr>
            </w:pPr>
            <w:r w:rsidRPr="4C4C4D01">
              <w:rPr>
                <w:rFonts w:ascii="Calibri Light" w:hAnsi="Calibri Light" w:cs="Arial"/>
              </w:rPr>
              <w:t>Create BPEM case manually.</w:t>
            </w:r>
          </w:p>
          <w:p w14:paraId="0FB865F4" w14:textId="77777777" w:rsidR="006A4D7D" w:rsidRPr="5C9EE791" w:rsidRDefault="006A4D7D" w:rsidP="006A4D7D">
            <w:pPr>
              <w:pStyle w:val="TableField-Left"/>
              <w:rPr>
                <w:rFonts w:ascii="Calibri Light" w:hAnsi="Calibri Light" w:cs="Arial"/>
                <w:b/>
                <w:bCs/>
              </w:rPr>
            </w:pPr>
          </w:p>
        </w:tc>
        <w:tc>
          <w:tcPr>
            <w:tcW w:w="1357" w:type="dxa"/>
            <w:vAlign w:val="center"/>
            <w:tcPrChange w:id="556" w:author="Tuan Yap" w:date="2018-05-03T11:30:00Z">
              <w:tcPr>
                <w:tcW w:w="1357" w:type="dxa"/>
                <w:vAlign w:val="center"/>
              </w:tcPr>
            </w:tcPrChange>
          </w:tcPr>
          <w:p w14:paraId="302BFA5D" w14:textId="3512CDC8" w:rsidR="006A4D7D" w:rsidRDefault="006A4D7D" w:rsidP="006A4D7D">
            <w:pPr>
              <w:pStyle w:val="TableField-Left"/>
              <w:rPr>
                <w:rFonts w:ascii="Calibri Light" w:hAnsi="Calibri Light" w:cs="Arial"/>
              </w:rPr>
            </w:pPr>
            <w:r>
              <w:rPr>
                <w:rFonts w:ascii="Calibri Light" w:hAnsi="Calibri Light" w:cs="Arial"/>
              </w:rPr>
              <w:t>Hybris C4C</w:t>
            </w:r>
          </w:p>
        </w:tc>
        <w:tc>
          <w:tcPr>
            <w:tcW w:w="1541" w:type="dxa"/>
            <w:tcPrChange w:id="557" w:author="Tuan Yap" w:date="2018-05-03T11:30:00Z">
              <w:tcPr>
                <w:tcW w:w="1541" w:type="dxa"/>
                <w:vAlign w:val="center"/>
              </w:tcPr>
            </w:tcPrChange>
          </w:tcPr>
          <w:p w14:paraId="22308885" w14:textId="53273271" w:rsidR="006A4D7D" w:rsidDel="00D441F4" w:rsidRDefault="006A4D7D" w:rsidP="006A4D7D">
            <w:pPr>
              <w:pStyle w:val="TableField-Left"/>
              <w:rPr>
                <w:rFonts w:ascii="Calibri Light" w:hAnsi="Calibri Light" w:cs="Arial"/>
              </w:rPr>
            </w:pPr>
            <w:ins w:id="558" w:author="Tuan Yap" w:date="2018-05-03T11:30:00Z">
              <w:r w:rsidRPr="00781B4C">
                <w:rPr>
                  <w:rFonts w:ascii="Calibri Light" w:hAnsi="Calibri Light" w:cs="Arial"/>
                </w:rPr>
                <w:t>Move Out Reversal</w:t>
              </w:r>
            </w:ins>
            <w:del w:id="559" w:author="Tuan Yap" w:date="2018-05-03T11:30:00Z">
              <w:r w:rsidDel="000702C9">
                <w:rPr>
                  <w:rFonts w:ascii="Calibri Light" w:hAnsi="Calibri Light" w:cs="Arial"/>
                </w:rPr>
                <w:delText>Front Office User</w:delText>
              </w:r>
            </w:del>
          </w:p>
        </w:tc>
        <w:tc>
          <w:tcPr>
            <w:tcW w:w="1486" w:type="dxa"/>
            <w:tcPrChange w:id="560" w:author="Tuan Yap" w:date="2018-05-03T11:30:00Z">
              <w:tcPr>
                <w:tcW w:w="1486" w:type="dxa"/>
              </w:tcPr>
            </w:tcPrChange>
          </w:tcPr>
          <w:p w14:paraId="51553D23" w14:textId="77777777" w:rsidR="006A4D7D" w:rsidRDefault="006A4D7D" w:rsidP="006A4D7D">
            <w:pPr>
              <w:pStyle w:val="TableField-Left"/>
              <w:rPr>
                <w:ins w:id="561" w:author="Tuan Yap" w:date="2018-05-03T11:18:00Z"/>
                <w:rFonts w:ascii="Calibri Light" w:hAnsi="Calibri Light" w:cs="Arial"/>
              </w:rPr>
            </w:pPr>
          </w:p>
        </w:tc>
      </w:tr>
      <w:tr w:rsidR="006A4D7D" w:rsidRPr="006B24F0" w14:paraId="2C476690" w14:textId="4E1754BC" w:rsidTr="007124B9">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562" w:author="Tuan Yap" w:date="2018-05-03T11:30:00Z">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563" w:author="Tuan Yap" w:date="2018-05-03T11:30:00Z">
            <w:trPr>
              <w:cantSplit/>
              <w:trHeight w:val="432"/>
            </w:trPr>
          </w:trPrChange>
        </w:trPr>
        <w:tc>
          <w:tcPr>
            <w:tcW w:w="803" w:type="dxa"/>
            <w:vAlign w:val="center"/>
            <w:tcPrChange w:id="564" w:author="Tuan Yap" w:date="2018-05-03T11:30:00Z">
              <w:tcPr>
                <w:tcW w:w="803" w:type="dxa"/>
                <w:vAlign w:val="center"/>
              </w:tcPr>
            </w:tcPrChange>
          </w:tcPr>
          <w:p w14:paraId="4983FCEE" w14:textId="5B390421" w:rsidR="006A4D7D" w:rsidRPr="006B24F0" w:rsidRDefault="006A4D7D" w:rsidP="006A4D7D">
            <w:pPr>
              <w:pStyle w:val="TableField-Center"/>
              <w:rPr>
                <w:rFonts w:ascii="Calibri Light" w:hAnsi="Calibri Light" w:cs="Arial"/>
              </w:rPr>
            </w:pPr>
            <w:r>
              <w:rPr>
                <w:rFonts w:ascii="Calibri Light" w:hAnsi="Calibri Light" w:cs="Arial"/>
              </w:rPr>
              <w:t>30</w:t>
            </w:r>
          </w:p>
        </w:tc>
        <w:tc>
          <w:tcPr>
            <w:tcW w:w="4127" w:type="dxa"/>
            <w:vAlign w:val="center"/>
            <w:tcPrChange w:id="565" w:author="Tuan Yap" w:date="2018-05-03T11:30:00Z">
              <w:tcPr>
                <w:tcW w:w="4127" w:type="dxa"/>
                <w:vAlign w:val="center"/>
              </w:tcPr>
            </w:tcPrChange>
          </w:tcPr>
          <w:p w14:paraId="01C1D746" w14:textId="0344142C" w:rsidR="006A4D7D" w:rsidRPr="009B14DA" w:rsidRDefault="006A4D7D" w:rsidP="006A4D7D">
            <w:pPr>
              <w:pStyle w:val="TableField-Left"/>
              <w:rPr>
                <w:rFonts w:ascii="Calibri Light" w:hAnsi="Calibri Light" w:cs="Arial"/>
                <w:b/>
                <w:bCs/>
              </w:rPr>
            </w:pPr>
            <w:r w:rsidRPr="5C9EE791">
              <w:rPr>
                <w:rFonts w:ascii="Calibri Light" w:hAnsi="Calibri Light" w:cs="Arial"/>
                <w:b/>
                <w:bCs/>
              </w:rPr>
              <w:t>Execute Move Out Reversal</w:t>
            </w:r>
          </w:p>
          <w:p w14:paraId="046C5068" w14:textId="07283795" w:rsidR="006A4D7D" w:rsidRDefault="006A4D7D" w:rsidP="006A4D7D">
            <w:pPr>
              <w:pStyle w:val="TableField-Left"/>
              <w:rPr>
                <w:rFonts w:ascii="Calibri Light" w:hAnsi="Calibri Light" w:cs="Arial"/>
              </w:rPr>
            </w:pPr>
            <w:r>
              <w:rPr>
                <w:rFonts w:ascii="Calibri Light" w:hAnsi="Calibri Light" w:cs="Arial"/>
              </w:rPr>
              <w:t>User executes Move Out Reversal functionality</w:t>
            </w:r>
          </w:p>
          <w:p w14:paraId="678B1CA9" w14:textId="77777777" w:rsidR="006A4D7D" w:rsidRPr="006B24F0" w:rsidRDefault="006A4D7D" w:rsidP="006A4D7D">
            <w:pPr>
              <w:pStyle w:val="TableField-Left"/>
              <w:rPr>
                <w:rFonts w:ascii="Calibri Light" w:hAnsi="Calibri Light" w:cs="Arial"/>
              </w:rPr>
            </w:pPr>
          </w:p>
        </w:tc>
        <w:tc>
          <w:tcPr>
            <w:tcW w:w="1357" w:type="dxa"/>
            <w:vAlign w:val="center"/>
            <w:tcPrChange w:id="566" w:author="Tuan Yap" w:date="2018-05-03T11:30:00Z">
              <w:tcPr>
                <w:tcW w:w="1357" w:type="dxa"/>
                <w:vAlign w:val="center"/>
              </w:tcPr>
            </w:tcPrChange>
          </w:tcPr>
          <w:p w14:paraId="5ED7764E" w14:textId="4A554D32" w:rsidR="006A4D7D" w:rsidRPr="006B24F0" w:rsidRDefault="006A4D7D" w:rsidP="006A4D7D">
            <w:pPr>
              <w:pStyle w:val="TableField-Left"/>
              <w:rPr>
                <w:rFonts w:ascii="Calibri Light" w:hAnsi="Calibri Light" w:cs="Arial"/>
              </w:rPr>
            </w:pPr>
            <w:r>
              <w:rPr>
                <w:rFonts w:ascii="Calibri Light" w:hAnsi="Calibri Light" w:cs="Arial"/>
              </w:rPr>
              <w:t>Hybris C4C</w:t>
            </w:r>
          </w:p>
        </w:tc>
        <w:tc>
          <w:tcPr>
            <w:tcW w:w="1541" w:type="dxa"/>
            <w:tcPrChange w:id="567" w:author="Tuan Yap" w:date="2018-05-03T11:30:00Z">
              <w:tcPr>
                <w:tcW w:w="1541" w:type="dxa"/>
                <w:vAlign w:val="center"/>
              </w:tcPr>
            </w:tcPrChange>
          </w:tcPr>
          <w:p w14:paraId="0AE2724B" w14:textId="6943FC48" w:rsidR="006A4D7D" w:rsidRPr="006B24F0" w:rsidRDefault="006A4D7D" w:rsidP="006A4D7D">
            <w:pPr>
              <w:pStyle w:val="TableField-Left"/>
              <w:rPr>
                <w:rFonts w:ascii="Calibri Light" w:hAnsi="Calibri Light" w:cs="Arial"/>
              </w:rPr>
            </w:pPr>
            <w:ins w:id="568" w:author="Tuan Yap" w:date="2018-05-03T11:30:00Z">
              <w:r w:rsidRPr="00781B4C">
                <w:rPr>
                  <w:rFonts w:ascii="Calibri Light" w:hAnsi="Calibri Light" w:cs="Arial"/>
                </w:rPr>
                <w:t>Move Out Reversal</w:t>
              </w:r>
            </w:ins>
            <w:del w:id="569" w:author="Tuan Yap" w:date="2018-05-03T11:30:00Z">
              <w:r w:rsidDel="000702C9">
                <w:rPr>
                  <w:rFonts w:ascii="Calibri Light" w:hAnsi="Calibri Light" w:cs="Arial"/>
                </w:rPr>
                <w:delText>Front Office User</w:delText>
              </w:r>
            </w:del>
          </w:p>
        </w:tc>
        <w:tc>
          <w:tcPr>
            <w:tcW w:w="1486" w:type="dxa"/>
            <w:tcPrChange w:id="570" w:author="Tuan Yap" w:date="2018-05-03T11:30:00Z">
              <w:tcPr>
                <w:tcW w:w="1486" w:type="dxa"/>
              </w:tcPr>
            </w:tcPrChange>
          </w:tcPr>
          <w:p w14:paraId="701A9526" w14:textId="77777777" w:rsidR="006A4D7D" w:rsidRDefault="006A4D7D" w:rsidP="006A4D7D">
            <w:pPr>
              <w:pStyle w:val="TableField-Left"/>
              <w:rPr>
                <w:ins w:id="571" w:author="Tuan Yap" w:date="2018-05-03T11:18:00Z"/>
                <w:rFonts w:ascii="Calibri Light" w:hAnsi="Calibri Light" w:cs="Arial"/>
              </w:rPr>
            </w:pPr>
          </w:p>
        </w:tc>
      </w:tr>
      <w:tr w:rsidR="006A4D7D" w:rsidRPr="006B24F0" w14:paraId="3BC6F4E9" w14:textId="46D8BF60" w:rsidTr="007124B9">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572" w:author="Tuan Yap" w:date="2018-05-03T11:30:00Z">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573" w:author="Tuan Yap" w:date="2018-05-03T11:30:00Z">
            <w:trPr>
              <w:cantSplit/>
              <w:trHeight w:val="432"/>
            </w:trPr>
          </w:trPrChange>
        </w:trPr>
        <w:tc>
          <w:tcPr>
            <w:tcW w:w="803" w:type="dxa"/>
            <w:vAlign w:val="center"/>
            <w:tcPrChange w:id="574" w:author="Tuan Yap" w:date="2018-05-03T11:30:00Z">
              <w:tcPr>
                <w:tcW w:w="803" w:type="dxa"/>
                <w:vAlign w:val="center"/>
              </w:tcPr>
            </w:tcPrChange>
          </w:tcPr>
          <w:p w14:paraId="00AF67F1" w14:textId="6DBCEB95" w:rsidR="006A4D7D" w:rsidRDefault="006A4D7D" w:rsidP="006A4D7D">
            <w:pPr>
              <w:pStyle w:val="TableField-Center"/>
              <w:rPr>
                <w:rFonts w:ascii="Calibri Light" w:hAnsi="Calibri Light" w:cs="Arial"/>
              </w:rPr>
            </w:pPr>
            <w:r>
              <w:rPr>
                <w:rFonts w:ascii="Calibri Light" w:hAnsi="Calibri Light" w:cs="Arial"/>
              </w:rPr>
              <w:t>40</w:t>
            </w:r>
          </w:p>
        </w:tc>
        <w:tc>
          <w:tcPr>
            <w:tcW w:w="4127" w:type="dxa"/>
            <w:vAlign w:val="center"/>
            <w:tcPrChange w:id="575" w:author="Tuan Yap" w:date="2018-05-03T11:30:00Z">
              <w:tcPr>
                <w:tcW w:w="4127" w:type="dxa"/>
                <w:vAlign w:val="center"/>
              </w:tcPr>
            </w:tcPrChange>
          </w:tcPr>
          <w:p w14:paraId="03A6B223" w14:textId="77777777" w:rsidR="006A4D7D" w:rsidRDefault="006A4D7D" w:rsidP="006A4D7D">
            <w:pPr>
              <w:pStyle w:val="TableField-Left"/>
              <w:rPr>
                <w:rFonts w:ascii="Calibri Light" w:hAnsi="Calibri Light" w:cs="Arial"/>
                <w:b/>
                <w:bCs/>
              </w:rPr>
            </w:pPr>
            <w:r>
              <w:rPr>
                <w:rFonts w:ascii="Calibri Light" w:hAnsi="Calibri Light" w:cs="Arial"/>
                <w:b/>
                <w:bCs/>
              </w:rPr>
              <w:t>Validate mailing address</w:t>
            </w:r>
          </w:p>
          <w:p w14:paraId="57245D3B" w14:textId="77777777" w:rsidR="006A4D7D" w:rsidRPr="00C8245F" w:rsidRDefault="006A4D7D" w:rsidP="006A4D7D">
            <w:pPr>
              <w:pStyle w:val="TableField-Left"/>
              <w:rPr>
                <w:rFonts w:ascii="Calibri Light" w:hAnsi="Calibri Light" w:cs="Arial"/>
              </w:rPr>
            </w:pPr>
            <w:r w:rsidRPr="4C4C4D01">
              <w:rPr>
                <w:rFonts w:ascii="Calibri Light" w:hAnsi="Calibri Light" w:cs="Arial"/>
              </w:rPr>
              <w:t>Validate mailing address in case it was changed during Move Out process</w:t>
            </w:r>
          </w:p>
          <w:p w14:paraId="64334B29" w14:textId="77777777" w:rsidR="006A4D7D" w:rsidRPr="5C9EE791" w:rsidRDefault="006A4D7D" w:rsidP="006A4D7D">
            <w:pPr>
              <w:pStyle w:val="TableField-Left"/>
              <w:rPr>
                <w:rFonts w:ascii="Calibri Light" w:hAnsi="Calibri Light" w:cs="Arial"/>
                <w:b/>
                <w:bCs/>
              </w:rPr>
            </w:pPr>
          </w:p>
        </w:tc>
        <w:tc>
          <w:tcPr>
            <w:tcW w:w="1357" w:type="dxa"/>
            <w:vAlign w:val="center"/>
            <w:tcPrChange w:id="576" w:author="Tuan Yap" w:date="2018-05-03T11:30:00Z">
              <w:tcPr>
                <w:tcW w:w="1357" w:type="dxa"/>
                <w:vAlign w:val="center"/>
              </w:tcPr>
            </w:tcPrChange>
          </w:tcPr>
          <w:p w14:paraId="1ED75018" w14:textId="53F2C464" w:rsidR="006A4D7D" w:rsidRDefault="006A4D7D" w:rsidP="006A4D7D">
            <w:pPr>
              <w:pStyle w:val="TableField-Left"/>
              <w:rPr>
                <w:rFonts w:ascii="Calibri Light" w:hAnsi="Calibri Light" w:cs="Arial"/>
              </w:rPr>
            </w:pPr>
            <w:r>
              <w:rPr>
                <w:rFonts w:ascii="Calibri Light" w:hAnsi="Calibri Light" w:cs="Arial"/>
              </w:rPr>
              <w:t>Hybris C4C</w:t>
            </w:r>
          </w:p>
        </w:tc>
        <w:tc>
          <w:tcPr>
            <w:tcW w:w="1541" w:type="dxa"/>
            <w:tcPrChange w:id="577" w:author="Tuan Yap" w:date="2018-05-03T11:30:00Z">
              <w:tcPr>
                <w:tcW w:w="1541" w:type="dxa"/>
                <w:vAlign w:val="center"/>
              </w:tcPr>
            </w:tcPrChange>
          </w:tcPr>
          <w:p w14:paraId="452872BF" w14:textId="534ADA12" w:rsidR="006A4D7D" w:rsidRDefault="006A4D7D" w:rsidP="006A4D7D">
            <w:pPr>
              <w:pStyle w:val="TableField-Left"/>
              <w:rPr>
                <w:rFonts w:ascii="Calibri Light" w:hAnsi="Calibri Light" w:cs="Arial"/>
              </w:rPr>
            </w:pPr>
            <w:ins w:id="578" w:author="Tuan Yap" w:date="2018-05-03T11:30:00Z">
              <w:r w:rsidRPr="00781B4C">
                <w:rPr>
                  <w:rFonts w:ascii="Calibri Light" w:hAnsi="Calibri Light" w:cs="Arial"/>
                </w:rPr>
                <w:t>Move Out Reversal</w:t>
              </w:r>
            </w:ins>
            <w:del w:id="579" w:author="Tuan Yap" w:date="2018-05-03T11:30:00Z">
              <w:r w:rsidDel="000702C9">
                <w:rPr>
                  <w:rFonts w:ascii="Calibri Light" w:hAnsi="Calibri Light" w:cs="Arial"/>
                </w:rPr>
                <w:delText>Front Office User</w:delText>
              </w:r>
            </w:del>
          </w:p>
        </w:tc>
        <w:tc>
          <w:tcPr>
            <w:tcW w:w="1486" w:type="dxa"/>
            <w:tcPrChange w:id="580" w:author="Tuan Yap" w:date="2018-05-03T11:30:00Z">
              <w:tcPr>
                <w:tcW w:w="1486" w:type="dxa"/>
              </w:tcPr>
            </w:tcPrChange>
          </w:tcPr>
          <w:p w14:paraId="0432A75C" w14:textId="77777777" w:rsidR="006A4D7D" w:rsidRDefault="006A4D7D" w:rsidP="006A4D7D">
            <w:pPr>
              <w:pStyle w:val="TableField-Left"/>
              <w:rPr>
                <w:ins w:id="581" w:author="Tuan Yap" w:date="2018-05-03T11:18:00Z"/>
                <w:rFonts w:ascii="Calibri Light" w:hAnsi="Calibri Light" w:cs="Arial"/>
              </w:rPr>
            </w:pPr>
          </w:p>
        </w:tc>
      </w:tr>
      <w:tr w:rsidR="006A4D7D" w:rsidRPr="006B24F0" w14:paraId="704B2F30" w14:textId="264B33F7" w:rsidTr="007124B9">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582" w:author="Tuan Yap" w:date="2018-05-03T11:30:00Z">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583" w:author="Tuan Yap" w:date="2018-05-03T11:30:00Z">
            <w:trPr>
              <w:cantSplit/>
              <w:trHeight w:val="432"/>
            </w:trPr>
          </w:trPrChange>
        </w:trPr>
        <w:tc>
          <w:tcPr>
            <w:tcW w:w="803" w:type="dxa"/>
            <w:vAlign w:val="center"/>
            <w:tcPrChange w:id="584" w:author="Tuan Yap" w:date="2018-05-03T11:30:00Z">
              <w:tcPr>
                <w:tcW w:w="803" w:type="dxa"/>
                <w:vAlign w:val="center"/>
              </w:tcPr>
            </w:tcPrChange>
          </w:tcPr>
          <w:p w14:paraId="3B9AF828" w14:textId="3E62CCF4" w:rsidR="006A4D7D" w:rsidRDefault="006A4D7D" w:rsidP="006A4D7D">
            <w:pPr>
              <w:pStyle w:val="TableField-Center"/>
              <w:rPr>
                <w:rFonts w:ascii="Calibri Light" w:hAnsi="Calibri Light" w:cs="Arial"/>
              </w:rPr>
            </w:pPr>
            <w:r>
              <w:rPr>
                <w:rFonts w:ascii="Calibri Light" w:hAnsi="Calibri Light" w:cs="Arial"/>
              </w:rPr>
              <w:t>50</w:t>
            </w:r>
          </w:p>
        </w:tc>
        <w:tc>
          <w:tcPr>
            <w:tcW w:w="4127" w:type="dxa"/>
            <w:vAlign w:val="center"/>
            <w:tcPrChange w:id="585" w:author="Tuan Yap" w:date="2018-05-03T11:30:00Z">
              <w:tcPr>
                <w:tcW w:w="4127" w:type="dxa"/>
                <w:vAlign w:val="center"/>
              </w:tcPr>
            </w:tcPrChange>
          </w:tcPr>
          <w:p w14:paraId="2B237FDE" w14:textId="77777777" w:rsidR="006A4D7D" w:rsidRDefault="006A4D7D" w:rsidP="006A4D7D">
            <w:pPr>
              <w:pStyle w:val="TableField-Left"/>
              <w:rPr>
                <w:rFonts w:ascii="Calibri Light" w:hAnsi="Calibri Light" w:cs="Arial"/>
                <w:b/>
                <w:bCs/>
              </w:rPr>
            </w:pPr>
            <w:r w:rsidRPr="5C9EE791">
              <w:rPr>
                <w:rFonts w:ascii="Calibri Light" w:hAnsi="Calibri Light" w:cs="Arial"/>
                <w:b/>
                <w:bCs/>
              </w:rPr>
              <w:t>Submit Move Out Reversal</w:t>
            </w:r>
          </w:p>
          <w:p w14:paraId="34A94C84" w14:textId="2CE8F771" w:rsidR="006A4D7D" w:rsidRPr="00997966" w:rsidRDefault="006A4D7D" w:rsidP="006A4D7D">
            <w:pPr>
              <w:pStyle w:val="TableField-Left"/>
              <w:rPr>
                <w:rFonts w:ascii="Calibri Light" w:hAnsi="Calibri Light" w:cs="Arial"/>
              </w:rPr>
            </w:pPr>
            <w:r>
              <w:rPr>
                <w:rFonts w:ascii="Calibri Light" w:hAnsi="Calibri Light" w:cs="Arial"/>
              </w:rPr>
              <w:t>User</w:t>
            </w:r>
            <w:r w:rsidRPr="00997966">
              <w:rPr>
                <w:rFonts w:ascii="Calibri Light" w:hAnsi="Calibri Light" w:cs="Arial"/>
              </w:rPr>
              <w:t xml:space="preserve"> submits Move Out Reversal.</w:t>
            </w:r>
          </w:p>
          <w:p w14:paraId="432EDC4A" w14:textId="34F1A08F" w:rsidR="006A4D7D" w:rsidRPr="009B14DA" w:rsidRDefault="006A4D7D" w:rsidP="006A4D7D">
            <w:pPr>
              <w:pStyle w:val="TableField-Left"/>
              <w:rPr>
                <w:rFonts w:ascii="Calibri Light" w:hAnsi="Calibri Light" w:cs="Arial"/>
                <w:b/>
              </w:rPr>
            </w:pPr>
          </w:p>
        </w:tc>
        <w:tc>
          <w:tcPr>
            <w:tcW w:w="1357" w:type="dxa"/>
            <w:vAlign w:val="center"/>
            <w:tcPrChange w:id="586" w:author="Tuan Yap" w:date="2018-05-03T11:30:00Z">
              <w:tcPr>
                <w:tcW w:w="1357" w:type="dxa"/>
                <w:vAlign w:val="center"/>
              </w:tcPr>
            </w:tcPrChange>
          </w:tcPr>
          <w:p w14:paraId="77C5E0D7" w14:textId="0C93EC54" w:rsidR="006A4D7D" w:rsidRDefault="006A4D7D" w:rsidP="006A4D7D">
            <w:pPr>
              <w:pStyle w:val="TableField-Left"/>
              <w:rPr>
                <w:rFonts w:ascii="Calibri Light" w:hAnsi="Calibri Light" w:cs="Arial"/>
              </w:rPr>
            </w:pPr>
            <w:r>
              <w:rPr>
                <w:rFonts w:ascii="Calibri Light" w:hAnsi="Calibri Light" w:cs="Arial"/>
              </w:rPr>
              <w:t>Hybris C4C</w:t>
            </w:r>
          </w:p>
        </w:tc>
        <w:tc>
          <w:tcPr>
            <w:tcW w:w="1541" w:type="dxa"/>
            <w:tcPrChange w:id="587" w:author="Tuan Yap" w:date="2018-05-03T11:30:00Z">
              <w:tcPr>
                <w:tcW w:w="1541" w:type="dxa"/>
                <w:vAlign w:val="center"/>
              </w:tcPr>
            </w:tcPrChange>
          </w:tcPr>
          <w:p w14:paraId="7D4F8FC3" w14:textId="67BBB6C0" w:rsidR="006A4D7D" w:rsidRDefault="006A4D7D" w:rsidP="006A4D7D">
            <w:pPr>
              <w:pStyle w:val="TableField-Left"/>
              <w:rPr>
                <w:rFonts w:ascii="Calibri Light" w:hAnsi="Calibri Light" w:cs="Arial"/>
              </w:rPr>
            </w:pPr>
            <w:ins w:id="588" w:author="Tuan Yap" w:date="2018-05-03T11:30:00Z">
              <w:r w:rsidRPr="00781B4C">
                <w:rPr>
                  <w:rFonts w:ascii="Calibri Light" w:hAnsi="Calibri Light" w:cs="Arial"/>
                </w:rPr>
                <w:t>Move Out Reversal</w:t>
              </w:r>
            </w:ins>
            <w:del w:id="589" w:author="Tuan Yap" w:date="2018-05-03T11:30:00Z">
              <w:r w:rsidDel="000702C9">
                <w:rPr>
                  <w:rFonts w:ascii="Calibri Light" w:hAnsi="Calibri Light" w:cs="Arial"/>
                </w:rPr>
                <w:delText>Front Office User</w:delText>
              </w:r>
            </w:del>
          </w:p>
        </w:tc>
        <w:tc>
          <w:tcPr>
            <w:tcW w:w="1486" w:type="dxa"/>
            <w:tcPrChange w:id="590" w:author="Tuan Yap" w:date="2018-05-03T11:30:00Z">
              <w:tcPr>
                <w:tcW w:w="1486" w:type="dxa"/>
              </w:tcPr>
            </w:tcPrChange>
          </w:tcPr>
          <w:p w14:paraId="2E153F68" w14:textId="77777777" w:rsidR="006A4D7D" w:rsidRDefault="006A4D7D" w:rsidP="006A4D7D">
            <w:pPr>
              <w:pStyle w:val="TableField-Left"/>
              <w:rPr>
                <w:ins w:id="591" w:author="Tuan Yap" w:date="2018-05-03T11:18:00Z"/>
                <w:rFonts w:ascii="Calibri Light" w:hAnsi="Calibri Light" w:cs="Arial"/>
              </w:rPr>
            </w:pPr>
          </w:p>
        </w:tc>
      </w:tr>
      <w:tr w:rsidR="006A4D7D" w:rsidRPr="006B24F0" w14:paraId="074439F1" w14:textId="002E46DC" w:rsidTr="007124B9">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592" w:author="Tuan Yap" w:date="2018-05-03T11:30:00Z">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593" w:author="Tuan Yap" w:date="2018-05-03T11:30:00Z">
            <w:trPr>
              <w:cantSplit/>
              <w:trHeight w:val="432"/>
            </w:trPr>
          </w:trPrChange>
        </w:trPr>
        <w:tc>
          <w:tcPr>
            <w:tcW w:w="803" w:type="dxa"/>
            <w:vAlign w:val="center"/>
            <w:tcPrChange w:id="594" w:author="Tuan Yap" w:date="2018-05-03T11:30:00Z">
              <w:tcPr>
                <w:tcW w:w="803" w:type="dxa"/>
                <w:vAlign w:val="center"/>
              </w:tcPr>
            </w:tcPrChange>
          </w:tcPr>
          <w:p w14:paraId="2002458A" w14:textId="1740F15D" w:rsidR="006A4D7D" w:rsidRDefault="006A4D7D" w:rsidP="006A4D7D">
            <w:pPr>
              <w:pStyle w:val="TableField-Center"/>
              <w:rPr>
                <w:rFonts w:ascii="Calibri Light" w:hAnsi="Calibri Light" w:cs="Arial"/>
              </w:rPr>
            </w:pPr>
            <w:r>
              <w:rPr>
                <w:rFonts w:ascii="Calibri Light" w:hAnsi="Calibri Light" w:cs="Arial"/>
              </w:rPr>
              <w:t>60</w:t>
            </w:r>
          </w:p>
        </w:tc>
        <w:tc>
          <w:tcPr>
            <w:tcW w:w="4127" w:type="dxa"/>
            <w:vAlign w:val="center"/>
            <w:tcPrChange w:id="595" w:author="Tuan Yap" w:date="2018-05-03T11:30:00Z">
              <w:tcPr>
                <w:tcW w:w="4127" w:type="dxa"/>
                <w:vAlign w:val="center"/>
              </w:tcPr>
            </w:tcPrChange>
          </w:tcPr>
          <w:p w14:paraId="0605E304" w14:textId="77777777" w:rsidR="006A4D7D" w:rsidRDefault="006A4D7D" w:rsidP="006A4D7D">
            <w:pPr>
              <w:pStyle w:val="TableField-Left"/>
              <w:rPr>
                <w:rFonts w:ascii="Calibri Light" w:hAnsi="Calibri Light" w:cs="Arial"/>
                <w:b/>
                <w:bCs/>
              </w:rPr>
            </w:pPr>
            <w:r w:rsidRPr="5C9EE791">
              <w:rPr>
                <w:rFonts w:ascii="Calibri Light" w:hAnsi="Calibri Light" w:cs="Arial"/>
                <w:b/>
                <w:bCs/>
              </w:rPr>
              <w:t>Manual Services &amp; Programs enrollment</w:t>
            </w:r>
          </w:p>
          <w:p w14:paraId="2AE2BF49" w14:textId="1494AC51" w:rsidR="006A4D7D" w:rsidRDefault="006A4D7D" w:rsidP="006A4D7D">
            <w:pPr>
              <w:pStyle w:val="TableField-Left"/>
              <w:rPr>
                <w:rFonts w:ascii="Calibri Light" w:hAnsi="Calibri Light" w:cs="Arial"/>
              </w:rPr>
            </w:pPr>
            <w:r w:rsidRPr="002933E8">
              <w:rPr>
                <w:rFonts w:ascii="Calibri Light" w:hAnsi="Calibri Light" w:cs="Arial"/>
              </w:rPr>
              <w:t>Services &amp; Programs need to be manually enroll</w:t>
            </w:r>
            <w:r>
              <w:rPr>
                <w:rFonts w:ascii="Calibri Light" w:hAnsi="Calibri Light" w:cs="Arial"/>
              </w:rPr>
              <w:t>ed</w:t>
            </w:r>
            <w:r w:rsidRPr="002933E8">
              <w:rPr>
                <w:rFonts w:ascii="Calibri Light" w:hAnsi="Calibri Light" w:cs="Arial"/>
              </w:rPr>
              <w:t xml:space="preserve"> by user</w:t>
            </w:r>
          </w:p>
          <w:p w14:paraId="12328ABD" w14:textId="57D11B26" w:rsidR="006A4D7D" w:rsidRDefault="006A4D7D" w:rsidP="006A4D7D">
            <w:pPr>
              <w:pStyle w:val="TableField-Left"/>
              <w:rPr>
                <w:rFonts w:ascii="Calibri Light" w:hAnsi="Calibri Light" w:cs="Arial"/>
                <w:b/>
              </w:rPr>
            </w:pPr>
            <w:r w:rsidRPr="002933E8">
              <w:rPr>
                <w:rFonts w:ascii="Calibri Light" w:hAnsi="Calibri Light" w:cs="Arial"/>
              </w:rPr>
              <w:t xml:space="preserve"> </w:t>
            </w:r>
          </w:p>
        </w:tc>
        <w:tc>
          <w:tcPr>
            <w:tcW w:w="1357" w:type="dxa"/>
            <w:vAlign w:val="center"/>
            <w:tcPrChange w:id="596" w:author="Tuan Yap" w:date="2018-05-03T11:30:00Z">
              <w:tcPr>
                <w:tcW w:w="1357" w:type="dxa"/>
                <w:vAlign w:val="center"/>
              </w:tcPr>
            </w:tcPrChange>
          </w:tcPr>
          <w:p w14:paraId="380132B4" w14:textId="0C0B7386" w:rsidR="006A4D7D" w:rsidRDefault="006A4D7D" w:rsidP="006A4D7D">
            <w:pPr>
              <w:pStyle w:val="TableField-Left"/>
              <w:rPr>
                <w:rFonts w:ascii="Calibri Light" w:hAnsi="Calibri Light" w:cs="Arial"/>
              </w:rPr>
            </w:pPr>
            <w:r>
              <w:rPr>
                <w:rFonts w:ascii="Calibri Light" w:hAnsi="Calibri Light" w:cs="Arial"/>
              </w:rPr>
              <w:t>Hybris C4C</w:t>
            </w:r>
          </w:p>
        </w:tc>
        <w:tc>
          <w:tcPr>
            <w:tcW w:w="1541" w:type="dxa"/>
            <w:tcPrChange w:id="597" w:author="Tuan Yap" w:date="2018-05-03T11:30:00Z">
              <w:tcPr>
                <w:tcW w:w="1541" w:type="dxa"/>
                <w:vAlign w:val="center"/>
              </w:tcPr>
            </w:tcPrChange>
          </w:tcPr>
          <w:p w14:paraId="2102E627" w14:textId="7E367AFD" w:rsidR="006A4D7D" w:rsidRDefault="006A4D7D" w:rsidP="006A4D7D">
            <w:pPr>
              <w:pStyle w:val="TableField-Left"/>
              <w:rPr>
                <w:rFonts w:ascii="Calibri Light" w:hAnsi="Calibri Light" w:cs="Arial"/>
              </w:rPr>
            </w:pPr>
            <w:ins w:id="598" w:author="Tuan Yap" w:date="2018-05-03T11:30:00Z">
              <w:r w:rsidRPr="00781B4C">
                <w:rPr>
                  <w:rFonts w:ascii="Calibri Light" w:hAnsi="Calibri Light" w:cs="Arial"/>
                </w:rPr>
                <w:t>Move Out Reversal</w:t>
              </w:r>
            </w:ins>
            <w:del w:id="599" w:author="Tuan Yap" w:date="2018-05-03T11:30:00Z">
              <w:r w:rsidDel="000702C9">
                <w:rPr>
                  <w:rFonts w:ascii="Calibri Light" w:hAnsi="Calibri Light" w:cs="Arial"/>
                </w:rPr>
                <w:delText>Front Office User</w:delText>
              </w:r>
            </w:del>
          </w:p>
        </w:tc>
        <w:tc>
          <w:tcPr>
            <w:tcW w:w="1486" w:type="dxa"/>
            <w:tcPrChange w:id="600" w:author="Tuan Yap" w:date="2018-05-03T11:30:00Z">
              <w:tcPr>
                <w:tcW w:w="1486" w:type="dxa"/>
              </w:tcPr>
            </w:tcPrChange>
          </w:tcPr>
          <w:p w14:paraId="0A6123BE" w14:textId="77777777" w:rsidR="006A4D7D" w:rsidRDefault="006A4D7D" w:rsidP="006A4D7D">
            <w:pPr>
              <w:pStyle w:val="TableField-Left"/>
              <w:rPr>
                <w:ins w:id="601" w:author="Tuan Yap" w:date="2018-05-03T11:18:00Z"/>
                <w:rFonts w:ascii="Calibri Light" w:hAnsi="Calibri Light" w:cs="Arial"/>
              </w:rPr>
            </w:pPr>
          </w:p>
        </w:tc>
      </w:tr>
      <w:tr w:rsidR="006A4D7D" w:rsidRPr="006B24F0" w14:paraId="32155D72" w14:textId="4BA4DDE1" w:rsidTr="007124B9">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602" w:author="Tuan Yap" w:date="2018-05-03T11:30:00Z">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603" w:author="Tuan Yap" w:date="2018-05-03T11:30:00Z">
            <w:trPr>
              <w:cantSplit/>
              <w:trHeight w:val="432"/>
            </w:trPr>
          </w:trPrChange>
        </w:trPr>
        <w:tc>
          <w:tcPr>
            <w:tcW w:w="803" w:type="dxa"/>
            <w:vAlign w:val="center"/>
            <w:tcPrChange w:id="604" w:author="Tuan Yap" w:date="2018-05-03T11:30:00Z">
              <w:tcPr>
                <w:tcW w:w="803" w:type="dxa"/>
                <w:vAlign w:val="center"/>
              </w:tcPr>
            </w:tcPrChange>
          </w:tcPr>
          <w:p w14:paraId="20A48E6F" w14:textId="5DD28FE6" w:rsidR="006A4D7D" w:rsidRDefault="006A4D7D" w:rsidP="006A4D7D">
            <w:pPr>
              <w:pStyle w:val="TableField-Center"/>
              <w:rPr>
                <w:rFonts w:ascii="Calibri Light" w:hAnsi="Calibri Light" w:cs="Arial"/>
              </w:rPr>
            </w:pPr>
            <w:r>
              <w:rPr>
                <w:rFonts w:ascii="Calibri Light" w:hAnsi="Calibri Light" w:cs="Arial"/>
              </w:rPr>
              <w:t>70</w:t>
            </w:r>
          </w:p>
        </w:tc>
        <w:tc>
          <w:tcPr>
            <w:tcW w:w="4127" w:type="dxa"/>
            <w:vAlign w:val="center"/>
            <w:tcPrChange w:id="605" w:author="Tuan Yap" w:date="2018-05-03T11:30:00Z">
              <w:tcPr>
                <w:tcW w:w="4127" w:type="dxa"/>
                <w:vAlign w:val="center"/>
              </w:tcPr>
            </w:tcPrChange>
          </w:tcPr>
          <w:p w14:paraId="647586FC" w14:textId="56FBE40D" w:rsidR="006A4D7D" w:rsidRPr="009B14DA" w:rsidRDefault="006A4D7D" w:rsidP="006A4D7D">
            <w:pPr>
              <w:pStyle w:val="TableField-Left"/>
              <w:rPr>
                <w:rFonts w:ascii="Calibri Light" w:hAnsi="Calibri Light" w:cs="Arial"/>
                <w:b/>
                <w:bCs/>
              </w:rPr>
            </w:pPr>
            <w:r w:rsidRPr="5C9EE791">
              <w:rPr>
                <w:rFonts w:ascii="Calibri Light" w:hAnsi="Calibri Light" w:cs="Arial"/>
                <w:b/>
                <w:bCs/>
              </w:rPr>
              <w:t>Create Activity</w:t>
            </w:r>
          </w:p>
          <w:p w14:paraId="0BC858CD" w14:textId="6CF29E29" w:rsidR="006A4D7D" w:rsidRDefault="006A4D7D" w:rsidP="006A4D7D">
            <w:pPr>
              <w:pStyle w:val="TableField-Left"/>
              <w:rPr>
                <w:rFonts w:ascii="Calibri Light" w:hAnsi="Calibri Light" w:cs="Arial"/>
              </w:rPr>
            </w:pPr>
            <w:r>
              <w:rPr>
                <w:rFonts w:ascii="Calibri Light" w:hAnsi="Calibri Light" w:cs="Arial"/>
              </w:rPr>
              <w:t>An Activity Record is created and information is documented in the long text.</w:t>
            </w:r>
          </w:p>
          <w:p w14:paraId="63F8FD1B" w14:textId="77777777" w:rsidR="006A4D7D" w:rsidRDefault="006A4D7D" w:rsidP="006A4D7D">
            <w:pPr>
              <w:pStyle w:val="TableField-Left"/>
              <w:rPr>
                <w:rFonts w:ascii="Calibri Light" w:hAnsi="Calibri Light" w:cs="Arial"/>
                <w:b/>
              </w:rPr>
            </w:pPr>
          </w:p>
        </w:tc>
        <w:tc>
          <w:tcPr>
            <w:tcW w:w="1357" w:type="dxa"/>
            <w:vAlign w:val="center"/>
            <w:tcPrChange w:id="606" w:author="Tuan Yap" w:date="2018-05-03T11:30:00Z">
              <w:tcPr>
                <w:tcW w:w="1357" w:type="dxa"/>
                <w:vAlign w:val="center"/>
              </w:tcPr>
            </w:tcPrChange>
          </w:tcPr>
          <w:p w14:paraId="6212EB45" w14:textId="20036F7D" w:rsidR="006A4D7D" w:rsidRDefault="006A4D7D" w:rsidP="006A4D7D">
            <w:pPr>
              <w:pStyle w:val="TableField-Left"/>
              <w:rPr>
                <w:rFonts w:ascii="Calibri Light" w:hAnsi="Calibri Light" w:cs="Arial"/>
              </w:rPr>
            </w:pPr>
            <w:r>
              <w:rPr>
                <w:rFonts w:ascii="Calibri Light" w:hAnsi="Calibri Light" w:cs="Arial"/>
              </w:rPr>
              <w:t>Hybris C4C</w:t>
            </w:r>
          </w:p>
        </w:tc>
        <w:tc>
          <w:tcPr>
            <w:tcW w:w="1541" w:type="dxa"/>
            <w:tcPrChange w:id="607" w:author="Tuan Yap" w:date="2018-05-03T11:30:00Z">
              <w:tcPr>
                <w:tcW w:w="1541" w:type="dxa"/>
                <w:vAlign w:val="center"/>
              </w:tcPr>
            </w:tcPrChange>
          </w:tcPr>
          <w:p w14:paraId="0AD89694" w14:textId="74D8A51A" w:rsidR="006A4D7D" w:rsidRDefault="006A4D7D" w:rsidP="006A4D7D">
            <w:pPr>
              <w:pStyle w:val="TableField-Left"/>
              <w:rPr>
                <w:rFonts w:ascii="Calibri Light" w:hAnsi="Calibri Light" w:cs="Arial"/>
              </w:rPr>
            </w:pPr>
            <w:ins w:id="608" w:author="Tuan Yap" w:date="2018-05-03T11:30:00Z">
              <w:r w:rsidRPr="00781B4C">
                <w:rPr>
                  <w:rFonts w:ascii="Calibri Light" w:hAnsi="Calibri Light" w:cs="Arial"/>
                </w:rPr>
                <w:t>Move Out Reversal</w:t>
              </w:r>
            </w:ins>
            <w:del w:id="609" w:author="Tuan Yap" w:date="2018-05-03T11:30:00Z">
              <w:r w:rsidDel="000702C9">
                <w:rPr>
                  <w:rFonts w:ascii="Calibri Light" w:hAnsi="Calibri Light" w:cs="Arial"/>
                </w:rPr>
                <w:delText>Front Office User</w:delText>
              </w:r>
            </w:del>
          </w:p>
        </w:tc>
        <w:tc>
          <w:tcPr>
            <w:tcW w:w="1486" w:type="dxa"/>
            <w:tcPrChange w:id="610" w:author="Tuan Yap" w:date="2018-05-03T11:30:00Z">
              <w:tcPr>
                <w:tcW w:w="1486" w:type="dxa"/>
              </w:tcPr>
            </w:tcPrChange>
          </w:tcPr>
          <w:p w14:paraId="0EE0EF40" w14:textId="77777777" w:rsidR="006A4D7D" w:rsidRDefault="006A4D7D" w:rsidP="006A4D7D">
            <w:pPr>
              <w:pStyle w:val="TableField-Left"/>
              <w:rPr>
                <w:ins w:id="611" w:author="Tuan Yap" w:date="2018-05-03T11:18:00Z"/>
                <w:rFonts w:ascii="Calibri Light" w:hAnsi="Calibri Light" w:cs="Arial"/>
              </w:rPr>
            </w:pPr>
          </w:p>
        </w:tc>
      </w:tr>
      <w:tr w:rsidR="00532EA6" w:rsidRPr="006B24F0" w14:paraId="13E61992" w14:textId="664731BB" w:rsidTr="00532EA6">
        <w:trPr>
          <w:cantSplit/>
          <w:trHeight w:val="432"/>
        </w:trPr>
        <w:tc>
          <w:tcPr>
            <w:tcW w:w="803" w:type="dxa"/>
            <w:vAlign w:val="center"/>
          </w:tcPr>
          <w:p w14:paraId="4A366872" w14:textId="754829EE" w:rsidR="00532EA6" w:rsidRPr="006B24F0" w:rsidRDefault="00532EA6" w:rsidP="00C8245F">
            <w:pPr>
              <w:pStyle w:val="TableField-Center"/>
              <w:rPr>
                <w:rFonts w:ascii="Calibri Light" w:hAnsi="Calibri Light" w:cs="Arial"/>
              </w:rPr>
            </w:pPr>
            <w:r>
              <w:rPr>
                <w:rFonts w:ascii="Calibri Light" w:hAnsi="Calibri Light" w:cs="Arial"/>
              </w:rPr>
              <w:t>80</w:t>
            </w:r>
          </w:p>
        </w:tc>
        <w:tc>
          <w:tcPr>
            <w:tcW w:w="4127" w:type="dxa"/>
            <w:vAlign w:val="center"/>
          </w:tcPr>
          <w:p w14:paraId="3EA2347D" w14:textId="3C61B1A5" w:rsidR="00532EA6" w:rsidRPr="009B14DA" w:rsidRDefault="00532EA6" w:rsidP="00C8245F">
            <w:pPr>
              <w:pStyle w:val="TableField-Left"/>
              <w:rPr>
                <w:rFonts w:ascii="Calibri Light" w:hAnsi="Calibri Light" w:cs="Arial"/>
                <w:b/>
                <w:bCs/>
              </w:rPr>
            </w:pPr>
            <w:r w:rsidRPr="5C9EE791">
              <w:rPr>
                <w:rFonts w:ascii="Calibri Light" w:hAnsi="Calibri Light" w:cs="Arial"/>
                <w:b/>
                <w:bCs/>
              </w:rPr>
              <w:t>Has final bill been created?</w:t>
            </w:r>
          </w:p>
          <w:p w14:paraId="6FC485AF" w14:textId="4C93033D" w:rsidR="00532EA6" w:rsidRDefault="00532EA6" w:rsidP="00C8245F">
            <w:pPr>
              <w:pStyle w:val="TableField-Left"/>
              <w:rPr>
                <w:rFonts w:ascii="Calibri Light" w:hAnsi="Calibri Light" w:cs="Arial"/>
              </w:rPr>
            </w:pPr>
            <w:r>
              <w:rPr>
                <w:rFonts w:ascii="Calibri Light" w:hAnsi="Calibri Light" w:cs="Arial"/>
              </w:rPr>
              <w:t>If bill is created for the Contract, go to step 90. Otherwise go to step 100.</w:t>
            </w:r>
          </w:p>
          <w:p w14:paraId="2451B7DB" w14:textId="77777777" w:rsidR="00532EA6" w:rsidRPr="006B24F0" w:rsidRDefault="00532EA6" w:rsidP="00C8245F">
            <w:pPr>
              <w:pStyle w:val="TableField-Left"/>
              <w:rPr>
                <w:rFonts w:ascii="Calibri Light" w:hAnsi="Calibri Light" w:cs="Arial"/>
              </w:rPr>
            </w:pPr>
          </w:p>
        </w:tc>
        <w:tc>
          <w:tcPr>
            <w:tcW w:w="1357" w:type="dxa"/>
            <w:vAlign w:val="center"/>
          </w:tcPr>
          <w:p w14:paraId="6E07093F" w14:textId="61498874" w:rsidR="00532EA6" w:rsidRPr="006B24F0" w:rsidRDefault="00532EA6" w:rsidP="00C8245F">
            <w:pPr>
              <w:pStyle w:val="TableField-Left"/>
              <w:rPr>
                <w:rFonts w:ascii="Calibri Light" w:hAnsi="Calibri Light" w:cs="Arial"/>
              </w:rPr>
            </w:pPr>
            <w:r>
              <w:rPr>
                <w:rFonts w:ascii="Calibri Light" w:hAnsi="Calibri Light" w:cs="Arial"/>
              </w:rPr>
              <w:t>S/4HANA</w:t>
            </w:r>
          </w:p>
        </w:tc>
        <w:tc>
          <w:tcPr>
            <w:tcW w:w="1541" w:type="dxa"/>
            <w:vAlign w:val="center"/>
          </w:tcPr>
          <w:p w14:paraId="1EFABB09" w14:textId="184C3CE6" w:rsidR="00532EA6" w:rsidRPr="006B24F0" w:rsidRDefault="00532EA6" w:rsidP="00C8245F">
            <w:pPr>
              <w:pStyle w:val="TableField-Left"/>
              <w:rPr>
                <w:rFonts w:ascii="Calibri Light" w:hAnsi="Calibri Light" w:cs="Arial"/>
              </w:rPr>
            </w:pPr>
            <w:del w:id="612" w:author="Tuan Yap" w:date="2018-05-08T11:24:00Z">
              <w:r w:rsidDel="00EB120D">
                <w:rPr>
                  <w:rFonts w:ascii="Calibri Light" w:hAnsi="Calibri Light" w:cs="Arial"/>
                </w:rPr>
                <w:delText>System</w:delText>
              </w:r>
            </w:del>
            <w:ins w:id="613" w:author="Tuan Yap" w:date="2018-05-08T11:24:00Z">
              <w:r w:rsidR="00EB120D">
                <w:rPr>
                  <w:rFonts w:ascii="Calibri Light" w:hAnsi="Calibri Light" w:cs="Arial"/>
                </w:rPr>
                <w:t>Process Move Out Reverse</w:t>
              </w:r>
            </w:ins>
          </w:p>
        </w:tc>
        <w:tc>
          <w:tcPr>
            <w:tcW w:w="1486" w:type="dxa"/>
          </w:tcPr>
          <w:p w14:paraId="544BB7B6" w14:textId="77777777" w:rsidR="00532EA6" w:rsidRDefault="00532EA6" w:rsidP="00C8245F">
            <w:pPr>
              <w:pStyle w:val="TableField-Left"/>
              <w:rPr>
                <w:ins w:id="614" w:author="Tuan Yap" w:date="2018-05-03T11:18:00Z"/>
                <w:rFonts w:ascii="Calibri Light" w:hAnsi="Calibri Light" w:cs="Arial"/>
              </w:rPr>
            </w:pPr>
          </w:p>
        </w:tc>
      </w:tr>
      <w:tr w:rsidR="00532EA6" w:rsidRPr="006B24F0" w14:paraId="70990BB9" w14:textId="77D3A6B8" w:rsidTr="00532EA6">
        <w:trPr>
          <w:cantSplit/>
          <w:trHeight w:val="432"/>
        </w:trPr>
        <w:tc>
          <w:tcPr>
            <w:tcW w:w="803" w:type="dxa"/>
            <w:vAlign w:val="center"/>
          </w:tcPr>
          <w:p w14:paraId="32A30C5B" w14:textId="46313169" w:rsidR="00532EA6" w:rsidRDefault="00532EA6" w:rsidP="00C8245F">
            <w:pPr>
              <w:pStyle w:val="TableField-Center"/>
              <w:rPr>
                <w:rFonts w:ascii="Calibri Light" w:hAnsi="Calibri Light" w:cs="Arial"/>
              </w:rPr>
            </w:pPr>
            <w:r>
              <w:rPr>
                <w:rFonts w:ascii="Calibri Light" w:hAnsi="Calibri Light" w:cs="Arial"/>
              </w:rPr>
              <w:t>90</w:t>
            </w:r>
          </w:p>
        </w:tc>
        <w:tc>
          <w:tcPr>
            <w:tcW w:w="4127" w:type="dxa"/>
            <w:vAlign w:val="center"/>
          </w:tcPr>
          <w:p w14:paraId="1A3CB8CB" w14:textId="77777777" w:rsidR="00532EA6" w:rsidRPr="009B14DA" w:rsidRDefault="00532EA6" w:rsidP="00C8245F">
            <w:pPr>
              <w:pStyle w:val="TableField-Left"/>
              <w:rPr>
                <w:rFonts w:ascii="Calibri Light" w:hAnsi="Calibri Light" w:cs="Arial"/>
                <w:b/>
                <w:bCs/>
              </w:rPr>
            </w:pPr>
            <w:r w:rsidRPr="5C9EE791">
              <w:rPr>
                <w:rFonts w:ascii="Calibri Light" w:hAnsi="Calibri Light" w:cs="Arial"/>
                <w:b/>
                <w:bCs/>
              </w:rPr>
              <w:t>Automatic bill reversal</w:t>
            </w:r>
          </w:p>
          <w:p w14:paraId="268A0D07" w14:textId="77777777" w:rsidR="00532EA6" w:rsidRDefault="00532EA6" w:rsidP="00C8245F">
            <w:pPr>
              <w:pStyle w:val="TableField-Left"/>
              <w:rPr>
                <w:rFonts w:ascii="Calibri Light" w:hAnsi="Calibri Light" w:cs="Arial"/>
              </w:rPr>
            </w:pPr>
            <w:r>
              <w:rPr>
                <w:rFonts w:ascii="Calibri Light" w:hAnsi="Calibri Light" w:cs="Arial"/>
              </w:rPr>
              <w:t>Enhancement to have bill(s) for the contract automatically reverse.</w:t>
            </w:r>
          </w:p>
          <w:p w14:paraId="341DD454" w14:textId="77777777" w:rsidR="00532EA6" w:rsidRPr="009B14DA" w:rsidRDefault="00532EA6" w:rsidP="00C8245F">
            <w:pPr>
              <w:pStyle w:val="TableField-Left"/>
              <w:rPr>
                <w:rFonts w:ascii="Calibri Light" w:hAnsi="Calibri Light" w:cs="Arial"/>
                <w:b/>
              </w:rPr>
            </w:pPr>
          </w:p>
        </w:tc>
        <w:tc>
          <w:tcPr>
            <w:tcW w:w="1357" w:type="dxa"/>
            <w:vAlign w:val="center"/>
          </w:tcPr>
          <w:p w14:paraId="7767691D" w14:textId="192291BF" w:rsidR="00532EA6" w:rsidRDefault="00532EA6" w:rsidP="00C8245F">
            <w:pPr>
              <w:pStyle w:val="TableField-Left"/>
              <w:rPr>
                <w:rFonts w:ascii="Calibri Light" w:hAnsi="Calibri Light" w:cs="Arial"/>
              </w:rPr>
            </w:pPr>
            <w:r>
              <w:rPr>
                <w:rFonts w:ascii="Calibri Light" w:hAnsi="Calibri Light" w:cs="Arial"/>
              </w:rPr>
              <w:t>EA20</w:t>
            </w:r>
          </w:p>
        </w:tc>
        <w:tc>
          <w:tcPr>
            <w:tcW w:w="1541" w:type="dxa"/>
            <w:vAlign w:val="center"/>
          </w:tcPr>
          <w:p w14:paraId="55386C21" w14:textId="1386EBFB" w:rsidR="00532EA6" w:rsidRDefault="00532EA6" w:rsidP="00C8245F">
            <w:pPr>
              <w:pStyle w:val="TableField-Left"/>
              <w:rPr>
                <w:rFonts w:ascii="Calibri Light" w:hAnsi="Calibri Light" w:cs="Arial"/>
              </w:rPr>
            </w:pPr>
            <w:del w:id="615" w:author="Tuan Yap" w:date="2018-05-08T11:24:00Z">
              <w:r w:rsidDel="00EB120D">
                <w:rPr>
                  <w:rFonts w:ascii="Calibri Light" w:hAnsi="Calibri Light" w:cs="Arial"/>
                </w:rPr>
                <w:delText>System</w:delText>
              </w:r>
            </w:del>
            <w:ins w:id="616" w:author="Tuan Yap" w:date="2018-05-08T11:24:00Z">
              <w:r w:rsidR="00EB120D">
                <w:rPr>
                  <w:rFonts w:ascii="Calibri Light" w:hAnsi="Calibri Light" w:cs="Arial"/>
                </w:rPr>
                <w:t>Process Move Out Reverse</w:t>
              </w:r>
            </w:ins>
          </w:p>
        </w:tc>
        <w:tc>
          <w:tcPr>
            <w:tcW w:w="1486" w:type="dxa"/>
          </w:tcPr>
          <w:p w14:paraId="0DAFC660" w14:textId="77777777" w:rsidR="00532EA6" w:rsidRDefault="00532EA6" w:rsidP="00C8245F">
            <w:pPr>
              <w:pStyle w:val="TableField-Left"/>
              <w:rPr>
                <w:ins w:id="617" w:author="Tuan Yap" w:date="2018-05-03T11:18:00Z"/>
                <w:rFonts w:ascii="Calibri Light" w:hAnsi="Calibri Light" w:cs="Arial"/>
              </w:rPr>
            </w:pPr>
          </w:p>
        </w:tc>
      </w:tr>
      <w:tr w:rsidR="00532EA6" w:rsidRPr="006B24F0" w14:paraId="2335ABE6" w14:textId="2B5A0926" w:rsidTr="00532EA6">
        <w:trPr>
          <w:cantSplit/>
          <w:trHeight w:val="432"/>
        </w:trPr>
        <w:tc>
          <w:tcPr>
            <w:tcW w:w="803" w:type="dxa"/>
            <w:vAlign w:val="center"/>
          </w:tcPr>
          <w:p w14:paraId="26E07C94" w14:textId="74953156" w:rsidR="00532EA6" w:rsidRDefault="00532EA6" w:rsidP="00C8245F">
            <w:pPr>
              <w:pStyle w:val="TableField-Center"/>
              <w:rPr>
                <w:rFonts w:ascii="Calibri Light" w:hAnsi="Calibri Light" w:cs="Arial"/>
              </w:rPr>
            </w:pPr>
            <w:r>
              <w:rPr>
                <w:rFonts w:ascii="Calibri Light" w:hAnsi="Calibri Light" w:cs="Arial"/>
              </w:rPr>
              <w:t>100</w:t>
            </w:r>
          </w:p>
        </w:tc>
        <w:tc>
          <w:tcPr>
            <w:tcW w:w="4127" w:type="dxa"/>
            <w:vAlign w:val="center"/>
          </w:tcPr>
          <w:p w14:paraId="56453772" w14:textId="29084A9E" w:rsidR="00532EA6" w:rsidRPr="009B14DA" w:rsidRDefault="00532EA6" w:rsidP="00C8245F">
            <w:pPr>
              <w:pStyle w:val="TableField-Left"/>
              <w:rPr>
                <w:rFonts w:ascii="Calibri Light" w:hAnsi="Calibri Light" w:cs="Arial"/>
                <w:b/>
                <w:bCs/>
              </w:rPr>
            </w:pPr>
            <w:r w:rsidRPr="5C9EE791">
              <w:rPr>
                <w:rFonts w:ascii="Calibri Light" w:hAnsi="Calibri Light" w:cs="Arial"/>
                <w:b/>
                <w:bCs/>
              </w:rPr>
              <w:t>Move Out related Service Request/ Order found?</w:t>
            </w:r>
          </w:p>
          <w:p w14:paraId="386CFA5D" w14:textId="02F80DC4" w:rsidR="00532EA6" w:rsidRDefault="00532EA6" w:rsidP="00C8245F">
            <w:pPr>
              <w:pStyle w:val="TableField-Left"/>
              <w:rPr>
                <w:rFonts w:ascii="Calibri Light" w:hAnsi="Calibri Light" w:cs="Arial"/>
              </w:rPr>
            </w:pPr>
            <w:r>
              <w:rPr>
                <w:rFonts w:ascii="Calibri Light" w:hAnsi="Calibri Light" w:cs="Arial"/>
              </w:rPr>
              <w:t>If Service Request or Service Order created by Move Out process, go to step 110. Otherwise go to step 120.</w:t>
            </w:r>
          </w:p>
          <w:p w14:paraId="0D17F856" w14:textId="77777777" w:rsidR="00532EA6" w:rsidRPr="009B14DA" w:rsidRDefault="00532EA6" w:rsidP="00C8245F">
            <w:pPr>
              <w:pStyle w:val="TableField-Left"/>
              <w:rPr>
                <w:rFonts w:ascii="Calibri Light" w:hAnsi="Calibri Light" w:cs="Arial"/>
                <w:b/>
              </w:rPr>
            </w:pPr>
          </w:p>
        </w:tc>
        <w:tc>
          <w:tcPr>
            <w:tcW w:w="1357" w:type="dxa"/>
            <w:vAlign w:val="center"/>
          </w:tcPr>
          <w:p w14:paraId="6B9EA20D" w14:textId="47CD957B" w:rsidR="00532EA6" w:rsidRDefault="00532EA6" w:rsidP="00C8245F">
            <w:pPr>
              <w:pStyle w:val="TableField-Left"/>
              <w:rPr>
                <w:rFonts w:ascii="Calibri Light" w:hAnsi="Calibri Light" w:cs="Arial"/>
              </w:rPr>
            </w:pPr>
            <w:r>
              <w:rPr>
                <w:rFonts w:ascii="Calibri Light" w:hAnsi="Calibri Light" w:cs="Arial"/>
              </w:rPr>
              <w:t>S/4HANA</w:t>
            </w:r>
          </w:p>
        </w:tc>
        <w:tc>
          <w:tcPr>
            <w:tcW w:w="1541" w:type="dxa"/>
            <w:vAlign w:val="center"/>
          </w:tcPr>
          <w:p w14:paraId="3FBBD05F" w14:textId="6BCA9FA3" w:rsidR="00532EA6" w:rsidRDefault="00532EA6" w:rsidP="00C8245F">
            <w:pPr>
              <w:pStyle w:val="TableField-Left"/>
              <w:rPr>
                <w:rFonts w:ascii="Calibri Light" w:hAnsi="Calibri Light" w:cs="Arial"/>
              </w:rPr>
            </w:pPr>
            <w:del w:id="618" w:author="Tuan Yap" w:date="2018-05-08T11:24:00Z">
              <w:r w:rsidDel="00EB120D">
                <w:rPr>
                  <w:rFonts w:ascii="Calibri Light" w:hAnsi="Calibri Light" w:cs="Arial"/>
                </w:rPr>
                <w:delText>System</w:delText>
              </w:r>
            </w:del>
            <w:ins w:id="619" w:author="Tuan Yap" w:date="2018-05-08T11:24:00Z">
              <w:r w:rsidR="00EB120D">
                <w:rPr>
                  <w:rFonts w:ascii="Calibri Light" w:hAnsi="Calibri Light" w:cs="Arial"/>
                </w:rPr>
                <w:t>Process Move Out Reverse</w:t>
              </w:r>
            </w:ins>
          </w:p>
        </w:tc>
        <w:tc>
          <w:tcPr>
            <w:tcW w:w="1486" w:type="dxa"/>
          </w:tcPr>
          <w:p w14:paraId="381DBA17" w14:textId="77777777" w:rsidR="00532EA6" w:rsidRDefault="00532EA6" w:rsidP="00C8245F">
            <w:pPr>
              <w:pStyle w:val="TableField-Left"/>
              <w:rPr>
                <w:ins w:id="620" w:author="Tuan Yap" w:date="2018-05-03T11:18:00Z"/>
                <w:rFonts w:ascii="Calibri Light" w:hAnsi="Calibri Light" w:cs="Arial"/>
              </w:rPr>
            </w:pPr>
          </w:p>
        </w:tc>
      </w:tr>
      <w:tr w:rsidR="00532EA6" w:rsidRPr="006B24F0" w14:paraId="2967FD45" w14:textId="6778E28A" w:rsidTr="00532EA6">
        <w:trPr>
          <w:cantSplit/>
          <w:trHeight w:val="432"/>
        </w:trPr>
        <w:tc>
          <w:tcPr>
            <w:tcW w:w="803" w:type="dxa"/>
            <w:vAlign w:val="center"/>
          </w:tcPr>
          <w:p w14:paraId="076081FD" w14:textId="34C32983" w:rsidR="00532EA6" w:rsidRDefault="00532EA6" w:rsidP="00C8245F">
            <w:pPr>
              <w:pStyle w:val="TableField-Center"/>
              <w:rPr>
                <w:rFonts w:ascii="Calibri Light" w:hAnsi="Calibri Light" w:cs="Arial"/>
              </w:rPr>
            </w:pPr>
            <w:r>
              <w:rPr>
                <w:rFonts w:ascii="Calibri Light" w:hAnsi="Calibri Light" w:cs="Arial"/>
              </w:rPr>
              <w:t>110</w:t>
            </w:r>
          </w:p>
        </w:tc>
        <w:tc>
          <w:tcPr>
            <w:tcW w:w="4127" w:type="dxa"/>
            <w:vAlign w:val="center"/>
          </w:tcPr>
          <w:p w14:paraId="6B3118BB" w14:textId="2DBEE88B" w:rsidR="00532EA6" w:rsidRPr="009B14DA" w:rsidRDefault="00532EA6" w:rsidP="00C8245F">
            <w:pPr>
              <w:pStyle w:val="TableField-Left"/>
              <w:rPr>
                <w:rFonts w:ascii="Calibri Light" w:hAnsi="Calibri Light" w:cs="Arial"/>
                <w:b/>
                <w:bCs/>
              </w:rPr>
            </w:pPr>
            <w:r w:rsidRPr="5C9EE791">
              <w:rPr>
                <w:rFonts w:ascii="Calibri Light" w:hAnsi="Calibri Light" w:cs="Arial"/>
                <w:b/>
                <w:bCs/>
              </w:rPr>
              <w:t>Cancel Move Out related Service Request/Order.</w:t>
            </w:r>
          </w:p>
          <w:p w14:paraId="558EBEBC" w14:textId="77777777" w:rsidR="00532EA6" w:rsidRDefault="00532EA6" w:rsidP="00C8245F">
            <w:pPr>
              <w:pStyle w:val="TableField-Left"/>
              <w:rPr>
                <w:rFonts w:ascii="Calibri Light" w:hAnsi="Calibri Light" w:cs="Arial"/>
              </w:rPr>
            </w:pPr>
            <w:r>
              <w:rPr>
                <w:rFonts w:ascii="Calibri Light" w:hAnsi="Calibri Light" w:cs="Arial"/>
              </w:rPr>
              <w:t>Service Request and Service Order status is canceled.</w:t>
            </w:r>
          </w:p>
          <w:p w14:paraId="1C678E3F" w14:textId="77777777" w:rsidR="00532EA6" w:rsidRPr="009B14DA" w:rsidRDefault="00532EA6" w:rsidP="00C8245F">
            <w:pPr>
              <w:pStyle w:val="TableField-Left"/>
              <w:rPr>
                <w:rFonts w:ascii="Calibri Light" w:hAnsi="Calibri Light" w:cs="Arial"/>
                <w:b/>
              </w:rPr>
            </w:pPr>
          </w:p>
        </w:tc>
        <w:tc>
          <w:tcPr>
            <w:tcW w:w="1357" w:type="dxa"/>
            <w:vAlign w:val="center"/>
          </w:tcPr>
          <w:p w14:paraId="4BC8B75D" w14:textId="6038156D" w:rsidR="00532EA6" w:rsidRDefault="00532EA6" w:rsidP="00C8245F">
            <w:pPr>
              <w:pStyle w:val="TableField-Left"/>
              <w:rPr>
                <w:rFonts w:ascii="Calibri Light" w:hAnsi="Calibri Light" w:cs="Arial"/>
              </w:rPr>
            </w:pPr>
            <w:r>
              <w:rPr>
                <w:rFonts w:ascii="Calibri Light" w:hAnsi="Calibri Light" w:cs="Arial"/>
              </w:rPr>
              <w:t>S/4HANA</w:t>
            </w:r>
          </w:p>
        </w:tc>
        <w:tc>
          <w:tcPr>
            <w:tcW w:w="1541" w:type="dxa"/>
            <w:vAlign w:val="center"/>
          </w:tcPr>
          <w:p w14:paraId="6E2F58A1" w14:textId="7F9CA502" w:rsidR="00532EA6" w:rsidRDefault="00532EA6" w:rsidP="00C8245F">
            <w:pPr>
              <w:pStyle w:val="TableField-Left"/>
              <w:rPr>
                <w:rFonts w:ascii="Calibri Light" w:hAnsi="Calibri Light" w:cs="Arial"/>
              </w:rPr>
            </w:pPr>
            <w:del w:id="621" w:author="Tuan Yap" w:date="2018-05-08T11:24:00Z">
              <w:r w:rsidDel="00EB120D">
                <w:rPr>
                  <w:rFonts w:ascii="Calibri Light" w:hAnsi="Calibri Light" w:cs="Arial"/>
                </w:rPr>
                <w:delText>System</w:delText>
              </w:r>
            </w:del>
            <w:ins w:id="622" w:author="Tuan Yap" w:date="2018-05-08T11:24:00Z">
              <w:r w:rsidR="00EB120D">
                <w:rPr>
                  <w:rFonts w:ascii="Calibri Light" w:hAnsi="Calibri Light" w:cs="Arial"/>
                </w:rPr>
                <w:t>Process Move Out Reverse</w:t>
              </w:r>
            </w:ins>
          </w:p>
        </w:tc>
        <w:tc>
          <w:tcPr>
            <w:tcW w:w="1486" w:type="dxa"/>
          </w:tcPr>
          <w:p w14:paraId="2397AE56" w14:textId="77777777" w:rsidR="00532EA6" w:rsidRDefault="00532EA6" w:rsidP="00C8245F">
            <w:pPr>
              <w:pStyle w:val="TableField-Left"/>
              <w:rPr>
                <w:ins w:id="623" w:author="Tuan Yap" w:date="2018-05-03T11:18:00Z"/>
                <w:rFonts w:ascii="Calibri Light" w:hAnsi="Calibri Light" w:cs="Arial"/>
              </w:rPr>
            </w:pPr>
          </w:p>
        </w:tc>
      </w:tr>
      <w:tr w:rsidR="00532EA6" w:rsidRPr="006B24F0" w14:paraId="3DCC9B1B" w14:textId="0D07E9CB" w:rsidTr="00532EA6">
        <w:trPr>
          <w:cantSplit/>
          <w:trHeight w:val="432"/>
        </w:trPr>
        <w:tc>
          <w:tcPr>
            <w:tcW w:w="803" w:type="dxa"/>
            <w:vAlign w:val="center"/>
          </w:tcPr>
          <w:p w14:paraId="6B64BAD0" w14:textId="46EBC165" w:rsidR="00532EA6" w:rsidRDefault="00532EA6" w:rsidP="00C8245F">
            <w:pPr>
              <w:pStyle w:val="TableField-Center"/>
              <w:rPr>
                <w:rFonts w:ascii="Calibri Light" w:hAnsi="Calibri Light" w:cs="Arial"/>
              </w:rPr>
            </w:pPr>
            <w:r>
              <w:rPr>
                <w:rFonts w:ascii="Calibri Light" w:hAnsi="Calibri Light" w:cs="Arial"/>
              </w:rPr>
              <w:lastRenderedPageBreak/>
              <w:t>120</w:t>
            </w:r>
          </w:p>
        </w:tc>
        <w:tc>
          <w:tcPr>
            <w:tcW w:w="4127" w:type="dxa"/>
            <w:vAlign w:val="center"/>
          </w:tcPr>
          <w:p w14:paraId="285658C4" w14:textId="3E6B99E7" w:rsidR="00532EA6" w:rsidRPr="009B14DA" w:rsidRDefault="00532EA6" w:rsidP="00C8245F">
            <w:pPr>
              <w:pStyle w:val="TableField-Left"/>
              <w:rPr>
                <w:rFonts w:ascii="Calibri Light" w:hAnsi="Calibri Light" w:cs="Arial"/>
                <w:b/>
                <w:bCs/>
              </w:rPr>
            </w:pPr>
            <w:r w:rsidRPr="5C9EE791">
              <w:rPr>
                <w:rFonts w:ascii="Calibri Light" w:hAnsi="Calibri Light" w:cs="Arial"/>
                <w:b/>
                <w:bCs/>
              </w:rPr>
              <w:t>Smart meter?</w:t>
            </w:r>
          </w:p>
          <w:p w14:paraId="13982CB3" w14:textId="6E081465" w:rsidR="00532EA6" w:rsidRDefault="00532EA6" w:rsidP="00C8245F">
            <w:pPr>
              <w:pStyle w:val="TableField-Left"/>
              <w:rPr>
                <w:rFonts w:ascii="Calibri Light" w:hAnsi="Calibri Light" w:cs="Arial"/>
              </w:rPr>
            </w:pPr>
            <w:r>
              <w:rPr>
                <w:rFonts w:ascii="Calibri Light" w:hAnsi="Calibri Light" w:cs="Arial"/>
              </w:rPr>
              <w:t>If meter is a smart connect meter, go to step 150. Otherwise, go to step 130.</w:t>
            </w:r>
          </w:p>
          <w:p w14:paraId="125FBBBF" w14:textId="77777777" w:rsidR="00532EA6" w:rsidRPr="009B14DA" w:rsidRDefault="00532EA6" w:rsidP="00C8245F">
            <w:pPr>
              <w:pStyle w:val="TableField-Left"/>
              <w:rPr>
                <w:rFonts w:ascii="Calibri Light" w:hAnsi="Calibri Light" w:cs="Arial"/>
                <w:b/>
              </w:rPr>
            </w:pPr>
          </w:p>
        </w:tc>
        <w:tc>
          <w:tcPr>
            <w:tcW w:w="1357" w:type="dxa"/>
            <w:vAlign w:val="center"/>
          </w:tcPr>
          <w:p w14:paraId="7DB23D5D" w14:textId="4FF78C2B" w:rsidR="00532EA6" w:rsidRDefault="00532EA6" w:rsidP="00C8245F">
            <w:pPr>
              <w:pStyle w:val="TableField-Left"/>
              <w:rPr>
                <w:rFonts w:ascii="Calibri Light" w:hAnsi="Calibri Light" w:cs="Arial"/>
              </w:rPr>
            </w:pPr>
            <w:r>
              <w:rPr>
                <w:rFonts w:ascii="Calibri Light" w:hAnsi="Calibri Light" w:cs="Arial"/>
              </w:rPr>
              <w:t>S/4HANA</w:t>
            </w:r>
          </w:p>
        </w:tc>
        <w:tc>
          <w:tcPr>
            <w:tcW w:w="1541" w:type="dxa"/>
            <w:vAlign w:val="center"/>
          </w:tcPr>
          <w:p w14:paraId="39E914B8" w14:textId="1A97FBBB" w:rsidR="00532EA6" w:rsidRDefault="00EB120D" w:rsidP="00C8245F">
            <w:pPr>
              <w:pStyle w:val="TableField-Left"/>
              <w:rPr>
                <w:rFonts w:ascii="Calibri Light" w:hAnsi="Calibri Light" w:cs="Arial"/>
              </w:rPr>
            </w:pPr>
            <w:ins w:id="624" w:author="Tuan Yap" w:date="2018-05-08T11:24:00Z">
              <w:r>
                <w:rPr>
                  <w:rFonts w:ascii="Calibri Light" w:hAnsi="Calibri Light" w:cs="Arial"/>
                </w:rPr>
                <w:t>Process Move Out Reverse</w:t>
              </w:r>
            </w:ins>
            <w:del w:id="625" w:author="Tuan Yap" w:date="2018-05-08T11:24:00Z">
              <w:r w:rsidR="00532EA6" w:rsidDel="00EB120D">
                <w:rPr>
                  <w:rFonts w:ascii="Calibri Light" w:hAnsi="Calibri Light" w:cs="Arial"/>
                </w:rPr>
                <w:delText>System</w:delText>
              </w:r>
            </w:del>
          </w:p>
        </w:tc>
        <w:tc>
          <w:tcPr>
            <w:tcW w:w="1486" w:type="dxa"/>
          </w:tcPr>
          <w:p w14:paraId="03A0CE57" w14:textId="77777777" w:rsidR="00532EA6" w:rsidRDefault="00532EA6" w:rsidP="00C8245F">
            <w:pPr>
              <w:pStyle w:val="TableField-Left"/>
              <w:rPr>
                <w:ins w:id="626" w:author="Tuan Yap" w:date="2018-05-03T11:18:00Z"/>
                <w:rFonts w:ascii="Calibri Light" w:hAnsi="Calibri Light" w:cs="Arial"/>
              </w:rPr>
            </w:pPr>
          </w:p>
        </w:tc>
      </w:tr>
      <w:tr w:rsidR="00532EA6" w:rsidRPr="006B24F0" w14:paraId="11312446" w14:textId="4B189EEB" w:rsidTr="00532EA6">
        <w:trPr>
          <w:cantSplit/>
          <w:trHeight w:val="432"/>
        </w:trPr>
        <w:tc>
          <w:tcPr>
            <w:tcW w:w="803" w:type="dxa"/>
            <w:vAlign w:val="center"/>
          </w:tcPr>
          <w:p w14:paraId="37F9BD1C" w14:textId="3AD32D5E" w:rsidR="00532EA6" w:rsidRDefault="00532EA6" w:rsidP="00C8245F">
            <w:pPr>
              <w:pStyle w:val="TableField-Center"/>
              <w:rPr>
                <w:rFonts w:ascii="Calibri Light" w:hAnsi="Calibri Light" w:cs="Arial"/>
              </w:rPr>
            </w:pPr>
            <w:r>
              <w:rPr>
                <w:rFonts w:ascii="Calibri Light" w:hAnsi="Calibri Light" w:cs="Arial"/>
              </w:rPr>
              <w:t>130</w:t>
            </w:r>
          </w:p>
        </w:tc>
        <w:tc>
          <w:tcPr>
            <w:tcW w:w="4127" w:type="dxa"/>
            <w:vAlign w:val="center"/>
          </w:tcPr>
          <w:p w14:paraId="079D41AE" w14:textId="1E3C5176" w:rsidR="00532EA6" w:rsidRPr="009B14DA" w:rsidRDefault="00532EA6" w:rsidP="00C8245F">
            <w:pPr>
              <w:pStyle w:val="TableField-Left"/>
              <w:rPr>
                <w:rFonts w:ascii="Calibri Light" w:hAnsi="Calibri Light" w:cs="Arial"/>
                <w:b/>
                <w:bCs/>
              </w:rPr>
            </w:pPr>
            <w:r w:rsidRPr="5C9EE791">
              <w:rPr>
                <w:rFonts w:ascii="Calibri Light" w:hAnsi="Calibri Light" w:cs="Arial"/>
                <w:b/>
                <w:bCs/>
              </w:rPr>
              <w:t>Contract is updated</w:t>
            </w:r>
          </w:p>
          <w:p w14:paraId="36ED6809" w14:textId="6AD5E6EF" w:rsidR="00532EA6" w:rsidRDefault="00532EA6" w:rsidP="00C8245F">
            <w:pPr>
              <w:pStyle w:val="TableField-Left"/>
              <w:rPr>
                <w:rFonts w:ascii="Calibri Light" w:hAnsi="Calibri Light" w:cs="Arial"/>
              </w:rPr>
            </w:pPr>
            <w:r>
              <w:rPr>
                <w:rFonts w:ascii="Calibri Light" w:hAnsi="Calibri Light" w:cs="Arial"/>
              </w:rPr>
              <w:t>Move Out date is removed from Contract End date</w:t>
            </w:r>
          </w:p>
          <w:p w14:paraId="02D8B53D" w14:textId="77777777" w:rsidR="00532EA6" w:rsidRPr="009B14DA" w:rsidRDefault="00532EA6" w:rsidP="00C8245F">
            <w:pPr>
              <w:pStyle w:val="TableField-Left"/>
              <w:rPr>
                <w:rFonts w:ascii="Calibri Light" w:hAnsi="Calibri Light" w:cs="Arial"/>
                <w:b/>
              </w:rPr>
            </w:pPr>
          </w:p>
        </w:tc>
        <w:tc>
          <w:tcPr>
            <w:tcW w:w="1357" w:type="dxa"/>
            <w:vAlign w:val="center"/>
          </w:tcPr>
          <w:p w14:paraId="4EADA560" w14:textId="523C4CE5" w:rsidR="00532EA6" w:rsidRDefault="00532EA6" w:rsidP="00C8245F">
            <w:pPr>
              <w:pStyle w:val="TableField-Left"/>
              <w:rPr>
                <w:rFonts w:ascii="Calibri Light" w:hAnsi="Calibri Light" w:cs="Arial"/>
              </w:rPr>
            </w:pPr>
            <w:r>
              <w:rPr>
                <w:rFonts w:ascii="Calibri Light" w:hAnsi="Calibri Light" w:cs="Arial"/>
              </w:rPr>
              <w:t>ES21</w:t>
            </w:r>
          </w:p>
        </w:tc>
        <w:tc>
          <w:tcPr>
            <w:tcW w:w="1541" w:type="dxa"/>
            <w:vAlign w:val="center"/>
          </w:tcPr>
          <w:p w14:paraId="76AE20E7" w14:textId="62900CD1" w:rsidR="00532EA6" w:rsidRDefault="00EB120D" w:rsidP="00C8245F">
            <w:pPr>
              <w:pStyle w:val="TableField-Left"/>
              <w:rPr>
                <w:rFonts w:ascii="Calibri Light" w:hAnsi="Calibri Light" w:cs="Arial"/>
              </w:rPr>
            </w:pPr>
            <w:ins w:id="627" w:author="Tuan Yap" w:date="2018-05-08T11:24:00Z">
              <w:r>
                <w:rPr>
                  <w:rFonts w:ascii="Calibri Light" w:hAnsi="Calibri Light" w:cs="Arial"/>
                </w:rPr>
                <w:t>Process Move Out Reverse</w:t>
              </w:r>
            </w:ins>
            <w:del w:id="628" w:author="Tuan Yap" w:date="2018-05-08T11:24:00Z">
              <w:r w:rsidR="00532EA6" w:rsidDel="00EB120D">
                <w:rPr>
                  <w:rFonts w:ascii="Calibri Light" w:hAnsi="Calibri Light" w:cs="Arial"/>
                </w:rPr>
                <w:delText>System</w:delText>
              </w:r>
            </w:del>
          </w:p>
        </w:tc>
        <w:tc>
          <w:tcPr>
            <w:tcW w:w="1486" w:type="dxa"/>
          </w:tcPr>
          <w:p w14:paraId="0A9589DF" w14:textId="77777777" w:rsidR="00532EA6" w:rsidRDefault="00532EA6" w:rsidP="00C8245F">
            <w:pPr>
              <w:pStyle w:val="TableField-Left"/>
              <w:rPr>
                <w:ins w:id="629" w:author="Tuan Yap" w:date="2018-05-03T11:18:00Z"/>
                <w:rFonts w:ascii="Calibri Light" w:hAnsi="Calibri Light" w:cs="Arial"/>
              </w:rPr>
            </w:pPr>
          </w:p>
        </w:tc>
      </w:tr>
      <w:tr w:rsidR="00532EA6" w:rsidRPr="006B24F0" w14:paraId="32883831" w14:textId="25D6E417" w:rsidTr="00532EA6">
        <w:trPr>
          <w:cantSplit/>
          <w:trHeight w:val="432"/>
        </w:trPr>
        <w:tc>
          <w:tcPr>
            <w:tcW w:w="803" w:type="dxa"/>
            <w:vAlign w:val="center"/>
          </w:tcPr>
          <w:p w14:paraId="26B9D863" w14:textId="63BED56B" w:rsidR="00532EA6" w:rsidRDefault="00532EA6" w:rsidP="00C8245F">
            <w:pPr>
              <w:pStyle w:val="TableField-Center"/>
              <w:rPr>
                <w:rFonts w:ascii="Calibri Light" w:hAnsi="Calibri Light" w:cs="Arial"/>
              </w:rPr>
            </w:pPr>
            <w:r>
              <w:rPr>
                <w:rFonts w:ascii="Calibri Light" w:hAnsi="Calibri Light" w:cs="Arial"/>
              </w:rPr>
              <w:t>140</w:t>
            </w:r>
          </w:p>
        </w:tc>
        <w:tc>
          <w:tcPr>
            <w:tcW w:w="4127" w:type="dxa"/>
            <w:vAlign w:val="center"/>
          </w:tcPr>
          <w:p w14:paraId="749A8671" w14:textId="22DD598C" w:rsidR="00532EA6" w:rsidRPr="009B14DA" w:rsidRDefault="00532EA6" w:rsidP="00C8245F">
            <w:pPr>
              <w:pStyle w:val="TableField-Left"/>
              <w:rPr>
                <w:rFonts w:ascii="Calibri Light" w:hAnsi="Calibri Light" w:cs="Arial"/>
                <w:b/>
                <w:bCs/>
              </w:rPr>
            </w:pPr>
            <w:r w:rsidRPr="5C9EE791">
              <w:rPr>
                <w:rFonts w:ascii="Calibri Light" w:hAnsi="Calibri Light" w:cs="Arial"/>
                <w:b/>
                <w:bCs/>
              </w:rPr>
              <w:t>Move Out Document is marked deleted</w:t>
            </w:r>
          </w:p>
          <w:p w14:paraId="67248679" w14:textId="135B8AEF" w:rsidR="00532EA6" w:rsidRDefault="00532EA6" w:rsidP="00C8245F">
            <w:pPr>
              <w:pStyle w:val="TableField-Left"/>
              <w:rPr>
                <w:rFonts w:ascii="Calibri Light" w:hAnsi="Calibri Light" w:cs="Arial"/>
              </w:rPr>
            </w:pPr>
            <w:r>
              <w:rPr>
                <w:rFonts w:ascii="Calibri Light" w:hAnsi="Calibri Light" w:cs="Arial"/>
              </w:rPr>
              <w:t>Move Out Document is updated</w:t>
            </w:r>
          </w:p>
          <w:p w14:paraId="42AF0663" w14:textId="77777777" w:rsidR="00532EA6" w:rsidRPr="009B14DA" w:rsidRDefault="00532EA6" w:rsidP="00C8245F">
            <w:pPr>
              <w:pStyle w:val="TableField-Left"/>
              <w:rPr>
                <w:rFonts w:ascii="Calibri Light" w:hAnsi="Calibri Light" w:cs="Arial"/>
                <w:b/>
              </w:rPr>
            </w:pPr>
          </w:p>
        </w:tc>
        <w:tc>
          <w:tcPr>
            <w:tcW w:w="1357" w:type="dxa"/>
            <w:vAlign w:val="center"/>
          </w:tcPr>
          <w:p w14:paraId="4F94D530" w14:textId="028E588F" w:rsidR="00532EA6" w:rsidRDefault="00532EA6" w:rsidP="00C8245F">
            <w:pPr>
              <w:pStyle w:val="TableField-Left"/>
              <w:rPr>
                <w:rFonts w:ascii="Calibri Light" w:hAnsi="Calibri Light" w:cs="Arial"/>
              </w:rPr>
            </w:pPr>
            <w:r>
              <w:rPr>
                <w:rFonts w:ascii="Calibri Light" w:hAnsi="Calibri Light" w:cs="Arial"/>
              </w:rPr>
              <w:t>EC56E</w:t>
            </w:r>
          </w:p>
        </w:tc>
        <w:tc>
          <w:tcPr>
            <w:tcW w:w="1541" w:type="dxa"/>
            <w:vAlign w:val="center"/>
          </w:tcPr>
          <w:p w14:paraId="1BC36862" w14:textId="3DEE1DEE" w:rsidR="00532EA6" w:rsidRDefault="00EB120D" w:rsidP="00C8245F">
            <w:pPr>
              <w:pStyle w:val="TableField-Left"/>
              <w:rPr>
                <w:rFonts w:ascii="Calibri Light" w:hAnsi="Calibri Light" w:cs="Arial"/>
              </w:rPr>
            </w:pPr>
            <w:ins w:id="630" w:author="Tuan Yap" w:date="2018-05-08T11:24:00Z">
              <w:r>
                <w:rPr>
                  <w:rFonts w:ascii="Calibri Light" w:hAnsi="Calibri Light" w:cs="Arial"/>
                </w:rPr>
                <w:t>Process Move Out Reverse</w:t>
              </w:r>
            </w:ins>
            <w:del w:id="631" w:author="Tuan Yap" w:date="2018-05-08T11:24:00Z">
              <w:r w:rsidR="00532EA6" w:rsidDel="00EB120D">
                <w:rPr>
                  <w:rFonts w:ascii="Calibri Light" w:hAnsi="Calibri Light" w:cs="Arial"/>
                </w:rPr>
                <w:delText>System</w:delText>
              </w:r>
            </w:del>
          </w:p>
        </w:tc>
        <w:tc>
          <w:tcPr>
            <w:tcW w:w="1486" w:type="dxa"/>
          </w:tcPr>
          <w:p w14:paraId="3FF9030C" w14:textId="77777777" w:rsidR="00532EA6" w:rsidRDefault="00532EA6" w:rsidP="00C8245F">
            <w:pPr>
              <w:pStyle w:val="TableField-Left"/>
              <w:rPr>
                <w:ins w:id="632" w:author="Tuan Yap" w:date="2018-05-03T11:18:00Z"/>
                <w:rFonts w:ascii="Calibri Light" w:hAnsi="Calibri Light" w:cs="Arial"/>
              </w:rPr>
            </w:pPr>
          </w:p>
        </w:tc>
      </w:tr>
      <w:tr w:rsidR="00532EA6" w:rsidRPr="006B24F0" w14:paraId="03A96B56" w14:textId="4EF6C225" w:rsidTr="00532EA6">
        <w:trPr>
          <w:cantSplit/>
          <w:trHeight w:val="432"/>
        </w:trPr>
        <w:tc>
          <w:tcPr>
            <w:tcW w:w="803" w:type="dxa"/>
            <w:vAlign w:val="center"/>
          </w:tcPr>
          <w:p w14:paraId="4D91ED51" w14:textId="3A13AC9A" w:rsidR="00532EA6" w:rsidRDefault="00532EA6" w:rsidP="00C8245F">
            <w:pPr>
              <w:pStyle w:val="TableField-Center"/>
              <w:rPr>
                <w:rFonts w:ascii="Calibri Light" w:hAnsi="Calibri Light" w:cs="Arial"/>
              </w:rPr>
            </w:pPr>
            <w:r>
              <w:rPr>
                <w:rFonts w:ascii="Calibri Light" w:hAnsi="Calibri Light" w:cs="Arial"/>
              </w:rPr>
              <w:t>150</w:t>
            </w:r>
          </w:p>
        </w:tc>
        <w:tc>
          <w:tcPr>
            <w:tcW w:w="4127" w:type="dxa"/>
            <w:vAlign w:val="center"/>
          </w:tcPr>
          <w:p w14:paraId="0B5107C6" w14:textId="7FB166C2" w:rsidR="00532EA6" w:rsidRPr="009B14DA" w:rsidRDefault="00532EA6" w:rsidP="00C8245F">
            <w:pPr>
              <w:pStyle w:val="TableField-Left"/>
              <w:rPr>
                <w:rFonts w:ascii="Calibri Light" w:hAnsi="Calibri Light" w:cs="Arial"/>
                <w:b/>
                <w:bCs/>
              </w:rPr>
            </w:pPr>
            <w:r w:rsidRPr="5C9EE791">
              <w:rPr>
                <w:rFonts w:ascii="Calibri Light" w:hAnsi="Calibri Light" w:cs="Arial"/>
                <w:b/>
                <w:bCs/>
              </w:rPr>
              <w:t xml:space="preserve">Cancel </w:t>
            </w:r>
            <w:r>
              <w:rPr>
                <w:rFonts w:ascii="Calibri Light" w:hAnsi="Calibri Light" w:cs="Arial"/>
                <w:b/>
                <w:bCs/>
              </w:rPr>
              <w:t xml:space="preserve">RSS </w:t>
            </w:r>
            <w:r w:rsidRPr="5C9EE791">
              <w:rPr>
                <w:rFonts w:ascii="Calibri Light" w:hAnsi="Calibri Light" w:cs="Arial"/>
                <w:b/>
                <w:bCs/>
              </w:rPr>
              <w:t>Service Request</w:t>
            </w:r>
          </w:p>
          <w:p w14:paraId="3EA3F532" w14:textId="77777777" w:rsidR="00532EA6" w:rsidRDefault="00532EA6" w:rsidP="00C8245F">
            <w:pPr>
              <w:pStyle w:val="TableField-Left"/>
              <w:rPr>
                <w:rFonts w:ascii="Calibri Light" w:hAnsi="Calibri Light" w:cs="Arial"/>
              </w:rPr>
            </w:pPr>
            <w:r>
              <w:rPr>
                <w:rFonts w:ascii="Calibri Light" w:hAnsi="Calibri Light" w:cs="Arial"/>
              </w:rPr>
              <w:t>A cancel Service Request is sent to RSS.</w:t>
            </w:r>
          </w:p>
          <w:p w14:paraId="724A1669" w14:textId="77777777" w:rsidR="00532EA6" w:rsidRPr="009B14DA" w:rsidRDefault="00532EA6" w:rsidP="00C8245F">
            <w:pPr>
              <w:pStyle w:val="TableField-Left"/>
              <w:rPr>
                <w:rFonts w:ascii="Calibri Light" w:hAnsi="Calibri Light" w:cs="Arial"/>
                <w:b/>
              </w:rPr>
            </w:pPr>
          </w:p>
        </w:tc>
        <w:tc>
          <w:tcPr>
            <w:tcW w:w="1357" w:type="dxa"/>
            <w:vAlign w:val="center"/>
          </w:tcPr>
          <w:p w14:paraId="1F4AC01E" w14:textId="330256D5" w:rsidR="00532EA6" w:rsidRDefault="00532EA6" w:rsidP="00C8245F">
            <w:pPr>
              <w:pStyle w:val="TableField-Left"/>
              <w:rPr>
                <w:rFonts w:ascii="Calibri Light" w:hAnsi="Calibri Light" w:cs="Arial"/>
              </w:rPr>
            </w:pPr>
            <w:r>
              <w:rPr>
                <w:rFonts w:ascii="Calibri Light" w:hAnsi="Calibri Light" w:cs="Arial"/>
              </w:rPr>
              <w:t>S/4HANA</w:t>
            </w:r>
          </w:p>
        </w:tc>
        <w:tc>
          <w:tcPr>
            <w:tcW w:w="1541" w:type="dxa"/>
            <w:vAlign w:val="center"/>
          </w:tcPr>
          <w:p w14:paraId="11B9100D" w14:textId="3AFF138E" w:rsidR="00532EA6" w:rsidRDefault="00EB120D" w:rsidP="00C8245F">
            <w:pPr>
              <w:pStyle w:val="TableField-Left"/>
              <w:rPr>
                <w:rFonts w:ascii="Calibri Light" w:hAnsi="Calibri Light" w:cs="Arial"/>
              </w:rPr>
            </w:pPr>
            <w:ins w:id="633" w:author="Tuan Yap" w:date="2018-05-08T11:24:00Z">
              <w:r>
                <w:rPr>
                  <w:rFonts w:ascii="Calibri Light" w:hAnsi="Calibri Light" w:cs="Arial"/>
                </w:rPr>
                <w:t>Process Move Out Reverse</w:t>
              </w:r>
            </w:ins>
            <w:del w:id="634" w:author="Tuan Yap" w:date="2018-05-08T11:24:00Z">
              <w:r w:rsidR="00532EA6" w:rsidDel="00EB120D">
                <w:rPr>
                  <w:rFonts w:ascii="Calibri Light" w:hAnsi="Calibri Light" w:cs="Arial"/>
                </w:rPr>
                <w:delText>System</w:delText>
              </w:r>
            </w:del>
          </w:p>
        </w:tc>
        <w:tc>
          <w:tcPr>
            <w:tcW w:w="1486" w:type="dxa"/>
          </w:tcPr>
          <w:p w14:paraId="6B82D6A9" w14:textId="77777777" w:rsidR="00532EA6" w:rsidRDefault="00532EA6" w:rsidP="00C8245F">
            <w:pPr>
              <w:pStyle w:val="TableField-Left"/>
              <w:rPr>
                <w:ins w:id="635" w:author="Tuan Yap" w:date="2018-05-03T11:18:00Z"/>
                <w:rFonts w:ascii="Calibri Light" w:hAnsi="Calibri Light" w:cs="Arial"/>
              </w:rPr>
            </w:pPr>
          </w:p>
        </w:tc>
      </w:tr>
      <w:tr w:rsidR="00532EA6" w:rsidRPr="006B24F0" w14:paraId="53658104" w14:textId="15720DB4" w:rsidTr="00532EA6">
        <w:trPr>
          <w:cantSplit/>
          <w:trHeight w:val="432"/>
        </w:trPr>
        <w:tc>
          <w:tcPr>
            <w:tcW w:w="803" w:type="dxa"/>
            <w:vAlign w:val="center"/>
          </w:tcPr>
          <w:p w14:paraId="7E2C11E8" w14:textId="0BE22848" w:rsidR="00532EA6" w:rsidRDefault="00532EA6" w:rsidP="00C8245F">
            <w:pPr>
              <w:pStyle w:val="TableField-Center"/>
              <w:rPr>
                <w:rFonts w:ascii="Calibri Light" w:hAnsi="Calibri Light" w:cs="Arial"/>
              </w:rPr>
            </w:pPr>
            <w:r>
              <w:rPr>
                <w:rFonts w:ascii="Calibri Light" w:hAnsi="Calibri Light" w:cs="Arial"/>
              </w:rPr>
              <w:t>160</w:t>
            </w:r>
          </w:p>
        </w:tc>
        <w:tc>
          <w:tcPr>
            <w:tcW w:w="4127" w:type="dxa"/>
            <w:vAlign w:val="center"/>
          </w:tcPr>
          <w:p w14:paraId="7BB7F54D" w14:textId="1732E7F9" w:rsidR="00532EA6" w:rsidRPr="009B14DA" w:rsidRDefault="00532EA6" w:rsidP="00C8245F">
            <w:pPr>
              <w:pStyle w:val="TableField-Left"/>
              <w:rPr>
                <w:rFonts w:ascii="Calibri Light" w:hAnsi="Calibri Light" w:cs="Arial"/>
                <w:b/>
                <w:bCs/>
              </w:rPr>
            </w:pPr>
            <w:r w:rsidRPr="5C9EE791">
              <w:rPr>
                <w:rFonts w:ascii="Calibri Light" w:hAnsi="Calibri Light" w:cs="Arial"/>
                <w:b/>
                <w:bCs/>
              </w:rPr>
              <w:t>End</w:t>
            </w:r>
          </w:p>
        </w:tc>
        <w:tc>
          <w:tcPr>
            <w:tcW w:w="1357" w:type="dxa"/>
            <w:vAlign w:val="center"/>
          </w:tcPr>
          <w:p w14:paraId="5B4A8D46" w14:textId="77777777" w:rsidR="00532EA6" w:rsidRDefault="00532EA6" w:rsidP="00C8245F">
            <w:pPr>
              <w:pStyle w:val="TableField-Left"/>
              <w:rPr>
                <w:rFonts w:ascii="Calibri Light" w:hAnsi="Calibri Light" w:cs="Arial"/>
              </w:rPr>
            </w:pPr>
          </w:p>
        </w:tc>
        <w:tc>
          <w:tcPr>
            <w:tcW w:w="1541" w:type="dxa"/>
            <w:vAlign w:val="center"/>
          </w:tcPr>
          <w:p w14:paraId="561A8B79" w14:textId="77777777" w:rsidR="00532EA6" w:rsidRDefault="00532EA6" w:rsidP="00C8245F">
            <w:pPr>
              <w:pStyle w:val="TableField-Left"/>
              <w:rPr>
                <w:rFonts w:ascii="Calibri Light" w:hAnsi="Calibri Light" w:cs="Arial"/>
              </w:rPr>
            </w:pPr>
          </w:p>
        </w:tc>
        <w:tc>
          <w:tcPr>
            <w:tcW w:w="1486" w:type="dxa"/>
          </w:tcPr>
          <w:p w14:paraId="5384730E" w14:textId="77777777" w:rsidR="00532EA6" w:rsidRDefault="00532EA6" w:rsidP="00C8245F">
            <w:pPr>
              <w:pStyle w:val="TableField-Left"/>
              <w:rPr>
                <w:ins w:id="636" w:author="Tuan Yap" w:date="2018-05-03T11:18:00Z"/>
                <w:rFonts w:ascii="Calibri Light" w:hAnsi="Calibri Light" w:cs="Arial"/>
              </w:rPr>
            </w:pPr>
          </w:p>
        </w:tc>
      </w:tr>
    </w:tbl>
    <w:p w14:paraId="60CAA5C4" w14:textId="77777777" w:rsidR="00A919CA" w:rsidRDefault="00A919CA" w:rsidP="00E0118B">
      <w:pPr>
        <w:pStyle w:val="Heading2TextBlueDescriptive"/>
        <w:rPr>
          <w:rFonts w:ascii="Calibri Light" w:hAnsi="Calibri Light" w:cs="Arial"/>
        </w:rPr>
      </w:pPr>
    </w:p>
    <w:p w14:paraId="5946282B" w14:textId="77777777" w:rsidR="00A919CA" w:rsidRPr="006B24F0" w:rsidRDefault="00A919CA" w:rsidP="00E0118B">
      <w:pPr>
        <w:pStyle w:val="Heading2TextBlueDescriptive"/>
        <w:rPr>
          <w:rFonts w:ascii="Calibri Light" w:hAnsi="Calibri Light" w:cs="Arial"/>
        </w:rPr>
      </w:pPr>
    </w:p>
    <w:p w14:paraId="5B82857B" w14:textId="66B10346" w:rsidR="00E0118B" w:rsidRPr="006B24F0" w:rsidRDefault="00C779F5" w:rsidP="009F3278">
      <w:pPr>
        <w:pStyle w:val="Heading3"/>
        <w:keepNext/>
        <w:numPr>
          <w:ilvl w:val="2"/>
          <w:numId w:val="6"/>
        </w:numPr>
        <w:tabs>
          <w:tab w:val="left" w:pos="1440"/>
        </w:tabs>
        <w:spacing w:before="120" w:after="120"/>
        <w:ind w:left="1440" w:hanging="900"/>
        <w:rPr>
          <w:rFonts w:ascii="Calibri Light" w:hAnsi="Calibri Light"/>
        </w:rPr>
      </w:pPr>
      <w:bookmarkStart w:id="637" w:name="_Toc509409277"/>
      <w:bookmarkStart w:id="638" w:name="_Toc509475032"/>
      <w:bookmarkStart w:id="639" w:name="_Toc509481752"/>
      <w:bookmarkStart w:id="640" w:name="_Toc510117060"/>
      <w:r>
        <w:rPr>
          <w:rFonts w:ascii="Calibri Light" w:hAnsi="Calibri Light"/>
        </w:rPr>
        <w:t>Transfer</w:t>
      </w:r>
      <w:bookmarkEnd w:id="637"/>
      <w:bookmarkEnd w:id="638"/>
      <w:bookmarkEnd w:id="639"/>
      <w:bookmarkEnd w:id="640"/>
    </w:p>
    <w:p w14:paraId="3947A7C2" w14:textId="2FD77AB5" w:rsidR="00E0118B" w:rsidRPr="006B24F0" w:rsidRDefault="00C779F5" w:rsidP="00E0118B">
      <w:pPr>
        <w:pStyle w:val="Heading3Text"/>
        <w:rPr>
          <w:rFonts w:ascii="Calibri Light" w:hAnsi="Calibri Light"/>
        </w:rPr>
      </w:pPr>
      <w:r>
        <w:rPr>
          <w:rFonts w:ascii="Calibri Light" w:hAnsi="Calibri Light"/>
        </w:rPr>
        <w:t>This process flow describes the Transfer process.</w:t>
      </w:r>
    </w:p>
    <w:p w14:paraId="0CFBA2C8" w14:textId="77777777" w:rsidR="00E0118B" w:rsidRPr="006B24F0" w:rsidRDefault="00E0118B" w:rsidP="00E0118B">
      <w:pPr>
        <w:pStyle w:val="Heading4"/>
        <w:rPr>
          <w:rFonts w:ascii="Calibri Light" w:hAnsi="Calibri Light" w:cs="Arial"/>
        </w:rPr>
      </w:pPr>
      <w:bookmarkStart w:id="641" w:name="_Toc491613815"/>
      <w:r w:rsidRPr="006B24F0">
        <w:rPr>
          <w:rFonts w:ascii="Calibri Light" w:hAnsi="Calibri Light" w:cs="Arial"/>
        </w:rPr>
        <w:lastRenderedPageBreak/>
        <w:t>Process Flow Diagram</w:t>
      </w:r>
      <w:bookmarkEnd w:id="641"/>
      <w:r w:rsidRPr="006B24F0">
        <w:rPr>
          <w:rFonts w:ascii="Calibri Light" w:hAnsi="Calibri Light" w:cs="Arial"/>
        </w:rPr>
        <w:t xml:space="preserve"> </w:t>
      </w:r>
    </w:p>
    <w:p w14:paraId="2CA09C50" w14:textId="3288131F" w:rsidR="00251918" w:rsidRPr="006B24F0" w:rsidRDefault="00EB120D" w:rsidP="00251918">
      <w:pPr>
        <w:rPr>
          <w:rFonts w:ascii="Calibri Light" w:hAnsi="Calibri Light"/>
        </w:rPr>
      </w:pPr>
      <w:r>
        <w:object w:dxaOrig="15921" w:dyaOrig="29021" w14:anchorId="35ECDBC1">
          <v:shape id="_x0000_i1028" type="#_x0000_t75" style="width:355pt;height:612.55pt" o:ole="">
            <v:imagedata r:id="rId90" o:title=""/>
          </v:shape>
          <o:OLEObject Type="Embed" ProgID="Visio.Drawing.15" ShapeID="_x0000_i1028" DrawAspect="Content" ObjectID="_1590053755" r:id="rId91"/>
        </w:object>
      </w:r>
    </w:p>
    <w:p w14:paraId="289971BF" w14:textId="629F8478" w:rsidR="00E0118B" w:rsidRPr="006B24F0" w:rsidRDefault="00E0118B" w:rsidP="00E0118B">
      <w:pPr>
        <w:rPr>
          <w:rFonts w:ascii="Calibri Light" w:hAnsi="Calibri Light" w:cs="Arial"/>
        </w:rPr>
      </w:pPr>
    </w:p>
    <w:p w14:paraId="21AD6735" w14:textId="77777777" w:rsidR="00E0118B" w:rsidRPr="006B24F0" w:rsidRDefault="00E0118B" w:rsidP="00E0118B">
      <w:pPr>
        <w:pStyle w:val="Heading4"/>
        <w:rPr>
          <w:rFonts w:ascii="Calibri Light" w:hAnsi="Calibri Light" w:cs="Arial"/>
        </w:rPr>
      </w:pPr>
      <w:bookmarkStart w:id="642" w:name="_Toc491613816"/>
      <w:r w:rsidRPr="006B24F0">
        <w:rPr>
          <w:rFonts w:ascii="Calibri Light" w:hAnsi="Calibri Light" w:cs="Arial"/>
        </w:rPr>
        <w:lastRenderedPageBreak/>
        <w:t>Process Flow Steps</w:t>
      </w:r>
      <w:bookmarkEnd w:id="642"/>
    </w:p>
    <w:p w14:paraId="145D2649" w14:textId="77777777" w:rsidR="0023101C" w:rsidRPr="006B24F0" w:rsidRDefault="0023101C" w:rsidP="0023101C">
      <w:pPr>
        <w:rPr>
          <w:rFonts w:ascii="Calibri Light" w:hAnsi="Calibri Light"/>
        </w:rPr>
      </w:pPr>
    </w:p>
    <w:tbl>
      <w:tblPr>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074"/>
        <w:gridCol w:w="3736"/>
        <w:gridCol w:w="1372"/>
        <w:gridCol w:w="1650"/>
        <w:gridCol w:w="1482"/>
        <w:tblGridChange w:id="643">
          <w:tblGrid>
            <w:gridCol w:w="1074"/>
            <w:gridCol w:w="5"/>
            <w:gridCol w:w="54"/>
            <w:gridCol w:w="3677"/>
            <w:gridCol w:w="29"/>
            <w:gridCol w:w="287"/>
            <w:gridCol w:w="1056"/>
            <w:gridCol w:w="34"/>
            <w:gridCol w:w="331"/>
            <w:gridCol w:w="1260"/>
            <w:gridCol w:w="23"/>
            <w:gridCol w:w="2"/>
            <w:gridCol w:w="1482"/>
          </w:tblGrid>
        </w:tblGridChange>
      </w:tblGrid>
      <w:tr w:rsidR="006A4D7D" w:rsidRPr="006B24F0" w14:paraId="5B6783F7" w14:textId="5AD564C4" w:rsidTr="006A4D7D">
        <w:trPr>
          <w:cantSplit/>
          <w:trHeight w:val="432"/>
          <w:tblHeader/>
        </w:trPr>
        <w:tc>
          <w:tcPr>
            <w:tcW w:w="1079" w:type="dxa"/>
            <w:tcBorders>
              <w:top w:val="threeDEmboss" w:sz="6" w:space="0" w:color="auto"/>
              <w:bottom w:val="threeDEmboss" w:sz="6" w:space="0" w:color="auto"/>
            </w:tcBorders>
            <w:shd w:val="clear" w:color="auto" w:fill="F9FBAF"/>
            <w:vAlign w:val="center"/>
          </w:tcPr>
          <w:p w14:paraId="549283AD" w14:textId="77777777" w:rsidR="006A4D7D" w:rsidRPr="006B24F0" w:rsidRDefault="006A4D7D" w:rsidP="0035091A">
            <w:pPr>
              <w:pStyle w:val="TableHeader-Center"/>
              <w:rPr>
                <w:rFonts w:ascii="Calibri Light" w:hAnsi="Calibri Light" w:cs="Arial"/>
              </w:rPr>
            </w:pPr>
            <w:r w:rsidRPr="006B24F0">
              <w:rPr>
                <w:rFonts w:ascii="Calibri Light" w:hAnsi="Calibri Light" w:cs="Arial"/>
              </w:rPr>
              <w:t>Step</w:t>
            </w:r>
          </w:p>
        </w:tc>
        <w:tc>
          <w:tcPr>
            <w:tcW w:w="3760" w:type="dxa"/>
            <w:tcBorders>
              <w:top w:val="threeDEmboss" w:sz="6" w:space="0" w:color="auto"/>
              <w:bottom w:val="threeDEmboss" w:sz="6" w:space="0" w:color="auto"/>
            </w:tcBorders>
            <w:shd w:val="clear" w:color="auto" w:fill="F9FBAF"/>
            <w:vAlign w:val="center"/>
          </w:tcPr>
          <w:p w14:paraId="13D276CA" w14:textId="77777777" w:rsidR="006A4D7D" w:rsidRPr="006B24F0" w:rsidRDefault="006A4D7D" w:rsidP="0035091A">
            <w:pPr>
              <w:pStyle w:val="TableHeader-Left"/>
              <w:rPr>
                <w:rFonts w:ascii="Calibri Light" w:hAnsi="Calibri Light" w:cs="Arial"/>
              </w:rPr>
            </w:pPr>
            <w:r w:rsidRPr="006B24F0">
              <w:rPr>
                <w:rFonts w:ascii="Calibri Light" w:hAnsi="Calibri Light" w:cs="Arial"/>
              </w:rPr>
              <w:t>Description of Step</w:t>
            </w:r>
          </w:p>
        </w:tc>
        <w:tc>
          <w:tcPr>
            <w:tcW w:w="1377" w:type="dxa"/>
            <w:tcBorders>
              <w:top w:val="threeDEmboss" w:sz="6" w:space="0" w:color="auto"/>
              <w:bottom w:val="threeDEmboss" w:sz="6" w:space="0" w:color="auto"/>
            </w:tcBorders>
            <w:shd w:val="clear" w:color="auto" w:fill="F9FBAF"/>
            <w:vAlign w:val="center"/>
          </w:tcPr>
          <w:p w14:paraId="0C23EF4A" w14:textId="7E31E1A7" w:rsidR="006A4D7D" w:rsidRPr="006B24F0" w:rsidRDefault="006A4D7D" w:rsidP="0035091A">
            <w:pPr>
              <w:pStyle w:val="TableHeader-Left"/>
              <w:rPr>
                <w:rFonts w:ascii="Calibri Light" w:hAnsi="Calibri Light" w:cs="Arial"/>
              </w:rPr>
            </w:pPr>
            <w:r>
              <w:rPr>
                <w:rFonts w:ascii="Calibri Light" w:hAnsi="Calibri Light" w:cs="Arial"/>
              </w:rPr>
              <w:t>C4C</w:t>
            </w:r>
            <w:r w:rsidRPr="006B24F0">
              <w:rPr>
                <w:rFonts w:ascii="Calibri Light" w:hAnsi="Calibri Light" w:cs="Arial"/>
              </w:rPr>
              <w:t xml:space="preserve"> / T-Code</w:t>
            </w:r>
          </w:p>
        </w:tc>
        <w:tc>
          <w:tcPr>
            <w:tcW w:w="1614" w:type="dxa"/>
            <w:tcBorders>
              <w:top w:val="threeDEmboss" w:sz="6" w:space="0" w:color="auto"/>
              <w:bottom w:val="threeDEmboss" w:sz="6" w:space="0" w:color="auto"/>
            </w:tcBorders>
            <w:shd w:val="clear" w:color="auto" w:fill="F9FBAF"/>
            <w:vAlign w:val="center"/>
          </w:tcPr>
          <w:p w14:paraId="599F9D6F" w14:textId="77777777" w:rsidR="006A4D7D" w:rsidRPr="006B24F0" w:rsidRDefault="006A4D7D" w:rsidP="0035091A">
            <w:pPr>
              <w:pStyle w:val="TableHeader-Left"/>
              <w:rPr>
                <w:rFonts w:ascii="Calibri Light" w:hAnsi="Calibri Light" w:cs="Arial"/>
              </w:rPr>
            </w:pPr>
            <w:r w:rsidRPr="006B24F0">
              <w:rPr>
                <w:rFonts w:ascii="Calibri Light" w:hAnsi="Calibri Light" w:cs="Arial"/>
              </w:rPr>
              <w:t>Role(s)</w:t>
            </w:r>
          </w:p>
        </w:tc>
        <w:tc>
          <w:tcPr>
            <w:tcW w:w="1484" w:type="dxa"/>
            <w:tcBorders>
              <w:top w:val="threeDEmboss" w:sz="6" w:space="0" w:color="auto"/>
              <w:bottom w:val="threeDEmboss" w:sz="6" w:space="0" w:color="auto"/>
            </w:tcBorders>
            <w:shd w:val="clear" w:color="auto" w:fill="F9FBAF"/>
          </w:tcPr>
          <w:p w14:paraId="150686DA" w14:textId="77777777" w:rsidR="006A4D7D" w:rsidRDefault="006A4D7D" w:rsidP="006A4D7D">
            <w:pPr>
              <w:pStyle w:val="TableHeader-Left"/>
              <w:rPr>
                <w:ins w:id="644" w:author="Tuan Yap" w:date="2018-05-03T11:37:00Z"/>
                <w:rFonts w:ascii="Calibri Light" w:hAnsi="Calibri Light" w:cs="Arial"/>
                <w:szCs w:val="20"/>
              </w:rPr>
            </w:pPr>
            <w:ins w:id="645" w:author="Tuan Yap" w:date="2018-05-03T11:37:00Z">
              <w:r>
                <w:rPr>
                  <w:rFonts w:ascii="Calibri Light" w:hAnsi="Calibri Light" w:cs="Arial"/>
                  <w:szCs w:val="20"/>
                </w:rPr>
                <w:t>If step is relevant for a Control, add Requirement</w:t>
              </w:r>
            </w:ins>
          </w:p>
          <w:p w14:paraId="47878BFE" w14:textId="36701FEE" w:rsidR="006A4D7D" w:rsidRPr="006B24F0" w:rsidRDefault="006A4D7D" w:rsidP="006A4D7D">
            <w:pPr>
              <w:pStyle w:val="TableHeader-Left"/>
              <w:rPr>
                <w:ins w:id="646" w:author="Tuan Yap" w:date="2018-05-03T11:36:00Z"/>
                <w:rFonts w:ascii="Calibri Light" w:hAnsi="Calibri Light" w:cs="Arial"/>
              </w:rPr>
            </w:pPr>
            <w:ins w:id="647" w:author="Tuan Yap" w:date="2018-05-03T11:37:00Z">
              <w:r>
                <w:rPr>
                  <w:rFonts w:ascii="Calibri Light" w:hAnsi="Calibri Light" w:cs="Arial"/>
                  <w:szCs w:val="20"/>
                </w:rPr>
                <w:t>ID</w:t>
              </w:r>
            </w:ins>
          </w:p>
        </w:tc>
      </w:tr>
      <w:tr w:rsidR="006A4D7D" w:rsidRPr="006B24F0" w14:paraId="2824E663" w14:textId="3612727B" w:rsidTr="006A4D7D">
        <w:trPr>
          <w:cantSplit/>
          <w:trHeight w:val="432"/>
        </w:trPr>
        <w:tc>
          <w:tcPr>
            <w:tcW w:w="1079" w:type="dxa"/>
            <w:tcBorders>
              <w:top w:val="threeDEmboss" w:sz="6" w:space="0" w:color="auto"/>
            </w:tcBorders>
            <w:vAlign w:val="center"/>
          </w:tcPr>
          <w:p w14:paraId="2D3E7000" w14:textId="3F934238" w:rsidR="006A4D7D" w:rsidRPr="006B24F0" w:rsidRDefault="006A4D7D" w:rsidP="0035091A">
            <w:pPr>
              <w:pStyle w:val="TableField-Center"/>
              <w:rPr>
                <w:rFonts w:ascii="Calibri Light" w:hAnsi="Calibri Light" w:cs="Arial"/>
              </w:rPr>
            </w:pPr>
            <w:r>
              <w:rPr>
                <w:rFonts w:ascii="Calibri Light" w:hAnsi="Calibri Light" w:cs="Arial"/>
              </w:rPr>
              <w:t>10</w:t>
            </w:r>
          </w:p>
        </w:tc>
        <w:tc>
          <w:tcPr>
            <w:tcW w:w="3760" w:type="dxa"/>
            <w:tcBorders>
              <w:top w:val="threeDEmboss" w:sz="6" w:space="0" w:color="auto"/>
            </w:tcBorders>
            <w:vAlign w:val="center"/>
          </w:tcPr>
          <w:p w14:paraId="30BC54B1" w14:textId="77777777" w:rsidR="006A4D7D" w:rsidRPr="008D5F4D" w:rsidRDefault="006A4D7D" w:rsidP="5C9EE791">
            <w:pPr>
              <w:pStyle w:val="TableField-Left"/>
              <w:rPr>
                <w:rFonts w:ascii="Calibri Light" w:hAnsi="Calibri Light" w:cs="Arial"/>
                <w:b/>
                <w:bCs/>
              </w:rPr>
            </w:pPr>
            <w:r w:rsidRPr="5C9EE791">
              <w:rPr>
                <w:rFonts w:ascii="Calibri Light" w:hAnsi="Calibri Light" w:cs="Arial"/>
                <w:b/>
                <w:bCs/>
              </w:rPr>
              <w:t>BP contacts SCE via phone</w:t>
            </w:r>
          </w:p>
          <w:p w14:paraId="46F5B39E" w14:textId="77777777" w:rsidR="006A4D7D" w:rsidRDefault="006A4D7D" w:rsidP="0035091A">
            <w:pPr>
              <w:pStyle w:val="TableField-Left"/>
              <w:rPr>
                <w:rFonts w:ascii="Calibri Light" w:hAnsi="Calibri Light" w:cs="Arial"/>
              </w:rPr>
            </w:pPr>
            <w:r>
              <w:rPr>
                <w:rFonts w:ascii="Calibri Light" w:hAnsi="Calibri Light" w:cs="Arial"/>
              </w:rPr>
              <w:t>BP calls CCC/BCD via phone call.</w:t>
            </w:r>
          </w:p>
          <w:p w14:paraId="4F5B7E99" w14:textId="76AEF365" w:rsidR="006A4D7D" w:rsidRPr="006B24F0" w:rsidRDefault="006A4D7D" w:rsidP="0035091A">
            <w:pPr>
              <w:pStyle w:val="TableField-Left"/>
              <w:rPr>
                <w:rFonts w:ascii="Calibri Light" w:hAnsi="Calibri Light" w:cs="Arial"/>
              </w:rPr>
            </w:pPr>
          </w:p>
        </w:tc>
        <w:tc>
          <w:tcPr>
            <w:tcW w:w="1377" w:type="dxa"/>
            <w:tcBorders>
              <w:top w:val="threeDEmboss" w:sz="6" w:space="0" w:color="auto"/>
            </w:tcBorders>
            <w:vAlign w:val="center"/>
          </w:tcPr>
          <w:p w14:paraId="0414A22E" w14:textId="06CC2A9B" w:rsidR="006A4D7D" w:rsidRPr="006B24F0" w:rsidRDefault="006A4D7D" w:rsidP="0035091A">
            <w:pPr>
              <w:pStyle w:val="TableField-Left"/>
              <w:rPr>
                <w:rFonts w:ascii="Calibri Light" w:hAnsi="Calibri Light" w:cs="Arial"/>
              </w:rPr>
            </w:pPr>
            <w:r>
              <w:rPr>
                <w:rFonts w:ascii="Calibri Light" w:hAnsi="Calibri Light" w:cs="Arial"/>
              </w:rPr>
              <w:t>N/A</w:t>
            </w:r>
          </w:p>
        </w:tc>
        <w:tc>
          <w:tcPr>
            <w:tcW w:w="1614" w:type="dxa"/>
            <w:tcBorders>
              <w:top w:val="threeDEmboss" w:sz="6" w:space="0" w:color="auto"/>
            </w:tcBorders>
            <w:vAlign w:val="center"/>
          </w:tcPr>
          <w:p w14:paraId="269E7616" w14:textId="0729AA9B" w:rsidR="006A4D7D" w:rsidRPr="006B24F0" w:rsidRDefault="006A4D7D" w:rsidP="0035091A">
            <w:pPr>
              <w:pStyle w:val="TableField-Left"/>
              <w:rPr>
                <w:rFonts w:ascii="Calibri Light" w:hAnsi="Calibri Light" w:cs="Arial"/>
              </w:rPr>
            </w:pPr>
            <w:r>
              <w:rPr>
                <w:rFonts w:ascii="Calibri Light" w:hAnsi="Calibri Light" w:cs="Arial"/>
              </w:rPr>
              <w:t>N/A</w:t>
            </w:r>
          </w:p>
        </w:tc>
        <w:tc>
          <w:tcPr>
            <w:tcW w:w="1484" w:type="dxa"/>
            <w:tcBorders>
              <w:top w:val="threeDEmboss" w:sz="6" w:space="0" w:color="auto"/>
            </w:tcBorders>
          </w:tcPr>
          <w:p w14:paraId="7CBE9F0A" w14:textId="77777777" w:rsidR="006A4D7D" w:rsidRDefault="006A4D7D" w:rsidP="0035091A">
            <w:pPr>
              <w:pStyle w:val="TableField-Left"/>
              <w:rPr>
                <w:ins w:id="648" w:author="Tuan Yap" w:date="2018-05-03T11:36:00Z"/>
                <w:rFonts w:ascii="Calibri Light" w:hAnsi="Calibri Light" w:cs="Arial"/>
              </w:rPr>
            </w:pPr>
          </w:p>
        </w:tc>
      </w:tr>
      <w:tr w:rsidR="006A4D7D" w:rsidRPr="006B24F0" w14:paraId="413A36F7" w14:textId="37E831FA" w:rsidTr="006A4D7D">
        <w:trPr>
          <w:cantSplit/>
          <w:trHeight w:val="432"/>
        </w:trPr>
        <w:tc>
          <w:tcPr>
            <w:tcW w:w="1079" w:type="dxa"/>
            <w:vAlign w:val="center"/>
          </w:tcPr>
          <w:p w14:paraId="2AA726E1" w14:textId="618B357A" w:rsidR="006A4D7D" w:rsidRPr="006B24F0" w:rsidRDefault="006A4D7D" w:rsidP="0035091A">
            <w:pPr>
              <w:pStyle w:val="TableField-Center"/>
              <w:rPr>
                <w:rFonts w:ascii="Calibri Light" w:hAnsi="Calibri Light" w:cs="Arial"/>
              </w:rPr>
            </w:pPr>
            <w:r>
              <w:rPr>
                <w:rFonts w:ascii="Calibri Light" w:hAnsi="Calibri Light" w:cs="Arial"/>
              </w:rPr>
              <w:t>20</w:t>
            </w:r>
          </w:p>
        </w:tc>
        <w:tc>
          <w:tcPr>
            <w:tcW w:w="3760" w:type="dxa"/>
            <w:vAlign w:val="center"/>
          </w:tcPr>
          <w:p w14:paraId="348F79DD" w14:textId="3A9FF786" w:rsidR="006A4D7D" w:rsidRPr="008D5F4D" w:rsidRDefault="006A4D7D" w:rsidP="5C9EE791">
            <w:pPr>
              <w:pStyle w:val="TableField-Left"/>
              <w:rPr>
                <w:rFonts w:ascii="Calibri Light" w:hAnsi="Calibri Light" w:cs="Arial"/>
                <w:b/>
                <w:bCs/>
              </w:rPr>
            </w:pPr>
            <w:r>
              <w:rPr>
                <w:rFonts w:ascii="Calibri Light" w:hAnsi="Calibri Light" w:cs="Arial"/>
                <w:b/>
                <w:bCs/>
              </w:rPr>
              <w:t>Authenticate BP</w:t>
            </w:r>
          </w:p>
          <w:p w14:paraId="608C5F2F" w14:textId="3BCF1FF3" w:rsidR="006A4D7D" w:rsidRDefault="006A4D7D" w:rsidP="008D5F4D">
            <w:pPr>
              <w:pStyle w:val="TableField-Left"/>
              <w:rPr>
                <w:rFonts w:ascii="Calibri Light" w:hAnsi="Calibri Light" w:cs="Arial"/>
              </w:rPr>
            </w:pPr>
            <w:r>
              <w:rPr>
                <w:rFonts w:ascii="Calibri Light" w:hAnsi="Calibri Light" w:cs="Arial"/>
              </w:rPr>
              <w:t>Verify the requestor is authorized to Transfer service</w:t>
            </w:r>
          </w:p>
          <w:p w14:paraId="698B4114" w14:textId="77777777" w:rsidR="006A4D7D" w:rsidRPr="006B24F0" w:rsidRDefault="006A4D7D" w:rsidP="0035091A">
            <w:pPr>
              <w:pStyle w:val="TableField-Left"/>
              <w:rPr>
                <w:rFonts w:ascii="Calibri Light" w:hAnsi="Calibri Light" w:cs="Arial"/>
              </w:rPr>
            </w:pPr>
          </w:p>
        </w:tc>
        <w:tc>
          <w:tcPr>
            <w:tcW w:w="1377" w:type="dxa"/>
            <w:vAlign w:val="center"/>
          </w:tcPr>
          <w:p w14:paraId="1E4C9713" w14:textId="39448F08" w:rsidR="006A4D7D" w:rsidRPr="006B24F0" w:rsidRDefault="006A4D7D" w:rsidP="0035091A">
            <w:pPr>
              <w:pStyle w:val="TableField-Left"/>
              <w:rPr>
                <w:rFonts w:ascii="Calibri Light" w:hAnsi="Calibri Light" w:cs="Arial"/>
              </w:rPr>
            </w:pPr>
            <w:r>
              <w:rPr>
                <w:rFonts w:ascii="Calibri Light" w:hAnsi="Calibri Light" w:cs="Arial"/>
              </w:rPr>
              <w:t>Hybris C4C</w:t>
            </w:r>
          </w:p>
        </w:tc>
        <w:tc>
          <w:tcPr>
            <w:tcW w:w="1614" w:type="dxa"/>
            <w:vAlign w:val="center"/>
          </w:tcPr>
          <w:p w14:paraId="7B4C8293" w14:textId="41A45F12" w:rsidR="006A4D7D" w:rsidRPr="006B24F0" w:rsidRDefault="006A4D7D" w:rsidP="0035091A">
            <w:pPr>
              <w:pStyle w:val="TableField-Left"/>
              <w:rPr>
                <w:rFonts w:ascii="Calibri Light" w:hAnsi="Calibri Light" w:cs="Arial"/>
              </w:rPr>
            </w:pPr>
            <w:del w:id="649" w:author="Tuan Yap" w:date="2018-05-03T11:38:00Z">
              <w:r w:rsidDel="006A4D7D">
                <w:rPr>
                  <w:rFonts w:ascii="Calibri Light" w:hAnsi="Calibri Light" w:cs="Arial"/>
                </w:rPr>
                <w:delText>Front Office User</w:delText>
              </w:r>
            </w:del>
            <w:ins w:id="650" w:author="Tuan Yap" w:date="2018-05-03T11:38:00Z">
              <w:r>
                <w:rPr>
                  <w:rFonts w:ascii="Calibri Light" w:hAnsi="Calibri Light" w:cs="Arial"/>
                </w:rPr>
                <w:t>Transfer</w:t>
              </w:r>
            </w:ins>
          </w:p>
        </w:tc>
        <w:tc>
          <w:tcPr>
            <w:tcW w:w="1484" w:type="dxa"/>
          </w:tcPr>
          <w:p w14:paraId="61D21AA9" w14:textId="0F8F0116" w:rsidR="006A4D7D" w:rsidRDefault="000749F0" w:rsidP="0035091A">
            <w:pPr>
              <w:pStyle w:val="TableField-Left"/>
              <w:rPr>
                <w:ins w:id="651" w:author="Tuan Yap" w:date="2018-05-03T11:36:00Z"/>
                <w:rFonts w:ascii="Calibri Light" w:hAnsi="Calibri Light" w:cs="Arial"/>
              </w:rPr>
            </w:pPr>
            <w:ins w:id="652" w:author="Tuan Yap" w:date="2018-05-03T11:43:00Z">
              <w:r>
                <w:rPr>
                  <w:rFonts w:ascii="Calibri Light" w:hAnsi="Calibri Light" w:cs="Arial"/>
                </w:rPr>
                <w:t>Control identified</w:t>
              </w:r>
            </w:ins>
          </w:p>
        </w:tc>
      </w:tr>
      <w:tr w:rsidR="006A4D7D" w:rsidRPr="006B24F0" w14:paraId="60480B20" w14:textId="5455B33D" w:rsidTr="006A4D7D">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653" w:author="Tuan Yap" w:date="2018-05-03T11:38:00Z">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654" w:author="Tuan Yap" w:date="2018-05-03T11:38:00Z">
            <w:trPr>
              <w:cantSplit/>
              <w:trHeight w:val="432"/>
            </w:trPr>
          </w:trPrChange>
        </w:trPr>
        <w:tc>
          <w:tcPr>
            <w:tcW w:w="1079" w:type="dxa"/>
            <w:vAlign w:val="center"/>
            <w:tcPrChange w:id="655" w:author="Tuan Yap" w:date="2018-05-03T11:38:00Z">
              <w:tcPr>
                <w:tcW w:w="1133" w:type="dxa"/>
                <w:gridSpan w:val="3"/>
                <w:vAlign w:val="center"/>
              </w:tcPr>
            </w:tcPrChange>
          </w:tcPr>
          <w:p w14:paraId="17ED17EE" w14:textId="5C63F569" w:rsidR="006A4D7D" w:rsidRDefault="006A4D7D" w:rsidP="006A4D7D">
            <w:pPr>
              <w:pStyle w:val="TableField-Center"/>
              <w:rPr>
                <w:rFonts w:ascii="Calibri Light" w:hAnsi="Calibri Light" w:cs="Arial"/>
              </w:rPr>
            </w:pPr>
            <w:r>
              <w:rPr>
                <w:rFonts w:ascii="Calibri Light" w:hAnsi="Calibri Light" w:cs="Arial"/>
              </w:rPr>
              <w:t>30</w:t>
            </w:r>
          </w:p>
        </w:tc>
        <w:tc>
          <w:tcPr>
            <w:tcW w:w="3760" w:type="dxa"/>
            <w:vAlign w:val="center"/>
            <w:tcPrChange w:id="656" w:author="Tuan Yap" w:date="2018-05-03T11:38:00Z">
              <w:tcPr>
                <w:tcW w:w="3993" w:type="dxa"/>
                <w:gridSpan w:val="3"/>
                <w:vAlign w:val="center"/>
              </w:tcPr>
            </w:tcPrChange>
          </w:tcPr>
          <w:p w14:paraId="78088BC5" w14:textId="77777777" w:rsidR="006A4D7D" w:rsidRDefault="006A4D7D" w:rsidP="006A4D7D">
            <w:pPr>
              <w:pStyle w:val="TableField-Left"/>
              <w:rPr>
                <w:rFonts w:ascii="Calibri Light" w:hAnsi="Calibri Light" w:cs="Arial"/>
                <w:b/>
                <w:bCs/>
              </w:rPr>
            </w:pPr>
            <w:r w:rsidRPr="5C9EE791">
              <w:rPr>
                <w:rFonts w:ascii="Calibri Light" w:hAnsi="Calibri Light" w:cs="Arial"/>
                <w:b/>
                <w:bCs/>
              </w:rPr>
              <w:t>Exceeds number of transaction?</w:t>
            </w:r>
          </w:p>
          <w:p w14:paraId="7AE703B7" w14:textId="77777777" w:rsidR="006A4D7D" w:rsidRDefault="006A4D7D" w:rsidP="006A4D7D">
            <w:pPr>
              <w:pStyle w:val="TableField-Left"/>
              <w:rPr>
                <w:rFonts w:ascii="Calibri Light" w:hAnsi="Calibri Light" w:cs="Arial"/>
              </w:rPr>
            </w:pPr>
            <w:r>
              <w:rPr>
                <w:rFonts w:ascii="Calibri Light" w:hAnsi="Calibri Light" w:cs="Arial"/>
              </w:rPr>
              <w:t>If number of Move Out to be executed exceeds the number defined by SCE, go to step 40. Otherwise, go to step 50.</w:t>
            </w:r>
          </w:p>
          <w:p w14:paraId="7DBBCBD1" w14:textId="77777777" w:rsidR="006A4D7D" w:rsidRPr="5C9EE791" w:rsidRDefault="006A4D7D" w:rsidP="006A4D7D">
            <w:pPr>
              <w:pStyle w:val="TableField-Left"/>
              <w:rPr>
                <w:rFonts w:ascii="Calibri Light" w:hAnsi="Calibri Light" w:cs="Arial"/>
                <w:b/>
                <w:bCs/>
              </w:rPr>
            </w:pPr>
          </w:p>
        </w:tc>
        <w:tc>
          <w:tcPr>
            <w:tcW w:w="1377" w:type="dxa"/>
            <w:vAlign w:val="center"/>
            <w:tcPrChange w:id="657" w:author="Tuan Yap" w:date="2018-05-03T11:38:00Z">
              <w:tcPr>
                <w:tcW w:w="1421" w:type="dxa"/>
                <w:gridSpan w:val="3"/>
                <w:vAlign w:val="center"/>
              </w:tcPr>
            </w:tcPrChange>
          </w:tcPr>
          <w:p w14:paraId="28870045" w14:textId="0B868D21" w:rsidR="006A4D7D" w:rsidRDefault="006A4D7D" w:rsidP="006A4D7D">
            <w:pPr>
              <w:pStyle w:val="TableField-Left"/>
              <w:rPr>
                <w:rFonts w:ascii="Calibri Light" w:hAnsi="Calibri Light" w:cs="Arial"/>
              </w:rPr>
            </w:pPr>
            <w:r>
              <w:rPr>
                <w:rFonts w:ascii="Calibri Light" w:hAnsi="Calibri Light" w:cs="Arial"/>
              </w:rPr>
              <w:t>N/A</w:t>
            </w:r>
          </w:p>
        </w:tc>
        <w:tc>
          <w:tcPr>
            <w:tcW w:w="1614" w:type="dxa"/>
            <w:tcPrChange w:id="658" w:author="Tuan Yap" w:date="2018-05-03T11:38:00Z">
              <w:tcPr>
                <w:tcW w:w="1260" w:type="dxa"/>
                <w:vAlign w:val="center"/>
              </w:tcPr>
            </w:tcPrChange>
          </w:tcPr>
          <w:p w14:paraId="5E222DE8" w14:textId="237A6420" w:rsidR="006A4D7D" w:rsidRDefault="006A4D7D" w:rsidP="006A4D7D">
            <w:pPr>
              <w:pStyle w:val="TableField-Left"/>
              <w:rPr>
                <w:rFonts w:ascii="Calibri Light" w:hAnsi="Calibri Light" w:cs="Arial"/>
              </w:rPr>
            </w:pPr>
            <w:ins w:id="659" w:author="Tuan Yap" w:date="2018-05-03T11:38:00Z">
              <w:r w:rsidRPr="00412266">
                <w:rPr>
                  <w:rFonts w:ascii="Calibri Light" w:hAnsi="Calibri Light" w:cs="Arial"/>
                </w:rPr>
                <w:t>Transfer</w:t>
              </w:r>
            </w:ins>
            <w:del w:id="660" w:author="Tuan Yap" w:date="2018-05-03T11:38:00Z">
              <w:r w:rsidDel="00737819">
                <w:rPr>
                  <w:rFonts w:ascii="Calibri Light" w:hAnsi="Calibri Light" w:cs="Arial"/>
                </w:rPr>
                <w:delText>CCC/BCD</w:delText>
              </w:r>
            </w:del>
          </w:p>
        </w:tc>
        <w:tc>
          <w:tcPr>
            <w:tcW w:w="1484" w:type="dxa"/>
            <w:tcPrChange w:id="661" w:author="Tuan Yap" w:date="2018-05-03T11:38:00Z">
              <w:tcPr>
                <w:tcW w:w="1507" w:type="dxa"/>
                <w:gridSpan w:val="3"/>
              </w:tcPr>
            </w:tcPrChange>
          </w:tcPr>
          <w:p w14:paraId="76CA0FF0" w14:textId="77777777" w:rsidR="006A4D7D" w:rsidRDefault="006A4D7D" w:rsidP="006A4D7D">
            <w:pPr>
              <w:pStyle w:val="TableField-Left"/>
              <w:rPr>
                <w:ins w:id="662" w:author="Tuan Yap" w:date="2018-05-03T11:36:00Z"/>
                <w:rFonts w:ascii="Calibri Light" w:hAnsi="Calibri Light" w:cs="Arial"/>
              </w:rPr>
            </w:pPr>
          </w:p>
        </w:tc>
      </w:tr>
      <w:tr w:rsidR="006A4D7D" w:rsidRPr="006B24F0" w14:paraId="66CC6EC3" w14:textId="40D24FCA" w:rsidTr="006A4D7D">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663" w:author="Tuan Yap" w:date="2018-05-03T11:38:00Z">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664" w:author="Tuan Yap" w:date="2018-05-03T11:38:00Z">
            <w:trPr>
              <w:cantSplit/>
              <w:trHeight w:val="432"/>
            </w:trPr>
          </w:trPrChange>
        </w:trPr>
        <w:tc>
          <w:tcPr>
            <w:tcW w:w="1079" w:type="dxa"/>
            <w:vAlign w:val="center"/>
            <w:tcPrChange w:id="665" w:author="Tuan Yap" w:date="2018-05-03T11:38:00Z">
              <w:tcPr>
                <w:tcW w:w="1133" w:type="dxa"/>
                <w:gridSpan w:val="3"/>
                <w:vAlign w:val="center"/>
              </w:tcPr>
            </w:tcPrChange>
          </w:tcPr>
          <w:p w14:paraId="25462B90" w14:textId="0C815F7E" w:rsidR="006A4D7D" w:rsidRDefault="006A4D7D" w:rsidP="006A4D7D">
            <w:pPr>
              <w:pStyle w:val="TableField-Center"/>
              <w:rPr>
                <w:rFonts w:ascii="Calibri Light" w:hAnsi="Calibri Light" w:cs="Arial"/>
              </w:rPr>
            </w:pPr>
            <w:r>
              <w:rPr>
                <w:rFonts w:ascii="Calibri Light" w:hAnsi="Calibri Light" w:cs="Arial"/>
              </w:rPr>
              <w:t>40</w:t>
            </w:r>
          </w:p>
        </w:tc>
        <w:tc>
          <w:tcPr>
            <w:tcW w:w="3760" w:type="dxa"/>
            <w:vAlign w:val="center"/>
            <w:tcPrChange w:id="666" w:author="Tuan Yap" w:date="2018-05-03T11:38:00Z">
              <w:tcPr>
                <w:tcW w:w="3993" w:type="dxa"/>
                <w:gridSpan w:val="3"/>
                <w:vAlign w:val="center"/>
              </w:tcPr>
            </w:tcPrChange>
          </w:tcPr>
          <w:p w14:paraId="6A8027BF" w14:textId="24AC74A1" w:rsidR="006A4D7D" w:rsidRDefault="006A4D7D" w:rsidP="006A4D7D">
            <w:pPr>
              <w:pStyle w:val="TableField-Left"/>
              <w:rPr>
                <w:rFonts w:ascii="Calibri Light" w:hAnsi="Calibri Light" w:cs="Arial"/>
                <w:b/>
                <w:bCs/>
              </w:rPr>
            </w:pPr>
            <w:r w:rsidRPr="5C9EE791">
              <w:rPr>
                <w:rFonts w:ascii="Calibri Light" w:hAnsi="Calibri Light" w:cs="Arial"/>
                <w:b/>
                <w:bCs/>
              </w:rPr>
              <w:t xml:space="preserve">Create </w:t>
            </w:r>
            <w:r>
              <w:rPr>
                <w:rFonts w:ascii="Calibri Light" w:hAnsi="Calibri Light" w:cs="Arial"/>
                <w:b/>
                <w:bCs/>
              </w:rPr>
              <w:t>Ticket</w:t>
            </w:r>
          </w:p>
          <w:p w14:paraId="5181AA72" w14:textId="52DC86CA" w:rsidR="006A4D7D" w:rsidRDefault="006A4D7D" w:rsidP="006A4D7D">
            <w:pPr>
              <w:pStyle w:val="TableField-Left"/>
              <w:rPr>
                <w:rFonts w:ascii="Calibri Light" w:hAnsi="Calibri Light" w:cs="Arial"/>
              </w:rPr>
            </w:pPr>
            <w:r>
              <w:rPr>
                <w:rFonts w:ascii="Calibri Light" w:hAnsi="Calibri Light" w:cs="Arial"/>
              </w:rPr>
              <w:t>BPEM case is created and routed to the respective group to work on.  Proceed to step 370.</w:t>
            </w:r>
          </w:p>
          <w:p w14:paraId="1001E73E" w14:textId="77777777" w:rsidR="006A4D7D" w:rsidRPr="5C9EE791" w:rsidRDefault="006A4D7D" w:rsidP="006A4D7D">
            <w:pPr>
              <w:pStyle w:val="TableField-Left"/>
              <w:rPr>
                <w:rFonts w:ascii="Calibri Light" w:hAnsi="Calibri Light" w:cs="Arial"/>
                <w:b/>
                <w:bCs/>
              </w:rPr>
            </w:pPr>
          </w:p>
        </w:tc>
        <w:tc>
          <w:tcPr>
            <w:tcW w:w="1377" w:type="dxa"/>
            <w:vAlign w:val="center"/>
            <w:tcPrChange w:id="667" w:author="Tuan Yap" w:date="2018-05-03T11:38:00Z">
              <w:tcPr>
                <w:tcW w:w="1421" w:type="dxa"/>
                <w:gridSpan w:val="3"/>
                <w:vAlign w:val="center"/>
              </w:tcPr>
            </w:tcPrChange>
          </w:tcPr>
          <w:p w14:paraId="3410E448" w14:textId="7674AC01" w:rsidR="006A4D7D" w:rsidRDefault="006A4D7D" w:rsidP="006A4D7D">
            <w:pPr>
              <w:pStyle w:val="TableField-Left"/>
              <w:rPr>
                <w:rFonts w:ascii="Calibri Light" w:hAnsi="Calibri Light" w:cs="Arial"/>
              </w:rPr>
            </w:pPr>
            <w:r>
              <w:rPr>
                <w:rFonts w:ascii="Calibri Light" w:hAnsi="Calibri Light" w:cs="Arial"/>
              </w:rPr>
              <w:t>Hybris C4C</w:t>
            </w:r>
          </w:p>
        </w:tc>
        <w:tc>
          <w:tcPr>
            <w:tcW w:w="1614" w:type="dxa"/>
            <w:tcPrChange w:id="668" w:author="Tuan Yap" w:date="2018-05-03T11:38:00Z">
              <w:tcPr>
                <w:tcW w:w="1260" w:type="dxa"/>
                <w:vAlign w:val="center"/>
              </w:tcPr>
            </w:tcPrChange>
          </w:tcPr>
          <w:p w14:paraId="07125ED3" w14:textId="6017D13D" w:rsidR="006A4D7D" w:rsidRDefault="006A4D7D" w:rsidP="006A4D7D">
            <w:pPr>
              <w:pStyle w:val="TableField-Left"/>
              <w:rPr>
                <w:rFonts w:ascii="Calibri Light" w:hAnsi="Calibri Light" w:cs="Arial"/>
              </w:rPr>
            </w:pPr>
            <w:ins w:id="669" w:author="Tuan Yap" w:date="2018-05-03T11:38:00Z">
              <w:r w:rsidRPr="00412266">
                <w:rPr>
                  <w:rFonts w:ascii="Calibri Light" w:hAnsi="Calibri Light" w:cs="Arial"/>
                </w:rPr>
                <w:t>Transfer</w:t>
              </w:r>
            </w:ins>
            <w:del w:id="670" w:author="Tuan Yap" w:date="2018-05-03T11:38:00Z">
              <w:r w:rsidDel="00737819">
                <w:rPr>
                  <w:rFonts w:ascii="Calibri Light" w:hAnsi="Calibri Light" w:cs="Arial"/>
                </w:rPr>
                <w:delText>CCC/BCD</w:delText>
              </w:r>
            </w:del>
          </w:p>
        </w:tc>
        <w:tc>
          <w:tcPr>
            <w:tcW w:w="1484" w:type="dxa"/>
            <w:tcPrChange w:id="671" w:author="Tuan Yap" w:date="2018-05-03T11:38:00Z">
              <w:tcPr>
                <w:tcW w:w="1507" w:type="dxa"/>
                <w:gridSpan w:val="3"/>
              </w:tcPr>
            </w:tcPrChange>
          </w:tcPr>
          <w:p w14:paraId="5F4BDDE9" w14:textId="77777777" w:rsidR="006A4D7D" w:rsidRDefault="006A4D7D" w:rsidP="006A4D7D">
            <w:pPr>
              <w:pStyle w:val="TableField-Left"/>
              <w:rPr>
                <w:ins w:id="672" w:author="Tuan Yap" w:date="2018-05-03T11:36:00Z"/>
                <w:rFonts w:ascii="Calibri Light" w:hAnsi="Calibri Light" w:cs="Arial"/>
              </w:rPr>
            </w:pPr>
          </w:p>
        </w:tc>
      </w:tr>
      <w:tr w:rsidR="006A4D7D" w:rsidRPr="006B24F0" w14:paraId="0813BC29" w14:textId="7C8D1233" w:rsidTr="006A4D7D">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673" w:author="Tuan Yap" w:date="2018-05-03T11:38:00Z">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674" w:author="Tuan Yap" w:date="2018-05-03T11:38:00Z">
            <w:trPr>
              <w:cantSplit/>
              <w:trHeight w:val="432"/>
            </w:trPr>
          </w:trPrChange>
        </w:trPr>
        <w:tc>
          <w:tcPr>
            <w:tcW w:w="1079" w:type="dxa"/>
            <w:vAlign w:val="center"/>
            <w:tcPrChange w:id="675" w:author="Tuan Yap" w:date="2018-05-03T11:38:00Z">
              <w:tcPr>
                <w:tcW w:w="1133" w:type="dxa"/>
                <w:gridSpan w:val="3"/>
                <w:vAlign w:val="center"/>
              </w:tcPr>
            </w:tcPrChange>
          </w:tcPr>
          <w:p w14:paraId="3A4E225C" w14:textId="57AD1CE6" w:rsidR="006A4D7D" w:rsidRDefault="006A4D7D" w:rsidP="006A4D7D">
            <w:pPr>
              <w:pStyle w:val="TableField-Center"/>
              <w:rPr>
                <w:rFonts w:ascii="Calibri Light" w:hAnsi="Calibri Light" w:cs="Arial"/>
              </w:rPr>
            </w:pPr>
            <w:r>
              <w:rPr>
                <w:rFonts w:ascii="Calibri Light" w:hAnsi="Calibri Light" w:cs="Arial"/>
              </w:rPr>
              <w:t>50</w:t>
            </w:r>
          </w:p>
        </w:tc>
        <w:tc>
          <w:tcPr>
            <w:tcW w:w="3760" w:type="dxa"/>
            <w:vAlign w:val="center"/>
            <w:tcPrChange w:id="676" w:author="Tuan Yap" w:date="2018-05-03T11:38:00Z">
              <w:tcPr>
                <w:tcW w:w="3993" w:type="dxa"/>
                <w:gridSpan w:val="3"/>
                <w:vAlign w:val="center"/>
              </w:tcPr>
            </w:tcPrChange>
          </w:tcPr>
          <w:p w14:paraId="570DE89F" w14:textId="0A1CE505" w:rsidR="006A4D7D" w:rsidRDefault="006A4D7D" w:rsidP="006A4D7D">
            <w:pPr>
              <w:pStyle w:val="TableField-Left"/>
              <w:rPr>
                <w:rFonts w:ascii="Calibri Light" w:hAnsi="Calibri Light" w:cs="Arial"/>
                <w:b/>
                <w:bCs/>
              </w:rPr>
            </w:pPr>
            <w:r>
              <w:rPr>
                <w:rFonts w:ascii="Calibri Light" w:hAnsi="Calibri Light" w:cs="Arial"/>
                <w:b/>
                <w:bCs/>
              </w:rPr>
              <w:t>Added Facility/Water Restrictor?</w:t>
            </w:r>
          </w:p>
          <w:p w14:paraId="4BA1ECFC" w14:textId="1B451121" w:rsidR="006A4D7D" w:rsidRDefault="006A4D7D" w:rsidP="006A4D7D">
            <w:pPr>
              <w:pStyle w:val="TableField-Left"/>
              <w:rPr>
                <w:rFonts w:ascii="Calibri Light" w:hAnsi="Calibri Light" w:cs="Arial"/>
              </w:rPr>
            </w:pPr>
            <w:r w:rsidRPr="2DF41CD4">
              <w:rPr>
                <w:rFonts w:ascii="Calibri Light" w:hAnsi="Calibri Light" w:cs="Arial"/>
              </w:rPr>
              <w:t>If the move out is for Added Facility or Water Flow Restrictor, go to step 60. Otherwise, go to step 70.</w:t>
            </w:r>
          </w:p>
          <w:p w14:paraId="6288F3BE" w14:textId="77777777" w:rsidR="006A4D7D" w:rsidRPr="5C9EE791" w:rsidRDefault="006A4D7D" w:rsidP="006A4D7D">
            <w:pPr>
              <w:pStyle w:val="TableField-Left"/>
              <w:rPr>
                <w:rFonts w:ascii="Calibri Light" w:hAnsi="Calibri Light" w:cs="Arial"/>
                <w:b/>
                <w:bCs/>
              </w:rPr>
            </w:pPr>
          </w:p>
        </w:tc>
        <w:tc>
          <w:tcPr>
            <w:tcW w:w="1377" w:type="dxa"/>
            <w:vAlign w:val="center"/>
            <w:tcPrChange w:id="677" w:author="Tuan Yap" w:date="2018-05-03T11:38:00Z">
              <w:tcPr>
                <w:tcW w:w="1421" w:type="dxa"/>
                <w:gridSpan w:val="3"/>
                <w:vAlign w:val="center"/>
              </w:tcPr>
            </w:tcPrChange>
          </w:tcPr>
          <w:p w14:paraId="3AFBB570" w14:textId="1E0D557E" w:rsidR="006A4D7D" w:rsidRDefault="006A4D7D" w:rsidP="006A4D7D">
            <w:pPr>
              <w:pStyle w:val="TableField-Left"/>
              <w:rPr>
                <w:rFonts w:ascii="Calibri Light" w:hAnsi="Calibri Light" w:cs="Arial"/>
              </w:rPr>
            </w:pPr>
            <w:r>
              <w:rPr>
                <w:rFonts w:ascii="Calibri Light" w:hAnsi="Calibri Light" w:cs="Arial"/>
              </w:rPr>
              <w:t>Hybris C4C</w:t>
            </w:r>
          </w:p>
        </w:tc>
        <w:tc>
          <w:tcPr>
            <w:tcW w:w="1614" w:type="dxa"/>
            <w:tcPrChange w:id="678" w:author="Tuan Yap" w:date="2018-05-03T11:38:00Z">
              <w:tcPr>
                <w:tcW w:w="1260" w:type="dxa"/>
                <w:vAlign w:val="center"/>
              </w:tcPr>
            </w:tcPrChange>
          </w:tcPr>
          <w:p w14:paraId="656C555D" w14:textId="30D76178" w:rsidR="006A4D7D" w:rsidRDefault="006A4D7D" w:rsidP="006A4D7D">
            <w:pPr>
              <w:pStyle w:val="TableField-Left"/>
              <w:rPr>
                <w:rFonts w:ascii="Calibri Light" w:hAnsi="Calibri Light" w:cs="Arial"/>
              </w:rPr>
            </w:pPr>
            <w:ins w:id="679" w:author="Tuan Yap" w:date="2018-05-03T11:38:00Z">
              <w:r w:rsidRPr="00412266">
                <w:rPr>
                  <w:rFonts w:ascii="Calibri Light" w:hAnsi="Calibri Light" w:cs="Arial"/>
                </w:rPr>
                <w:t>Transfer</w:t>
              </w:r>
            </w:ins>
            <w:del w:id="680" w:author="Tuan Yap" w:date="2018-05-03T11:38:00Z">
              <w:r w:rsidDel="00737819">
                <w:rPr>
                  <w:rFonts w:ascii="Calibri Light" w:hAnsi="Calibri Light" w:cs="Arial"/>
                </w:rPr>
                <w:delText>Front Office User</w:delText>
              </w:r>
            </w:del>
          </w:p>
        </w:tc>
        <w:tc>
          <w:tcPr>
            <w:tcW w:w="1484" w:type="dxa"/>
            <w:tcPrChange w:id="681" w:author="Tuan Yap" w:date="2018-05-03T11:38:00Z">
              <w:tcPr>
                <w:tcW w:w="1507" w:type="dxa"/>
                <w:gridSpan w:val="3"/>
              </w:tcPr>
            </w:tcPrChange>
          </w:tcPr>
          <w:p w14:paraId="4B003792" w14:textId="77777777" w:rsidR="006A4D7D" w:rsidRDefault="006A4D7D" w:rsidP="006A4D7D">
            <w:pPr>
              <w:pStyle w:val="TableField-Left"/>
              <w:rPr>
                <w:ins w:id="682" w:author="Tuan Yap" w:date="2018-05-03T11:36:00Z"/>
                <w:rFonts w:ascii="Calibri Light" w:hAnsi="Calibri Light" w:cs="Arial"/>
              </w:rPr>
            </w:pPr>
          </w:p>
        </w:tc>
      </w:tr>
      <w:tr w:rsidR="006A4D7D" w:rsidRPr="006B24F0" w14:paraId="13865980" w14:textId="6260BE6B" w:rsidTr="006A4D7D">
        <w:trPr>
          <w:cantSplit/>
          <w:trHeight w:val="432"/>
        </w:trPr>
        <w:tc>
          <w:tcPr>
            <w:tcW w:w="1079" w:type="dxa"/>
            <w:vAlign w:val="center"/>
          </w:tcPr>
          <w:p w14:paraId="6401A5D6" w14:textId="14D8E71E" w:rsidR="006A4D7D" w:rsidRDefault="006A4D7D" w:rsidP="002807D4">
            <w:pPr>
              <w:pStyle w:val="TableField-Center"/>
              <w:rPr>
                <w:rFonts w:ascii="Calibri Light" w:hAnsi="Calibri Light" w:cs="Arial"/>
              </w:rPr>
            </w:pPr>
            <w:r>
              <w:rPr>
                <w:rFonts w:ascii="Calibri Light" w:hAnsi="Calibri Light" w:cs="Arial"/>
              </w:rPr>
              <w:t>60</w:t>
            </w:r>
          </w:p>
        </w:tc>
        <w:tc>
          <w:tcPr>
            <w:tcW w:w="3760" w:type="dxa"/>
            <w:vAlign w:val="center"/>
          </w:tcPr>
          <w:p w14:paraId="2E99F7B5" w14:textId="77777777" w:rsidR="006A4D7D" w:rsidRDefault="006A4D7D" w:rsidP="002807D4">
            <w:pPr>
              <w:pStyle w:val="TableField-Left"/>
              <w:rPr>
                <w:rFonts w:ascii="Calibri Light" w:hAnsi="Calibri Light" w:cs="Arial"/>
                <w:b/>
                <w:bCs/>
              </w:rPr>
            </w:pPr>
            <w:r>
              <w:rPr>
                <w:rFonts w:ascii="Calibri Light" w:hAnsi="Calibri Light" w:cs="Arial"/>
                <w:b/>
                <w:bCs/>
              </w:rPr>
              <w:t>NEM Aggregation?</w:t>
            </w:r>
          </w:p>
          <w:p w14:paraId="63C0A0BC" w14:textId="77777777" w:rsidR="006A4D7D" w:rsidRDefault="006A4D7D" w:rsidP="2DF41CD4">
            <w:pPr>
              <w:pStyle w:val="TableField-Left"/>
              <w:rPr>
                <w:rFonts w:ascii="Calibri Light" w:hAnsi="Calibri Light" w:cs="Arial"/>
              </w:rPr>
            </w:pPr>
            <w:r w:rsidRPr="2DF41CD4">
              <w:rPr>
                <w:rFonts w:ascii="Calibri Light" w:hAnsi="Calibri Light" w:cs="Arial"/>
              </w:rPr>
              <w:t>If Contract is NEM Aggregation, go to step 80. Otherwise, go to step 70.</w:t>
            </w:r>
          </w:p>
          <w:p w14:paraId="2E43FCBA" w14:textId="77777777" w:rsidR="006A4D7D" w:rsidRPr="5C9EE791" w:rsidRDefault="006A4D7D" w:rsidP="002807D4">
            <w:pPr>
              <w:pStyle w:val="TableField-Left"/>
              <w:rPr>
                <w:rFonts w:ascii="Calibri Light" w:hAnsi="Calibri Light" w:cs="Arial"/>
                <w:b/>
                <w:bCs/>
              </w:rPr>
            </w:pPr>
          </w:p>
        </w:tc>
        <w:tc>
          <w:tcPr>
            <w:tcW w:w="1377" w:type="dxa"/>
            <w:vAlign w:val="center"/>
          </w:tcPr>
          <w:p w14:paraId="01433A53" w14:textId="6FE33F29" w:rsidR="006A4D7D" w:rsidRDefault="006A4D7D" w:rsidP="002807D4">
            <w:pPr>
              <w:pStyle w:val="TableField-Left"/>
              <w:rPr>
                <w:rFonts w:ascii="Calibri Light" w:hAnsi="Calibri Light" w:cs="Arial"/>
              </w:rPr>
            </w:pPr>
            <w:r>
              <w:rPr>
                <w:rFonts w:ascii="Calibri Light" w:hAnsi="Calibri Light" w:cs="Arial"/>
              </w:rPr>
              <w:t>Hybris C4C</w:t>
            </w:r>
          </w:p>
        </w:tc>
        <w:tc>
          <w:tcPr>
            <w:tcW w:w="1614" w:type="dxa"/>
            <w:vAlign w:val="center"/>
          </w:tcPr>
          <w:p w14:paraId="0B2131F6" w14:textId="19840DA5" w:rsidR="006A4D7D" w:rsidRDefault="006A4D7D" w:rsidP="002807D4">
            <w:pPr>
              <w:pStyle w:val="TableField-Left"/>
              <w:rPr>
                <w:rFonts w:ascii="Calibri Light" w:hAnsi="Calibri Light" w:cs="Arial"/>
              </w:rPr>
            </w:pPr>
            <w:del w:id="683" w:author="Tuan Yap" w:date="2018-05-08T11:26:00Z">
              <w:r w:rsidDel="00EB120D">
                <w:rPr>
                  <w:rFonts w:ascii="Calibri Light" w:hAnsi="Calibri Light" w:cs="Arial"/>
                </w:rPr>
                <w:delText>System</w:delText>
              </w:r>
            </w:del>
            <w:ins w:id="684" w:author="Tuan Yap" w:date="2018-05-08T11:26:00Z">
              <w:r w:rsidR="00EB120D">
                <w:rPr>
                  <w:rFonts w:ascii="Calibri Light" w:hAnsi="Calibri Light" w:cs="Arial"/>
                </w:rPr>
                <w:t>Transfer Processing</w:t>
              </w:r>
            </w:ins>
          </w:p>
        </w:tc>
        <w:tc>
          <w:tcPr>
            <w:tcW w:w="1484" w:type="dxa"/>
          </w:tcPr>
          <w:p w14:paraId="3475FBAB" w14:textId="77777777" w:rsidR="006A4D7D" w:rsidRDefault="006A4D7D" w:rsidP="002807D4">
            <w:pPr>
              <w:pStyle w:val="TableField-Left"/>
              <w:rPr>
                <w:ins w:id="685" w:author="Tuan Yap" w:date="2018-05-03T11:36:00Z"/>
                <w:rFonts w:ascii="Calibri Light" w:hAnsi="Calibri Light" w:cs="Arial"/>
              </w:rPr>
            </w:pPr>
          </w:p>
        </w:tc>
      </w:tr>
      <w:tr w:rsidR="006A4D7D" w:rsidRPr="006B24F0" w14:paraId="523DA4F2" w14:textId="2D449F12" w:rsidTr="006A4D7D">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686" w:author="Tuan Yap" w:date="2018-05-03T11:38:00Z">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687" w:author="Tuan Yap" w:date="2018-05-03T11:38:00Z">
            <w:trPr>
              <w:cantSplit/>
              <w:trHeight w:val="432"/>
            </w:trPr>
          </w:trPrChange>
        </w:trPr>
        <w:tc>
          <w:tcPr>
            <w:tcW w:w="1079" w:type="dxa"/>
            <w:vAlign w:val="center"/>
            <w:tcPrChange w:id="688" w:author="Tuan Yap" w:date="2018-05-03T11:38:00Z">
              <w:tcPr>
                <w:tcW w:w="1133" w:type="dxa"/>
                <w:gridSpan w:val="2"/>
                <w:vAlign w:val="center"/>
              </w:tcPr>
            </w:tcPrChange>
          </w:tcPr>
          <w:p w14:paraId="15294ABD" w14:textId="7C7F5BCB" w:rsidR="006A4D7D" w:rsidRDefault="006A4D7D" w:rsidP="006A4D7D">
            <w:pPr>
              <w:pStyle w:val="TableField-Center"/>
              <w:rPr>
                <w:rFonts w:ascii="Calibri Light" w:hAnsi="Calibri Light" w:cs="Arial"/>
              </w:rPr>
            </w:pPr>
            <w:r>
              <w:rPr>
                <w:rFonts w:ascii="Calibri Light" w:hAnsi="Calibri Light" w:cs="Arial"/>
              </w:rPr>
              <w:t>70</w:t>
            </w:r>
          </w:p>
        </w:tc>
        <w:tc>
          <w:tcPr>
            <w:tcW w:w="3760" w:type="dxa"/>
            <w:vAlign w:val="center"/>
            <w:tcPrChange w:id="689" w:author="Tuan Yap" w:date="2018-05-03T11:38:00Z">
              <w:tcPr>
                <w:tcW w:w="3993" w:type="dxa"/>
                <w:gridSpan w:val="3"/>
                <w:vAlign w:val="center"/>
              </w:tcPr>
            </w:tcPrChange>
          </w:tcPr>
          <w:p w14:paraId="7523AC0C" w14:textId="77777777" w:rsidR="006A4D7D" w:rsidRDefault="006A4D7D" w:rsidP="006A4D7D">
            <w:pPr>
              <w:pStyle w:val="TableField-Left"/>
              <w:rPr>
                <w:rFonts w:ascii="Calibri Light" w:hAnsi="Calibri Light" w:cs="Arial"/>
                <w:b/>
                <w:bCs/>
              </w:rPr>
            </w:pPr>
            <w:r>
              <w:rPr>
                <w:rFonts w:ascii="Calibri Light" w:hAnsi="Calibri Light" w:cs="Arial"/>
                <w:b/>
                <w:bCs/>
              </w:rPr>
              <w:t>Set Billing Block</w:t>
            </w:r>
          </w:p>
          <w:p w14:paraId="748C3574" w14:textId="77777777" w:rsidR="006A4D7D" w:rsidRDefault="006A4D7D" w:rsidP="006A4D7D">
            <w:pPr>
              <w:pStyle w:val="TableField-Left"/>
              <w:rPr>
                <w:rFonts w:ascii="Calibri Light" w:hAnsi="Calibri Light" w:cs="Arial"/>
              </w:rPr>
            </w:pPr>
            <w:r w:rsidRPr="2DF41CD4">
              <w:rPr>
                <w:rFonts w:ascii="Calibri Light" w:hAnsi="Calibri Light" w:cs="Arial"/>
              </w:rPr>
              <w:t>Update Contract with Billing Block.</w:t>
            </w:r>
          </w:p>
          <w:p w14:paraId="6C24EB6E" w14:textId="77777777" w:rsidR="006A4D7D" w:rsidRPr="5C9EE791" w:rsidRDefault="006A4D7D" w:rsidP="006A4D7D">
            <w:pPr>
              <w:pStyle w:val="TableField-Left"/>
              <w:rPr>
                <w:rFonts w:ascii="Calibri Light" w:hAnsi="Calibri Light" w:cs="Arial"/>
                <w:b/>
                <w:bCs/>
              </w:rPr>
            </w:pPr>
          </w:p>
        </w:tc>
        <w:tc>
          <w:tcPr>
            <w:tcW w:w="1377" w:type="dxa"/>
            <w:vAlign w:val="center"/>
            <w:tcPrChange w:id="690" w:author="Tuan Yap" w:date="2018-05-03T11:38:00Z">
              <w:tcPr>
                <w:tcW w:w="1421" w:type="dxa"/>
                <w:gridSpan w:val="3"/>
                <w:vAlign w:val="center"/>
              </w:tcPr>
            </w:tcPrChange>
          </w:tcPr>
          <w:p w14:paraId="5F68D2B2" w14:textId="41EB8EF6" w:rsidR="006A4D7D" w:rsidRDefault="006A4D7D" w:rsidP="006A4D7D">
            <w:pPr>
              <w:pStyle w:val="TableField-Left"/>
              <w:rPr>
                <w:rFonts w:ascii="Calibri Light" w:hAnsi="Calibri Light" w:cs="Arial"/>
              </w:rPr>
            </w:pPr>
            <w:r>
              <w:rPr>
                <w:rFonts w:ascii="Calibri Light" w:hAnsi="Calibri Light" w:cs="Arial"/>
              </w:rPr>
              <w:t>Hybris C4C</w:t>
            </w:r>
          </w:p>
        </w:tc>
        <w:tc>
          <w:tcPr>
            <w:tcW w:w="1614" w:type="dxa"/>
            <w:tcPrChange w:id="691" w:author="Tuan Yap" w:date="2018-05-03T11:38:00Z">
              <w:tcPr>
                <w:tcW w:w="1260" w:type="dxa"/>
                <w:gridSpan w:val="3"/>
                <w:vAlign w:val="center"/>
              </w:tcPr>
            </w:tcPrChange>
          </w:tcPr>
          <w:p w14:paraId="5367DAB1" w14:textId="41915BED" w:rsidR="006A4D7D" w:rsidRDefault="006A4D7D" w:rsidP="006A4D7D">
            <w:pPr>
              <w:pStyle w:val="TableField-Left"/>
              <w:rPr>
                <w:rFonts w:ascii="Calibri Light" w:hAnsi="Calibri Light" w:cs="Arial"/>
              </w:rPr>
            </w:pPr>
            <w:ins w:id="692" w:author="Tuan Yap" w:date="2018-05-03T11:38:00Z">
              <w:r w:rsidRPr="00554630">
                <w:rPr>
                  <w:rFonts w:ascii="Calibri Light" w:hAnsi="Calibri Light" w:cs="Arial"/>
                </w:rPr>
                <w:t>Transfer</w:t>
              </w:r>
            </w:ins>
            <w:del w:id="693" w:author="Tuan Yap" w:date="2018-05-03T11:38:00Z">
              <w:r w:rsidDel="00D302E2">
                <w:rPr>
                  <w:rFonts w:ascii="Calibri Light" w:hAnsi="Calibri Light" w:cs="Arial"/>
                </w:rPr>
                <w:delText>Front Office User</w:delText>
              </w:r>
            </w:del>
          </w:p>
        </w:tc>
        <w:tc>
          <w:tcPr>
            <w:tcW w:w="1484" w:type="dxa"/>
            <w:tcPrChange w:id="694" w:author="Tuan Yap" w:date="2018-05-03T11:38:00Z">
              <w:tcPr>
                <w:tcW w:w="1507" w:type="dxa"/>
                <w:gridSpan w:val="2"/>
              </w:tcPr>
            </w:tcPrChange>
          </w:tcPr>
          <w:p w14:paraId="3C97481C" w14:textId="77777777" w:rsidR="006A4D7D" w:rsidRDefault="006A4D7D" w:rsidP="006A4D7D">
            <w:pPr>
              <w:pStyle w:val="TableField-Left"/>
              <w:rPr>
                <w:ins w:id="695" w:author="Tuan Yap" w:date="2018-05-03T11:36:00Z"/>
                <w:rFonts w:ascii="Calibri Light" w:hAnsi="Calibri Light" w:cs="Arial"/>
              </w:rPr>
            </w:pPr>
          </w:p>
        </w:tc>
      </w:tr>
      <w:tr w:rsidR="006A4D7D" w:rsidRPr="006B24F0" w14:paraId="21BF59DB" w14:textId="12B63A75" w:rsidTr="006A4D7D">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696" w:author="Tuan Yap" w:date="2018-05-03T11:38:00Z">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697" w:author="Tuan Yap" w:date="2018-05-03T11:38:00Z">
            <w:trPr>
              <w:cantSplit/>
              <w:trHeight w:val="432"/>
            </w:trPr>
          </w:trPrChange>
        </w:trPr>
        <w:tc>
          <w:tcPr>
            <w:tcW w:w="1079" w:type="dxa"/>
            <w:vAlign w:val="center"/>
            <w:tcPrChange w:id="698" w:author="Tuan Yap" w:date="2018-05-03T11:38:00Z">
              <w:tcPr>
                <w:tcW w:w="1133" w:type="dxa"/>
                <w:gridSpan w:val="2"/>
                <w:vAlign w:val="center"/>
              </w:tcPr>
            </w:tcPrChange>
          </w:tcPr>
          <w:p w14:paraId="726CC709" w14:textId="52FEE1F2" w:rsidR="006A4D7D" w:rsidRDefault="006A4D7D" w:rsidP="006A4D7D">
            <w:pPr>
              <w:pStyle w:val="TableField-Center"/>
              <w:rPr>
                <w:rFonts w:ascii="Calibri Light" w:hAnsi="Calibri Light" w:cs="Arial"/>
              </w:rPr>
            </w:pPr>
            <w:r>
              <w:rPr>
                <w:rFonts w:ascii="Calibri Light" w:hAnsi="Calibri Light" w:cs="Arial"/>
              </w:rPr>
              <w:t>80</w:t>
            </w:r>
          </w:p>
        </w:tc>
        <w:tc>
          <w:tcPr>
            <w:tcW w:w="3760" w:type="dxa"/>
            <w:vAlign w:val="center"/>
            <w:tcPrChange w:id="699" w:author="Tuan Yap" w:date="2018-05-03T11:38:00Z">
              <w:tcPr>
                <w:tcW w:w="3993" w:type="dxa"/>
                <w:gridSpan w:val="3"/>
                <w:vAlign w:val="center"/>
              </w:tcPr>
            </w:tcPrChange>
          </w:tcPr>
          <w:p w14:paraId="68436E29" w14:textId="77777777" w:rsidR="006A4D7D" w:rsidRDefault="006A4D7D" w:rsidP="006A4D7D">
            <w:pPr>
              <w:pStyle w:val="TableField-Left"/>
              <w:rPr>
                <w:rFonts w:ascii="Calibri Light" w:hAnsi="Calibri Light" w:cs="Arial"/>
                <w:b/>
                <w:bCs/>
              </w:rPr>
            </w:pPr>
            <w:r>
              <w:rPr>
                <w:rFonts w:ascii="Calibri Light" w:hAnsi="Calibri Light" w:cs="Arial"/>
                <w:b/>
                <w:bCs/>
              </w:rPr>
              <w:t>Create BPEM case</w:t>
            </w:r>
          </w:p>
          <w:p w14:paraId="7DE5FE9F" w14:textId="77777777" w:rsidR="006A4D7D" w:rsidRDefault="006A4D7D" w:rsidP="006A4D7D">
            <w:pPr>
              <w:pStyle w:val="TableField-Left"/>
              <w:rPr>
                <w:rFonts w:ascii="Calibri Light" w:hAnsi="Calibri Light" w:cs="Arial"/>
              </w:rPr>
            </w:pPr>
            <w:r w:rsidRPr="2DF41CD4">
              <w:rPr>
                <w:rFonts w:ascii="Calibri Light" w:hAnsi="Calibri Light" w:cs="Arial"/>
              </w:rPr>
              <w:t>User creates a BPEM case manually.</w:t>
            </w:r>
          </w:p>
          <w:p w14:paraId="521C9735" w14:textId="77777777" w:rsidR="006A4D7D" w:rsidRPr="5C9EE791" w:rsidRDefault="006A4D7D" w:rsidP="006A4D7D">
            <w:pPr>
              <w:pStyle w:val="TableField-Left"/>
              <w:rPr>
                <w:rFonts w:ascii="Calibri Light" w:hAnsi="Calibri Light" w:cs="Arial"/>
                <w:b/>
                <w:bCs/>
              </w:rPr>
            </w:pPr>
          </w:p>
        </w:tc>
        <w:tc>
          <w:tcPr>
            <w:tcW w:w="1377" w:type="dxa"/>
            <w:vAlign w:val="center"/>
            <w:tcPrChange w:id="700" w:author="Tuan Yap" w:date="2018-05-03T11:38:00Z">
              <w:tcPr>
                <w:tcW w:w="1421" w:type="dxa"/>
                <w:gridSpan w:val="3"/>
                <w:vAlign w:val="center"/>
              </w:tcPr>
            </w:tcPrChange>
          </w:tcPr>
          <w:p w14:paraId="2DE1BEAC" w14:textId="7B6610E5" w:rsidR="006A4D7D" w:rsidRDefault="006A4D7D" w:rsidP="006A4D7D">
            <w:pPr>
              <w:pStyle w:val="TableField-Left"/>
              <w:rPr>
                <w:rFonts w:ascii="Calibri Light" w:hAnsi="Calibri Light" w:cs="Arial"/>
              </w:rPr>
            </w:pPr>
            <w:r>
              <w:rPr>
                <w:rFonts w:ascii="Calibri Light" w:hAnsi="Calibri Light" w:cs="Arial"/>
              </w:rPr>
              <w:t>Hybris C4C</w:t>
            </w:r>
          </w:p>
        </w:tc>
        <w:tc>
          <w:tcPr>
            <w:tcW w:w="1614" w:type="dxa"/>
            <w:tcPrChange w:id="701" w:author="Tuan Yap" w:date="2018-05-03T11:38:00Z">
              <w:tcPr>
                <w:tcW w:w="1260" w:type="dxa"/>
                <w:gridSpan w:val="3"/>
                <w:vAlign w:val="center"/>
              </w:tcPr>
            </w:tcPrChange>
          </w:tcPr>
          <w:p w14:paraId="485C8DF9" w14:textId="588154A3" w:rsidR="006A4D7D" w:rsidRDefault="006A4D7D" w:rsidP="006A4D7D">
            <w:pPr>
              <w:pStyle w:val="TableField-Left"/>
              <w:rPr>
                <w:rFonts w:ascii="Calibri Light" w:hAnsi="Calibri Light" w:cs="Arial"/>
              </w:rPr>
            </w:pPr>
            <w:ins w:id="702" w:author="Tuan Yap" w:date="2018-05-03T11:38:00Z">
              <w:r w:rsidRPr="00554630">
                <w:rPr>
                  <w:rFonts w:ascii="Calibri Light" w:hAnsi="Calibri Light" w:cs="Arial"/>
                </w:rPr>
                <w:t>Transfer</w:t>
              </w:r>
            </w:ins>
            <w:del w:id="703" w:author="Tuan Yap" w:date="2018-05-03T11:38:00Z">
              <w:r w:rsidDel="00D302E2">
                <w:rPr>
                  <w:rFonts w:ascii="Calibri Light" w:hAnsi="Calibri Light" w:cs="Arial"/>
                </w:rPr>
                <w:delText>Front Office User</w:delText>
              </w:r>
            </w:del>
          </w:p>
        </w:tc>
        <w:tc>
          <w:tcPr>
            <w:tcW w:w="1484" w:type="dxa"/>
            <w:tcPrChange w:id="704" w:author="Tuan Yap" w:date="2018-05-03T11:38:00Z">
              <w:tcPr>
                <w:tcW w:w="1507" w:type="dxa"/>
                <w:gridSpan w:val="2"/>
              </w:tcPr>
            </w:tcPrChange>
          </w:tcPr>
          <w:p w14:paraId="73ED5DA3" w14:textId="77777777" w:rsidR="006A4D7D" w:rsidRDefault="006A4D7D" w:rsidP="006A4D7D">
            <w:pPr>
              <w:pStyle w:val="TableField-Left"/>
              <w:rPr>
                <w:ins w:id="705" w:author="Tuan Yap" w:date="2018-05-03T11:36:00Z"/>
                <w:rFonts w:ascii="Calibri Light" w:hAnsi="Calibri Light" w:cs="Arial"/>
              </w:rPr>
            </w:pPr>
          </w:p>
        </w:tc>
      </w:tr>
      <w:tr w:rsidR="006A4D7D" w:rsidRPr="006B24F0" w14:paraId="39C4765F" w14:textId="742E2CD3" w:rsidTr="006A4D7D">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706" w:author="Tuan Yap" w:date="2018-05-03T11:38:00Z">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707" w:author="Tuan Yap" w:date="2018-05-03T11:38:00Z">
            <w:trPr>
              <w:cantSplit/>
              <w:trHeight w:val="432"/>
            </w:trPr>
          </w:trPrChange>
        </w:trPr>
        <w:tc>
          <w:tcPr>
            <w:tcW w:w="1079" w:type="dxa"/>
            <w:vAlign w:val="center"/>
            <w:tcPrChange w:id="708" w:author="Tuan Yap" w:date="2018-05-03T11:38:00Z">
              <w:tcPr>
                <w:tcW w:w="1133" w:type="dxa"/>
                <w:gridSpan w:val="2"/>
                <w:vAlign w:val="center"/>
              </w:tcPr>
            </w:tcPrChange>
          </w:tcPr>
          <w:p w14:paraId="4B3CFC08" w14:textId="2E976C5B" w:rsidR="006A4D7D" w:rsidRDefault="006A4D7D" w:rsidP="006A4D7D">
            <w:pPr>
              <w:pStyle w:val="TableField-Center"/>
              <w:rPr>
                <w:rFonts w:ascii="Calibri Light" w:hAnsi="Calibri Light" w:cs="Arial"/>
              </w:rPr>
            </w:pPr>
            <w:r>
              <w:rPr>
                <w:rFonts w:ascii="Calibri Light" w:hAnsi="Calibri Light" w:cs="Arial"/>
              </w:rPr>
              <w:t>90</w:t>
            </w:r>
          </w:p>
        </w:tc>
        <w:tc>
          <w:tcPr>
            <w:tcW w:w="3760" w:type="dxa"/>
            <w:vAlign w:val="center"/>
            <w:tcPrChange w:id="709" w:author="Tuan Yap" w:date="2018-05-03T11:38:00Z">
              <w:tcPr>
                <w:tcW w:w="3993" w:type="dxa"/>
                <w:gridSpan w:val="3"/>
                <w:vAlign w:val="center"/>
              </w:tcPr>
            </w:tcPrChange>
          </w:tcPr>
          <w:p w14:paraId="4B0DC1EF" w14:textId="77777777" w:rsidR="006A4D7D" w:rsidRDefault="006A4D7D" w:rsidP="006A4D7D">
            <w:pPr>
              <w:pStyle w:val="TableField-Left"/>
              <w:rPr>
                <w:rFonts w:ascii="Calibri Light" w:hAnsi="Calibri Light" w:cs="Arial"/>
                <w:b/>
                <w:bCs/>
              </w:rPr>
            </w:pPr>
            <w:r>
              <w:rPr>
                <w:rFonts w:ascii="Calibri Light" w:hAnsi="Calibri Light" w:cs="Arial"/>
                <w:b/>
                <w:bCs/>
              </w:rPr>
              <w:t>Self-Certified Sensitive?</w:t>
            </w:r>
          </w:p>
          <w:p w14:paraId="69D5CBDB" w14:textId="77777777" w:rsidR="006A4D7D" w:rsidRDefault="006A4D7D" w:rsidP="006A4D7D">
            <w:pPr>
              <w:pStyle w:val="TableField-Left"/>
              <w:rPr>
                <w:rFonts w:ascii="Calibri Light" w:hAnsi="Calibri Light" w:cs="Arial"/>
              </w:rPr>
            </w:pPr>
            <w:r w:rsidRPr="2DF41CD4">
              <w:rPr>
                <w:rFonts w:ascii="Calibri Light" w:hAnsi="Calibri Light" w:cs="Arial"/>
              </w:rPr>
              <w:t xml:space="preserve">If Installation is tagged as Self-Certified Sensitive, go to step 100. Otherwise, go to step 110. </w:t>
            </w:r>
          </w:p>
          <w:p w14:paraId="7D9D9B70" w14:textId="31C00661" w:rsidR="006A4D7D" w:rsidRPr="5C9EE791" w:rsidRDefault="006A4D7D" w:rsidP="006A4D7D">
            <w:pPr>
              <w:pStyle w:val="TableField-Left"/>
              <w:rPr>
                <w:rFonts w:ascii="Calibri Light" w:hAnsi="Calibri Light" w:cs="Arial"/>
                <w:b/>
                <w:bCs/>
              </w:rPr>
            </w:pPr>
          </w:p>
        </w:tc>
        <w:tc>
          <w:tcPr>
            <w:tcW w:w="1377" w:type="dxa"/>
            <w:vAlign w:val="center"/>
            <w:tcPrChange w:id="710" w:author="Tuan Yap" w:date="2018-05-03T11:38:00Z">
              <w:tcPr>
                <w:tcW w:w="1421" w:type="dxa"/>
                <w:gridSpan w:val="3"/>
                <w:vAlign w:val="center"/>
              </w:tcPr>
            </w:tcPrChange>
          </w:tcPr>
          <w:p w14:paraId="22612468" w14:textId="49FA8F30" w:rsidR="006A4D7D" w:rsidRDefault="006A4D7D" w:rsidP="006A4D7D">
            <w:pPr>
              <w:pStyle w:val="TableField-Left"/>
              <w:rPr>
                <w:rFonts w:ascii="Calibri Light" w:hAnsi="Calibri Light" w:cs="Arial"/>
              </w:rPr>
            </w:pPr>
            <w:r>
              <w:rPr>
                <w:rFonts w:ascii="Calibri Light" w:hAnsi="Calibri Light" w:cs="Arial"/>
              </w:rPr>
              <w:t>Hybris C4C</w:t>
            </w:r>
          </w:p>
        </w:tc>
        <w:tc>
          <w:tcPr>
            <w:tcW w:w="1614" w:type="dxa"/>
            <w:tcPrChange w:id="711" w:author="Tuan Yap" w:date="2018-05-03T11:38:00Z">
              <w:tcPr>
                <w:tcW w:w="1260" w:type="dxa"/>
                <w:gridSpan w:val="3"/>
                <w:vAlign w:val="center"/>
              </w:tcPr>
            </w:tcPrChange>
          </w:tcPr>
          <w:p w14:paraId="03BE620E" w14:textId="253CAF04" w:rsidR="006A4D7D" w:rsidRDefault="006A4D7D" w:rsidP="006A4D7D">
            <w:pPr>
              <w:pStyle w:val="TableField-Left"/>
              <w:rPr>
                <w:rFonts w:ascii="Calibri Light" w:hAnsi="Calibri Light" w:cs="Arial"/>
              </w:rPr>
            </w:pPr>
            <w:ins w:id="712" w:author="Tuan Yap" w:date="2018-05-03T11:38:00Z">
              <w:r w:rsidRPr="00554630">
                <w:rPr>
                  <w:rFonts w:ascii="Calibri Light" w:hAnsi="Calibri Light" w:cs="Arial"/>
                </w:rPr>
                <w:t>Transfer</w:t>
              </w:r>
            </w:ins>
            <w:del w:id="713" w:author="Tuan Yap" w:date="2018-05-03T11:38:00Z">
              <w:r w:rsidDel="00D302E2">
                <w:rPr>
                  <w:rFonts w:ascii="Calibri Light" w:hAnsi="Calibri Light" w:cs="Arial"/>
                </w:rPr>
                <w:delText>Front Office User</w:delText>
              </w:r>
            </w:del>
          </w:p>
        </w:tc>
        <w:tc>
          <w:tcPr>
            <w:tcW w:w="1484" w:type="dxa"/>
            <w:tcPrChange w:id="714" w:author="Tuan Yap" w:date="2018-05-03T11:38:00Z">
              <w:tcPr>
                <w:tcW w:w="1507" w:type="dxa"/>
                <w:gridSpan w:val="2"/>
              </w:tcPr>
            </w:tcPrChange>
          </w:tcPr>
          <w:p w14:paraId="2A7A892C" w14:textId="77777777" w:rsidR="006A4D7D" w:rsidRDefault="006A4D7D" w:rsidP="006A4D7D">
            <w:pPr>
              <w:pStyle w:val="TableField-Left"/>
              <w:rPr>
                <w:ins w:id="715" w:author="Tuan Yap" w:date="2018-05-03T11:36:00Z"/>
                <w:rFonts w:ascii="Calibri Light" w:hAnsi="Calibri Light" w:cs="Arial"/>
              </w:rPr>
            </w:pPr>
          </w:p>
        </w:tc>
      </w:tr>
      <w:tr w:rsidR="006A4D7D" w:rsidRPr="006B24F0" w14:paraId="58BA4027" w14:textId="39ED33D4" w:rsidTr="006A4D7D">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716" w:author="Tuan Yap" w:date="2018-05-03T11:38:00Z">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717" w:author="Tuan Yap" w:date="2018-05-03T11:38:00Z">
            <w:trPr>
              <w:cantSplit/>
              <w:trHeight w:val="432"/>
            </w:trPr>
          </w:trPrChange>
        </w:trPr>
        <w:tc>
          <w:tcPr>
            <w:tcW w:w="1079" w:type="dxa"/>
            <w:vAlign w:val="center"/>
            <w:tcPrChange w:id="718" w:author="Tuan Yap" w:date="2018-05-03T11:38:00Z">
              <w:tcPr>
                <w:tcW w:w="1133" w:type="dxa"/>
                <w:gridSpan w:val="2"/>
                <w:vAlign w:val="center"/>
              </w:tcPr>
            </w:tcPrChange>
          </w:tcPr>
          <w:p w14:paraId="715B7B6B" w14:textId="1382DDE0" w:rsidR="006A4D7D" w:rsidRPr="006B24F0" w:rsidRDefault="006A4D7D" w:rsidP="006A4D7D">
            <w:pPr>
              <w:pStyle w:val="TableField-Center"/>
              <w:rPr>
                <w:rFonts w:ascii="Calibri Light" w:hAnsi="Calibri Light" w:cs="Arial"/>
              </w:rPr>
            </w:pPr>
            <w:r>
              <w:rPr>
                <w:rFonts w:ascii="Calibri Light" w:hAnsi="Calibri Light" w:cs="Arial"/>
              </w:rPr>
              <w:t>100</w:t>
            </w:r>
          </w:p>
        </w:tc>
        <w:tc>
          <w:tcPr>
            <w:tcW w:w="3760" w:type="dxa"/>
            <w:vAlign w:val="center"/>
            <w:tcPrChange w:id="719" w:author="Tuan Yap" w:date="2018-05-03T11:38:00Z">
              <w:tcPr>
                <w:tcW w:w="3993" w:type="dxa"/>
                <w:gridSpan w:val="3"/>
                <w:vAlign w:val="center"/>
              </w:tcPr>
            </w:tcPrChange>
          </w:tcPr>
          <w:p w14:paraId="53C9B07F" w14:textId="77777777" w:rsidR="006A4D7D" w:rsidRDefault="006A4D7D" w:rsidP="006A4D7D">
            <w:pPr>
              <w:pStyle w:val="TableField-Left"/>
              <w:rPr>
                <w:rFonts w:ascii="Calibri Light" w:hAnsi="Calibri Light" w:cs="Arial"/>
                <w:b/>
                <w:bCs/>
              </w:rPr>
            </w:pPr>
            <w:r>
              <w:rPr>
                <w:rFonts w:ascii="Calibri Light" w:hAnsi="Calibri Light" w:cs="Arial"/>
                <w:b/>
                <w:bCs/>
              </w:rPr>
              <w:t>Remove Supply Guarantee flag</w:t>
            </w:r>
          </w:p>
          <w:p w14:paraId="7B84D80B" w14:textId="77777777" w:rsidR="006A4D7D" w:rsidRDefault="006A4D7D" w:rsidP="006A4D7D">
            <w:pPr>
              <w:pStyle w:val="TableField-Left"/>
              <w:rPr>
                <w:rFonts w:ascii="Calibri Light" w:hAnsi="Calibri Light" w:cs="Arial"/>
              </w:rPr>
            </w:pPr>
            <w:r w:rsidRPr="2DF41CD4">
              <w:rPr>
                <w:rFonts w:ascii="Calibri Light" w:hAnsi="Calibri Light" w:cs="Arial"/>
              </w:rPr>
              <w:t>Remove the Self-Certified flag from Supply Guarantee field in Installation.</w:t>
            </w:r>
          </w:p>
          <w:p w14:paraId="5D9AA1F8" w14:textId="6CE40944" w:rsidR="006A4D7D" w:rsidRPr="006B24F0" w:rsidRDefault="006A4D7D" w:rsidP="006A4D7D">
            <w:pPr>
              <w:pStyle w:val="TableField-Left"/>
              <w:rPr>
                <w:rFonts w:ascii="Calibri Light" w:hAnsi="Calibri Light" w:cs="Arial"/>
              </w:rPr>
            </w:pPr>
          </w:p>
        </w:tc>
        <w:tc>
          <w:tcPr>
            <w:tcW w:w="1377" w:type="dxa"/>
            <w:vAlign w:val="center"/>
            <w:tcPrChange w:id="720" w:author="Tuan Yap" w:date="2018-05-03T11:38:00Z">
              <w:tcPr>
                <w:tcW w:w="1421" w:type="dxa"/>
                <w:gridSpan w:val="3"/>
                <w:vAlign w:val="center"/>
              </w:tcPr>
            </w:tcPrChange>
          </w:tcPr>
          <w:p w14:paraId="104488BB" w14:textId="32610B05" w:rsidR="006A4D7D" w:rsidRPr="006B24F0" w:rsidRDefault="006A4D7D" w:rsidP="006A4D7D">
            <w:pPr>
              <w:pStyle w:val="TableField-Left"/>
              <w:rPr>
                <w:rFonts w:ascii="Calibri Light" w:hAnsi="Calibri Light" w:cs="Arial"/>
              </w:rPr>
            </w:pPr>
            <w:r>
              <w:rPr>
                <w:rFonts w:ascii="Calibri Light" w:hAnsi="Calibri Light" w:cs="Arial"/>
              </w:rPr>
              <w:t>Hybris C4C</w:t>
            </w:r>
          </w:p>
        </w:tc>
        <w:tc>
          <w:tcPr>
            <w:tcW w:w="1614" w:type="dxa"/>
            <w:tcPrChange w:id="721" w:author="Tuan Yap" w:date="2018-05-03T11:38:00Z">
              <w:tcPr>
                <w:tcW w:w="1260" w:type="dxa"/>
                <w:gridSpan w:val="3"/>
                <w:vAlign w:val="center"/>
              </w:tcPr>
            </w:tcPrChange>
          </w:tcPr>
          <w:p w14:paraId="303E150C" w14:textId="06BD55C1" w:rsidR="006A4D7D" w:rsidRPr="006B24F0" w:rsidRDefault="006A4D7D" w:rsidP="006A4D7D">
            <w:pPr>
              <w:pStyle w:val="TableField-Left"/>
              <w:rPr>
                <w:rFonts w:ascii="Calibri Light" w:hAnsi="Calibri Light" w:cs="Arial"/>
              </w:rPr>
            </w:pPr>
            <w:ins w:id="722" w:author="Tuan Yap" w:date="2018-05-03T11:38:00Z">
              <w:r w:rsidRPr="00554630">
                <w:rPr>
                  <w:rFonts w:ascii="Calibri Light" w:hAnsi="Calibri Light" w:cs="Arial"/>
                </w:rPr>
                <w:t>Transfer</w:t>
              </w:r>
            </w:ins>
            <w:del w:id="723" w:author="Tuan Yap" w:date="2018-05-03T11:38:00Z">
              <w:r w:rsidDel="00D302E2">
                <w:rPr>
                  <w:rFonts w:ascii="Calibri Light" w:hAnsi="Calibri Light" w:cs="Arial"/>
                </w:rPr>
                <w:delText>Front Office User</w:delText>
              </w:r>
            </w:del>
          </w:p>
        </w:tc>
        <w:tc>
          <w:tcPr>
            <w:tcW w:w="1484" w:type="dxa"/>
            <w:tcPrChange w:id="724" w:author="Tuan Yap" w:date="2018-05-03T11:38:00Z">
              <w:tcPr>
                <w:tcW w:w="1507" w:type="dxa"/>
                <w:gridSpan w:val="2"/>
              </w:tcPr>
            </w:tcPrChange>
          </w:tcPr>
          <w:p w14:paraId="5BEA137F" w14:textId="77777777" w:rsidR="006A4D7D" w:rsidRDefault="006A4D7D" w:rsidP="006A4D7D">
            <w:pPr>
              <w:pStyle w:val="TableField-Left"/>
              <w:rPr>
                <w:ins w:id="725" w:author="Tuan Yap" w:date="2018-05-03T11:36:00Z"/>
                <w:rFonts w:ascii="Calibri Light" w:hAnsi="Calibri Light" w:cs="Arial"/>
              </w:rPr>
            </w:pPr>
          </w:p>
        </w:tc>
      </w:tr>
      <w:tr w:rsidR="006A4D7D" w:rsidRPr="006B24F0" w14:paraId="6D94606D" w14:textId="3DFAD3EA" w:rsidTr="006A4D7D">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726" w:author="Tuan Yap" w:date="2018-05-03T11:38:00Z">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727" w:author="Tuan Yap" w:date="2018-05-03T11:38:00Z">
            <w:trPr>
              <w:cantSplit/>
              <w:trHeight w:val="432"/>
            </w:trPr>
          </w:trPrChange>
        </w:trPr>
        <w:tc>
          <w:tcPr>
            <w:tcW w:w="1079" w:type="dxa"/>
            <w:vAlign w:val="center"/>
            <w:tcPrChange w:id="728" w:author="Tuan Yap" w:date="2018-05-03T11:38:00Z">
              <w:tcPr>
                <w:tcW w:w="1133" w:type="dxa"/>
                <w:gridSpan w:val="2"/>
                <w:vAlign w:val="center"/>
              </w:tcPr>
            </w:tcPrChange>
          </w:tcPr>
          <w:p w14:paraId="13CAF9D9" w14:textId="2CA07FD8" w:rsidR="006A4D7D" w:rsidRDefault="006A4D7D" w:rsidP="006A4D7D">
            <w:pPr>
              <w:pStyle w:val="TableField-Center"/>
              <w:rPr>
                <w:rFonts w:ascii="Calibri Light" w:hAnsi="Calibri Light" w:cs="Arial"/>
              </w:rPr>
            </w:pPr>
            <w:r>
              <w:rPr>
                <w:rFonts w:ascii="Calibri Light" w:hAnsi="Calibri Light" w:cs="Arial"/>
              </w:rPr>
              <w:t>110</w:t>
            </w:r>
          </w:p>
        </w:tc>
        <w:tc>
          <w:tcPr>
            <w:tcW w:w="3760" w:type="dxa"/>
            <w:vAlign w:val="center"/>
            <w:tcPrChange w:id="729" w:author="Tuan Yap" w:date="2018-05-03T11:38:00Z">
              <w:tcPr>
                <w:tcW w:w="3993" w:type="dxa"/>
                <w:gridSpan w:val="3"/>
                <w:vAlign w:val="center"/>
              </w:tcPr>
            </w:tcPrChange>
          </w:tcPr>
          <w:p w14:paraId="01C5A2C3" w14:textId="788B4944" w:rsidR="006A4D7D" w:rsidRDefault="006A4D7D" w:rsidP="006A4D7D">
            <w:pPr>
              <w:pStyle w:val="TableField-Left"/>
              <w:rPr>
                <w:rFonts w:ascii="Calibri Light" w:hAnsi="Calibri Light" w:cs="Arial"/>
                <w:b/>
                <w:bCs/>
              </w:rPr>
            </w:pPr>
            <w:r w:rsidRPr="5C9EE791">
              <w:rPr>
                <w:rFonts w:ascii="Calibri Light" w:hAnsi="Calibri Light" w:cs="Arial"/>
                <w:b/>
                <w:bCs/>
              </w:rPr>
              <w:t>Execute Transfer</w:t>
            </w:r>
          </w:p>
          <w:p w14:paraId="5B89B576" w14:textId="1286BBE7" w:rsidR="006A4D7D" w:rsidRDefault="006A4D7D" w:rsidP="006A4D7D">
            <w:pPr>
              <w:pStyle w:val="TableField-Left"/>
              <w:rPr>
                <w:rFonts w:ascii="Calibri Light" w:hAnsi="Calibri Light" w:cs="Arial"/>
              </w:rPr>
            </w:pPr>
            <w:r>
              <w:rPr>
                <w:rFonts w:ascii="Calibri Light" w:hAnsi="Calibri Light" w:cs="Arial"/>
              </w:rPr>
              <w:t>Execute Transfer functionality.</w:t>
            </w:r>
          </w:p>
          <w:p w14:paraId="6CDFB134" w14:textId="77777777" w:rsidR="006A4D7D" w:rsidRPr="00D3336B" w:rsidRDefault="006A4D7D" w:rsidP="006A4D7D">
            <w:pPr>
              <w:pStyle w:val="TableField-Left"/>
              <w:rPr>
                <w:rFonts w:ascii="Calibri Light" w:hAnsi="Calibri Light" w:cs="Arial"/>
              </w:rPr>
            </w:pPr>
          </w:p>
        </w:tc>
        <w:tc>
          <w:tcPr>
            <w:tcW w:w="1377" w:type="dxa"/>
            <w:vAlign w:val="center"/>
            <w:tcPrChange w:id="730" w:author="Tuan Yap" w:date="2018-05-03T11:38:00Z">
              <w:tcPr>
                <w:tcW w:w="1421" w:type="dxa"/>
                <w:gridSpan w:val="3"/>
                <w:vAlign w:val="center"/>
              </w:tcPr>
            </w:tcPrChange>
          </w:tcPr>
          <w:p w14:paraId="5C9DFAA5" w14:textId="5B110AF5" w:rsidR="006A4D7D" w:rsidRDefault="006A4D7D" w:rsidP="006A4D7D">
            <w:pPr>
              <w:pStyle w:val="TableField-Left"/>
              <w:rPr>
                <w:rFonts w:ascii="Calibri Light" w:hAnsi="Calibri Light" w:cs="Arial"/>
              </w:rPr>
            </w:pPr>
            <w:r>
              <w:rPr>
                <w:rFonts w:ascii="Calibri Light" w:hAnsi="Calibri Light" w:cs="Arial"/>
              </w:rPr>
              <w:t>Hybris C4C</w:t>
            </w:r>
          </w:p>
        </w:tc>
        <w:tc>
          <w:tcPr>
            <w:tcW w:w="1614" w:type="dxa"/>
            <w:tcPrChange w:id="731" w:author="Tuan Yap" w:date="2018-05-03T11:38:00Z">
              <w:tcPr>
                <w:tcW w:w="1260" w:type="dxa"/>
                <w:gridSpan w:val="3"/>
                <w:vAlign w:val="center"/>
              </w:tcPr>
            </w:tcPrChange>
          </w:tcPr>
          <w:p w14:paraId="33A5755E" w14:textId="220BCC23" w:rsidR="006A4D7D" w:rsidRDefault="006A4D7D" w:rsidP="006A4D7D">
            <w:pPr>
              <w:pStyle w:val="TableField-Left"/>
              <w:rPr>
                <w:rFonts w:ascii="Calibri Light" w:hAnsi="Calibri Light" w:cs="Arial"/>
              </w:rPr>
            </w:pPr>
            <w:ins w:id="732" w:author="Tuan Yap" w:date="2018-05-03T11:38:00Z">
              <w:r w:rsidRPr="00554630">
                <w:rPr>
                  <w:rFonts w:ascii="Calibri Light" w:hAnsi="Calibri Light" w:cs="Arial"/>
                </w:rPr>
                <w:t>Transfer</w:t>
              </w:r>
            </w:ins>
            <w:del w:id="733" w:author="Tuan Yap" w:date="2018-05-03T11:38:00Z">
              <w:r w:rsidDel="00D302E2">
                <w:rPr>
                  <w:rFonts w:ascii="Calibri Light" w:hAnsi="Calibri Light" w:cs="Arial"/>
                </w:rPr>
                <w:delText>Front Office User</w:delText>
              </w:r>
            </w:del>
          </w:p>
        </w:tc>
        <w:tc>
          <w:tcPr>
            <w:tcW w:w="1484" w:type="dxa"/>
            <w:tcPrChange w:id="734" w:author="Tuan Yap" w:date="2018-05-03T11:38:00Z">
              <w:tcPr>
                <w:tcW w:w="1507" w:type="dxa"/>
                <w:gridSpan w:val="2"/>
              </w:tcPr>
            </w:tcPrChange>
          </w:tcPr>
          <w:p w14:paraId="5AA09D9C" w14:textId="77777777" w:rsidR="006A4D7D" w:rsidRDefault="006A4D7D" w:rsidP="006A4D7D">
            <w:pPr>
              <w:pStyle w:val="TableField-Left"/>
              <w:rPr>
                <w:ins w:id="735" w:author="Tuan Yap" w:date="2018-05-03T11:36:00Z"/>
                <w:rFonts w:ascii="Calibri Light" w:hAnsi="Calibri Light" w:cs="Arial"/>
              </w:rPr>
            </w:pPr>
          </w:p>
        </w:tc>
      </w:tr>
      <w:tr w:rsidR="006A4D7D" w:rsidRPr="006B24F0" w14:paraId="18DC7A00" w14:textId="5ECB4F33" w:rsidTr="007124B9">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736" w:author="Tuan Yap" w:date="2018-05-03T11:38:00Z">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737" w:author="Tuan Yap" w:date="2018-05-03T11:38:00Z">
            <w:trPr>
              <w:cantSplit/>
              <w:trHeight w:val="432"/>
            </w:trPr>
          </w:trPrChange>
        </w:trPr>
        <w:tc>
          <w:tcPr>
            <w:tcW w:w="1079" w:type="dxa"/>
            <w:vAlign w:val="center"/>
            <w:tcPrChange w:id="738" w:author="Tuan Yap" w:date="2018-05-03T11:38:00Z">
              <w:tcPr>
                <w:tcW w:w="1079" w:type="dxa"/>
                <w:gridSpan w:val="2"/>
                <w:vAlign w:val="center"/>
              </w:tcPr>
            </w:tcPrChange>
          </w:tcPr>
          <w:p w14:paraId="1C3F471F" w14:textId="44703CA5" w:rsidR="006A4D7D" w:rsidRDefault="006A4D7D" w:rsidP="006A4D7D">
            <w:pPr>
              <w:pStyle w:val="TableField-Center"/>
              <w:rPr>
                <w:rFonts w:ascii="Calibri Light" w:hAnsi="Calibri Light" w:cs="Arial"/>
              </w:rPr>
            </w:pPr>
            <w:r>
              <w:rPr>
                <w:rFonts w:ascii="Calibri Light" w:hAnsi="Calibri Light" w:cs="Arial"/>
              </w:rPr>
              <w:lastRenderedPageBreak/>
              <w:t>120</w:t>
            </w:r>
          </w:p>
        </w:tc>
        <w:tc>
          <w:tcPr>
            <w:tcW w:w="3760" w:type="dxa"/>
            <w:vAlign w:val="center"/>
            <w:tcPrChange w:id="739" w:author="Tuan Yap" w:date="2018-05-03T11:38:00Z">
              <w:tcPr>
                <w:tcW w:w="3760" w:type="dxa"/>
                <w:gridSpan w:val="3"/>
                <w:vAlign w:val="center"/>
              </w:tcPr>
            </w:tcPrChange>
          </w:tcPr>
          <w:p w14:paraId="23C67C1F" w14:textId="77777777" w:rsidR="006A4D7D" w:rsidRDefault="006A4D7D" w:rsidP="006A4D7D">
            <w:pPr>
              <w:pStyle w:val="TableField-Left"/>
              <w:rPr>
                <w:rFonts w:ascii="Calibri Light" w:hAnsi="Calibri Light" w:cs="Arial"/>
                <w:b/>
                <w:bCs/>
              </w:rPr>
            </w:pPr>
            <w:r w:rsidRPr="5C9EE791">
              <w:rPr>
                <w:rFonts w:ascii="Calibri Light" w:hAnsi="Calibri Light" w:cs="Arial"/>
                <w:b/>
                <w:bCs/>
              </w:rPr>
              <w:t>Select Move Out Date</w:t>
            </w:r>
          </w:p>
          <w:p w14:paraId="2B8FAE4D" w14:textId="77777777" w:rsidR="006A4D7D" w:rsidRDefault="006A4D7D" w:rsidP="006A4D7D">
            <w:pPr>
              <w:pStyle w:val="TableField-Left"/>
              <w:rPr>
                <w:rFonts w:ascii="Calibri Light" w:hAnsi="Calibri Light" w:cs="Arial"/>
              </w:rPr>
            </w:pPr>
            <w:r>
              <w:rPr>
                <w:rFonts w:ascii="Calibri Light" w:hAnsi="Calibri Light" w:cs="Arial"/>
              </w:rPr>
              <w:t>Choose a Move Out date.</w:t>
            </w:r>
          </w:p>
          <w:p w14:paraId="429836D8" w14:textId="77777777" w:rsidR="006A4D7D" w:rsidRPr="00D3336B" w:rsidRDefault="006A4D7D" w:rsidP="006A4D7D">
            <w:pPr>
              <w:pStyle w:val="TableField-Left"/>
              <w:rPr>
                <w:rFonts w:ascii="Calibri Light" w:hAnsi="Calibri Light" w:cs="Arial"/>
              </w:rPr>
            </w:pPr>
          </w:p>
        </w:tc>
        <w:tc>
          <w:tcPr>
            <w:tcW w:w="1377" w:type="dxa"/>
            <w:vAlign w:val="center"/>
            <w:tcPrChange w:id="740" w:author="Tuan Yap" w:date="2018-05-03T11:38:00Z">
              <w:tcPr>
                <w:tcW w:w="1377" w:type="dxa"/>
                <w:gridSpan w:val="3"/>
                <w:vAlign w:val="center"/>
              </w:tcPr>
            </w:tcPrChange>
          </w:tcPr>
          <w:p w14:paraId="647CDA5A" w14:textId="6F9C2BC9" w:rsidR="006A4D7D" w:rsidRDefault="006A4D7D" w:rsidP="006A4D7D">
            <w:pPr>
              <w:pStyle w:val="TableField-Left"/>
              <w:rPr>
                <w:rFonts w:ascii="Calibri Light" w:hAnsi="Calibri Light" w:cs="Arial"/>
              </w:rPr>
            </w:pPr>
            <w:r>
              <w:rPr>
                <w:rFonts w:ascii="Calibri Light" w:hAnsi="Calibri Light" w:cs="Arial"/>
              </w:rPr>
              <w:t>Hybris C4C</w:t>
            </w:r>
          </w:p>
        </w:tc>
        <w:tc>
          <w:tcPr>
            <w:tcW w:w="1614" w:type="dxa"/>
            <w:tcPrChange w:id="741" w:author="Tuan Yap" w:date="2018-05-03T11:38:00Z">
              <w:tcPr>
                <w:tcW w:w="1614" w:type="dxa"/>
                <w:gridSpan w:val="3"/>
                <w:vAlign w:val="center"/>
              </w:tcPr>
            </w:tcPrChange>
          </w:tcPr>
          <w:p w14:paraId="24D19F64" w14:textId="318A0696" w:rsidR="006A4D7D" w:rsidRDefault="006A4D7D" w:rsidP="006A4D7D">
            <w:pPr>
              <w:pStyle w:val="TableField-Left"/>
              <w:rPr>
                <w:rFonts w:ascii="Calibri Light" w:hAnsi="Calibri Light" w:cs="Arial"/>
              </w:rPr>
            </w:pPr>
            <w:ins w:id="742" w:author="Tuan Yap" w:date="2018-05-03T11:38:00Z">
              <w:r w:rsidRPr="00310B2F">
                <w:rPr>
                  <w:rFonts w:ascii="Calibri Light" w:hAnsi="Calibri Light" w:cs="Arial"/>
                </w:rPr>
                <w:t>Transfer</w:t>
              </w:r>
            </w:ins>
            <w:del w:id="743" w:author="Tuan Yap" w:date="2018-05-03T11:38:00Z">
              <w:r w:rsidDel="00C52584">
                <w:rPr>
                  <w:rFonts w:ascii="Calibri Light" w:hAnsi="Calibri Light" w:cs="Arial"/>
                </w:rPr>
                <w:delText>Front Office User</w:delText>
              </w:r>
            </w:del>
          </w:p>
        </w:tc>
        <w:tc>
          <w:tcPr>
            <w:tcW w:w="1484" w:type="dxa"/>
            <w:tcPrChange w:id="744" w:author="Tuan Yap" w:date="2018-05-03T11:38:00Z">
              <w:tcPr>
                <w:tcW w:w="1484" w:type="dxa"/>
                <w:gridSpan w:val="2"/>
              </w:tcPr>
            </w:tcPrChange>
          </w:tcPr>
          <w:p w14:paraId="38AA3616" w14:textId="77777777" w:rsidR="006A4D7D" w:rsidRDefault="006A4D7D" w:rsidP="006A4D7D">
            <w:pPr>
              <w:pStyle w:val="TableField-Left"/>
              <w:rPr>
                <w:ins w:id="745" w:author="Tuan Yap" w:date="2018-05-03T11:36:00Z"/>
                <w:rFonts w:ascii="Calibri Light" w:hAnsi="Calibri Light" w:cs="Arial"/>
              </w:rPr>
            </w:pPr>
          </w:p>
        </w:tc>
      </w:tr>
      <w:tr w:rsidR="006A4D7D" w:rsidRPr="006B24F0" w14:paraId="7BFFF3FB" w14:textId="74E9CCAB" w:rsidTr="007124B9">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746" w:author="Tuan Yap" w:date="2018-05-03T11:38:00Z">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747" w:author="Tuan Yap" w:date="2018-05-03T11:38:00Z">
            <w:trPr>
              <w:cantSplit/>
              <w:trHeight w:val="432"/>
            </w:trPr>
          </w:trPrChange>
        </w:trPr>
        <w:tc>
          <w:tcPr>
            <w:tcW w:w="1079" w:type="dxa"/>
            <w:vAlign w:val="center"/>
            <w:tcPrChange w:id="748" w:author="Tuan Yap" w:date="2018-05-03T11:38:00Z">
              <w:tcPr>
                <w:tcW w:w="1079" w:type="dxa"/>
                <w:gridSpan w:val="2"/>
                <w:vAlign w:val="center"/>
              </w:tcPr>
            </w:tcPrChange>
          </w:tcPr>
          <w:p w14:paraId="33C62614" w14:textId="0B3FC989" w:rsidR="006A4D7D" w:rsidRDefault="006A4D7D" w:rsidP="006A4D7D">
            <w:pPr>
              <w:pStyle w:val="TableField-Center"/>
              <w:rPr>
                <w:rFonts w:ascii="Calibri Light" w:hAnsi="Calibri Light" w:cs="Arial"/>
              </w:rPr>
            </w:pPr>
            <w:r>
              <w:rPr>
                <w:rFonts w:ascii="Calibri Light" w:hAnsi="Calibri Light" w:cs="Arial"/>
              </w:rPr>
              <w:t>130</w:t>
            </w:r>
          </w:p>
        </w:tc>
        <w:tc>
          <w:tcPr>
            <w:tcW w:w="3760" w:type="dxa"/>
            <w:vAlign w:val="center"/>
            <w:tcPrChange w:id="749" w:author="Tuan Yap" w:date="2018-05-03T11:38:00Z">
              <w:tcPr>
                <w:tcW w:w="3760" w:type="dxa"/>
                <w:gridSpan w:val="3"/>
                <w:vAlign w:val="center"/>
              </w:tcPr>
            </w:tcPrChange>
          </w:tcPr>
          <w:p w14:paraId="2048EEC8" w14:textId="5E62099F" w:rsidR="006A4D7D" w:rsidRDefault="006A4D7D" w:rsidP="006A4D7D">
            <w:pPr>
              <w:pStyle w:val="TableField-Left"/>
              <w:rPr>
                <w:rFonts w:ascii="Calibri Light" w:hAnsi="Calibri Light" w:cs="Arial"/>
                <w:b/>
                <w:bCs/>
              </w:rPr>
            </w:pPr>
            <w:r w:rsidRPr="5C9EE791">
              <w:rPr>
                <w:rFonts w:ascii="Calibri Light" w:hAnsi="Calibri Light" w:cs="Arial"/>
                <w:b/>
                <w:bCs/>
              </w:rPr>
              <w:t>Select Services to move out</w:t>
            </w:r>
          </w:p>
          <w:p w14:paraId="721812AB" w14:textId="297516A1" w:rsidR="006A4D7D" w:rsidRPr="00D3336B" w:rsidRDefault="006A4D7D" w:rsidP="006A4D7D">
            <w:pPr>
              <w:pStyle w:val="TableField-Left"/>
              <w:rPr>
                <w:rFonts w:ascii="Calibri Light" w:hAnsi="Calibri Light" w:cs="Arial"/>
              </w:rPr>
            </w:pPr>
            <w:r>
              <w:rPr>
                <w:rFonts w:ascii="Calibri Light" w:hAnsi="Calibri Light" w:cs="Arial"/>
              </w:rPr>
              <w:t>Select the services (electricity, gas, water etc.) to terminate service.</w:t>
            </w:r>
          </w:p>
          <w:p w14:paraId="53AFAD2D" w14:textId="77777777" w:rsidR="006A4D7D" w:rsidRDefault="006A4D7D" w:rsidP="006A4D7D">
            <w:pPr>
              <w:pStyle w:val="TableField-Left"/>
              <w:rPr>
                <w:rFonts w:ascii="Calibri Light" w:hAnsi="Calibri Light" w:cs="Arial"/>
                <w:b/>
              </w:rPr>
            </w:pPr>
          </w:p>
        </w:tc>
        <w:tc>
          <w:tcPr>
            <w:tcW w:w="1377" w:type="dxa"/>
            <w:vAlign w:val="center"/>
            <w:tcPrChange w:id="750" w:author="Tuan Yap" w:date="2018-05-03T11:38:00Z">
              <w:tcPr>
                <w:tcW w:w="1377" w:type="dxa"/>
                <w:gridSpan w:val="3"/>
                <w:vAlign w:val="center"/>
              </w:tcPr>
            </w:tcPrChange>
          </w:tcPr>
          <w:p w14:paraId="15937503" w14:textId="14A5453D" w:rsidR="006A4D7D" w:rsidRDefault="006A4D7D" w:rsidP="006A4D7D">
            <w:pPr>
              <w:pStyle w:val="TableField-Left"/>
              <w:rPr>
                <w:rFonts w:ascii="Calibri Light" w:hAnsi="Calibri Light" w:cs="Arial"/>
              </w:rPr>
            </w:pPr>
            <w:r>
              <w:rPr>
                <w:rFonts w:ascii="Calibri Light" w:hAnsi="Calibri Light" w:cs="Arial"/>
              </w:rPr>
              <w:t>Hybris C4C</w:t>
            </w:r>
          </w:p>
        </w:tc>
        <w:tc>
          <w:tcPr>
            <w:tcW w:w="1614" w:type="dxa"/>
            <w:tcPrChange w:id="751" w:author="Tuan Yap" w:date="2018-05-03T11:38:00Z">
              <w:tcPr>
                <w:tcW w:w="1614" w:type="dxa"/>
                <w:gridSpan w:val="3"/>
                <w:vAlign w:val="center"/>
              </w:tcPr>
            </w:tcPrChange>
          </w:tcPr>
          <w:p w14:paraId="54FCA983" w14:textId="7898E68D" w:rsidR="006A4D7D" w:rsidRDefault="006A4D7D" w:rsidP="006A4D7D">
            <w:pPr>
              <w:pStyle w:val="TableField-Left"/>
              <w:rPr>
                <w:rFonts w:ascii="Calibri Light" w:hAnsi="Calibri Light" w:cs="Arial"/>
              </w:rPr>
            </w:pPr>
            <w:ins w:id="752" w:author="Tuan Yap" w:date="2018-05-03T11:38:00Z">
              <w:r w:rsidRPr="00310B2F">
                <w:rPr>
                  <w:rFonts w:ascii="Calibri Light" w:hAnsi="Calibri Light" w:cs="Arial"/>
                </w:rPr>
                <w:t>Transfer</w:t>
              </w:r>
            </w:ins>
            <w:del w:id="753" w:author="Tuan Yap" w:date="2018-05-03T11:38:00Z">
              <w:r w:rsidDel="00C52584">
                <w:rPr>
                  <w:rFonts w:ascii="Calibri Light" w:hAnsi="Calibri Light" w:cs="Arial"/>
                </w:rPr>
                <w:delText>Front Office User</w:delText>
              </w:r>
            </w:del>
          </w:p>
        </w:tc>
        <w:tc>
          <w:tcPr>
            <w:tcW w:w="1484" w:type="dxa"/>
            <w:tcPrChange w:id="754" w:author="Tuan Yap" w:date="2018-05-03T11:38:00Z">
              <w:tcPr>
                <w:tcW w:w="1484" w:type="dxa"/>
                <w:gridSpan w:val="2"/>
              </w:tcPr>
            </w:tcPrChange>
          </w:tcPr>
          <w:p w14:paraId="485DC4CA" w14:textId="77777777" w:rsidR="006A4D7D" w:rsidRDefault="006A4D7D" w:rsidP="006A4D7D">
            <w:pPr>
              <w:pStyle w:val="TableField-Left"/>
              <w:rPr>
                <w:ins w:id="755" w:author="Tuan Yap" w:date="2018-05-03T11:36:00Z"/>
                <w:rFonts w:ascii="Calibri Light" w:hAnsi="Calibri Light" w:cs="Arial"/>
              </w:rPr>
            </w:pPr>
          </w:p>
        </w:tc>
      </w:tr>
      <w:tr w:rsidR="006A4D7D" w:rsidRPr="006B24F0" w14:paraId="7F648BFF" w14:textId="50535F36" w:rsidTr="007124B9">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756" w:author="Tuan Yap" w:date="2018-05-03T11:38:00Z">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757" w:author="Tuan Yap" w:date="2018-05-03T11:38:00Z">
            <w:trPr>
              <w:cantSplit/>
              <w:trHeight w:val="432"/>
            </w:trPr>
          </w:trPrChange>
        </w:trPr>
        <w:tc>
          <w:tcPr>
            <w:tcW w:w="1079" w:type="dxa"/>
            <w:vAlign w:val="center"/>
            <w:tcPrChange w:id="758" w:author="Tuan Yap" w:date="2018-05-03T11:38:00Z">
              <w:tcPr>
                <w:tcW w:w="1079" w:type="dxa"/>
                <w:gridSpan w:val="2"/>
                <w:vAlign w:val="center"/>
              </w:tcPr>
            </w:tcPrChange>
          </w:tcPr>
          <w:p w14:paraId="0DD47BAD" w14:textId="7A0EA516" w:rsidR="006A4D7D" w:rsidRDefault="006A4D7D" w:rsidP="006A4D7D">
            <w:pPr>
              <w:pStyle w:val="TableField-Center"/>
              <w:rPr>
                <w:rFonts w:ascii="Calibri Light" w:hAnsi="Calibri Light" w:cs="Arial"/>
              </w:rPr>
            </w:pPr>
            <w:r>
              <w:rPr>
                <w:rFonts w:ascii="Calibri Light" w:hAnsi="Calibri Light" w:cs="Arial"/>
              </w:rPr>
              <w:t>140</w:t>
            </w:r>
          </w:p>
        </w:tc>
        <w:tc>
          <w:tcPr>
            <w:tcW w:w="3760" w:type="dxa"/>
            <w:vAlign w:val="center"/>
            <w:tcPrChange w:id="759" w:author="Tuan Yap" w:date="2018-05-03T11:38:00Z">
              <w:tcPr>
                <w:tcW w:w="3760" w:type="dxa"/>
                <w:gridSpan w:val="3"/>
                <w:vAlign w:val="center"/>
              </w:tcPr>
            </w:tcPrChange>
          </w:tcPr>
          <w:p w14:paraId="2D933EB9" w14:textId="5E0EF9A9" w:rsidR="006A4D7D" w:rsidRDefault="006A4D7D" w:rsidP="006A4D7D">
            <w:pPr>
              <w:pStyle w:val="TableField-Left"/>
              <w:rPr>
                <w:rFonts w:ascii="Calibri Light" w:hAnsi="Calibri Light" w:cs="Arial"/>
                <w:b/>
                <w:bCs/>
              </w:rPr>
            </w:pPr>
            <w:r w:rsidRPr="5C9EE791">
              <w:rPr>
                <w:rFonts w:ascii="Calibri Light" w:hAnsi="Calibri Light" w:cs="Arial"/>
                <w:b/>
                <w:bCs/>
              </w:rPr>
              <w:t>Starting Move In Guiding Procedures</w:t>
            </w:r>
          </w:p>
          <w:p w14:paraId="0240F073" w14:textId="4D2DD2A2" w:rsidR="006A4D7D" w:rsidRDefault="006A4D7D" w:rsidP="006A4D7D">
            <w:pPr>
              <w:pStyle w:val="TableField-Left"/>
              <w:rPr>
                <w:rFonts w:ascii="Calibri Light" w:hAnsi="Calibri Light" w:cs="Arial"/>
              </w:rPr>
            </w:pPr>
            <w:r>
              <w:rPr>
                <w:rFonts w:ascii="Calibri Light" w:hAnsi="Calibri Light" w:cs="Arial"/>
              </w:rPr>
              <w:t>Guiding Procedures for Move In is shown.</w:t>
            </w:r>
          </w:p>
          <w:p w14:paraId="2B995997" w14:textId="3B6A90C7" w:rsidR="006A4D7D" w:rsidRPr="00D3336B" w:rsidRDefault="006A4D7D" w:rsidP="006A4D7D">
            <w:pPr>
              <w:pStyle w:val="TableField-Left"/>
              <w:rPr>
                <w:rFonts w:ascii="Calibri Light" w:hAnsi="Calibri Light" w:cs="Arial"/>
              </w:rPr>
            </w:pPr>
          </w:p>
        </w:tc>
        <w:tc>
          <w:tcPr>
            <w:tcW w:w="1377" w:type="dxa"/>
            <w:vAlign w:val="center"/>
            <w:tcPrChange w:id="760" w:author="Tuan Yap" w:date="2018-05-03T11:38:00Z">
              <w:tcPr>
                <w:tcW w:w="1377" w:type="dxa"/>
                <w:gridSpan w:val="3"/>
                <w:vAlign w:val="center"/>
              </w:tcPr>
            </w:tcPrChange>
          </w:tcPr>
          <w:p w14:paraId="350EC31C" w14:textId="23FFB236" w:rsidR="006A4D7D" w:rsidRDefault="006A4D7D" w:rsidP="006A4D7D">
            <w:pPr>
              <w:pStyle w:val="TableField-Left"/>
              <w:rPr>
                <w:rFonts w:ascii="Calibri Light" w:hAnsi="Calibri Light" w:cs="Arial"/>
              </w:rPr>
            </w:pPr>
            <w:r>
              <w:rPr>
                <w:rFonts w:ascii="Calibri Light" w:hAnsi="Calibri Light" w:cs="Arial"/>
              </w:rPr>
              <w:t>Hybris C4C</w:t>
            </w:r>
          </w:p>
        </w:tc>
        <w:tc>
          <w:tcPr>
            <w:tcW w:w="1614" w:type="dxa"/>
            <w:tcPrChange w:id="761" w:author="Tuan Yap" w:date="2018-05-03T11:38:00Z">
              <w:tcPr>
                <w:tcW w:w="1614" w:type="dxa"/>
                <w:gridSpan w:val="3"/>
                <w:vAlign w:val="center"/>
              </w:tcPr>
            </w:tcPrChange>
          </w:tcPr>
          <w:p w14:paraId="125FC711" w14:textId="32BF804B" w:rsidR="006A4D7D" w:rsidRDefault="006A4D7D" w:rsidP="006A4D7D">
            <w:pPr>
              <w:pStyle w:val="TableField-Left"/>
              <w:rPr>
                <w:rFonts w:ascii="Calibri Light" w:hAnsi="Calibri Light" w:cs="Arial"/>
              </w:rPr>
            </w:pPr>
            <w:ins w:id="762" w:author="Tuan Yap" w:date="2018-05-03T11:38:00Z">
              <w:r w:rsidRPr="00310B2F">
                <w:rPr>
                  <w:rFonts w:ascii="Calibri Light" w:hAnsi="Calibri Light" w:cs="Arial"/>
                </w:rPr>
                <w:t>Transfer</w:t>
              </w:r>
            </w:ins>
            <w:del w:id="763" w:author="Tuan Yap" w:date="2018-05-03T11:38:00Z">
              <w:r w:rsidDel="00C52584">
                <w:rPr>
                  <w:rFonts w:ascii="Calibri Light" w:hAnsi="Calibri Light" w:cs="Arial"/>
                </w:rPr>
                <w:delText>Front Office User</w:delText>
              </w:r>
            </w:del>
          </w:p>
        </w:tc>
        <w:tc>
          <w:tcPr>
            <w:tcW w:w="1484" w:type="dxa"/>
            <w:tcPrChange w:id="764" w:author="Tuan Yap" w:date="2018-05-03T11:38:00Z">
              <w:tcPr>
                <w:tcW w:w="1484" w:type="dxa"/>
                <w:gridSpan w:val="2"/>
              </w:tcPr>
            </w:tcPrChange>
          </w:tcPr>
          <w:p w14:paraId="29786EB0" w14:textId="77777777" w:rsidR="006A4D7D" w:rsidRDefault="006A4D7D" w:rsidP="006A4D7D">
            <w:pPr>
              <w:pStyle w:val="TableField-Left"/>
              <w:rPr>
                <w:ins w:id="765" w:author="Tuan Yap" w:date="2018-05-03T11:36:00Z"/>
                <w:rFonts w:ascii="Calibri Light" w:hAnsi="Calibri Light" w:cs="Arial"/>
              </w:rPr>
            </w:pPr>
          </w:p>
        </w:tc>
      </w:tr>
      <w:tr w:rsidR="006A4D7D" w:rsidRPr="006B24F0" w14:paraId="29DDF4EC" w14:textId="0C3B2823" w:rsidTr="007124B9">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766" w:author="Tuan Yap" w:date="2018-05-03T11:38:00Z">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767" w:author="Tuan Yap" w:date="2018-05-03T11:38:00Z">
            <w:trPr>
              <w:cantSplit/>
              <w:trHeight w:val="432"/>
            </w:trPr>
          </w:trPrChange>
        </w:trPr>
        <w:tc>
          <w:tcPr>
            <w:tcW w:w="1079" w:type="dxa"/>
            <w:vAlign w:val="center"/>
            <w:tcPrChange w:id="768" w:author="Tuan Yap" w:date="2018-05-03T11:38:00Z">
              <w:tcPr>
                <w:tcW w:w="1079" w:type="dxa"/>
                <w:gridSpan w:val="2"/>
                <w:vAlign w:val="center"/>
              </w:tcPr>
            </w:tcPrChange>
          </w:tcPr>
          <w:p w14:paraId="4D43B951" w14:textId="38A38C1E" w:rsidR="006A4D7D" w:rsidRDefault="006A4D7D" w:rsidP="006A4D7D">
            <w:pPr>
              <w:pStyle w:val="TableField-Center"/>
              <w:rPr>
                <w:rFonts w:ascii="Calibri Light" w:hAnsi="Calibri Light" w:cs="Arial"/>
              </w:rPr>
            </w:pPr>
            <w:r>
              <w:rPr>
                <w:rFonts w:ascii="Calibri Light" w:hAnsi="Calibri Light" w:cs="Arial"/>
              </w:rPr>
              <w:t>150</w:t>
            </w:r>
          </w:p>
        </w:tc>
        <w:tc>
          <w:tcPr>
            <w:tcW w:w="3760" w:type="dxa"/>
            <w:vAlign w:val="center"/>
            <w:tcPrChange w:id="769" w:author="Tuan Yap" w:date="2018-05-03T11:38:00Z">
              <w:tcPr>
                <w:tcW w:w="3760" w:type="dxa"/>
                <w:gridSpan w:val="3"/>
                <w:vAlign w:val="center"/>
              </w:tcPr>
            </w:tcPrChange>
          </w:tcPr>
          <w:p w14:paraId="34E4E26A" w14:textId="77777777" w:rsidR="006A4D7D" w:rsidRDefault="006A4D7D" w:rsidP="006A4D7D">
            <w:pPr>
              <w:pStyle w:val="TableField-Left"/>
              <w:rPr>
                <w:rFonts w:ascii="Calibri Light" w:hAnsi="Calibri Light" w:cs="Arial"/>
                <w:b/>
                <w:bCs/>
              </w:rPr>
            </w:pPr>
            <w:r w:rsidRPr="5C9EE791">
              <w:rPr>
                <w:rFonts w:ascii="Calibri Light" w:hAnsi="Calibri Light" w:cs="Arial"/>
                <w:b/>
                <w:bCs/>
              </w:rPr>
              <w:t>Smart Meter Opt In/ Opt Out</w:t>
            </w:r>
          </w:p>
          <w:p w14:paraId="4BCEDCF1" w14:textId="77777777" w:rsidR="006A4D7D" w:rsidRDefault="006A4D7D" w:rsidP="006A4D7D">
            <w:pPr>
              <w:pStyle w:val="TableField-Left"/>
              <w:rPr>
                <w:rFonts w:ascii="Calibri Light" w:hAnsi="Calibri Light" w:cs="Arial"/>
              </w:rPr>
            </w:pPr>
            <w:r>
              <w:rPr>
                <w:rFonts w:ascii="Calibri Light" w:hAnsi="Calibri Light" w:cs="Arial"/>
              </w:rPr>
              <w:t>Capture the Opt In/ Opt Out for Smart Meter</w:t>
            </w:r>
          </w:p>
          <w:p w14:paraId="3A29376F" w14:textId="7CA49F96" w:rsidR="006A4D7D" w:rsidRDefault="006A4D7D" w:rsidP="006A4D7D">
            <w:pPr>
              <w:pStyle w:val="TableField-Left"/>
              <w:rPr>
                <w:rFonts w:ascii="Calibri Light" w:hAnsi="Calibri Light" w:cs="Arial"/>
                <w:b/>
              </w:rPr>
            </w:pPr>
          </w:p>
        </w:tc>
        <w:tc>
          <w:tcPr>
            <w:tcW w:w="1377" w:type="dxa"/>
            <w:vAlign w:val="center"/>
            <w:tcPrChange w:id="770" w:author="Tuan Yap" w:date="2018-05-03T11:38:00Z">
              <w:tcPr>
                <w:tcW w:w="1377" w:type="dxa"/>
                <w:gridSpan w:val="3"/>
                <w:vAlign w:val="center"/>
              </w:tcPr>
            </w:tcPrChange>
          </w:tcPr>
          <w:p w14:paraId="5A408373" w14:textId="59FEDA9F" w:rsidR="006A4D7D" w:rsidRDefault="006A4D7D" w:rsidP="006A4D7D">
            <w:pPr>
              <w:pStyle w:val="TableField-Left"/>
              <w:rPr>
                <w:rFonts w:ascii="Calibri Light" w:hAnsi="Calibri Light" w:cs="Arial"/>
              </w:rPr>
            </w:pPr>
            <w:r>
              <w:rPr>
                <w:rFonts w:ascii="Calibri Light" w:hAnsi="Calibri Light" w:cs="Arial"/>
              </w:rPr>
              <w:t>Hybris C4C</w:t>
            </w:r>
          </w:p>
        </w:tc>
        <w:tc>
          <w:tcPr>
            <w:tcW w:w="1614" w:type="dxa"/>
            <w:tcPrChange w:id="771" w:author="Tuan Yap" w:date="2018-05-03T11:38:00Z">
              <w:tcPr>
                <w:tcW w:w="1614" w:type="dxa"/>
                <w:gridSpan w:val="3"/>
                <w:vAlign w:val="center"/>
              </w:tcPr>
            </w:tcPrChange>
          </w:tcPr>
          <w:p w14:paraId="77FFC2B8" w14:textId="40B9D14B" w:rsidR="006A4D7D" w:rsidRDefault="006A4D7D" w:rsidP="006A4D7D">
            <w:pPr>
              <w:pStyle w:val="TableField-Left"/>
              <w:rPr>
                <w:rFonts w:ascii="Calibri Light" w:hAnsi="Calibri Light" w:cs="Arial"/>
              </w:rPr>
            </w:pPr>
            <w:ins w:id="772" w:author="Tuan Yap" w:date="2018-05-03T11:38:00Z">
              <w:r w:rsidRPr="00310B2F">
                <w:rPr>
                  <w:rFonts w:ascii="Calibri Light" w:hAnsi="Calibri Light" w:cs="Arial"/>
                </w:rPr>
                <w:t>Transfer</w:t>
              </w:r>
            </w:ins>
            <w:del w:id="773" w:author="Tuan Yap" w:date="2018-05-03T11:38:00Z">
              <w:r w:rsidDel="00C52584">
                <w:rPr>
                  <w:rFonts w:ascii="Calibri Light" w:hAnsi="Calibri Light" w:cs="Arial"/>
                </w:rPr>
                <w:delText>Front Office User</w:delText>
              </w:r>
            </w:del>
          </w:p>
        </w:tc>
        <w:tc>
          <w:tcPr>
            <w:tcW w:w="1484" w:type="dxa"/>
            <w:tcPrChange w:id="774" w:author="Tuan Yap" w:date="2018-05-03T11:38:00Z">
              <w:tcPr>
                <w:tcW w:w="1484" w:type="dxa"/>
                <w:gridSpan w:val="2"/>
              </w:tcPr>
            </w:tcPrChange>
          </w:tcPr>
          <w:p w14:paraId="547F8428" w14:textId="77777777" w:rsidR="006A4D7D" w:rsidRDefault="006A4D7D" w:rsidP="006A4D7D">
            <w:pPr>
              <w:pStyle w:val="TableField-Left"/>
              <w:rPr>
                <w:ins w:id="775" w:author="Tuan Yap" w:date="2018-05-03T11:36:00Z"/>
                <w:rFonts w:ascii="Calibri Light" w:hAnsi="Calibri Light" w:cs="Arial"/>
              </w:rPr>
            </w:pPr>
          </w:p>
        </w:tc>
      </w:tr>
      <w:tr w:rsidR="006A4D7D" w:rsidRPr="006B24F0" w14:paraId="050E7BC7" w14:textId="3AFDCA46" w:rsidTr="006A4D7D">
        <w:trPr>
          <w:cantSplit/>
          <w:trHeight w:val="432"/>
        </w:trPr>
        <w:tc>
          <w:tcPr>
            <w:tcW w:w="1079" w:type="dxa"/>
            <w:vAlign w:val="center"/>
          </w:tcPr>
          <w:p w14:paraId="09AA49C9" w14:textId="7BA3B298" w:rsidR="006A4D7D" w:rsidRDefault="006A4D7D" w:rsidP="002807D4">
            <w:pPr>
              <w:pStyle w:val="TableField-Center"/>
              <w:rPr>
                <w:rFonts w:ascii="Calibri Light" w:hAnsi="Calibri Light" w:cs="Arial"/>
              </w:rPr>
            </w:pPr>
            <w:r>
              <w:rPr>
                <w:rFonts w:ascii="Calibri Light" w:hAnsi="Calibri Light" w:cs="Arial"/>
              </w:rPr>
              <w:t>160</w:t>
            </w:r>
          </w:p>
        </w:tc>
        <w:tc>
          <w:tcPr>
            <w:tcW w:w="3760" w:type="dxa"/>
            <w:vAlign w:val="center"/>
          </w:tcPr>
          <w:p w14:paraId="535924D4" w14:textId="77777777" w:rsidR="006A4D7D" w:rsidRDefault="006A4D7D" w:rsidP="002807D4">
            <w:pPr>
              <w:pStyle w:val="TableField-Left"/>
              <w:rPr>
                <w:rFonts w:ascii="Calibri Light" w:hAnsi="Calibri Light" w:cs="Arial"/>
                <w:b/>
                <w:bCs/>
              </w:rPr>
            </w:pPr>
            <w:r w:rsidRPr="5C9EE791">
              <w:rPr>
                <w:rFonts w:ascii="Calibri Light" w:hAnsi="Calibri Light" w:cs="Arial"/>
                <w:b/>
                <w:bCs/>
              </w:rPr>
              <w:t>Meter change needed?</w:t>
            </w:r>
          </w:p>
          <w:p w14:paraId="1DE6C12B" w14:textId="77777777" w:rsidR="006A4D7D" w:rsidRPr="004A5679" w:rsidRDefault="006A4D7D" w:rsidP="002807D4">
            <w:pPr>
              <w:pStyle w:val="TableField-Left"/>
              <w:rPr>
                <w:rFonts w:ascii="Calibri Light" w:hAnsi="Calibri Light" w:cs="Arial"/>
              </w:rPr>
            </w:pPr>
            <w:r>
              <w:rPr>
                <w:rFonts w:ascii="Calibri Light" w:hAnsi="Calibri Light" w:cs="Arial"/>
              </w:rPr>
              <w:t>If meter required to be changed, go to step 100. Otherwise, go to step 110.</w:t>
            </w:r>
          </w:p>
          <w:p w14:paraId="64DD6A3A" w14:textId="77777777" w:rsidR="006A4D7D" w:rsidRDefault="006A4D7D" w:rsidP="002807D4">
            <w:pPr>
              <w:pStyle w:val="TableField-Left"/>
              <w:rPr>
                <w:rFonts w:ascii="Calibri Light" w:hAnsi="Calibri Light" w:cs="Arial"/>
                <w:b/>
              </w:rPr>
            </w:pPr>
          </w:p>
        </w:tc>
        <w:tc>
          <w:tcPr>
            <w:tcW w:w="1377" w:type="dxa"/>
            <w:vAlign w:val="center"/>
          </w:tcPr>
          <w:p w14:paraId="1D41147B" w14:textId="388D5488" w:rsidR="006A4D7D" w:rsidRDefault="006A4D7D" w:rsidP="002807D4">
            <w:pPr>
              <w:pStyle w:val="TableField-Left"/>
              <w:rPr>
                <w:rFonts w:ascii="Calibri Light" w:hAnsi="Calibri Light" w:cs="Arial"/>
              </w:rPr>
            </w:pPr>
            <w:r>
              <w:rPr>
                <w:rFonts w:ascii="Calibri Light" w:hAnsi="Calibri Light" w:cs="Arial"/>
              </w:rPr>
              <w:t>Hybris C4C</w:t>
            </w:r>
          </w:p>
        </w:tc>
        <w:tc>
          <w:tcPr>
            <w:tcW w:w="1614" w:type="dxa"/>
            <w:vAlign w:val="center"/>
          </w:tcPr>
          <w:p w14:paraId="64BB6B41" w14:textId="4903AA5F" w:rsidR="006A4D7D" w:rsidRDefault="006A4D7D" w:rsidP="002807D4">
            <w:pPr>
              <w:pStyle w:val="TableField-Left"/>
              <w:rPr>
                <w:rFonts w:ascii="Calibri Light" w:hAnsi="Calibri Light" w:cs="Arial"/>
              </w:rPr>
            </w:pPr>
            <w:del w:id="776" w:author="Tuan Yap" w:date="2018-05-08T11:27:00Z">
              <w:r w:rsidDel="00EB120D">
                <w:rPr>
                  <w:rFonts w:ascii="Calibri Light" w:hAnsi="Calibri Light" w:cs="Arial"/>
                </w:rPr>
                <w:delText>System</w:delText>
              </w:r>
            </w:del>
            <w:ins w:id="777" w:author="Tuan Yap" w:date="2018-05-08T11:27:00Z">
              <w:r w:rsidR="00EB120D">
                <w:rPr>
                  <w:rFonts w:ascii="Calibri Light" w:hAnsi="Calibri Light" w:cs="Arial"/>
                </w:rPr>
                <w:t>Transfer Processing</w:t>
              </w:r>
            </w:ins>
          </w:p>
        </w:tc>
        <w:tc>
          <w:tcPr>
            <w:tcW w:w="1484" w:type="dxa"/>
          </w:tcPr>
          <w:p w14:paraId="3545ADCE" w14:textId="77777777" w:rsidR="006A4D7D" w:rsidRDefault="006A4D7D" w:rsidP="002807D4">
            <w:pPr>
              <w:pStyle w:val="TableField-Left"/>
              <w:rPr>
                <w:ins w:id="778" w:author="Tuan Yap" w:date="2018-05-03T11:36:00Z"/>
                <w:rFonts w:ascii="Calibri Light" w:hAnsi="Calibri Light" w:cs="Arial"/>
              </w:rPr>
            </w:pPr>
          </w:p>
        </w:tc>
      </w:tr>
      <w:tr w:rsidR="006A4D7D" w:rsidRPr="006B24F0" w14:paraId="6321101E" w14:textId="4D299186" w:rsidTr="006A4D7D">
        <w:trPr>
          <w:cantSplit/>
          <w:trHeight w:val="432"/>
        </w:trPr>
        <w:tc>
          <w:tcPr>
            <w:tcW w:w="1079" w:type="dxa"/>
            <w:vAlign w:val="center"/>
          </w:tcPr>
          <w:p w14:paraId="0890C1C3" w14:textId="47FE5266" w:rsidR="006A4D7D" w:rsidRDefault="006A4D7D" w:rsidP="00087D2F">
            <w:pPr>
              <w:pStyle w:val="TableField-Center"/>
              <w:rPr>
                <w:rFonts w:ascii="Calibri Light" w:hAnsi="Calibri Light" w:cs="Arial"/>
              </w:rPr>
            </w:pPr>
            <w:r>
              <w:rPr>
                <w:rFonts w:ascii="Calibri Light" w:hAnsi="Calibri Light" w:cs="Arial"/>
              </w:rPr>
              <w:t>170</w:t>
            </w:r>
          </w:p>
        </w:tc>
        <w:tc>
          <w:tcPr>
            <w:tcW w:w="3760" w:type="dxa"/>
            <w:vAlign w:val="center"/>
          </w:tcPr>
          <w:p w14:paraId="1E831FF9" w14:textId="77777777" w:rsidR="006A4D7D" w:rsidRDefault="006A4D7D" w:rsidP="002807D4">
            <w:pPr>
              <w:pStyle w:val="TableField-Left"/>
              <w:rPr>
                <w:rFonts w:ascii="Calibri Light" w:hAnsi="Calibri Light" w:cs="Arial"/>
                <w:b/>
                <w:bCs/>
              </w:rPr>
            </w:pPr>
            <w:r w:rsidRPr="5C9EE791">
              <w:rPr>
                <w:rFonts w:ascii="Calibri Light" w:hAnsi="Calibri Light" w:cs="Arial"/>
                <w:b/>
                <w:bCs/>
              </w:rPr>
              <w:t>Service Order issued to change meter</w:t>
            </w:r>
          </w:p>
          <w:p w14:paraId="276E48E2" w14:textId="77777777" w:rsidR="006A4D7D" w:rsidRDefault="006A4D7D" w:rsidP="002807D4">
            <w:pPr>
              <w:pStyle w:val="TableField-Left"/>
              <w:rPr>
                <w:rFonts w:ascii="Calibri Light" w:hAnsi="Calibri Light" w:cs="Arial"/>
              </w:rPr>
            </w:pPr>
            <w:r w:rsidRPr="000F6800">
              <w:rPr>
                <w:rFonts w:ascii="Calibri Light" w:hAnsi="Calibri Light" w:cs="Arial"/>
              </w:rPr>
              <w:t>Service Order will be created to change out the meter to smart meter</w:t>
            </w:r>
          </w:p>
          <w:p w14:paraId="3465FCBB" w14:textId="77777777" w:rsidR="006A4D7D" w:rsidRDefault="006A4D7D" w:rsidP="002807D4">
            <w:pPr>
              <w:pStyle w:val="TableField-Left"/>
              <w:rPr>
                <w:rFonts w:ascii="Calibri Light" w:hAnsi="Calibri Light" w:cs="Arial"/>
                <w:b/>
              </w:rPr>
            </w:pPr>
          </w:p>
        </w:tc>
        <w:tc>
          <w:tcPr>
            <w:tcW w:w="1377" w:type="dxa"/>
            <w:vAlign w:val="center"/>
          </w:tcPr>
          <w:p w14:paraId="479D4FD3" w14:textId="4CEECD22" w:rsidR="006A4D7D" w:rsidRDefault="006A4D7D" w:rsidP="002807D4">
            <w:pPr>
              <w:pStyle w:val="TableField-Left"/>
              <w:rPr>
                <w:rFonts w:ascii="Calibri Light" w:hAnsi="Calibri Light" w:cs="Arial"/>
              </w:rPr>
            </w:pPr>
            <w:r>
              <w:rPr>
                <w:rFonts w:ascii="Calibri Light" w:hAnsi="Calibri Light" w:cs="Arial"/>
              </w:rPr>
              <w:t>Hybris C4C</w:t>
            </w:r>
          </w:p>
        </w:tc>
        <w:tc>
          <w:tcPr>
            <w:tcW w:w="1614" w:type="dxa"/>
            <w:vAlign w:val="center"/>
          </w:tcPr>
          <w:p w14:paraId="790C2CD6" w14:textId="38ECB20C" w:rsidR="006A4D7D" w:rsidRDefault="006A4D7D" w:rsidP="002807D4">
            <w:pPr>
              <w:pStyle w:val="TableField-Left"/>
              <w:rPr>
                <w:rFonts w:ascii="Calibri Light" w:hAnsi="Calibri Light" w:cs="Arial"/>
              </w:rPr>
            </w:pPr>
            <w:del w:id="779" w:author="Tuan Yap" w:date="2018-05-08T11:27:00Z">
              <w:r w:rsidDel="00EB120D">
                <w:rPr>
                  <w:rFonts w:ascii="Calibri Light" w:hAnsi="Calibri Light" w:cs="Arial"/>
                </w:rPr>
                <w:delText>System</w:delText>
              </w:r>
            </w:del>
            <w:ins w:id="780" w:author="Tuan Yap" w:date="2018-05-08T11:27:00Z">
              <w:r w:rsidR="00EB120D">
                <w:rPr>
                  <w:rFonts w:ascii="Calibri Light" w:hAnsi="Calibri Light" w:cs="Arial"/>
                </w:rPr>
                <w:t>Transfer Processing</w:t>
              </w:r>
            </w:ins>
          </w:p>
        </w:tc>
        <w:tc>
          <w:tcPr>
            <w:tcW w:w="1484" w:type="dxa"/>
          </w:tcPr>
          <w:p w14:paraId="4EC0ABC7" w14:textId="77777777" w:rsidR="006A4D7D" w:rsidRDefault="006A4D7D" w:rsidP="002807D4">
            <w:pPr>
              <w:pStyle w:val="TableField-Left"/>
              <w:rPr>
                <w:ins w:id="781" w:author="Tuan Yap" w:date="2018-05-03T11:36:00Z"/>
                <w:rFonts w:ascii="Calibri Light" w:hAnsi="Calibri Light" w:cs="Arial"/>
              </w:rPr>
            </w:pPr>
          </w:p>
        </w:tc>
      </w:tr>
      <w:tr w:rsidR="006A4D7D" w:rsidRPr="006B24F0" w14:paraId="24A72F15" w14:textId="508AD2ED" w:rsidTr="007124B9">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782" w:author="Tuan Yap" w:date="2018-05-03T11:38:00Z">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783" w:author="Tuan Yap" w:date="2018-05-03T11:38:00Z">
            <w:trPr>
              <w:cantSplit/>
              <w:trHeight w:val="432"/>
            </w:trPr>
          </w:trPrChange>
        </w:trPr>
        <w:tc>
          <w:tcPr>
            <w:tcW w:w="1079" w:type="dxa"/>
            <w:vAlign w:val="center"/>
            <w:tcPrChange w:id="784" w:author="Tuan Yap" w:date="2018-05-03T11:38:00Z">
              <w:tcPr>
                <w:tcW w:w="1079" w:type="dxa"/>
                <w:gridSpan w:val="2"/>
                <w:vAlign w:val="center"/>
              </w:tcPr>
            </w:tcPrChange>
          </w:tcPr>
          <w:p w14:paraId="6078D859" w14:textId="02B8EA77" w:rsidR="006A4D7D" w:rsidRDefault="006A4D7D" w:rsidP="006A4D7D">
            <w:pPr>
              <w:pStyle w:val="TableField-Center"/>
              <w:rPr>
                <w:rFonts w:ascii="Calibri Light" w:hAnsi="Calibri Light" w:cs="Arial"/>
              </w:rPr>
            </w:pPr>
            <w:r>
              <w:rPr>
                <w:rFonts w:ascii="Calibri Light" w:hAnsi="Calibri Light" w:cs="Arial"/>
              </w:rPr>
              <w:t>180</w:t>
            </w:r>
          </w:p>
        </w:tc>
        <w:tc>
          <w:tcPr>
            <w:tcW w:w="3760" w:type="dxa"/>
            <w:vAlign w:val="center"/>
            <w:tcPrChange w:id="785" w:author="Tuan Yap" w:date="2018-05-03T11:38:00Z">
              <w:tcPr>
                <w:tcW w:w="3760" w:type="dxa"/>
                <w:gridSpan w:val="3"/>
                <w:vAlign w:val="center"/>
              </w:tcPr>
            </w:tcPrChange>
          </w:tcPr>
          <w:p w14:paraId="199C406B" w14:textId="77777777" w:rsidR="006A4D7D" w:rsidRDefault="006A4D7D" w:rsidP="006A4D7D">
            <w:pPr>
              <w:pStyle w:val="TableField-Left"/>
              <w:rPr>
                <w:rFonts w:ascii="Calibri Light" w:hAnsi="Calibri Light" w:cs="Arial"/>
                <w:b/>
                <w:bCs/>
              </w:rPr>
            </w:pPr>
            <w:r w:rsidRPr="5C9EE791">
              <w:rPr>
                <w:rFonts w:ascii="Calibri Light" w:hAnsi="Calibri Light" w:cs="Arial"/>
                <w:b/>
                <w:bCs/>
              </w:rPr>
              <w:t>Select Move In Date</w:t>
            </w:r>
          </w:p>
          <w:p w14:paraId="1A5FFE39" w14:textId="77777777" w:rsidR="006A4D7D" w:rsidRDefault="006A4D7D" w:rsidP="006A4D7D">
            <w:pPr>
              <w:pStyle w:val="TableField-Left"/>
              <w:rPr>
                <w:rFonts w:ascii="Calibri Light" w:hAnsi="Calibri Light" w:cs="Arial"/>
              </w:rPr>
            </w:pPr>
            <w:r>
              <w:rPr>
                <w:rFonts w:ascii="Calibri Light" w:hAnsi="Calibri Light" w:cs="Arial"/>
              </w:rPr>
              <w:t>Choose a Move In date.</w:t>
            </w:r>
          </w:p>
          <w:p w14:paraId="1710AC12" w14:textId="77777777" w:rsidR="006A4D7D" w:rsidRDefault="006A4D7D" w:rsidP="006A4D7D">
            <w:pPr>
              <w:pStyle w:val="TableField-Left"/>
              <w:rPr>
                <w:rFonts w:ascii="Calibri Light" w:hAnsi="Calibri Light" w:cs="Arial"/>
                <w:b/>
              </w:rPr>
            </w:pPr>
          </w:p>
        </w:tc>
        <w:tc>
          <w:tcPr>
            <w:tcW w:w="1377" w:type="dxa"/>
            <w:vAlign w:val="center"/>
            <w:tcPrChange w:id="786" w:author="Tuan Yap" w:date="2018-05-03T11:38:00Z">
              <w:tcPr>
                <w:tcW w:w="1377" w:type="dxa"/>
                <w:gridSpan w:val="3"/>
                <w:vAlign w:val="center"/>
              </w:tcPr>
            </w:tcPrChange>
          </w:tcPr>
          <w:p w14:paraId="75A5EAEE" w14:textId="6FA890C5" w:rsidR="006A4D7D" w:rsidRDefault="006A4D7D" w:rsidP="006A4D7D">
            <w:pPr>
              <w:pStyle w:val="TableField-Left"/>
              <w:rPr>
                <w:rFonts w:ascii="Calibri Light" w:hAnsi="Calibri Light" w:cs="Arial"/>
              </w:rPr>
            </w:pPr>
            <w:r>
              <w:rPr>
                <w:rFonts w:ascii="Calibri Light" w:hAnsi="Calibri Light" w:cs="Arial"/>
              </w:rPr>
              <w:t>Hybris C4C</w:t>
            </w:r>
          </w:p>
        </w:tc>
        <w:tc>
          <w:tcPr>
            <w:tcW w:w="1614" w:type="dxa"/>
            <w:tcPrChange w:id="787" w:author="Tuan Yap" w:date="2018-05-03T11:38:00Z">
              <w:tcPr>
                <w:tcW w:w="1614" w:type="dxa"/>
                <w:gridSpan w:val="3"/>
                <w:vAlign w:val="center"/>
              </w:tcPr>
            </w:tcPrChange>
          </w:tcPr>
          <w:p w14:paraId="793295BB" w14:textId="5A8D935D" w:rsidR="006A4D7D" w:rsidRDefault="006A4D7D" w:rsidP="006A4D7D">
            <w:pPr>
              <w:pStyle w:val="TableField-Left"/>
              <w:rPr>
                <w:rFonts w:ascii="Calibri Light" w:hAnsi="Calibri Light" w:cs="Arial"/>
              </w:rPr>
            </w:pPr>
            <w:ins w:id="788" w:author="Tuan Yap" w:date="2018-05-03T11:38:00Z">
              <w:r w:rsidRPr="00671955">
                <w:rPr>
                  <w:rFonts w:ascii="Calibri Light" w:hAnsi="Calibri Light" w:cs="Arial"/>
                </w:rPr>
                <w:t>Transfer</w:t>
              </w:r>
            </w:ins>
            <w:del w:id="789" w:author="Tuan Yap" w:date="2018-05-03T11:38:00Z">
              <w:r w:rsidDel="006361D8">
                <w:rPr>
                  <w:rFonts w:ascii="Calibri Light" w:hAnsi="Calibri Light" w:cs="Arial"/>
                </w:rPr>
                <w:delText>Front Office User</w:delText>
              </w:r>
            </w:del>
          </w:p>
        </w:tc>
        <w:tc>
          <w:tcPr>
            <w:tcW w:w="1484" w:type="dxa"/>
            <w:tcPrChange w:id="790" w:author="Tuan Yap" w:date="2018-05-03T11:38:00Z">
              <w:tcPr>
                <w:tcW w:w="1484" w:type="dxa"/>
                <w:gridSpan w:val="2"/>
              </w:tcPr>
            </w:tcPrChange>
          </w:tcPr>
          <w:p w14:paraId="78CA9B92" w14:textId="77777777" w:rsidR="006A4D7D" w:rsidRDefault="006A4D7D" w:rsidP="006A4D7D">
            <w:pPr>
              <w:pStyle w:val="TableField-Left"/>
              <w:rPr>
                <w:ins w:id="791" w:author="Tuan Yap" w:date="2018-05-03T11:36:00Z"/>
                <w:rFonts w:ascii="Calibri Light" w:hAnsi="Calibri Light" w:cs="Arial"/>
              </w:rPr>
            </w:pPr>
          </w:p>
        </w:tc>
      </w:tr>
      <w:tr w:rsidR="006A4D7D" w:rsidRPr="006B24F0" w14:paraId="140D186D" w14:textId="0FBF2934" w:rsidTr="007124B9">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792" w:author="Tuan Yap" w:date="2018-05-03T11:38:00Z">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793" w:author="Tuan Yap" w:date="2018-05-03T11:38:00Z">
            <w:trPr>
              <w:cantSplit/>
              <w:trHeight w:val="432"/>
            </w:trPr>
          </w:trPrChange>
        </w:trPr>
        <w:tc>
          <w:tcPr>
            <w:tcW w:w="1079" w:type="dxa"/>
            <w:vAlign w:val="center"/>
            <w:tcPrChange w:id="794" w:author="Tuan Yap" w:date="2018-05-03T11:38:00Z">
              <w:tcPr>
                <w:tcW w:w="1079" w:type="dxa"/>
                <w:gridSpan w:val="2"/>
                <w:vAlign w:val="center"/>
              </w:tcPr>
            </w:tcPrChange>
          </w:tcPr>
          <w:p w14:paraId="13A22A99" w14:textId="57FEAFE4" w:rsidR="006A4D7D" w:rsidRDefault="006A4D7D" w:rsidP="006A4D7D">
            <w:pPr>
              <w:pStyle w:val="TableField-Center"/>
              <w:rPr>
                <w:rFonts w:ascii="Calibri Light" w:hAnsi="Calibri Light" w:cs="Arial"/>
              </w:rPr>
            </w:pPr>
            <w:r>
              <w:rPr>
                <w:rFonts w:ascii="Calibri Light" w:hAnsi="Calibri Light" w:cs="Arial"/>
              </w:rPr>
              <w:t>190</w:t>
            </w:r>
          </w:p>
        </w:tc>
        <w:tc>
          <w:tcPr>
            <w:tcW w:w="3760" w:type="dxa"/>
            <w:vAlign w:val="center"/>
            <w:tcPrChange w:id="795" w:author="Tuan Yap" w:date="2018-05-03T11:38:00Z">
              <w:tcPr>
                <w:tcW w:w="3760" w:type="dxa"/>
                <w:gridSpan w:val="3"/>
                <w:vAlign w:val="center"/>
              </w:tcPr>
            </w:tcPrChange>
          </w:tcPr>
          <w:p w14:paraId="373D6FEF" w14:textId="77777777" w:rsidR="006A4D7D" w:rsidRDefault="006A4D7D" w:rsidP="006A4D7D">
            <w:pPr>
              <w:pStyle w:val="TableField-Left"/>
              <w:rPr>
                <w:rFonts w:ascii="Calibri Light" w:hAnsi="Calibri Light" w:cs="Arial"/>
                <w:b/>
                <w:bCs/>
              </w:rPr>
            </w:pPr>
            <w:r w:rsidRPr="5C9EE791">
              <w:rPr>
                <w:rFonts w:ascii="Calibri Light" w:hAnsi="Calibri Light" w:cs="Arial"/>
                <w:b/>
                <w:bCs/>
              </w:rPr>
              <w:t>Select Service(s)</w:t>
            </w:r>
          </w:p>
          <w:p w14:paraId="4AFBF951" w14:textId="57AAEC1C" w:rsidR="006A4D7D" w:rsidRDefault="006A4D7D" w:rsidP="006A4D7D">
            <w:pPr>
              <w:pStyle w:val="TableField-Left"/>
              <w:rPr>
                <w:rFonts w:ascii="Calibri Light" w:hAnsi="Calibri Light" w:cs="Arial"/>
              </w:rPr>
            </w:pPr>
            <w:r>
              <w:rPr>
                <w:rFonts w:ascii="Calibri Light" w:hAnsi="Calibri Light" w:cs="Arial"/>
              </w:rPr>
              <w:t>Select the services (electricity, gas, water, added facility) for Move In.</w:t>
            </w:r>
          </w:p>
          <w:p w14:paraId="4F48F6D7" w14:textId="77777777" w:rsidR="006A4D7D" w:rsidRDefault="006A4D7D" w:rsidP="006A4D7D">
            <w:pPr>
              <w:pStyle w:val="TableField-Left"/>
              <w:rPr>
                <w:rFonts w:ascii="Calibri Light" w:hAnsi="Calibri Light" w:cs="Arial"/>
                <w:b/>
              </w:rPr>
            </w:pPr>
          </w:p>
        </w:tc>
        <w:tc>
          <w:tcPr>
            <w:tcW w:w="1377" w:type="dxa"/>
            <w:vAlign w:val="center"/>
            <w:tcPrChange w:id="796" w:author="Tuan Yap" w:date="2018-05-03T11:38:00Z">
              <w:tcPr>
                <w:tcW w:w="1377" w:type="dxa"/>
                <w:gridSpan w:val="3"/>
                <w:vAlign w:val="center"/>
              </w:tcPr>
            </w:tcPrChange>
          </w:tcPr>
          <w:p w14:paraId="3D3265FB" w14:textId="3F987BEE" w:rsidR="006A4D7D" w:rsidRDefault="006A4D7D" w:rsidP="006A4D7D">
            <w:pPr>
              <w:pStyle w:val="TableField-Left"/>
              <w:rPr>
                <w:rFonts w:ascii="Calibri Light" w:hAnsi="Calibri Light" w:cs="Arial"/>
              </w:rPr>
            </w:pPr>
            <w:r>
              <w:rPr>
                <w:rFonts w:ascii="Calibri Light" w:hAnsi="Calibri Light" w:cs="Arial"/>
              </w:rPr>
              <w:t>Hybris C4C</w:t>
            </w:r>
          </w:p>
        </w:tc>
        <w:tc>
          <w:tcPr>
            <w:tcW w:w="1614" w:type="dxa"/>
            <w:tcPrChange w:id="797" w:author="Tuan Yap" w:date="2018-05-03T11:38:00Z">
              <w:tcPr>
                <w:tcW w:w="1614" w:type="dxa"/>
                <w:gridSpan w:val="3"/>
                <w:vAlign w:val="center"/>
              </w:tcPr>
            </w:tcPrChange>
          </w:tcPr>
          <w:p w14:paraId="517F19C9" w14:textId="3CFD126A" w:rsidR="006A4D7D" w:rsidRDefault="006A4D7D" w:rsidP="006A4D7D">
            <w:pPr>
              <w:pStyle w:val="TableField-Left"/>
              <w:rPr>
                <w:rFonts w:ascii="Calibri Light" w:hAnsi="Calibri Light" w:cs="Arial"/>
              </w:rPr>
            </w:pPr>
            <w:ins w:id="798" w:author="Tuan Yap" w:date="2018-05-03T11:38:00Z">
              <w:r w:rsidRPr="00671955">
                <w:rPr>
                  <w:rFonts w:ascii="Calibri Light" w:hAnsi="Calibri Light" w:cs="Arial"/>
                </w:rPr>
                <w:t>Transfer</w:t>
              </w:r>
            </w:ins>
            <w:del w:id="799" w:author="Tuan Yap" w:date="2018-05-03T11:38:00Z">
              <w:r w:rsidDel="006361D8">
                <w:rPr>
                  <w:rFonts w:ascii="Calibri Light" w:hAnsi="Calibri Light" w:cs="Arial"/>
                </w:rPr>
                <w:delText>Front Office User</w:delText>
              </w:r>
            </w:del>
          </w:p>
        </w:tc>
        <w:tc>
          <w:tcPr>
            <w:tcW w:w="1484" w:type="dxa"/>
            <w:tcPrChange w:id="800" w:author="Tuan Yap" w:date="2018-05-03T11:38:00Z">
              <w:tcPr>
                <w:tcW w:w="1484" w:type="dxa"/>
                <w:gridSpan w:val="2"/>
              </w:tcPr>
            </w:tcPrChange>
          </w:tcPr>
          <w:p w14:paraId="339C586E" w14:textId="4ABFB5F7" w:rsidR="006A4D7D" w:rsidRDefault="000749F0" w:rsidP="006A4D7D">
            <w:pPr>
              <w:pStyle w:val="TableField-Left"/>
              <w:rPr>
                <w:ins w:id="801" w:author="Tuan Yap" w:date="2018-05-03T11:36:00Z"/>
                <w:rFonts w:ascii="Calibri Light" w:hAnsi="Calibri Light" w:cs="Arial"/>
              </w:rPr>
            </w:pPr>
            <w:ins w:id="802" w:author="Tuan Yap" w:date="2018-05-03T11:41:00Z">
              <w:r>
                <w:rPr>
                  <w:rFonts w:ascii="Calibri Light" w:hAnsi="Calibri Light" w:cs="Arial"/>
                </w:rPr>
                <w:t>Control identified</w:t>
              </w:r>
            </w:ins>
          </w:p>
        </w:tc>
      </w:tr>
      <w:tr w:rsidR="006A4D7D" w:rsidRPr="006B24F0" w14:paraId="0F66156F" w14:textId="0FF931B5" w:rsidTr="007124B9">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803" w:author="Tuan Yap" w:date="2018-05-03T11:38:00Z">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804" w:author="Tuan Yap" w:date="2018-05-03T11:38:00Z">
            <w:trPr>
              <w:cantSplit/>
              <w:trHeight w:val="432"/>
            </w:trPr>
          </w:trPrChange>
        </w:trPr>
        <w:tc>
          <w:tcPr>
            <w:tcW w:w="1079" w:type="dxa"/>
            <w:vAlign w:val="center"/>
            <w:tcPrChange w:id="805" w:author="Tuan Yap" w:date="2018-05-03T11:38:00Z">
              <w:tcPr>
                <w:tcW w:w="1079" w:type="dxa"/>
                <w:gridSpan w:val="2"/>
                <w:vAlign w:val="center"/>
              </w:tcPr>
            </w:tcPrChange>
          </w:tcPr>
          <w:p w14:paraId="62922B20" w14:textId="7F0CDD35" w:rsidR="006A4D7D" w:rsidRDefault="006A4D7D" w:rsidP="006A4D7D">
            <w:pPr>
              <w:pStyle w:val="TableField-Center"/>
              <w:rPr>
                <w:rFonts w:ascii="Calibri Light" w:hAnsi="Calibri Light" w:cs="Arial"/>
              </w:rPr>
            </w:pPr>
            <w:r>
              <w:rPr>
                <w:rFonts w:ascii="Calibri Light" w:hAnsi="Calibri Light" w:cs="Arial"/>
              </w:rPr>
              <w:t>200</w:t>
            </w:r>
          </w:p>
        </w:tc>
        <w:tc>
          <w:tcPr>
            <w:tcW w:w="3760" w:type="dxa"/>
            <w:vAlign w:val="center"/>
            <w:tcPrChange w:id="806" w:author="Tuan Yap" w:date="2018-05-03T11:38:00Z">
              <w:tcPr>
                <w:tcW w:w="3760" w:type="dxa"/>
                <w:gridSpan w:val="3"/>
                <w:vAlign w:val="center"/>
              </w:tcPr>
            </w:tcPrChange>
          </w:tcPr>
          <w:p w14:paraId="34ED0116" w14:textId="77777777" w:rsidR="006A4D7D" w:rsidRDefault="006A4D7D" w:rsidP="006A4D7D">
            <w:pPr>
              <w:pStyle w:val="TableField-Left"/>
              <w:rPr>
                <w:rFonts w:ascii="Calibri Light" w:hAnsi="Calibri Light" w:cs="Arial"/>
                <w:b/>
                <w:bCs/>
              </w:rPr>
            </w:pPr>
            <w:r w:rsidRPr="5C9EE791">
              <w:rPr>
                <w:rFonts w:ascii="Calibri Light" w:hAnsi="Calibri Light" w:cs="Arial"/>
                <w:b/>
                <w:bCs/>
              </w:rPr>
              <w:t>Select Rate Category</w:t>
            </w:r>
          </w:p>
          <w:p w14:paraId="034F7AE5" w14:textId="77777777" w:rsidR="006A4D7D" w:rsidRDefault="006A4D7D" w:rsidP="006A4D7D">
            <w:pPr>
              <w:pStyle w:val="TableField-Left"/>
              <w:rPr>
                <w:rFonts w:ascii="Calibri Light" w:hAnsi="Calibri Light" w:cs="Arial"/>
              </w:rPr>
            </w:pPr>
            <w:r>
              <w:rPr>
                <w:rFonts w:ascii="Calibri Light" w:hAnsi="Calibri Light" w:cs="Arial"/>
              </w:rPr>
              <w:t>Select a Rate Category.</w:t>
            </w:r>
          </w:p>
          <w:p w14:paraId="1C8D6057" w14:textId="77777777" w:rsidR="006A4D7D" w:rsidRDefault="006A4D7D" w:rsidP="006A4D7D">
            <w:pPr>
              <w:pStyle w:val="TableField-Left"/>
              <w:rPr>
                <w:rFonts w:ascii="Calibri Light" w:hAnsi="Calibri Light" w:cs="Arial"/>
                <w:b/>
              </w:rPr>
            </w:pPr>
          </w:p>
        </w:tc>
        <w:tc>
          <w:tcPr>
            <w:tcW w:w="1377" w:type="dxa"/>
            <w:vAlign w:val="center"/>
            <w:tcPrChange w:id="807" w:author="Tuan Yap" w:date="2018-05-03T11:38:00Z">
              <w:tcPr>
                <w:tcW w:w="1377" w:type="dxa"/>
                <w:gridSpan w:val="3"/>
                <w:vAlign w:val="center"/>
              </w:tcPr>
            </w:tcPrChange>
          </w:tcPr>
          <w:p w14:paraId="76B5AACA" w14:textId="1B2A44C3" w:rsidR="006A4D7D" w:rsidRDefault="006A4D7D" w:rsidP="006A4D7D">
            <w:pPr>
              <w:pStyle w:val="TableField-Left"/>
              <w:rPr>
                <w:rFonts w:ascii="Calibri Light" w:hAnsi="Calibri Light" w:cs="Arial"/>
              </w:rPr>
            </w:pPr>
            <w:r>
              <w:rPr>
                <w:rFonts w:ascii="Calibri Light" w:hAnsi="Calibri Light" w:cs="Arial"/>
              </w:rPr>
              <w:t>Hybris C4C</w:t>
            </w:r>
          </w:p>
        </w:tc>
        <w:tc>
          <w:tcPr>
            <w:tcW w:w="1614" w:type="dxa"/>
            <w:tcPrChange w:id="808" w:author="Tuan Yap" w:date="2018-05-03T11:38:00Z">
              <w:tcPr>
                <w:tcW w:w="1614" w:type="dxa"/>
                <w:gridSpan w:val="3"/>
                <w:vAlign w:val="center"/>
              </w:tcPr>
            </w:tcPrChange>
          </w:tcPr>
          <w:p w14:paraId="326608A3" w14:textId="5D366F9C" w:rsidR="006A4D7D" w:rsidRDefault="006A4D7D" w:rsidP="006A4D7D">
            <w:pPr>
              <w:pStyle w:val="TableField-Left"/>
              <w:rPr>
                <w:rFonts w:ascii="Calibri Light" w:hAnsi="Calibri Light" w:cs="Arial"/>
              </w:rPr>
            </w:pPr>
            <w:ins w:id="809" w:author="Tuan Yap" w:date="2018-05-03T11:38:00Z">
              <w:r w:rsidRPr="00671955">
                <w:rPr>
                  <w:rFonts w:ascii="Calibri Light" w:hAnsi="Calibri Light" w:cs="Arial"/>
                </w:rPr>
                <w:t>Transfer</w:t>
              </w:r>
            </w:ins>
            <w:del w:id="810" w:author="Tuan Yap" w:date="2018-05-03T11:38:00Z">
              <w:r w:rsidDel="006361D8">
                <w:rPr>
                  <w:rFonts w:ascii="Calibri Light" w:hAnsi="Calibri Light" w:cs="Arial"/>
                </w:rPr>
                <w:delText>Front Office User</w:delText>
              </w:r>
            </w:del>
          </w:p>
        </w:tc>
        <w:tc>
          <w:tcPr>
            <w:tcW w:w="1484" w:type="dxa"/>
            <w:tcPrChange w:id="811" w:author="Tuan Yap" w:date="2018-05-03T11:38:00Z">
              <w:tcPr>
                <w:tcW w:w="1484" w:type="dxa"/>
                <w:gridSpan w:val="2"/>
              </w:tcPr>
            </w:tcPrChange>
          </w:tcPr>
          <w:p w14:paraId="65F493A4" w14:textId="77777777" w:rsidR="006A4D7D" w:rsidRDefault="006A4D7D" w:rsidP="006A4D7D">
            <w:pPr>
              <w:pStyle w:val="TableField-Left"/>
              <w:rPr>
                <w:ins w:id="812" w:author="Tuan Yap" w:date="2018-05-03T11:36:00Z"/>
                <w:rFonts w:ascii="Calibri Light" w:hAnsi="Calibri Light" w:cs="Arial"/>
              </w:rPr>
            </w:pPr>
          </w:p>
        </w:tc>
      </w:tr>
      <w:tr w:rsidR="006A4D7D" w:rsidRPr="006B24F0" w14:paraId="237F6735" w14:textId="72D0DED4" w:rsidTr="007124B9">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813" w:author="Tuan Yap" w:date="2018-05-03T11:38:00Z">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814" w:author="Tuan Yap" w:date="2018-05-03T11:38:00Z">
            <w:trPr>
              <w:cantSplit/>
              <w:trHeight w:val="432"/>
            </w:trPr>
          </w:trPrChange>
        </w:trPr>
        <w:tc>
          <w:tcPr>
            <w:tcW w:w="1079" w:type="dxa"/>
            <w:vAlign w:val="center"/>
            <w:tcPrChange w:id="815" w:author="Tuan Yap" w:date="2018-05-03T11:38:00Z">
              <w:tcPr>
                <w:tcW w:w="1079" w:type="dxa"/>
                <w:gridSpan w:val="2"/>
                <w:vAlign w:val="center"/>
              </w:tcPr>
            </w:tcPrChange>
          </w:tcPr>
          <w:p w14:paraId="4ED4D24D" w14:textId="393F6A1A" w:rsidR="006A4D7D" w:rsidRDefault="006A4D7D" w:rsidP="006A4D7D">
            <w:pPr>
              <w:pStyle w:val="TableField-Center"/>
              <w:rPr>
                <w:rFonts w:ascii="Calibri Light" w:hAnsi="Calibri Light" w:cs="Arial"/>
              </w:rPr>
            </w:pPr>
            <w:r>
              <w:rPr>
                <w:rFonts w:ascii="Calibri Light" w:hAnsi="Calibri Light" w:cs="Arial"/>
              </w:rPr>
              <w:t>210</w:t>
            </w:r>
          </w:p>
        </w:tc>
        <w:tc>
          <w:tcPr>
            <w:tcW w:w="3760" w:type="dxa"/>
            <w:vAlign w:val="center"/>
            <w:tcPrChange w:id="816" w:author="Tuan Yap" w:date="2018-05-03T11:38:00Z">
              <w:tcPr>
                <w:tcW w:w="3760" w:type="dxa"/>
                <w:gridSpan w:val="3"/>
                <w:vAlign w:val="center"/>
              </w:tcPr>
            </w:tcPrChange>
          </w:tcPr>
          <w:p w14:paraId="53DB1CC6" w14:textId="77777777" w:rsidR="006A4D7D" w:rsidRDefault="006A4D7D" w:rsidP="006A4D7D">
            <w:pPr>
              <w:pStyle w:val="TableField-Left"/>
              <w:rPr>
                <w:rFonts w:ascii="Calibri Light" w:hAnsi="Calibri Light" w:cs="Arial"/>
                <w:b/>
                <w:bCs/>
              </w:rPr>
            </w:pPr>
            <w:r w:rsidRPr="5C9EE791">
              <w:rPr>
                <w:rFonts w:ascii="Calibri Light" w:hAnsi="Calibri Light" w:cs="Arial"/>
                <w:b/>
                <w:bCs/>
              </w:rPr>
              <w:t>Determine previous contract consumption</w:t>
            </w:r>
          </w:p>
          <w:p w14:paraId="17EBC88D" w14:textId="77777777" w:rsidR="006A4D7D" w:rsidRDefault="006A4D7D" w:rsidP="006A4D7D">
            <w:pPr>
              <w:pStyle w:val="TableField-Left"/>
              <w:rPr>
                <w:rFonts w:ascii="Calibri Light" w:hAnsi="Calibri Light" w:cs="Arial"/>
              </w:rPr>
            </w:pPr>
            <w:r>
              <w:rPr>
                <w:rFonts w:ascii="Calibri Light" w:hAnsi="Calibri Light" w:cs="Arial"/>
              </w:rPr>
              <w:t>Check the kw</w:t>
            </w:r>
            <w:r w:rsidRPr="00C953D2">
              <w:rPr>
                <w:rFonts w:ascii="Calibri Light" w:hAnsi="Calibri Light" w:cs="Arial"/>
              </w:rPr>
              <w:t xml:space="preserve"> of the previous contract</w:t>
            </w:r>
          </w:p>
          <w:p w14:paraId="5594C1F7" w14:textId="77777777" w:rsidR="006A4D7D" w:rsidRDefault="006A4D7D" w:rsidP="006A4D7D">
            <w:pPr>
              <w:pStyle w:val="TableField-Left"/>
              <w:rPr>
                <w:rFonts w:ascii="Calibri Light" w:hAnsi="Calibri Light" w:cs="Arial"/>
                <w:b/>
              </w:rPr>
            </w:pPr>
          </w:p>
        </w:tc>
        <w:tc>
          <w:tcPr>
            <w:tcW w:w="1377" w:type="dxa"/>
            <w:vAlign w:val="center"/>
            <w:tcPrChange w:id="817" w:author="Tuan Yap" w:date="2018-05-03T11:38:00Z">
              <w:tcPr>
                <w:tcW w:w="1377" w:type="dxa"/>
                <w:gridSpan w:val="3"/>
                <w:vAlign w:val="center"/>
              </w:tcPr>
            </w:tcPrChange>
          </w:tcPr>
          <w:p w14:paraId="46E21372" w14:textId="4B797CEC" w:rsidR="006A4D7D" w:rsidRDefault="006A4D7D" w:rsidP="006A4D7D">
            <w:pPr>
              <w:pStyle w:val="TableField-Left"/>
              <w:rPr>
                <w:rFonts w:ascii="Calibri Light" w:hAnsi="Calibri Light" w:cs="Arial"/>
              </w:rPr>
            </w:pPr>
            <w:r>
              <w:rPr>
                <w:rFonts w:ascii="Calibri Light" w:hAnsi="Calibri Light" w:cs="Arial"/>
              </w:rPr>
              <w:t>Hybris C4C</w:t>
            </w:r>
          </w:p>
        </w:tc>
        <w:tc>
          <w:tcPr>
            <w:tcW w:w="1614" w:type="dxa"/>
            <w:tcPrChange w:id="818" w:author="Tuan Yap" w:date="2018-05-03T11:38:00Z">
              <w:tcPr>
                <w:tcW w:w="1614" w:type="dxa"/>
                <w:gridSpan w:val="3"/>
                <w:vAlign w:val="center"/>
              </w:tcPr>
            </w:tcPrChange>
          </w:tcPr>
          <w:p w14:paraId="6A10D9C6" w14:textId="0A111B32" w:rsidR="006A4D7D" w:rsidRDefault="006A4D7D" w:rsidP="006A4D7D">
            <w:pPr>
              <w:pStyle w:val="TableField-Left"/>
              <w:rPr>
                <w:rFonts w:ascii="Calibri Light" w:hAnsi="Calibri Light" w:cs="Arial"/>
              </w:rPr>
            </w:pPr>
            <w:ins w:id="819" w:author="Tuan Yap" w:date="2018-05-03T11:38:00Z">
              <w:r w:rsidRPr="00671955">
                <w:rPr>
                  <w:rFonts w:ascii="Calibri Light" w:hAnsi="Calibri Light" w:cs="Arial"/>
                </w:rPr>
                <w:t>Transfer</w:t>
              </w:r>
            </w:ins>
            <w:del w:id="820" w:author="Tuan Yap" w:date="2018-05-03T11:38:00Z">
              <w:r w:rsidDel="006361D8">
                <w:rPr>
                  <w:rFonts w:ascii="Calibri Light" w:hAnsi="Calibri Light" w:cs="Arial"/>
                </w:rPr>
                <w:delText>Front Office User</w:delText>
              </w:r>
            </w:del>
          </w:p>
        </w:tc>
        <w:tc>
          <w:tcPr>
            <w:tcW w:w="1484" w:type="dxa"/>
            <w:tcPrChange w:id="821" w:author="Tuan Yap" w:date="2018-05-03T11:38:00Z">
              <w:tcPr>
                <w:tcW w:w="1484" w:type="dxa"/>
                <w:gridSpan w:val="2"/>
              </w:tcPr>
            </w:tcPrChange>
          </w:tcPr>
          <w:p w14:paraId="52016C91" w14:textId="77777777" w:rsidR="006A4D7D" w:rsidRDefault="006A4D7D" w:rsidP="006A4D7D">
            <w:pPr>
              <w:pStyle w:val="TableField-Left"/>
              <w:rPr>
                <w:ins w:id="822" w:author="Tuan Yap" w:date="2018-05-03T11:36:00Z"/>
                <w:rFonts w:ascii="Calibri Light" w:hAnsi="Calibri Light" w:cs="Arial"/>
              </w:rPr>
            </w:pPr>
          </w:p>
        </w:tc>
      </w:tr>
      <w:tr w:rsidR="006A4D7D" w:rsidRPr="006B24F0" w14:paraId="7578272C" w14:textId="1BAED2C4" w:rsidTr="007124B9">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823" w:author="Tuan Yap" w:date="2018-05-03T11:38:00Z">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824" w:author="Tuan Yap" w:date="2018-05-03T11:38:00Z">
            <w:trPr>
              <w:cantSplit/>
              <w:trHeight w:val="432"/>
            </w:trPr>
          </w:trPrChange>
        </w:trPr>
        <w:tc>
          <w:tcPr>
            <w:tcW w:w="1079" w:type="dxa"/>
            <w:vAlign w:val="center"/>
            <w:tcPrChange w:id="825" w:author="Tuan Yap" w:date="2018-05-03T11:38:00Z">
              <w:tcPr>
                <w:tcW w:w="1079" w:type="dxa"/>
                <w:gridSpan w:val="2"/>
                <w:vAlign w:val="center"/>
              </w:tcPr>
            </w:tcPrChange>
          </w:tcPr>
          <w:p w14:paraId="7F1395E3" w14:textId="738A1F13" w:rsidR="006A4D7D" w:rsidRDefault="006A4D7D" w:rsidP="006A4D7D">
            <w:pPr>
              <w:pStyle w:val="TableField-Center"/>
              <w:rPr>
                <w:rFonts w:ascii="Calibri Light" w:hAnsi="Calibri Light" w:cs="Arial"/>
              </w:rPr>
            </w:pPr>
            <w:r>
              <w:rPr>
                <w:rFonts w:ascii="Calibri Light" w:hAnsi="Calibri Light" w:cs="Arial"/>
              </w:rPr>
              <w:t>220</w:t>
            </w:r>
          </w:p>
        </w:tc>
        <w:tc>
          <w:tcPr>
            <w:tcW w:w="3760" w:type="dxa"/>
            <w:vAlign w:val="center"/>
            <w:tcPrChange w:id="826" w:author="Tuan Yap" w:date="2018-05-03T11:38:00Z">
              <w:tcPr>
                <w:tcW w:w="3760" w:type="dxa"/>
                <w:gridSpan w:val="3"/>
                <w:vAlign w:val="center"/>
              </w:tcPr>
            </w:tcPrChange>
          </w:tcPr>
          <w:p w14:paraId="6E6673B4" w14:textId="4EC4011B" w:rsidR="006A4D7D" w:rsidRDefault="006A4D7D" w:rsidP="006A4D7D">
            <w:pPr>
              <w:pStyle w:val="TableField-Left"/>
              <w:rPr>
                <w:rFonts w:ascii="Calibri Light" w:hAnsi="Calibri Light" w:cs="Arial"/>
                <w:b/>
                <w:bCs/>
              </w:rPr>
            </w:pPr>
            <w:r>
              <w:rPr>
                <w:rFonts w:ascii="Calibri Light" w:hAnsi="Calibri Light" w:cs="Arial"/>
                <w:b/>
                <w:bCs/>
              </w:rPr>
              <w:t>Is NEM &amp; below/above</w:t>
            </w:r>
            <w:r w:rsidRPr="5C9EE791">
              <w:rPr>
                <w:rFonts w:ascii="Calibri Light" w:hAnsi="Calibri Light" w:cs="Arial"/>
                <w:b/>
                <w:bCs/>
              </w:rPr>
              <w:t xml:space="preserve"> 30 kw?</w:t>
            </w:r>
          </w:p>
          <w:p w14:paraId="6B71A7F0" w14:textId="5B04CE71" w:rsidR="006A4D7D" w:rsidRDefault="006A4D7D" w:rsidP="006A4D7D">
            <w:pPr>
              <w:pStyle w:val="TableField-Left"/>
              <w:rPr>
                <w:rFonts w:ascii="Calibri Light" w:hAnsi="Calibri Light" w:cs="Arial"/>
              </w:rPr>
            </w:pPr>
            <w:r>
              <w:rPr>
                <w:rFonts w:ascii="Calibri Light" w:hAnsi="Calibri Light" w:cs="Arial"/>
              </w:rPr>
              <w:t>If Move In is NEM and previous contract kw is below or above 30kW, go to step 230. Otherwise, go to 250.</w:t>
            </w:r>
          </w:p>
          <w:p w14:paraId="2D6A1EC6" w14:textId="0244A398" w:rsidR="006A4D7D" w:rsidRDefault="006A4D7D" w:rsidP="006A4D7D">
            <w:pPr>
              <w:pStyle w:val="TableField-Left"/>
              <w:rPr>
                <w:rFonts w:ascii="Calibri Light" w:hAnsi="Calibri Light" w:cs="Arial"/>
                <w:b/>
              </w:rPr>
            </w:pPr>
            <w:r>
              <w:rPr>
                <w:rFonts w:ascii="Calibri Light" w:hAnsi="Calibri Light" w:cs="Arial"/>
              </w:rPr>
              <w:t xml:space="preserve"> </w:t>
            </w:r>
          </w:p>
        </w:tc>
        <w:tc>
          <w:tcPr>
            <w:tcW w:w="1377" w:type="dxa"/>
            <w:vAlign w:val="center"/>
            <w:tcPrChange w:id="827" w:author="Tuan Yap" w:date="2018-05-03T11:38:00Z">
              <w:tcPr>
                <w:tcW w:w="1377" w:type="dxa"/>
                <w:gridSpan w:val="3"/>
                <w:vAlign w:val="center"/>
              </w:tcPr>
            </w:tcPrChange>
          </w:tcPr>
          <w:p w14:paraId="5B2B6EC4" w14:textId="1E44A602" w:rsidR="006A4D7D" w:rsidRDefault="006A4D7D" w:rsidP="006A4D7D">
            <w:pPr>
              <w:pStyle w:val="TableField-Left"/>
              <w:rPr>
                <w:rFonts w:ascii="Calibri Light" w:hAnsi="Calibri Light" w:cs="Arial"/>
              </w:rPr>
            </w:pPr>
            <w:r>
              <w:rPr>
                <w:rFonts w:ascii="Calibri Light" w:hAnsi="Calibri Light" w:cs="Arial"/>
              </w:rPr>
              <w:t>Hybris C4C</w:t>
            </w:r>
          </w:p>
        </w:tc>
        <w:tc>
          <w:tcPr>
            <w:tcW w:w="1614" w:type="dxa"/>
            <w:tcPrChange w:id="828" w:author="Tuan Yap" w:date="2018-05-03T11:38:00Z">
              <w:tcPr>
                <w:tcW w:w="1614" w:type="dxa"/>
                <w:gridSpan w:val="3"/>
                <w:vAlign w:val="center"/>
              </w:tcPr>
            </w:tcPrChange>
          </w:tcPr>
          <w:p w14:paraId="2C453111" w14:textId="1D04B1ED" w:rsidR="006A4D7D" w:rsidRDefault="006A4D7D" w:rsidP="006A4D7D">
            <w:pPr>
              <w:pStyle w:val="TableField-Left"/>
              <w:rPr>
                <w:rFonts w:ascii="Calibri Light" w:hAnsi="Calibri Light" w:cs="Arial"/>
              </w:rPr>
            </w:pPr>
            <w:ins w:id="829" w:author="Tuan Yap" w:date="2018-05-03T11:38:00Z">
              <w:r w:rsidRPr="00671955">
                <w:rPr>
                  <w:rFonts w:ascii="Calibri Light" w:hAnsi="Calibri Light" w:cs="Arial"/>
                </w:rPr>
                <w:t>Transfer</w:t>
              </w:r>
            </w:ins>
            <w:del w:id="830" w:author="Tuan Yap" w:date="2018-05-03T11:38:00Z">
              <w:r w:rsidDel="006361D8">
                <w:rPr>
                  <w:rFonts w:ascii="Calibri Light" w:hAnsi="Calibri Light" w:cs="Arial"/>
                </w:rPr>
                <w:delText>Front Office User</w:delText>
              </w:r>
            </w:del>
          </w:p>
        </w:tc>
        <w:tc>
          <w:tcPr>
            <w:tcW w:w="1484" w:type="dxa"/>
            <w:tcPrChange w:id="831" w:author="Tuan Yap" w:date="2018-05-03T11:38:00Z">
              <w:tcPr>
                <w:tcW w:w="1484" w:type="dxa"/>
                <w:gridSpan w:val="2"/>
              </w:tcPr>
            </w:tcPrChange>
          </w:tcPr>
          <w:p w14:paraId="1CD865BF" w14:textId="77777777" w:rsidR="006A4D7D" w:rsidRDefault="006A4D7D" w:rsidP="006A4D7D">
            <w:pPr>
              <w:pStyle w:val="TableField-Left"/>
              <w:rPr>
                <w:ins w:id="832" w:author="Tuan Yap" w:date="2018-05-03T11:36:00Z"/>
                <w:rFonts w:ascii="Calibri Light" w:hAnsi="Calibri Light" w:cs="Arial"/>
              </w:rPr>
            </w:pPr>
          </w:p>
        </w:tc>
      </w:tr>
      <w:tr w:rsidR="006A4D7D" w:rsidRPr="006B24F0" w14:paraId="005F8734" w14:textId="34C4213C" w:rsidTr="007124B9">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833" w:author="Tuan Yap" w:date="2018-05-03T11:38:00Z">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834" w:author="Tuan Yap" w:date="2018-05-03T11:38:00Z">
            <w:trPr>
              <w:cantSplit/>
              <w:trHeight w:val="432"/>
            </w:trPr>
          </w:trPrChange>
        </w:trPr>
        <w:tc>
          <w:tcPr>
            <w:tcW w:w="1079" w:type="dxa"/>
            <w:vAlign w:val="center"/>
            <w:tcPrChange w:id="835" w:author="Tuan Yap" w:date="2018-05-03T11:38:00Z">
              <w:tcPr>
                <w:tcW w:w="1079" w:type="dxa"/>
                <w:gridSpan w:val="2"/>
                <w:vAlign w:val="center"/>
              </w:tcPr>
            </w:tcPrChange>
          </w:tcPr>
          <w:p w14:paraId="38733518" w14:textId="377F54CB" w:rsidR="006A4D7D" w:rsidRDefault="006A4D7D" w:rsidP="006A4D7D">
            <w:pPr>
              <w:pStyle w:val="TableField-Center"/>
              <w:rPr>
                <w:rFonts w:ascii="Calibri Light" w:hAnsi="Calibri Light" w:cs="Arial"/>
              </w:rPr>
            </w:pPr>
            <w:r>
              <w:rPr>
                <w:rFonts w:ascii="Calibri Light" w:hAnsi="Calibri Light" w:cs="Arial"/>
              </w:rPr>
              <w:t>230</w:t>
            </w:r>
          </w:p>
        </w:tc>
        <w:tc>
          <w:tcPr>
            <w:tcW w:w="3760" w:type="dxa"/>
            <w:vAlign w:val="center"/>
            <w:tcPrChange w:id="836" w:author="Tuan Yap" w:date="2018-05-03T11:38:00Z">
              <w:tcPr>
                <w:tcW w:w="3760" w:type="dxa"/>
                <w:gridSpan w:val="3"/>
                <w:vAlign w:val="center"/>
              </w:tcPr>
            </w:tcPrChange>
          </w:tcPr>
          <w:p w14:paraId="02E3EE85" w14:textId="0259A55A" w:rsidR="006A4D7D" w:rsidRDefault="006A4D7D" w:rsidP="006A4D7D">
            <w:pPr>
              <w:pStyle w:val="TableField-Left"/>
              <w:rPr>
                <w:rFonts w:ascii="Calibri Light" w:hAnsi="Calibri Light" w:cs="Arial"/>
                <w:b/>
                <w:bCs/>
              </w:rPr>
            </w:pPr>
            <w:r w:rsidRPr="5C9EE791">
              <w:rPr>
                <w:rFonts w:ascii="Calibri Light" w:hAnsi="Calibri Light" w:cs="Arial"/>
                <w:b/>
                <w:bCs/>
              </w:rPr>
              <w:t>Create BPEM Case</w:t>
            </w:r>
            <w:r>
              <w:rPr>
                <w:rFonts w:ascii="Calibri Light" w:hAnsi="Calibri Light" w:cs="Arial"/>
                <w:b/>
                <w:bCs/>
              </w:rPr>
              <w:t xml:space="preserve"> below or above 30kw</w:t>
            </w:r>
          </w:p>
          <w:p w14:paraId="7D422739" w14:textId="7E30BFC4" w:rsidR="006A4D7D" w:rsidRDefault="006A4D7D" w:rsidP="006A4D7D">
            <w:pPr>
              <w:pStyle w:val="TableField-Left"/>
              <w:rPr>
                <w:rFonts w:ascii="Calibri Light" w:hAnsi="Calibri Light" w:cs="Arial"/>
              </w:rPr>
            </w:pPr>
            <w:r>
              <w:rPr>
                <w:rFonts w:ascii="Calibri Light" w:hAnsi="Calibri Light" w:cs="Arial"/>
              </w:rPr>
              <w:t>Create BPEM case for T&amp;D Interconnection Agreement assessment for below or above 30kW.</w:t>
            </w:r>
          </w:p>
          <w:p w14:paraId="36C8AE50" w14:textId="77777777" w:rsidR="006A4D7D" w:rsidRDefault="006A4D7D" w:rsidP="006A4D7D">
            <w:pPr>
              <w:pStyle w:val="TableField-Left"/>
              <w:rPr>
                <w:rFonts w:ascii="Calibri Light" w:hAnsi="Calibri Light" w:cs="Arial"/>
                <w:b/>
              </w:rPr>
            </w:pPr>
          </w:p>
        </w:tc>
        <w:tc>
          <w:tcPr>
            <w:tcW w:w="1377" w:type="dxa"/>
            <w:vAlign w:val="center"/>
            <w:tcPrChange w:id="837" w:author="Tuan Yap" w:date="2018-05-03T11:38:00Z">
              <w:tcPr>
                <w:tcW w:w="1377" w:type="dxa"/>
                <w:gridSpan w:val="3"/>
                <w:vAlign w:val="center"/>
              </w:tcPr>
            </w:tcPrChange>
          </w:tcPr>
          <w:p w14:paraId="4BD40FAC" w14:textId="13B31430" w:rsidR="006A4D7D" w:rsidRDefault="006A4D7D" w:rsidP="006A4D7D">
            <w:pPr>
              <w:pStyle w:val="TableField-Left"/>
              <w:rPr>
                <w:rFonts w:ascii="Calibri Light" w:hAnsi="Calibri Light" w:cs="Arial"/>
              </w:rPr>
            </w:pPr>
            <w:r>
              <w:rPr>
                <w:rFonts w:ascii="Calibri Light" w:hAnsi="Calibri Light" w:cs="Arial"/>
              </w:rPr>
              <w:t>Hybris C4C</w:t>
            </w:r>
          </w:p>
        </w:tc>
        <w:tc>
          <w:tcPr>
            <w:tcW w:w="1614" w:type="dxa"/>
            <w:tcPrChange w:id="838" w:author="Tuan Yap" w:date="2018-05-03T11:38:00Z">
              <w:tcPr>
                <w:tcW w:w="1614" w:type="dxa"/>
                <w:gridSpan w:val="3"/>
                <w:vAlign w:val="center"/>
              </w:tcPr>
            </w:tcPrChange>
          </w:tcPr>
          <w:p w14:paraId="216A26CF" w14:textId="74615E6D" w:rsidR="006A4D7D" w:rsidRDefault="006A4D7D" w:rsidP="006A4D7D">
            <w:pPr>
              <w:pStyle w:val="TableField-Left"/>
              <w:rPr>
                <w:rFonts w:ascii="Calibri Light" w:hAnsi="Calibri Light" w:cs="Arial"/>
              </w:rPr>
            </w:pPr>
            <w:ins w:id="839" w:author="Tuan Yap" w:date="2018-05-03T11:38:00Z">
              <w:r w:rsidRPr="00671955">
                <w:rPr>
                  <w:rFonts w:ascii="Calibri Light" w:hAnsi="Calibri Light" w:cs="Arial"/>
                </w:rPr>
                <w:t>Transfer</w:t>
              </w:r>
            </w:ins>
            <w:del w:id="840" w:author="Tuan Yap" w:date="2018-05-03T11:38:00Z">
              <w:r w:rsidDel="006361D8">
                <w:rPr>
                  <w:rFonts w:ascii="Calibri Light" w:hAnsi="Calibri Light" w:cs="Arial"/>
                </w:rPr>
                <w:delText>Front Office User</w:delText>
              </w:r>
            </w:del>
          </w:p>
        </w:tc>
        <w:tc>
          <w:tcPr>
            <w:tcW w:w="1484" w:type="dxa"/>
            <w:tcPrChange w:id="841" w:author="Tuan Yap" w:date="2018-05-03T11:38:00Z">
              <w:tcPr>
                <w:tcW w:w="1484" w:type="dxa"/>
                <w:gridSpan w:val="2"/>
              </w:tcPr>
            </w:tcPrChange>
          </w:tcPr>
          <w:p w14:paraId="633BD442" w14:textId="77777777" w:rsidR="006A4D7D" w:rsidRDefault="006A4D7D" w:rsidP="006A4D7D">
            <w:pPr>
              <w:pStyle w:val="TableField-Left"/>
              <w:rPr>
                <w:ins w:id="842" w:author="Tuan Yap" w:date="2018-05-03T11:36:00Z"/>
                <w:rFonts w:ascii="Calibri Light" w:hAnsi="Calibri Light" w:cs="Arial"/>
              </w:rPr>
            </w:pPr>
          </w:p>
        </w:tc>
      </w:tr>
      <w:tr w:rsidR="006A4D7D" w:rsidRPr="006B24F0" w14:paraId="57DD6391" w14:textId="094AE389" w:rsidTr="006A4D7D">
        <w:trPr>
          <w:cantSplit/>
          <w:trHeight w:val="432"/>
        </w:trPr>
        <w:tc>
          <w:tcPr>
            <w:tcW w:w="1079" w:type="dxa"/>
            <w:vAlign w:val="center"/>
          </w:tcPr>
          <w:p w14:paraId="31A5E8FC" w14:textId="346B0924" w:rsidR="006A4D7D" w:rsidRDefault="006A4D7D" w:rsidP="002807D4">
            <w:pPr>
              <w:pStyle w:val="TableField-Center"/>
              <w:rPr>
                <w:rFonts w:ascii="Calibri Light" w:hAnsi="Calibri Light" w:cs="Arial"/>
              </w:rPr>
            </w:pPr>
            <w:r>
              <w:rPr>
                <w:rFonts w:ascii="Calibri Light" w:hAnsi="Calibri Light" w:cs="Arial"/>
              </w:rPr>
              <w:lastRenderedPageBreak/>
              <w:t>250</w:t>
            </w:r>
          </w:p>
        </w:tc>
        <w:tc>
          <w:tcPr>
            <w:tcW w:w="3760" w:type="dxa"/>
            <w:vAlign w:val="center"/>
          </w:tcPr>
          <w:p w14:paraId="719B8637" w14:textId="77777777" w:rsidR="006A4D7D" w:rsidRDefault="006A4D7D" w:rsidP="002807D4">
            <w:pPr>
              <w:pStyle w:val="TableField-Left"/>
              <w:rPr>
                <w:rFonts w:ascii="Calibri Light" w:hAnsi="Calibri Light" w:cs="Arial"/>
                <w:b/>
                <w:bCs/>
              </w:rPr>
            </w:pPr>
            <w:r w:rsidRPr="5C9EE791">
              <w:rPr>
                <w:rFonts w:ascii="Calibri Light" w:hAnsi="Calibri Light" w:cs="Arial"/>
                <w:b/>
                <w:bCs/>
              </w:rPr>
              <w:t>Determine mailing address</w:t>
            </w:r>
          </w:p>
          <w:p w14:paraId="7678DE18" w14:textId="77777777" w:rsidR="006A4D7D" w:rsidRDefault="006A4D7D" w:rsidP="002807D4">
            <w:pPr>
              <w:pStyle w:val="TableField-Left"/>
              <w:rPr>
                <w:rFonts w:ascii="Calibri Light" w:hAnsi="Calibri Light" w:cs="Arial"/>
              </w:rPr>
            </w:pPr>
            <w:r>
              <w:rPr>
                <w:rFonts w:ascii="Calibri Light" w:hAnsi="Calibri Light" w:cs="Arial"/>
              </w:rPr>
              <w:t>Option to capture new mailing address or use premise address as mailing address.</w:t>
            </w:r>
          </w:p>
          <w:p w14:paraId="44E7DB6C" w14:textId="77777777" w:rsidR="006A4D7D" w:rsidRDefault="006A4D7D" w:rsidP="002807D4">
            <w:pPr>
              <w:pStyle w:val="TableField-Left"/>
              <w:rPr>
                <w:rFonts w:ascii="Calibri Light" w:hAnsi="Calibri Light" w:cs="Arial"/>
                <w:b/>
              </w:rPr>
            </w:pPr>
          </w:p>
        </w:tc>
        <w:tc>
          <w:tcPr>
            <w:tcW w:w="1377" w:type="dxa"/>
            <w:vAlign w:val="center"/>
          </w:tcPr>
          <w:p w14:paraId="0DD989D7" w14:textId="15ED3123" w:rsidR="006A4D7D" w:rsidRDefault="006A4D7D" w:rsidP="002807D4">
            <w:pPr>
              <w:pStyle w:val="TableField-Left"/>
              <w:rPr>
                <w:rFonts w:ascii="Calibri Light" w:hAnsi="Calibri Light" w:cs="Arial"/>
              </w:rPr>
            </w:pPr>
            <w:r>
              <w:rPr>
                <w:rFonts w:ascii="Calibri Light" w:hAnsi="Calibri Light" w:cs="Arial"/>
              </w:rPr>
              <w:t>Hybris C4C</w:t>
            </w:r>
          </w:p>
        </w:tc>
        <w:tc>
          <w:tcPr>
            <w:tcW w:w="1614" w:type="dxa"/>
            <w:vAlign w:val="center"/>
          </w:tcPr>
          <w:p w14:paraId="6D89BB25" w14:textId="3022A912" w:rsidR="006A4D7D" w:rsidRDefault="006A4D7D" w:rsidP="002807D4">
            <w:pPr>
              <w:pStyle w:val="TableField-Left"/>
              <w:rPr>
                <w:rFonts w:ascii="Calibri Light" w:hAnsi="Calibri Light" w:cs="Arial"/>
              </w:rPr>
            </w:pPr>
            <w:ins w:id="843" w:author="Tuan Yap" w:date="2018-05-03T11:38:00Z">
              <w:r>
                <w:rPr>
                  <w:rFonts w:ascii="Calibri Light" w:hAnsi="Calibri Light" w:cs="Arial"/>
                </w:rPr>
                <w:t>Transfer</w:t>
              </w:r>
            </w:ins>
            <w:del w:id="844" w:author="Tuan Yap" w:date="2018-05-03T11:38:00Z">
              <w:r w:rsidDel="006A4D7D">
                <w:rPr>
                  <w:rFonts w:ascii="Calibri Light" w:hAnsi="Calibri Light" w:cs="Arial"/>
                </w:rPr>
                <w:delText>Front Office User</w:delText>
              </w:r>
            </w:del>
          </w:p>
        </w:tc>
        <w:tc>
          <w:tcPr>
            <w:tcW w:w="1484" w:type="dxa"/>
          </w:tcPr>
          <w:p w14:paraId="1907C667" w14:textId="77777777" w:rsidR="006A4D7D" w:rsidRDefault="006A4D7D" w:rsidP="002807D4">
            <w:pPr>
              <w:pStyle w:val="TableField-Left"/>
              <w:rPr>
                <w:ins w:id="845" w:author="Tuan Yap" w:date="2018-05-03T11:36:00Z"/>
                <w:rFonts w:ascii="Calibri Light" w:hAnsi="Calibri Light" w:cs="Arial"/>
              </w:rPr>
            </w:pPr>
          </w:p>
        </w:tc>
      </w:tr>
      <w:tr w:rsidR="006A4D7D" w:rsidRPr="006B24F0" w14:paraId="65253EC3" w14:textId="5A5329C5" w:rsidTr="006A4D7D">
        <w:trPr>
          <w:cantSplit/>
          <w:trHeight w:val="432"/>
        </w:trPr>
        <w:tc>
          <w:tcPr>
            <w:tcW w:w="1079" w:type="dxa"/>
            <w:vAlign w:val="center"/>
          </w:tcPr>
          <w:p w14:paraId="3121200C" w14:textId="44D84537" w:rsidR="006A4D7D" w:rsidRDefault="006A4D7D" w:rsidP="002807D4">
            <w:pPr>
              <w:pStyle w:val="TableField-Center"/>
              <w:rPr>
                <w:rFonts w:ascii="Calibri Light" w:hAnsi="Calibri Light" w:cs="Arial"/>
              </w:rPr>
            </w:pPr>
            <w:r>
              <w:rPr>
                <w:rFonts w:ascii="Calibri Light" w:hAnsi="Calibri Light" w:cs="Arial"/>
              </w:rPr>
              <w:t>260</w:t>
            </w:r>
          </w:p>
        </w:tc>
        <w:tc>
          <w:tcPr>
            <w:tcW w:w="3760" w:type="dxa"/>
            <w:vAlign w:val="center"/>
          </w:tcPr>
          <w:p w14:paraId="18E89ACB" w14:textId="77777777" w:rsidR="006A4D7D" w:rsidRDefault="006A4D7D" w:rsidP="002807D4">
            <w:pPr>
              <w:pStyle w:val="TableField-Left"/>
              <w:rPr>
                <w:rFonts w:ascii="Calibri Light" w:hAnsi="Calibri Light" w:cs="Arial"/>
                <w:b/>
                <w:bCs/>
              </w:rPr>
            </w:pPr>
            <w:r w:rsidRPr="5C9EE791">
              <w:rPr>
                <w:rFonts w:ascii="Calibri Light" w:hAnsi="Calibri Light" w:cs="Arial"/>
                <w:b/>
                <w:bCs/>
              </w:rPr>
              <w:t>Credit Check required?</w:t>
            </w:r>
          </w:p>
          <w:p w14:paraId="2E8725AE" w14:textId="07B3F825" w:rsidR="006A4D7D" w:rsidRDefault="006A4D7D" w:rsidP="002807D4">
            <w:pPr>
              <w:pStyle w:val="TableField-Left"/>
              <w:rPr>
                <w:rFonts w:ascii="Calibri Light" w:hAnsi="Calibri Light" w:cs="Arial"/>
              </w:rPr>
            </w:pPr>
            <w:r>
              <w:rPr>
                <w:rFonts w:ascii="Calibri Light" w:hAnsi="Calibri Light" w:cs="Arial"/>
              </w:rPr>
              <w:t>If BP requires credit check, go to step 270. Otherwise, go to step 300.</w:t>
            </w:r>
          </w:p>
          <w:p w14:paraId="5ED74AB1" w14:textId="4315A05B" w:rsidR="006A4D7D" w:rsidRDefault="006A4D7D" w:rsidP="002807D4">
            <w:pPr>
              <w:pStyle w:val="TableField-Left"/>
              <w:rPr>
                <w:rFonts w:ascii="Calibri Light" w:hAnsi="Calibri Light" w:cs="Arial"/>
                <w:b/>
              </w:rPr>
            </w:pPr>
          </w:p>
        </w:tc>
        <w:tc>
          <w:tcPr>
            <w:tcW w:w="1377" w:type="dxa"/>
            <w:vAlign w:val="center"/>
          </w:tcPr>
          <w:p w14:paraId="04595C72" w14:textId="11BD53BB" w:rsidR="006A4D7D" w:rsidRDefault="006A4D7D" w:rsidP="002807D4">
            <w:pPr>
              <w:pStyle w:val="TableField-Left"/>
              <w:rPr>
                <w:rFonts w:ascii="Calibri Light" w:hAnsi="Calibri Light" w:cs="Arial"/>
              </w:rPr>
            </w:pPr>
            <w:r>
              <w:rPr>
                <w:rFonts w:ascii="Calibri Light" w:hAnsi="Calibri Light" w:cs="Arial"/>
              </w:rPr>
              <w:t>Hybris C4C</w:t>
            </w:r>
          </w:p>
        </w:tc>
        <w:tc>
          <w:tcPr>
            <w:tcW w:w="1614" w:type="dxa"/>
            <w:vAlign w:val="center"/>
          </w:tcPr>
          <w:p w14:paraId="733C235B" w14:textId="2D7AC969" w:rsidR="006A4D7D" w:rsidRDefault="006A4D7D" w:rsidP="002807D4">
            <w:pPr>
              <w:pStyle w:val="TableField-Left"/>
              <w:rPr>
                <w:rFonts w:ascii="Calibri Light" w:hAnsi="Calibri Light" w:cs="Arial"/>
              </w:rPr>
            </w:pPr>
            <w:del w:id="846" w:author="Tuan Yap" w:date="2018-05-08T11:26:00Z">
              <w:r w:rsidDel="00EB120D">
                <w:rPr>
                  <w:rFonts w:ascii="Calibri Light" w:hAnsi="Calibri Light" w:cs="Arial"/>
                </w:rPr>
                <w:delText>System</w:delText>
              </w:r>
            </w:del>
            <w:ins w:id="847" w:author="Tuan Yap" w:date="2018-05-08T11:26:00Z">
              <w:r w:rsidR="00EB120D">
                <w:rPr>
                  <w:rFonts w:ascii="Calibri Light" w:hAnsi="Calibri Light" w:cs="Arial"/>
                </w:rPr>
                <w:t>Transfer Processing</w:t>
              </w:r>
            </w:ins>
          </w:p>
        </w:tc>
        <w:tc>
          <w:tcPr>
            <w:tcW w:w="1484" w:type="dxa"/>
          </w:tcPr>
          <w:p w14:paraId="437647ED" w14:textId="77777777" w:rsidR="006A4D7D" w:rsidRDefault="006A4D7D" w:rsidP="002807D4">
            <w:pPr>
              <w:pStyle w:val="TableField-Left"/>
              <w:rPr>
                <w:ins w:id="848" w:author="Tuan Yap" w:date="2018-05-03T11:36:00Z"/>
                <w:rFonts w:ascii="Calibri Light" w:hAnsi="Calibri Light" w:cs="Arial"/>
              </w:rPr>
            </w:pPr>
          </w:p>
        </w:tc>
      </w:tr>
      <w:tr w:rsidR="006A4D7D" w:rsidRPr="006B24F0" w14:paraId="44DD7D70" w14:textId="2BB23560" w:rsidTr="006A4D7D">
        <w:trPr>
          <w:cantSplit/>
          <w:trHeight w:val="432"/>
        </w:trPr>
        <w:tc>
          <w:tcPr>
            <w:tcW w:w="1079" w:type="dxa"/>
            <w:vAlign w:val="center"/>
          </w:tcPr>
          <w:p w14:paraId="2DA4DD52" w14:textId="760E6AC4" w:rsidR="006A4D7D" w:rsidRDefault="006A4D7D" w:rsidP="002807D4">
            <w:pPr>
              <w:pStyle w:val="TableField-Center"/>
              <w:rPr>
                <w:rFonts w:ascii="Calibri Light" w:hAnsi="Calibri Light" w:cs="Arial"/>
              </w:rPr>
            </w:pPr>
            <w:r>
              <w:rPr>
                <w:rFonts w:ascii="Calibri Light" w:hAnsi="Calibri Light" w:cs="Arial"/>
              </w:rPr>
              <w:t>270</w:t>
            </w:r>
          </w:p>
        </w:tc>
        <w:tc>
          <w:tcPr>
            <w:tcW w:w="3760" w:type="dxa"/>
            <w:vAlign w:val="center"/>
          </w:tcPr>
          <w:p w14:paraId="7F2F7772" w14:textId="77777777" w:rsidR="006A4D7D" w:rsidRDefault="006A4D7D" w:rsidP="002807D4">
            <w:pPr>
              <w:pStyle w:val="TableField-Left"/>
              <w:rPr>
                <w:rFonts w:ascii="Calibri Light" w:hAnsi="Calibri Light" w:cs="Arial"/>
                <w:b/>
                <w:bCs/>
              </w:rPr>
            </w:pPr>
            <w:r w:rsidRPr="5C9EE791">
              <w:rPr>
                <w:rFonts w:ascii="Calibri Light" w:hAnsi="Calibri Light" w:cs="Arial"/>
                <w:b/>
                <w:bCs/>
              </w:rPr>
              <w:t>Interface with Experian.</w:t>
            </w:r>
          </w:p>
          <w:p w14:paraId="5B065B2E" w14:textId="77777777" w:rsidR="006A4D7D" w:rsidRDefault="006A4D7D" w:rsidP="002807D4">
            <w:pPr>
              <w:pStyle w:val="TableField-Left"/>
              <w:rPr>
                <w:rFonts w:ascii="Calibri Light" w:hAnsi="Calibri Light" w:cs="Arial"/>
              </w:rPr>
            </w:pPr>
            <w:r>
              <w:rPr>
                <w:rFonts w:ascii="Calibri Light" w:hAnsi="Calibri Light" w:cs="Arial"/>
              </w:rPr>
              <w:t>Interface with Experian to get the credit score of BP.</w:t>
            </w:r>
          </w:p>
          <w:p w14:paraId="28CB5ED8" w14:textId="77777777" w:rsidR="006A4D7D" w:rsidRDefault="006A4D7D" w:rsidP="002807D4">
            <w:pPr>
              <w:pStyle w:val="TableField-Left"/>
              <w:rPr>
                <w:rFonts w:ascii="Calibri Light" w:hAnsi="Calibri Light" w:cs="Arial"/>
                <w:b/>
              </w:rPr>
            </w:pPr>
          </w:p>
        </w:tc>
        <w:tc>
          <w:tcPr>
            <w:tcW w:w="1377" w:type="dxa"/>
            <w:vAlign w:val="center"/>
          </w:tcPr>
          <w:p w14:paraId="1D0245F5" w14:textId="1DE4DCD6" w:rsidR="006A4D7D" w:rsidRDefault="006A4D7D" w:rsidP="002807D4">
            <w:pPr>
              <w:pStyle w:val="TableField-Left"/>
              <w:rPr>
                <w:rFonts w:ascii="Calibri Light" w:hAnsi="Calibri Light" w:cs="Arial"/>
              </w:rPr>
            </w:pPr>
            <w:r>
              <w:rPr>
                <w:rFonts w:ascii="Calibri Light" w:hAnsi="Calibri Light" w:cs="Arial"/>
              </w:rPr>
              <w:t>Experian</w:t>
            </w:r>
          </w:p>
        </w:tc>
        <w:tc>
          <w:tcPr>
            <w:tcW w:w="1614" w:type="dxa"/>
            <w:vAlign w:val="center"/>
          </w:tcPr>
          <w:p w14:paraId="7B429866" w14:textId="160B2503" w:rsidR="006A4D7D" w:rsidRDefault="006A4D7D" w:rsidP="002807D4">
            <w:pPr>
              <w:pStyle w:val="TableField-Left"/>
              <w:rPr>
                <w:rFonts w:ascii="Calibri Light" w:hAnsi="Calibri Light" w:cs="Arial"/>
              </w:rPr>
            </w:pPr>
            <w:del w:id="849" w:author="Tuan Yap" w:date="2018-05-08T11:27:00Z">
              <w:r w:rsidDel="00EB120D">
                <w:rPr>
                  <w:rFonts w:ascii="Calibri Light" w:hAnsi="Calibri Light" w:cs="Arial"/>
                </w:rPr>
                <w:delText>System</w:delText>
              </w:r>
            </w:del>
            <w:ins w:id="850" w:author="Tuan Yap" w:date="2018-05-08T11:27:00Z">
              <w:r w:rsidR="00EB120D">
                <w:rPr>
                  <w:rFonts w:ascii="Calibri Light" w:hAnsi="Calibri Light" w:cs="Arial"/>
                </w:rPr>
                <w:t>Transfer Processing</w:t>
              </w:r>
            </w:ins>
          </w:p>
        </w:tc>
        <w:tc>
          <w:tcPr>
            <w:tcW w:w="1484" w:type="dxa"/>
          </w:tcPr>
          <w:p w14:paraId="6EB67B64" w14:textId="77777777" w:rsidR="006A4D7D" w:rsidRDefault="006A4D7D" w:rsidP="002807D4">
            <w:pPr>
              <w:pStyle w:val="TableField-Left"/>
              <w:rPr>
                <w:ins w:id="851" w:author="Tuan Yap" w:date="2018-05-03T11:36:00Z"/>
                <w:rFonts w:ascii="Calibri Light" w:hAnsi="Calibri Light" w:cs="Arial"/>
              </w:rPr>
            </w:pPr>
          </w:p>
        </w:tc>
      </w:tr>
      <w:tr w:rsidR="006A4D7D" w:rsidRPr="006B24F0" w14:paraId="22560964" w14:textId="69A88B29" w:rsidTr="007124B9">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852" w:author="Tuan Yap" w:date="2018-05-03T11:38:00Z">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853" w:author="Tuan Yap" w:date="2018-05-03T11:38:00Z">
            <w:trPr>
              <w:cantSplit/>
              <w:trHeight w:val="432"/>
            </w:trPr>
          </w:trPrChange>
        </w:trPr>
        <w:tc>
          <w:tcPr>
            <w:tcW w:w="1079" w:type="dxa"/>
            <w:vAlign w:val="center"/>
            <w:tcPrChange w:id="854" w:author="Tuan Yap" w:date="2018-05-03T11:38:00Z">
              <w:tcPr>
                <w:tcW w:w="1079" w:type="dxa"/>
                <w:gridSpan w:val="2"/>
                <w:vAlign w:val="center"/>
              </w:tcPr>
            </w:tcPrChange>
          </w:tcPr>
          <w:p w14:paraId="09768F4F" w14:textId="12C5BD6D" w:rsidR="006A4D7D" w:rsidRDefault="006A4D7D" w:rsidP="006A4D7D">
            <w:pPr>
              <w:pStyle w:val="TableField-Center"/>
              <w:rPr>
                <w:rFonts w:ascii="Calibri Light" w:hAnsi="Calibri Light" w:cs="Arial"/>
              </w:rPr>
            </w:pPr>
            <w:r>
              <w:rPr>
                <w:rFonts w:ascii="Calibri Light" w:hAnsi="Calibri Light" w:cs="Arial"/>
              </w:rPr>
              <w:t>280</w:t>
            </w:r>
          </w:p>
        </w:tc>
        <w:tc>
          <w:tcPr>
            <w:tcW w:w="3760" w:type="dxa"/>
            <w:vAlign w:val="center"/>
            <w:tcPrChange w:id="855" w:author="Tuan Yap" w:date="2018-05-03T11:38:00Z">
              <w:tcPr>
                <w:tcW w:w="3760" w:type="dxa"/>
                <w:gridSpan w:val="3"/>
                <w:vAlign w:val="center"/>
              </w:tcPr>
            </w:tcPrChange>
          </w:tcPr>
          <w:p w14:paraId="544250CB" w14:textId="77777777" w:rsidR="006A4D7D" w:rsidRDefault="006A4D7D" w:rsidP="006A4D7D">
            <w:pPr>
              <w:pStyle w:val="TableField-Left"/>
              <w:rPr>
                <w:rFonts w:ascii="Calibri Light" w:hAnsi="Calibri Light" w:cs="Arial"/>
                <w:b/>
                <w:bCs/>
              </w:rPr>
            </w:pPr>
            <w:r w:rsidRPr="5C9EE791">
              <w:rPr>
                <w:rFonts w:ascii="Calibri Light" w:hAnsi="Calibri Light" w:cs="Arial"/>
                <w:b/>
                <w:bCs/>
              </w:rPr>
              <w:t>Customer Verification failed?</w:t>
            </w:r>
          </w:p>
          <w:p w14:paraId="0F2258F6" w14:textId="170B96D3" w:rsidR="006A4D7D" w:rsidRDefault="006A4D7D" w:rsidP="006A4D7D">
            <w:pPr>
              <w:pStyle w:val="TableField-Left"/>
              <w:rPr>
                <w:rFonts w:ascii="Calibri Light" w:hAnsi="Calibri Light" w:cs="Arial"/>
              </w:rPr>
            </w:pPr>
            <w:r>
              <w:rPr>
                <w:rFonts w:ascii="Calibri Light" w:hAnsi="Calibri Light" w:cs="Arial"/>
              </w:rPr>
              <w:t>If BP failed customer verification go to step 290. Otherwise, go to step 300.</w:t>
            </w:r>
          </w:p>
          <w:p w14:paraId="2464905C" w14:textId="77777777" w:rsidR="006A4D7D" w:rsidRDefault="006A4D7D" w:rsidP="006A4D7D">
            <w:pPr>
              <w:pStyle w:val="TableField-Left"/>
              <w:rPr>
                <w:rFonts w:ascii="Calibri Light" w:hAnsi="Calibri Light" w:cs="Arial"/>
                <w:b/>
              </w:rPr>
            </w:pPr>
          </w:p>
        </w:tc>
        <w:tc>
          <w:tcPr>
            <w:tcW w:w="1377" w:type="dxa"/>
            <w:vAlign w:val="center"/>
            <w:tcPrChange w:id="856" w:author="Tuan Yap" w:date="2018-05-03T11:38:00Z">
              <w:tcPr>
                <w:tcW w:w="1377" w:type="dxa"/>
                <w:gridSpan w:val="3"/>
                <w:vAlign w:val="center"/>
              </w:tcPr>
            </w:tcPrChange>
          </w:tcPr>
          <w:p w14:paraId="4102D7EA" w14:textId="33BB8758" w:rsidR="006A4D7D" w:rsidRDefault="006A4D7D" w:rsidP="006A4D7D">
            <w:pPr>
              <w:pStyle w:val="TableField-Left"/>
              <w:rPr>
                <w:rFonts w:ascii="Calibri Light" w:hAnsi="Calibri Light" w:cs="Arial"/>
              </w:rPr>
            </w:pPr>
            <w:r>
              <w:rPr>
                <w:rFonts w:ascii="Calibri Light" w:hAnsi="Calibri Light" w:cs="Arial"/>
              </w:rPr>
              <w:t>Hybris C4C</w:t>
            </w:r>
          </w:p>
        </w:tc>
        <w:tc>
          <w:tcPr>
            <w:tcW w:w="1614" w:type="dxa"/>
            <w:tcPrChange w:id="857" w:author="Tuan Yap" w:date="2018-05-03T11:38:00Z">
              <w:tcPr>
                <w:tcW w:w="1614" w:type="dxa"/>
                <w:gridSpan w:val="3"/>
                <w:vAlign w:val="center"/>
              </w:tcPr>
            </w:tcPrChange>
          </w:tcPr>
          <w:p w14:paraId="2521F238" w14:textId="21417BD0" w:rsidR="006A4D7D" w:rsidRDefault="006A4D7D" w:rsidP="006A4D7D">
            <w:pPr>
              <w:pStyle w:val="TableField-Left"/>
              <w:rPr>
                <w:rFonts w:ascii="Calibri Light" w:hAnsi="Calibri Light" w:cs="Arial"/>
              </w:rPr>
            </w:pPr>
            <w:ins w:id="858" w:author="Tuan Yap" w:date="2018-05-03T11:38:00Z">
              <w:r w:rsidRPr="00EC1393">
                <w:rPr>
                  <w:rFonts w:ascii="Calibri Light" w:hAnsi="Calibri Light" w:cs="Arial"/>
                </w:rPr>
                <w:t>Transfer</w:t>
              </w:r>
            </w:ins>
            <w:del w:id="859" w:author="Tuan Yap" w:date="2018-05-03T11:38:00Z">
              <w:r w:rsidDel="00AD404D">
                <w:rPr>
                  <w:rFonts w:ascii="Calibri Light" w:hAnsi="Calibri Light" w:cs="Arial"/>
                </w:rPr>
                <w:delText>Front Office User</w:delText>
              </w:r>
            </w:del>
          </w:p>
        </w:tc>
        <w:tc>
          <w:tcPr>
            <w:tcW w:w="1484" w:type="dxa"/>
            <w:tcPrChange w:id="860" w:author="Tuan Yap" w:date="2018-05-03T11:38:00Z">
              <w:tcPr>
                <w:tcW w:w="1484" w:type="dxa"/>
                <w:gridSpan w:val="2"/>
              </w:tcPr>
            </w:tcPrChange>
          </w:tcPr>
          <w:p w14:paraId="01EF8A07" w14:textId="77777777" w:rsidR="006A4D7D" w:rsidRDefault="006A4D7D" w:rsidP="006A4D7D">
            <w:pPr>
              <w:pStyle w:val="TableField-Left"/>
              <w:rPr>
                <w:ins w:id="861" w:author="Tuan Yap" w:date="2018-05-03T11:36:00Z"/>
                <w:rFonts w:ascii="Calibri Light" w:hAnsi="Calibri Light" w:cs="Arial"/>
              </w:rPr>
            </w:pPr>
          </w:p>
        </w:tc>
      </w:tr>
      <w:tr w:rsidR="006A4D7D" w:rsidRPr="006B24F0" w14:paraId="74AE7CC8" w14:textId="5D8ED1C2" w:rsidTr="007124B9">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862" w:author="Tuan Yap" w:date="2018-05-03T11:38:00Z">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863" w:author="Tuan Yap" w:date="2018-05-03T11:38:00Z">
            <w:trPr>
              <w:cantSplit/>
              <w:trHeight w:val="432"/>
            </w:trPr>
          </w:trPrChange>
        </w:trPr>
        <w:tc>
          <w:tcPr>
            <w:tcW w:w="1079" w:type="dxa"/>
            <w:vAlign w:val="center"/>
            <w:tcPrChange w:id="864" w:author="Tuan Yap" w:date="2018-05-03T11:38:00Z">
              <w:tcPr>
                <w:tcW w:w="1079" w:type="dxa"/>
                <w:gridSpan w:val="2"/>
                <w:vAlign w:val="center"/>
              </w:tcPr>
            </w:tcPrChange>
          </w:tcPr>
          <w:p w14:paraId="38FC6803" w14:textId="043E06DB" w:rsidR="006A4D7D" w:rsidRDefault="006A4D7D" w:rsidP="006A4D7D">
            <w:pPr>
              <w:pStyle w:val="TableField-Center"/>
              <w:rPr>
                <w:rFonts w:ascii="Calibri Light" w:hAnsi="Calibri Light" w:cs="Arial"/>
              </w:rPr>
            </w:pPr>
            <w:r>
              <w:rPr>
                <w:rFonts w:ascii="Calibri Light" w:hAnsi="Calibri Light" w:cs="Arial"/>
              </w:rPr>
              <w:t>290</w:t>
            </w:r>
          </w:p>
        </w:tc>
        <w:tc>
          <w:tcPr>
            <w:tcW w:w="3760" w:type="dxa"/>
            <w:vAlign w:val="center"/>
            <w:tcPrChange w:id="865" w:author="Tuan Yap" w:date="2018-05-03T11:38:00Z">
              <w:tcPr>
                <w:tcW w:w="3760" w:type="dxa"/>
                <w:gridSpan w:val="3"/>
                <w:vAlign w:val="center"/>
              </w:tcPr>
            </w:tcPrChange>
          </w:tcPr>
          <w:p w14:paraId="03D163C4" w14:textId="77777777" w:rsidR="006A4D7D" w:rsidRDefault="006A4D7D" w:rsidP="006A4D7D">
            <w:pPr>
              <w:pStyle w:val="TableField-Left"/>
              <w:rPr>
                <w:rFonts w:ascii="Calibri Light" w:hAnsi="Calibri Light" w:cs="Arial"/>
                <w:b/>
                <w:bCs/>
              </w:rPr>
            </w:pPr>
            <w:r w:rsidRPr="5C9EE791">
              <w:rPr>
                <w:rFonts w:ascii="Calibri Light" w:hAnsi="Calibri Light" w:cs="Arial"/>
                <w:b/>
                <w:bCs/>
              </w:rPr>
              <w:t>Create BPEM</w:t>
            </w:r>
          </w:p>
          <w:p w14:paraId="12ED1BAA" w14:textId="77777777" w:rsidR="006A4D7D" w:rsidRDefault="006A4D7D" w:rsidP="006A4D7D">
            <w:pPr>
              <w:pStyle w:val="TableField-Left"/>
              <w:rPr>
                <w:rFonts w:ascii="Calibri Light" w:hAnsi="Calibri Light" w:cs="Arial"/>
              </w:rPr>
            </w:pPr>
            <w:r>
              <w:rPr>
                <w:rFonts w:ascii="Calibri Light" w:hAnsi="Calibri Light" w:cs="Arial"/>
              </w:rPr>
              <w:t xml:space="preserve">BPEM case is created and routed to the respective group to work on. </w:t>
            </w:r>
          </w:p>
          <w:p w14:paraId="462F1DFF" w14:textId="77777777" w:rsidR="006A4D7D" w:rsidRDefault="006A4D7D" w:rsidP="006A4D7D">
            <w:pPr>
              <w:pStyle w:val="TableField-Left"/>
              <w:rPr>
                <w:rFonts w:ascii="Calibri Light" w:hAnsi="Calibri Light" w:cs="Arial"/>
                <w:b/>
              </w:rPr>
            </w:pPr>
          </w:p>
        </w:tc>
        <w:tc>
          <w:tcPr>
            <w:tcW w:w="1377" w:type="dxa"/>
            <w:vAlign w:val="center"/>
            <w:tcPrChange w:id="866" w:author="Tuan Yap" w:date="2018-05-03T11:38:00Z">
              <w:tcPr>
                <w:tcW w:w="1377" w:type="dxa"/>
                <w:gridSpan w:val="3"/>
                <w:vAlign w:val="center"/>
              </w:tcPr>
            </w:tcPrChange>
          </w:tcPr>
          <w:p w14:paraId="189E907D" w14:textId="2D4B0AD9" w:rsidR="006A4D7D" w:rsidRDefault="006A4D7D" w:rsidP="006A4D7D">
            <w:pPr>
              <w:pStyle w:val="TableField-Left"/>
              <w:rPr>
                <w:rFonts w:ascii="Calibri Light" w:hAnsi="Calibri Light" w:cs="Arial"/>
              </w:rPr>
            </w:pPr>
            <w:r>
              <w:rPr>
                <w:rFonts w:ascii="Calibri Light" w:hAnsi="Calibri Light" w:cs="Arial"/>
              </w:rPr>
              <w:t>Hybris C4C</w:t>
            </w:r>
          </w:p>
        </w:tc>
        <w:tc>
          <w:tcPr>
            <w:tcW w:w="1614" w:type="dxa"/>
            <w:tcPrChange w:id="867" w:author="Tuan Yap" w:date="2018-05-03T11:38:00Z">
              <w:tcPr>
                <w:tcW w:w="1614" w:type="dxa"/>
                <w:gridSpan w:val="3"/>
                <w:vAlign w:val="center"/>
              </w:tcPr>
            </w:tcPrChange>
          </w:tcPr>
          <w:p w14:paraId="1619BE84" w14:textId="371FDDFE" w:rsidR="006A4D7D" w:rsidRDefault="006A4D7D" w:rsidP="006A4D7D">
            <w:pPr>
              <w:pStyle w:val="TableField-Left"/>
              <w:rPr>
                <w:rFonts w:ascii="Calibri Light" w:hAnsi="Calibri Light" w:cs="Arial"/>
              </w:rPr>
            </w:pPr>
            <w:ins w:id="868" w:author="Tuan Yap" w:date="2018-05-03T11:38:00Z">
              <w:r w:rsidRPr="00EC1393">
                <w:rPr>
                  <w:rFonts w:ascii="Calibri Light" w:hAnsi="Calibri Light" w:cs="Arial"/>
                </w:rPr>
                <w:t>Transfer</w:t>
              </w:r>
            </w:ins>
            <w:del w:id="869" w:author="Tuan Yap" w:date="2018-05-03T11:38:00Z">
              <w:r w:rsidDel="00AD404D">
                <w:rPr>
                  <w:rFonts w:ascii="Calibri Light" w:hAnsi="Calibri Light" w:cs="Arial"/>
                </w:rPr>
                <w:delText>Front Office User</w:delText>
              </w:r>
            </w:del>
          </w:p>
        </w:tc>
        <w:tc>
          <w:tcPr>
            <w:tcW w:w="1484" w:type="dxa"/>
            <w:tcPrChange w:id="870" w:author="Tuan Yap" w:date="2018-05-03T11:38:00Z">
              <w:tcPr>
                <w:tcW w:w="1484" w:type="dxa"/>
                <w:gridSpan w:val="2"/>
              </w:tcPr>
            </w:tcPrChange>
          </w:tcPr>
          <w:p w14:paraId="4B11E78E" w14:textId="77777777" w:rsidR="006A4D7D" w:rsidRDefault="006A4D7D" w:rsidP="006A4D7D">
            <w:pPr>
              <w:pStyle w:val="TableField-Left"/>
              <w:rPr>
                <w:ins w:id="871" w:author="Tuan Yap" w:date="2018-05-03T11:36:00Z"/>
                <w:rFonts w:ascii="Calibri Light" w:hAnsi="Calibri Light" w:cs="Arial"/>
              </w:rPr>
            </w:pPr>
          </w:p>
        </w:tc>
      </w:tr>
      <w:tr w:rsidR="006A4D7D" w:rsidRPr="006B24F0" w14:paraId="7B610EB2" w14:textId="08ED0888" w:rsidTr="006A4D7D">
        <w:trPr>
          <w:cantSplit/>
          <w:trHeight w:val="432"/>
        </w:trPr>
        <w:tc>
          <w:tcPr>
            <w:tcW w:w="1079" w:type="dxa"/>
            <w:vAlign w:val="center"/>
          </w:tcPr>
          <w:p w14:paraId="3B7170AD" w14:textId="77EE8AEE" w:rsidR="006A4D7D" w:rsidRDefault="006A4D7D" w:rsidP="002807D4">
            <w:pPr>
              <w:pStyle w:val="TableField-Center"/>
              <w:rPr>
                <w:rFonts w:ascii="Calibri Light" w:hAnsi="Calibri Light" w:cs="Arial"/>
              </w:rPr>
            </w:pPr>
            <w:r>
              <w:rPr>
                <w:rFonts w:ascii="Calibri Light" w:hAnsi="Calibri Light" w:cs="Arial"/>
              </w:rPr>
              <w:t>300</w:t>
            </w:r>
          </w:p>
        </w:tc>
        <w:tc>
          <w:tcPr>
            <w:tcW w:w="3760" w:type="dxa"/>
            <w:vAlign w:val="center"/>
          </w:tcPr>
          <w:p w14:paraId="06482051" w14:textId="77777777" w:rsidR="006A4D7D" w:rsidRDefault="006A4D7D" w:rsidP="002807D4">
            <w:pPr>
              <w:pStyle w:val="TableField-Left"/>
              <w:rPr>
                <w:rFonts w:ascii="Calibri Light" w:hAnsi="Calibri Light" w:cs="Arial"/>
                <w:b/>
                <w:bCs/>
              </w:rPr>
            </w:pPr>
            <w:r w:rsidRPr="5C9EE791">
              <w:rPr>
                <w:rFonts w:ascii="Calibri Light" w:hAnsi="Calibri Light" w:cs="Arial"/>
                <w:b/>
                <w:bCs/>
              </w:rPr>
              <w:t>Security Deposit calculation</w:t>
            </w:r>
          </w:p>
          <w:p w14:paraId="180C6CA4" w14:textId="77777777" w:rsidR="006A4D7D" w:rsidRDefault="006A4D7D" w:rsidP="002807D4">
            <w:pPr>
              <w:pStyle w:val="TableField-Left"/>
              <w:rPr>
                <w:rFonts w:ascii="Calibri Light" w:hAnsi="Calibri Light" w:cs="Arial"/>
              </w:rPr>
            </w:pPr>
            <w:r>
              <w:rPr>
                <w:rFonts w:ascii="Calibri Light" w:hAnsi="Calibri Light" w:cs="Arial"/>
              </w:rPr>
              <w:t>Security Deposit amount is derived based on business rule.</w:t>
            </w:r>
          </w:p>
          <w:p w14:paraId="09FC8321" w14:textId="77777777" w:rsidR="006A4D7D" w:rsidRDefault="006A4D7D" w:rsidP="002807D4">
            <w:pPr>
              <w:pStyle w:val="TableField-Left"/>
              <w:rPr>
                <w:rFonts w:ascii="Calibri Light" w:hAnsi="Calibri Light" w:cs="Arial"/>
                <w:b/>
              </w:rPr>
            </w:pPr>
          </w:p>
        </w:tc>
        <w:tc>
          <w:tcPr>
            <w:tcW w:w="1377" w:type="dxa"/>
            <w:vAlign w:val="center"/>
          </w:tcPr>
          <w:p w14:paraId="373F3A24" w14:textId="2FB07F4F" w:rsidR="006A4D7D" w:rsidRDefault="006A4D7D" w:rsidP="002807D4">
            <w:pPr>
              <w:pStyle w:val="TableField-Left"/>
              <w:rPr>
                <w:rFonts w:ascii="Calibri Light" w:hAnsi="Calibri Light" w:cs="Arial"/>
              </w:rPr>
            </w:pPr>
            <w:r>
              <w:rPr>
                <w:rFonts w:ascii="Calibri Light" w:hAnsi="Calibri Light" w:cs="Arial"/>
              </w:rPr>
              <w:t>Hybris C4C</w:t>
            </w:r>
          </w:p>
        </w:tc>
        <w:tc>
          <w:tcPr>
            <w:tcW w:w="1614" w:type="dxa"/>
            <w:vAlign w:val="center"/>
          </w:tcPr>
          <w:p w14:paraId="0FA656EA" w14:textId="78002710" w:rsidR="006A4D7D" w:rsidRDefault="006A4D7D" w:rsidP="002807D4">
            <w:pPr>
              <w:pStyle w:val="TableField-Left"/>
              <w:rPr>
                <w:rFonts w:ascii="Calibri Light" w:hAnsi="Calibri Light" w:cs="Arial"/>
              </w:rPr>
            </w:pPr>
            <w:del w:id="872" w:author="Tuan Yap" w:date="2018-05-08T11:27:00Z">
              <w:r w:rsidDel="00EB120D">
                <w:rPr>
                  <w:rFonts w:ascii="Calibri Light" w:hAnsi="Calibri Light" w:cs="Arial"/>
                </w:rPr>
                <w:delText>System</w:delText>
              </w:r>
            </w:del>
            <w:ins w:id="873" w:author="Tuan Yap" w:date="2018-05-08T11:27:00Z">
              <w:r w:rsidR="00EB120D">
                <w:rPr>
                  <w:rFonts w:ascii="Calibri Light" w:hAnsi="Calibri Light" w:cs="Arial"/>
                </w:rPr>
                <w:t>Transfer Processing</w:t>
              </w:r>
            </w:ins>
          </w:p>
        </w:tc>
        <w:tc>
          <w:tcPr>
            <w:tcW w:w="1484" w:type="dxa"/>
          </w:tcPr>
          <w:p w14:paraId="086D0A00" w14:textId="77777777" w:rsidR="006A4D7D" w:rsidRDefault="006A4D7D" w:rsidP="002807D4">
            <w:pPr>
              <w:pStyle w:val="TableField-Left"/>
              <w:rPr>
                <w:ins w:id="874" w:author="Tuan Yap" w:date="2018-05-03T11:36:00Z"/>
                <w:rFonts w:ascii="Calibri Light" w:hAnsi="Calibri Light" w:cs="Arial"/>
              </w:rPr>
            </w:pPr>
          </w:p>
        </w:tc>
      </w:tr>
      <w:tr w:rsidR="006A4D7D" w:rsidRPr="006B24F0" w14:paraId="16704F99" w14:textId="5A254524" w:rsidTr="007124B9">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875" w:author="Tuan Yap" w:date="2018-05-03T11:38:00Z">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876" w:author="Tuan Yap" w:date="2018-05-03T11:38:00Z">
            <w:trPr>
              <w:cantSplit/>
              <w:trHeight w:val="432"/>
            </w:trPr>
          </w:trPrChange>
        </w:trPr>
        <w:tc>
          <w:tcPr>
            <w:tcW w:w="1079" w:type="dxa"/>
            <w:vAlign w:val="center"/>
            <w:tcPrChange w:id="877" w:author="Tuan Yap" w:date="2018-05-03T11:38:00Z">
              <w:tcPr>
                <w:tcW w:w="1079" w:type="dxa"/>
                <w:gridSpan w:val="2"/>
                <w:vAlign w:val="center"/>
              </w:tcPr>
            </w:tcPrChange>
          </w:tcPr>
          <w:p w14:paraId="117044F4" w14:textId="144BCC7F" w:rsidR="006A4D7D" w:rsidRDefault="006A4D7D" w:rsidP="006A4D7D">
            <w:pPr>
              <w:pStyle w:val="TableField-Center"/>
              <w:rPr>
                <w:rFonts w:ascii="Calibri Light" w:hAnsi="Calibri Light" w:cs="Arial"/>
              </w:rPr>
            </w:pPr>
            <w:r>
              <w:rPr>
                <w:rFonts w:ascii="Calibri Light" w:hAnsi="Calibri Light" w:cs="Arial"/>
              </w:rPr>
              <w:t>310</w:t>
            </w:r>
          </w:p>
        </w:tc>
        <w:tc>
          <w:tcPr>
            <w:tcW w:w="3760" w:type="dxa"/>
            <w:vAlign w:val="center"/>
            <w:tcPrChange w:id="878" w:author="Tuan Yap" w:date="2018-05-03T11:38:00Z">
              <w:tcPr>
                <w:tcW w:w="3760" w:type="dxa"/>
                <w:gridSpan w:val="3"/>
                <w:vAlign w:val="center"/>
              </w:tcPr>
            </w:tcPrChange>
          </w:tcPr>
          <w:p w14:paraId="32A510BD" w14:textId="77777777" w:rsidR="006A4D7D" w:rsidRDefault="006A4D7D" w:rsidP="006A4D7D">
            <w:pPr>
              <w:pStyle w:val="TableField-Left"/>
              <w:rPr>
                <w:rFonts w:ascii="Calibri Light" w:hAnsi="Calibri Light" w:cs="Arial"/>
                <w:b/>
                <w:bCs/>
              </w:rPr>
            </w:pPr>
            <w:r w:rsidRPr="5C9EE791">
              <w:rPr>
                <w:rFonts w:ascii="Calibri Light" w:hAnsi="Calibri Light" w:cs="Arial"/>
                <w:b/>
                <w:bCs/>
              </w:rPr>
              <w:t>Waive Deposit?</w:t>
            </w:r>
          </w:p>
          <w:p w14:paraId="017FDEAF" w14:textId="73B72669" w:rsidR="006A4D7D" w:rsidRDefault="006A4D7D" w:rsidP="006A4D7D">
            <w:pPr>
              <w:pStyle w:val="TableField-Left"/>
              <w:rPr>
                <w:rFonts w:ascii="Calibri Light" w:hAnsi="Calibri Light" w:cs="Arial"/>
              </w:rPr>
            </w:pPr>
            <w:r w:rsidRPr="00477C01">
              <w:rPr>
                <w:rFonts w:ascii="Calibri Light" w:hAnsi="Calibri Light" w:cs="Arial"/>
              </w:rPr>
              <w:t>If Security Deposi</w:t>
            </w:r>
            <w:r>
              <w:rPr>
                <w:rFonts w:ascii="Calibri Light" w:hAnsi="Calibri Light" w:cs="Arial"/>
              </w:rPr>
              <w:t>t is to be waived, go to step 32</w:t>
            </w:r>
            <w:r w:rsidRPr="00477C01">
              <w:rPr>
                <w:rFonts w:ascii="Calibri Light" w:hAnsi="Calibri Light" w:cs="Arial"/>
              </w:rPr>
              <w:t xml:space="preserve">0. Otherwise, go to step </w:t>
            </w:r>
            <w:r>
              <w:rPr>
                <w:rFonts w:ascii="Calibri Light" w:hAnsi="Calibri Light" w:cs="Arial"/>
              </w:rPr>
              <w:t>33</w:t>
            </w:r>
            <w:r w:rsidRPr="00477C01">
              <w:rPr>
                <w:rFonts w:ascii="Calibri Light" w:hAnsi="Calibri Light" w:cs="Arial"/>
              </w:rPr>
              <w:t>0.</w:t>
            </w:r>
          </w:p>
          <w:p w14:paraId="1B120E13" w14:textId="77777777" w:rsidR="006A4D7D" w:rsidRDefault="006A4D7D" w:rsidP="006A4D7D">
            <w:pPr>
              <w:pStyle w:val="TableField-Left"/>
              <w:rPr>
                <w:rFonts w:ascii="Calibri Light" w:hAnsi="Calibri Light" w:cs="Arial"/>
                <w:b/>
              </w:rPr>
            </w:pPr>
          </w:p>
        </w:tc>
        <w:tc>
          <w:tcPr>
            <w:tcW w:w="1377" w:type="dxa"/>
            <w:vAlign w:val="center"/>
            <w:tcPrChange w:id="879" w:author="Tuan Yap" w:date="2018-05-03T11:38:00Z">
              <w:tcPr>
                <w:tcW w:w="1377" w:type="dxa"/>
                <w:gridSpan w:val="3"/>
                <w:vAlign w:val="center"/>
              </w:tcPr>
            </w:tcPrChange>
          </w:tcPr>
          <w:p w14:paraId="1EB2A2AE" w14:textId="218E7FA5" w:rsidR="006A4D7D" w:rsidRDefault="006A4D7D" w:rsidP="006A4D7D">
            <w:pPr>
              <w:pStyle w:val="TableField-Left"/>
              <w:rPr>
                <w:rFonts w:ascii="Calibri Light" w:hAnsi="Calibri Light" w:cs="Arial"/>
              </w:rPr>
            </w:pPr>
            <w:r>
              <w:rPr>
                <w:rFonts w:ascii="Calibri Light" w:hAnsi="Calibri Light" w:cs="Arial"/>
              </w:rPr>
              <w:t>Hybris C4C</w:t>
            </w:r>
          </w:p>
        </w:tc>
        <w:tc>
          <w:tcPr>
            <w:tcW w:w="1614" w:type="dxa"/>
            <w:tcPrChange w:id="880" w:author="Tuan Yap" w:date="2018-05-03T11:38:00Z">
              <w:tcPr>
                <w:tcW w:w="1614" w:type="dxa"/>
                <w:gridSpan w:val="3"/>
                <w:vAlign w:val="center"/>
              </w:tcPr>
            </w:tcPrChange>
          </w:tcPr>
          <w:p w14:paraId="4617B465" w14:textId="69F5882F" w:rsidR="006A4D7D" w:rsidRDefault="006A4D7D" w:rsidP="006A4D7D">
            <w:pPr>
              <w:pStyle w:val="TableField-Left"/>
              <w:rPr>
                <w:rFonts w:ascii="Calibri Light" w:hAnsi="Calibri Light" w:cs="Arial"/>
              </w:rPr>
            </w:pPr>
            <w:ins w:id="881" w:author="Tuan Yap" w:date="2018-05-03T11:38:00Z">
              <w:r w:rsidRPr="005116A8">
                <w:rPr>
                  <w:rFonts w:ascii="Calibri Light" w:hAnsi="Calibri Light" w:cs="Arial"/>
                </w:rPr>
                <w:t>Transfer</w:t>
              </w:r>
            </w:ins>
            <w:del w:id="882" w:author="Tuan Yap" w:date="2018-05-03T11:38:00Z">
              <w:r w:rsidDel="003D1373">
                <w:rPr>
                  <w:rFonts w:ascii="Calibri Light" w:hAnsi="Calibri Light" w:cs="Arial"/>
                </w:rPr>
                <w:delText>Front Office User</w:delText>
              </w:r>
            </w:del>
          </w:p>
        </w:tc>
        <w:tc>
          <w:tcPr>
            <w:tcW w:w="1484" w:type="dxa"/>
            <w:tcPrChange w:id="883" w:author="Tuan Yap" w:date="2018-05-03T11:38:00Z">
              <w:tcPr>
                <w:tcW w:w="1484" w:type="dxa"/>
                <w:gridSpan w:val="2"/>
              </w:tcPr>
            </w:tcPrChange>
          </w:tcPr>
          <w:p w14:paraId="62DA572F" w14:textId="77777777" w:rsidR="006A4D7D" w:rsidRDefault="006A4D7D" w:rsidP="006A4D7D">
            <w:pPr>
              <w:pStyle w:val="TableField-Left"/>
              <w:rPr>
                <w:ins w:id="884" w:author="Tuan Yap" w:date="2018-05-03T11:36:00Z"/>
                <w:rFonts w:ascii="Calibri Light" w:hAnsi="Calibri Light" w:cs="Arial"/>
              </w:rPr>
            </w:pPr>
          </w:p>
        </w:tc>
      </w:tr>
      <w:tr w:rsidR="006A4D7D" w:rsidRPr="006B24F0" w14:paraId="5865C761" w14:textId="6D4F8F7F" w:rsidTr="007124B9">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885" w:author="Tuan Yap" w:date="2018-05-03T11:38:00Z">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886" w:author="Tuan Yap" w:date="2018-05-03T11:38:00Z">
            <w:trPr>
              <w:cantSplit/>
              <w:trHeight w:val="432"/>
            </w:trPr>
          </w:trPrChange>
        </w:trPr>
        <w:tc>
          <w:tcPr>
            <w:tcW w:w="1079" w:type="dxa"/>
            <w:vAlign w:val="center"/>
            <w:tcPrChange w:id="887" w:author="Tuan Yap" w:date="2018-05-03T11:38:00Z">
              <w:tcPr>
                <w:tcW w:w="1079" w:type="dxa"/>
                <w:gridSpan w:val="2"/>
                <w:vAlign w:val="center"/>
              </w:tcPr>
            </w:tcPrChange>
          </w:tcPr>
          <w:p w14:paraId="033073CC" w14:textId="4CA95125" w:rsidR="006A4D7D" w:rsidRDefault="006A4D7D" w:rsidP="006A4D7D">
            <w:pPr>
              <w:pStyle w:val="TableField-Center"/>
              <w:rPr>
                <w:rFonts w:ascii="Calibri Light" w:hAnsi="Calibri Light" w:cs="Arial"/>
              </w:rPr>
            </w:pPr>
            <w:r>
              <w:rPr>
                <w:rFonts w:ascii="Calibri Light" w:hAnsi="Calibri Light" w:cs="Arial"/>
              </w:rPr>
              <w:t>320</w:t>
            </w:r>
          </w:p>
        </w:tc>
        <w:tc>
          <w:tcPr>
            <w:tcW w:w="3760" w:type="dxa"/>
            <w:vAlign w:val="center"/>
            <w:tcPrChange w:id="888" w:author="Tuan Yap" w:date="2018-05-03T11:38:00Z">
              <w:tcPr>
                <w:tcW w:w="3760" w:type="dxa"/>
                <w:gridSpan w:val="3"/>
                <w:vAlign w:val="center"/>
              </w:tcPr>
            </w:tcPrChange>
          </w:tcPr>
          <w:p w14:paraId="5C135A86" w14:textId="77777777" w:rsidR="006A4D7D" w:rsidRDefault="006A4D7D" w:rsidP="006A4D7D">
            <w:pPr>
              <w:pStyle w:val="TableField-Left"/>
              <w:rPr>
                <w:rFonts w:ascii="Calibri Light" w:hAnsi="Calibri Light" w:cs="Arial"/>
                <w:b/>
                <w:bCs/>
              </w:rPr>
            </w:pPr>
            <w:r w:rsidRPr="5C9EE791">
              <w:rPr>
                <w:rFonts w:ascii="Calibri Light" w:hAnsi="Calibri Light" w:cs="Arial"/>
                <w:b/>
                <w:bCs/>
              </w:rPr>
              <w:t>Remove Deposit amount</w:t>
            </w:r>
          </w:p>
          <w:p w14:paraId="6D84A0E4" w14:textId="77777777" w:rsidR="006A4D7D" w:rsidRDefault="006A4D7D" w:rsidP="006A4D7D">
            <w:pPr>
              <w:pStyle w:val="TableField-Left"/>
              <w:rPr>
                <w:rFonts w:ascii="Calibri Light" w:hAnsi="Calibri Light" w:cs="Arial"/>
              </w:rPr>
            </w:pPr>
            <w:r>
              <w:rPr>
                <w:rFonts w:ascii="Calibri Light" w:hAnsi="Calibri Light" w:cs="Arial"/>
              </w:rPr>
              <w:t>Delete Security Deposit amount on the screen.</w:t>
            </w:r>
          </w:p>
          <w:p w14:paraId="74D71426" w14:textId="77777777" w:rsidR="006A4D7D" w:rsidRDefault="006A4D7D" w:rsidP="006A4D7D">
            <w:pPr>
              <w:pStyle w:val="TableField-Left"/>
              <w:rPr>
                <w:rFonts w:ascii="Calibri Light" w:hAnsi="Calibri Light" w:cs="Arial"/>
                <w:b/>
              </w:rPr>
            </w:pPr>
          </w:p>
        </w:tc>
        <w:tc>
          <w:tcPr>
            <w:tcW w:w="1377" w:type="dxa"/>
            <w:vAlign w:val="center"/>
            <w:tcPrChange w:id="889" w:author="Tuan Yap" w:date="2018-05-03T11:38:00Z">
              <w:tcPr>
                <w:tcW w:w="1377" w:type="dxa"/>
                <w:gridSpan w:val="3"/>
                <w:vAlign w:val="center"/>
              </w:tcPr>
            </w:tcPrChange>
          </w:tcPr>
          <w:p w14:paraId="7A2CFB1A" w14:textId="141D3F58" w:rsidR="006A4D7D" w:rsidRDefault="006A4D7D" w:rsidP="006A4D7D">
            <w:pPr>
              <w:pStyle w:val="TableField-Left"/>
              <w:rPr>
                <w:rFonts w:ascii="Calibri Light" w:hAnsi="Calibri Light" w:cs="Arial"/>
              </w:rPr>
            </w:pPr>
            <w:r>
              <w:rPr>
                <w:rFonts w:ascii="Calibri Light" w:hAnsi="Calibri Light" w:cs="Arial"/>
              </w:rPr>
              <w:t>Hybris C4C</w:t>
            </w:r>
          </w:p>
        </w:tc>
        <w:tc>
          <w:tcPr>
            <w:tcW w:w="1614" w:type="dxa"/>
            <w:tcPrChange w:id="890" w:author="Tuan Yap" w:date="2018-05-03T11:38:00Z">
              <w:tcPr>
                <w:tcW w:w="1614" w:type="dxa"/>
                <w:gridSpan w:val="3"/>
                <w:vAlign w:val="center"/>
              </w:tcPr>
            </w:tcPrChange>
          </w:tcPr>
          <w:p w14:paraId="2AAA0A9C" w14:textId="55F86D17" w:rsidR="006A4D7D" w:rsidRDefault="006A4D7D" w:rsidP="006A4D7D">
            <w:pPr>
              <w:pStyle w:val="TableField-Left"/>
              <w:rPr>
                <w:rFonts w:ascii="Calibri Light" w:hAnsi="Calibri Light" w:cs="Arial"/>
              </w:rPr>
            </w:pPr>
            <w:ins w:id="891" w:author="Tuan Yap" w:date="2018-05-03T11:38:00Z">
              <w:r w:rsidRPr="005116A8">
                <w:rPr>
                  <w:rFonts w:ascii="Calibri Light" w:hAnsi="Calibri Light" w:cs="Arial"/>
                </w:rPr>
                <w:t>Transfer</w:t>
              </w:r>
            </w:ins>
            <w:del w:id="892" w:author="Tuan Yap" w:date="2018-05-03T11:38:00Z">
              <w:r w:rsidDel="003D1373">
                <w:rPr>
                  <w:rFonts w:ascii="Calibri Light" w:hAnsi="Calibri Light" w:cs="Arial"/>
                </w:rPr>
                <w:delText>Front Office User</w:delText>
              </w:r>
            </w:del>
          </w:p>
        </w:tc>
        <w:tc>
          <w:tcPr>
            <w:tcW w:w="1484" w:type="dxa"/>
            <w:tcPrChange w:id="893" w:author="Tuan Yap" w:date="2018-05-03T11:38:00Z">
              <w:tcPr>
                <w:tcW w:w="1484" w:type="dxa"/>
                <w:gridSpan w:val="2"/>
              </w:tcPr>
            </w:tcPrChange>
          </w:tcPr>
          <w:p w14:paraId="2040EAC8" w14:textId="77777777" w:rsidR="006A4D7D" w:rsidRDefault="006A4D7D" w:rsidP="006A4D7D">
            <w:pPr>
              <w:pStyle w:val="TableField-Left"/>
              <w:rPr>
                <w:ins w:id="894" w:author="Tuan Yap" w:date="2018-05-03T11:36:00Z"/>
                <w:rFonts w:ascii="Calibri Light" w:hAnsi="Calibri Light" w:cs="Arial"/>
              </w:rPr>
            </w:pPr>
          </w:p>
        </w:tc>
      </w:tr>
      <w:tr w:rsidR="006A4D7D" w:rsidRPr="006B24F0" w14:paraId="75DBB44A" w14:textId="757BC701" w:rsidTr="006A4D7D">
        <w:trPr>
          <w:cantSplit/>
          <w:trHeight w:val="432"/>
        </w:trPr>
        <w:tc>
          <w:tcPr>
            <w:tcW w:w="1079" w:type="dxa"/>
            <w:vAlign w:val="center"/>
          </w:tcPr>
          <w:p w14:paraId="67B53CED" w14:textId="77A55E59" w:rsidR="006A4D7D" w:rsidRDefault="006A4D7D" w:rsidP="002807D4">
            <w:pPr>
              <w:pStyle w:val="TableField-Center"/>
              <w:rPr>
                <w:rFonts w:ascii="Calibri Light" w:hAnsi="Calibri Light" w:cs="Arial"/>
              </w:rPr>
            </w:pPr>
            <w:r>
              <w:rPr>
                <w:rFonts w:ascii="Calibri Light" w:hAnsi="Calibri Light" w:cs="Arial"/>
              </w:rPr>
              <w:t>330</w:t>
            </w:r>
          </w:p>
        </w:tc>
        <w:tc>
          <w:tcPr>
            <w:tcW w:w="3760" w:type="dxa"/>
            <w:vAlign w:val="center"/>
          </w:tcPr>
          <w:p w14:paraId="621AA0B2" w14:textId="77777777" w:rsidR="006A4D7D" w:rsidRDefault="006A4D7D" w:rsidP="002807D4">
            <w:pPr>
              <w:pStyle w:val="TableField-Left"/>
              <w:rPr>
                <w:rFonts w:ascii="Calibri Light" w:hAnsi="Calibri Light" w:cs="Arial"/>
                <w:b/>
                <w:bCs/>
              </w:rPr>
            </w:pPr>
            <w:r w:rsidRPr="5C9EE791">
              <w:rPr>
                <w:rFonts w:ascii="Calibri Light" w:hAnsi="Calibri Light" w:cs="Arial"/>
                <w:b/>
                <w:bCs/>
              </w:rPr>
              <w:t>Owner Allocation?</w:t>
            </w:r>
          </w:p>
          <w:p w14:paraId="3293B052" w14:textId="1EB84D74" w:rsidR="006A4D7D" w:rsidRDefault="006A4D7D" w:rsidP="002807D4">
            <w:pPr>
              <w:pStyle w:val="TableField-Left"/>
              <w:rPr>
                <w:rFonts w:ascii="Calibri Light" w:hAnsi="Calibri Light" w:cs="Arial"/>
              </w:rPr>
            </w:pPr>
            <w:r>
              <w:rPr>
                <w:rFonts w:ascii="Calibri Light" w:hAnsi="Calibri Light" w:cs="Arial"/>
              </w:rPr>
              <w:t>If Move In is Not Owner Allocation, go to step 330. Otherwise, go to step 360.</w:t>
            </w:r>
          </w:p>
          <w:p w14:paraId="2EEF5000" w14:textId="77777777" w:rsidR="006A4D7D" w:rsidRDefault="006A4D7D" w:rsidP="002807D4">
            <w:pPr>
              <w:pStyle w:val="TableField-Left"/>
              <w:rPr>
                <w:rFonts w:ascii="Calibri Light" w:hAnsi="Calibri Light" w:cs="Arial"/>
                <w:b/>
              </w:rPr>
            </w:pPr>
          </w:p>
        </w:tc>
        <w:tc>
          <w:tcPr>
            <w:tcW w:w="1377" w:type="dxa"/>
            <w:vAlign w:val="center"/>
          </w:tcPr>
          <w:p w14:paraId="2DDCEC2A" w14:textId="3AF6B4D6" w:rsidR="006A4D7D" w:rsidRDefault="006A4D7D" w:rsidP="002807D4">
            <w:pPr>
              <w:pStyle w:val="TableField-Left"/>
              <w:rPr>
                <w:rFonts w:ascii="Calibri Light" w:hAnsi="Calibri Light" w:cs="Arial"/>
              </w:rPr>
            </w:pPr>
            <w:r>
              <w:rPr>
                <w:rFonts w:ascii="Calibri Light" w:hAnsi="Calibri Light" w:cs="Arial"/>
              </w:rPr>
              <w:t>Hybris C4C</w:t>
            </w:r>
          </w:p>
        </w:tc>
        <w:tc>
          <w:tcPr>
            <w:tcW w:w="1614" w:type="dxa"/>
            <w:vAlign w:val="center"/>
          </w:tcPr>
          <w:p w14:paraId="0F5CCAC6" w14:textId="4D0C0724" w:rsidR="006A4D7D" w:rsidRDefault="00EB120D" w:rsidP="002807D4">
            <w:pPr>
              <w:pStyle w:val="TableField-Left"/>
              <w:rPr>
                <w:rFonts w:ascii="Calibri Light" w:hAnsi="Calibri Light" w:cs="Arial"/>
              </w:rPr>
            </w:pPr>
            <w:ins w:id="895" w:author="Tuan Yap" w:date="2018-05-08T11:27:00Z">
              <w:r>
                <w:rPr>
                  <w:rFonts w:ascii="Calibri Light" w:hAnsi="Calibri Light" w:cs="Arial"/>
                </w:rPr>
                <w:t>Transfer Processing</w:t>
              </w:r>
            </w:ins>
            <w:del w:id="896" w:author="Tuan Yap" w:date="2018-05-08T11:27:00Z">
              <w:r w:rsidR="006A4D7D" w:rsidDel="00EB120D">
                <w:rPr>
                  <w:rFonts w:ascii="Calibri Light" w:hAnsi="Calibri Light" w:cs="Arial"/>
                </w:rPr>
                <w:delText>System</w:delText>
              </w:r>
            </w:del>
          </w:p>
        </w:tc>
        <w:tc>
          <w:tcPr>
            <w:tcW w:w="1484" w:type="dxa"/>
          </w:tcPr>
          <w:p w14:paraId="288E7517" w14:textId="77777777" w:rsidR="006A4D7D" w:rsidRDefault="006A4D7D" w:rsidP="002807D4">
            <w:pPr>
              <w:pStyle w:val="TableField-Left"/>
              <w:rPr>
                <w:ins w:id="897" w:author="Tuan Yap" w:date="2018-05-03T11:36:00Z"/>
                <w:rFonts w:ascii="Calibri Light" w:hAnsi="Calibri Light" w:cs="Arial"/>
              </w:rPr>
            </w:pPr>
          </w:p>
        </w:tc>
      </w:tr>
      <w:tr w:rsidR="006A4D7D" w:rsidRPr="006B24F0" w14:paraId="7F7E5CD8" w14:textId="7C2EB36A" w:rsidTr="006A4D7D">
        <w:trPr>
          <w:cantSplit/>
          <w:trHeight w:val="432"/>
        </w:trPr>
        <w:tc>
          <w:tcPr>
            <w:tcW w:w="1079" w:type="dxa"/>
            <w:vAlign w:val="center"/>
          </w:tcPr>
          <w:p w14:paraId="0FA3331B" w14:textId="27479F2E" w:rsidR="006A4D7D" w:rsidRDefault="006A4D7D" w:rsidP="002807D4">
            <w:pPr>
              <w:pStyle w:val="TableField-Center"/>
              <w:rPr>
                <w:rFonts w:ascii="Calibri Light" w:hAnsi="Calibri Light" w:cs="Arial"/>
              </w:rPr>
            </w:pPr>
            <w:r>
              <w:rPr>
                <w:rFonts w:ascii="Calibri Light" w:hAnsi="Calibri Light" w:cs="Arial"/>
              </w:rPr>
              <w:t>340</w:t>
            </w:r>
          </w:p>
        </w:tc>
        <w:tc>
          <w:tcPr>
            <w:tcW w:w="3760" w:type="dxa"/>
            <w:vAlign w:val="center"/>
          </w:tcPr>
          <w:p w14:paraId="62F421EA" w14:textId="77777777" w:rsidR="006A4D7D" w:rsidRDefault="006A4D7D" w:rsidP="002807D4">
            <w:pPr>
              <w:pStyle w:val="TableField-Left"/>
              <w:rPr>
                <w:rFonts w:ascii="Calibri Light" w:hAnsi="Calibri Light" w:cs="Arial"/>
                <w:b/>
                <w:bCs/>
              </w:rPr>
            </w:pPr>
            <w:r w:rsidRPr="5C9EE791">
              <w:rPr>
                <w:rFonts w:ascii="Calibri Light" w:hAnsi="Calibri Light" w:cs="Arial"/>
                <w:b/>
                <w:bCs/>
              </w:rPr>
              <w:t>Determine &amp; input Service fees</w:t>
            </w:r>
          </w:p>
          <w:p w14:paraId="4AC5EB12" w14:textId="77777777" w:rsidR="006A4D7D" w:rsidRDefault="006A4D7D" w:rsidP="002807D4">
            <w:pPr>
              <w:pStyle w:val="TableField-Left"/>
              <w:rPr>
                <w:rFonts w:ascii="Calibri Light" w:hAnsi="Calibri Light" w:cs="Arial"/>
              </w:rPr>
            </w:pPr>
            <w:r>
              <w:rPr>
                <w:rFonts w:ascii="Calibri Light" w:hAnsi="Calibri Light" w:cs="Arial"/>
              </w:rPr>
              <w:t xml:space="preserve">Determine the fees required for the Move In. </w:t>
            </w:r>
          </w:p>
          <w:p w14:paraId="02EC416B" w14:textId="77777777" w:rsidR="006A4D7D" w:rsidRDefault="006A4D7D" w:rsidP="002807D4">
            <w:pPr>
              <w:pStyle w:val="TableField-Left"/>
              <w:rPr>
                <w:rFonts w:ascii="Calibri Light" w:hAnsi="Calibri Light" w:cs="Arial"/>
                <w:b/>
              </w:rPr>
            </w:pPr>
          </w:p>
        </w:tc>
        <w:tc>
          <w:tcPr>
            <w:tcW w:w="1377" w:type="dxa"/>
            <w:vAlign w:val="center"/>
          </w:tcPr>
          <w:p w14:paraId="3C965899" w14:textId="651D948D" w:rsidR="006A4D7D" w:rsidRDefault="006A4D7D" w:rsidP="002807D4">
            <w:pPr>
              <w:pStyle w:val="TableField-Left"/>
              <w:rPr>
                <w:rFonts w:ascii="Calibri Light" w:hAnsi="Calibri Light" w:cs="Arial"/>
              </w:rPr>
            </w:pPr>
            <w:r>
              <w:rPr>
                <w:rFonts w:ascii="Calibri Light" w:hAnsi="Calibri Light" w:cs="Arial"/>
              </w:rPr>
              <w:t>Hybris C4C</w:t>
            </w:r>
          </w:p>
        </w:tc>
        <w:tc>
          <w:tcPr>
            <w:tcW w:w="1614" w:type="dxa"/>
            <w:vAlign w:val="center"/>
          </w:tcPr>
          <w:p w14:paraId="6ED1BE4C" w14:textId="18FC27C0" w:rsidR="006A4D7D" w:rsidRDefault="006A4D7D" w:rsidP="002807D4">
            <w:pPr>
              <w:pStyle w:val="TableField-Left"/>
              <w:rPr>
                <w:rFonts w:ascii="Calibri Light" w:hAnsi="Calibri Light" w:cs="Arial"/>
              </w:rPr>
            </w:pPr>
            <w:ins w:id="898" w:author="Tuan Yap" w:date="2018-05-03T11:38:00Z">
              <w:r>
                <w:rPr>
                  <w:rFonts w:ascii="Calibri Light" w:hAnsi="Calibri Light" w:cs="Arial"/>
                </w:rPr>
                <w:t>Transfer</w:t>
              </w:r>
            </w:ins>
            <w:del w:id="899" w:author="Tuan Yap" w:date="2018-05-03T11:38:00Z">
              <w:r w:rsidDel="006A4D7D">
                <w:rPr>
                  <w:rFonts w:ascii="Calibri Light" w:hAnsi="Calibri Light" w:cs="Arial"/>
                </w:rPr>
                <w:delText>Front Office User</w:delText>
              </w:r>
            </w:del>
          </w:p>
        </w:tc>
        <w:tc>
          <w:tcPr>
            <w:tcW w:w="1484" w:type="dxa"/>
          </w:tcPr>
          <w:p w14:paraId="26A5F553" w14:textId="77777777" w:rsidR="006A4D7D" w:rsidRDefault="006A4D7D" w:rsidP="002807D4">
            <w:pPr>
              <w:pStyle w:val="TableField-Left"/>
              <w:rPr>
                <w:ins w:id="900" w:author="Tuan Yap" w:date="2018-05-03T11:36:00Z"/>
                <w:rFonts w:ascii="Calibri Light" w:hAnsi="Calibri Light" w:cs="Arial"/>
              </w:rPr>
            </w:pPr>
          </w:p>
        </w:tc>
      </w:tr>
      <w:tr w:rsidR="006A4D7D" w:rsidRPr="006B24F0" w14:paraId="40D76721" w14:textId="47C148E5" w:rsidTr="006A4D7D">
        <w:trPr>
          <w:cantSplit/>
          <w:trHeight w:val="432"/>
        </w:trPr>
        <w:tc>
          <w:tcPr>
            <w:tcW w:w="1079" w:type="dxa"/>
            <w:vAlign w:val="center"/>
          </w:tcPr>
          <w:p w14:paraId="06CA4AC0" w14:textId="05BBD061" w:rsidR="006A4D7D" w:rsidRDefault="006A4D7D" w:rsidP="002807D4">
            <w:pPr>
              <w:pStyle w:val="TableField-Center"/>
              <w:rPr>
                <w:rFonts w:ascii="Calibri Light" w:hAnsi="Calibri Light" w:cs="Arial"/>
              </w:rPr>
            </w:pPr>
            <w:r>
              <w:rPr>
                <w:rFonts w:ascii="Calibri Light" w:hAnsi="Calibri Light" w:cs="Arial"/>
              </w:rPr>
              <w:t>350</w:t>
            </w:r>
          </w:p>
        </w:tc>
        <w:tc>
          <w:tcPr>
            <w:tcW w:w="3760" w:type="dxa"/>
            <w:vAlign w:val="center"/>
          </w:tcPr>
          <w:p w14:paraId="57DA34E6" w14:textId="77777777" w:rsidR="006A4D7D" w:rsidRDefault="006A4D7D" w:rsidP="002807D4">
            <w:pPr>
              <w:pStyle w:val="TableField-Left"/>
              <w:rPr>
                <w:rFonts w:ascii="Calibri Light" w:hAnsi="Calibri Light" w:cs="Arial"/>
                <w:b/>
                <w:bCs/>
              </w:rPr>
            </w:pPr>
            <w:r w:rsidRPr="5C9EE791">
              <w:rPr>
                <w:rFonts w:ascii="Calibri Light" w:hAnsi="Calibri Light" w:cs="Arial"/>
                <w:b/>
                <w:bCs/>
              </w:rPr>
              <w:t>Service Establishment fees</w:t>
            </w:r>
          </w:p>
          <w:p w14:paraId="692C4534" w14:textId="77777777" w:rsidR="006A4D7D" w:rsidRDefault="006A4D7D" w:rsidP="002807D4">
            <w:pPr>
              <w:pStyle w:val="TableField-Left"/>
              <w:rPr>
                <w:rFonts w:ascii="Calibri Light" w:hAnsi="Calibri Light" w:cs="Arial"/>
              </w:rPr>
            </w:pPr>
            <w:r>
              <w:rPr>
                <w:rFonts w:ascii="Calibri Light" w:hAnsi="Calibri Light" w:cs="Arial"/>
              </w:rPr>
              <w:t>Service Establishment fees is required and defaulted on the screen.</w:t>
            </w:r>
          </w:p>
          <w:p w14:paraId="19A24ABF" w14:textId="77777777" w:rsidR="006A4D7D" w:rsidRDefault="006A4D7D" w:rsidP="002807D4">
            <w:pPr>
              <w:pStyle w:val="TableField-Left"/>
              <w:rPr>
                <w:rFonts w:ascii="Calibri Light" w:hAnsi="Calibri Light" w:cs="Arial"/>
                <w:b/>
              </w:rPr>
            </w:pPr>
          </w:p>
        </w:tc>
        <w:tc>
          <w:tcPr>
            <w:tcW w:w="1377" w:type="dxa"/>
            <w:vAlign w:val="center"/>
          </w:tcPr>
          <w:p w14:paraId="021A2E33" w14:textId="405A511B" w:rsidR="006A4D7D" w:rsidRDefault="006A4D7D" w:rsidP="002807D4">
            <w:pPr>
              <w:pStyle w:val="TableField-Left"/>
              <w:rPr>
                <w:rFonts w:ascii="Calibri Light" w:hAnsi="Calibri Light" w:cs="Arial"/>
              </w:rPr>
            </w:pPr>
            <w:r>
              <w:rPr>
                <w:rFonts w:ascii="Calibri Light" w:hAnsi="Calibri Light" w:cs="Arial"/>
              </w:rPr>
              <w:t>Hybris C4C</w:t>
            </w:r>
          </w:p>
        </w:tc>
        <w:tc>
          <w:tcPr>
            <w:tcW w:w="1614" w:type="dxa"/>
            <w:vAlign w:val="center"/>
          </w:tcPr>
          <w:p w14:paraId="416AFF78" w14:textId="3E5C1126" w:rsidR="006A4D7D" w:rsidRDefault="00EB120D" w:rsidP="002807D4">
            <w:pPr>
              <w:pStyle w:val="TableField-Left"/>
              <w:rPr>
                <w:rFonts w:ascii="Calibri Light" w:hAnsi="Calibri Light" w:cs="Arial"/>
              </w:rPr>
            </w:pPr>
            <w:ins w:id="901" w:author="Tuan Yap" w:date="2018-05-08T11:27:00Z">
              <w:r>
                <w:rPr>
                  <w:rFonts w:ascii="Calibri Light" w:hAnsi="Calibri Light" w:cs="Arial"/>
                </w:rPr>
                <w:t>Transfer Processing</w:t>
              </w:r>
            </w:ins>
            <w:del w:id="902" w:author="Tuan Yap" w:date="2018-05-08T11:27:00Z">
              <w:r w:rsidR="006A4D7D" w:rsidDel="00EB120D">
                <w:rPr>
                  <w:rFonts w:ascii="Calibri Light" w:hAnsi="Calibri Light" w:cs="Arial"/>
                </w:rPr>
                <w:delText>System</w:delText>
              </w:r>
            </w:del>
          </w:p>
        </w:tc>
        <w:tc>
          <w:tcPr>
            <w:tcW w:w="1484" w:type="dxa"/>
          </w:tcPr>
          <w:p w14:paraId="5D164791" w14:textId="77777777" w:rsidR="006A4D7D" w:rsidRDefault="006A4D7D" w:rsidP="002807D4">
            <w:pPr>
              <w:pStyle w:val="TableField-Left"/>
              <w:rPr>
                <w:ins w:id="903" w:author="Tuan Yap" w:date="2018-05-03T11:36:00Z"/>
                <w:rFonts w:ascii="Calibri Light" w:hAnsi="Calibri Light" w:cs="Arial"/>
              </w:rPr>
            </w:pPr>
          </w:p>
        </w:tc>
      </w:tr>
      <w:tr w:rsidR="006A4D7D" w:rsidRPr="006B24F0" w14:paraId="39B612DE" w14:textId="3AC45F5E" w:rsidTr="007124B9">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904" w:author="Tuan Yap" w:date="2018-05-03T11:38:00Z">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905" w:author="Tuan Yap" w:date="2018-05-03T11:38:00Z">
            <w:trPr>
              <w:cantSplit/>
              <w:trHeight w:val="432"/>
            </w:trPr>
          </w:trPrChange>
        </w:trPr>
        <w:tc>
          <w:tcPr>
            <w:tcW w:w="1079" w:type="dxa"/>
            <w:vAlign w:val="center"/>
            <w:tcPrChange w:id="906" w:author="Tuan Yap" w:date="2018-05-03T11:38:00Z">
              <w:tcPr>
                <w:tcW w:w="1079" w:type="dxa"/>
                <w:gridSpan w:val="2"/>
                <w:vAlign w:val="center"/>
              </w:tcPr>
            </w:tcPrChange>
          </w:tcPr>
          <w:p w14:paraId="59ED1CFD" w14:textId="1135D08A" w:rsidR="006A4D7D" w:rsidRDefault="006A4D7D" w:rsidP="006A4D7D">
            <w:pPr>
              <w:pStyle w:val="TableField-Center"/>
              <w:rPr>
                <w:rFonts w:ascii="Calibri Light" w:hAnsi="Calibri Light" w:cs="Arial"/>
              </w:rPr>
            </w:pPr>
            <w:r>
              <w:rPr>
                <w:rFonts w:ascii="Calibri Light" w:hAnsi="Calibri Light" w:cs="Arial"/>
              </w:rPr>
              <w:lastRenderedPageBreak/>
              <w:t>360</w:t>
            </w:r>
          </w:p>
        </w:tc>
        <w:tc>
          <w:tcPr>
            <w:tcW w:w="3760" w:type="dxa"/>
            <w:vAlign w:val="center"/>
            <w:tcPrChange w:id="907" w:author="Tuan Yap" w:date="2018-05-03T11:38:00Z">
              <w:tcPr>
                <w:tcW w:w="3760" w:type="dxa"/>
                <w:gridSpan w:val="3"/>
                <w:vAlign w:val="center"/>
              </w:tcPr>
            </w:tcPrChange>
          </w:tcPr>
          <w:p w14:paraId="5C764077" w14:textId="77777777" w:rsidR="006A4D7D" w:rsidRDefault="006A4D7D" w:rsidP="006A4D7D">
            <w:pPr>
              <w:pStyle w:val="TableField-Left"/>
              <w:rPr>
                <w:rFonts w:ascii="Calibri Light" w:hAnsi="Calibri Light" w:cs="Arial"/>
                <w:b/>
                <w:bCs/>
              </w:rPr>
            </w:pPr>
            <w:r w:rsidRPr="5C9EE791">
              <w:rPr>
                <w:rFonts w:ascii="Calibri Light" w:hAnsi="Calibri Light" w:cs="Arial"/>
                <w:b/>
                <w:bCs/>
              </w:rPr>
              <w:t>Gas &amp; outside of business hour</w:t>
            </w:r>
          </w:p>
          <w:p w14:paraId="3F93F849" w14:textId="13861DFB" w:rsidR="006A4D7D" w:rsidRDefault="006A4D7D" w:rsidP="006A4D7D">
            <w:pPr>
              <w:pStyle w:val="TableField-Left"/>
              <w:rPr>
                <w:rFonts w:ascii="Calibri Light" w:hAnsi="Calibri Light" w:cs="Arial"/>
              </w:rPr>
            </w:pPr>
            <w:r>
              <w:rPr>
                <w:rFonts w:ascii="Calibri Light" w:hAnsi="Calibri Light" w:cs="Arial"/>
              </w:rPr>
              <w:t>If Service type is Gas and Move In request is outside of business hour, go to step 370. Otherwise, go to step 380.</w:t>
            </w:r>
          </w:p>
          <w:p w14:paraId="787DF2E5" w14:textId="77777777" w:rsidR="006A4D7D" w:rsidRDefault="006A4D7D" w:rsidP="006A4D7D">
            <w:pPr>
              <w:pStyle w:val="TableField-Left"/>
              <w:rPr>
                <w:rFonts w:ascii="Calibri Light" w:hAnsi="Calibri Light" w:cs="Arial"/>
                <w:b/>
              </w:rPr>
            </w:pPr>
          </w:p>
        </w:tc>
        <w:tc>
          <w:tcPr>
            <w:tcW w:w="1377" w:type="dxa"/>
            <w:vAlign w:val="center"/>
            <w:tcPrChange w:id="908" w:author="Tuan Yap" w:date="2018-05-03T11:38:00Z">
              <w:tcPr>
                <w:tcW w:w="1377" w:type="dxa"/>
                <w:gridSpan w:val="3"/>
                <w:vAlign w:val="center"/>
              </w:tcPr>
            </w:tcPrChange>
          </w:tcPr>
          <w:p w14:paraId="12DC24FE" w14:textId="2CBE6C8F" w:rsidR="006A4D7D" w:rsidRDefault="006A4D7D" w:rsidP="006A4D7D">
            <w:pPr>
              <w:pStyle w:val="TableField-Left"/>
              <w:rPr>
                <w:rFonts w:ascii="Calibri Light" w:hAnsi="Calibri Light" w:cs="Arial"/>
              </w:rPr>
            </w:pPr>
            <w:r>
              <w:rPr>
                <w:rFonts w:ascii="Calibri Light" w:hAnsi="Calibri Light" w:cs="Arial"/>
              </w:rPr>
              <w:t>Hybris C4C</w:t>
            </w:r>
          </w:p>
        </w:tc>
        <w:tc>
          <w:tcPr>
            <w:tcW w:w="1614" w:type="dxa"/>
            <w:tcPrChange w:id="909" w:author="Tuan Yap" w:date="2018-05-03T11:38:00Z">
              <w:tcPr>
                <w:tcW w:w="1614" w:type="dxa"/>
                <w:gridSpan w:val="3"/>
                <w:vAlign w:val="center"/>
              </w:tcPr>
            </w:tcPrChange>
          </w:tcPr>
          <w:p w14:paraId="2283EA09" w14:textId="5D4C871B" w:rsidR="006A4D7D" w:rsidRDefault="006A4D7D" w:rsidP="006A4D7D">
            <w:pPr>
              <w:pStyle w:val="TableField-Left"/>
              <w:rPr>
                <w:rFonts w:ascii="Calibri Light" w:hAnsi="Calibri Light" w:cs="Arial"/>
              </w:rPr>
            </w:pPr>
            <w:ins w:id="910" w:author="Tuan Yap" w:date="2018-05-03T11:38:00Z">
              <w:r w:rsidRPr="00761BB4">
                <w:rPr>
                  <w:rFonts w:ascii="Calibri Light" w:hAnsi="Calibri Light" w:cs="Arial"/>
                </w:rPr>
                <w:t>Transfer</w:t>
              </w:r>
            </w:ins>
            <w:del w:id="911" w:author="Tuan Yap" w:date="2018-05-03T11:38:00Z">
              <w:r w:rsidDel="00C42EFC">
                <w:rPr>
                  <w:rFonts w:ascii="Calibri Light" w:hAnsi="Calibri Light" w:cs="Arial"/>
                </w:rPr>
                <w:delText>Front Office User</w:delText>
              </w:r>
            </w:del>
          </w:p>
        </w:tc>
        <w:tc>
          <w:tcPr>
            <w:tcW w:w="1484" w:type="dxa"/>
            <w:tcPrChange w:id="912" w:author="Tuan Yap" w:date="2018-05-03T11:38:00Z">
              <w:tcPr>
                <w:tcW w:w="1484" w:type="dxa"/>
                <w:gridSpan w:val="2"/>
              </w:tcPr>
            </w:tcPrChange>
          </w:tcPr>
          <w:p w14:paraId="1A8B5CE3" w14:textId="77777777" w:rsidR="006A4D7D" w:rsidRDefault="006A4D7D" w:rsidP="006A4D7D">
            <w:pPr>
              <w:pStyle w:val="TableField-Left"/>
              <w:rPr>
                <w:ins w:id="913" w:author="Tuan Yap" w:date="2018-05-03T11:36:00Z"/>
                <w:rFonts w:ascii="Calibri Light" w:hAnsi="Calibri Light" w:cs="Arial"/>
              </w:rPr>
            </w:pPr>
          </w:p>
        </w:tc>
      </w:tr>
      <w:tr w:rsidR="006A4D7D" w:rsidRPr="006B24F0" w14:paraId="5F79C7FA" w14:textId="6F772BBB" w:rsidTr="007124B9">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914" w:author="Tuan Yap" w:date="2018-05-03T11:38:00Z">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915" w:author="Tuan Yap" w:date="2018-05-03T11:38:00Z">
            <w:trPr>
              <w:cantSplit/>
              <w:trHeight w:val="432"/>
            </w:trPr>
          </w:trPrChange>
        </w:trPr>
        <w:tc>
          <w:tcPr>
            <w:tcW w:w="1079" w:type="dxa"/>
            <w:vAlign w:val="center"/>
            <w:tcPrChange w:id="916" w:author="Tuan Yap" w:date="2018-05-03T11:38:00Z">
              <w:tcPr>
                <w:tcW w:w="1079" w:type="dxa"/>
                <w:gridSpan w:val="2"/>
                <w:vAlign w:val="center"/>
              </w:tcPr>
            </w:tcPrChange>
          </w:tcPr>
          <w:p w14:paraId="5BBE0263" w14:textId="54BBB334" w:rsidR="006A4D7D" w:rsidRDefault="006A4D7D" w:rsidP="006A4D7D">
            <w:pPr>
              <w:pStyle w:val="TableField-Center"/>
              <w:rPr>
                <w:rFonts w:ascii="Calibri Light" w:hAnsi="Calibri Light" w:cs="Arial"/>
              </w:rPr>
            </w:pPr>
            <w:r>
              <w:rPr>
                <w:rFonts w:ascii="Calibri Light" w:hAnsi="Calibri Light" w:cs="Arial"/>
              </w:rPr>
              <w:t>370</w:t>
            </w:r>
          </w:p>
        </w:tc>
        <w:tc>
          <w:tcPr>
            <w:tcW w:w="3760" w:type="dxa"/>
            <w:vAlign w:val="center"/>
            <w:tcPrChange w:id="917" w:author="Tuan Yap" w:date="2018-05-03T11:38:00Z">
              <w:tcPr>
                <w:tcW w:w="3760" w:type="dxa"/>
                <w:gridSpan w:val="3"/>
                <w:vAlign w:val="center"/>
              </w:tcPr>
            </w:tcPrChange>
          </w:tcPr>
          <w:p w14:paraId="33616D6D" w14:textId="77777777" w:rsidR="006A4D7D" w:rsidRDefault="006A4D7D" w:rsidP="006A4D7D">
            <w:pPr>
              <w:pStyle w:val="TableField-Left"/>
              <w:rPr>
                <w:rFonts w:ascii="Calibri Light" w:hAnsi="Calibri Light" w:cs="Arial"/>
                <w:b/>
                <w:bCs/>
              </w:rPr>
            </w:pPr>
            <w:r w:rsidRPr="5C9EE791">
              <w:rPr>
                <w:rFonts w:ascii="Calibri Light" w:hAnsi="Calibri Light" w:cs="Arial"/>
                <w:b/>
                <w:bCs/>
              </w:rPr>
              <w:t>Select outside business hour fees</w:t>
            </w:r>
          </w:p>
          <w:p w14:paraId="3BAFB7E1" w14:textId="77777777" w:rsidR="006A4D7D" w:rsidRDefault="006A4D7D" w:rsidP="006A4D7D">
            <w:pPr>
              <w:pStyle w:val="TableField-Left"/>
              <w:rPr>
                <w:rFonts w:ascii="Calibri Light" w:hAnsi="Calibri Light" w:cs="Arial"/>
              </w:rPr>
            </w:pPr>
            <w:r>
              <w:rPr>
                <w:rFonts w:ascii="Calibri Light" w:hAnsi="Calibri Light" w:cs="Arial"/>
              </w:rPr>
              <w:t>System defaults fees for outside business hour.</w:t>
            </w:r>
          </w:p>
          <w:p w14:paraId="236E6E00" w14:textId="77777777" w:rsidR="006A4D7D" w:rsidRDefault="006A4D7D" w:rsidP="006A4D7D">
            <w:pPr>
              <w:pStyle w:val="TableField-Left"/>
              <w:rPr>
                <w:rFonts w:ascii="Calibri Light" w:hAnsi="Calibri Light" w:cs="Arial"/>
                <w:b/>
              </w:rPr>
            </w:pPr>
          </w:p>
        </w:tc>
        <w:tc>
          <w:tcPr>
            <w:tcW w:w="1377" w:type="dxa"/>
            <w:vAlign w:val="center"/>
            <w:tcPrChange w:id="918" w:author="Tuan Yap" w:date="2018-05-03T11:38:00Z">
              <w:tcPr>
                <w:tcW w:w="1377" w:type="dxa"/>
                <w:gridSpan w:val="3"/>
                <w:vAlign w:val="center"/>
              </w:tcPr>
            </w:tcPrChange>
          </w:tcPr>
          <w:p w14:paraId="5E7ECE44" w14:textId="029A32FB" w:rsidR="006A4D7D" w:rsidRDefault="006A4D7D" w:rsidP="006A4D7D">
            <w:pPr>
              <w:pStyle w:val="TableField-Left"/>
              <w:rPr>
                <w:rFonts w:ascii="Calibri Light" w:hAnsi="Calibri Light" w:cs="Arial"/>
              </w:rPr>
            </w:pPr>
            <w:r>
              <w:rPr>
                <w:rFonts w:ascii="Calibri Light" w:hAnsi="Calibri Light" w:cs="Arial"/>
              </w:rPr>
              <w:t>Hybris C4C</w:t>
            </w:r>
          </w:p>
        </w:tc>
        <w:tc>
          <w:tcPr>
            <w:tcW w:w="1614" w:type="dxa"/>
            <w:tcPrChange w:id="919" w:author="Tuan Yap" w:date="2018-05-03T11:38:00Z">
              <w:tcPr>
                <w:tcW w:w="1614" w:type="dxa"/>
                <w:gridSpan w:val="3"/>
                <w:vAlign w:val="center"/>
              </w:tcPr>
            </w:tcPrChange>
          </w:tcPr>
          <w:p w14:paraId="41BBDF7E" w14:textId="6DEACC3F" w:rsidR="006A4D7D" w:rsidRDefault="006A4D7D" w:rsidP="006A4D7D">
            <w:pPr>
              <w:pStyle w:val="TableField-Left"/>
              <w:rPr>
                <w:rFonts w:ascii="Calibri Light" w:hAnsi="Calibri Light" w:cs="Arial"/>
              </w:rPr>
            </w:pPr>
            <w:ins w:id="920" w:author="Tuan Yap" w:date="2018-05-03T11:38:00Z">
              <w:r w:rsidRPr="00761BB4">
                <w:rPr>
                  <w:rFonts w:ascii="Calibri Light" w:hAnsi="Calibri Light" w:cs="Arial"/>
                </w:rPr>
                <w:t>Transfer</w:t>
              </w:r>
            </w:ins>
            <w:del w:id="921" w:author="Tuan Yap" w:date="2018-05-03T11:38:00Z">
              <w:r w:rsidDel="00C42EFC">
                <w:rPr>
                  <w:rFonts w:ascii="Calibri Light" w:hAnsi="Calibri Light" w:cs="Arial"/>
                </w:rPr>
                <w:delText>Front Office User</w:delText>
              </w:r>
            </w:del>
          </w:p>
        </w:tc>
        <w:tc>
          <w:tcPr>
            <w:tcW w:w="1484" w:type="dxa"/>
            <w:tcPrChange w:id="922" w:author="Tuan Yap" w:date="2018-05-03T11:38:00Z">
              <w:tcPr>
                <w:tcW w:w="1484" w:type="dxa"/>
                <w:gridSpan w:val="2"/>
              </w:tcPr>
            </w:tcPrChange>
          </w:tcPr>
          <w:p w14:paraId="49D598C6" w14:textId="77777777" w:rsidR="006A4D7D" w:rsidRDefault="006A4D7D" w:rsidP="006A4D7D">
            <w:pPr>
              <w:pStyle w:val="TableField-Left"/>
              <w:rPr>
                <w:ins w:id="923" w:author="Tuan Yap" w:date="2018-05-03T11:36:00Z"/>
                <w:rFonts w:ascii="Calibri Light" w:hAnsi="Calibri Light" w:cs="Arial"/>
              </w:rPr>
            </w:pPr>
          </w:p>
        </w:tc>
      </w:tr>
      <w:tr w:rsidR="006A4D7D" w:rsidRPr="006B24F0" w14:paraId="6F086F8C" w14:textId="2252B6E1" w:rsidTr="007124B9">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924" w:author="Tuan Yap" w:date="2018-05-03T11:38:00Z">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925" w:author="Tuan Yap" w:date="2018-05-03T11:38:00Z">
            <w:trPr>
              <w:cantSplit/>
              <w:trHeight w:val="432"/>
            </w:trPr>
          </w:trPrChange>
        </w:trPr>
        <w:tc>
          <w:tcPr>
            <w:tcW w:w="1079" w:type="dxa"/>
            <w:vAlign w:val="center"/>
            <w:tcPrChange w:id="926" w:author="Tuan Yap" w:date="2018-05-03T11:38:00Z">
              <w:tcPr>
                <w:tcW w:w="1079" w:type="dxa"/>
                <w:gridSpan w:val="2"/>
                <w:vAlign w:val="center"/>
              </w:tcPr>
            </w:tcPrChange>
          </w:tcPr>
          <w:p w14:paraId="16B121FA" w14:textId="5771AAC8" w:rsidR="006A4D7D" w:rsidRDefault="006A4D7D" w:rsidP="006A4D7D">
            <w:pPr>
              <w:pStyle w:val="TableField-Center"/>
              <w:rPr>
                <w:rFonts w:ascii="Calibri Light" w:hAnsi="Calibri Light" w:cs="Arial"/>
              </w:rPr>
            </w:pPr>
            <w:r>
              <w:rPr>
                <w:rFonts w:ascii="Calibri Light" w:hAnsi="Calibri Light" w:cs="Arial"/>
              </w:rPr>
              <w:t>380</w:t>
            </w:r>
          </w:p>
        </w:tc>
        <w:tc>
          <w:tcPr>
            <w:tcW w:w="3760" w:type="dxa"/>
            <w:vAlign w:val="center"/>
            <w:tcPrChange w:id="927" w:author="Tuan Yap" w:date="2018-05-03T11:38:00Z">
              <w:tcPr>
                <w:tcW w:w="3760" w:type="dxa"/>
                <w:gridSpan w:val="3"/>
                <w:vAlign w:val="center"/>
              </w:tcPr>
            </w:tcPrChange>
          </w:tcPr>
          <w:p w14:paraId="348F5A59" w14:textId="77777777" w:rsidR="006A4D7D" w:rsidRDefault="006A4D7D" w:rsidP="006A4D7D">
            <w:pPr>
              <w:pStyle w:val="TableField-Left"/>
              <w:rPr>
                <w:rFonts w:ascii="Calibri Light" w:hAnsi="Calibri Light" w:cs="Arial"/>
                <w:b/>
                <w:bCs/>
              </w:rPr>
            </w:pPr>
            <w:r w:rsidRPr="5C9EE791">
              <w:rPr>
                <w:rFonts w:ascii="Calibri Light" w:hAnsi="Calibri Light" w:cs="Arial"/>
                <w:b/>
                <w:bCs/>
              </w:rPr>
              <w:t>Review Move In</w:t>
            </w:r>
          </w:p>
          <w:p w14:paraId="7A89CD1D" w14:textId="77777777" w:rsidR="006A4D7D" w:rsidRDefault="006A4D7D" w:rsidP="006A4D7D">
            <w:pPr>
              <w:pStyle w:val="TableField-Left"/>
              <w:rPr>
                <w:rFonts w:ascii="Calibri Light" w:hAnsi="Calibri Light" w:cs="Arial"/>
              </w:rPr>
            </w:pPr>
            <w:r>
              <w:rPr>
                <w:rFonts w:ascii="Calibri Light" w:hAnsi="Calibri Light" w:cs="Arial"/>
              </w:rPr>
              <w:t>Review the information captured during Move In process before submitting the request.</w:t>
            </w:r>
          </w:p>
          <w:p w14:paraId="24713EC0" w14:textId="77777777" w:rsidR="006A4D7D" w:rsidRDefault="006A4D7D" w:rsidP="006A4D7D">
            <w:pPr>
              <w:pStyle w:val="TableField-Left"/>
              <w:rPr>
                <w:rFonts w:ascii="Calibri Light" w:hAnsi="Calibri Light" w:cs="Arial"/>
                <w:b/>
              </w:rPr>
            </w:pPr>
          </w:p>
        </w:tc>
        <w:tc>
          <w:tcPr>
            <w:tcW w:w="1377" w:type="dxa"/>
            <w:vAlign w:val="center"/>
            <w:tcPrChange w:id="928" w:author="Tuan Yap" w:date="2018-05-03T11:38:00Z">
              <w:tcPr>
                <w:tcW w:w="1377" w:type="dxa"/>
                <w:gridSpan w:val="3"/>
                <w:vAlign w:val="center"/>
              </w:tcPr>
            </w:tcPrChange>
          </w:tcPr>
          <w:p w14:paraId="278117CE" w14:textId="138EC800" w:rsidR="006A4D7D" w:rsidRDefault="006A4D7D" w:rsidP="006A4D7D">
            <w:pPr>
              <w:pStyle w:val="TableField-Left"/>
              <w:rPr>
                <w:rFonts w:ascii="Calibri Light" w:hAnsi="Calibri Light" w:cs="Arial"/>
              </w:rPr>
            </w:pPr>
            <w:r>
              <w:rPr>
                <w:rFonts w:ascii="Calibri Light" w:hAnsi="Calibri Light" w:cs="Arial"/>
              </w:rPr>
              <w:t>Hybris C4C</w:t>
            </w:r>
          </w:p>
        </w:tc>
        <w:tc>
          <w:tcPr>
            <w:tcW w:w="1614" w:type="dxa"/>
            <w:tcPrChange w:id="929" w:author="Tuan Yap" w:date="2018-05-03T11:38:00Z">
              <w:tcPr>
                <w:tcW w:w="1614" w:type="dxa"/>
                <w:gridSpan w:val="3"/>
                <w:vAlign w:val="center"/>
              </w:tcPr>
            </w:tcPrChange>
          </w:tcPr>
          <w:p w14:paraId="1E7AFB53" w14:textId="209D40FC" w:rsidR="006A4D7D" w:rsidRDefault="006A4D7D" w:rsidP="006A4D7D">
            <w:pPr>
              <w:pStyle w:val="TableField-Left"/>
              <w:rPr>
                <w:rFonts w:ascii="Calibri Light" w:hAnsi="Calibri Light" w:cs="Arial"/>
              </w:rPr>
            </w:pPr>
            <w:ins w:id="930" w:author="Tuan Yap" w:date="2018-05-03T11:38:00Z">
              <w:r w:rsidRPr="00761BB4">
                <w:rPr>
                  <w:rFonts w:ascii="Calibri Light" w:hAnsi="Calibri Light" w:cs="Arial"/>
                </w:rPr>
                <w:t>Transfer</w:t>
              </w:r>
            </w:ins>
            <w:del w:id="931" w:author="Tuan Yap" w:date="2018-05-03T11:38:00Z">
              <w:r w:rsidDel="00C42EFC">
                <w:rPr>
                  <w:rFonts w:ascii="Calibri Light" w:hAnsi="Calibri Light" w:cs="Arial"/>
                </w:rPr>
                <w:delText>Front Office User</w:delText>
              </w:r>
            </w:del>
          </w:p>
        </w:tc>
        <w:tc>
          <w:tcPr>
            <w:tcW w:w="1484" w:type="dxa"/>
            <w:tcPrChange w:id="932" w:author="Tuan Yap" w:date="2018-05-03T11:38:00Z">
              <w:tcPr>
                <w:tcW w:w="1484" w:type="dxa"/>
                <w:gridSpan w:val="2"/>
              </w:tcPr>
            </w:tcPrChange>
          </w:tcPr>
          <w:p w14:paraId="5A3E8C23" w14:textId="77777777" w:rsidR="006A4D7D" w:rsidRDefault="006A4D7D" w:rsidP="006A4D7D">
            <w:pPr>
              <w:pStyle w:val="TableField-Left"/>
              <w:rPr>
                <w:ins w:id="933" w:author="Tuan Yap" w:date="2018-05-03T11:36:00Z"/>
                <w:rFonts w:ascii="Calibri Light" w:hAnsi="Calibri Light" w:cs="Arial"/>
              </w:rPr>
            </w:pPr>
          </w:p>
        </w:tc>
      </w:tr>
      <w:tr w:rsidR="006A4D7D" w:rsidRPr="006B24F0" w14:paraId="36FDF91C" w14:textId="2C92EF9C" w:rsidTr="007124B9">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934" w:author="Tuan Yap" w:date="2018-05-03T11:38:00Z">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935" w:author="Tuan Yap" w:date="2018-05-03T11:38:00Z">
            <w:trPr>
              <w:cantSplit/>
              <w:trHeight w:val="432"/>
            </w:trPr>
          </w:trPrChange>
        </w:trPr>
        <w:tc>
          <w:tcPr>
            <w:tcW w:w="1079" w:type="dxa"/>
            <w:vAlign w:val="center"/>
            <w:tcPrChange w:id="936" w:author="Tuan Yap" w:date="2018-05-03T11:38:00Z">
              <w:tcPr>
                <w:tcW w:w="1079" w:type="dxa"/>
                <w:gridSpan w:val="2"/>
                <w:vAlign w:val="center"/>
              </w:tcPr>
            </w:tcPrChange>
          </w:tcPr>
          <w:p w14:paraId="0BADA8F3" w14:textId="585DDFF3" w:rsidR="006A4D7D" w:rsidRDefault="006A4D7D" w:rsidP="006A4D7D">
            <w:pPr>
              <w:pStyle w:val="TableField-Center"/>
              <w:rPr>
                <w:rFonts w:ascii="Calibri Light" w:hAnsi="Calibri Light" w:cs="Arial"/>
              </w:rPr>
            </w:pPr>
            <w:r>
              <w:rPr>
                <w:rFonts w:ascii="Calibri Light" w:hAnsi="Calibri Light" w:cs="Arial"/>
              </w:rPr>
              <w:t>390</w:t>
            </w:r>
          </w:p>
        </w:tc>
        <w:tc>
          <w:tcPr>
            <w:tcW w:w="3760" w:type="dxa"/>
            <w:vAlign w:val="center"/>
            <w:tcPrChange w:id="937" w:author="Tuan Yap" w:date="2018-05-03T11:38:00Z">
              <w:tcPr>
                <w:tcW w:w="3760" w:type="dxa"/>
                <w:gridSpan w:val="3"/>
                <w:vAlign w:val="center"/>
              </w:tcPr>
            </w:tcPrChange>
          </w:tcPr>
          <w:p w14:paraId="481FABD3" w14:textId="77777777" w:rsidR="006A4D7D" w:rsidRDefault="006A4D7D" w:rsidP="006A4D7D">
            <w:pPr>
              <w:pStyle w:val="TableField-Left"/>
              <w:rPr>
                <w:rFonts w:ascii="Calibri Light" w:hAnsi="Calibri Light" w:cs="Arial"/>
                <w:b/>
                <w:bCs/>
              </w:rPr>
            </w:pPr>
            <w:r w:rsidRPr="5C9EE791">
              <w:rPr>
                <w:rFonts w:ascii="Calibri Light" w:hAnsi="Calibri Light" w:cs="Arial"/>
                <w:b/>
                <w:bCs/>
              </w:rPr>
              <w:t>Safety message</w:t>
            </w:r>
          </w:p>
          <w:p w14:paraId="020F873C" w14:textId="77777777" w:rsidR="006A4D7D" w:rsidRDefault="006A4D7D" w:rsidP="006A4D7D">
            <w:pPr>
              <w:pStyle w:val="TableField-Left"/>
              <w:rPr>
                <w:rFonts w:ascii="Calibri Light" w:hAnsi="Calibri Light" w:cs="Arial"/>
              </w:rPr>
            </w:pPr>
            <w:r>
              <w:rPr>
                <w:rFonts w:ascii="Calibri Light" w:hAnsi="Calibri Light" w:cs="Arial"/>
              </w:rPr>
              <w:t>Go through safety message with BP.</w:t>
            </w:r>
          </w:p>
          <w:p w14:paraId="20371738" w14:textId="77777777" w:rsidR="006A4D7D" w:rsidRDefault="006A4D7D" w:rsidP="006A4D7D">
            <w:pPr>
              <w:pStyle w:val="TableField-Left"/>
              <w:rPr>
                <w:rFonts w:ascii="Calibri Light" w:hAnsi="Calibri Light" w:cs="Arial"/>
                <w:b/>
              </w:rPr>
            </w:pPr>
          </w:p>
        </w:tc>
        <w:tc>
          <w:tcPr>
            <w:tcW w:w="1377" w:type="dxa"/>
            <w:vAlign w:val="center"/>
            <w:tcPrChange w:id="938" w:author="Tuan Yap" w:date="2018-05-03T11:38:00Z">
              <w:tcPr>
                <w:tcW w:w="1377" w:type="dxa"/>
                <w:gridSpan w:val="3"/>
                <w:vAlign w:val="center"/>
              </w:tcPr>
            </w:tcPrChange>
          </w:tcPr>
          <w:p w14:paraId="7C8287DF" w14:textId="28C3CA83" w:rsidR="006A4D7D" w:rsidRDefault="006A4D7D" w:rsidP="006A4D7D">
            <w:pPr>
              <w:pStyle w:val="TableField-Left"/>
              <w:rPr>
                <w:rFonts w:ascii="Calibri Light" w:hAnsi="Calibri Light" w:cs="Arial"/>
              </w:rPr>
            </w:pPr>
            <w:r>
              <w:rPr>
                <w:rFonts w:ascii="Calibri Light" w:hAnsi="Calibri Light" w:cs="Arial"/>
              </w:rPr>
              <w:t>Hybris C4C</w:t>
            </w:r>
          </w:p>
        </w:tc>
        <w:tc>
          <w:tcPr>
            <w:tcW w:w="1614" w:type="dxa"/>
            <w:tcPrChange w:id="939" w:author="Tuan Yap" w:date="2018-05-03T11:38:00Z">
              <w:tcPr>
                <w:tcW w:w="1614" w:type="dxa"/>
                <w:gridSpan w:val="3"/>
                <w:vAlign w:val="center"/>
              </w:tcPr>
            </w:tcPrChange>
          </w:tcPr>
          <w:p w14:paraId="36A36F9F" w14:textId="7005F8DB" w:rsidR="006A4D7D" w:rsidRDefault="006A4D7D" w:rsidP="006A4D7D">
            <w:pPr>
              <w:pStyle w:val="TableField-Left"/>
              <w:rPr>
                <w:rFonts w:ascii="Calibri Light" w:hAnsi="Calibri Light" w:cs="Arial"/>
              </w:rPr>
            </w:pPr>
            <w:ins w:id="940" w:author="Tuan Yap" w:date="2018-05-03T11:38:00Z">
              <w:r w:rsidRPr="00761BB4">
                <w:rPr>
                  <w:rFonts w:ascii="Calibri Light" w:hAnsi="Calibri Light" w:cs="Arial"/>
                </w:rPr>
                <w:t>Transfer</w:t>
              </w:r>
            </w:ins>
            <w:del w:id="941" w:author="Tuan Yap" w:date="2018-05-03T11:38:00Z">
              <w:r w:rsidDel="00C42EFC">
                <w:rPr>
                  <w:rFonts w:ascii="Calibri Light" w:hAnsi="Calibri Light" w:cs="Arial"/>
                </w:rPr>
                <w:delText>Front Office User</w:delText>
              </w:r>
            </w:del>
          </w:p>
        </w:tc>
        <w:tc>
          <w:tcPr>
            <w:tcW w:w="1484" w:type="dxa"/>
            <w:tcPrChange w:id="942" w:author="Tuan Yap" w:date="2018-05-03T11:38:00Z">
              <w:tcPr>
                <w:tcW w:w="1484" w:type="dxa"/>
                <w:gridSpan w:val="2"/>
              </w:tcPr>
            </w:tcPrChange>
          </w:tcPr>
          <w:p w14:paraId="1BFF05CC" w14:textId="77777777" w:rsidR="006A4D7D" w:rsidRDefault="006A4D7D" w:rsidP="006A4D7D">
            <w:pPr>
              <w:pStyle w:val="TableField-Left"/>
              <w:rPr>
                <w:ins w:id="943" w:author="Tuan Yap" w:date="2018-05-03T11:36:00Z"/>
                <w:rFonts w:ascii="Calibri Light" w:hAnsi="Calibri Light" w:cs="Arial"/>
              </w:rPr>
            </w:pPr>
          </w:p>
        </w:tc>
      </w:tr>
      <w:tr w:rsidR="006A4D7D" w:rsidRPr="006B24F0" w14:paraId="7224A2CC" w14:textId="218E1996" w:rsidTr="007124B9">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944" w:author="Tuan Yap" w:date="2018-05-03T11:38:00Z">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945" w:author="Tuan Yap" w:date="2018-05-03T11:38:00Z">
            <w:trPr>
              <w:cantSplit/>
              <w:trHeight w:val="432"/>
            </w:trPr>
          </w:trPrChange>
        </w:trPr>
        <w:tc>
          <w:tcPr>
            <w:tcW w:w="1079" w:type="dxa"/>
            <w:vAlign w:val="center"/>
            <w:tcPrChange w:id="946" w:author="Tuan Yap" w:date="2018-05-03T11:38:00Z">
              <w:tcPr>
                <w:tcW w:w="1079" w:type="dxa"/>
                <w:gridSpan w:val="2"/>
                <w:vAlign w:val="center"/>
              </w:tcPr>
            </w:tcPrChange>
          </w:tcPr>
          <w:p w14:paraId="215AD0BD" w14:textId="28930E24" w:rsidR="006A4D7D" w:rsidRDefault="006A4D7D" w:rsidP="006A4D7D">
            <w:pPr>
              <w:pStyle w:val="TableField-Center"/>
              <w:rPr>
                <w:rFonts w:ascii="Calibri Light" w:hAnsi="Calibri Light" w:cs="Arial"/>
              </w:rPr>
            </w:pPr>
            <w:r>
              <w:rPr>
                <w:rFonts w:ascii="Calibri Light" w:hAnsi="Calibri Light" w:cs="Arial"/>
              </w:rPr>
              <w:t>400</w:t>
            </w:r>
          </w:p>
        </w:tc>
        <w:tc>
          <w:tcPr>
            <w:tcW w:w="3760" w:type="dxa"/>
            <w:vAlign w:val="center"/>
            <w:tcPrChange w:id="947" w:author="Tuan Yap" w:date="2018-05-03T11:38:00Z">
              <w:tcPr>
                <w:tcW w:w="3760" w:type="dxa"/>
                <w:gridSpan w:val="3"/>
                <w:vAlign w:val="center"/>
              </w:tcPr>
            </w:tcPrChange>
          </w:tcPr>
          <w:p w14:paraId="78DE97F0" w14:textId="2DF4DB1D" w:rsidR="006A4D7D" w:rsidRDefault="006A4D7D" w:rsidP="006A4D7D">
            <w:pPr>
              <w:pStyle w:val="TableField-Left"/>
              <w:rPr>
                <w:rFonts w:ascii="Calibri Light" w:hAnsi="Calibri Light" w:cs="Arial"/>
                <w:b/>
                <w:bCs/>
              </w:rPr>
            </w:pPr>
            <w:r w:rsidRPr="5C9EE791">
              <w:rPr>
                <w:rFonts w:ascii="Calibri Light" w:hAnsi="Calibri Light" w:cs="Arial"/>
                <w:b/>
                <w:bCs/>
              </w:rPr>
              <w:t xml:space="preserve">Submit </w:t>
            </w:r>
            <w:r>
              <w:rPr>
                <w:rFonts w:ascii="Calibri Light" w:hAnsi="Calibri Light" w:cs="Arial"/>
                <w:b/>
                <w:bCs/>
              </w:rPr>
              <w:t>Transfer</w:t>
            </w:r>
          </w:p>
          <w:p w14:paraId="0E77C222" w14:textId="77777777" w:rsidR="006A4D7D" w:rsidRDefault="006A4D7D" w:rsidP="006A4D7D">
            <w:pPr>
              <w:pStyle w:val="TableField-Left"/>
              <w:rPr>
                <w:rFonts w:ascii="Calibri Light" w:hAnsi="Calibri Light" w:cs="Arial"/>
              </w:rPr>
            </w:pPr>
            <w:r>
              <w:rPr>
                <w:rFonts w:ascii="Calibri Light" w:hAnsi="Calibri Light" w:cs="Arial"/>
              </w:rPr>
              <w:t>Click Submit button to submit Move In.</w:t>
            </w:r>
          </w:p>
          <w:p w14:paraId="3406A220" w14:textId="77777777" w:rsidR="006A4D7D" w:rsidRDefault="006A4D7D" w:rsidP="006A4D7D">
            <w:pPr>
              <w:pStyle w:val="TableField-Left"/>
              <w:rPr>
                <w:rFonts w:ascii="Calibri Light" w:hAnsi="Calibri Light" w:cs="Arial"/>
                <w:b/>
              </w:rPr>
            </w:pPr>
          </w:p>
        </w:tc>
        <w:tc>
          <w:tcPr>
            <w:tcW w:w="1377" w:type="dxa"/>
            <w:vAlign w:val="center"/>
            <w:tcPrChange w:id="948" w:author="Tuan Yap" w:date="2018-05-03T11:38:00Z">
              <w:tcPr>
                <w:tcW w:w="1377" w:type="dxa"/>
                <w:gridSpan w:val="3"/>
                <w:vAlign w:val="center"/>
              </w:tcPr>
            </w:tcPrChange>
          </w:tcPr>
          <w:p w14:paraId="7D8679B1" w14:textId="235F5437" w:rsidR="006A4D7D" w:rsidRDefault="006A4D7D" w:rsidP="006A4D7D">
            <w:pPr>
              <w:pStyle w:val="TableField-Left"/>
              <w:rPr>
                <w:rFonts w:ascii="Calibri Light" w:hAnsi="Calibri Light" w:cs="Arial"/>
              </w:rPr>
            </w:pPr>
            <w:r>
              <w:rPr>
                <w:rFonts w:ascii="Calibri Light" w:hAnsi="Calibri Light" w:cs="Arial"/>
              </w:rPr>
              <w:t>Hybris C4C</w:t>
            </w:r>
          </w:p>
        </w:tc>
        <w:tc>
          <w:tcPr>
            <w:tcW w:w="1614" w:type="dxa"/>
            <w:tcPrChange w:id="949" w:author="Tuan Yap" w:date="2018-05-03T11:38:00Z">
              <w:tcPr>
                <w:tcW w:w="1614" w:type="dxa"/>
                <w:gridSpan w:val="3"/>
                <w:vAlign w:val="center"/>
              </w:tcPr>
            </w:tcPrChange>
          </w:tcPr>
          <w:p w14:paraId="2AF773DD" w14:textId="292477A0" w:rsidR="006A4D7D" w:rsidRDefault="006A4D7D" w:rsidP="006A4D7D">
            <w:pPr>
              <w:pStyle w:val="TableField-Left"/>
              <w:rPr>
                <w:rFonts w:ascii="Calibri Light" w:hAnsi="Calibri Light" w:cs="Arial"/>
              </w:rPr>
            </w:pPr>
            <w:ins w:id="950" w:author="Tuan Yap" w:date="2018-05-03T11:38:00Z">
              <w:r w:rsidRPr="00761BB4">
                <w:rPr>
                  <w:rFonts w:ascii="Calibri Light" w:hAnsi="Calibri Light" w:cs="Arial"/>
                </w:rPr>
                <w:t>Transfer</w:t>
              </w:r>
            </w:ins>
            <w:del w:id="951" w:author="Tuan Yap" w:date="2018-05-03T11:38:00Z">
              <w:r w:rsidDel="00C42EFC">
                <w:rPr>
                  <w:rFonts w:ascii="Calibri Light" w:hAnsi="Calibri Light" w:cs="Arial"/>
                </w:rPr>
                <w:delText>Front Office User</w:delText>
              </w:r>
            </w:del>
          </w:p>
        </w:tc>
        <w:tc>
          <w:tcPr>
            <w:tcW w:w="1484" w:type="dxa"/>
            <w:tcPrChange w:id="952" w:author="Tuan Yap" w:date="2018-05-03T11:38:00Z">
              <w:tcPr>
                <w:tcW w:w="1484" w:type="dxa"/>
                <w:gridSpan w:val="2"/>
              </w:tcPr>
            </w:tcPrChange>
          </w:tcPr>
          <w:p w14:paraId="637844FD" w14:textId="77777777" w:rsidR="006A4D7D" w:rsidRDefault="006A4D7D" w:rsidP="006A4D7D">
            <w:pPr>
              <w:pStyle w:val="TableField-Left"/>
              <w:rPr>
                <w:ins w:id="953" w:author="Tuan Yap" w:date="2018-05-03T11:36:00Z"/>
                <w:rFonts w:ascii="Calibri Light" w:hAnsi="Calibri Light" w:cs="Arial"/>
              </w:rPr>
            </w:pPr>
          </w:p>
        </w:tc>
      </w:tr>
      <w:tr w:rsidR="006A4D7D" w:rsidRPr="006B24F0" w14:paraId="45009ADD" w14:textId="17FB9247" w:rsidTr="007124B9">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954" w:author="Tuan Yap" w:date="2018-05-03T11:38:00Z">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955" w:author="Tuan Yap" w:date="2018-05-03T11:38:00Z">
            <w:trPr>
              <w:cantSplit/>
              <w:trHeight w:val="432"/>
            </w:trPr>
          </w:trPrChange>
        </w:trPr>
        <w:tc>
          <w:tcPr>
            <w:tcW w:w="1079" w:type="dxa"/>
            <w:vAlign w:val="center"/>
            <w:tcPrChange w:id="956" w:author="Tuan Yap" w:date="2018-05-03T11:38:00Z">
              <w:tcPr>
                <w:tcW w:w="1079" w:type="dxa"/>
                <w:gridSpan w:val="2"/>
                <w:vAlign w:val="center"/>
              </w:tcPr>
            </w:tcPrChange>
          </w:tcPr>
          <w:p w14:paraId="12D2D5F6" w14:textId="2586B862" w:rsidR="006A4D7D" w:rsidRDefault="006A4D7D" w:rsidP="006A4D7D">
            <w:pPr>
              <w:pStyle w:val="TableField-Center"/>
              <w:rPr>
                <w:rFonts w:ascii="Calibri Light" w:hAnsi="Calibri Light" w:cs="Arial"/>
              </w:rPr>
            </w:pPr>
            <w:r>
              <w:rPr>
                <w:rFonts w:ascii="Calibri Light" w:hAnsi="Calibri Light" w:cs="Arial"/>
              </w:rPr>
              <w:t>410</w:t>
            </w:r>
          </w:p>
        </w:tc>
        <w:tc>
          <w:tcPr>
            <w:tcW w:w="3760" w:type="dxa"/>
            <w:vAlign w:val="center"/>
            <w:tcPrChange w:id="957" w:author="Tuan Yap" w:date="2018-05-03T11:38:00Z">
              <w:tcPr>
                <w:tcW w:w="3760" w:type="dxa"/>
                <w:gridSpan w:val="3"/>
                <w:vAlign w:val="center"/>
              </w:tcPr>
            </w:tcPrChange>
          </w:tcPr>
          <w:p w14:paraId="26A0251D" w14:textId="77777777" w:rsidR="006A4D7D" w:rsidRDefault="006A4D7D" w:rsidP="006A4D7D">
            <w:pPr>
              <w:pStyle w:val="TableField-Left"/>
              <w:rPr>
                <w:rFonts w:ascii="Calibri Light" w:hAnsi="Calibri Light" w:cs="Arial"/>
                <w:b/>
                <w:bCs/>
              </w:rPr>
            </w:pPr>
            <w:r w:rsidRPr="5C9EE791">
              <w:rPr>
                <w:rFonts w:ascii="Calibri Light" w:hAnsi="Calibri Light" w:cs="Arial"/>
                <w:b/>
                <w:bCs/>
              </w:rPr>
              <w:t>Fuse-up inspection required?</w:t>
            </w:r>
          </w:p>
          <w:p w14:paraId="68BCA193" w14:textId="3BC0D9CB" w:rsidR="006A4D7D" w:rsidRDefault="006A4D7D" w:rsidP="006A4D7D">
            <w:pPr>
              <w:pStyle w:val="TableField-Left"/>
              <w:rPr>
                <w:rFonts w:ascii="Calibri Light" w:hAnsi="Calibri Light" w:cs="Arial"/>
              </w:rPr>
            </w:pPr>
            <w:r>
              <w:rPr>
                <w:rFonts w:ascii="Calibri Light" w:hAnsi="Calibri Light" w:cs="Arial"/>
              </w:rPr>
              <w:t>If Fuse-up inspection is required, go to step 420. Otherwise, go to step 440.</w:t>
            </w:r>
          </w:p>
          <w:p w14:paraId="3D66E841" w14:textId="77777777" w:rsidR="006A4D7D" w:rsidRPr="5C9EE791" w:rsidRDefault="006A4D7D" w:rsidP="006A4D7D">
            <w:pPr>
              <w:pStyle w:val="TableField-Left"/>
              <w:rPr>
                <w:rFonts w:ascii="Calibri Light" w:hAnsi="Calibri Light" w:cs="Arial"/>
                <w:b/>
                <w:bCs/>
              </w:rPr>
            </w:pPr>
          </w:p>
        </w:tc>
        <w:tc>
          <w:tcPr>
            <w:tcW w:w="1377" w:type="dxa"/>
            <w:vAlign w:val="center"/>
            <w:tcPrChange w:id="958" w:author="Tuan Yap" w:date="2018-05-03T11:38:00Z">
              <w:tcPr>
                <w:tcW w:w="1377" w:type="dxa"/>
                <w:gridSpan w:val="3"/>
                <w:vAlign w:val="center"/>
              </w:tcPr>
            </w:tcPrChange>
          </w:tcPr>
          <w:p w14:paraId="2FE8CDB2" w14:textId="278F6EA7" w:rsidR="006A4D7D" w:rsidRDefault="006A4D7D" w:rsidP="006A4D7D">
            <w:pPr>
              <w:pStyle w:val="TableField-Left"/>
              <w:rPr>
                <w:rFonts w:ascii="Calibri Light" w:hAnsi="Calibri Light" w:cs="Arial"/>
              </w:rPr>
            </w:pPr>
            <w:r>
              <w:rPr>
                <w:rFonts w:ascii="Calibri Light" w:hAnsi="Calibri Light" w:cs="Arial"/>
              </w:rPr>
              <w:t>Hybris C4C</w:t>
            </w:r>
          </w:p>
        </w:tc>
        <w:tc>
          <w:tcPr>
            <w:tcW w:w="1614" w:type="dxa"/>
            <w:tcPrChange w:id="959" w:author="Tuan Yap" w:date="2018-05-03T11:38:00Z">
              <w:tcPr>
                <w:tcW w:w="1614" w:type="dxa"/>
                <w:gridSpan w:val="3"/>
                <w:vAlign w:val="center"/>
              </w:tcPr>
            </w:tcPrChange>
          </w:tcPr>
          <w:p w14:paraId="1127F577" w14:textId="6EC32988" w:rsidR="006A4D7D" w:rsidRDefault="006A4D7D" w:rsidP="006A4D7D">
            <w:pPr>
              <w:pStyle w:val="TableField-Left"/>
              <w:rPr>
                <w:rFonts w:ascii="Calibri Light" w:hAnsi="Calibri Light" w:cs="Arial"/>
              </w:rPr>
            </w:pPr>
            <w:ins w:id="960" w:author="Tuan Yap" w:date="2018-05-03T11:38:00Z">
              <w:r w:rsidRPr="00761BB4">
                <w:rPr>
                  <w:rFonts w:ascii="Calibri Light" w:hAnsi="Calibri Light" w:cs="Arial"/>
                </w:rPr>
                <w:t>Transfer</w:t>
              </w:r>
            </w:ins>
            <w:del w:id="961" w:author="Tuan Yap" w:date="2018-05-03T11:38:00Z">
              <w:r w:rsidDel="00C42EFC">
                <w:rPr>
                  <w:rFonts w:ascii="Calibri Light" w:hAnsi="Calibri Light" w:cs="Arial"/>
                </w:rPr>
                <w:delText>Front Office User</w:delText>
              </w:r>
            </w:del>
          </w:p>
        </w:tc>
        <w:tc>
          <w:tcPr>
            <w:tcW w:w="1484" w:type="dxa"/>
            <w:tcPrChange w:id="962" w:author="Tuan Yap" w:date="2018-05-03T11:38:00Z">
              <w:tcPr>
                <w:tcW w:w="1484" w:type="dxa"/>
                <w:gridSpan w:val="2"/>
              </w:tcPr>
            </w:tcPrChange>
          </w:tcPr>
          <w:p w14:paraId="292764A4" w14:textId="77777777" w:rsidR="006A4D7D" w:rsidRDefault="006A4D7D" w:rsidP="006A4D7D">
            <w:pPr>
              <w:pStyle w:val="TableField-Left"/>
              <w:rPr>
                <w:ins w:id="963" w:author="Tuan Yap" w:date="2018-05-03T11:36:00Z"/>
                <w:rFonts w:ascii="Calibri Light" w:hAnsi="Calibri Light" w:cs="Arial"/>
              </w:rPr>
            </w:pPr>
          </w:p>
        </w:tc>
      </w:tr>
      <w:tr w:rsidR="006A4D7D" w:rsidRPr="006B24F0" w14:paraId="371E73E8" w14:textId="674CBFEB" w:rsidTr="007124B9">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964" w:author="Tuan Yap" w:date="2018-05-03T11:38:00Z">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965" w:author="Tuan Yap" w:date="2018-05-03T11:38:00Z">
            <w:trPr>
              <w:cantSplit/>
              <w:trHeight w:val="432"/>
            </w:trPr>
          </w:trPrChange>
        </w:trPr>
        <w:tc>
          <w:tcPr>
            <w:tcW w:w="1079" w:type="dxa"/>
            <w:vAlign w:val="center"/>
            <w:tcPrChange w:id="966" w:author="Tuan Yap" w:date="2018-05-03T11:38:00Z">
              <w:tcPr>
                <w:tcW w:w="1079" w:type="dxa"/>
                <w:gridSpan w:val="2"/>
                <w:vAlign w:val="center"/>
              </w:tcPr>
            </w:tcPrChange>
          </w:tcPr>
          <w:p w14:paraId="067DDD39" w14:textId="70701E1B" w:rsidR="006A4D7D" w:rsidRDefault="006A4D7D" w:rsidP="006A4D7D">
            <w:pPr>
              <w:pStyle w:val="TableField-Center"/>
              <w:rPr>
                <w:rFonts w:ascii="Calibri Light" w:hAnsi="Calibri Light" w:cs="Arial"/>
              </w:rPr>
            </w:pPr>
            <w:r>
              <w:rPr>
                <w:rFonts w:ascii="Calibri Light" w:hAnsi="Calibri Light" w:cs="Arial"/>
              </w:rPr>
              <w:t>420</w:t>
            </w:r>
          </w:p>
        </w:tc>
        <w:tc>
          <w:tcPr>
            <w:tcW w:w="3760" w:type="dxa"/>
            <w:vAlign w:val="center"/>
            <w:tcPrChange w:id="967" w:author="Tuan Yap" w:date="2018-05-03T11:38:00Z">
              <w:tcPr>
                <w:tcW w:w="3760" w:type="dxa"/>
                <w:gridSpan w:val="3"/>
                <w:vAlign w:val="center"/>
              </w:tcPr>
            </w:tcPrChange>
          </w:tcPr>
          <w:p w14:paraId="04FD1F39" w14:textId="72F3C727" w:rsidR="006A4D7D" w:rsidRDefault="006A4D7D" w:rsidP="006A4D7D">
            <w:pPr>
              <w:pStyle w:val="TableField-Left"/>
              <w:rPr>
                <w:rFonts w:ascii="Calibri Light" w:hAnsi="Calibri Light" w:cs="Arial"/>
                <w:b/>
                <w:bCs/>
              </w:rPr>
            </w:pPr>
            <w:r>
              <w:rPr>
                <w:rFonts w:ascii="Calibri Light" w:hAnsi="Calibri Light" w:cs="Arial"/>
                <w:b/>
                <w:bCs/>
              </w:rPr>
              <w:t>Set Billing Block</w:t>
            </w:r>
          </w:p>
          <w:p w14:paraId="7DA36F1F" w14:textId="7E7152FD" w:rsidR="006A4D7D" w:rsidRDefault="006A4D7D" w:rsidP="006A4D7D">
            <w:pPr>
              <w:pStyle w:val="TableField-Left"/>
              <w:rPr>
                <w:rFonts w:ascii="Calibri Light" w:hAnsi="Calibri Light" w:cs="Arial"/>
              </w:rPr>
            </w:pPr>
            <w:r>
              <w:rPr>
                <w:rFonts w:ascii="Calibri Light" w:hAnsi="Calibri Light" w:cs="Arial"/>
              </w:rPr>
              <w:t>Update Contract with Billing Block.</w:t>
            </w:r>
          </w:p>
          <w:p w14:paraId="259C79FF" w14:textId="77777777" w:rsidR="006A4D7D" w:rsidRPr="5C9EE791" w:rsidRDefault="006A4D7D" w:rsidP="006A4D7D">
            <w:pPr>
              <w:pStyle w:val="TableField-Left"/>
              <w:rPr>
                <w:rFonts w:ascii="Calibri Light" w:hAnsi="Calibri Light" w:cs="Arial"/>
                <w:b/>
                <w:bCs/>
              </w:rPr>
            </w:pPr>
          </w:p>
        </w:tc>
        <w:tc>
          <w:tcPr>
            <w:tcW w:w="1377" w:type="dxa"/>
            <w:vAlign w:val="center"/>
            <w:tcPrChange w:id="968" w:author="Tuan Yap" w:date="2018-05-03T11:38:00Z">
              <w:tcPr>
                <w:tcW w:w="1377" w:type="dxa"/>
                <w:gridSpan w:val="3"/>
                <w:vAlign w:val="center"/>
              </w:tcPr>
            </w:tcPrChange>
          </w:tcPr>
          <w:p w14:paraId="7F00FE81" w14:textId="01EAF8EB" w:rsidR="006A4D7D" w:rsidRDefault="006A4D7D" w:rsidP="006A4D7D">
            <w:pPr>
              <w:pStyle w:val="TableField-Left"/>
              <w:rPr>
                <w:rFonts w:ascii="Calibri Light" w:hAnsi="Calibri Light" w:cs="Arial"/>
              </w:rPr>
            </w:pPr>
            <w:r>
              <w:rPr>
                <w:rFonts w:ascii="Calibri Light" w:hAnsi="Calibri Light" w:cs="Arial"/>
              </w:rPr>
              <w:t>Hybris C4C</w:t>
            </w:r>
          </w:p>
        </w:tc>
        <w:tc>
          <w:tcPr>
            <w:tcW w:w="1614" w:type="dxa"/>
            <w:tcPrChange w:id="969" w:author="Tuan Yap" w:date="2018-05-03T11:38:00Z">
              <w:tcPr>
                <w:tcW w:w="1614" w:type="dxa"/>
                <w:gridSpan w:val="3"/>
                <w:vAlign w:val="center"/>
              </w:tcPr>
            </w:tcPrChange>
          </w:tcPr>
          <w:p w14:paraId="64309705" w14:textId="72D29707" w:rsidR="006A4D7D" w:rsidRDefault="006A4D7D" w:rsidP="006A4D7D">
            <w:pPr>
              <w:pStyle w:val="TableField-Left"/>
              <w:rPr>
                <w:rFonts w:ascii="Calibri Light" w:hAnsi="Calibri Light" w:cs="Arial"/>
              </w:rPr>
            </w:pPr>
            <w:ins w:id="970" w:author="Tuan Yap" w:date="2018-05-03T11:38:00Z">
              <w:r w:rsidRPr="001857BE">
                <w:rPr>
                  <w:rFonts w:ascii="Calibri Light" w:hAnsi="Calibri Light" w:cs="Arial"/>
                </w:rPr>
                <w:t>Transfer</w:t>
              </w:r>
            </w:ins>
            <w:del w:id="971" w:author="Tuan Yap" w:date="2018-05-03T11:38:00Z">
              <w:r w:rsidDel="00A87F71">
                <w:rPr>
                  <w:rFonts w:ascii="Calibri Light" w:hAnsi="Calibri Light" w:cs="Arial"/>
                </w:rPr>
                <w:delText>Front Office User</w:delText>
              </w:r>
            </w:del>
          </w:p>
        </w:tc>
        <w:tc>
          <w:tcPr>
            <w:tcW w:w="1484" w:type="dxa"/>
            <w:tcPrChange w:id="972" w:author="Tuan Yap" w:date="2018-05-03T11:38:00Z">
              <w:tcPr>
                <w:tcW w:w="1484" w:type="dxa"/>
                <w:gridSpan w:val="2"/>
              </w:tcPr>
            </w:tcPrChange>
          </w:tcPr>
          <w:p w14:paraId="066B7A22" w14:textId="77777777" w:rsidR="006A4D7D" w:rsidRDefault="006A4D7D" w:rsidP="006A4D7D">
            <w:pPr>
              <w:pStyle w:val="TableField-Left"/>
              <w:rPr>
                <w:ins w:id="973" w:author="Tuan Yap" w:date="2018-05-03T11:36:00Z"/>
                <w:rFonts w:ascii="Calibri Light" w:hAnsi="Calibri Light" w:cs="Arial"/>
              </w:rPr>
            </w:pPr>
          </w:p>
        </w:tc>
      </w:tr>
      <w:tr w:rsidR="006A4D7D" w:rsidRPr="006B24F0" w14:paraId="5C61D5CD" w14:textId="64392312" w:rsidTr="007124B9">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974" w:author="Tuan Yap" w:date="2018-05-03T11:38:00Z">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975" w:author="Tuan Yap" w:date="2018-05-03T11:38:00Z">
            <w:trPr>
              <w:cantSplit/>
              <w:trHeight w:val="432"/>
            </w:trPr>
          </w:trPrChange>
        </w:trPr>
        <w:tc>
          <w:tcPr>
            <w:tcW w:w="1079" w:type="dxa"/>
            <w:vAlign w:val="center"/>
            <w:tcPrChange w:id="976" w:author="Tuan Yap" w:date="2018-05-03T11:38:00Z">
              <w:tcPr>
                <w:tcW w:w="1079" w:type="dxa"/>
                <w:gridSpan w:val="2"/>
                <w:vAlign w:val="center"/>
              </w:tcPr>
            </w:tcPrChange>
          </w:tcPr>
          <w:p w14:paraId="1742FD6A" w14:textId="07B81245" w:rsidR="006A4D7D" w:rsidRDefault="006A4D7D" w:rsidP="006A4D7D">
            <w:pPr>
              <w:pStyle w:val="TableField-Center"/>
              <w:rPr>
                <w:rFonts w:ascii="Calibri Light" w:hAnsi="Calibri Light" w:cs="Arial"/>
              </w:rPr>
            </w:pPr>
            <w:r>
              <w:rPr>
                <w:rFonts w:ascii="Calibri Light" w:hAnsi="Calibri Light" w:cs="Arial"/>
              </w:rPr>
              <w:t>430</w:t>
            </w:r>
          </w:p>
        </w:tc>
        <w:tc>
          <w:tcPr>
            <w:tcW w:w="3760" w:type="dxa"/>
            <w:vAlign w:val="center"/>
            <w:tcPrChange w:id="977" w:author="Tuan Yap" w:date="2018-05-03T11:38:00Z">
              <w:tcPr>
                <w:tcW w:w="3760" w:type="dxa"/>
                <w:gridSpan w:val="3"/>
                <w:vAlign w:val="center"/>
              </w:tcPr>
            </w:tcPrChange>
          </w:tcPr>
          <w:p w14:paraId="5C89BA1B" w14:textId="77777777" w:rsidR="006A4D7D" w:rsidRDefault="006A4D7D" w:rsidP="006A4D7D">
            <w:pPr>
              <w:pStyle w:val="TableField-Left"/>
              <w:rPr>
                <w:rFonts w:ascii="Calibri Light" w:hAnsi="Calibri Light" w:cs="Arial"/>
                <w:b/>
                <w:bCs/>
              </w:rPr>
            </w:pPr>
            <w:r>
              <w:rPr>
                <w:rFonts w:ascii="Calibri Light" w:hAnsi="Calibri Light" w:cs="Arial"/>
                <w:b/>
                <w:bCs/>
              </w:rPr>
              <w:t>Cancel Service Order</w:t>
            </w:r>
          </w:p>
          <w:p w14:paraId="109357C5" w14:textId="77777777" w:rsidR="006A4D7D" w:rsidRDefault="006A4D7D" w:rsidP="006A4D7D">
            <w:pPr>
              <w:pStyle w:val="TableField-Left"/>
              <w:rPr>
                <w:rFonts w:ascii="Calibri Light" w:hAnsi="Calibri Light" w:cs="Arial"/>
              </w:rPr>
            </w:pPr>
            <w:r w:rsidRPr="2DF41CD4">
              <w:rPr>
                <w:rFonts w:ascii="Calibri Light" w:hAnsi="Calibri Light" w:cs="Arial"/>
              </w:rPr>
              <w:t>Cancel the Service Order.</w:t>
            </w:r>
          </w:p>
          <w:p w14:paraId="00009731" w14:textId="77777777" w:rsidR="006A4D7D" w:rsidRPr="00C74FDE" w:rsidRDefault="006A4D7D" w:rsidP="006A4D7D">
            <w:pPr>
              <w:pStyle w:val="TableField-Left"/>
              <w:rPr>
                <w:rFonts w:ascii="Calibri Light" w:hAnsi="Calibri Light" w:cs="Arial"/>
                <w:bCs/>
              </w:rPr>
            </w:pPr>
          </w:p>
        </w:tc>
        <w:tc>
          <w:tcPr>
            <w:tcW w:w="1377" w:type="dxa"/>
            <w:vAlign w:val="center"/>
            <w:tcPrChange w:id="978" w:author="Tuan Yap" w:date="2018-05-03T11:38:00Z">
              <w:tcPr>
                <w:tcW w:w="1377" w:type="dxa"/>
                <w:gridSpan w:val="3"/>
                <w:vAlign w:val="center"/>
              </w:tcPr>
            </w:tcPrChange>
          </w:tcPr>
          <w:p w14:paraId="31B4D173" w14:textId="05907E6B" w:rsidR="006A4D7D" w:rsidRDefault="006A4D7D" w:rsidP="006A4D7D">
            <w:pPr>
              <w:pStyle w:val="TableField-Left"/>
              <w:rPr>
                <w:rFonts w:ascii="Calibri Light" w:hAnsi="Calibri Light" w:cs="Arial"/>
              </w:rPr>
            </w:pPr>
            <w:r>
              <w:rPr>
                <w:rFonts w:ascii="Calibri Light" w:hAnsi="Calibri Light" w:cs="Arial"/>
              </w:rPr>
              <w:t>Hybris C4C – FOP</w:t>
            </w:r>
          </w:p>
        </w:tc>
        <w:tc>
          <w:tcPr>
            <w:tcW w:w="1614" w:type="dxa"/>
            <w:tcPrChange w:id="979" w:author="Tuan Yap" w:date="2018-05-03T11:38:00Z">
              <w:tcPr>
                <w:tcW w:w="1614" w:type="dxa"/>
                <w:gridSpan w:val="3"/>
                <w:vAlign w:val="center"/>
              </w:tcPr>
            </w:tcPrChange>
          </w:tcPr>
          <w:p w14:paraId="00D3E76C" w14:textId="4B36464B" w:rsidR="006A4D7D" w:rsidRDefault="006A4D7D" w:rsidP="006A4D7D">
            <w:pPr>
              <w:pStyle w:val="TableField-Left"/>
              <w:rPr>
                <w:rFonts w:ascii="Calibri Light" w:hAnsi="Calibri Light" w:cs="Arial"/>
              </w:rPr>
            </w:pPr>
            <w:ins w:id="980" w:author="Tuan Yap" w:date="2018-05-03T11:38:00Z">
              <w:r w:rsidRPr="001857BE">
                <w:rPr>
                  <w:rFonts w:ascii="Calibri Light" w:hAnsi="Calibri Light" w:cs="Arial"/>
                </w:rPr>
                <w:t>Transfer</w:t>
              </w:r>
            </w:ins>
            <w:del w:id="981" w:author="Tuan Yap" w:date="2018-05-03T11:38:00Z">
              <w:r w:rsidDel="00A87F71">
                <w:rPr>
                  <w:rFonts w:ascii="Calibri Light" w:hAnsi="Calibri Light" w:cs="Arial"/>
                </w:rPr>
                <w:delText>Front Office User</w:delText>
              </w:r>
            </w:del>
          </w:p>
        </w:tc>
        <w:tc>
          <w:tcPr>
            <w:tcW w:w="1484" w:type="dxa"/>
            <w:tcPrChange w:id="982" w:author="Tuan Yap" w:date="2018-05-03T11:38:00Z">
              <w:tcPr>
                <w:tcW w:w="1484" w:type="dxa"/>
                <w:gridSpan w:val="2"/>
              </w:tcPr>
            </w:tcPrChange>
          </w:tcPr>
          <w:p w14:paraId="7F0356A2" w14:textId="77777777" w:rsidR="006A4D7D" w:rsidRDefault="006A4D7D" w:rsidP="006A4D7D">
            <w:pPr>
              <w:pStyle w:val="TableField-Left"/>
              <w:rPr>
                <w:ins w:id="983" w:author="Tuan Yap" w:date="2018-05-03T11:36:00Z"/>
                <w:rFonts w:ascii="Calibri Light" w:hAnsi="Calibri Light" w:cs="Arial"/>
              </w:rPr>
            </w:pPr>
          </w:p>
        </w:tc>
      </w:tr>
      <w:tr w:rsidR="006A4D7D" w:rsidRPr="006B24F0" w14:paraId="07605E68" w14:textId="3E1F70AC" w:rsidTr="007124B9">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984" w:author="Tuan Yap" w:date="2018-05-03T11:38:00Z">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985" w:author="Tuan Yap" w:date="2018-05-03T11:38:00Z">
            <w:trPr>
              <w:cantSplit/>
              <w:trHeight w:val="432"/>
            </w:trPr>
          </w:trPrChange>
        </w:trPr>
        <w:tc>
          <w:tcPr>
            <w:tcW w:w="1079" w:type="dxa"/>
            <w:vAlign w:val="center"/>
            <w:tcPrChange w:id="986" w:author="Tuan Yap" w:date="2018-05-03T11:38:00Z">
              <w:tcPr>
                <w:tcW w:w="1079" w:type="dxa"/>
                <w:gridSpan w:val="2"/>
                <w:vAlign w:val="center"/>
              </w:tcPr>
            </w:tcPrChange>
          </w:tcPr>
          <w:p w14:paraId="19081227" w14:textId="622B346E" w:rsidR="006A4D7D" w:rsidRDefault="006A4D7D" w:rsidP="006A4D7D">
            <w:pPr>
              <w:pStyle w:val="TableField-Center"/>
              <w:rPr>
                <w:rFonts w:ascii="Calibri Light" w:hAnsi="Calibri Light" w:cs="Arial"/>
              </w:rPr>
            </w:pPr>
            <w:r>
              <w:rPr>
                <w:rFonts w:ascii="Calibri Light" w:hAnsi="Calibri Light" w:cs="Arial"/>
              </w:rPr>
              <w:t>440</w:t>
            </w:r>
          </w:p>
        </w:tc>
        <w:tc>
          <w:tcPr>
            <w:tcW w:w="3760" w:type="dxa"/>
            <w:vAlign w:val="center"/>
            <w:tcPrChange w:id="987" w:author="Tuan Yap" w:date="2018-05-03T11:38:00Z">
              <w:tcPr>
                <w:tcW w:w="3760" w:type="dxa"/>
                <w:gridSpan w:val="3"/>
                <w:vAlign w:val="center"/>
              </w:tcPr>
            </w:tcPrChange>
          </w:tcPr>
          <w:p w14:paraId="6C8F5FAB" w14:textId="77777777" w:rsidR="006A4D7D" w:rsidRDefault="006A4D7D" w:rsidP="006A4D7D">
            <w:pPr>
              <w:pStyle w:val="TableField-Left"/>
              <w:rPr>
                <w:rFonts w:ascii="Calibri Light" w:hAnsi="Calibri Light" w:cs="Arial"/>
                <w:b/>
                <w:bCs/>
              </w:rPr>
            </w:pPr>
            <w:r w:rsidRPr="5C9EE791">
              <w:rPr>
                <w:rFonts w:ascii="Calibri Light" w:hAnsi="Calibri Light" w:cs="Arial"/>
                <w:b/>
                <w:bCs/>
              </w:rPr>
              <w:t>Capture meter access information</w:t>
            </w:r>
          </w:p>
          <w:p w14:paraId="5356239F" w14:textId="77777777" w:rsidR="006A4D7D" w:rsidRDefault="006A4D7D" w:rsidP="006A4D7D">
            <w:pPr>
              <w:pStyle w:val="TableField-Left"/>
              <w:rPr>
                <w:rFonts w:ascii="Calibri Light" w:hAnsi="Calibri Light" w:cs="Arial"/>
              </w:rPr>
            </w:pPr>
            <w:r>
              <w:rPr>
                <w:rFonts w:ascii="Calibri Light" w:hAnsi="Calibri Light" w:cs="Arial"/>
              </w:rPr>
              <w:t>Meter access information such as lock gate, bad dog is captured.</w:t>
            </w:r>
          </w:p>
          <w:p w14:paraId="65AD151E" w14:textId="77777777" w:rsidR="006A4D7D" w:rsidRDefault="006A4D7D" w:rsidP="006A4D7D">
            <w:pPr>
              <w:pStyle w:val="TableField-Left"/>
              <w:rPr>
                <w:rFonts w:ascii="Calibri Light" w:hAnsi="Calibri Light" w:cs="Arial"/>
                <w:b/>
              </w:rPr>
            </w:pPr>
          </w:p>
        </w:tc>
        <w:tc>
          <w:tcPr>
            <w:tcW w:w="1377" w:type="dxa"/>
            <w:vAlign w:val="center"/>
            <w:tcPrChange w:id="988" w:author="Tuan Yap" w:date="2018-05-03T11:38:00Z">
              <w:tcPr>
                <w:tcW w:w="1377" w:type="dxa"/>
                <w:gridSpan w:val="3"/>
                <w:vAlign w:val="center"/>
              </w:tcPr>
            </w:tcPrChange>
          </w:tcPr>
          <w:p w14:paraId="3C100D85" w14:textId="2AA17862" w:rsidR="006A4D7D" w:rsidRDefault="006A4D7D" w:rsidP="006A4D7D">
            <w:pPr>
              <w:pStyle w:val="TableField-Left"/>
              <w:rPr>
                <w:rFonts w:ascii="Calibri Light" w:hAnsi="Calibri Light" w:cs="Arial"/>
              </w:rPr>
            </w:pPr>
            <w:r>
              <w:rPr>
                <w:rFonts w:ascii="Calibri Light" w:hAnsi="Calibri Light" w:cs="Arial"/>
              </w:rPr>
              <w:t>Hybris C4C – FOP</w:t>
            </w:r>
          </w:p>
        </w:tc>
        <w:tc>
          <w:tcPr>
            <w:tcW w:w="1614" w:type="dxa"/>
            <w:tcPrChange w:id="989" w:author="Tuan Yap" w:date="2018-05-03T11:38:00Z">
              <w:tcPr>
                <w:tcW w:w="1614" w:type="dxa"/>
                <w:gridSpan w:val="3"/>
                <w:vAlign w:val="center"/>
              </w:tcPr>
            </w:tcPrChange>
          </w:tcPr>
          <w:p w14:paraId="4EE37730" w14:textId="609C421E" w:rsidR="006A4D7D" w:rsidRDefault="006A4D7D" w:rsidP="006A4D7D">
            <w:pPr>
              <w:pStyle w:val="TableField-Left"/>
              <w:rPr>
                <w:rFonts w:ascii="Calibri Light" w:hAnsi="Calibri Light" w:cs="Arial"/>
              </w:rPr>
            </w:pPr>
            <w:ins w:id="990" w:author="Tuan Yap" w:date="2018-05-03T11:38:00Z">
              <w:r w:rsidRPr="001857BE">
                <w:rPr>
                  <w:rFonts w:ascii="Calibri Light" w:hAnsi="Calibri Light" w:cs="Arial"/>
                </w:rPr>
                <w:t>Transfer</w:t>
              </w:r>
            </w:ins>
            <w:del w:id="991" w:author="Tuan Yap" w:date="2018-05-03T11:38:00Z">
              <w:r w:rsidDel="00A87F71">
                <w:rPr>
                  <w:rFonts w:ascii="Calibri Light" w:hAnsi="Calibri Light" w:cs="Arial"/>
                </w:rPr>
                <w:delText>Front Office User</w:delText>
              </w:r>
            </w:del>
          </w:p>
        </w:tc>
        <w:tc>
          <w:tcPr>
            <w:tcW w:w="1484" w:type="dxa"/>
            <w:tcPrChange w:id="992" w:author="Tuan Yap" w:date="2018-05-03T11:38:00Z">
              <w:tcPr>
                <w:tcW w:w="1484" w:type="dxa"/>
                <w:gridSpan w:val="2"/>
              </w:tcPr>
            </w:tcPrChange>
          </w:tcPr>
          <w:p w14:paraId="57325F02" w14:textId="77777777" w:rsidR="006A4D7D" w:rsidRDefault="006A4D7D" w:rsidP="006A4D7D">
            <w:pPr>
              <w:pStyle w:val="TableField-Left"/>
              <w:rPr>
                <w:ins w:id="993" w:author="Tuan Yap" w:date="2018-05-03T11:36:00Z"/>
                <w:rFonts w:ascii="Calibri Light" w:hAnsi="Calibri Light" w:cs="Arial"/>
              </w:rPr>
            </w:pPr>
          </w:p>
        </w:tc>
      </w:tr>
      <w:tr w:rsidR="006A4D7D" w:rsidRPr="006B24F0" w14:paraId="1A8D606B" w14:textId="4273B87A" w:rsidTr="007124B9">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994" w:author="Tuan Yap" w:date="2018-05-03T11:38:00Z">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995" w:author="Tuan Yap" w:date="2018-05-03T11:38:00Z">
            <w:trPr>
              <w:cantSplit/>
              <w:trHeight w:val="432"/>
            </w:trPr>
          </w:trPrChange>
        </w:trPr>
        <w:tc>
          <w:tcPr>
            <w:tcW w:w="1079" w:type="dxa"/>
            <w:vAlign w:val="center"/>
            <w:tcPrChange w:id="996" w:author="Tuan Yap" w:date="2018-05-03T11:38:00Z">
              <w:tcPr>
                <w:tcW w:w="1079" w:type="dxa"/>
                <w:gridSpan w:val="2"/>
                <w:vAlign w:val="center"/>
              </w:tcPr>
            </w:tcPrChange>
          </w:tcPr>
          <w:p w14:paraId="0063912C" w14:textId="011D6A1F" w:rsidR="006A4D7D" w:rsidRDefault="006A4D7D" w:rsidP="006A4D7D">
            <w:pPr>
              <w:pStyle w:val="TableField-Center"/>
              <w:rPr>
                <w:rFonts w:ascii="Calibri Light" w:hAnsi="Calibri Light" w:cs="Arial"/>
              </w:rPr>
            </w:pPr>
            <w:r>
              <w:rPr>
                <w:rFonts w:ascii="Calibri Light" w:hAnsi="Calibri Light" w:cs="Arial"/>
              </w:rPr>
              <w:t>450</w:t>
            </w:r>
          </w:p>
        </w:tc>
        <w:tc>
          <w:tcPr>
            <w:tcW w:w="3760" w:type="dxa"/>
            <w:vAlign w:val="center"/>
            <w:tcPrChange w:id="997" w:author="Tuan Yap" w:date="2018-05-03T11:38:00Z">
              <w:tcPr>
                <w:tcW w:w="3760" w:type="dxa"/>
                <w:gridSpan w:val="3"/>
                <w:vAlign w:val="center"/>
              </w:tcPr>
            </w:tcPrChange>
          </w:tcPr>
          <w:p w14:paraId="29C6D3C6" w14:textId="127FB649" w:rsidR="006A4D7D" w:rsidRDefault="006A4D7D" w:rsidP="006A4D7D">
            <w:pPr>
              <w:pStyle w:val="TableField-Left"/>
              <w:rPr>
                <w:rFonts w:ascii="Calibri Light" w:hAnsi="Calibri Light" w:cs="Arial"/>
                <w:b/>
                <w:bCs/>
              </w:rPr>
            </w:pPr>
            <w:r w:rsidRPr="5C9EE791">
              <w:rPr>
                <w:rFonts w:ascii="Calibri Light" w:hAnsi="Calibri Light" w:cs="Arial"/>
                <w:b/>
                <w:bCs/>
              </w:rPr>
              <w:t>Capture Self-Certify</w:t>
            </w:r>
          </w:p>
          <w:p w14:paraId="4BB72B45" w14:textId="0E73236F" w:rsidR="006A4D7D" w:rsidRDefault="006A4D7D" w:rsidP="006A4D7D">
            <w:pPr>
              <w:pStyle w:val="TableField-Left"/>
              <w:rPr>
                <w:rFonts w:ascii="Calibri Light" w:hAnsi="Calibri Light" w:cs="Arial"/>
              </w:rPr>
            </w:pPr>
            <w:r>
              <w:rPr>
                <w:rFonts w:ascii="Calibri Light" w:hAnsi="Calibri Light" w:cs="Arial"/>
              </w:rPr>
              <w:t>Update Installation with Self-Certify.</w:t>
            </w:r>
          </w:p>
          <w:p w14:paraId="06C4EC67" w14:textId="77777777" w:rsidR="006A4D7D" w:rsidRDefault="006A4D7D" w:rsidP="006A4D7D">
            <w:pPr>
              <w:pStyle w:val="TableField-Left"/>
              <w:rPr>
                <w:rFonts w:ascii="Calibri Light" w:hAnsi="Calibri Light" w:cs="Arial"/>
                <w:b/>
              </w:rPr>
            </w:pPr>
          </w:p>
        </w:tc>
        <w:tc>
          <w:tcPr>
            <w:tcW w:w="1377" w:type="dxa"/>
            <w:vAlign w:val="center"/>
            <w:tcPrChange w:id="998" w:author="Tuan Yap" w:date="2018-05-03T11:38:00Z">
              <w:tcPr>
                <w:tcW w:w="1377" w:type="dxa"/>
                <w:gridSpan w:val="3"/>
                <w:vAlign w:val="center"/>
              </w:tcPr>
            </w:tcPrChange>
          </w:tcPr>
          <w:p w14:paraId="4BADCD5D" w14:textId="4D03D5D3" w:rsidR="006A4D7D" w:rsidRDefault="006A4D7D" w:rsidP="006A4D7D">
            <w:pPr>
              <w:pStyle w:val="TableField-Left"/>
              <w:rPr>
                <w:rFonts w:ascii="Calibri Light" w:hAnsi="Calibri Light" w:cs="Arial"/>
              </w:rPr>
            </w:pPr>
            <w:r>
              <w:rPr>
                <w:rFonts w:ascii="Calibri Light" w:hAnsi="Calibri Light" w:cs="Arial"/>
              </w:rPr>
              <w:t>Hybris C4C – FOP</w:t>
            </w:r>
          </w:p>
        </w:tc>
        <w:tc>
          <w:tcPr>
            <w:tcW w:w="1614" w:type="dxa"/>
            <w:tcPrChange w:id="999" w:author="Tuan Yap" w:date="2018-05-03T11:38:00Z">
              <w:tcPr>
                <w:tcW w:w="1614" w:type="dxa"/>
                <w:gridSpan w:val="3"/>
                <w:vAlign w:val="center"/>
              </w:tcPr>
            </w:tcPrChange>
          </w:tcPr>
          <w:p w14:paraId="65AC3580" w14:textId="7C374891" w:rsidR="006A4D7D" w:rsidRDefault="006A4D7D" w:rsidP="006A4D7D">
            <w:pPr>
              <w:pStyle w:val="TableField-Left"/>
              <w:rPr>
                <w:rFonts w:ascii="Calibri Light" w:hAnsi="Calibri Light" w:cs="Arial"/>
              </w:rPr>
            </w:pPr>
            <w:ins w:id="1000" w:author="Tuan Yap" w:date="2018-05-03T11:38:00Z">
              <w:r w:rsidRPr="001857BE">
                <w:rPr>
                  <w:rFonts w:ascii="Calibri Light" w:hAnsi="Calibri Light" w:cs="Arial"/>
                </w:rPr>
                <w:t>Transfer</w:t>
              </w:r>
            </w:ins>
            <w:del w:id="1001" w:author="Tuan Yap" w:date="2018-05-03T11:38:00Z">
              <w:r w:rsidDel="00A87F71">
                <w:rPr>
                  <w:rFonts w:ascii="Calibri Light" w:hAnsi="Calibri Light" w:cs="Arial"/>
                </w:rPr>
                <w:delText>Front Office User</w:delText>
              </w:r>
            </w:del>
          </w:p>
        </w:tc>
        <w:tc>
          <w:tcPr>
            <w:tcW w:w="1484" w:type="dxa"/>
            <w:tcPrChange w:id="1002" w:author="Tuan Yap" w:date="2018-05-03T11:38:00Z">
              <w:tcPr>
                <w:tcW w:w="1484" w:type="dxa"/>
                <w:gridSpan w:val="2"/>
              </w:tcPr>
            </w:tcPrChange>
          </w:tcPr>
          <w:p w14:paraId="6C78F79C" w14:textId="77777777" w:rsidR="006A4D7D" w:rsidRDefault="006A4D7D" w:rsidP="006A4D7D">
            <w:pPr>
              <w:pStyle w:val="TableField-Left"/>
              <w:rPr>
                <w:ins w:id="1003" w:author="Tuan Yap" w:date="2018-05-03T11:36:00Z"/>
                <w:rFonts w:ascii="Calibri Light" w:hAnsi="Calibri Light" w:cs="Arial"/>
              </w:rPr>
            </w:pPr>
          </w:p>
        </w:tc>
      </w:tr>
      <w:tr w:rsidR="006A4D7D" w:rsidRPr="006B24F0" w14:paraId="30831223" w14:textId="77C00CF6" w:rsidTr="007124B9">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1004" w:author="Tuan Yap" w:date="2018-05-03T11:38:00Z">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1005" w:author="Tuan Yap" w:date="2018-05-03T11:38:00Z">
            <w:trPr>
              <w:cantSplit/>
              <w:trHeight w:val="432"/>
            </w:trPr>
          </w:trPrChange>
        </w:trPr>
        <w:tc>
          <w:tcPr>
            <w:tcW w:w="1079" w:type="dxa"/>
            <w:vAlign w:val="center"/>
            <w:tcPrChange w:id="1006" w:author="Tuan Yap" w:date="2018-05-03T11:38:00Z">
              <w:tcPr>
                <w:tcW w:w="1079" w:type="dxa"/>
                <w:gridSpan w:val="2"/>
                <w:vAlign w:val="center"/>
              </w:tcPr>
            </w:tcPrChange>
          </w:tcPr>
          <w:p w14:paraId="62484D67" w14:textId="7D43027E" w:rsidR="006A4D7D" w:rsidRDefault="006A4D7D" w:rsidP="006A4D7D">
            <w:pPr>
              <w:pStyle w:val="TableField-Center"/>
              <w:rPr>
                <w:rFonts w:ascii="Calibri Light" w:hAnsi="Calibri Light" w:cs="Arial"/>
              </w:rPr>
            </w:pPr>
            <w:r>
              <w:rPr>
                <w:rFonts w:ascii="Calibri Light" w:hAnsi="Calibri Light" w:cs="Arial"/>
              </w:rPr>
              <w:t>460</w:t>
            </w:r>
          </w:p>
        </w:tc>
        <w:tc>
          <w:tcPr>
            <w:tcW w:w="3760" w:type="dxa"/>
            <w:vAlign w:val="center"/>
            <w:tcPrChange w:id="1007" w:author="Tuan Yap" w:date="2018-05-03T11:38:00Z">
              <w:tcPr>
                <w:tcW w:w="3760" w:type="dxa"/>
                <w:gridSpan w:val="3"/>
                <w:vAlign w:val="center"/>
              </w:tcPr>
            </w:tcPrChange>
          </w:tcPr>
          <w:p w14:paraId="16CC6C65" w14:textId="77777777" w:rsidR="006A4D7D" w:rsidRDefault="006A4D7D" w:rsidP="006A4D7D">
            <w:pPr>
              <w:pStyle w:val="TableField-Left"/>
              <w:rPr>
                <w:rFonts w:ascii="Calibri Light" w:hAnsi="Calibri Light" w:cs="Arial"/>
                <w:b/>
                <w:bCs/>
              </w:rPr>
            </w:pPr>
            <w:r w:rsidRPr="5C9EE791">
              <w:rPr>
                <w:rFonts w:ascii="Calibri Light" w:hAnsi="Calibri Light" w:cs="Arial"/>
                <w:b/>
                <w:bCs/>
              </w:rPr>
              <w:t>Auto transfer of Programs &amp; Services</w:t>
            </w:r>
          </w:p>
          <w:p w14:paraId="3B672D24" w14:textId="77777777" w:rsidR="006A4D7D" w:rsidRDefault="006A4D7D" w:rsidP="006A4D7D">
            <w:pPr>
              <w:pStyle w:val="TableField-Left"/>
              <w:rPr>
                <w:rFonts w:ascii="Calibri Light" w:hAnsi="Calibri Light" w:cs="Arial"/>
              </w:rPr>
            </w:pPr>
            <w:r>
              <w:rPr>
                <w:rFonts w:ascii="Calibri Light" w:hAnsi="Calibri Light" w:cs="Arial"/>
              </w:rPr>
              <w:t>Programs &amp; Services that BP enrolled with are transferred to the new premise.</w:t>
            </w:r>
          </w:p>
          <w:p w14:paraId="0ACE63FA" w14:textId="77777777" w:rsidR="006A4D7D" w:rsidRDefault="006A4D7D" w:rsidP="006A4D7D">
            <w:pPr>
              <w:pStyle w:val="TableField-Left"/>
              <w:rPr>
                <w:rFonts w:ascii="Calibri Light" w:hAnsi="Calibri Light" w:cs="Arial"/>
                <w:b/>
              </w:rPr>
            </w:pPr>
          </w:p>
        </w:tc>
        <w:tc>
          <w:tcPr>
            <w:tcW w:w="1377" w:type="dxa"/>
            <w:vAlign w:val="center"/>
            <w:tcPrChange w:id="1008" w:author="Tuan Yap" w:date="2018-05-03T11:38:00Z">
              <w:tcPr>
                <w:tcW w:w="1377" w:type="dxa"/>
                <w:gridSpan w:val="3"/>
                <w:vAlign w:val="center"/>
              </w:tcPr>
            </w:tcPrChange>
          </w:tcPr>
          <w:p w14:paraId="2ADE3574" w14:textId="05D07466" w:rsidR="006A4D7D" w:rsidRDefault="006A4D7D" w:rsidP="006A4D7D">
            <w:pPr>
              <w:pStyle w:val="TableField-Left"/>
              <w:rPr>
                <w:rFonts w:ascii="Calibri Light" w:hAnsi="Calibri Light" w:cs="Arial"/>
              </w:rPr>
            </w:pPr>
            <w:r>
              <w:rPr>
                <w:rFonts w:ascii="Calibri Light" w:hAnsi="Calibri Light" w:cs="Arial"/>
              </w:rPr>
              <w:t>Hybris C4C</w:t>
            </w:r>
          </w:p>
        </w:tc>
        <w:tc>
          <w:tcPr>
            <w:tcW w:w="1614" w:type="dxa"/>
            <w:tcPrChange w:id="1009" w:author="Tuan Yap" w:date="2018-05-03T11:38:00Z">
              <w:tcPr>
                <w:tcW w:w="1614" w:type="dxa"/>
                <w:gridSpan w:val="3"/>
                <w:vAlign w:val="center"/>
              </w:tcPr>
            </w:tcPrChange>
          </w:tcPr>
          <w:p w14:paraId="29B56F7F" w14:textId="2BC9FC93" w:rsidR="006A4D7D" w:rsidRDefault="006A4D7D" w:rsidP="006A4D7D">
            <w:pPr>
              <w:pStyle w:val="TableField-Left"/>
              <w:rPr>
                <w:rFonts w:ascii="Calibri Light" w:hAnsi="Calibri Light" w:cs="Arial"/>
              </w:rPr>
            </w:pPr>
            <w:ins w:id="1010" w:author="Tuan Yap" w:date="2018-05-03T11:38:00Z">
              <w:r w:rsidRPr="001857BE">
                <w:rPr>
                  <w:rFonts w:ascii="Calibri Light" w:hAnsi="Calibri Light" w:cs="Arial"/>
                </w:rPr>
                <w:t>Transfer</w:t>
              </w:r>
            </w:ins>
            <w:del w:id="1011" w:author="Tuan Yap" w:date="2018-05-03T11:38:00Z">
              <w:r w:rsidDel="00A87F71">
                <w:rPr>
                  <w:rFonts w:ascii="Calibri Light" w:hAnsi="Calibri Light" w:cs="Arial"/>
                </w:rPr>
                <w:delText>Front Office User</w:delText>
              </w:r>
            </w:del>
          </w:p>
        </w:tc>
        <w:tc>
          <w:tcPr>
            <w:tcW w:w="1484" w:type="dxa"/>
            <w:tcPrChange w:id="1012" w:author="Tuan Yap" w:date="2018-05-03T11:38:00Z">
              <w:tcPr>
                <w:tcW w:w="1484" w:type="dxa"/>
                <w:gridSpan w:val="2"/>
              </w:tcPr>
            </w:tcPrChange>
          </w:tcPr>
          <w:p w14:paraId="1DBE2BC9" w14:textId="77777777" w:rsidR="006A4D7D" w:rsidRDefault="006A4D7D" w:rsidP="006A4D7D">
            <w:pPr>
              <w:pStyle w:val="TableField-Left"/>
              <w:rPr>
                <w:ins w:id="1013" w:author="Tuan Yap" w:date="2018-05-03T11:36:00Z"/>
                <w:rFonts w:ascii="Calibri Light" w:hAnsi="Calibri Light" w:cs="Arial"/>
              </w:rPr>
            </w:pPr>
          </w:p>
        </w:tc>
      </w:tr>
      <w:tr w:rsidR="006A4D7D" w:rsidRPr="006B24F0" w14:paraId="596C2DDD" w14:textId="23A27F95" w:rsidTr="007124B9">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Change w:id="1014" w:author="Tuan Yap" w:date="2018-05-03T11:38:00Z">
            <w:tblPrEx>
              <w:tblW w:w="931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Ex>
          </w:tblPrExChange>
        </w:tblPrEx>
        <w:trPr>
          <w:cantSplit/>
          <w:trHeight w:val="432"/>
          <w:trPrChange w:id="1015" w:author="Tuan Yap" w:date="2018-05-03T11:38:00Z">
            <w:trPr>
              <w:cantSplit/>
              <w:trHeight w:val="432"/>
            </w:trPr>
          </w:trPrChange>
        </w:trPr>
        <w:tc>
          <w:tcPr>
            <w:tcW w:w="1079" w:type="dxa"/>
            <w:vAlign w:val="center"/>
            <w:tcPrChange w:id="1016" w:author="Tuan Yap" w:date="2018-05-03T11:38:00Z">
              <w:tcPr>
                <w:tcW w:w="1079" w:type="dxa"/>
                <w:gridSpan w:val="2"/>
                <w:vAlign w:val="center"/>
              </w:tcPr>
            </w:tcPrChange>
          </w:tcPr>
          <w:p w14:paraId="7FE34E8C" w14:textId="7EB8EE6F" w:rsidR="006A4D7D" w:rsidRDefault="006A4D7D" w:rsidP="006A4D7D">
            <w:pPr>
              <w:pStyle w:val="TableField-Center"/>
              <w:rPr>
                <w:rFonts w:ascii="Calibri Light" w:hAnsi="Calibri Light" w:cs="Arial"/>
              </w:rPr>
            </w:pPr>
            <w:r>
              <w:rPr>
                <w:rFonts w:ascii="Calibri Light" w:hAnsi="Calibri Light" w:cs="Arial"/>
              </w:rPr>
              <w:t>470</w:t>
            </w:r>
          </w:p>
        </w:tc>
        <w:tc>
          <w:tcPr>
            <w:tcW w:w="3760" w:type="dxa"/>
            <w:vAlign w:val="center"/>
            <w:tcPrChange w:id="1017" w:author="Tuan Yap" w:date="2018-05-03T11:38:00Z">
              <w:tcPr>
                <w:tcW w:w="3760" w:type="dxa"/>
                <w:gridSpan w:val="3"/>
                <w:vAlign w:val="center"/>
              </w:tcPr>
            </w:tcPrChange>
          </w:tcPr>
          <w:p w14:paraId="792F2F5B" w14:textId="77777777" w:rsidR="006A4D7D" w:rsidRDefault="006A4D7D" w:rsidP="006A4D7D">
            <w:pPr>
              <w:pStyle w:val="TableField-Left"/>
              <w:rPr>
                <w:rFonts w:ascii="Calibri Light" w:hAnsi="Calibri Light" w:cs="Arial"/>
                <w:b/>
                <w:bCs/>
              </w:rPr>
            </w:pPr>
            <w:r w:rsidRPr="5C9EE791">
              <w:rPr>
                <w:rFonts w:ascii="Calibri Light" w:hAnsi="Calibri Light" w:cs="Arial"/>
                <w:b/>
                <w:bCs/>
              </w:rPr>
              <w:t>Create Budget Billing Plan</w:t>
            </w:r>
          </w:p>
          <w:p w14:paraId="2238B284" w14:textId="77777777" w:rsidR="006A4D7D" w:rsidRDefault="006A4D7D" w:rsidP="006A4D7D">
            <w:pPr>
              <w:pStyle w:val="TableField-Left"/>
              <w:rPr>
                <w:rFonts w:ascii="Calibri Light" w:hAnsi="Calibri Light" w:cs="Arial"/>
              </w:rPr>
            </w:pPr>
            <w:r>
              <w:rPr>
                <w:rFonts w:ascii="Calibri Light" w:hAnsi="Calibri Light" w:cs="Arial"/>
              </w:rPr>
              <w:t>Budget Billing Plan is created.</w:t>
            </w:r>
          </w:p>
          <w:p w14:paraId="4E49581B" w14:textId="77777777" w:rsidR="006A4D7D" w:rsidRDefault="006A4D7D" w:rsidP="006A4D7D">
            <w:pPr>
              <w:pStyle w:val="TableField-Left"/>
              <w:rPr>
                <w:rFonts w:ascii="Calibri Light" w:hAnsi="Calibri Light" w:cs="Arial"/>
                <w:b/>
              </w:rPr>
            </w:pPr>
          </w:p>
        </w:tc>
        <w:tc>
          <w:tcPr>
            <w:tcW w:w="1377" w:type="dxa"/>
            <w:vAlign w:val="center"/>
            <w:tcPrChange w:id="1018" w:author="Tuan Yap" w:date="2018-05-03T11:38:00Z">
              <w:tcPr>
                <w:tcW w:w="1377" w:type="dxa"/>
                <w:gridSpan w:val="3"/>
                <w:vAlign w:val="center"/>
              </w:tcPr>
            </w:tcPrChange>
          </w:tcPr>
          <w:p w14:paraId="6EC5D866" w14:textId="7425408D" w:rsidR="006A4D7D" w:rsidRDefault="006A4D7D" w:rsidP="006A4D7D">
            <w:pPr>
              <w:pStyle w:val="TableField-Left"/>
              <w:rPr>
                <w:rFonts w:ascii="Calibri Light" w:hAnsi="Calibri Light" w:cs="Arial"/>
              </w:rPr>
            </w:pPr>
            <w:r>
              <w:rPr>
                <w:rFonts w:ascii="Calibri Light" w:hAnsi="Calibri Light" w:cs="Arial"/>
              </w:rPr>
              <w:t>Hybris C4C</w:t>
            </w:r>
          </w:p>
        </w:tc>
        <w:tc>
          <w:tcPr>
            <w:tcW w:w="1614" w:type="dxa"/>
            <w:tcPrChange w:id="1019" w:author="Tuan Yap" w:date="2018-05-03T11:38:00Z">
              <w:tcPr>
                <w:tcW w:w="1614" w:type="dxa"/>
                <w:gridSpan w:val="3"/>
                <w:vAlign w:val="center"/>
              </w:tcPr>
            </w:tcPrChange>
          </w:tcPr>
          <w:p w14:paraId="370BC408" w14:textId="28DBF46C" w:rsidR="006A4D7D" w:rsidRDefault="006A4D7D" w:rsidP="006A4D7D">
            <w:pPr>
              <w:pStyle w:val="TableField-Left"/>
              <w:rPr>
                <w:rFonts w:ascii="Calibri Light" w:hAnsi="Calibri Light" w:cs="Arial"/>
              </w:rPr>
            </w:pPr>
            <w:ins w:id="1020" w:author="Tuan Yap" w:date="2018-05-03T11:38:00Z">
              <w:r w:rsidRPr="001857BE">
                <w:rPr>
                  <w:rFonts w:ascii="Calibri Light" w:hAnsi="Calibri Light" w:cs="Arial"/>
                </w:rPr>
                <w:t>Transfer</w:t>
              </w:r>
            </w:ins>
            <w:del w:id="1021" w:author="Tuan Yap" w:date="2018-05-03T11:38:00Z">
              <w:r w:rsidDel="00A87F71">
                <w:rPr>
                  <w:rFonts w:ascii="Calibri Light" w:hAnsi="Calibri Light" w:cs="Arial"/>
                </w:rPr>
                <w:delText>Front Office User</w:delText>
              </w:r>
            </w:del>
          </w:p>
        </w:tc>
        <w:tc>
          <w:tcPr>
            <w:tcW w:w="1484" w:type="dxa"/>
            <w:tcPrChange w:id="1022" w:author="Tuan Yap" w:date="2018-05-03T11:38:00Z">
              <w:tcPr>
                <w:tcW w:w="1484" w:type="dxa"/>
                <w:gridSpan w:val="2"/>
              </w:tcPr>
            </w:tcPrChange>
          </w:tcPr>
          <w:p w14:paraId="2C054E7F" w14:textId="77777777" w:rsidR="006A4D7D" w:rsidRDefault="006A4D7D" w:rsidP="006A4D7D">
            <w:pPr>
              <w:pStyle w:val="TableField-Left"/>
              <w:rPr>
                <w:ins w:id="1023" w:author="Tuan Yap" w:date="2018-05-03T11:36:00Z"/>
                <w:rFonts w:ascii="Calibri Light" w:hAnsi="Calibri Light" w:cs="Arial"/>
              </w:rPr>
            </w:pPr>
          </w:p>
        </w:tc>
      </w:tr>
      <w:tr w:rsidR="006A4D7D" w:rsidRPr="006B24F0" w14:paraId="453DD4CF" w14:textId="62A13008" w:rsidTr="006A4D7D">
        <w:trPr>
          <w:cantSplit/>
          <w:trHeight w:val="432"/>
        </w:trPr>
        <w:tc>
          <w:tcPr>
            <w:tcW w:w="1079" w:type="dxa"/>
            <w:vAlign w:val="center"/>
          </w:tcPr>
          <w:p w14:paraId="7DA34B03" w14:textId="4427334E" w:rsidR="006A4D7D" w:rsidRDefault="006A4D7D" w:rsidP="002807D4">
            <w:pPr>
              <w:pStyle w:val="TableField-Center"/>
              <w:rPr>
                <w:rFonts w:ascii="Calibri Light" w:hAnsi="Calibri Light" w:cs="Arial"/>
              </w:rPr>
            </w:pPr>
            <w:r>
              <w:rPr>
                <w:rFonts w:ascii="Calibri Light" w:hAnsi="Calibri Light" w:cs="Arial"/>
              </w:rPr>
              <w:lastRenderedPageBreak/>
              <w:t>480</w:t>
            </w:r>
          </w:p>
        </w:tc>
        <w:tc>
          <w:tcPr>
            <w:tcW w:w="3760" w:type="dxa"/>
            <w:vAlign w:val="center"/>
          </w:tcPr>
          <w:p w14:paraId="4BB85026" w14:textId="77777777" w:rsidR="006A4D7D" w:rsidRDefault="006A4D7D" w:rsidP="002807D4">
            <w:pPr>
              <w:pStyle w:val="TableField-Left"/>
              <w:rPr>
                <w:rFonts w:ascii="Calibri Light" w:hAnsi="Calibri Light" w:cs="Arial"/>
                <w:b/>
                <w:bCs/>
              </w:rPr>
            </w:pPr>
            <w:r w:rsidRPr="5C9EE791">
              <w:rPr>
                <w:rFonts w:ascii="Calibri Light" w:hAnsi="Calibri Light" w:cs="Arial"/>
                <w:b/>
                <w:bCs/>
              </w:rPr>
              <w:t>Create Activity Record</w:t>
            </w:r>
          </w:p>
          <w:p w14:paraId="78E7AB3A" w14:textId="77777777" w:rsidR="006A4D7D" w:rsidRDefault="006A4D7D" w:rsidP="002807D4">
            <w:pPr>
              <w:pStyle w:val="TableField-Left"/>
              <w:rPr>
                <w:rFonts w:ascii="Calibri Light" w:hAnsi="Calibri Light" w:cs="Arial"/>
              </w:rPr>
            </w:pPr>
            <w:r>
              <w:rPr>
                <w:rFonts w:ascii="Calibri Light" w:hAnsi="Calibri Light" w:cs="Arial"/>
              </w:rPr>
              <w:t>Create an Activity Record and document information in the long text.</w:t>
            </w:r>
          </w:p>
          <w:p w14:paraId="7C81BCA1" w14:textId="77777777" w:rsidR="006A4D7D" w:rsidRDefault="006A4D7D" w:rsidP="002807D4">
            <w:pPr>
              <w:pStyle w:val="TableField-Left"/>
              <w:rPr>
                <w:rFonts w:ascii="Calibri Light" w:hAnsi="Calibri Light" w:cs="Arial"/>
                <w:b/>
              </w:rPr>
            </w:pPr>
          </w:p>
        </w:tc>
        <w:tc>
          <w:tcPr>
            <w:tcW w:w="1377" w:type="dxa"/>
            <w:vAlign w:val="center"/>
          </w:tcPr>
          <w:p w14:paraId="182E6726" w14:textId="6AA0BFB6" w:rsidR="006A4D7D" w:rsidRDefault="006A4D7D" w:rsidP="002807D4">
            <w:pPr>
              <w:pStyle w:val="TableField-Left"/>
              <w:rPr>
                <w:rFonts w:ascii="Calibri Light" w:hAnsi="Calibri Light" w:cs="Arial"/>
              </w:rPr>
            </w:pPr>
            <w:r>
              <w:rPr>
                <w:rFonts w:ascii="Calibri Light" w:hAnsi="Calibri Light" w:cs="Arial"/>
              </w:rPr>
              <w:t>Hybris C4C</w:t>
            </w:r>
          </w:p>
        </w:tc>
        <w:tc>
          <w:tcPr>
            <w:tcW w:w="1614" w:type="dxa"/>
            <w:vAlign w:val="center"/>
          </w:tcPr>
          <w:p w14:paraId="4737DD9E" w14:textId="4402AF07" w:rsidR="006A4D7D" w:rsidRDefault="006A4D7D" w:rsidP="002807D4">
            <w:pPr>
              <w:pStyle w:val="TableField-Left"/>
              <w:rPr>
                <w:rFonts w:ascii="Calibri Light" w:hAnsi="Calibri Light" w:cs="Arial"/>
              </w:rPr>
            </w:pPr>
            <w:ins w:id="1024" w:author="Tuan Yap" w:date="2018-05-03T11:38:00Z">
              <w:r>
                <w:rPr>
                  <w:rFonts w:ascii="Calibri Light" w:hAnsi="Calibri Light" w:cs="Arial"/>
                </w:rPr>
                <w:t>Transfer</w:t>
              </w:r>
            </w:ins>
            <w:del w:id="1025" w:author="Tuan Yap" w:date="2018-05-03T11:38:00Z">
              <w:r w:rsidDel="006A4D7D">
                <w:rPr>
                  <w:rFonts w:ascii="Calibri Light" w:hAnsi="Calibri Light" w:cs="Arial"/>
                </w:rPr>
                <w:delText>Front Office User</w:delText>
              </w:r>
            </w:del>
          </w:p>
        </w:tc>
        <w:tc>
          <w:tcPr>
            <w:tcW w:w="1484" w:type="dxa"/>
          </w:tcPr>
          <w:p w14:paraId="5CBC9133" w14:textId="77777777" w:rsidR="006A4D7D" w:rsidRDefault="006A4D7D" w:rsidP="002807D4">
            <w:pPr>
              <w:pStyle w:val="TableField-Left"/>
              <w:rPr>
                <w:ins w:id="1026" w:author="Tuan Yap" w:date="2018-05-03T11:36:00Z"/>
                <w:rFonts w:ascii="Calibri Light" w:hAnsi="Calibri Light" w:cs="Arial"/>
              </w:rPr>
            </w:pPr>
          </w:p>
        </w:tc>
      </w:tr>
      <w:tr w:rsidR="006A4D7D" w:rsidRPr="006B24F0" w14:paraId="4C55E0BB" w14:textId="491B39C1" w:rsidTr="006A4D7D">
        <w:trPr>
          <w:cantSplit/>
          <w:trHeight w:val="432"/>
        </w:trPr>
        <w:tc>
          <w:tcPr>
            <w:tcW w:w="1079" w:type="dxa"/>
            <w:vAlign w:val="center"/>
          </w:tcPr>
          <w:p w14:paraId="22876372" w14:textId="72C195B1" w:rsidR="006A4D7D" w:rsidRDefault="006A4D7D" w:rsidP="002807D4">
            <w:pPr>
              <w:pStyle w:val="TableField-Center"/>
              <w:rPr>
                <w:rFonts w:ascii="Calibri Light" w:hAnsi="Calibri Light" w:cs="Arial"/>
              </w:rPr>
            </w:pPr>
            <w:r>
              <w:rPr>
                <w:rFonts w:ascii="Calibri Light" w:hAnsi="Calibri Light" w:cs="Arial"/>
              </w:rPr>
              <w:t>490</w:t>
            </w:r>
          </w:p>
        </w:tc>
        <w:tc>
          <w:tcPr>
            <w:tcW w:w="3760" w:type="dxa"/>
            <w:vAlign w:val="center"/>
          </w:tcPr>
          <w:p w14:paraId="503B4D71" w14:textId="77777777" w:rsidR="006A4D7D" w:rsidRDefault="006A4D7D" w:rsidP="002807D4">
            <w:pPr>
              <w:pStyle w:val="TableField-Left"/>
              <w:rPr>
                <w:rFonts w:ascii="Calibri Light" w:hAnsi="Calibri Light" w:cs="Arial"/>
                <w:b/>
                <w:bCs/>
              </w:rPr>
            </w:pPr>
            <w:r w:rsidRPr="5C9EE791">
              <w:rPr>
                <w:rFonts w:ascii="Calibri Light" w:hAnsi="Calibri Light" w:cs="Arial"/>
                <w:b/>
                <w:bCs/>
              </w:rPr>
              <w:t>Move Out Contract is end dated</w:t>
            </w:r>
          </w:p>
          <w:p w14:paraId="19FC5ACC" w14:textId="77777777" w:rsidR="006A4D7D" w:rsidRPr="005819F2" w:rsidRDefault="006A4D7D" w:rsidP="002807D4">
            <w:pPr>
              <w:pStyle w:val="TableField-Left"/>
              <w:rPr>
                <w:rFonts w:ascii="Calibri Light" w:hAnsi="Calibri Light" w:cs="Arial"/>
              </w:rPr>
            </w:pPr>
            <w:r w:rsidRPr="005819F2">
              <w:rPr>
                <w:rFonts w:ascii="Calibri Light" w:hAnsi="Calibri Light" w:cs="Arial"/>
              </w:rPr>
              <w:t>Move Out Contract end date is updated.</w:t>
            </w:r>
          </w:p>
          <w:p w14:paraId="3EFEC1FD" w14:textId="7DA8CFDD" w:rsidR="006A4D7D" w:rsidRDefault="006A4D7D" w:rsidP="002807D4">
            <w:pPr>
              <w:pStyle w:val="TableField-Left"/>
              <w:rPr>
                <w:rFonts w:ascii="Calibri Light" w:hAnsi="Calibri Light" w:cs="Arial"/>
                <w:b/>
              </w:rPr>
            </w:pPr>
          </w:p>
        </w:tc>
        <w:tc>
          <w:tcPr>
            <w:tcW w:w="1377" w:type="dxa"/>
            <w:vAlign w:val="center"/>
          </w:tcPr>
          <w:p w14:paraId="4E64DBE1" w14:textId="77CA537B" w:rsidR="006A4D7D" w:rsidRDefault="006A4D7D" w:rsidP="002807D4">
            <w:pPr>
              <w:pStyle w:val="TableField-Left"/>
              <w:rPr>
                <w:rFonts w:ascii="Calibri Light" w:hAnsi="Calibri Light" w:cs="Arial"/>
              </w:rPr>
            </w:pPr>
            <w:r>
              <w:rPr>
                <w:rFonts w:ascii="Calibri Light" w:hAnsi="Calibri Light" w:cs="Arial"/>
              </w:rPr>
              <w:t>ES21</w:t>
            </w:r>
          </w:p>
        </w:tc>
        <w:tc>
          <w:tcPr>
            <w:tcW w:w="1614" w:type="dxa"/>
            <w:vAlign w:val="center"/>
          </w:tcPr>
          <w:p w14:paraId="0E541FD5" w14:textId="4CDC4053" w:rsidR="006A4D7D" w:rsidRDefault="00EB120D" w:rsidP="002807D4">
            <w:pPr>
              <w:pStyle w:val="TableField-Left"/>
              <w:rPr>
                <w:rFonts w:ascii="Calibri Light" w:hAnsi="Calibri Light" w:cs="Arial"/>
              </w:rPr>
            </w:pPr>
            <w:ins w:id="1027" w:author="Tuan Yap" w:date="2018-05-08T11:27:00Z">
              <w:r>
                <w:rPr>
                  <w:rFonts w:ascii="Calibri Light" w:hAnsi="Calibri Light" w:cs="Arial"/>
                </w:rPr>
                <w:t>Transfer Processing</w:t>
              </w:r>
            </w:ins>
            <w:del w:id="1028" w:author="Tuan Yap" w:date="2018-05-08T11:27:00Z">
              <w:r w:rsidR="006A4D7D" w:rsidDel="00EB120D">
                <w:rPr>
                  <w:rFonts w:ascii="Calibri Light" w:hAnsi="Calibri Light" w:cs="Arial"/>
                </w:rPr>
                <w:delText>System</w:delText>
              </w:r>
            </w:del>
          </w:p>
        </w:tc>
        <w:tc>
          <w:tcPr>
            <w:tcW w:w="1484" w:type="dxa"/>
          </w:tcPr>
          <w:p w14:paraId="34836DFE" w14:textId="77777777" w:rsidR="006A4D7D" w:rsidRDefault="006A4D7D" w:rsidP="002807D4">
            <w:pPr>
              <w:pStyle w:val="TableField-Left"/>
              <w:rPr>
                <w:ins w:id="1029" w:author="Tuan Yap" w:date="2018-05-03T11:36:00Z"/>
                <w:rFonts w:ascii="Calibri Light" w:hAnsi="Calibri Light" w:cs="Arial"/>
              </w:rPr>
            </w:pPr>
          </w:p>
        </w:tc>
      </w:tr>
      <w:tr w:rsidR="006A4D7D" w:rsidRPr="006B24F0" w14:paraId="4C1EE67C" w14:textId="311F6AB0" w:rsidTr="006A4D7D">
        <w:trPr>
          <w:cantSplit/>
          <w:trHeight w:val="432"/>
        </w:trPr>
        <w:tc>
          <w:tcPr>
            <w:tcW w:w="1079" w:type="dxa"/>
            <w:vAlign w:val="center"/>
          </w:tcPr>
          <w:p w14:paraId="317F57BF" w14:textId="39DCFB5C" w:rsidR="006A4D7D" w:rsidRDefault="006A4D7D" w:rsidP="002807D4">
            <w:pPr>
              <w:pStyle w:val="TableField-Center"/>
              <w:rPr>
                <w:rFonts w:ascii="Calibri Light" w:hAnsi="Calibri Light" w:cs="Arial"/>
              </w:rPr>
            </w:pPr>
            <w:r>
              <w:rPr>
                <w:rFonts w:ascii="Calibri Light" w:hAnsi="Calibri Light" w:cs="Arial"/>
              </w:rPr>
              <w:t>500</w:t>
            </w:r>
          </w:p>
        </w:tc>
        <w:tc>
          <w:tcPr>
            <w:tcW w:w="3760" w:type="dxa"/>
            <w:vAlign w:val="center"/>
          </w:tcPr>
          <w:p w14:paraId="27F1822E" w14:textId="77777777" w:rsidR="006A4D7D" w:rsidRDefault="006A4D7D" w:rsidP="002807D4">
            <w:pPr>
              <w:pStyle w:val="TableField-Left"/>
              <w:rPr>
                <w:rFonts w:ascii="Calibri Light" w:hAnsi="Calibri Light" w:cs="Arial"/>
                <w:b/>
                <w:bCs/>
              </w:rPr>
            </w:pPr>
            <w:r w:rsidRPr="5C9EE791">
              <w:rPr>
                <w:rFonts w:ascii="Calibri Light" w:hAnsi="Calibri Light" w:cs="Arial"/>
                <w:b/>
                <w:bCs/>
              </w:rPr>
              <w:t>Move Out Document is end dated</w:t>
            </w:r>
          </w:p>
          <w:p w14:paraId="771BF925" w14:textId="77777777" w:rsidR="006A4D7D" w:rsidRPr="005819F2" w:rsidRDefault="006A4D7D" w:rsidP="002807D4">
            <w:pPr>
              <w:pStyle w:val="TableField-Left"/>
              <w:rPr>
                <w:rFonts w:ascii="Calibri Light" w:hAnsi="Calibri Light" w:cs="Arial"/>
              </w:rPr>
            </w:pPr>
            <w:r w:rsidRPr="005819F2">
              <w:rPr>
                <w:rFonts w:ascii="Calibri Light" w:hAnsi="Calibri Light" w:cs="Arial"/>
              </w:rPr>
              <w:t>Move Out Document end date is updated.</w:t>
            </w:r>
          </w:p>
          <w:p w14:paraId="7D561665" w14:textId="1D879295" w:rsidR="006A4D7D" w:rsidRDefault="006A4D7D" w:rsidP="002807D4">
            <w:pPr>
              <w:pStyle w:val="TableField-Left"/>
              <w:rPr>
                <w:rFonts w:ascii="Calibri Light" w:hAnsi="Calibri Light" w:cs="Arial"/>
                <w:b/>
              </w:rPr>
            </w:pPr>
          </w:p>
        </w:tc>
        <w:tc>
          <w:tcPr>
            <w:tcW w:w="1377" w:type="dxa"/>
            <w:vAlign w:val="center"/>
          </w:tcPr>
          <w:p w14:paraId="6AA622FD" w14:textId="750F1F17" w:rsidR="006A4D7D" w:rsidRDefault="006A4D7D" w:rsidP="002807D4">
            <w:pPr>
              <w:pStyle w:val="TableField-Left"/>
              <w:rPr>
                <w:rFonts w:ascii="Calibri Light" w:hAnsi="Calibri Light" w:cs="Arial"/>
              </w:rPr>
            </w:pPr>
            <w:r>
              <w:rPr>
                <w:rFonts w:ascii="Calibri Light" w:hAnsi="Calibri Light" w:cs="Arial"/>
              </w:rPr>
              <w:t>EC50E</w:t>
            </w:r>
          </w:p>
        </w:tc>
        <w:tc>
          <w:tcPr>
            <w:tcW w:w="1614" w:type="dxa"/>
            <w:vAlign w:val="center"/>
          </w:tcPr>
          <w:p w14:paraId="02993F52" w14:textId="677531CE" w:rsidR="006A4D7D" w:rsidRDefault="00EB120D" w:rsidP="002807D4">
            <w:pPr>
              <w:pStyle w:val="TableField-Left"/>
              <w:rPr>
                <w:rFonts w:ascii="Calibri Light" w:hAnsi="Calibri Light" w:cs="Arial"/>
              </w:rPr>
            </w:pPr>
            <w:ins w:id="1030" w:author="Tuan Yap" w:date="2018-05-08T11:27:00Z">
              <w:r>
                <w:rPr>
                  <w:rFonts w:ascii="Calibri Light" w:hAnsi="Calibri Light" w:cs="Arial"/>
                </w:rPr>
                <w:t>Transfer Processing</w:t>
              </w:r>
            </w:ins>
            <w:del w:id="1031" w:author="Tuan Yap" w:date="2018-05-08T11:27:00Z">
              <w:r w:rsidR="006A4D7D" w:rsidDel="00EB120D">
                <w:rPr>
                  <w:rFonts w:ascii="Calibri Light" w:hAnsi="Calibri Light" w:cs="Arial"/>
                </w:rPr>
                <w:delText>System</w:delText>
              </w:r>
            </w:del>
          </w:p>
        </w:tc>
        <w:tc>
          <w:tcPr>
            <w:tcW w:w="1484" w:type="dxa"/>
          </w:tcPr>
          <w:p w14:paraId="1D4CAB5F" w14:textId="77777777" w:rsidR="006A4D7D" w:rsidRDefault="006A4D7D" w:rsidP="002807D4">
            <w:pPr>
              <w:pStyle w:val="TableField-Left"/>
              <w:rPr>
                <w:ins w:id="1032" w:author="Tuan Yap" w:date="2018-05-03T11:36:00Z"/>
                <w:rFonts w:ascii="Calibri Light" w:hAnsi="Calibri Light" w:cs="Arial"/>
              </w:rPr>
            </w:pPr>
          </w:p>
        </w:tc>
      </w:tr>
      <w:tr w:rsidR="006A4D7D" w:rsidRPr="006B24F0" w14:paraId="478253C9" w14:textId="21570F4A" w:rsidTr="006A4D7D">
        <w:trPr>
          <w:cantSplit/>
          <w:trHeight w:val="432"/>
        </w:trPr>
        <w:tc>
          <w:tcPr>
            <w:tcW w:w="1079" w:type="dxa"/>
            <w:vAlign w:val="center"/>
          </w:tcPr>
          <w:p w14:paraId="43A0EB06" w14:textId="21BA0BDB" w:rsidR="006A4D7D" w:rsidRDefault="006A4D7D" w:rsidP="002807D4">
            <w:pPr>
              <w:pStyle w:val="TableField-Center"/>
              <w:rPr>
                <w:rFonts w:ascii="Calibri Light" w:hAnsi="Calibri Light" w:cs="Arial"/>
              </w:rPr>
            </w:pPr>
            <w:r>
              <w:rPr>
                <w:rFonts w:ascii="Calibri Light" w:hAnsi="Calibri Light" w:cs="Arial"/>
              </w:rPr>
              <w:t>510</w:t>
            </w:r>
          </w:p>
        </w:tc>
        <w:tc>
          <w:tcPr>
            <w:tcW w:w="3760" w:type="dxa"/>
            <w:vAlign w:val="center"/>
          </w:tcPr>
          <w:p w14:paraId="1787D34E" w14:textId="77777777" w:rsidR="006A4D7D" w:rsidRDefault="006A4D7D" w:rsidP="002807D4">
            <w:pPr>
              <w:pStyle w:val="TableField-Left"/>
              <w:rPr>
                <w:rFonts w:ascii="Calibri Light" w:hAnsi="Calibri Light" w:cs="Arial"/>
                <w:b/>
                <w:bCs/>
              </w:rPr>
            </w:pPr>
            <w:r w:rsidRPr="5C9EE791">
              <w:rPr>
                <w:rFonts w:ascii="Calibri Light" w:hAnsi="Calibri Light" w:cs="Arial"/>
                <w:b/>
                <w:bCs/>
              </w:rPr>
              <w:t>Contract is created</w:t>
            </w:r>
          </w:p>
          <w:p w14:paraId="50C22509" w14:textId="40DE838B" w:rsidR="006A4D7D" w:rsidRPr="006C75CB" w:rsidRDefault="006A4D7D" w:rsidP="002807D4">
            <w:pPr>
              <w:pStyle w:val="TableField-Left"/>
              <w:rPr>
                <w:rFonts w:ascii="Calibri Light" w:hAnsi="Calibri Light" w:cs="Arial"/>
              </w:rPr>
            </w:pPr>
            <w:r>
              <w:rPr>
                <w:rFonts w:ascii="Calibri Light" w:hAnsi="Calibri Light" w:cs="Arial"/>
              </w:rPr>
              <w:t>Contract for Move In is created.</w:t>
            </w:r>
          </w:p>
          <w:p w14:paraId="0F6526D1" w14:textId="77777777" w:rsidR="006A4D7D" w:rsidRDefault="006A4D7D" w:rsidP="002807D4">
            <w:pPr>
              <w:pStyle w:val="TableField-Left"/>
              <w:rPr>
                <w:rFonts w:ascii="Calibri Light" w:hAnsi="Calibri Light" w:cs="Arial"/>
                <w:b/>
              </w:rPr>
            </w:pPr>
          </w:p>
        </w:tc>
        <w:tc>
          <w:tcPr>
            <w:tcW w:w="1377" w:type="dxa"/>
            <w:vAlign w:val="center"/>
          </w:tcPr>
          <w:p w14:paraId="368EC70A" w14:textId="4313B1F8" w:rsidR="006A4D7D" w:rsidRDefault="006A4D7D" w:rsidP="002807D4">
            <w:pPr>
              <w:pStyle w:val="TableField-Left"/>
              <w:rPr>
                <w:rFonts w:ascii="Calibri Light" w:hAnsi="Calibri Light" w:cs="Arial"/>
              </w:rPr>
            </w:pPr>
            <w:r>
              <w:rPr>
                <w:rFonts w:ascii="Calibri Light" w:hAnsi="Calibri Light" w:cs="Arial"/>
              </w:rPr>
              <w:t>ES21</w:t>
            </w:r>
          </w:p>
        </w:tc>
        <w:tc>
          <w:tcPr>
            <w:tcW w:w="1614" w:type="dxa"/>
            <w:vAlign w:val="center"/>
          </w:tcPr>
          <w:p w14:paraId="1E769D6E" w14:textId="4C5A0C87" w:rsidR="006A4D7D" w:rsidRDefault="00EB120D" w:rsidP="002807D4">
            <w:pPr>
              <w:pStyle w:val="TableField-Left"/>
              <w:rPr>
                <w:rFonts w:ascii="Calibri Light" w:hAnsi="Calibri Light" w:cs="Arial"/>
              </w:rPr>
            </w:pPr>
            <w:ins w:id="1033" w:author="Tuan Yap" w:date="2018-05-08T11:27:00Z">
              <w:r>
                <w:rPr>
                  <w:rFonts w:ascii="Calibri Light" w:hAnsi="Calibri Light" w:cs="Arial"/>
                </w:rPr>
                <w:t>Transfer Processing</w:t>
              </w:r>
            </w:ins>
            <w:del w:id="1034" w:author="Tuan Yap" w:date="2018-05-08T11:27:00Z">
              <w:r w:rsidR="006A4D7D" w:rsidDel="00EB120D">
                <w:rPr>
                  <w:rFonts w:ascii="Calibri Light" w:hAnsi="Calibri Light" w:cs="Arial"/>
                </w:rPr>
                <w:delText>System</w:delText>
              </w:r>
            </w:del>
          </w:p>
        </w:tc>
        <w:tc>
          <w:tcPr>
            <w:tcW w:w="1484" w:type="dxa"/>
          </w:tcPr>
          <w:p w14:paraId="23F25111" w14:textId="77777777" w:rsidR="006A4D7D" w:rsidRDefault="006A4D7D" w:rsidP="002807D4">
            <w:pPr>
              <w:pStyle w:val="TableField-Left"/>
              <w:rPr>
                <w:ins w:id="1035" w:author="Tuan Yap" w:date="2018-05-03T11:36:00Z"/>
                <w:rFonts w:ascii="Calibri Light" w:hAnsi="Calibri Light" w:cs="Arial"/>
              </w:rPr>
            </w:pPr>
          </w:p>
        </w:tc>
      </w:tr>
      <w:tr w:rsidR="006A4D7D" w:rsidRPr="006B24F0" w14:paraId="4D338075" w14:textId="221CC215" w:rsidTr="006A4D7D">
        <w:trPr>
          <w:cantSplit/>
          <w:trHeight w:val="432"/>
        </w:trPr>
        <w:tc>
          <w:tcPr>
            <w:tcW w:w="1079" w:type="dxa"/>
            <w:vAlign w:val="center"/>
          </w:tcPr>
          <w:p w14:paraId="329FAB8E" w14:textId="6B2C6B5F" w:rsidR="006A4D7D" w:rsidRDefault="006A4D7D" w:rsidP="002807D4">
            <w:pPr>
              <w:pStyle w:val="TableField-Center"/>
              <w:rPr>
                <w:rFonts w:ascii="Calibri Light" w:hAnsi="Calibri Light" w:cs="Arial"/>
              </w:rPr>
            </w:pPr>
            <w:r>
              <w:rPr>
                <w:rFonts w:ascii="Calibri Light" w:hAnsi="Calibri Light" w:cs="Arial"/>
              </w:rPr>
              <w:t>520</w:t>
            </w:r>
          </w:p>
        </w:tc>
        <w:tc>
          <w:tcPr>
            <w:tcW w:w="3760" w:type="dxa"/>
            <w:vAlign w:val="center"/>
          </w:tcPr>
          <w:p w14:paraId="4BD3E318" w14:textId="77777777" w:rsidR="006A4D7D" w:rsidRDefault="006A4D7D" w:rsidP="002807D4">
            <w:pPr>
              <w:pStyle w:val="TableField-Left"/>
              <w:rPr>
                <w:rFonts w:ascii="Calibri Light" w:hAnsi="Calibri Light" w:cs="Arial"/>
                <w:b/>
                <w:bCs/>
              </w:rPr>
            </w:pPr>
            <w:r w:rsidRPr="5C9EE791">
              <w:rPr>
                <w:rFonts w:ascii="Calibri Light" w:hAnsi="Calibri Light" w:cs="Arial"/>
                <w:b/>
                <w:bCs/>
              </w:rPr>
              <w:t>Move In Document is created</w:t>
            </w:r>
          </w:p>
          <w:p w14:paraId="1ABBDA5A" w14:textId="77777777" w:rsidR="006A4D7D" w:rsidRPr="006C75CB" w:rsidRDefault="006A4D7D" w:rsidP="002807D4">
            <w:pPr>
              <w:pStyle w:val="TableField-Left"/>
              <w:rPr>
                <w:rFonts w:ascii="Calibri Light" w:hAnsi="Calibri Light" w:cs="Arial"/>
              </w:rPr>
            </w:pPr>
            <w:r w:rsidRPr="006C75CB">
              <w:rPr>
                <w:rFonts w:ascii="Calibri Light" w:hAnsi="Calibri Light" w:cs="Arial"/>
              </w:rPr>
              <w:t>Move In Document is created</w:t>
            </w:r>
          </w:p>
          <w:p w14:paraId="32853E7A" w14:textId="77777777" w:rsidR="006A4D7D" w:rsidRDefault="006A4D7D" w:rsidP="002807D4">
            <w:pPr>
              <w:pStyle w:val="TableField-Left"/>
              <w:rPr>
                <w:rFonts w:ascii="Calibri Light" w:hAnsi="Calibri Light" w:cs="Arial"/>
                <w:b/>
              </w:rPr>
            </w:pPr>
          </w:p>
        </w:tc>
        <w:tc>
          <w:tcPr>
            <w:tcW w:w="1377" w:type="dxa"/>
            <w:vAlign w:val="center"/>
          </w:tcPr>
          <w:p w14:paraId="3CBAAAA2" w14:textId="33B45EE0" w:rsidR="006A4D7D" w:rsidRDefault="006A4D7D" w:rsidP="002807D4">
            <w:pPr>
              <w:pStyle w:val="TableField-Left"/>
              <w:rPr>
                <w:rFonts w:ascii="Calibri Light" w:hAnsi="Calibri Light" w:cs="Arial"/>
              </w:rPr>
            </w:pPr>
            <w:r>
              <w:rPr>
                <w:rFonts w:ascii="Calibri Light" w:hAnsi="Calibri Light" w:cs="Arial"/>
              </w:rPr>
              <w:t>EC50E</w:t>
            </w:r>
          </w:p>
        </w:tc>
        <w:tc>
          <w:tcPr>
            <w:tcW w:w="1614" w:type="dxa"/>
            <w:vAlign w:val="center"/>
          </w:tcPr>
          <w:p w14:paraId="6030DA4C" w14:textId="42B44903" w:rsidR="006A4D7D" w:rsidRDefault="00EB120D" w:rsidP="002807D4">
            <w:pPr>
              <w:pStyle w:val="TableField-Left"/>
              <w:rPr>
                <w:rFonts w:ascii="Calibri Light" w:hAnsi="Calibri Light" w:cs="Arial"/>
              </w:rPr>
            </w:pPr>
            <w:ins w:id="1036" w:author="Tuan Yap" w:date="2018-05-08T11:27:00Z">
              <w:r>
                <w:rPr>
                  <w:rFonts w:ascii="Calibri Light" w:hAnsi="Calibri Light" w:cs="Arial"/>
                </w:rPr>
                <w:t>Transfer Processing</w:t>
              </w:r>
            </w:ins>
            <w:del w:id="1037" w:author="Tuan Yap" w:date="2018-05-08T11:27:00Z">
              <w:r w:rsidR="006A4D7D" w:rsidDel="00EB120D">
                <w:rPr>
                  <w:rFonts w:ascii="Calibri Light" w:hAnsi="Calibri Light" w:cs="Arial"/>
                </w:rPr>
                <w:delText>System</w:delText>
              </w:r>
            </w:del>
          </w:p>
        </w:tc>
        <w:tc>
          <w:tcPr>
            <w:tcW w:w="1484" w:type="dxa"/>
          </w:tcPr>
          <w:p w14:paraId="444E6F5A" w14:textId="77777777" w:rsidR="006A4D7D" w:rsidRDefault="006A4D7D" w:rsidP="002807D4">
            <w:pPr>
              <w:pStyle w:val="TableField-Left"/>
              <w:rPr>
                <w:ins w:id="1038" w:author="Tuan Yap" w:date="2018-05-03T11:36:00Z"/>
                <w:rFonts w:ascii="Calibri Light" w:hAnsi="Calibri Light" w:cs="Arial"/>
              </w:rPr>
            </w:pPr>
          </w:p>
        </w:tc>
      </w:tr>
      <w:tr w:rsidR="006A4D7D" w:rsidRPr="006B24F0" w14:paraId="2842B8F3" w14:textId="1012B3BA" w:rsidTr="006A4D7D">
        <w:trPr>
          <w:cantSplit/>
          <w:trHeight w:val="432"/>
        </w:trPr>
        <w:tc>
          <w:tcPr>
            <w:tcW w:w="1079" w:type="dxa"/>
            <w:vAlign w:val="center"/>
          </w:tcPr>
          <w:p w14:paraId="35C8001C" w14:textId="01207DBB" w:rsidR="006A4D7D" w:rsidRDefault="006A4D7D" w:rsidP="002807D4">
            <w:pPr>
              <w:pStyle w:val="TableField-Center"/>
              <w:rPr>
                <w:rFonts w:ascii="Calibri Light" w:hAnsi="Calibri Light" w:cs="Arial"/>
              </w:rPr>
            </w:pPr>
            <w:r>
              <w:rPr>
                <w:rFonts w:ascii="Calibri Light" w:hAnsi="Calibri Light" w:cs="Arial"/>
              </w:rPr>
              <w:t>530</w:t>
            </w:r>
          </w:p>
        </w:tc>
        <w:tc>
          <w:tcPr>
            <w:tcW w:w="3760" w:type="dxa"/>
            <w:vAlign w:val="center"/>
          </w:tcPr>
          <w:p w14:paraId="39F730D3" w14:textId="77777777" w:rsidR="006A4D7D" w:rsidRDefault="006A4D7D" w:rsidP="002807D4">
            <w:pPr>
              <w:pStyle w:val="TableField-Left"/>
              <w:rPr>
                <w:rFonts w:ascii="Calibri Light" w:hAnsi="Calibri Light" w:cs="Arial"/>
                <w:b/>
                <w:bCs/>
              </w:rPr>
            </w:pPr>
            <w:r w:rsidRPr="5C9EE791">
              <w:rPr>
                <w:rFonts w:ascii="Calibri Light" w:hAnsi="Calibri Light" w:cs="Arial"/>
                <w:b/>
                <w:bCs/>
              </w:rPr>
              <w:t>Disconnection is required?</w:t>
            </w:r>
          </w:p>
          <w:p w14:paraId="7F44E159" w14:textId="37923F12" w:rsidR="006A4D7D" w:rsidRDefault="006A4D7D" w:rsidP="002807D4">
            <w:pPr>
              <w:pStyle w:val="TableField-Left"/>
              <w:rPr>
                <w:rFonts w:ascii="Calibri Light" w:hAnsi="Calibri Light" w:cs="Arial"/>
                <w:b/>
                <w:bCs/>
              </w:rPr>
            </w:pPr>
            <w:r w:rsidRPr="00DB0DC5">
              <w:rPr>
                <w:rFonts w:ascii="Calibri Light" w:hAnsi="Calibri Light" w:cs="Arial"/>
              </w:rPr>
              <w:t>If Disconnection is required, go to step 5</w:t>
            </w:r>
            <w:r>
              <w:rPr>
                <w:rFonts w:ascii="Calibri Light" w:hAnsi="Calibri Light" w:cs="Arial"/>
              </w:rPr>
              <w:t>4</w:t>
            </w:r>
            <w:r w:rsidRPr="00DB0DC5">
              <w:rPr>
                <w:rFonts w:ascii="Calibri Light" w:hAnsi="Calibri Light" w:cs="Arial"/>
              </w:rPr>
              <w:t>0. Otherwise, go to step 5</w:t>
            </w:r>
            <w:r>
              <w:rPr>
                <w:rFonts w:ascii="Calibri Light" w:hAnsi="Calibri Light" w:cs="Arial"/>
              </w:rPr>
              <w:t>5</w:t>
            </w:r>
            <w:r w:rsidRPr="00DB0DC5">
              <w:rPr>
                <w:rFonts w:ascii="Calibri Light" w:hAnsi="Calibri Light" w:cs="Arial"/>
              </w:rPr>
              <w:t>0</w:t>
            </w:r>
            <w:r w:rsidRPr="5C9EE791">
              <w:rPr>
                <w:rFonts w:ascii="Calibri Light" w:hAnsi="Calibri Light" w:cs="Arial"/>
                <w:b/>
                <w:bCs/>
              </w:rPr>
              <w:t>.</w:t>
            </w:r>
          </w:p>
          <w:p w14:paraId="54B9039E" w14:textId="77777777" w:rsidR="006A4D7D" w:rsidRDefault="006A4D7D" w:rsidP="002807D4">
            <w:pPr>
              <w:pStyle w:val="TableField-Left"/>
              <w:rPr>
                <w:rFonts w:ascii="Calibri Light" w:hAnsi="Calibri Light" w:cs="Arial"/>
                <w:b/>
              </w:rPr>
            </w:pPr>
          </w:p>
        </w:tc>
        <w:tc>
          <w:tcPr>
            <w:tcW w:w="1377" w:type="dxa"/>
            <w:vAlign w:val="center"/>
          </w:tcPr>
          <w:p w14:paraId="58CCAF3F" w14:textId="6392354C" w:rsidR="006A4D7D" w:rsidRDefault="006A4D7D" w:rsidP="002807D4">
            <w:pPr>
              <w:pStyle w:val="TableField-Left"/>
              <w:rPr>
                <w:rFonts w:ascii="Calibri Light" w:hAnsi="Calibri Light" w:cs="Arial"/>
              </w:rPr>
            </w:pPr>
            <w:r>
              <w:rPr>
                <w:rFonts w:ascii="Calibri Light" w:hAnsi="Calibri Light" w:cs="Arial"/>
              </w:rPr>
              <w:t>S/4HANA</w:t>
            </w:r>
          </w:p>
        </w:tc>
        <w:tc>
          <w:tcPr>
            <w:tcW w:w="1614" w:type="dxa"/>
            <w:vAlign w:val="center"/>
          </w:tcPr>
          <w:p w14:paraId="3F6BDE7A" w14:textId="593823B3" w:rsidR="006A4D7D" w:rsidRDefault="00EB120D" w:rsidP="002807D4">
            <w:pPr>
              <w:pStyle w:val="TableField-Left"/>
              <w:rPr>
                <w:rFonts w:ascii="Calibri Light" w:hAnsi="Calibri Light" w:cs="Arial"/>
              </w:rPr>
            </w:pPr>
            <w:ins w:id="1039" w:author="Tuan Yap" w:date="2018-05-08T11:27:00Z">
              <w:r>
                <w:rPr>
                  <w:rFonts w:ascii="Calibri Light" w:hAnsi="Calibri Light" w:cs="Arial"/>
                </w:rPr>
                <w:t>Transfer Processing</w:t>
              </w:r>
            </w:ins>
            <w:del w:id="1040" w:author="Tuan Yap" w:date="2018-05-08T11:27:00Z">
              <w:r w:rsidR="006A4D7D" w:rsidDel="00EB120D">
                <w:rPr>
                  <w:rFonts w:ascii="Calibri Light" w:hAnsi="Calibri Light" w:cs="Arial"/>
                </w:rPr>
                <w:delText>System</w:delText>
              </w:r>
            </w:del>
          </w:p>
        </w:tc>
        <w:tc>
          <w:tcPr>
            <w:tcW w:w="1484" w:type="dxa"/>
          </w:tcPr>
          <w:p w14:paraId="3885ACDB" w14:textId="77777777" w:rsidR="006A4D7D" w:rsidRDefault="006A4D7D" w:rsidP="002807D4">
            <w:pPr>
              <w:pStyle w:val="TableField-Left"/>
              <w:rPr>
                <w:ins w:id="1041" w:author="Tuan Yap" w:date="2018-05-03T11:36:00Z"/>
                <w:rFonts w:ascii="Calibri Light" w:hAnsi="Calibri Light" w:cs="Arial"/>
              </w:rPr>
            </w:pPr>
          </w:p>
        </w:tc>
      </w:tr>
      <w:tr w:rsidR="006A4D7D" w:rsidRPr="006B24F0" w14:paraId="119CD6FE" w14:textId="7B450F91" w:rsidTr="006A4D7D">
        <w:trPr>
          <w:cantSplit/>
          <w:trHeight w:val="432"/>
        </w:trPr>
        <w:tc>
          <w:tcPr>
            <w:tcW w:w="1079" w:type="dxa"/>
            <w:vAlign w:val="center"/>
          </w:tcPr>
          <w:p w14:paraId="23F0A334" w14:textId="37DAD606" w:rsidR="006A4D7D" w:rsidRDefault="006A4D7D" w:rsidP="002807D4">
            <w:pPr>
              <w:pStyle w:val="TableField-Center"/>
              <w:rPr>
                <w:rFonts w:ascii="Calibri Light" w:hAnsi="Calibri Light" w:cs="Arial"/>
              </w:rPr>
            </w:pPr>
            <w:r>
              <w:rPr>
                <w:rFonts w:ascii="Calibri Light" w:hAnsi="Calibri Light" w:cs="Arial"/>
              </w:rPr>
              <w:t>540</w:t>
            </w:r>
          </w:p>
        </w:tc>
        <w:tc>
          <w:tcPr>
            <w:tcW w:w="3760" w:type="dxa"/>
            <w:vAlign w:val="center"/>
          </w:tcPr>
          <w:p w14:paraId="4B4EDB28" w14:textId="77777777" w:rsidR="006A4D7D" w:rsidRDefault="006A4D7D" w:rsidP="002807D4">
            <w:pPr>
              <w:pStyle w:val="TableField-Left"/>
              <w:rPr>
                <w:rFonts w:ascii="Calibri Light" w:hAnsi="Calibri Light" w:cs="Arial"/>
                <w:b/>
                <w:bCs/>
              </w:rPr>
            </w:pPr>
            <w:r w:rsidRPr="5C9EE791">
              <w:rPr>
                <w:rFonts w:ascii="Calibri Light" w:hAnsi="Calibri Light" w:cs="Arial"/>
                <w:b/>
                <w:bCs/>
              </w:rPr>
              <w:t>Disconnection Document is created</w:t>
            </w:r>
          </w:p>
          <w:p w14:paraId="7C572544" w14:textId="77777777" w:rsidR="006A4D7D" w:rsidRPr="00DB0DC5" w:rsidRDefault="006A4D7D" w:rsidP="002807D4">
            <w:pPr>
              <w:pStyle w:val="TableField-Left"/>
              <w:rPr>
                <w:rFonts w:ascii="Calibri Light" w:hAnsi="Calibri Light" w:cs="Arial"/>
              </w:rPr>
            </w:pPr>
            <w:r w:rsidRPr="00DB0DC5">
              <w:rPr>
                <w:rFonts w:ascii="Calibri Light" w:hAnsi="Calibri Light" w:cs="Arial"/>
              </w:rPr>
              <w:t>Disconnection Document is created for the move out premise.</w:t>
            </w:r>
          </w:p>
          <w:p w14:paraId="61B1CD31" w14:textId="77777777" w:rsidR="006A4D7D" w:rsidRDefault="006A4D7D" w:rsidP="002807D4">
            <w:pPr>
              <w:pStyle w:val="TableField-Left"/>
              <w:rPr>
                <w:rFonts w:ascii="Calibri Light" w:hAnsi="Calibri Light" w:cs="Arial"/>
                <w:b/>
              </w:rPr>
            </w:pPr>
          </w:p>
        </w:tc>
        <w:tc>
          <w:tcPr>
            <w:tcW w:w="1377" w:type="dxa"/>
            <w:vAlign w:val="center"/>
          </w:tcPr>
          <w:p w14:paraId="7D19BFB1" w14:textId="7248B7C1" w:rsidR="006A4D7D" w:rsidRDefault="006A4D7D" w:rsidP="002807D4">
            <w:pPr>
              <w:pStyle w:val="TableField-Left"/>
              <w:rPr>
                <w:rFonts w:ascii="Calibri Light" w:hAnsi="Calibri Light" w:cs="Arial"/>
              </w:rPr>
            </w:pPr>
            <w:r>
              <w:rPr>
                <w:rFonts w:ascii="Calibri Light" w:hAnsi="Calibri Light" w:cs="Arial"/>
              </w:rPr>
              <w:t>EC86</w:t>
            </w:r>
          </w:p>
        </w:tc>
        <w:tc>
          <w:tcPr>
            <w:tcW w:w="1614" w:type="dxa"/>
            <w:vAlign w:val="center"/>
          </w:tcPr>
          <w:p w14:paraId="5FDBE2E8" w14:textId="7AC76DC3" w:rsidR="006A4D7D" w:rsidRDefault="00EB120D" w:rsidP="002807D4">
            <w:pPr>
              <w:pStyle w:val="TableField-Left"/>
              <w:rPr>
                <w:rFonts w:ascii="Calibri Light" w:hAnsi="Calibri Light" w:cs="Arial"/>
              </w:rPr>
            </w:pPr>
            <w:ins w:id="1042" w:author="Tuan Yap" w:date="2018-05-08T11:28:00Z">
              <w:r>
                <w:rPr>
                  <w:rFonts w:ascii="Calibri Light" w:hAnsi="Calibri Light" w:cs="Arial"/>
                </w:rPr>
                <w:t>Transfer Processing</w:t>
              </w:r>
            </w:ins>
            <w:del w:id="1043" w:author="Tuan Yap" w:date="2018-05-08T11:28:00Z">
              <w:r w:rsidR="006A4D7D" w:rsidDel="00EB120D">
                <w:rPr>
                  <w:rFonts w:ascii="Calibri Light" w:hAnsi="Calibri Light" w:cs="Arial"/>
                </w:rPr>
                <w:delText>System</w:delText>
              </w:r>
            </w:del>
          </w:p>
        </w:tc>
        <w:tc>
          <w:tcPr>
            <w:tcW w:w="1484" w:type="dxa"/>
          </w:tcPr>
          <w:p w14:paraId="23732EDB" w14:textId="77777777" w:rsidR="006A4D7D" w:rsidRDefault="006A4D7D" w:rsidP="002807D4">
            <w:pPr>
              <w:pStyle w:val="TableField-Left"/>
              <w:rPr>
                <w:ins w:id="1044" w:author="Tuan Yap" w:date="2018-05-03T11:36:00Z"/>
                <w:rFonts w:ascii="Calibri Light" w:hAnsi="Calibri Light" w:cs="Arial"/>
              </w:rPr>
            </w:pPr>
          </w:p>
        </w:tc>
      </w:tr>
      <w:tr w:rsidR="006A4D7D" w:rsidRPr="006B24F0" w14:paraId="64B8E061" w14:textId="14D940BB" w:rsidTr="006A4D7D">
        <w:trPr>
          <w:cantSplit/>
          <w:trHeight w:val="432"/>
        </w:trPr>
        <w:tc>
          <w:tcPr>
            <w:tcW w:w="1079" w:type="dxa"/>
            <w:vAlign w:val="center"/>
          </w:tcPr>
          <w:p w14:paraId="30E7A62B" w14:textId="6BDCB0F1" w:rsidR="006A4D7D" w:rsidRDefault="006A4D7D" w:rsidP="002807D4">
            <w:pPr>
              <w:pStyle w:val="TableField-Center"/>
              <w:rPr>
                <w:rFonts w:ascii="Calibri Light" w:hAnsi="Calibri Light" w:cs="Arial"/>
              </w:rPr>
            </w:pPr>
            <w:r>
              <w:rPr>
                <w:rFonts w:ascii="Calibri Light" w:hAnsi="Calibri Light" w:cs="Arial"/>
              </w:rPr>
              <w:t>550</w:t>
            </w:r>
          </w:p>
        </w:tc>
        <w:tc>
          <w:tcPr>
            <w:tcW w:w="3760" w:type="dxa"/>
            <w:vAlign w:val="center"/>
          </w:tcPr>
          <w:p w14:paraId="381FBDB9" w14:textId="77777777" w:rsidR="006A4D7D" w:rsidRDefault="006A4D7D" w:rsidP="002807D4">
            <w:pPr>
              <w:pStyle w:val="TableField-Left"/>
              <w:rPr>
                <w:rFonts w:ascii="Calibri Light" w:hAnsi="Calibri Light" w:cs="Arial"/>
                <w:b/>
                <w:bCs/>
              </w:rPr>
            </w:pPr>
            <w:r w:rsidRPr="5C9EE791">
              <w:rPr>
                <w:rFonts w:ascii="Calibri Light" w:hAnsi="Calibri Light" w:cs="Arial"/>
                <w:b/>
                <w:bCs/>
              </w:rPr>
              <w:t>Reconnection is required?</w:t>
            </w:r>
          </w:p>
          <w:p w14:paraId="7E356B01" w14:textId="379C9D23" w:rsidR="006A4D7D" w:rsidRPr="00DB0DC5" w:rsidRDefault="006A4D7D" w:rsidP="002807D4">
            <w:pPr>
              <w:pStyle w:val="TableField-Left"/>
              <w:rPr>
                <w:rFonts w:ascii="Calibri Light" w:hAnsi="Calibri Light" w:cs="Arial"/>
              </w:rPr>
            </w:pPr>
            <w:r w:rsidRPr="00DB0DC5">
              <w:rPr>
                <w:rFonts w:ascii="Calibri Light" w:hAnsi="Calibri Light" w:cs="Arial"/>
              </w:rPr>
              <w:t>If Reconnection is required, go to step 5</w:t>
            </w:r>
            <w:r>
              <w:rPr>
                <w:rFonts w:ascii="Calibri Light" w:hAnsi="Calibri Light" w:cs="Arial"/>
              </w:rPr>
              <w:t>6</w:t>
            </w:r>
            <w:r w:rsidRPr="00DB0DC5">
              <w:rPr>
                <w:rFonts w:ascii="Calibri Light" w:hAnsi="Calibri Light" w:cs="Arial"/>
              </w:rPr>
              <w:t>0. Otherwise, go to step 5</w:t>
            </w:r>
            <w:r>
              <w:rPr>
                <w:rFonts w:ascii="Calibri Light" w:hAnsi="Calibri Light" w:cs="Arial"/>
              </w:rPr>
              <w:t>7</w:t>
            </w:r>
            <w:r w:rsidRPr="00DB0DC5">
              <w:rPr>
                <w:rFonts w:ascii="Calibri Light" w:hAnsi="Calibri Light" w:cs="Arial"/>
              </w:rPr>
              <w:t>0.</w:t>
            </w:r>
          </w:p>
          <w:p w14:paraId="41DE9B7C" w14:textId="77777777" w:rsidR="006A4D7D" w:rsidRDefault="006A4D7D" w:rsidP="002807D4">
            <w:pPr>
              <w:pStyle w:val="TableField-Left"/>
              <w:rPr>
                <w:rFonts w:ascii="Calibri Light" w:hAnsi="Calibri Light" w:cs="Arial"/>
                <w:b/>
              </w:rPr>
            </w:pPr>
          </w:p>
        </w:tc>
        <w:tc>
          <w:tcPr>
            <w:tcW w:w="1377" w:type="dxa"/>
            <w:vAlign w:val="center"/>
          </w:tcPr>
          <w:p w14:paraId="13FFB20D" w14:textId="27D1F166" w:rsidR="006A4D7D" w:rsidRDefault="006A4D7D" w:rsidP="002807D4">
            <w:pPr>
              <w:pStyle w:val="TableField-Left"/>
              <w:rPr>
                <w:rFonts w:ascii="Calibri Light" w:hAnsi="Calibri Light" w:cs="Arial"/>
              </w:rPr>
            </w:pPr>
            <w:r>
              <w:rPr>
                <w:rFonts w:ascii="Calibri Light" w:hAnsi="Calibri Light" w:cs="Arial"/>
              </w:rPr>
              <w:t>S/4HANA</w:t>
            </w:r>
          </w:p>
        </w:tc>
        <w:tc>
          <w:tcPr>
            <w:tcW w:w="1614" w:type="dxa"/>
            <w:vAlign w:val="center"/>
          </w:tcPr>
          <w:p w14:paraId="535E5392" w14:textId="31A1107D" w:rsidR="006A4D7D" w:rsidRDefault="00EB120D" w:rsidP="002807D4">
            <w:pPr>
              <w:pStyle w:val="TableField-Left"/>
              <w:rPr>
                <w:rFonts w:ascii="Calibri Light" w:hAnsi="Calibri Light" w:cs="Arial"/>
              </w:rPr>
            </w:pPr>
            <w:ins w:id="1045" w:author="Tuan Yap" w:date="2018-05-08T11:28:00Z">
              <w:r>
                <w:rPr>
                  <w:rFonts w:ascii="Calibri Light" w:hAnsi="Calibri Light" w:cs="Arial"/>
                </w:rPr>
                <w:t>Transfer Processing</w:t>
              </w:r>
            </w:ins>
            <w:del w:id="1046" w:author="Tuan Yap" w:date="2018-05-08T11:28:00Z">
              <w:r w:rsidR="006A4D7D" w:rsidDel="00EB120D">
                <w:rPr>
                  <w:rFonts w:ascii="Calibri Light" w:hAnsi="Calibri Light" w:cs="Arial"/>
                </w:rPr>
                <w:delText>System</w:delText>
              </w:r>
            </w:del>
          </w:p>
        </w:tc>
        <w:tc>
          <w:tcPr>
            <w:tcW w:w="1484" w:type="dxa"/>
          </w:tcPr>
          <w:p w14:paraId="6D95101C" w14:textId="77777777" w:rsidR="006A4D7D" w:rsidRDefault="006A4D7D" w:rsidP="002807D4">
            <w:pPr>
              <w:pStyle w:val="TableField-Left"/>
              <w:rPr>
                <w:ins w:id="1047" w:author="Tuan Yap" w:date="2018-05-03T11:36:00Z"/>
                <w:rFonts w:ascii="Calibri Light" w:hAnsi="Calibri Light" w:cs="Arial"/>
              </w:rPr>
            </w:pPr>
          </w:p>
        </w:tc>
      </w:tr>
      <w:tr w:rsidR="006A4D7D" w:rsidRPr="006B24F0" w14:paraId="72A4B114" w14:textId="0A97FBA2" w:rsidTr="006A4D7D">
        <w:trPr>
          <w:cantSplit/>
          <w:trHeight w:val="432"/>
        </w:trPr>
        <w:tc>
          <w:tcPr>
            <w:tcW w:w="1079" w:type="dxa"/>
            <w:vAlign w:val="center"/>
          </w:tcPr>
          <w:p w14:paraId="6C1ED5C3" w14:textId="41A4CA88" w:rsidR="006A4D7D" w:rsidRDefault="006A4D7D" w:rsidP="002807D4">
            <w:pPr>
              <w:pStyle w:val="TableField-Center"/>
              <w:rPr>
                <w:rFonts w:ascii="Calibri Light" w:hAnsi="Calibri Light" w:cs="Arial"/>
              </w:rPr>
            </w:pPr>
            <w:r>
              <w:rPr>
                <w:rFonts w:ascii="Calibri Light" w:hAnsi="Calibri Light" w:cs="Arial"/>
              </w:rPr>
              <w:t>560</w:t>
            </w:r>
          </w:p>
        </w:tc>
        <w:tc>
          <w:tcPr>
            <w:tcW w:w="3760" w:type="dxa"/>
            <w:vAlign w:val="center"/>
          </w:tcPr>
          <w:p w14:paraId="5BA3726D" w14:textId="02C02850" w:rsidR="006A4D7D" w:rsidRDefault="006A4D7D" w:rsidP="002807D4">
            <w:pPr>
              <w:pStyle w:val="TableField-Left"/>
              <w:rPr>
                <w:rFonts w:ascii="Calibri Light" w:hAnsi="Calibri Light" w:cs="Arial"/>
                <w:b/>
                <w:bCs/>
              </w:rPr>
            </w:pPr>
            <w:r w:rsidRPr="5C9EE791">
              <w:rPr>
                <w:rFonts w:ascii="Calibri Light" w:hAnsi="Calibri Light" w:cs="Arial"/>
                <w:b/>
                <w:bCs/>
              </w:rPr>
              <w:t>Create Reconnection Order</w:t>
            </w:r>
          </w:p>
          <w:p w14:paraId="2869B3E3" w14:textId="083D540D" w:rsidR="006A4D7D" w:rsidRPr="00DB0DC5" w:rsidRDefault="006A4D7D" w:rsidP="002807D4">
            <w:pPr>
              <w:pStyle w:val="TableField-Left"/>
              <w:rPr>
                <w:rFonts w:ascii="Calibri Light" w:hAnsi="Calibri Light" w:cs="Arial"/>
              </w:rPr>
            </w:pPr>
            <w:r>
              <w:rPr>
                <w:rFonts w:ascii="Calibri Light" w:hAnsi="Calibri Light" w:cs="Arial"/>
              </w:rPr>
              <w:t>Reconnection Order is created for the Disconnection Document for the move in premise.</w:t>
            </w:r>
          </w:p>
          <w:p w14:paraId="75FB7F4A" w14:textId="77777777" w:rsidR="006A4D7D" w:rsidRDefault="006A4D7D" w:rsidP="002807D4">
            <w:pPr>
              <w:pStyle w:val="TableField-Left"/>
              <w:rPr>
                <w:rFonts w:ascii="Calibri Light" w:hAnsi="Calibri Light" w:cs="Arial"/>
                <w:b/>
              </w:rPr>
            </w:pPr>
          </w:p>
        </w:tc>
        <w:tc>
          <w:tcPr>
            <w:tcW w:w="1377" w:type="dxa"/>
            <w:vAlign w:val="center"/>
          </w:tcPr>
          <w:p w14:paraId="4C4F37FD" w14:textId="7A26E1B4" w:rsidR="006A4D7D" w:rsidRDefault="006A4D7D" w:rsidP="002807D4">
            <w:pPr>
              <w:pStyle w:val="TableField-Left"/>
              <w:rPr>
                <w:rFonts w:ascii="Calibri Light" w:hAnsi="Calibri Light" w:cs="Arial"/>
              </w:rPr>
            </w:pPr>
            <w:r>
              <w:rPr>
                <w:rFonts w:ascii="Calibri Light" w:hAnsi="Calibri Light" w:cs="Arial"/>
              </w:rPr>
              <w:t>EC86</w:t>
            </w:r>
          </w:p>
        </w:tc>
        <w:tc>
          <w:tcPr>
            <w:tcW w:w="1614" w:type="dxa"/>
            <w:vAlign w:val="center"/>
          </w:tcPr>
          <w:p w14:paraId="1623B35D" w14:textId="7297A096" w:rsidR="006A4D7D" w:rsidRDefault="00EB120D" w:rsidP="002807D4">
            <w:pPr>
              <w:pStyle w:val="TableField-Left"/>
              <w:rPr>
                <w:rFonts w:ascii="Calibri Light" w:hAnsi="Calibri Light" w:cs="Arial"/>
              </w:rPr>
            </w:pPr>
            <w:ins w:id="1048" w:author="Tuan Yap" w:date="2018-05-08T11:28:00Z">
              <w:r>
                <w:rPr>
                  <w:rFonts w:ascii="Calibri Light" w:hAnsi="Calibri Light" w:cs="Arial"/>
                </w:rPr>
                <w:t>Transfer Processing</w:t>
              </w:r>
            </w:ins>
            <w:del w:id="1049" w:author="Tuan Yap" w:date="2018-05-08T11:28:00Z">
              <w:r w:rsidR="006A4D7D" w:rsidDel="00EB120D">
                <w:rPr>
                  <w:rFonts w:ascii="Calibri Light" w:hAnsi="Calibri Light" w:cs="Arial"/>
                </w:rPr>
                <w:delText>System</w:delText>
              </w:r>
            </w:del>
          </w:p>
        </w:tc>
        <w:tc>
          <w:tcPr>
            <w:tcW w:w="1484" w:type="dxa"/>
          </w:tcPr>
          <w:p w14:paraId="039D3A44" w14:textId="77777777" w:rsidR="006A4D7D" w:rsidRDefault="006A4D7D" w:rsidP="002807D4">
            <w:pPr>
              <w:pStyle w:val="TableField-Left"/>
              <w:rPr>
                <w:ins w:id="1050" w:author="Tuan Yap" w:date="2018-05-03T11:36:00Z"/>
                <w:rFonts w:ascii="Calibri Light" w:hAnsi="Calibri Light" w:cs="Arial"/>
              </w:rPr>
            </w:pPr>
          </w:p>
        </w:tc>
      </w:tr>
      <w:tr w:rsidR="006A4D7D" w:rsidRPr="006B24F0" w14:paraId="422B2239" w14:textId="41D0EFF6" w:rsidTr="006A4D7D">
        <w:trPr>
          <w:cantSplit/>
          <w:trHeight w:val="432"/>
        </w:trPr>
        <w:tc>
          <w:tcPr>
            <w:tcW w:w="1079" w:type="dxa"/>
            <w:vAlign w:val="center"/>
          </w:tcPr>
          <w:p w14:paraId="38B85C84" w14:textId="4DCD4527" w:rsidR="006A4D7D" w:rsidRDefault="006A4D7D" w:rsidP="002807D4">
            <w:pPr>
              <w:pStyle w:val="TableField-Center"/>
              <w:rPr>
                <w:rFonts w:ascii="Calibri Light" w:hAnsi="Calibri Light" w:cs="Arial"/>
              </w:rPr>
            </w:pPr>
            <w:r>
              <w:rPr>
                <w:rFonts w:ascii="Calibri Light" w:hAnsi="Calibri Light" w:cs="Arial"/>
              </w:rPr>
              <w:t>570</w:t>
            </w:r>
          </w:p>
        </w:tc>
        <w:tc>
          <w:tcPr>
            <w:tcW w:w="3760" w:type="dxa"/>
            <w:vAlign w:val="center"/>
          </w:tcPr>
          <w:p w14:paraId="4A0FC303" w14:textId="77777777" w:rsidR="006A4D7D" w:rsidRDefault="006A4D7D" w:rsidP="002807D4">
            <w:pPr>
              <w:pStyle w:val="TableField-Left"/>
              <w:rPr>
                <w:rFonts w:ascii="Calibri Light" w:hAnsi="Calibri Light" w:cs="Arial"/>
                <w:b/>
                <w:bCs/>
              </w:rPr>
            </w:pPr>
            <w:r w:rsidRPr="5C9EE791">
              <w:rPr>
                <w:rFonts w:ascii="Calibri Light" w:hAnsi="Calibri Light" w:cs="Arial"/>
                <w:b/>
                <w:bCs/>
              </w:rPr>
              <w:t>RSS Request required?</w:t>
            </w:r>
          </w:p>
          <w:p w14:paraId="6D291FFA" w14:textId="3234AA4B" w:rsidR="006A4D7D" w:rsidRDefault="006A4D7D" w:rsidP="2DF41CD4">
            <w:pPr>
              <w:pStyle w:val="TableField-Left"/>
              <w:rPr>
                <w:rFonts w:ascii="Calibri Light" w:hAnsi="Calibri Light" w:cs="Arial"/>
                <w:b/>
                <w:bCs/>
              </w:rPr>
            </w:pPr>
            <w:r>
              <w:rPr>
                <w:rFonts w:ascii="Calibri Light" w:hAnsi="Calibri Light" w:cs="Arial"/>
              </w:rPr>
              <w:t>If RSS request is required, go to step 580. Otherwise go to step 600.</w:t>
            </w:r>
          </w:p>
          <w:p w14:paraId="13C1F9B7" w14:textId="77777777" w:rsidR="006A4D7D" w:rsidRDefault="006A4D7D" w:rsidP="002807D4">
            <w:pPr>
              <w:pStyle w:val="TableField-Left"/>
              <w:rPr>
                <w:rFonts w:ascii="Calibri Light" w:hAnsi="Calibri Light" w:cs="Arial"/>
                <w:b/>
              </w:rPr>
            </w:pPr>
          </w:p>
        </w:tc>
        <w:tc>
          <w:tcPr>
            <w:tcW w:w="1377" w:type="dxa"/>
            <w:vAlign w:val="center"/>
          </w:tcPr>
          <w:p w14:paraId="13959915" w14:textId="36E987D0" w:rsidR="006A4D7D" w:rsidRDefault="006A4D7D" w:rsidP="002807D4">
            <w:pPr>
              <w:pStyle w:val="TableField-Left"/>
              <w:rPr>
                <w:rFonts w:ascii="Calibri Light" w:hAnsi="Calibri Light" w:cs="Arial"/>
              </w:rPr>
            </w:pPr>
            <w:r>
              <w:rPr>
                <w:rFonts w:ascii="Calibri Light" w:hAnsi="Calibri Light" w:cs="Arial"/>
              </w:rPr>
              <w:t>S/4HANA</w:t>
            </w:r>
          </w:p>
        </w:tc>
        <w:tc>
          <w:tcPr>
            <w:tcW w:w="1614" w:type="dxa"/>
            <w:vAlign w:val="center"/>
          </w:tcPr>
          <w:p w14:paraId="6D1E658F" w14:textId="05F18960" w:rsidR="006A4D7D" w:rsidRDefault="00EB120D" w:rsidP="002807D4">
            <w:pPr>
              <w:pStyle w:val="TableField-Left"/>
              <w:rPr>
                <w:rFonts w:ascii="Calibri Light" w:hAnsi="Calibri Light" w:cs="Arial"/>
              </w:rPr>
            </w:pPr>
            <w:ins w:id="1051" w:author="Tuan Yap" w:date="2018-05-08T11:28:00Z">
              <w:r>
                <w:rPr>
                  <w:rFonts w:ascii="Calibri Light" w:hAnsi="Calibri Light" w:cs="Arial"/>
                </w:rPr>
                <w:t>Transfer Processing</w:t>
              </w:r>
            </w:ins>
            <w:del w:id="1052" w:author="Tuan Yap" w:date="2018-05-08T11:28:00Z">
              <w:r w:rsidR="006A4D7D" w:rsidDel="00EB120D">
                <w:rPr>
                  <w:rFonts w:ascii="Calibri Light" w:hAnsi="Calibri Light" w:cs="Arial"/>
                </w:rPr>
                <w:delText>System</w:delText>
              </w:r>
            </w:del>
          </w:p>
        </w:tc>
        <w:tc>
          <w:tcPr>
            <w:tcW w:w="1484" w:type="dxa"/>
          </w:tcPr>
          <w:p w14:paraId="07927F1F" w14:textId="77777777" w:rsidR="006A4D7D" w:rsidRDefault="006A4D7D" w:rsidP="002807D4">
            <w:pPr>
              <w:pStyle w:val="TableField-Left"/>
              <w:rPr>
                <w:ins w:id="1053" w:author="Tuan Yap" w:date="2018-05-03T11:36:00Z"/>
                <w:rFonts w:ascii="Calibri Light" w:hAnsi="Calibri Light" w:cs="Arial"/>
              </w:rPr>
            </w:pPr>
          </w:p>
        </w:tc>
      </w:tr>
      <w:tr w:rsidR="006A4D7D" w:rsidRPr="006B24F0" w14:paraId="7EE745DF" w14:textId="1A237812" w:rsidTr="006A4D7D">
        <w:trPr>
          <w:cantSplit/>
          <w:trHeight w:val="432"/>
        </w:trPr>
        <w:tc>
          <w:tcPr>
            <w:tcW w:w="1079" w:type="dxa"/>
            <w:vAlign w:val="center"/>
          </w:tcPr>
          <w:p w14:paraId="61E7D167" w14:textId="39AA421D" w:rsidR="006A4D7D" w:rsidRDefault="006A4D7D" w:rsidP="002807D4">
            <w:pPr>
              <w:pStyle w:val="TableField-Center"/>
              <w:rPr>
                <w:rFonts w:ascii="Calibri Light" w:hAnsi="Calibri Light" w:cs="Arial"/>
              </w:rPr>
            </w:pPr>
            <w:r>
              <w:rPr>
                <w:rFonts w:ascii="Calibri Light" w:hAnsi="Calibri Light" w:cs="Arial"/>
              </w:rPr>
              <w:t>580</w:t>
            </w:r>
          </w:p>
        </w:tc>
        <w:tc>
          <w:tcPr>
            <w:tcW w:w="3760" w:type="dxa"/>
            <w:vAlign w:val="center"/>
          </w:tcPr>
          <w:p w14:paraId="731AF54E" w14:textId="77777777" w:rsidR="006A4D7D" w:rsidRDefault="006A4D7D" w:rsidP="002807D4">
            <w:pPr>
              <w:pStyle w:val="TableField-Left"/>
              <w:rPr>
                <w:rFonts w:ascii="Calibri Light" w:hAnsi="Calibri Light" w:cs="Arial"/>
                <w:b/>
                <w:bCs/>
              </w:rPr>
            </w:pPr>
            <w:r w:rsidRPr="5C9EE791">
              <w:rPr>
                <w:rFonts w:ascii="Calibri Light" w:hAnsi="Calibri Light" w:cs="Arial"/>
                <w:b/>
                <w:bCs/>
              </w:rPr>
              <w:t>Handle Remote Order</w:t>
            </w:r>
          </w:p>
          <w:p w14:paraId="6C419C68" w14:textId="77777777" w:rsidR="006A4D7D" w:rsidRPr="00DB0DC5" w:rsidRDefault="006A4D7D" w:rsidP="002807D4">
            <w:pPr>
              <w:pStyle w:val="TableField-Left"/>
              <w:rPr>
                <w:rFonts w:ascii="Calibri Light" w:hAnsi="Calibri Light" w:cs="Arial"/>
              </w:rPr>
            </w:pPr>
            <w:r w:rsidRPr="00DB0DC5">
              <w:rPr>
                <w:rFonts w:ascii="Calibri Light" w:hAnsi="Calibri Light" w:cs="Arial"/>
              </w:rPr>
              <w:t>The process of handle remote order.</w:t>
            </w:r>
          </w:p>
          <w:p w14:paraId="15594625" w14:textId="3C571059" w:rsidR="006A4D7D" w:rsidRDefault="006A4D7D" w:rsidP="002807D4">
            <w:pPr>
              <w:pStyle w:val="TableField-Left"/>
              <w:rPr>
                <w:rFonts w:ascii="Calibri Light" w:hAnsi="Calibri Light" w:cs="Arial"/>
                <w:b/>
              </w:rPr>
            </w:pPr>
          </w:p>
        </w:tc>
        <w:tc>
          <w:tcPr>
            <w:tcW w:w="1377" w:type="dxa"/>
            <w:vAlign w:val="center"/>
          </w:tcPr>
          <w:p w14:paraId="1CE4B83C" w14:textId="3DF5BE18" w:rsidR="006A4D7D" w:rsidRDefault="006A4D7D" w:rsidP="002807D4">
            <w:pPr>
              <w:pStyle w:val="TableField-Left"/>
              <w:rPr>
                <w:rFonts w:ascii="Calibri Light" w:hAnsi="Calibri Light" w:cs="Arial"/>
              </w:rPr>
            </w:pPr>
            <w:r>
              <w:rPr>
                <w:rFonts w:ascii="Calibri Light" w:hAnsi="Calibri Light" w:cs="Arial"/>
              </w:rPr>
              <w:t>S/4HANA</w:t>
            </w:r>
          </w:p>
        </w:tc>
        <w:tc>
          <w:tcPr>
            <w:tcW w:w="1614" w:type="dxa"/>
            <w:vAlign w:val="center"/>
          </w:tcPr>
          <w:p w14:paraId="0D7C9185" w14:textId="2F8B6003" w:rsidR="006A4D7D" w:rsidRDefault="00EB120D" w:rsidP="002807D4">
            <w:pPr>
              <w:pStyle w:val="TableField-Left"/>
              <w:rPr>
                <w:rFonts w:ascii="Calibri Light" w:hAnsi="Calibri Light" w:cs="Arial"/>
              </w:rPr>
            </w:pPr>
            <w:ins w:id="1054" w:author="Tuan Yap" w:date="2018-05-08T11:28:00Z">
              <w:r>
                <w:rPr>
                  <w:rFonts w:ascii="Calibri Light" w:hAnsi="Calibri Light" w:cs="Arial"/>
                </w:rPr>
                <w:t>Transfer Processing</w:t>
              </w:r>
            </w:ins>
            <w:del w:id="1055" w:author="Tuan Yap" w:date="2018-05-08T11:28:00Z">
              <w:r w:rsidR="006A4D7D" w:rsidDel="00EB120D">
                <w:rPr>
                  <w:rFonts w:ascii="Calibri Light" w:hAnsi="Calibri Light" w:cs="Arial"/>
                </w:rPr>
                <w:delText>System</w:delText>
              </w:r>
            </w:del>
          </w:p>
        </w:tc>
        <w:tc>
          <w:tcPr>
            <w:tcW w:w="1484" w:type="dxa"/>
          </w:tcPr>
          <w:p w14:paraId="5DC1F9AB" w14:textId="77777777" w:rsidR="006A4D7D" w:rsidRDefault="006A4D7D" w:rsidP="002807D4">
            <w:pPr>
              <w:pStyle w:val="TableField-Left"/>
              <w:rPr>
                <w:ins w:id="1056" w:author="Tuan Yap" w:date="2018-05-03T11:36:00Z"/>
                <w:rFonts w:ascii="Calibri Light" w:hAnsi="Calibri Light" w:cs="Arial"/>
              </w:rPr>
            </w:pPr>
          </w:p>
        </w:tc>
      </w:tr>
      <w:tr w:rsidR="006A4D7D" w:rsidRPr="006B24F0" w14:paraId="6D5E02AB" w14:textId="7593F89F" w:rsidTr="006A4D7D">
        <w:trPr>
          <w:cantSplit/>
          <w:trHeight w:val="432"/>
        </w:trPr>
        <w:tc>
          <w:tcPr>
            <w:tcW w:w="1079" w:type="dxa"/>
            <w:vAlign w:val="center"/>
          </w:tcPr>
          <w:p w14:paraId="7092CB1F" w14:textId="5EF2356A" w:rsidR="006A4D7D" w:rsidRDefault="006A4D7D" w:rsidP="00AC13EE">
            <w:pPr>
              <w:pStyle w:val="TableField-Center"/>
              <w:rPr>
                <w:rFonts w:ascii="Calibri Light" w:hAnsi="Calibri Light" w:cs="Arial"/>
              </w:rPr>
            </w:pPr>
            <w:r>
              <w:rPr>
                <w:rFonts w:ascii="Calibri Light" w:hAnsi="Calibri Light" w:cs="Arial"/>
              </w:rPr>
              <w:t>590</w:t>
            </w:r>
          </w:p>
        </w:tc>
        <w:tc>
          <w:tcPr>
            <w:tcW w:w="3760" w:type="dxa"/>
            <w:vAlign w:val="center"/>
          </w:tcPr>
          <w:p w14:paraId="09684A90" w14:textId="77777777" w:rsidR="006A4D7D" w:rsidRDefault="006A4D7D" w:rsidP="00AC13EE">
            <w:pPr>
              <w:pStyle w:val="TableField-Left"/>
              <w:rPr>
                <w:rFonts w:ascii="Calibri Light" w:hAnsi="Calibri Light" w:cs="Arial"/>
                <w:b/>
                <w:bCs/>
              </w:rPr>
            </w:pPr>
            <w:r w:rsidRPr="5C9EE791">
              <w:rPr>
                <w:rFonts w:ascii="Calibri Light" w:hAnsi="Calibri Light" w:cs="Arial"/>
                <w:b/>
                <w:bCs/>
              </w:rPr>
              <w:t>Interface to RSS</w:t>
            </w:r>
          </w:p>
          <w:p w14:paraId="01013362" w14:textId="77777777" w:rsidR="006A4D7D" w:rsidRDefault="006A4D7D" w:rsidP="00AC13EE">
            <w:pPr>
              <w:pStyle w:val="TableField-Left"/>
              <w:rPr>
                <w:rFonts w:ascii="Calibri Light" w:hAnsi="Calibri Light" w:cs="Arial"/>
              </w:rPr>
            </w:pPr>
            <w:r>
              <w:rPr>
                <w:rFonts w:ascii="Calibri Light" w:hAnsi="Calibri Light" w:cs="Arial"/>
              </w:rPr>
              <w:t>Interface to RSS for RSS request.</w:t>
            </w:r>
          </w:p>
          <w:p w14:paraId="4A875747" w14:textId="77777777" w:rsidR="006A4D7D" w:rsidRPr="5C9EE791" w:rsidRDefault="006A4D7D" w:rsidP="00AC13EE">
            <w:pPr>
              <w:pStyle w:val="TableField-Left"/>
              <w:rPr>
                <w:rFonts w:ascii="Calibri Light" w:hAnsi="Calibri Light" w:cs="Arial"/>
                <w:b/>
                <w:bCs/>
              </w:rPr>
            </w:pPr>
          </w:p>
        </w:tc>
        <w:tc>
          <w:tcPr>
            <w:tcW w:w="1377" w:type="dxa"/>
            <w:vAlign w:val="center"/>
          </w:tcPr>
          <w:p w14:paraId="452C28AB" w14:textId="261CEB81" w:rsidR="006A4D7D" w:rsidRDefault="006A4D7D" w:rsidP="00AC13EE">
            <w:pPr>
              <w:pStyle w:val="TableField-Left"/>
              <w:rPr>
                <w:rFonts w:ascii="Calibri Light" w:hAnsi="Calibri Light" w:cs="Arial"/>
              </w:rPr>
            </w:pPr>
            <w:r>
              <w:rPr>
                <w:rFonts w:ascii="Calibri Light" w:hAnsi="Calibri Light" w:cs="Arial"/>
              </w:rPr>
              <w:t>RSS</w:t>
            </w:r>
          </w:p>
        </w:tc>
        <w:tc>
          <w:tcPr>
            <w:tcW w:w="1614" w:type="dxa"/>
            <w:vAlign w:val="center"/>
          </w:tcPr>
          <w:p w14:paraId="4A20F4D9" w14:textId="4053F263" w:rsidR="006A4D7D" w:rsidRDefault="00EB120D" w:rsidP="00AC13EE">
            <w:pPr>
              <w:pStyle w:val="TableField-Left"/>
              <w:rPr>
                <w:rFonts w:ascii="Calibri Light" w:hAnsi="Calibri Light" w:cs="Arial"/>
              </w:rPr>
            </w:pPr>
            <w:ins w:id="1057" w:author="Tuan Yap" w:date="2018-05-08T11:28:00Z">
              <w:r>
                <w:rPr>
                  <w:rFonts w:ascii="Calibri Light" w:hAnsi="Calibri Light" w:cs="Arial"/>
                </w:rPr>
                <w:t>Transfer Processing</w:t>
              </w:r>
            </w:ins>
            <w:del w:id="1058" w:author="Tuan Yap" w:date="2018-05-08T11:28:00Z">
              <w:r w:rsidR="006A4D7D" w:rsidDel="00EB120D">
                <w:rPr>
                  <w:rFonts w:ascii="Calibri Light" w:hAnsi="Calibri Light" w:cs="Arial"/>
                </w:rPr>
                <w:delText>System</w:delText>
              </w:r>
            </w:del>
          </w:p>
        </w:tc>
        <w:tc>
          <w:tcPr>
            <w:tcW w:w="1484" w:type="dxa"/>
          </w:tcPr>
          <w:p w14:paraId="48B5F45B" w14:textId="77777777" w:rsidR="006A4D7D" w:rsidRDefault="006A4D7D" w:rsidP="00AC13EE">
            <w:pPr>
              <w:pStyle w:val="TableField-Left"/>
              <w:rPr>
                <w:ins w:id="1059" w:author="Tuan Yap" w:date="2018-05-03T11:36:00Z"/>
                <w:rFonts w:ascii="Calibri Light" w:hAnsi="Calibri Light" w:cs="Arial"/>
              </w:rPr>
            </w:pPr>
          </w:p>
        </w:tc>
      </w:tr>
      <w:tr w:rsidR="006A4D7D" w:rsidRPr="006B24F0" w14:paraId="7877B432" w14:textId="076C25FF" w:rsidTr="006A4D7D">
        <w:trPr>
          <w:cantSplit/>
          <w:trHeight w:val="432"/>
        </w:trPr>
        <w:tc>
          <w:tcPr>
            <w:tcW w:w="1079" w:type="dxa"/>
            <w:vAlign w:val="center"/>
          </w:tcPr>
          <w:p w14:paraId="552E3DB0" w14:textId="088BF6F0" w:rsidR="006A4D7D" w:rsidRDefault="006A4D7D" w:rsidP="00AC13EE">
            <w:pPr>
              <w:pStyle w:val="TableField-Center"/>
              <w:rPr>
                <w:rFonts w:ascii="Calibri Light" w:hAnsi="Calibri Light" w:cs="Arial"/>
              </w:rPr>
            </w:pPr>
            <w:r>
              <w:rPr>
                <w:rFonts w:ascii="Calibri Light" w:hAnsi="Calibri Light" w:cs="Arial"/>
              </w:rPr>
              <w:lastRenderedPageBreak/>
              <w:t>600</w:t>
            </w:r>
          </w:p>
        </w:tc>
        <w:tc>
          <w:tcPr>
            <w:tcW w:w="3760" w:type="dxa"/>
            <w:vAlign w:val="center"/>
          </w:tcPr>
          <w:p w14:paraId="7DE41F44" w14:textId="77777777" w:rsidR="006A4D7D" w:rsidRDefault="006A4D7D" w:rsidP="00AC13EE">
            <w:pPr>
              <w:pStyle w:val="TableField-Left"/>
              <w:rPr>
                <w:rFonts w:ascii="Calibri Light" w:hAnsi="Calibri Light" w:cs="Arial"/>
                <w:b/>
                <w:bCs/>
              </w:rPr>
            </w:pPr>
            <w:r w:rsidRPr="5C9EE791">
              <w:rPr>
                <w:rFonts w:ascii="Calibri Light" w:hAnsi="Calibri Light" w:cs="Arial"/>
                <w:b/>
                <w:bCs/>
              </w:rPr>
              <w:t>Service Order required?</w:t>
            </w:r>
          </w:p>
          <w:p w14:paraId="3390605A" w14:textId="5B63E503" w:rsidR="006A4D7D" w:rsidRDefault="006A4D7D" w:rsidP="00AC13EE">
            <w:pPr>
              <w:pStyle w:val="TableField-Left"/>
              <w:rPr>
                <w:rFonts w:ascii="Calibri Light" w:hAnsi="Calibri Light" w:cs="Arial"/>
              </w:rPr>
            </w:pPr>
            <w:r>
              <w:rPr>
                <w:rFonts w:ascii="Calibri Light" w:hAnsi="Calibri Light" w:cs="Arial"/>
              </w:rPr>
              <w:t>If an initial read Service Order is required for non-smart meter, go to step 610. Otherwise, go to step 620.</w:t>
            </w:r>
          </w:p>
          <w:p w14:paraId="6A017B6D" w14:textId="77777777" w:rsidR="006A4D7D" w:rsidRDefault="006A4D7D" w:rsidP="00AC13EE">
            <w:pPr>
              <w:pStyle w:val="TableField-Left"/>
              <w:rPr>
                <w:rFonts w:ascii="Calibri Light" w:hAnsi="Calibri Light" w:cs="Arial"/>
                <w:b/>
              </w:rPr>
            </w:pPr>
          </w:p>
        </w:tc>
        <w:tc>
          <w:tcPr>
            <w:tcW w:w="1377" w:type="dxa"/>
            <w:vAlign w:val="center"/>
          </w:tcPr>
          <w:p w14:paraId="55E8F36A" w14:textId="44CD1EDB" w:rsidR="006A4D7D" w:rsidRDefault="006A4D7D" w:rsidP="00AC13EE">
            <w:pPr>
              <w:pStyle w:val="TableField-Left"/>
              <w:rPr>
                <w:rFonts w:ascii="Calibri Light" w:hAnsi="Calibri Light" w:cs="Arial"/>
              </w:rPr>
            </w:pPr>
            <w:r>
              <w:rPr>
                <w:rFonts w:ascii="Calibri Light" w:hAnsi="Calibri Light" w:cs="Arial"/>
              </w:rPr>
              <w:t>S/4HANA</w:t>
            </w:r>
          </w:p>
        </w:tc>
        <w:tc>
          <w:tcPr>
            <w:tcW w:w="1614" w:type="dxa"/>
            <w:vAlign w:val="center"/>
          </w:tcPr>
          <w:p w14:paraId="64CF1C25" w14:textId="18997317" w:rsidR="006A4D7D" w:rsidRDefault="00EB120D" w:rsidP="00AC13EE">
            <w:pPr>
              <w:pStyle w:val="TableField-Left"/>
              <w:rPr>
                <w:rFonts w:ascii="Calibri Light" w:hAnsi="Calibri Light" w:cs="Arial"/>
              </w:rPr>
            </w:pPr>
            <w:ins w:id="1060" w:author="Tuan Yap" w:date="2018-05-08T11:28:00Z">
              <w:r>
                <w:rPr>
                  <w:rFonts w:ascii="Calibri Light" w:hAnsi="Calibri Light" w:cs="Arial"/>
                </w:rPr>
                <w:t>Transfer Processing</w:t>
              </w:r>
            </w:ins>
            <w:del w:id="1061" w:author="Tuan Yap" w:date="2018-05-08T11:28:00Z">
              <w:r w:rsidR="006A4D7D" w:rsidDel="00EB120D">
                <w:rPr>
                  <w:rFonts w:ascii="Calibri Light" w:hAnsi="Calibri Light" w:cs="Arial"/>
                </w:rPr>
                <w:delText>System</w:delText>
              </w:r>
            </w:del>
          </w:p>
        </w:tc>
        <w:tc>
          <w:tcPr>
            <w:tcW w:w="1484" w:type="dxa"/>
          </w:tcPr>
          <w:p w14:paraId="5AFA606E" w14:textId="77777777" w:rsidR="006A4D7D" w:rsidRDefault="006A4D7D" w:rsidP="00AC13EE">
            <w:pPr>
              <w:pStyle w:val="TableField-Left"/>
              <w:rPr>
                <w:ins w:id="1062" w:author="Tuan Yap" w:date="2018-05-03T11:36:00Z"/>
                <w:rFonts w:ascii="Calibri Light" w:hAnsi="Calibri Light" w:cs="Arial"/>
              </w:rPr>
            </w:pPr>
          </w:p>
        </w:tc>
      </w:tr>
      <w:tr w:rsidR="006A4D7D" w:rsidRPr="006B24F0" w14:paraId="4C88D616" w14:textId="52525006" w:rsidTr="006A4D7D">
        <w:trPr>
          <w:cantSplit/>
          <w:trHeight w:val="432"/>
        </w:trPr>
        <w:tc>
          <w:tcPr>
            <w:tcW w:w="1079" w:type="dxa"/>
            <w:vAlign w:val="center"/>
          </w:tcPr>
          <w:p w14:paraId="33BC7AD1" w14:textId="57D4D4BB" w:rsidR="006A4D7D" w:rsidRDefault="006A4D7D" w:rsidP="00AC13EE">
            <w:pPr>
              <w:pStyle w:val="TableField-Center"/>
              <w:rPr>
                <w:rFonts w:ascii="Calibri Light" w:hAnsi="Calibri Light" w:cs="Arial"/>
              </w:rPr>
            </w:pPr>
            <w:r>
              <w:rPr>
                <w:rFonts w:ascii="Calibri Light" w:hAnsi="Calibri Light" w:cs="Arial"/>
              </w:rPr>
              <w:t>610</w:t>
            </w:r>
          </w:p>
        </w:tc>
        <w:tc>
          <w:tcPr>
            <w:tcW w:w="3760" w:type="dxa"/>
            <w:vAlign w:val="center"/>
          </w:tcPr>
          <w:p w14:paraId="3889EFE5" w14:textId="77777777" w:rsidR="006A4D7D" w:rsidRDefault="006A4D7D" w:rsidP="00AC13EE">
            <w:pPr>
              <w:pStyle w:val="TableField-Left"/>
              <w:rPr>
                <w:rFonts w:ascii="Calibri Light" w:hAnsi="Calibri Light" w:cs="Arial"/>
                <w:b/>
                <w:bCs/>
              </w:rPr>
            </w:pPr>
            <w:r w:rsidRPr="5C9EE791">
              <w:rPr>
                <w:rFonts w:ascii="Calibri Light" w:hAnsi="Calibri Light" w:cs="Arial"/>
                <w:b/>
                <w:bCs/>
              </w:rPr>
              <w:t>Handle Field Order</w:t>
            </w:r>
          </w:p>
          <w:p w14:paraId="1EC4FF3B" w14:textId="77777777" w:rsidR="006A4D7D" w:rsidRDefault="006A4D7D" w:rsidP="00AC13EE">
            <w:pPr>
              <w:pStyle w:val="TableField-Left"/>
              <w:rPr>
                <w:rFonts w:ascii="Calibri Light" w:hAnsi="Calibri Light" w:cs="Arial"/>
              </w:rPr>
            </w:pPr>
            <w:r>
              <w:rPr>
                <w:rFonts w:ascii="Calibri Light" w:hAnsi="Calibri Light" w:cs="Arial"/>
              </w:rPr>
              <w:t>The process to handle Field Order.</w:t>
            </w:r>
          </w:p>
          <w:p w14:paraId="60C079F1" w14:textId="77777777" w:rsidR="006A4D7D" w:rsidRDefault="006A4D7D" w:rsidP="00AC13EE">
            <w:pPr>
              <w:pStyle w:val="TableField-Left"/>
              <w:rPr>
                <w:rFonts w:ascii="Calibri Light" w:hAnsi="Calibri Light" w:cs="Arial"/>
                <w:b/>
              </w:rPr>
            </w:pPr>
          </w:p>
        </w:tc>
        <w:tc>
          <w:tcPr>
            <w:tcW w:w="1377" w:type="dxa"/>
            <w:vAlign w:val="center"/>
          </w:tcPr>
          <w:p w14:paraId="53130078" w14:textId="06804883" w:rsidR="006A4D7D" w:rsidRDefault="006A4D7D" w:rsidP="00AC13EE">
            <w:pPr>
              <w:pStyle w:val="TableField-Left"/>
              <w:rPr>
                <w:rFonts w:ascii="Calibri Light" w:hAnsi="Calibri Light" w:cs="Arial"/>
              </w:rPr>
            </w:pPr>
            <w:r>
              <w:rPr>
                <w:rFonts w:ascii="Calibri Light" w:hAnsi="Calibri Light" w:cs="Arial"/>
              </w:rPr>
              <w:t>S/4HANA</w:t>
            </w:r>
          </w:p>
        </w:tc>
        <w:tc>
          <w:tcPr>
            <w:tcW w:w="1614" w:type="dxa"/>
            <w:vAlign w:val="center"/>
          </w:tcPr>
          <w:p w14:paraId="1B05E758" w14:textId="3E772734" w:rsidR="006A4D7D" w:rsidRDefault="00EB120D" w:rsidP="00AC13EE">
            <w:pPr>
              <w:pStyle w:val="TableField-Left"/>
              <w:rPr>
                <w:rFonts w:ascii="Calibri Light" w:hAnsi="Calibri Light" w:cs="Arial"/>
              </w:rPr>
            </w:pPr>
            <w:ins w:id="1063" w:author="Tuan Yap" w:date="2018-05-08T11:28:00Z">
              <w:r>
                <w:rPr>
                  <w:rFonts w:ascii="Calibri Light" w:hAnsi="Calibri Light" w:cs="Arial"/>
                </w:rPr>
                <w:t>Transfer Processing</w:t>
              </w:r>
            </w:ins>
            <w:del w:id="1064" w:author="Tuan Yap" w:date="2018-05-08T11:28:00Z">
              <w:r w:rsidR="006A4D7D" w:rsidDel="00EB120D">
                <w:rPr>
                  <w:rFonts w:ascii="Calibri Light" w:hAnsi="Calibri Light" w:cs="Arial"/>
                </w:rPr>
                <w:delText>System</w:delText>
              </w:r>
            </w:del>
          </w:p>
        </w:tc>
        <w:tc>
          <w:tcPr>
            <w:tcW w:w="1484" w:type="dxa"/>
          </w:tcPr>
          <w:p w14:paraId="3AD4DDE2" w14:textId="77777777" w:rsidR="006A4D7D" w:rsidRDefault="006A4D7D" w:rsidP="00AC13EE">
            <w:pPr>
              <w:pStyle w:val="TableField-Left"/>
              <w:rPr>
                <w:ins w:id="1065" w:author="Tuan Yap" w:date="2018-05-03T11:36:00Z"/>
                <w:rFonts w:ascii="Calibri Light" w:hAnsi="Calibri Light" w:cs="Arial"/>
              </w:rPr>
            </w:pPr>
          </w:p>
        </w:tc>
      </w:tr>
      <w:tr w:rsidR="006A4D7D" w:rsidRPr="006B24F0" w14:paraId="429F69E8" w14:textId="1350E991" w:rsidTr="006A4D7D">
        <w:trPr>
          <w:cantSplit/>
          <w:trHeight w:val="432"/>
        </w:trPr>
        <w:tc>
          <w:tcPr>
            <w:tcW w:w="1079" w:type="dxa"/>
            <w:vAlign w:val="center"/>
          </w:tcPr>
          <w:p w14:paraId="65EC2722" w14:textId="35DA2638" w:rsidR="006A4D7D" w:rsidRDefault="006A4D7D" w:rsidP="00AC13EE">
            <w:pPr>
              <w:pStyle w:val="TableField-Center"/>
              <w:rPr>
                <w:rFonts w:ascii="Calibri Light" w:hAnsi="Calibri Light" w:cs="Arial"/>
              </w:rPr>
            </w:pPr>
            <w:r>
              <w:rPr>
                <w:rFonts w:ascii="Calibri Light" w:hAnsi="Calibri Light" w:cs="Arial"/>
              </w:rPr>
              <w:t>620</w:t>
            </w:r>
          </w:p>
        </w:tc>
        <w:tc>
          <w:tcPr>
            <w:tcW w:w="3760" w:type="dxa"/>
            <w:vAlign w:val="center"/>
          </w:tcPr>
          <w:p w14:paraId="78AED433" w14:textId="77777777" w:rsidR="006A4D7D" w:rsidRDefault="006A4D7D" w:rsidP="00AC13EE">
            <w:pPr>
              <w:pStyle w:val="TableField-Left"/>
              <w:rPr>
                <w:rFonts w:ascii="Calibri Light" w:hAnsi="Calibri Light" w:cs="Arial"/>
                <w:b/>
                <w:bCs/>
              </w:rPr>
            </w:pPr>
            <w:r w:rsidRPr="5C9EE791">
              <w:rPr>
                <w:rFonts w:ascii="Calibri Light" w:hAnsi="Calibri Light" w:cs="Arial"/>
                <w:b/>
                <w:bCs/>
              </w:rPr>
              <w:t>Service fees required?</w:t>
            </w:r>
          </w:p>
          <w:p w14:paraId="660FB072" w14:textId="307B4CE3" w:rsidR="006A4D7D" w:rsidRDefault="006A4D7D" w:rsidP="00AC13EE">
            <w:pPr>
              <w:pStyle w:val="TableField-Left"/>
              <w:rPr>
                <w:rFonts w:ascii="Calibri Light" w:hAnsi="Calibri Light" w:cs="Arial"/>
              </w:rPr>
            </w:pPr>
            <w:r>
              <w:rPr>
                <w:rFonts w:ascii="Calibri Light" w:hAnsi="Calibri Light" w:cs="Arial"/>
              </w:rPr>
              <w:t>If Service fees are required, go to step 630. Otherwise, go to step 640.</w:t>
            </w:r>
          </w:p>
          <w:p w14:paraId="2FA63C5D" w14:textId="77777777" w:rsidR="006A4D7D" w:rsidRDefault="006A4D7D" w:rsidP="00AC13EE">
            <w:pPr>
              <w:pStyle w:val="TableField-Left"/>
              <w:rPr>
                <w:rFonts w:ascii="Calibri Light" w:hAnsi="Calibri Light" w:cs="Arial"/>
                <w:b/>
              </w:rPr>
            </w:pPr>
          </w:p>
        </w:tc>
        <w:tc>
          <w:tcPr>
            <w:tcW w:w="1377" w:type="dxa"/>
            <w:vAlign w:val="center"/>
          </w:tcPr>
          <w:p w14:paraId="17667CAD" w14:textId="02F0F270" w:rsidR="006A4D7D" w:rsidRDefault="006A4D7D" w:rsidP="00AC13EE">
            <w:pPr>
              <w:pStyle w:val="TableField-Left"/>
              <w:rPr>
                <w:rFonts w:ascii="Calibri Light" w:hAnsi="Calibri Light" w:cs="Arial"/>
              </w:rPr>
            </w:pPr>
            <w:r>
              <w:rPr>
                <w:rFonts w:ascii="Calibri Light" w:hAnsi="Calibri Light" w:cs="Arial"/>
              </w:rPr>
              <w:t>S/4HAHA</w:t>
            </w:r>
          </w:p>
        </w:tc>
        <w:tc>
          <w:tcPr>
            <w:tcW w:w="1614" w:type="dxa"/>
            <w:vAlign w:val="center"/>
          </w:tcPr>
          <w:p w14:paraId="51C9B7DD" w14:textId="1F4A7FBF" w:rsidR="006A4D7D" w:rsidRDefault="00EB120D" w:rsidP="00AC13EE">
            <w:pPr>
              <w:pStyle w:val="TableField-Left"/>
              <w:rPr>
                <w:rFonts w:ascii="Calibri Light" w:hAnsi="Calibri Light" w:cs="Arial"/>
              </w:rPr>
            </w:pPr>
            <w:ins w:id="1066" w:author="Tuan Yap" w:date="2018-05-08T11:28:00Z">
              <w:r>
                <w:rPr>
                  <w:rFonts w:ascii="Calibri Light" w:hAnsi="Calibri Light" w:cs="Arial"/>
                </w:rPr>
                <w:t>Transfer Processing</w:t>
              </w:r>
            </w:ins>
            <w:del w:id="1067" w:author="Tuan Yap" w:date="2018-05-08T11:28:00Z">
              <w:r w:rsidR="006A4D7D" w:rsidDel="00EB120D">
                <w:rPr>
                  <w:rFonts w:ascii="Calibri Light" w:hAnsi="Calibri Light" w:cs="Arial"/>
                </w:rPr>
                <w:delText>System</w:delText>
              </w:r>
            </w:del>
          </w:p>
        </w:tc>
        <w:tc>
          <w:tcPr>
            <w:tcW w:w="1484" w:type="dxa"/>
          </w:tcPr>
          <w:p w14:paraId="221D1793" w14:textId="77777777" w:rsidR="006A4D7D" w:rsidRDefault="006A4D7D" w:rsidP="00AC13EE">
            <w:pPr>
              <w:pStyle w:val="TableField-Left"/>
              <w:rPr>
                <w:ins w:id="1068" w:author="Tuan Yap" w:date="2018-05-03T11:36:00Z"/>
                <w:rFonts w:ascii="Calibri Light" w:hAnsi="Calibri Light" w:cs="Arial"/>
              </w:rPr>
            </w:pPr>
          </w:p>
        </w:tc>
      </w:tr>
      <w:tr w:rsidR="006A4D7D" w:rsidRPr="006B24F0" w14:paraId="7129E02A" w14:textId="511E2935" w:rsidTr="006A4D7D">
        <w:trPr>
          <w:cantSplit/>
          <w:trHeight w:val="432"/>
        </w:trPr>
        <w:tc>
          <w:tcPr>
            <w:tcW w:w="1079" w:type="dxa"/>
            <w:vAlign w:val="center"/>
          </w:tcPr>
          <w:p w14:paraId="7CCCBB1F" w14:textId="66683241" w:rsidR="006A4D7D" w:rsidRDefault="006A4D7D" w:rsidP="00AC13EE">
            <w:pPr>
              <w:pStyle w:val="TableField-Center"/>
              <w:rPr>
                <w:rFonts w:ascii="Calibri Light" w:hAnsi="Calibri Light" w:cs="Arial"/>
              </w:rPr>
            </w:pPr>
            <w:r>
              <w:rPr>
                <w:rFonts w:ascii="Calibri Light" w:hAnsi="Calibri Light" w:cs="Arial"/>
              </w:rPr>
              <w:t>630</w:t>
            </w:r>
          </w:p>
        </w:tc>
        <w:tc>
          <w:tcPr>
            <w:tcW w:w="3760" w:type="dxa"/>
            <w:vAlign w:val="center"/>
          </w:tcPr>
          <w:p w14:paraId="6E899069" w14:textId="77777777" w:rsidR="006A4D7D" w:rsidRDefault="006A4D7D" w:rsidP="00AC13EE">
            <w:pPr>
              <w:pStyle w:val="TableField-Left"/>
              <w:rPr>
                <w:rFonts w:ascii="Calibri Light" w:hAnsi="Calibri Light" w:cs="Arial"/>
                <w:b/>
                <w:bCs/>
              </w:rPr>
            </w:pPr>
            <w:r w:rsidRPr="5C9EE791">
              <w:rPr>
                <w:rFonts w:ascii="Calibri Light" w:hAnsi="Calibri Light" w:cs="Arial"/>
                <w:b/>
                <w:bCs/>
              </w:rPr>
              <w:t>Posting of Service fees</w:t>
            </w:r>
          </w:p>
          <w:p w14:paraId="2E75EE60" w14:textId="77777777" w:rsidR="006A4D7D" w:rsidRPr="00AE7F7E" w:rsidRDefault="006A4D7D" w:rsidP="00AC13EE">
            <w:pPr>
              <w:pStyle w:val="TableField-Left"/>
              <w:rPr>
                <w:rFonts w:ascii="Calibri Light" w:hAnsi="Calibri Light" w:cs="Arial"/>
              </w:rPr>
            </w:pPr>
            <w:r>
              <w:rPr>
                <w:rFonts w:ascii="Calibri Light" w:hAnsi="Calibri Light" w:cs="Arial"/>
              </w:rPr>
              <w:t>Service fees are posted to BP account.</w:t>
            </w:r>
          </w:p>
          <w:p w14:paraId="5533931D" w14:textId="77777777" w:rsidR="006A4D7D" w:rsidRDefault="006A4D7D" w:rsidP="00AC13EE">
            <w:pPr>
              <w:pStyle w:val="TableField-Left"/>
              <w:rPr>
                <w:rFonts w:ascii="Calibri Light" w:hAnsi="Calibri Light" w:cs="Arial"/>
                <w:b/>
              </w:rPr>
            </w:pPr>
          </w:p>
        </w:tc>
        <w:tc>
          <w:tcPr>
            <w:tcW w:w="1377" w:type="dxa"/>
            <w:vAlign w:val="center"/>
          </w:tcPr>
          <w:p w14:paraId="369FAD4E" w14:textId="7D46B7CE" w:rsidR="006A4D7D" w:rsidRDefault="006A4D7D" w:rsidP="00AC13EE">
            <w:pPr>
              <w:pStyle w:val="TableField-Left"/>
              <w:rPr>
                <w:rFonts w:ascii="Calibri Light" w:hAnsi="Calibri Light" w:cs="Arial"/>
              </w:rPr>
            </w:pPr>
            <w:r>
              <w:rPr>
                <w:rFonts w:ascii="Calibri Light" w:hAnsi="Calibri Light" w:cs="Arial"/>
              </w:rPr>
              <w:t>FPE1</w:t>
            </w:r>
          </w:p>
        </w:tc>
        <w:tc>
          <w:tcPr>
            <w:tcW w:w="1614" w:type="dxa"/>
            <w:vAlign w:val="center"/>
          </w:tcPr>
          <w:p w14:paraId="26C86726" w14:textId="6D6F7306" w:rsidR="006A4D7D" w:rsidRDefault="00EB120D" w:rsidP="00AC13EE">
            <w:pPr>
              <w:pStyle w:val="TableField-Left"/>
              <w:rPr>
                <w:rFonts w:ascii="Calibri Light" w:hAnsi="Calibri Light" w:cs="Arial"/>
              </w:rPr>
            </w:pPr>
            <w:ins w:id="1069" w:author="Tuan Yap" w:date="2018-05-08T11:28:00Z">
              <w:r>
                <w:rPr>
                  <w:rFonts w:ascii="Calibri Light" w:hAnsi="Calibri Light" w:cs="Arial"/>
                </w:rPr>
                <w:t>Transfer Processing</w:t>
              </w:r>
            </w:ins>
            <w:del w:id="1070" w:author="Tuan Yap" w:date="2018-05-08T11:28:00Z">
              <w:r w:rsidR="006A4D7D" w:rsidDel="00EB120D">
                <w:rPr>
                  <w:rFonts w:ascii="Calibri Light" w:hAnsi="Calibri Light" w:cs="Arial"/>
                </w:rPr>
                <w:delText>System</w:delText>
              </w:r>
            </w:del>
          </w:p>
        </w:tc>
        <w:tc>
          <w:tcPr>
            <w:tcW w:w="1484" w:type="dxa"/>
          </w:tcPr>
          <w:p w14:paraId="0D1FC90C" w14:textId="77777777" w:rsidR="006A4D7D" w:rsidRDefault="006A4D7D" w:rsidP="00AC13EE">
            <w:pPr>
              <w:pStyle w:val="TableField-Left"/>
              <w:rPr>
                <w:ins w:id="1071" w:author="Tuan Yap" w:date="2018-05-03T11:36:00Z"/>
                <w:rFonts w:ascii="Calibri Light" w:hAnsi="Calibri Light" w:cs="Arial"/>
              </w:rPr>
            </w:pPr>
          </w:p>
        </w:tc>
      </w:tr>
      <w:tr w:rsidR="006A4D7D" w:rsidRPr="006B24F0" w14:paraId="15DE6FD0" w14:textId="17708F54" w:rsidTr="006A4D7D">
        <w:trPr>
          <w:cantSplit/>
          <w:trHeight w:val="432"/>
        </w:trPr>
        <w:tc>
          <w:tcPr>
            <w:tcW w:w="1079" w:type="dxa"/>
            <w:vAlign w:val="center"/>
          </w:tcPr>
          <w:p w14:paraId="3C08C9CA" w14:textId="0E99E8A1" w:rsidR="006A4D7D" w:rsidRDefault="006A4D7D" w:rsidP="00AC13EE">
            <w:pPr>
              <w:pStyle w:val="TableField-Center"/>
              <w:rPr>
                <w:rFonts w:ascii="Calibri Light" w:hAnsi="Calibri Light" w:cs="Arial"/>
              </w:rPr>
            </w:pPr>
            <w:r>
              <w:rPr>
                <w:rFonts w:ascii="Calibri Light" w:hAnsi="Calibri Light" w:cs="Arial"/>
              </w:rPr>
              <w:t>640</w:t>
            </w:r>
          </w:p>
        </w:tc>
        <w:tc>
          <w:tcPr>
            <w:tcW w:w="3760" w:type="dxa"/>
            <w:vAlign w:val="center"/>
          </w:tcPr>
          <w:p w14:paraId="341A7F80" w14:textId="77777777" w:rsidR="006A4D7D" w:rsidRDefault="006A4D7D" w:rsidP="00AC13EE">
            <w:pPr>
              <w:pStyle w:val="TableField-Left"/>
              <w:rPr>
                <w:rFonts w:ascii="Calibri Light" w:hAnsi="Calibri Light" w:cs="Arial"/>
                <w:b/>
                <w:bCs/>
              </w:rPr>
            </w:pPr>
            <w:r w:rsidRPr="5C9EE791">
              <w:rPr>
                <w:rFonts w:ascii="Calibri Light" w:hAnsi="Calibri Light" w:cs="Arial"/>
                <w:b/>
                <w:bCs/>
              </w:rPr>
              <w:t>Auto transfer of deposit</w:t>
            </w:r>
          </w:p>
          <w:p w14:paraId="6FDF6163" w14:textId="2AB01D49" w:rsidR="006A4D7D" w:rsidRDefault="006A4D7D" w:rsidP="00AC13EE">
            <w:pPr>
              <w:pStyle w:val="TableField-Left"/>
              <w:rPr>
                <w:rFonts w:ascii="Calibri Light" w:hAnsi="Calibri Light" w:cs="Arial"/>
              </w:rPr>
            </w:pPr>
            <w:r>
              <w:rPr>
                <w:rFonts w:ascii="Calibri Light" w:hAnsi="Calibri Light" w:cs="Arial"/>
              </w:rPr>
              <w:t>Security Deposit is transferred from old contract to new contract automatically.</w:t>
            </w:r>
          </w:p>
          <w:p w14:paraId="383226D8" w14:textId="77777777" w:rsidR="006A4D7D" w:rsidRPr="00122E14" w:rsidRDefault="006A4D7D" w:rsidP="00AC13EE">
            <w:pPr>
              <w:pStyle w:val="TableField-Left"/>
              <w:rPr>
                <w:rFonts w:ascii="Calibri Light" w:hAnsi="Calibri Light" w:cs="Arial"/>
              </w:rPr>
            </w:pPr>
          </w:p>
        </w:tc>
        <w:tc>
          <w:tcPr>
            <w:tcW w:w="1377" w:type="dxa"/>
            <w:vAlign w:val="center"/>
          </w:tcPr>
          <w:p w14:paraId="77090BD9" w14:textId="355EB118" w:rsidR="006A4D7D" w:rsidRDefault="006A4D7D" w:rsidP="00AC13EE">
            <w:pPr>
              <w:pStyle w:val="TableField-Left"/>
              <w:rPr>
                <w:rFonts w:ascii="Calibri Light" w:hAnsi="Calibri Light" w:cs="Arial"/>
              </w:rPr>
            </w:pPr>
            <w:r>
              <w:rPr>
                <w:rFonts w:ascii="Calibri Light" w:hAnsi="Calibri Light" w:cs="Arial"/>
              </w:rPr>
              <w:t>S/4HANA</w:t>
            </w:r>
          </w:p>
        </w:tc>
        <w:tc>
          <w:tcPr>
            <w:tcW w:w="1614" w:type="dxa"/>
            <w:vAlign w:val="center"/>
          </w:tcPr>
          <w:p w14:paraId="31188CCD" w14:textId="7F052DBE" w:rsidR="006A4D7D" w:rsidRDefault="00EB120D" w:rsidP="00AC13EE">
            <w:pPr>
              <w:pStyle w:val="TableField-Left"/>
              <w:rPr>
                <w:rFonts w:ascii="Calibri Light" w:hAnsi="Calibri Light" w:cs="Arial"/>
              </w:rPr>
            </w:pPr>
            <w:ins w:id="1072" w:author="Tuan Yap" w:date="2018-05-08T11:28:00Z">
              <w:r>
                <w:rPr>
                  <w:rFonts w:ascii="Calibri Light" w:hAnsi="Calibri Light" w:cs="Arial"/>
                </w:rPr>
                <w:t>Transfer Processing</w:t>
              </w:r>
            </w:ins>
            <w:del w:id="1073" w:author="Tuan Yap" w:date="2018-05-08T11:28:00Z">
              <w:r w:rsidR="006A4D7D" w:rsidDel="00EB120D">
                <w:rPr>
                  <w:rFonts w:ascii="Calibri Light" w:hAnsi="Calibri Light" w:cs="Arial"/>
                </w:rPr>
                <w:delText>System</w:delText>
              </w:r>
            </w:del>
          </w:p>
        </w:tc>
        <w:tc>
          <w:tcPr>
            <w:tcW w:w="1484" w:type="dxa"/>
          </w:tcPr>
          <w:p w14:paraId="5437454F" w14:textId="77777777" w:rsidR="006A4D7D" w:rsidRDefault="006A4D7D" w:rsidP="00AC13EE">
            <w:pPr>
              <w:pStyle w:val="TableField-Left"/>
              <w:rPr>
                <w:ins w:id="1074" w:author="Tuan Yap" w:date="2018-05-03T11:36:00Z"/>
                <w:rFonts w:ascii="Calibri Light" w:hAnsi="Calibri Light" w:cs="Arial"/>
              </w:rPr>
            </w:pPr>
          </w:p>
        </w:tc>
      </w:tr>
      <w:tr w:rsidR="006A4D7D" w:rsidRPr="006B24F0" w14:paraId="3316EE13" w14:textId="676ABF97" w:rsidTr="006A4D7D">
        <w:trPr>
          <w:cantSplit/>
          <w:trHeight w:val="432"/>
        </w:trPr>
        <w:tc>
          <w:tcPr>
            <w:tcW w:w="1079" w:type="dxa"/>
            <w:vAlign w:val="center"/>
          </w:tcPr>
          <w:p w14:paraId="6D09A515" w14:textId="2CF03F4E" w:rsidR="006A4D7D" w:rsidRDefault="006A4D7D" w:rsidP="00AC13EE">
            <w:pPr>
              <w:pStyle w:val="TableField-Center"/>
              <w:rPr>
                <w:rFonts w:ascii="Calibri Light" w:hAnsi="Calibri Light" w:cs="Arial"/>
              </w:rPr>
            </w:pPr>
            <w:r>
              <w:rPr>
                <w:rFonts w:ascii="Calibri Light" w:hAnsi="Calibri Light" w:cs="Arial"/>
              </w:rPr>
              <w:t>650</w:t>
            </w:r>
          </w:p>
        </w:tc>
        <w:tc>
          <w:tcPr>
            <w:tcW w:w="3760" w:type="dxa"/>
            <w:vAlign w:val="center"/>
          </w:tcPr>
          <w:p w14:paraId="7A3676CB" w14:textId="29C74BF0" w:rsidR="006A4D7D" w:rsidRDefault="006A4D7D" w:rsidP="00AC13EE">
            <w:pPr>
              <w:pStyle w:val="TableField-Left"/>
              <w:rPr>
                <w:rFonts w:ascii="Calibri Light" w:hAnsi="Calibri Light" w:cs="Arial"/>
                <w:b/>
                <w:bCs/>
              </w:rPr>
            </w:pPr>
            <w:r>
              <w:rPr>
                <w:rFonts w:ascii="Calibri Light" w:hAnsi="Calibri Light" w:cs="Arial"/>
                <w:b/>
                <w:bCs/>
              </w:rPr>
              <w:t xml:space="preserve">Additional </w:t>
            </w:r>
            <w:r w:rsidRPr="5C9EE791">
              <w:rPr>
                <w:rFonts w:ascii="Calibri Light" w:hAnsi="Calibri Light" w:cs="Arial"/>
                <w:b/>
                <w:bCs/>
              </w:rPr>
              <w:t>Security Deposit required?</w:t>
            </w:r>
          </w:p>
          <w:p w14:paraId="16785544" w14:textId="532B0032" w:rsidR="006A4D7D" w:rsidRDefault="006A4D7D" w:rsidP="00AC13EE">
            <w:pPr>
              <w:pStyle w:val="TableField-Left"/>
              <w:rPr>
                <w:rFonts w:ascii="Calibri Light" w:hAnsi="Calibri Light" w:cs="Arial"/>
              </w:rPr>
            </w:pPr>
            <w:r w:rsidRPr="00AE7F7E">
              <w:rPr>
                <w:rFonts w:ascii="Calibri Light" w:hAnsi="Calibri Light" w:cs="Arial"/>
              </w:rPr>
              <w:t>If Security Deposit is required, go to step 6</w:t>
            </w:r>
            <w:r>
              <w:rPr>
                <w:rFonts w:ascii="Calibri Light" w:hAnsi="Calibri Light" w:cs="Arial"/>
              </w:rPr>
              <w:t>6</w:t>
            </w:r>
            <w:r w:rsidRPr="00AE7F7E">
              <w:rPr>
                <w:rFonts w:ascii="Calibri Light" w:hAnsi="Calibri Light" w:cs="Arial"/>
              </w:rPr>
              <w:t>0. Otherwise go to step 6</w:t>
            </w:r>
            <w:r>
              <w:rPr>
                <w:rFonts w:ascii="Calibri Light" w:hAnsi="Calibri Light" w:cs="Arial"/>
              </w:rPr>
              <w:t>7</w:t>
            </w:r>
            <w:r w:rsidRPr="00AE7F7E">
              <w:rPr>
                <w:rFonts w:ascii="Calibri Light" w:hAnsi="Calibri Light" w:cs="Arial"/>
              </w:rPr>
              <w:t>0.</w:t>
            </w:r>
          </w:p>
          <w:p w14:paraId="260F19E8" w14:textId="77777777" w:rsidR="006A4D7D" w:rsidRDefault="006A4D7D" w:rsidP="00AC13EE">
            <w:pPr>
              <w:pStyle w:val="TableField-Left"/>
              <w:rPr>
                <w:rFonts w:ascii="Calibri Light" w:hAnsi="Calibri Light" w:cs="Arial"/>
                <w:b/>
              </w:rPr>
            </w:pPr>
          </w:p>
        </w:tc>
        <w:tc>
          <w:tcPr>
            <w:tcW w:w="1377" w:type="dxa"/>
            <w:vAlign w:val="center"/>
          </w:tcPr>
          <w:p w14:paraId="2C6195C0" w14:textId="216BCD93" w:rsidR="006A4D7D" w:rsidRDefault="006A4D7D" w:rsidP="00AC13EE">
            <w:pPr>
              <w:pStyle w:val="TableField-Left"/>
              <w:rPr>
                <w:rFonts w:ascii="Calibri Light" w:hAnsi="Calibri Light" w:cs="Arial"/>
              </w:rPr>
            </w:pPr>
            <w:r>
              <w:rPr>
                <w:rFonts w:ascii="Calibri Light" w:hAnsi="Calibri Light" w:cs="Arial"/>
              </w:rPr>
              <w:t>S/4HAHA</w:t>
            </w:r>
          </w:p>
        </w:tc>
        <w:tc>
          <w:tcPr>
            <w:tcW w:w="1614" w:type="dxa"/>
            <w:vAlign w:val="center"/>
          </w:tcPr>
          <w:p w14:paraId="36BAB0A1" w14:textId="430699FD" w:rsidR="006A4D7D" w:rsidRDefault="00EB120D" w:rsidP="00AC13EE">
            <w:pPr>
              <w:pStyle w:val="TableField-Left"/>
              <w:rPr>
                <w:rFonts w:ascii="Calibri Light" w:hAnsi="Calibri Light" w:cs="Arial"/>
              </w:rPr>
            </w:pPr>
            <w:ins w:id="1075" w:author="Tuan Yap" w:date="2018-05-08T11:28:00Z">
              <w:r>
                <w:rPr>
                  <w:rFonts w:ascii="Calibri Light" w:hAnsi="Calibri Light" w:cs="Arial"/>
                </w:rPr>
                <w:t>Transfer Processing</w:t>
              </w:r>
            </w:ins>
            <w:del w:id="1076" w:author="Tuan Yap" w:date="2018-05-08T11:28:00Z">
              <w:r w:rsidR="006A4D7D" w:rsidDel="00EB120D">
                <w:rPr>
                  <w:rFonts w:ascii="Calibri Light" w:hAnsi="Calibri Light" w:cs="Arial"/>
                </w:rPr>
                <w:delText>System</w:delText>
              </w:r>
            </w:del>
          </w:p>
        </w:tc>
        <w:tc>
          <w:tcPr>
            <w:tcW w:w="1484" w:type="dxa"/>
          </w:tcPr>
          <w:p w14:paraId="0544E02C" w14:textId="77777777" w:rsidR="006A4D7D" w:rsidRDefault="006A4D7D" w:rsidP="00AC13EE">
            <w:pPr>
              <w:pStyle w:val="TableField-Left"/>
              <w:rPr>
                <w:ins w:id="1077" w:author="Tuan Yap" w:date="2018-05-03T11:36:00Z"/>
                <w:rFonts w:ascii="Calibri Light" w:hAnsi="Calibri Light" w:cs="Arial"/>
              </w:rPr>
            </w:pPr>
          </w:p>
        </w:tc>
      </w:tr>
      <w:tr w:rsidR="006A4D7D" w:rsidRPr="006B24F0" w14:paraId="79C8C563" w14:textId="3E58A312" w:rsidTr="006A4D7D">
        <w:trPr>
          <w:cantSplit/>
          <w:trHeight w:val="432"/>
        </w:trPr>
        <w:tc>
          <w:tcPr>
            <w:tcW w:w="1079" w:type="dxa"/>
            <w:vAlign w:val="center"/>
          </w:tcPr>
          <w:p w14:paraId="7188BB09" w14:textId="2320E3DC" w:rsidR="006A4D7D" w:rsidRDefault="006A4D7D" w:rsidP="00AC13EE">
            <w:pPr>
              <w:pStyle w:val="TableField-Center"/>
              <w:rPr>
                <w:rFonts w:ascii="Calibri Light" w:hAnsi="Calibri Light" w:cs="Arial"/>
              </w:rPr>
            </w:pPr>
            <w:r>
              <w:rPr>
                <w:rFonts w:ascii="Calibri Light" w:hAnsi="Calibri Light" w:cs="Arial"/>
              </w:rPr>
              <w:t>660</w:t>
            </w:r>
          </w:p>
        </w:tc>
        <w:tc>
          <w:tcPr>
            <w:tcW w:w="3760" w:type="dxa"/>
            <w:vAlign w:val="center"/>
          </w:tcPr>
          <w:p w14:paraId="26497089" w14:textId="77777777" w:rsidR="006A4D7D" w:rsidRDefault="006A4D7D" w:rsidP="00AC13EE">
            <w:pPr>
              <w:pStyle w:val="TableField-Left"/>
              <w:rPr>
                <w:rFonts w:ascii="Calibri Light" w:hAnsi="Calibri Light" w:cs="Arial"/>
                <w:b/>
                <w:bCs/>
              </w:rPr>
            </w:pPr>
            <w:r w:rsidRPr="5C9EE791">
              <w:rPr>
                <w:rFonts w:ascii="Calibri Light" w:hAnsi="Calibri Light" w:cs="Arial"/>
                <w:b/>
                <w:bCs/>
              </w:rPr>
              <w:t>Posting of Security Deposit</w:t>
            </w:r>
          </w:p>
          <w:p w14:paraId="6A6EFE20" w14:textId="77777777" w:rsidR="006A4D7D" w:rsidRDefault="006A4D7D" w:rsidP="00AC13EE">
            <w:pPr>
              <w:pStyle w:val="TableField-Left"/>
              <w:rPr>
                <w:rFonts w:ascii="Calibri Light" w:hAnsi="Calibri Light" w:cs="Arial"/>
              </w:rPr>
            </w:pPr>
            <w:r>
              <w:rPr>
                <w:rFonts w:ascii="Calibri Light" w:hAnsi="Calibri Light" w:cs="Arial"/>
              </w:rPr>
              <w:t>Deposit is posted to BP account.</w:t>
            </w:r>
          </w:p>
          <w:p w14:paraId="257C3392" w14:textId="77777777" w:rsidR="006A4D7D" w:rsidRDefault="006A4D7D" w:rsidP="00AC13EE">
            <w:pPr>
              <w:pStyle w:val="TableField-Left"/>
              <w:rPr>
                <w:rFonts w:ascii="Calibri Light" w:hAnsi="Calibri Light" w:cs="Arial"/>
                <w:b/>
              </w:rPr>
            </w:pPr>
          </w:p>
        </w:tc>
        <w:tc>
          <w:tcPr>
            <w:tcW w:w="1377" w:type="dxa"/>
            <w:vAlign w:val="center"/>
          </w:tcPr>
          <w:p w14:paraId="28D31FB6" w14:textId="3F1800F8" w:rsidR="006A4D7D" w:rsidRDefault="006A4D7D" w:rsidP="00AC13EE">
            <w:pPr>
              <w:pStyle w:val="TableField-Left"/>
              <w:rPr>
                <w:rFonts w:ascii="Calibri Light" w:hAnsi="Calibri Light" w:cs="Arial"/>
              </w:rPr>
            </w:pPr>
            <w:r>
              <w:rPr>
                <w:rFonts w:ascii="Calibri Light" w:hAnsi="Calibri Light" w:cs="Arial"/>
              </w:rPr>
              <w:t>FPSEC1</w:t>
            </w:r>
          </w:p>
        </w:tc>
        <w:tc>
          <w:tcPr>
            <w:tcW w:w="1614" w:type="dxa"/>
            <w:vAlign w:val="center"/>
          </w:tcPr>
          <w:p w14:paraId="46746162" w14:textId="2E0E1423" w:rsidR="006A4D7D" w:rsidRDefault="00EB120D" w:rsidP="00AC13EE">
            <w:pPr>
              <w:pStyle w:val="TableField-Left"/>
              <w:rPr>
                <w:rFonts w:ascii="Calibri Light" w:hAnsi="Calibri Light" w:cs="Arial"/>
              </w:rPr>
            </w:pPr>
            <w:ins w:id="1078" w:author="Tuan Yap" w:date="2018-05-08T11:28:00Z">
              <w:r>
                <w:rPr>
                  <w:rFonts w:ascii="Calibri Light" w:hAnsi="Calibri Light" w:cs="Arial"/>
                </w:rPr>
                <w:t>Transfer Processing</w:t>
              </w:r>
            </w:ins>
            <w:del w:id="1079" w:author="Tuan Yap" w:date="2018-05-08T11:28:00Z">
              <w:r w:rsidR="006A4D7D" w:rsidDel="00EB120D">
                <w:rPr>
                  <w:rFonts w:ascii="Calibri Light" w:hAnsi="Calibri Light" w:cs="Arial"/>
                </w:rPr>
                <w:delText>System</w:delText>
              </w:r>
            </w:del>
          </w:p>
        </w:tc>
        <w:tc>
          <w:tcPr>
            <w:tcW w:w="1484" w:type="dxa"/>
          </w:tcPr>
          <w:p w14:paraId="6974AE05" w14:textId="77777777" w:rsidR="006A4D7D" w:rsidRDefault="006A4D7D" w:rsidP="00AC13EE">
            <w:pPr>
              <w:pStyle w:val="TableField-Left"/>
              <w:rPr>
                <w:ins w:id="1080" w:author="Tuan Yap" w:date="2018-05-03T11:36:00Z"/>
                <w:rFonts w:ascii="Calibri Light" w:hAnsi="Calibri Light" w:cs="Arial"/>
              </w:rPr>
            </w:pPr>
          </w:p>
        </w:tc>
      </w:tr>
      <w:tr w:rsidR="006A4D7D" w:rsidRPr="006B24F0" w14:paraId="38B1CAA8" w14:textId="3C44F6C5" w:rsidTr="006A4D7D">
        <w:trPr>
          <w:cantSplit/>
          <w:trHeight w:val="432"/>
        </w:trPr>
        <w:tc>
          <w:tcPr>
            <w:tcW w:w="1079" w:type="dxa"/>
            <w:vAlign w:val="center"/>
          </w:tcPr>
          <w:p w14:paraId="69902332" w14:textId="32E6120C" w:rsidR="006A4D7D" w:rsidRDefault="006A4D7D" w:rsidP="00AC13EE">
            <w:pPr>
              <w:pStyle w:val="TableField-Center"/>
              <w:rPr>
                <w:rFonts w:ascii="Calibri Light" w:hAnsi="Calibri Light" w:cs="Arial"/>
              </w:rPr>
            </w:pPr>
            <w:r>
              <w:rPr>
                <w:rFonts w:ascii="Calibri Light" w:hAnsi="Calibri Light" w:cs="Arial"/>
              </w:rPr>
              <w:t>670</w:t>
            </w:r>
          </w:p>
        </w:tc>
        <w:tc>
          <w:tcPr>
            <w:tcW w:w="3760" w:type="dxa"/>
            <w:vAlign w:val="center"/>
          </w:tcPr>
          <w:p w14:paraId="17B870E4" w14:textId="77777777" w:rsidR="006A4D7D" w:rsidRDefault="006A4D7D" w:rsidP="00AC13EE">
            <w:pPr>
              <w:pStyle w:val="TableField-Left"/>
              <w:rPr>
                <w:rFonts w:ascii="Calibri Light" w:hAnsi="Calibri Light" w:cs="Arial"/>
                <w:b/>
                <w:bCs/>
              </w:rPr>
            </w:pPr>
            <w:r w:rsidRPr="5C9EE791">
              <w:rPr>
                <w:rFonts w:ascii="Calibri Light" w:hAnsi="Calibri Light" w:cs="Arial"/>
                <w:b/>
                <w:bCs/>
              </w:rPr>
              <w:t>Budget Billing Plan required?</w:t>
            </w:r>
          </w:p>
          <w:p w14:paraId="19CF96D9" w14:textId="5EFD31F1" w:rsidR="006A4D7D" w:rsidRPr="00AE7F7E" w:rsidRDefault="006A4D7D" w:rsidP="00AC13EE">
            <w:pPr>
              <w:pStyle w:val="TableField-Left"/>
              <w:rPr>
                <w:rFonts w:ascii="Calibri Light" w:hAnsi="Calibri Light" w:cs="Arial"/>
              </w:rPr>
            </w:pPr>
            <w:r w:rsidRPr="00AE7F7E">
              <w:rPr>
                <w:rFonts w:ascii="Calibri Light" w:hAnsi="Calibri Light" w:cs="Arial"/>
              </w:rPr>
              <w:t>If Budget Billing Plan is required, go to step 6</w:t>
            </w:r>
            <w:r>
              <w:rPr>
                <w:rFonts w:ascii="Calibri Light" w:hAnsi="Calibri Light" w:cs="Arial"/>
              </w:rPr>
              <w:t>8</w:t>
            </w:r>
            <w:r w:rsidRPr="00AE7F7E">
              <w:rPr>
                <w:rFonts w:ascii="Calibri Light" w:hAnsi="Calibri Light" w:cs="Arial"/>
              </w:rPr>
              <w:t>0. Otherwise, go to step 6</w:t>
            </w:r>
            <w:r>
              <w:rPr>
                <w:rFonts w:ascii="Calibri Light" w:hAnsi="Calibri Light" w:cs="Arial"/>
              </w:rPr>
              <w:t>9</w:t>
            </w:r>
            <w:r w:rsidRPr="00AE7F7E">
              <w:rPr>
                <w:rFonts w:ascii="Calibri Light" w:hAnsi="Calibri Light" w:cs="Arial"/>
              </w:rPr>
              <w:t>0.</w:t>
            </w:r>
          </w:p>
          <w:p w14:paraId="59A32B1A" w14:textId="77777777" w:rsidR="006A4D7D" w:rsidRDefault="006A4D7D" w:rsidP="00AC13EE">
            <w:pPr>
              <w:pStyle w:val="TableField-Left"/>
              <w:rPr>
                <w:rFonts w:ascii="Calibri Light" w:hAnsi="Calibri Light" w:cs="Arial"/>
                <w:b/>
              </w:rPr>
            </w:pPr>
          </w:p>
        </w:tc>
        <w:tc>
          <w:tcPr>
            <w:tcW w:w="1377" w:type="dxa"/>
            <w:vAlign w:val="center"/>
          </w:tcPr>
          <w:p w14:paraId="63B95A89" w14:textId="4BDAC944" w:rsidR="006A4D7D" w:rsidRDefault="006A4D7D" w:rsidP="00AC13EE">
            <w:pPr>
              <w:pStyle w:val="TableField-Left"/>
              <w:rPr>
                <w:rFonts w:ascii="Calibri Light" w:hAnsi="Calibri Light" w:cs="Arial"/>
              </w:rPr>
            </w:pPr>
            <w:r>
              <w:rPr>
                <w:rFonts w:ascii="Calibri Light" w:hAnsi="Calibri Light" w:cs="Arial"/>
              </w:rPr>
              <w:t>S/4HAHA</w:t>
            </w:r>
          </w:p>
        </w:tc>
        <w:tc>
          <w:tcPr>
            <w:tcW w:w="1614" w:type="dxa"/>
            <w:vAlign w:val="center"/>
          </w:tcPr>
          <w:p w14:paraId="58D32EA8" w14:textId="1633F202" w:rsidR="006A4D7D" w:rsidRDefault="00EB120D" w:rsidP="00AC13EE">
            <w:pPr>
              <w:pStyle w:val="TableField-Left"/>
              <w:rPr>
                <w:rFonts w:ascii="Calibri Light" w:hAnsi="Calibri Light" w:cs="Arial"/>
              </w:rPr>
            </w:pPr>
            <w:ins w:id="1081" w:author="Tuan Yap" w:date="2018-05-08T11:28:00Z">
              <w:r>
                <w:rPr>
                  <w:rFonts w:ascii="Calibri Light" w:hAnsi="Calibri Light" w:cs="Arial"/>
                </w:rPr>
                <w:t>Transfer Processing</w:t>
              </w:r>
            </w:ins>
            <w:del w:id="1082" w:author="Tuan Yap" w:date="2018-05-08T11:28:00Z">
              <w:r w:rsidR="006A4D7D" w:rsidDel="00EB120D">
                <w:rPr>
                  <w:rFonts w:ascii="Calibri Light" w:hAnsi="Calibri Light" w:cs="Arial"/>
                </w:rPr>
                <w:delText>System</w:delText>
              </w:r>
            </w:del>
          </w:p>
        </w:tc>
        <w:tc>
          <w:tcPr>
            <w:tcW w:w="1484" w:type="dxa"/>
          </w:tcPr>
          <w:p w14:paraId="3CBBAE32" w14:textId="77777777" w:rsidR="006A4D7D" w:rsidRDefault="006A4D7D" w:rsidP="00AC13EE">
            <w:pPr>
              <w:pStyle w:val="TableField-Left"/>
              <w:rPr>
                <w:ins w:id="1083" w:author="Tuan Yap" w:date="2018-05-03T11:36:00Z"/>
                <w:rFonts w:ascii="Calibri Light" w:hAnsi="Calibri Light" w:cs="Arial"/>
              </w:rPr>
            </w:pPr>
          </w:p>
        </w:tc>
      </w:tr>
      <w:tr w:rsidR="006A4D7D" w:rsidRPr="006B24F0" w14:paraId="10ACDC2A" w14:textId="07168AB6" w:rsidTr="006A4D7D">
        <w:trPr>
          <w:cantSplit/>
          <w:trHeight w:val="432"/>
        </w:trPr>
        <w:tc>
          <w:tcPr>
            <w:tcW w:w="1079" w:type="dxa"/>
            <w:vAlign w:val="center"/>
          </w:tcPr>
          <w:p w14:paraId="16DBED1E" w14:textId="24C21F05" w:rsidR="006A4D7D" w:rsidRDefault="006A4D7D" w:rsidP="00AC13EE">
            <w:pPr>
              <w:pStyle w:val="TableField-Center"/>
              <w:rPr>
                <w:rFonts w:ascii="Calibri Light" w:hAnsi="Calibri Light" w:cs="Arial"/>
              </w:rPr>
            </w:pPr>
            <w:r>
              <w:rPr>
                <w:rFonts w:ascii="Calibri Light" w:hAnsi="Calibri Light" w:cs="Arial"/>
              </w:rPr>
              <w:t>680</w:t>
            </w:r>
          </w:p>
        </w:tc>
        <w:tc>
          <w:tcPr>
            <w:tcW w:w="3760" w:type="dxa"/>
            <w:vAlign w:val="center"/>
          </w:tcPr>
          <w:p w14:paraId="5286F9F1" w14:textId="77777777" w:rsidR="006A4D7D" w:rsidRDefault="006A4D7D" w:rsidP="00AC13EE">
            <w:pPr>
              <w:pStyle w:val="TableField-Left"/>
              <w:rPr>
                <w:rFonts w:ascii="Calibri Light" w:hAnsi="Calibri Light" w:cs="Arial"/>
                <w:b/>
                <w:bCs/>
              </w:rPr>
            </w:pPr>
            <w:r w:rsidRPr="5C9EE791">
              <w:rPr>
                <w:rFonts w:ascii="Calibri Light" w:hAnsi="Calibri Light" w:cs="Arial"/>
                <w:b/>
                <w:bCs/>
              </w:rPr>
              <w:t>Budget Billing Plan is created</w:t>
            </w:r>
          </w:p>
          <w:p w14:paraId="1F2F85B8" w14:textId="77777777" w:rsidR="006A4D7D" w:rsidRPr="00106FF0" w:rsidRDefault="006A4D7D" w:rsidP="00AC13EE">
            <w:pPr>
              <w:pStyle w:val="TableField-Left"/>
              <w:rPr>
                <w:rFonts w:ascii="Calibri Light" w:hAnsi="Calibri Light" w:cs="Arial"/>
              </w:rPr>
            </w:pPr>
            <w:r w:rsidRPr="00106FF0">
              <w:rPr>
                <w:rFonts w:ascii="Calibri Light" w:hAnsi="Calibri Light" w:cs="Arial"/>
              </w:rPr>
              <w:t>Budget Billing Plan is created.</w:t>
            </w:r>
          </w:p>
          <w:p w14:paraId="0E24484E" w14:textId="77777777" w:rsidR="006A4D7D" w:rsidRDefault="006A4D7D" w:rsidP="00AC13EE">
            <w:pPr>
              <w:pStyle w:val="TableField-Left"/>
              <w:rPr>
                <w:rFonts w:ascii="Calibri Light" w:hAnsi="Calibri Light" w:cs="Arial"/>
                <w:b/>
              </w:rPr>
            </w:pPr>
          </w:p>
        </w:tc>
        <w:tc>
          <w:tcPr>
            <w:tcW w:w="1377" w:type="dxa"/>
            <w:vAlign w:val="center"/>
          </w:tcPr>
          <w:p w14:paraId="20F698DA" w14:textId="7D299E49" w:rsidR="006A4D7D" w:rsidRDefault="006A4D7D" w:rsidP="00AC13EE">
            <w:pPr>
              <w:pStyle w:val="TableField-Left"/>
              <w:rPr>
                <w:rFonts w:ascii="Calibri Light" w:hAnsi="Calibri Light" w:cs="Arial"/>
              </w:rPr>
            </w:pPr>
            <w:r>
              <w:rPr>
                <w:rFonts w:ascii="Calibri Light" w:hAnsi="Calibri Light" w:cs="Arial"/>
              </w:rPr>
              <w:t>EK92</w:t>
            </w:r>
          </w:p>
        </w:tc>
        <w:tc>
          <w:tcPr>
            <w:tcW w:w="1614" w:type="dxa"/>
            <w:vAlign w:val="center"/>
          </w:tcPr>
          <w:p w14:paraId="2F52A5BC" w14:textId="34269438" w:rsidR="006A4D7D" w:rsidRDefault="00EB120D" w:rsidP="00AC13EE">
            <w:pPr>
              <w:pStyle w:val="TableField-Left"/>
              <w:rPr>
                <w:rFonts w:ascii="Calibri Light" w:hAnsi="Calibri Light" w:cs="Arial"/>
              </w:rPr>
            </w:pPr>
            <w:ins w:id="1084" w:author="Tuan Yap" w:date="2018-05-08T11:28:00Z">
              <w:r>
                <w:rPr>
                  <w:rFonts w:ascii="Calibri Light" w:hAnsi="Calibri Light" w:cs="Arial"/>
                </w:rPr>
                <w:t>Transfer Processing</w:t>
              </w:r>
            </w:ins>
            <w:del w:id="1085" w:author="Tuan Yap" w:date="2018-05-08T11:28:00Z">
              <w:r w:rsidR="006A4D7D" w:rsidDel="00EB120D">
                <w:rPr>
                  <w:rFonts w:ascii="Calibri Light" w:hAnsi="Calibri Light" w:cs="Arial"/>
                </w:rPr>
                <w:delText>System</w:delText>
              </w:r>
            </w:del>
          </w:p>
        </w:tc>
        <w:tc>
          <w:tcPr>
            <w:tcW w:w="1484" w:type="dxa"/>
          </w:tcPr>
          <w:p w14:paraId="06D413BB" w14:textId="77777777" w:rsidR="006A4D7D" w:rsidRDefault="006A4D7D" w:rsidP="00AC13EE">
            <w:pPr>
              <w:pStyle w:val="TableField-Left"/>
              <w:rPr>
                <w:ins w:id="1086" w:author="Tuan Yap" w:date="2018-05-03T11:36:00Z"/>
                <w:rFonts w:ascii="Calibri Light" w:hAnsi="Calibri Light" w:cs="Arial"/>
              </w:rPr>
            </w:pPr>
          </w:p>
        </w:tc>
      </w:tr>
      <w:tr w:rsidR="006A4D7D" w:rsidRPr="006B24F0" w14:paraId="766AAD29" w14:textId="11059579" w:rsidTr="006A4D7D">
        <w:trPr>
          <w:cantSplit/>
          <w:trHeight w:val="432"/>
        </w:trPr>
        <w:tc>
          <w:tcPr>
            <w:tcW w:w="1079" w:type="dxa"/>
            <w:vAlign w:val="center"/>
          </w:tcPr>
          <w:p w14:paraId="0F34DCDB" w14:textId="4CDAA9D7" w:rsidR="006A4D7D" w:rsidRDefault="006A4D7D" w:rsidP="00AC13EE">
            <w:pPr>
              <w:pStyle w:val="TableField-Center"/>
              <w:rPr>
                <w:rFonts w:ascii="Calibri Light" w:hAnsi="Calibri Light" w:cs="Arial"/>
              </w:rPr>
            </w:pPr>
            <w:r>
              <w:rPr>
                <w:rFonts w:ascii="Calibri Light" w:hAnsi="Calibri Light" w:cs="Arial"/>
              </w:rPr>
              <w:t>690</w:t>
            </w:r>
          </w:p>
        </w:tc>
        <w:tc>
          <w:tcPr>
            <w:tcW w:w="3760" w:type="dxa"/>
            <w:vAlign w:val="center"/>
          </w:tcPr>
          <w:p w14:paraId="656CDE36" w14:textId="77777777" w:rsidR="006A4D7D" w:rsidRDefault="006A4D7D" w:rsidP="00AC13EE">
            <w:pPr>
              <w:pStyle w:val="TableField-Left"/>
              <w:rPr>
                <w:rFonts w:ascii="Calibri Light" w:hAnsi="Calibri Light" w:cs="Arial"/>
                <w:b/>
                <w:bCs/>
              </w:rPr>
            </w:pPr>
            <w:r w:rsidRPr="5C9EE791">
              <w:rPr>
                <w:rFonts w:ascii="Calibri Light" w:hAnsi="Calibri Light" w:cs="Arial"/>
                <w:b/>
                <w:bCs/>
              </w:rPr>
              <w:t>CCA/DA?</w:t>
            </w:r>
          </w:p>
          <w:p w14:paraId="34E29284" w14:textId="56938F3A" w:rsidR="006A4D7D" w:rsidRDefault="006A4D7D" w:rsidP="00AC13EE">
            <w:pPr>
              <w:pStyle w:val="TableField-Left"/>
              <w:rPr>
                <w:rFonts w:ascii="Calibri Light" w:hAnsi="Calibri Light" w:cs="Arial"/>
              </w:rPr>
            </w:pPr>
            <w:r>
              <w:rPr>
                <w:rFonts w:ascii="Calibri Light" w:hAnsi="Calibri Light" w:cs="Arial"/>
              </w:rPr>
              <w:t>If Move Out/Move In is for CCA or DA, go to step 700. Otherwise, go to step 710.</w:t>
            </w:r>
          </w:p>
          <w:p w14:paraId="7A096CD6" w14:textId="77777777" w:rsidR="006A4D7D" w:rsidRDefault="006A4D7D" w:rsidP="00AC13EE">
            <w:pPr>
              <w:pStyle w:val="TableField-Left"/>
              <w:rPr>
                <w:rFonts w:ascii="Calibri Light" w:hAnsi="Calibri Light" w:cs="Arial"/>
                <w:b/>
              </w:rPr>
            </w:pPr>
          </w:p>
        </w:tc>
        <w:tc>
          <w:tcPr>
            <w:tcW w:w="1377" w:type="dxa"/>
            <w:vAlign w:val="center"/>
          </w:tcPr>
          <w:p w14:paraId="56A13F2F" w14:textId="731BB36F" w:rsidR="006A4D7D" w:rsidRDefault="006A4D7D" w:rsidP="00AC13EE">
            <w:pPr>
              <w:pStyle w:val="TableField-Left"/>
              <w:rPr>
                <w:rFonts w:ascii="Calibri Light" w:hAnsi="Calibri Light" w:cs="Arial"/>
              </w:rPr>
            </w:pPr>
            <w:r>
              <w:rPr>
                <w:rFonts w:ascii="Calibri Light" w:hAnsi="Calibri Light" w:cs="Arial"/>
              </w:rPr>
              <w:t>S/4HAHA</w:t>
            </w:r>
          </w:p>
        </w:tc>
        <w:tc>
          <w:tcPr>
            <w:tcW w:w="1614" w:type="dxa"/>
            <w:vAlign w:val="center"/>
          </w:tcPr>
          <w:p w14:paraId="0301C838" w14:textId="3398BCAC" w:rsidR="006A4D7D" w:rsidRDefault="00EB120D" w:rsidP="00AC13EE">
            <w:pPr>
              <w:pStyle w:val="TableField-Left"/>
              <w:rPr>
                <w:rFonts w:ascii="Calibri Light" w:hAnsi="Calibri Light" w:cs="Arial"/>
              </w:rPr>
            </w:pPr>
            <w:ins w:id="1087" w:author="Tuan Yap" w:date="2018-05-08T11:28:00Z">
              <w:r>
                <w:rPr>
                  <w:rFonts w:ascii="Calibri Light" w:hAnsi="Calibri Light" w:cs="Arial"/>
                </w:rPr>
                <w:t>Transfer Processing</w:t>
              </w:r>
            </w:ins>
            <w:del w:id="1088" w:author="Tuan Yap" w:date="2018-05-08T11:28:00Z">
              <w:r w:rsidR="006A4D7D" w:rsidDel="00EB120D">
                <w:rPr>
                  <w:rFonts w:ascii="Calibri Light" w:hAnsi="Calibri Light" w:cs="Arial"/>
                </w:rPr>
                <w:delText>System</w:delText>
              </w:r>
            </w:del>
          </w:p>
        </w:tc>
        <w:tc>
          <w:tcPr>
            <w:tcW w:w="1484" w:type="dxa"/>
          </w:tcPr>
          <w:p w14:paraId="1E4400B3" w14:textId="77777777" w:rsidR="006A4D7D" w:rsidRDefault="006A4D7D" w:rsidP="00AC13EE">
            <w:pPr>
              <w:pStyle w:val="TableField-Left"/>
              <w:rPr>
                <w:ins w:id="1089" w:author="Tuan Yap" w:date="2018-05-03T11:36:00Z"/>
                <w:rFonts w:ascii="Calibri Light" w:hAnsi="Calibri Light" w:cs="Arial"/>
              </w:rPr>
            </w:pPr>
          </w:p>
        </w:tc>
      </w:tr>
      <w:tr w:rsidR="006A4D7D" w:rsidRPr="006B24F0" w14:paraId="6F98BC81" w14:textId="31DBA048" w:rsidTr="006A4D7D">
        <w:trPr>
          <w:cantSplit/>
          <w:trHeight w:val="432"/>
        </w:trPr>
        <w:tc>
          <w:tcPr>
            <w:tcW w:w="1079" w:type="dxa"/>
            <w:vAlign w:val="center"/>
          </w:tcPr>
          <w:p w14:paraId="73D74ED2" w14:textId="75EA8C84" w:rsidR="006A4D7D" w:rsidRDefault="006A4D7D" w:rsidP="00AC13EE">
            <w:pPr>
              <w:pStyle w:val="TableField-Center"/>
              <w:rPr>
                <w:rFonts w:ascii="Calibri Light" w:hAnsi="Calibri Light" w:cs="Arial"/>
              </w:rPr>
            </w:pPr>
            <w:r>
              <w:rPr>
                <w:rFonts w:ascii="Calibri Light" w:hAnsi="Calibri Light" w:cs="Arial"/>
              </w:rPr>
              <w:t>700</w:t>
            </w:r>
          </w:p>
        </w:tc>
        <w:tc>
          <w:tcPr>
            <w:tcW w:w="3760" w:type="dxa"/>
            <w:vAlign w:val="center"/>
          </w:tcPr>
          <w:p w14:paraId="51848F75" w14:textId="77777777" w:rsidR="006A4D7D" w:rsidRDefault="006A4D7D" w:rsidP="00AC13EE">
            <w:pPr>
              <w:pStyle w:val="TableField-Left"/>
              <w:rPr>
                <w:rFonts w:ascii="Calibri Light" w:hAnsi="Calibri Light" w:cs="Arial"/>
                <w:b/>
                <w:bCs/>
              </w:rPr>
            </w:pPr>
            <w:r w:rsidRPr="5C9EE791">
              <w:rPr>
                <w:rFonts w:ascii="Calibri Light" w:hAnsi="Calibri Light" w:cs="Arial"/>
                <w:b/>
                <w:bCs/>
              </w:rPr>
              <w:t>Process EDI Contract</w:t>
            </w:r>
          </w:p>
          <w:p w14:paraId="6580593D" w14:textId="51A1E5DF" w:rsidR="006A4D7D" w:rsidRPr="00106FF0" w:rsidRDefault="006A4D7D" w:rsidP="00AC13EE">
            <w:pPr>
              <w:pStyle w:val="TableField-Left"/>
              <w:rPr>
                <w:rFonts w:ascii="Calibri Light" w:hAnsi="Calibri Light" w:cs="Arial"/>
              </w:rPr>
            </w:pPr>
            <w:r w:rsidRPr="00106FF0">
              <w:rPr>
                <w:rFonts w:ascii="Calibri Light" w:hAnsi="Calibri Light" w:cs="Arial"/>
              </w:rPr>
              <w:t>The process to handle EDI Contract enrolment</w:t>
            </w:r>
            <w:r>
              <w:rPr>
                <w:rFonts w:ascii="Calibri Light" w:hAnsi="Calibri Light" w:cs="Arial"/>
              </w:rPr>
              <w:t>/drop</w:t>
            </w:r>
            <w:r w:rsidRPr="00106FF0">
              <w:rPr>
                <w:rFonts w:ascii="Calibri Light" w:hAnsi="Calibri Light" w:cs="Arial"/>
              </w:rPr>
              <w:t>.</w:t>
            </w:r>
          </w:p>
          <w:p w14:paraId="25F7D037" w14:textId="77777777" w:rsidR="006A4D7D" w:rsidRDefault="006A4D7D" w:rsidP="00AC13EE">
            <w:pPr>
              <w:pStyle w:val="TableField-Left"/>
              <w:rPr>
                <w:rFonts w:ascii="Calibri Light" w:hAnsi="Calibri Light" w:cs="Arial"/>
                <w:b/>
              </w:rPr>
            </w:pPr>
          </w:p>
        </w:tc>
        <w:tc>
          <w:tcPr>
            <w:tcW w:w="1377" w:type="dxa"/>
            <w:vAlign w:val="center"/>
          </w:tcPr>
          <w:p w14:paraId="2EFBA69F" w14:textId="07EC5BEB" w:rsidR="006A4D7D" w:rsidRDefault="006A4D7D" w:rsidP="00AC13EE">
            <w:pPr>
              <w:pStyle w:val="TableField-Left"/>
              <w:rPr>
                <w:rFonts w:ascii="Calibri Light" w:hAnsi="Calibri Light" w:cs="Arial"/>
              </w:rPr>
            </w:pPr>
            <w:r>
              <w:rPr>
                <w:rFonts w:ascii="Calibri Light" w:hAnsi="Calibri Light" w:cs="Arial"/>
              </w:rPr>
              <w:t>S/4HAHA</w:t>
            </w:r>
          </w:p>
        </w:tc>
        <w:tc>
          <w:tcPr>
            <w:tcW w:w="1614" w:type="dxa"/>
            <w:vAlign w:val="center"/>
          </w:tcPr>
          <w:p w14:paraId="0733F709" w14:textId="3BB6138D" w:rsidR="006A4D7D" w:rsidRDefault="00EB120D" w:rsidP="00AC13EE">
            <w:pPr>
              <w:pStyle w:val="TableField-Left"/>
              <w:rPr>
                <w:rFonts w:ascii="Calibri Light" w:hAnsi="Calibri Light" w:cs="Arial"/>
              </w:rPr>
            </w:pPr>
            <w:ins w:id="1090" w:author="Tuan Yap" w:date="2018-05-08T11:28:00Z">
              <w:r>
                <w:rPr>
                  <w:rFonts w:ascii="Calibri Light" w:hAnsi="Calibri Light" w:cs="Arial"/>
                </w:rPr>
                <w:t>Transfer Processing</w:t>
              </w:r>
            </w:ins>
            <w:del w:id="1091" w:author="Tuan Yap" w:date="2018-05-08T11:28:00Z">
              <w:r w:rsidR="006A4D7D" w:rsidDel="00EB120D">
                <w:rPr>
                  <w:rFonts w:ascii="Calibri Light" w:hAnsi="Calibri Light" w:cs="Arial"/>
                </w:rPr>
                <w:delText>System</w:delText>
              </w:r>
            </w:del>
          </w:p>
        </w:tc>
        <w:tc>
          <w:tcPr>
            <w:tcW w:w="1484" w:type="dxa"/>
          </w:tcPr>
          <w:p w14:paraId="51A0A80C" w14:textId="77777777" w:rsidR="006A4D7D" w:rsidRDefault="006A4D7D" w:rsidP="00AC13EE">
            <w:pPr>
              <w:pStyle w:val="TableField-Left"/>
              <w:rPr>
                <w:ins w:id="1092" w:author="Tuan Yap" w:date="2018-05-03T11:36:00Z"/>
                <w:rFonts w:ascii="Calibri Light" w:hAnsi="Calibri Light" w:cs="Arial"/>
              </w:rPr>
            </w:pPr>
          </w:p>
        </w:tc>
      </w:tr>
      <w:tr w:rsidR="006A4D7D" w:rsidRPr="006B24F0" w14:paraId="593D926D" w14:textId="1B5BAF8D" w:rsidTr="006A4D7D">
        <w:trPr>
          <w:cantSplit/>
          <w:trHeight w:val="432"/>
        </w:trPr>
        <w:tc>
          <w:tcPr>
            <w:tcW w:w="1079" w:type="dxa"/>
            <w:vAlign w:val="center"/>
          </w:tcPr>
          <w:p w14:paraId="12706309" w14:textId="2A274B1F" w:rsidR="006A4D7D" w:rsidRDefault="006A4D7D" w:rsidP="00AC13EE">
            <w:pPr>
              <w:pStyle w:val="TableField-Center"/>
              <w:rPr>
                <w:rFonts w:ascii="Calibri Light" w:hAnsi="Calibri Light" w:cs="Arial"/>
              </w:rPr>
            </w:pPr>
            <w:r>
              <w:rPr>
                <w:rFonts w:ascii="Calibri Light" w:hAnsi="Calibri Light" w:cs="Arial"/>
              </w:rPr>
              <w:t>710</w:t>
            </w:r>
          </w:p>
        </w:tc>
        <w:tc>
          <w:tcPr>
            <w:tcW w:w="3760" w:type="dxa"/>
            <w:vAlign w:val="center"/>
          </w:tcPr>
          <w:p w14:paraId="7C941CC5" w14:textId="4079B0D7" w:rsidR="006A4D7D" w:rsidRDefault="006A4D7D" w:rsidP="00AC13EE">
            <w:pPr>
              <w:pStyle w:val="TableField-Left"/>
              <w:rPr>
                <w:rFonts w:ascii="Calibri Light" w:hAnsi="Calibri Light" w:cs="Arial"/>
                <w:b/>
                <w:bCs/>
              </w:rPr>
            </w:pPr>
            <w:r w:rsidRPr="5C9EE791">
              <w:rPr>
                <w:rFonts w:ascii="Calibri Light" w:hAnsi="Calibri Light" w:cs="Arial"/>
                <w:b/>
                <w:bCs/>
              </w:rPr>
              <w:t>End</w:t>
            </w:r>
          </w:p>
        </w:tc>
        <w:tc>
          <w:tcPr>
            <w:tcW w:w="1377" w:type="dxa"/>
            <w:vAlign w:val="center"/>
          </w:tcPr>
          <w:p w14:paraId="5920AB3B" w14:textId="1781F403" w:rsidR="006A4D7D" w:rsidRDefault="006A4D7D" w:rsidP="00AC13EE">
            <w:pPr>
              <w:pStyle w:val="TableField-Left"/>
              <w:rPr>
                <w:rFonts w:ascii="Calibri Light" w:hAnsi="Calibri Light" w:cs="Arial"/>
              </w:rPr>
            </w:pPr>
            <w:r>
              <w:rPr>
                <w:rFonts w:ascii="Calibri Light" w:hAnsi="Calibri Light" w:cs="Arial"/>
              </w:rPr>
              <w:t>N/A</w:t>
            </w:r>
          </w:p>
        </w:tc>
        <w:tc>
          <w:tcPr>
            <w:tcW w:w="1614" w:type="dxa"/>
            <w:vAlign w:val="center"/>
          </w:tcPr>
          <w:p w14:paraId="5555D79D" w14:textId="6F7ACAA3" w:rsidR="006A4D7D" w:rsidRDefault="006A4D7D" w:rsidP="00AC13EE">
            <w:pPr>
              <w:pStyle w:val="TableField-Left"/>
              <w:rPr>
                <w:rFonts w:ascii="Calibri Light" w:hAnsi="Calibri Light" w:cs="Arial"/>
              </w:rPr>
            </w:pPr>
            <w:r>
              <w:rPr>
                <w:rFonts w:ascii="Calibri Light" w:hAnsi="Calibri Light" w:cs="Arial"/>
              </w:rPr>
              <w:t>N/A</w:t>
            </w:r>
          </w:p>
        </w:tc>
        <w:tc>
          <w:tcPr>
            <w:tcW w:w="1484" w:type="dxa"/>
          </w:tcPr>
          <w:p w14:paraId="276A69E0" w14:textId="77777777" w:rsidR="006A4D7D" w:rsidRDefault="006A4D7D" w:rsidP="00AC13EE">
            <w:pPr>
              <w:pStyle w:val="TableField-Left"/>
              <w:rPr>
                <w:ins w:id="1093" w:author="Tuan Yap" w:date="2018-05-03T11:36:00Z"/>
                <w:rFonts w:ascii="Calibri Light" w:hAnsi="Calibri Light" w:cs="Arial"/>
              </w:rPr>
            </w:pPr>
          </w:p>
        </w:tc>
      </w:tr>
    </w:tbl>
    <w:p w14:paraId="3A3C50C6" w14:textId="36075404" w:rsidR="00626952" w:rsidRDefault="00F95998" w:rsidP="001C2777">
      <w:pPr>
        <w:pStyle w:val="Heading2"/>
      </w:pPr>
      <w:bookmarkStart w:id="1094" w:name="_Toc406588309"/>
      <w:bookmarkStart w:id="1095" w:name="_Toc491613817"/>
      <w:r>
        <w:lastRenderedPageBreak/>
        <w:t xml:space="preserve"> </w:t>
      </w:r>
      <w:bookmarkStart w:id="1096" w:name="_Toc509409278"/>
      <w:bookmarkStart w:id="1097" w:name="_Toc509475033"/>
      <w:bookmarkStart w:id="1098" w:name="_Toc509481753"/>
      <w:bookmarkStart w:id="1099" w:name="_Toc510117061"/>
      <w:r w:rsidR="00626952">
        <w:t>3</w:t>
      </w:r>
      <w:r w:rsidR="00626952" w:rsidRPr="00626952">
        <w:rPr>
          <w:vertAlign w:val="superscript"/>
        </w:rPr>
        <w:t>rd</w:t>
      </w:r>
      <w:r w:rsidR="00626952">
        <w:t xml:space="preserve"> Party and </w:t>
      </w:r>
      <w:r w:rsidR="003950F7">
        <w:t xml:space="preserve">SCE </w:t>
      </w:r>
      <w:r w:rsidR="00626952">
        <w:t>Legacy</w:t>
      </w:r>
      <w:r w:rsidR="003950F7">
        <w:t xml:space="preserve"> System</w:t>
      </w:r>
      <w:r w:rsidR="00626952">
        <w:t xml:space="preserve"> Integrations</w:t>
      </w:r>
      <w:bookmarkEnd w:id="1096"/>
      <w:bookmarkEnd w:id="1097"/>
      <w:bookmarkEnd w:id="1098"/>
      <w:bookmarkEnd w:id="1099"/>
    </w:p>
    <w:p w14:paraId="28465CD8" w14:textId="77777777" w:rsidR="00475112" w:rsidRPr="00475112" w:rsidRDefault="00475112" w:rsidP="00475112"/>
    <w:tbl>
      <w:tblPr>
        <w:tblW w:w="960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3397"/>
        <w:gridCol w:w="3173"/>
        <w:gridCol w:w="3037"/>
      </w:tblGrid>
      <w:tr w:rsidR="002F54D6" w:rsidRPr="006B24F0" w14:paraId="65FEB292" w14:textId="77777777" w:rsidTr="2DF41CD4">
        <w:trPr>
          <w:cantSplit/>
          <w:trHeight w:val="432"/>
          <w:tblHeader/>
        </w:trPr>
        <w:tc>
          <w:tcPr>
            <w:tcW w:w="3397" w:type="dxa"/>
            <w:tcBorders>
              <w:top w:val="threeDEmboss" w:sz="6" w:space="0" w:color="auto"/>
              <w:bottom w:val="threeDEmboss" w:sz="6" w:space="0" w:color="auto"/>
            </w:tcBorders>
            <w:shd w:val="clear" w:color="auto" w:fill="F9FBAF"/>
            <w:vAlign w:val="center"/>
          </w:tcPr>
          <w:p w14:paraId="4934FA09" w14:textId="5F4AAF3E" w:rsidR="002F54D6" w:rsidRPr="006B24F0" w:rsidRDefault="00AF1CB5" w:rsidP="003B3C01">
            <w:pPr>
              <w:pStyle w:val="TableHeader-Left"/>
              <w:rPr>
                <w:rFonts w:ascii="Calibri Light" w:hAnsi="Calibri Light" w:cs="Arial"/>
              </w:rPr>
            </w:pPr>
            <w:r>
              <w:rPr>
                <w:rFonts w:ascii="Calibri Light" w:hAnsi="Calibri Light" w:cs="Arial"/>
              </w:rPr>
              <w:t>3</w:t>
            </w:r>
            <w:r w:rsidRPr="00AF1CB5">
              <w:rPr>
                <w:rFonts w:ascii="Calibri Light" w:hAnsi="Calibri Light" w:cs="Arial"/>
                <w:vertAlign w:val="superscript"/>
              </w:rPr>
              <w:t>rd</w:t>
            </w:r>
            <w:r>
              <w:rPr>
                <w:rFonts w:ascii="Calibri Light" w:hAnsi="Calibri Light" w:cs="Arial"/>
              </w:rPr>
              <w:t xml:space="preserve"> Party or SCE Legacy System Integration</w:t>
            </w:r>
          </w:p>
        </w:tc>
        <w:tc>
          <w:tcPr>
            <w:tcW w:w="3173" w:type="dxa"/>
            <w:tcBorders>
              <w:top w:val="threeDEmboss" w:sz="6" w:space="0" w:color="auto"/>
              <w:bottom w:val="threeDEmboss" w:sz="6" w:space="0" w:color="auto"/>
            </w:tcBorders>
            <w:shd w:val="clear" w:color="auto" w:fill="F9FBAF"/>
            <w:vAlign w:val="center"/>
          </w:tcPr>
          <w:p w14:paraId="1068FDC5" w14:textId="47BDCBCB" w:rsidR="002F54D6" w:rsidRPr="006B24F0" w:rsidRDefault="00AF1CB5" w:rsidP="003B3C01">
            <w:pPr>
              <w:pStyle w:val="TableHeader-Left"/>
              <w:rPr>
                <w:rFonts w:ascii="Calibri Light" w:hAnsi="Calibri Light" w:cs="Arial"/>
              </w:rPr>
            </w:pPr>
            <w:r>
              <w:rPr>
                <w:rFonts w:ascii="Calibri Light" w:hAnsi="Calibri Light" w:cs="Arial"/>
              </w:rPr>
              <w:t xml:space="preserve">Description of </w:t>
            </w:r>
            <w:r w:rsidR="00694D05">
              <w:rPr>
                <w:rFonts w:ascii="Calibri Light" w:hAnsi="Calibri Light" w:cs="Arial"/>
              </w:rPr>
              <w:t xml:space="preserve">Integration and </w:t>
            </w:r>
            <w:r>
              <w:rPr>
                <w:rFonts w:ascii="Calibri Light" w:hAnsi="Calibri Light" w:cs="Arial"/>
              </w:rPr>
              <w:t>Required Change to 3</w:t>
            </w:r>
            <w:r w:rsidRPr="00AF1CB5">
              <w:rPr>
                <w:rFonts w:ascii="Calibri Light" w:hAnsi="Calibri Light" w:cs="Arial"/>
                <w:vertAlign w:val="superscript"/>
              </w:rPr>
              <w:t>rd</w:t>
            </w:r>
            <w:r>
              <w:rPr>
                <w:rFonts w:ascii="Calibri Light" w:hAnsi="Calibri Light" w:cs="Arial"/>
              </w:rPr>
              <w:t xml:space="preserve"> Party or SCE Legacy System</w:t>
            </w:r>
          </w:p>
        </w:tc>
        <w:tc>
          <w:tcPr>
            <w:tcW w:w="3037" w:type="dxa"/>
            <w:tcBorders>
              <w:top w:val="threeDEmboss" w:sz="6" w:space="0" w:color="auto"/>
              <w:bottom w:val="threeDEmboss" w:sz="6" w:space="0" w:color="auto"/>
            </w:tcBorders>
            <w:shd w:val="clear" w:color="auto" w:fill="F9FBAF"/>
            <w:vAlign w:val="center"/>
          </w:tcPr>
          <w:p w14:paraId="26DC2185" w14:textId="5CF933F2" w:rsidR="002F54D6" w:rsidRPr="006B24F0" w:rsidRDefault="00AF1CB5" w:rsidP="003B3C01">
            <w:pPr>
              <w:pStyle w:val="TableHeader-Left"/>
              <w:rPr>
                <w:rFonts w:ascii="Calibri Light" w:hAnsi="Calibri Light" w:cs="Arial"/>
              </w:rPr>
            </w:pPr>
            <w:r>
              <w:rPr>
                <w:rFonts w:ascii="Calibri Light" w:hAnsi="Calibri Light" w:cs="Arial"/>
              </w:rPr>
              <w:t>Estimated Complexity of 3</w:t>
            </w:r>
            <w:r w:rsidRPr="00AF1CB5">
              <w:rPr>
                <w:rFonts w:ascii="Calibri Light" w:hAnsi="Calibri Light" w:cs="Arial"/>
                <w:vertAlign w:val="superscript"/>
              </w:rPr>
              <w:t>rd</w:t>
            </w:r>
            <w:r>
              <w:rPr>
                <w:rFonts w:ascii="Calibri Light" w:hAnsi="Calibri Light" w:cs="Arial"/>
              </w:rPr>
              <w:t xml:space="preserve"> Party or SCE Legacy system change</w:t>
            </w:r>
          </w:p>
        </w:tc>
      </w:tr>
      <w:tr w:rsidR="00F5141E" w:rsidRPr="006B24F0" w14:paraId="06F96B04" w14:textId="77777777" w:rsidTr="2DF41CD4">
        <w:trPr>
          <w:cantSplit/>
          <w:trHeight w:val="318"/>
        </w:trPr>
        <w:tc>
          <w:tcPr>
            <w:tcW w:w="3397" w:type="dxa"/>
            <w:vAlign w:val="center"/>
          </w:tcPr>
          <w:p w14:paraId="2221E400" w14:textId="750EFFD2" w:rsidR="00F5141E" w:rsidRPr="006B24F0" w:rsidRDefault="00F5141E" w:rsidP="00F5141E">
            <w:pPr>
              <w:pStyle w:val="TableField-Left"/>
              <w:rPr>
                <w:rFonts w:ascii="Calibri Light" w:hAnsi="Calibri Light" w:cs="Arial"/>
              </w:rPr>
            </w:pPr>
            <w:r>
              <w:rPr>
                <w:rFonts w:ascii="Calibri Light" w:hAnsi="Calibri Light" w:cs="Arial"/>
              </w:rPr>
              <w:t>RSS</w:t>
            </w:r>
          </w:p>
        </w:tc>
        <w:tc>
          <w:tcPr>
            <w:tcW w:w="3173" w:type="dxa"/>
            <w:vAlign w:val="center"/>
          </w:tcPr>
          <w:p w14:paraId="09349185" w14:textId="5B790DEE" w:rsidR="00F5141E" w:rsidRPr="006B24F0" w:rsidRDefault="00F5141E" w:rsidP="00F5141E">
            <w:pPr>
              <w:pStyle w:val="TableField-Left"/>
              <w:rPr>
                <w:rFonts w:ascii="Calibri Light" w:hAnsi="Calibri Light" w:cs="Arial"/>
              </w:rPr>
            </w:pPr>
            <w:r>
              <w:rPr>
                <w:rFonts w:ascii="Calibri Light" w:hAnsi="Calibri Light" w:cs="Arial"/>
              </w:rPr>
              <w:t xml:space="preserve">Integration to RSS for Move In Service Request. This will be done via </w:t>
            </w:r>
            <w:hyperlink r:id="rId92" w:history="1">
              <w:r w:rsidRPr="00AC7923">
                <w:rPr>
                  <w:rFonts w:ascii="Calibri Light" w:hAnsi="Calibri Light" w:cs="Arial"/>
                </w:rPr>
                <w:t>DF-WM-03 - Handle Remote Orders - Manage Remote Orders</w:t>
              </w:r>
            </w:hyperlink>
          </w:p>
        </w:tc>
        <w:tc>
          <w:tcPr>
            <w:tcW w:w="3037" w:type="dxa"/>
            <w:vAlign w:val="center"/>
          </w:tcPr>
          <w:p w14:paraId="40BF53AA" w14:textId="4E183A01" w:rsidR="00F5141E" w:rsidRPr="006B24F0" w:rsidRDefault="00F5141E" w:rsidP="00F5141E">
            <w:pPr>
              <w:pStyle w:val="TableField-Left"/>
              <w:rPr>
                <w:rFonts w:ascii="Calibri Light" w:hAnsi="Calibri Light" w:cs="Arial"/>
              </w:rPr>
            </w:pPr>
            <w:r>
              <w:rPr>
                <w:rFonts w:ascii="Calibri Light" w:hAnsi="Calibri Light" w:cs="Arial"/>
              </w:rPr>
              <w:t>N/A</w:t>
            </w:r>
          </w:p>
        </w:tc>
      </w:tr>
    </w:tbl>
    <w:p w14:paraId="24E1C6E4" w14:textId="77777777" w:rsidR="0079574E" w:rsidRPr="0079574E" w:rsidRDefault="0079574E" w:rsidP="0079574E"/>
    <w:p w14:paraId="7C3C0D5A" w14:textId="77777777" w:rsidR="00D66A8A" w:rsidRPr="006B24F0" w:rsidRDefault="00D66A8A" w:rsidP="001C2777">
      <w:pPr>
        <w:pStyle w:val="Heading2"/>
      </w:pPr>
      <w:bookmarkStart w:id="1100" w:name="_Toc509409279"/>
      <w:bookmarkStart w:id="1101" w:name="_Toc509475034"/>
      <w:bookmarkStart w:id="1102" w:name="_Toc509481754"/>
      <w:bookmarkStart w:id="1103" w:name="_Toc510117062"/>
      <w:r w:rsidRPr="006B24F0">
        <w:t>Data Elements</w:t>
      </w:r>
      <w:bookmarkEnd w:id="1100"/>
      <w:bookmarkEnd w:id="1101"/>
      <w:bookmarkEnd w:id="1102"/>
      <w:bookmarkEnd w:id="1103"/>
    </w:p>
    <w:p w14:paraId="37F0D15B" w14:textId="55E34CAE" w:rsidR="007622B5" w:rsidRDefault="00D66A8A" w:rsidP="00F5141E">
      <w:pPr>
        <w:pStyle w:val="Heading2Text"/>
        <w:rPr>
          <w:rFonts w:ascii="Calibri Light" w:hAnsi="Calibri Light" w:cs="Arial"/>
        </w:rPr>
      </w:pPr>
      <w:r w:rsidRPr="006B24F0">
        <w:rPr>
          <w:rFonts w:ascii="Calibri Light" w:hAnsi="Calibri Light" w:cs="Arial"/>
        </w:rPr>
        <w:t xml:space="preserve">The information that will be captured for the </w:t>
      </w:r>
      <w:r w:rsidR="00F5141E">
        <w:rPr>
          <w:rFonts w:ascii="Calibri Light" w:hAnsi="Calibri Light" w:cs="Arial"/>
        </w:rPr>
        <w:t xml:space="preserve">Move Out, Move </w:t>
      </w:r>
      <w:proofErr w:type="gramStart"/>
      <w:r w:rsidR="00F5141E">
        <w:rPr>
          <w:rFonts w:ascii="Calibri Light" w:hAnsi="Calibri Light" w:cs="Arial"/>
        </w:rPr>
        <w:t>Out</w:t>
      </w:r>
      <w:proofErr w:type="gramEnd"/>
      <w:r w:rsidR="00F5141E">
        <w:rPr>
          <w:rFonts w:ascii="Calibri Light" w:hAnsi="Calibri Light" w:cs="Arial"/>
        </w:rPr>
        <w:t xml:space="preserve"> Date Change, Move Out Reversal and Transfer </w:t>
      </w:r>
      <w:r w:rsidRPr="006B24F0">
        <w:rPr>
          <w:rFonts w:ascii="Calibri Light" w:hAnsi="Calibri Light" w:cs="Arial"/>
        </w:rPr>
        <w:t xml:space="preserve">(either as part of migration or in the course of normal processing) will be defined </w:t>
      </w:r>
      <w:r w:rsidR="00F5141E">
        <w:rPr>
          <w:rFonts w:ascii="Calibri Light" w:hAnsi="Calibri Light" w:cs="Arial"/>
        </w:rPr>
        <w:t xml:space="preserve">as the intent of use for this BPD. </w:t>
      </w:r>
    </w:p>
    <w:p w14:paraId="09691765" w14:textId="77777777" w:rsidR="00F5141E" w:rsidRDefault="00F5141E" w:rsidP="00F5141E">
      <w:pPr>
        <w:pStyle w:val="Heading2Text"/>
        <w:rPr>
          <w:rFonts w:ascii="Calibri Light" w:hAnsi="Calibri Light" w:cs="Arial"/>
          <w:i/>
        </w:rPr>
      </w:pPr>
    </w:p>
    <w:p w14:paraId="182EC037" w14:textId="28E1CD24" w:rsidR="00956B8D" w:rsidRPr="00956B8D" w:rsidRDefault="00F5141E" w:rsidP="2DF41CD4">
      <w:pPr>
        <w:pStyle w:val="Heading3"/>
        <w:keepNext/>
        <w:numPr>
          <w:ilvl w:val="2"/>
          <w:numId w:val="21"/>
        </w:numPr>
        <w:tabs>
          <w:tab w:val="left" w:pos="1440"/>
        </w:tabs>
        <w:spacing w:before="120" w:after="120"/>
        <w:ind w:left="1440" w:hanging="900"/>
        <w:rPr>
          <w:rFonts w:asciiTheme="minorHAnsi" w:hAnsiTheme="minorHAnsi"/>
        </w:rPr>
      </w:pPr>
      <w:bookmarkStart w:id="1104" w:name="_Toc394490308"/>
      <w:bookmarkStart w:id="1105" w:name="_Toc425865380"/>
      <w:bookmarkStart w:id="1106" w:name="_Toc509409280"/>
      <w:bookmarkStart w:id="1107" w:name="_Toc509475035"/>
      <w:bookmarkStart w:id="1108" w:name="_Toc509481755"/>
      <w:bookmarkStart w:id="1109" w:name="_Toc510117063"/>
      <w:r w:rsidRPr="2DF41CD4">
        <w:rPr>
          <w:rFonts w:asciiTheme="minorHAnsi" w:hAnsiTheme="minorHAnsi"/>
        </w:rPr>
        <w:t>Move Out</w:t>
      </w:r>
      <w:r w:rsidR="00956B8D" w:rsidRPr="2DF41CD4">
        <w:rPr>
          <w:rFonts w:asciiTheme="minorHAnsi" w:hAnsiTheme="minorHAnsi"/>
        </w:rPr>
        <w:t xml:space="preserve"> Process</w:t>
      </w:r>
      <w:bookmarkEnd w:id="1104"/>
      <w:bookmarkEnd w:id="1105"/>
      <w:bookmarkEnd w:id="1106"/>
      <w:bookmarkEnd w:id="1107"/>
      <w:bookmarkEnd w:id="1108"/>
      <w:bookmarkEnd w:id="1109"/>
    </w:p>
    <w:p w14:paraId="25B768AF" w14:textId="5644CF5D" w:rsidR="00F53580" w:rsidRDefault="00F53580" w:rsidP="003B5EE8">
      <w:pPr>
        <w:pStyle w:val="Heading2Text"/>
        <w:ind w:left="540"/>
        <w:rPr>
          <w:rFonts w:ascii="Calibri Light" w:hAnsi="Calibri Light" w:cs="Arial"/>
        </w:rPr>
      </w:pPr>
      <w:r w:rsidRPr="00F53580">
        <w:rPr>
          <w:rFonts w:ascii="Calibri Light" w:hAnsi="Calibri Light" w:cs="Arial"/>
        </w:rPr>
        <w:t>Move Out process</w:t>
      </w:r>
      <w:r>
        <w:rPr>
          <w:rFonts w:ascii="Calibri Light" w:hAnsi="Calibri Light" w:cs="Arial"/>
        </w:rPr>
        <w:t xml:space="preserve"> consists of four different views and they are in the followings sequence:</w:t>
      </w:r>
    </w:p>
    <w:p w14:paraId="0386D53A" w14:textId="458B9082" w:rsidR="00F53580" w:rsidRDefault="00F53580" w:rsidP="009477DD">
      <w:pPr>
        <w:pStyle w:val="Heading2Text"/>
        <w:numPr>
          <w:ilvl w:val="0"/>
          <w:numId w:val="33"/>
        </w:numPr>
        <w:rPr>
          <w:rFonts w:ascii="Calibri Light" w:hAnsi="Calibri Light" w:cs="Arial"/>
        </w:rPr>
      </w:pPr>
      <w:r>
        <w:rPr>
          <w:rFonts w:ascii="Calibri Light" w:hAnsi="Calibri Light" w:cs="Arial"/>
        </w:rPr>
        <w:t>Customer &amp; Premise</w:t>
      </w:r>
    </w:p>
    <w:p w14:paraId="787542AB" w14:textId="1633A4C5" w:rsidR="00F53580" w:rsidRDefault="00F53580" w:rsidP="009477DD">
      <w:pPr>
        <w:pStyle w:val="Heading2Text"/>
        <w:numPr>
          <w:ilvl w:val="0"/>
          <w:numId w:val="33"/>
        </w:numPr>
        <w:rPr>
          <w:rFonts w:ascii="Calibri Light" w:hAnsi="Calibri Light" w:cs="Arial"/>
        </w:rPr>
      </w:pPr>
      <w:r>
        <w:rPr>
          <w:rFonts w:ascii="Calibri Light" w:hAnsi="Calibri Light" w:cs="Arial"/>
        </w:rPr>
        <w:t>Services</w:t>
      </w:r>
    </w:p>
    <w:p w14:paraId="28D40CA9" w14:textId="315E431C" w:rsidR="00F53580" w:rsidRDefault="00F53580" w:rsidP="009477DD">
      <w:pPr>
        <w:pStyle w:val="Heading2Text"/>
        <w:numPr>
          <w:ilvl w:val="0"/>
          <w:numId w:val="33"/>
        </w:numPr>
        <w:rPr>
          <w:rFonts w:ascii="Calibri Light" w:hAnsi="Calibri Light" w:cs="Arial"/>
        </w:rPr>
      </w:pPr>
      <w:r>
        <w:rPr>
          <w:rFonts w:ascii="Calibri Light" w:hAnsi="Calibri Light" w:cs="Arial"/>
        </w:rPr>
        <w:t>Contract Account and Billing</w:t>
      </w:r>
    </w:p>
    <w:p w14:paraId="2E7DF64A" w14:textId="084154EE" w:rsidR="00F53580" w:rsidRDefault="00F53580" w:rsidP="009477DD">
      <w:pPr>
        <w:pStyle w:val="Heading2Text"/>
        <w:numPr>
          <w:ilvl w:val="0"/>
          <w:numId w:val="33"/>
        </w:numPr>
        <w:rPr>
          <w:rFonts w:ascii="Calibri Light" w:hAnsi="Calibri Light" w:cs="Arial"/>
        </w:rPr>
      </w:pPr>
      <w:r>
        <w:rPr>
          <w:rFonts w:ascii="Calibri Light" w:hAnsi="Calibri Light" w:cs="Arial"/>
        </w:rPr>
        <w:t>Review</w:t>
      </w:r>
    </w:p>
    <w:p w14:paraId="4D63D413" w14:textId="77777777" w:rsidR="00F53580" w:rsidRPr="00F53580" w:rsidRDefault="00F53580" w:rsidP="00F53580">
      <w:pPr>
        <w:pStyle w:val="Heading2Text"/>
        <w:ind w:left="1296"/>
        <w:rPr>
          <w:rFonts w:ascii="Calibri Light" w:hAnsi="Calibri Light" w:cs="Arial"/>
        </w:rPr>
      </w:pPr>
    </w:p>
    <w:p w14:paraId="7987990B" w14:textId="1DA98021" w:rsidR="00F5141E" w:rsidRDefault="003B5EE8" w:rsidP="003B5EE8">
      <w:pPr>
        <w:pStyle w:val="Heading2Text"/>
        <w:ind w:left="540"/>
        <w:rPr>
          <w:rFonts w:ascii="Calibri Light" w:hAnsi="Calibri Light" w:cs="Arial"/>
        </w:rPr>
      </w:pPr>
      <w:r>
        <w:rPr>
          <w:noProof/>
          <w:lang w:eastAsia="en-US"/>
        </w:rPr>
        <w:drawing>
          <wp:inline distT="0" distB="0" distL="0" distR="0" wp14:anchorId="0AA528C4" wp14:editId="7D199235">
            <wp:extent cx="5731510" cy="2072005"/>
            <wp:effectExtent l="0" t="0" r="254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31510" cy="2072005"/>
                    </a:xfrm>
                    <a:prstGeom prst="rect">
                      <a:avLst/>
                    </a:prstGeom>
                  </pic:spPr>
                </pic:pic>
              </a:graphicData>
            </a:graphic>
          </wp:inline>
        </w:drawing>
      </w:r>
    </w:p>
    <w:p w14:paraId="62073953" w14:textId="77777777" w:rsidR="00F5141E" w:rsidRDefault="00F5141E" w:rsidP="00956B8D">
      <w:pPr>
        <w:pStyle w:val="Heading2Text"/>
        <w:rPr>
          <w:rFonts w:ascii="Calibri Light" w:hAnsi="Calibri Light" w:cs="Arial"/>
        </w:rPr>
      </w:pPr>
    </w:p>
    <w:p w14:paraId="5490B4E7" w14:textId="76BFE096" w:rsidR="00956B8D" w:rsidRPr="00956B8D" w:rsidRDefault="00956B8D" w:rsidP="00956B8D">
      <w:pPr>
        <w:pStyle w:val="Heading2Text"/>
        <w:rPr>
          <w:rFonts w:ascii="Calibri Light" w:hAnsi="Calibri Light" w:cs="Arial"/>
        </w:rPr>
      </w:pPr>
      <w:r w:rsidRPr="00956B8D">
        <w:rPr>
          <w:rFonts w:ascii="Calibri Light" w:hAnsi="Calibri Light" w:cs="Arial"/>
        </w:rPr>
        <w:t xml:space="preserve">The following data elements will be used by the </w:t>
      </w:r>
      <w:r w:rsidR="003B5EE8">
        <w:rPr>
          <w:rFonts w:ascii="Calibri Light" w:hAnsi="Calibri Light" w:cs="Arial"/>
        </w:rPr>
        <w:t>Move Out – Customer &amp; Premise</w:t>
      </w:r>
      <w:r w:rsidRPr="00956B8D">
        <w:rPr>
          <w:rFonts w:ascii="Calibri Light" w:hAnsi="Calibri Light" w:cs="Arial"/>
        </w:rPr>
        <w:t>.</w:t>
      </w:r>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CellMar>
          <w:left w:w="115" w:type="dxa"/>
          <w:right w:w="115" w:type="dxa"/>
        </w:tblCellMar>
        <w:tblLook w:val="01E0" w:firstRow="1" w:lastRow="1" w:firstColumn="1" w:lastColumn="1" w:noHBand="0" w:noVBand="0"/>
      </w:tblPr>
      <w:tblGrid>
        <w:gridCol w:w="2908"/>
        <w:gridCol w:w="1688"/>
        <w:gridCol w:w="4718"/>
      </w:tblGrid>
      <w:tr w:rsidR="00956B8D" w14:paraId="73E1F530" w14:textId="77777777" w:rsidTr="2DF41CD4">
        <w:trPr>
          <w:cantSplit/>
          <w:trHeight w:val="432"/>
          <w:tblHeader/>
        </w:trPr>
        <w:tc>
          <w:tcPr>
            <w:tcW w:w="2908" w:type="dxa"/>
            <w:tcBorders>
              <w:top w:val="threeDEmboss" w:sz="6" w:space="0" w:color="auto"/>
              <w:left w:val="threeDEmboss" w:sz="6" w:space="0" w:color="auto"/>
              <w:bottom w:val="threeDEmboss" w:sz="6" w:space="0" w:color="auto"/>
              <w:right w:val="single" w:sz="6" w:space="0" w:color="auto"/>
            </w:tcBorders>
            <w:shd w:val="clear" w:color="auto" w:fill="FFFF99"/>
            <w:vAlign w:val="center"/>
            <w:hideMark/>
          </w:tcPr>
          <w:p w14:paraId="4E78E13A" w14:textId="77777777" w:rsidR="00956B8D" w:rsidRPr="008C73A4" w:rsidRDefault="00956B8D" w:rsidP="003636F4">
            <w:pPr>
              <w:pStyle w:val="TableHeader-Left"/>
              <w:rPr>
                <w:rFonts w:ascii="Calibri Light" w:hAnsi="Calibri Light" w:cs="Arial"/>
              </w:rPr>
            </w:pPr>
            <w:r w:rsidRPr="008C73A4">
              <w:rPr>
                <w:rFonts w:ascii="Calibri Light" w:hAnsi="Calibri Light" w:cs="Arial"/>
              </w:rPr>
              <w:t>Field</w:t>
            </w:r>
          </w:p>
        </w:tc>
        <w:tc>
          <w:tcPr>
            <w:tcW w:w="1688" w:type="dxa"/>
            <w:tcBorders>
              <w:top w:val="threeDEmboss" w:sz="6" w:space="0" w:color="auto"/>
              <w:left w:val="single" w:sz="6" w:space="0" w:color="auto"/>
              <w:bottom w:val="threeDEmboss" w:sz="6" w:space="0" w:color="auto"/>
              <w:right w:val="single" w:sz="6" w:space="0" w:color="auto"/>
            </w:tcBorders>
            <w:shd w:val="clear" w:color="auto" w:fill="FFFF99"/>
            <w:vAlign w:val="center"/>
            <w:hideMark/>
          </w:tcPr>
          <w:p w14:paraId="0E6549B6" w14:textId="77777777" w:rsidR="00956B8D" w:rsidRPr="008C73A4" w:rsidRDefault="00956B8D" w:rsidP="003636F4">
            <w:pPr>
              <w:pStyle w:val="TableHeader-Left"/>
              <w:rPr>
                <w:rFonts w:ascii="Calibri Light" w:hAnsi="Calibri Light" w:cs="Arial"/>
              </w:rPr>
            </w:pPr>
            <w:r w:rsidRPr="008C73A4">
              <w:rPr>
                <w:rFonts w:ascii="Calibri Light" w:hAnsi="Calibri Light" w:cs="Arial"/>
              </w:rPr>
              <w:t>Type</w:t>
            </w:r>
          </w:p>
        </w:tc>
        <w:tc>
          <w:tcPr>
            <w:tcW w:w="4718" w:type="dxa"/>
            <w:tcBorders>
              <w:top w:val="threeDEmboss" w:sz="6" w:space="0" w:color="auto"/>
              <w:left w:val="single" w:sz="6" w:space="0" w:color="auto"/>
              <w:bottom w:val="threeDEmboss" w:sz="6" w:space="0" w:color="auto"/>
              <w:right w:val="threeDEmboss" w:sz="6" w:space="0" w:color="auto"/>
            </w:tcBorders>
            <w:shd w:val="clear" w:color="auto" w:fill="FFFF99"/>
            <w:vAlign w:val="center"/>
            <w:hideMark/>
          </w:tcPr>
          <w:p w14:paraId="5EC98436" w14:textId="77777777" w:rsidR="00956B8D" w:rsidRPr="008C73A4" w:rsidRDefault="00956B8D" w:rsidP="003636F4">
            <w:pPr>
              <w:pStyle w:val="TableHeader-Left"/>
              <w:rPr>
                <w:rFonts w:ascii="Calibri Light" w:hAnsi="Calibri Light" w:cs="Arial"/>
              </w:rPr>
            </w:pPr>
            <w:r w:rsidRPr="008C73A4">
              <w:rPr>
                <w:rFonts w:ascii="Calibri Light" w:hAnsi="Calibri Light" w:cs="Arial"/>
              </w:rPr>
              <w:t>Comments</w:t>
            </w:r>
          </w:p>
        </w:tc>
      </w:tr>
      <w:tr w:rsidR="00956B8D" w14:paraId="702361B4" w14:textId="77777777" w:rsidTr="2DF41CD4">
        <w:trPr>
          <w:cantSplit/>
          <w:trHeight w:val="432"/>
        </w:trPr>
        <w:tc>
          <w:tcPr>
            <w:tcW w:w="2908" w:type="dxa"/>
            <w:tcBorders>
              <w:top w:val="threeDEmboss" w:sz="6" w:space="0" w:color="auto"/>
              <w:left w:val="threeDEmboss" w:sz="6" w:space="0" w:color="auto"/>
              <w:bottom w:val="single" w:sz="6" w:space="0" w:color="auto"/>
              <w:right w:val="single" w:sz="6" w:space="0" w:color="auto"/>
            </w:tcBorders>
            <w:vAlign w:val="center"/>
          </w:tcPr>
          <w:p w14:paraId="3E883005" w14:textId="3A17CF13" w:rsidR="00956B8D" w:rsidRPr="003B5EE8" w:rsidRDefault="003B5EE8" w:rsidP="003636F4">
            <w:pPr>
              <w:pStyle w:val="TableField-Left"/>
              <w:rPr>
                <w:rFonts w:ascii="Calibri Light" w:hAnsi="Calibri Light" w:cs="Arial"/>
              </w:rPr>
            </w:pPr>
            <w:r w:rsidRPr="003B5EE8">
              <w:rPr>
                <w:rFonts w:ascii="Calibri Light" w:hAnsi="Calibri Light" w:cs="Arial"/>
              </w:rPr>
              <w:t>Move Out Address</w:t>
            </w:r>
          </w:p>
        </w:tc>
        <w:tc>
          <w:tcPr>
            <w:tcW w:w="1688" w:type="dxa"/>
            <w:tcBorders>
              <w:top w:val="threeDEmboss" w:sz="6" w:space="0" w:color="auto"/>
              <w:left w:val="single" w:sz="6" w:space="0" w:color="auto"/>
              <w:bottom w:val="single" w:sz="6" w:space="0" w:color="auto"/>
              <w:right w:val="single" w:sz="6" w:space="0" w:color="auto"/>
            </w:tcBorders>
            <w:vAlign w:val="center"/>
          </w:tcPr>
          <w:p w14:paraId="09A6F3C8" w14:textId="3B2B6347" w:rsidR="00956B8D" w:rsidRPr="003B5EE8" w:rsidRDefault="00E5315D" w:rsidP="003636F4">
            <w:pPr>
              <w:pStyle w:val="TableField-Left"/>
              <w:rPr>
                <w:rFonts w:ascii="Calibri Light" w:hAnsi="Calibri Light" w:cs="Arial"/>
              </w:rPr>
            </w:pPr>
            <w:r>
              <w:rPr>
                <w:rFonts w:ascii="Calibri Light" w:hAnsi="Calibri Light" w:cs="Arial"/>
              </w:rPr>
              <w:t>Required</w:t>
            </w:r>
          </w:p>
        </w:tc>
        <w:tc>
          <w:tcPr>
            <w:tcW w:w="4718" w:type="dxa"/>
            <w:tcBorders>
              <w:top w:val="threeDEmboss" w:sz="6" w:space="0" w:color="auto"/>
              <w:left w:val="single" w:sz="6" w:space="0" w:color="auto"/>
              <w:bottom w:val="single" w:sz="6" w:space="0" w:color="auto"/>
              <w:right w:val="threeDEmboss" w:sz="6" w:space="0" w:color="auto"/>
            </w:tcBorders>
            <w:vAlign w:val="center"/>
          </w:tcPr>
          <w:p w14:paraId="64E2E977" w14:textId="2C4893CD" w:rsidR="00956B8D" w:rsidRPr="003B5EE8" w:rsidRDefault="003B5EE8" w:rsidP="003B5EE8">
            <w:pPr>
              <w:pStyle w:val="TableField-Left"/>
              <w:rPr>
                <w:rFonts w:ascii="Calibri Light" w:hAnsi="Calibri Light" w:cs="Arial"/>
              </w:rPr>
            </w:pPr>
            <w:r>
              <w:rPr>
                <w:rFonts w:ascii="Calibri Light" w:hAnsi="Calibri Light" w:cs="Arial"/>
              </w:rPr>
              <w:t>Premise for the Move Out location, search and select from drop down option</w:t>
            </w:r>
          </w:p>
        </w:tc>
      </w:tr>
      <w:tr w:rsidR="003B5EE8" w14:paraId="55984CB3" w14:textId="77777777" w:rsidTr="2DF41CD4">
        <w:trPr>
          <w:cantSplit/>
          <w:trHeight w:val="432"/>
        </w:trPr>
        <w:tc>
          <w:tcPr>
            <w:tcW w:w="2908" w:type="dxa"/>
            <w:tcBorders>
              <w:top w:val="single" w:sz="6" w:space="0" w:color="auto"/>
              <w:left w:val="threeDEmboss" w:sz="6" w:space="0" w:color="auto"/>
              <w:bottom w:val="single" w:sz="6" w:space="0" w:color="auto"/>
              <w:right w:val="single" w:sz="6" w:space="0" w:color="auto"/>
            </w:tcBorders>
            <w:vAlign w:val="center"/>
          </w:tcPr>
          <w:p w14:paraId="186830AD" w14:textId="394F3ACA" w:rsidR="003B5EE8" w:rsidRPr="00956B8D" w:rsidRDefault="003B5EE8" w:rsidP="2DF41CD4">
            <w:pPr>
              <w:pStyle w:val="TableField-Left"/>
              <w:rPr>
                <w:rFonts w:asciiTheme="minorHAnsi" w:hAnsiTheme="minorHAnsi"/>
              </w:rPr>
            </w:pPr>
            <w:r>
              <w:rPr>
                <w:rFonts w:ascii="Calibri Light" w:hAnsi="Calibri Light" w:cs="Arial"/>
              </w:rPr>
              <w:lastRenderedPageBreak/>
              <w:t>Move Out Date</w:t>
            </w:r>
          </w:p>
        </w:tc>
        <w:tc>
          <w:tcPr>
            <w:tcW w:w="1688" w:type="dxa"/>
            <w:tcBorders>
              <w:top w:val="single" w:sz="6" w:space="0" w:color="auto"/>
              <w:left w:val="single" w:sz="6" w:space="0" w:color="auto"/>
              <w:bottom w:val="single" w:sz="6" w:space="0" w:color="auto"/>
              <w:right w:val="single" w:sz="6" w:space="0" w:color="auto"/>
            </w:tcBorders>
            <w:vAlign w:val="center"/>
          </w:tcPr>
          <w:p w14:paraId="7020211B" w14:textId="57D4C5B9" w:rsidR="003B5EE8" w:rsidRPr="00956B8D" w:rsidRDefault="00E5315D" w:rsidP="2DF41CD4">
            <w:pPr>
              <w:pStyle w:val="TableField-Left"/>
              <w:rPr>
                <w:rFonts w:asciiTheme="minorHAnsi" w:hAnsiTheme="minorHAnsi"/>
              </w:rPr>
            </w:pPr>
            <w:r>
              <w:rPr>
                <w:rFonts w:ascii="Calibri Light" w:hAnsi="Calibri Light" w:cs="Arial"/>
              </w:rPr>
              <w:t>Required</w:t>
            </w:r>
          </w:p>
        </w:tc>
        <w:tc>
          <w:tcPr>
            <w:tcW w:w="4718" w:type="dxa"/>
            <w:tcBorders>
              <w:top w:val="single" w:sz="6" w:space="0" w:color="auto"/>
              <w:left w:val="single" w:sz="6" w:space="0" w:color="auto"/>
              <w:bottom w:val="single" w:sz="6" w:space="0" w:color="auto"/>
              <w:right w:val="threeDEmboss" w:sz="6" w:space="0" w:color="auto"/>
            </w:tcBorders>
            <w:vAlign w:val="center"/>
          </w:tcPr>
          <w:p w14:paraId="1BA2F4DC" w14:textId="3A853A93" w:rsidR="003B5EE8" w:rsidRPr="00956B8D" w:rsidRDefault="003B5EE8" w:rsidP="2DF41CD4">
            <w:pPr>
              <w:pStyle w:val="TableField-Left"/>
              <w:rPr>
                <w:rFonts w:asciiTheme="minorHAnsi" w:hAnsiTheme="minorHAnsi"/>
              </w:rPr>
            </w:pPr>
            <w:r>
              <w:rPr>
                <w:rFonts w:ascii="Calibri Light" w:hAnsi="Calibri Light" w:cs="Arial"/>
              </w:rPr>
              <w:t>Contract end date</w:t>
            </w:r>
          </w:p>
        </w:tc>
      </w:tr>
      <w:tr w:rsidR="00E5315D" w14:paraId="1255C6B7" w14:textId="77777777" w:rsidTr="2DF41CD4">
        <w:trPr>
          <w:cantSplit/>
          <w:trHeight w:val="432"/>
        </w:trPr>
        <w:tc>
          <w:tcPr>
            <w:tcW w:w="2908" w:type="dxa"/>
            <w:tcBorders>
              <w:top w:val="single" w:sz="6" w:space="0" w:color="auto"/>
              <w:left w:val="threeDEmboss" w:sz="6" w:space="0" w:color="auto"/>
              <w:bottom w:val="single" w:sz="6" w:space="0" w:color="auto"/>
              <w:right w:val="single" w:sz="6" w:space="0" w:color="auto"/>
            </w:tcBorders>
            <w:vAlign w:val="center"/>
          </w:tcPr>
          <w:p w14:paraId="76B27EF5" w14:textId="7FB5111A" w:rsidR="00E5315D" w:rsidRDefault="00E5315D" w:rsidP="003B5EE8">
            <w:pPr>
              <w:pStyle w:val="TableField-Left"/>
              <w:rPr>
                <w:rFonts w:ascii="Calibri Light" w:hAnsi="Calibri Light" w:cs="Arial"/>
              </w:rPr>
            </w:pPr>
            <w:r>
              <w:rPr>
                <w:rFonts w:ascii="Calibri Light" w:hAnsi="Calibri Light" w:cs="Arial"/>
              </w:rPr>
              <w:t>Move Out Reason</w:t>
            </w:r>
          </w:p>
        </w:tc>
        <w:tc>
          <w:tcPr>
            <w:tcW w:w="1688" w:type="dxa"/>
            <w:tcBorders>
              <w:top w:val="single" w:sz="6" w:space="0" w:color="auto"/>
              <w:left w:val="single" w:sz="6" w:space="0" w:color="auto"/>
              <w:bottom w:val="single" w:sz="6" w:space="0" w:color="auto"/>
              <w:right w:val="single" w:sz="6" w:space="0" w:color="auto"/>
            </w:tcBorders>
            <w:vAlign w:val="center"/>
          </w:tcPr>
          <w:p w14:paraId="38BD7A23" w14:textId="63309B87" w:rsidR="00E5315D" w:rsidRDefault="00E5315D" w:rsidP="003B5EE8">
            <w:pPr>
              <w:pStyle w:val="TableField-Left"/>
              <w:rPr>
                <w:rFonts w:ascii="Calibri Light" w:hAnsi="Calibri Light" w:cs="Arial"/>
              </w:rPr>
            </w:pPr>
            <w:r>
              <w:rPr>
                <w:rFonts w:ascii="Calibri Light" w:hAnsi="Calibri Light" w:cs="Arial"/>
              </w:rPr>
              <w:t>Required</w:t>
            </w:r>
          </w:p>
        </w:tc>
        <w:tc>
          <w:tcPr>
            <w:tcW w:w="4718" w:type="dxa"/>
            <w:tcBorders>
              <w:top w:val="single" w:sz="6" w:space="0" w:color="auto"/>
              <w:left w:val="single" w:sz="6" w:space="0" w:color="auto"/>
              <w:bottom w:val="single" w:sz="6" w:space="0" w:color="auto"/>
              <w:right w:val="threeDEmboss" w:sz="6" w:space="0" w:color="auto"/>
            </w:tcBorders>
            <w:vAlign w:val="center"/>
          </w:tcPr>
          <w:p w14:paraId="58035160" w14:textId="5ACB8141" w:rsidR="00E5315D" w:rsidRDefault="00E5315D" w:rsidP="003B5EE8">
            <w:pPr>
              <w:pStyle w:val="TableField-Left"/>
              <w:rPr>
                <w:rFonts w:ascii="Calibri Light" w:hAnsi="Calibri Light" w:cs="Arial"/>
              </w:rPr>
            </w:pPr>
            <w:r>
              <w:rPr>
                <w:rFonts w:ascii="Calibri Light" w:hAnsi="Calibri Light" w:cs="Arial"/>
              </w:rPr>
              <w:t>Move Out reason, select from drop down option</w:t>
            </w:r>
          </w:p>
        </w:tc>
      </w:tr>
      <w:tr w:rsidR="003B5EE8" w14:paraId="0AC0E1B1" w14:textId="77777777" w:rsidTr="2DF41CD4">
        <w:trPr>
          <w:cantSplit/>
          <w:trHeight w:val="432"/>
        </w:trPr>
        <w:tc>
          <w:tcPr>
            <w:tcW w:w="2908" w:type="dxa"/>
            <w:tcBorders>
              <w:top w:val="single" w:sz="6" w:space="0" w:color="auto"/>
              <w:left w:val="threeDEmboss" w:sz="6" w:space="0" w:color="auto"/>
              <w:bottom w:val="single" w:sz="6" w:space="0" w:color="auto"/>
              <w:right w:val="single" w:sz="6" w:space="0" w:color="auto"/>
            </w:tcBorders>
            <w:vAlign w:val="center"/>
          </w:tcPr>
          <w:p w14:paraId="4EC35262" w14:textId="52389091" w:rsidR="003B5EE8" w:rsidRPr="00956B8D" w:rsidRDefault="003B5EE8" w:rsidP="2DF41CD4">
            <w:pPr>
              <w:pStyle w:val="TableField-Left"/>
              <w:rPr>
                <w:rFonts w:asciiTheme="minorHAnsi" w:hAnsiTheme="minorHAnsi"/>
              </w:rPr>
            </w:pPr>
            <w:r>
              <w:rPr>
                <w:rFonts w:ascii="Calibri Light" w:hAnsi="Calibri Light" w:cs="Arial"/>
              </w:rPr>
              <w:t>Customer Id</w:t>
            </w:r>
          </w:p>
        </w:tc>
        <w:tc>
          <w:tcPr>
            <w:tcW w:w="1688" w:type="dxa"/>
            <w:tcBorders>
              <w:top w:val="single" w:sz="6" w:space="0" w:color="auto"/>
              <w:left w:val="single" w:sz="6" w:space="0" w:color="auto"/>
              <w:bottom w:val="single" w:sz="6" w:space="0" w:color="auto"/>
              <w:right w:val="single" w:sz="6" w:space="0" w:color="auto"/>
            </w:tcBorders>
            <w:vAlign w:val="center"/>
          </w:tcPr>
          <w:p w14:paraId="363C4DE6" w14:textId="5F0EF96B" w:rsidR="003B5EE8" w:rsidRPr="00956B8D" w:rsidRDefault="003B5EE8" w:rsidP="2DF41CD4">
            <w:pPr>
              <w:pStyle w:val="TableField-Left"/>
              <w:rPr>
                <w:rFonts w:asciiTheme="minorHAnsi" w:hAnsiTheme="minorHAnsi"/>
              </w:rPr>
            </w:pPr>
            <w:r>
              <w:rPr>
                <w:rFonts w:ascii="Calibri Light" w:hAnsi="Calibri Light" w:cs="Arial"/>
              </w:rPr>
              <w:t>Required</w:t>
            </w:r>
          </w:p>
        </w:tc>
        <w:tc>
          <w:tcPr>
            <w:tcW w:w="4718" w:type="dxa"/>
            <w:tcBorders>
              <w:top w:val="single" w:sz="6" w:space="0" w:color="auto"/>
              <w:left w:val="single" w:sz="6" w:space="0" w:color="auto"/>
              <w:bottom w:val="single" w:sz="6" w:space="0" w:color="auto"/>
              <w:right w:val="threeDEmboss" w:sz="6" w:space="0" w:color="auto"/>
            </w:tcBorders>
            <w:vAlign w:val="center"/>
          </w:tcPr>
          <w:p w14:paraId="4285314B" w14:textId="5C83698B" w:rsidR="003B5EE8" w:rsidRPr="00956B8D" w:rsidRDefault="003B5EE8" w:rsidP="2DF41CD4">
            <w:pPr>
              <w:pStyle w:val="TableField-Left"/>
              <w:rPr>
                <w:rFonts w:asciiTheme="minorHAnsi" w:hAnsiTheme="minorHAnsi"/>
              </w:rPr>
            </w:pPr>
            <w:r>
              <w:rPr>
                <w:rFonts w:ascii="Calibri Light" w:hAnsi="Calibri Light" w:cs="Arial"/>
              </w:rPr>
              <w:t>BP number, search and select from drop down option</w:t>
            </w:r>
          </w:p>
        </w:tc>
      </w:tr>
    </w:tbl>
    <w:p w14:paraId="5A80EE29" w14:textId="77777777" w:rsidR="00956B8D" w:rsidRDefault="00956B8D" w:rsidP="00956B8D">
      <w:pPr>
        <w:pStyle w:val="Heading2Text"/>
      </w:pPr>
    </w:p>
    <w:p w14:paraId="29381E37" w14:textId="77777777" w:rsidR="00E5315D" w:rsidRDefault="00E5315D" w:rsidP="00956B8D">
      <w:pPr>
        <w:pStyle w:val="Heading2Text"/>
      </w:pPr>
    </w:p>
    <w:p w14:paraId="25E87EDC" w14:textId="494F075E" w:rsidR="00E5315D" w:rsidRDefault="0059277C" w:rsidP="00956B8D">
      <w:pPr>
        <w:pStyle w:val="Heading2Text"/>
      </w:pPr>
      <w:r>
        <w:rPr>
          <w:noProof/>
          <w:lang w:eastAsia="en-US"/>
        </w:rPr>
        <w:drawing>
          <wp:inline distT="0" distB="0" distL="0" distR="0" wp14:anchorId="2C706120" wp14:editId="77DA88C5">
            <wp:extent cx="5353050" cy="27651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13996" t="33428" r="37607" b="22127"/>
                    <a:stretch/>
                  </pic:blipFill>
                  <pic:spPr bwMode="auto">
                    <a:xfrm>
                      <a:off x="0" y="0"/>
                      <a:ext cx="5360663" cy="2769085"/>
                    </a:xfrm>
                    <a:prstGeom prst="rect">
                      <a:avLst/>
                    </a:prstGeom>
                    <a:ln>
                      <a:noFill/>
                    </a:ln>
                    <a:extLst>
                      <a:ext uri="{53640926-AAD7-44D8-BBD7-CCE9431645EC}">
                        <a14:shadowObscured xmlns:a14="http://schemas.microsoft.com/office/drawing/2010/main"/>
                      </a:ext>
                    </a:extLst>
                  </pic:spPr>
                </pic:pic>
              </a:graphicData>
            </a:graphic>
          </wp:inline>
        </w:drawing>
      </w:r>
    </w:p>
    <w:p w14:paraId="6D94393F" w14:textId="77777777" w:rsidR="00E5315D" w:rsidRDefault="00E5315D" w:rsidP="00956B8D">
      <w:pPr>
        <w:pStyle w:val="Heading2Text"/>
      </w:pPr>
    </w:p>
    <w:p w14:paraId="3882FEE1" w14:textId="29265A98" w:rsidR="008C73A4" w:rsidRPr="00956B8D" w:rsidRDefault="008C73A4" w:rsidP="008C73A4">
      <w:pPr>
        <w:pStyle w:val="Heading2Text"/>
        <w:rPr>
          <w:rFonts w:ascii="Calibri Light" w:hAnsi="Calibri Light" w:cs="Arial"/>
        </w:rPr>
      </w:pPr>
      <w:r w:rsidRPr="00956B8D">
        <w:rPr>
          <w:rFonts w:ascii="Calibri Light" w:hAnsi="Calibri Light" w:cs="Arial"/>
        </w:rPr>
        <w:t xml:space="preserve">The following data elements will be used by the </w:t>
      </w:r>
      <w:r>
        <w:rPr>
          <w:rFonts w:ascii="Calibri Light" w:hAnsi="Calibri Light" w:cs="Arial"/>
        </w:rPr>
        <w:t>Move Out – Services</w:t>
      </w:r>
      <w:r w:rsidRPr="00956B8D">
        <w:rPr>
          <w:rFonts w:ascii="Calibri Light" w:hAnsi="Calibri Light" w:cs="Arial"/>
        </w:rPr>
        <w:t>.</w:t>
      </w:r>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CellMar>
          <w:left w:w="115" w:type="dxa"/>
          <w:right w:w="115" w:type="dxa"/>
        </w:tblCellMar>
        <w:tblLook w:val="01E0" w:firstRow="1" w:lastRow="1" w:firstColumn="1" w:lastColumn="1" w:noHBand="0" w:noVBand="0"/>
      </w:tblPr>
      <w:tblGrid>
        <w:gridCol w:w="2908"/>
        <w:gridCol w:w="1688"/>
        <w:gridCol w:w="4718"/>
      </w:tblGrid>
      <w:tr w:rsidR="001E12AD" w14:paraId="3F64519F" w14:textId="77777777" w:rsidTr="151FDB74">
        <w:trPr>
          <w:cantSplit/>
          <w:trHeight w:val="432"/>
          <w:tblHeader/>
        </w:trPr>
        <w:tc>
          <w:tcPr>
            <w:tcW w:w="2908" w:type="dxa"/>
            <w:tcBorders>
              <w:top w:val="threeDEmboss" w:sz="6" w:space="0" w:color="auto"/>
              <w:left w:val="threeDEmboss" w:sz="6" w:space="0" w:color="auto"/>
              <w:bottom w:val="threeDEmboss" w:sz="6" w:space="0" w:color="auto"/>
              <w:right w:val="single" w:sz="6" w:space="0" w:color="auto"/>
            </w:tcBorders>
            <w:shd w:val="clear" w:color="auto" w:fill="FFFF99"/>
            <w:vAlign w:val="center"/>
            <w:hideMark/>
          </w:tcPr>
          <w:p w14:paraId="1478D1A9" w14:textId="77777777" w:rsidR="008C73A4" w:rsidRPr="001E12AD" w:rsidRDefault="008C73A4" w:rsidP="00FB79D9">
            <w:pPr>
              <w:pStyle w:val="TableHeader-Left"/>
              <w:rPr>
                <w:rFonts w:ascii="Calibri Light" w:hAnsi="Calibri Light" w:cs="Arial"/>
              </w:rPr>
            </w:pPr>
            <w:r w:rsidRPr="001E12AD">
              <w:rPr>
                <w:rFonts w:ascii="Calibri Light" w:hAnsi="Calibri Light" w:cs="Arial"/>
              </w:rPr>
              <w:t>Field</w:t>
            </w:r>
          </w:p>
        </w:tc>
        <w:tc>
          <w:tcPr>
            <w:tcW w:w="1688" w:type="dxa"/>
            <w:tcBorders>
              <w:top w:val="threeDEmboss" w:sz="6" w:space="0" w:color="auto"/>
              <w:left w:val="single" w:sz="6" w:space="0" w:color="auto"/>
              <w:bottom w:val="threeDEmboss" w:sz="6" w:space="0" w:color="auto"/>
              <w:right w:val="single" w:sz="6" w:space="0" w:color="auto"/>
            </w:tcBorders>
            <w:shd w:val="clear" w:color="auto" w:fill="FFFF99"/>
            <w:vAlign w:val="center"/>
            <w:hideMark/>
          </w:tcPr>
          <w:p w14:paraId="7A1004A7" w14:textId="77777777" w:rsidR="008C73A4" w:rsidRPr="001E12AD" w:rsidRDefault="008C73A4" w:rsidP="00FB79D9">
            <w:pPr>
              <w:pStyle w:val="TableHeader-Left"/>
              <w:rPr>
                <w:rFonts w:ascii="Calibri Light" w:hAnsi="Calibri Light" w:cs="Arial"/>
              </w:rPr>
            </w:pPr>
            <w:r w:rsidRPr="001E12AD">
              <w:rPr>
                <w:rFonts w:ascii="Calibri Light" w:hAnsi="Calibri Light" w:cs="Arial"/>
              </w:rPr>
              <w:t>Type</w:t>
            </w:r>
          </w:p>
        </w:tc>
        <w:tc>
          <w:tcPr>
            <w:tcW w:w="4718" w:type="dxa"/>
            <w:tcBorders>
              <w:top w:val="threeDEmboss" w:sz="6" w:space="0" w:color="auto"/>
              <w:left w:val="single" w:sz="6" w:space="0" w:color="auto"/>
              <w:bottom w:val="threeDEmboss" w:sz="6" w:space="0" w:color="auto"/>
              <w:right w:val="threeDEmboss" w:sz="6" w:space="0" w:color="auto"/>
            </w:tcBorders>
            <w:shd w:val="clear" w:color="auto" w:fill="FFFF99"/>
            <w:vAlign w:val="center"/>
            <w:hideMark/>
          </w:tcPr>
          <w:p w14:paraId="538F66B7" w14:textId="77777777" w:rsidR="008C73A4" w:rsidRPr="001E12AD" w:rsidRDefault="008C73A4" w:rsidP="00FB79D9">
            <w:pPr>
              <w:pStyle w:val="TableHeader-Left"/>
              <w:rPr>
                <w:rFonts w:ascii="Calibri Light" w:hAnsi="Calibri Light" w:cs="Arial"/>
              </w:rPr>
            </w:pPr>
            <w:r w:rsidRPr="001E12AD">
              <w:rPr>
                <w:rFonts w:ascii="Calibri Light" w:hAnsi="Calibri Light" w:cs="Arial"/>
              </w:rPr>
              <w:t>Comments</w:t>
            </w:r>
          </w:p>
        </w:tc>
      </w:tr>
      <w:tr w:rsidR="008C73A4" w14:paraId="33CBDA5C" w14:textId="77777777" w:rsidTr="151FDB74">
        <w:trPr>
          <w:cantSplit/>
          <w:trHeight w:val="432"/>
        </w:trPr>
        <w:tc>
          <w:tcPr>
            <w:tcW w:w="2908" w:type="dxa"/>
            <w:tcBorders>
              <w:top w:val="threeDEmboss" w:sz="6" w:space="0" w:color="auto"/>
              <w:left w:val="threeDEmboss" w:sz="6" w:space="0" w:color="auto"/>
              <w:bottom w:val="single" w:sz="6" w:space="0" w:color="auto"/>
              <w:right w:val="single" w:sz="6" w:space="0" w:color="auto"/>
            </w:tcBorders>
            <w:vAlign w:val="center"/>
          </w:tcPr>
          <w:p w14:paraId="069C241F" w14:textId="7EDA7D65" w:rsidR="008C73A4" w:rsidRPr="003B5EE8" w:rsidRDefault="008C73A4" w:rsidP="008C73A4">
            <w:pPr>
              <w:pStyle w:val="TableField-Left"/>
              <w:rPr>
                <w:rFonts w:ascii="Calibri Light" w:hAnsi="Calibri Light" w:cs="Arial"/>
              </w:rPr>
            </w:pPr>
            <w:r>
              <w:rPr>
                <w:rFonts w:ascii="Calibri Light" w:hAnsi="Calibri Light" w:cs="Arial"/>
              </w:rPr>
              <w:t>Select Service</w:t>
            </w:r>
          </w:p>
        </w:tc>
        <w:tc>
          <w:tcPr>
            <w:tcW w:w="1688" w:type="dxa"/>
            <w:tcBorders>
              <w:top w:val="threeDEmboss" w:sz="6" w:space="0" w:color="auto"/>
              <w:left w:val="single" w:sz="6" w:space="0" w:color="auto"/>
              <w:bottom w:val="single" w:sz="6" w:space="0" w:color="auto"/>
              <w:right w:val="single" w:sz="6" w:space="0" w:color="auto"/>
            </w:tcBorders>
            <w:vAlign w:val="center"/>
          </w:tcPr>
          <w:p w14:paraId="2F226732" w14:textId="1F0993B0" w:rsidR="008C73A4" w:rsidRPr="003B5EE8" w:rsidRDefault="008C73A4" w:rsidP="008C73A4">
            <w:pPr>
              <w:pStyle w:val="TableField-Left"/>
              <w:rPr>
                <w:rFonts w:ascii="Calibri Light" w:hAnsi="Calibri Light" w:cs="Arial"/>
              </w:rPr>
            </w:pPr>
            <w:r>
              <w:rPr>
                <w:rFonts w:ascii="Calibri Light" w:hAnsi="Calibri Light" w:cs="Arial"/>
              </w:rPr>
              <w:t>Required</w:t>
            </w:r>
          </w:p>
        </w:tc>
        <w:tc>
          <w:tcPr>
            <w:tcW w:w="4718" w:type="dxa"/>
            <w:tcBorders>
              <w:top w:val="threeDEmboss" w:sz="6" w:space="0" w:color="auto"/>
              <w:left w:val="single" w:sz="6" w:space="0" w:color="auto"/>
              <w:bottom w:val="single" w:sz="6" w:space="0" w:color="auto"/>
              <w:right w:val="threeDEmboss" w:sz="6" w:space="0" w:color="auto"/>
            </w:tcBorders>
            <w:vAlign w:val="center"/>
          </w:tcPr>
          <w:p w14:paraId="55DDA9E7" w14:textId="4D73947D" w:rsidR="008C73A4" w:rsidRPr="003B5EE8" w:rsidRDefault="008C73A4" w:rsidP="008C73A4">
            <w:pPr>
              <w:pStyle w:val="TableField-Left"/>
              <w:rPr>
                <w:rFonts w:ascii="Calibri Light" w:hAnsi="Calibri Light" w:cs="Arial"/>
              </w:rPr>
            </w:pPr>
            <w:r>
              <w:rPr>
                <w:rFonts w:ascii="Calibri Light" w:hAnsi="Calibri Light" w:cs="Arial"/>
              </w:rPr>
              <w:t>Selection checkbox for services (electric, water, gas, residential streetlight)</w:t>
            </w:r>
          </w:p>
        </w:tc>
      </w:tr>
      <w:tr w:rsidR="00546631" w14:paraId="72262EC6" w14:textId="77777777" w:rsidTr="151FDB74">
        <w:trPr>
          <w:cantSplit/>
          <w:trHeight w:val="432"/>
        </w:trPr>
        <w:tc>
          <w:tcPr>
            <w:tcW w:w="2908" w:type="dxa"/>
            <w:tcBorders>
              <w:top w:val="single" w:sz="6" w:space="0" w:color="auto"/>
              <w:left w:val="threeDEmboss" w:sz="6" w:space="0" w:color="auto"/>
              <w:bottom w:val="single" w:sz="6" w:space="0" w:color="auto"/>
              <w:right w:val="single" w:sz="6" w:space="0" w:color="auto"/>
            </w:tcBorders>
            <w:vAlign w:val="center"/>
          </w:tcPr>
          <w:p w14:paraId="413CB78E" w14:textId="3DDD5A31" w:rsidR="00546631" w:rsidRDefault="00546631" w:rsidP="008C73A4">
            <w:pPr>
              <w:pStyle w:val="TableField-Left"/>
              <w:rPr>
                <w:rFonts w:ascii="Calibri Light" w:hAnsi="Calibri Light" w:cs="Arial"/>
              </w:rPr>
            </w:pPr>
            <w:r>
              <w:rPr>
                <w:rFonts w:ascii="Calibri Light" w:hAnsi="Calibri Light" w:cs="Arial"/>
              </w:rPr>
              <w:t>Installation</w:t>
            </w:r>
          </w:p>
        </w:tc>
        <w:tc>
          <w:tcPr>
            <w:tcW w:w="1688" w:type="dxa"/>
            <w:tcBorders>
              <w:top w:val="single" w:sz="6" w:space="0" w:color="auto"/>
              <w:left w:val="single" w:sz="6" w:space="0" w:color="auto"/>
              <w:bottom w:val="single" w:sz="6" w:space="0" w:color="auto"/>
              <w:right w:val="single" w:sz="6" w:space="0" w:color="auto"/>
            </w:tcBorders>
            <w:vAlign w:val="center"/>
          </w:tcPr>
          <w:p w14:paraId="515A8DD0" w14:textId="6FD9D1CE" w:rsidR="00546631" w:rsidRDefault="00546631" w:rsidP="008C73A4">
            <w:pPr>
              <w:pStyle w:val="TableField-Left"/>
              <w:rPr>
                <w:rFonts w:ascii="Calibri Light" w:hAnsi="Calibri Light" w:cs="Arial"/>
              </w:rPr>
            </w:pPr>
            <w:r>
              <w:rPr>
                <w:rFonts w:ascii="Calibri Light" w:hAnsi="Calibri Light" w:cs="Arial"/>
              </w:rPr>
              <w:t>Display</w:t>
            </w:r>
          </w:p>
        </w:tc>
        <w:tc>
          <w:tcPr>
            <w:tcW w:w="4718" w:type="dxa"/>
            <w:tcBorders>
              <w:top w:val="single" w:sz="6" w:space="0" w:color="auto"/>
              <w:left w:val="single" w:sz="6" w:space="0" w:color="auto"/>
              <w:bottom w:val="single" w:sz="6" w:space="0" w:color="auto"/>
              <w:right w:val="threeDEmboss" w:sz="6" w:space="0" w:color="auto"/>
            </w:tcBorders>
            <w:vAlign w:val="center"/>
          </w:tcPr>
          <w:p w14:paraId="19FF4C7E" w14:textId="1252BB08" w:rsidR="00546631" w:rsidRDefault="00546631" w:rsidP="008C73A4">
            <w:pPr>
              <w:pStyle w:val="TableField-Left"/>
              <w:rPr>
                <w:rFonts w:ascii="Calibri Light" w:hAnsi="Calibri Light" w:cs="Arial"/>
              </w:rPr>
            </w:pPr>
            <w:r>
              <w:rPr>
                <w:rFonts w:ascii="Calibri Light" w:hAnsi="Calibri Light" w:cs="Arial"/>
              </w:rPr>
              <w:t>Installation # where the service is getting terminated</w:t>
            </w:r>
          </w:p>
        </w:tc>
      </w:tr>
      <w:tr w:rsidR="00546631" w14:paraId="2E354C55" w14:textId="77777777" w:rsidTr="151FDB74">
        <w:trPr>
          <w:cantSplit/>
          <w:trHeight w:val="432"/>
        </w:trPr>
        <w:tc>
          <w:tcPr>
            <w:tcW w:w="2908" w:type="dxa"/>
            <w:tcBorders>
              <w:top w:val="single" w:sz="6" w:space="0" w:color="auto"/>
              <w:left w:val="threeDEmboss" w:sz="6" w:space="0" w:color="auto"/>
              <w:bottom w:val="single" w:sz="6" w:space="0" w:color="auto"/>
              <w:right w:val="single" w:sz="6" w:space="0" w:color="auto"/>
            </w:tcBorders>
            <w:vAlign w:val="center"/>
          </w:tcPr>
          <w:p w14:paraId="4DB28B11" w14:textId="0ADDEAAA" w:rsidR="00546631" w:rsidRDefault="00546631" w:rsidP="008C73A4">
            <w:pPr>
              <w:pStyle w:val="TableField-Left"/>
              <w:rPr>
                <w:rFonts w:ascii="Calibri Light" w:hAnsi="Calibri Light" w:cs="Arial"/>
              </w:rPr>
            </w:pPr>
            <w:r>
              <w:rPr>
                <w:rFonts w:ascii="Calibri Light" w:hAnsi="Calibri Light" w:cs="Arial"/>
              </w:rPr>
              <w:t>Division</w:t>
            </w:r>
          </w:p>
        </w:tc>
        <w:tc>
          <w:tcPr>
            <w:tcW w:w="1688" w:type="dxa"/>
            <w:tcBorders>
              <w:top w:val="single" w:sz="6" w:space="0" w:color="auto"/>
              <w:left w:val="single" w:sz="6" w:space="0" w:color="auto"/>
              <w:bottom w:val="single" w:sz="6" w:space="0" w:color="auto"/>
              <w:right w:val="single" w:sz="6" w:space="0" w:color="auto"/>
            </w:tcBorders>
            <w:vAlign w:val="center"/>
          </w:tcPr>
          <w:p w14:paraId="558DEDB5" w14:textId="7E803D8B" w:rsidR="00546631" w:rsidRDefault="00546631" w:rsidP="008C73A4">
            <w:pPr>
              <w:pStyle w:val="TableField-Left"/>
              <w:rPr>
                <w:rFonts w:ascii="Calibri Light" w:hAnsi="Calibri Light" w:cs="Arial"/>
              </w:rPr>
            </w:pPr>
            <w:r>
              <w:rPr>
                <w:rFonts w:ascii="Calibri Light" w:hAnsi="Calibri Light" w:cs="Arial"/>
              </w:rPr>
              <w:t>Display</w:t>
            </w:r>
          </w:p>
        </w:tc>
        <w:tc>
          <w:tcPr>
            <w:tcW w:w="4718" w:type="dxa"/>
            <w:tcBorders>
              <w:top w:val="single" w:sz="6" w:space="0" w:color="auto"/>
              <w:left w:val="single" w:sz="6" w:space="0" w:color="auto"/>
              <w:bottom w:val="single" w:sz="6" w:space="0" w:color="auto"/>
              <w:right w:val="threeDEmboss" w:sz="6" w:space="0" w:color="auto"/>
            </w:tcBorders>
            <w:vAlign w:val="center"/>
          </w:tcPr>
          <w:p w14:paraId="40E50D20" w14:textId="57E2272B" w:rsidR="00546631" w:rsidRDefault="00546631" w:rsidP="008C73A4">
            <w:pPr>
              <w:pStyle w:val="TableField-Left"/>
              <w:rPr>
                <w:rFonts w:ascii="Calibri Light" w:hAnsi="Calibri Light" w:cs="Arial"/>
              </w:rPr>
            </w:pPr>
            <w:r>
              <w:rPr>
                <w:rFonts w:ascii="Calibri Light" w:hAnsi="Calibri Light" w:cs="Arial"/>
              </w:rPr>
              <w:t xml:space="preserve">Type of service (Electricity, Gas, Water </w:t>
            </w:r>
            <w:r w:rsidR="00BE5E24">
              <w:rPr>
                <w:rFonts w:ascii="Calibri Light" w:hAnsi="Calibri Light" w:cs="Arial"/>
              </w:rPr>
              <w:t>etc.</w:t>
            </w:r>
            <w:r>
              <w:rPr>
                <w:rFonts w:ascii="Calibri Light" w:hAnsi="Calibri Light" w:cs="Arial"/>
              </w:rPr>
              <w:t>)</w:t>
            </w:r>
          </w:p>
        </w:tc>
      </w:tr>
      <w:tr w:rsidR="008C73A4" w14:paraId="44BAAB46" w14:textId="77777777" w:rsidTr="151FDB74">
        <w:trPr>
          <w:cantSplit/>
          <w:trHeight w:val="432"/>
        </w:trPr>
        <w:tc>
          <w:tcPr>
            <w:tcW w:w="2908" w:type="dxa"/>
            <w:tcBorders>
              <w:top w:val="single" w:sz="6" w:space="0" w:color="auto"/>
              <w:left w:val="threeDEmboss" w:sz="6" w:space="0" w:color="auto"/>
              <w:bottom w:val="single" w:sz="6" w:space="0" w:color="auto"/>
              <w:right w:val="single" w:sz="6" w:space="0" w:color="auto"/>
            </w:tcBorders>
            <w:vAlign w:val="center"/>
          </w:tcPr>
          <w:p w14:paraId="2E84D44A" w14:textId="6614592C" w:rsidR="008C73A4" w:rsidRPr="00956B8D" w:rsidRDefault="008C73A4" w:rsidP="2DF41CD4">
            <w:pPr>
              <w:pStyle w:val="TableField-Left"/>
              <w:rPr>
                <w:rFonts w:asciiTheme="minorHAnsi" w:hAnsiTheme="minorHAnsi"/>
              </w:rPr>
            </w:pPr>
            <w:r>
              <w:rPr>
                <w:rFonts w:ascii="Calibri Light" w:hAnsi="Calibri Light" w:cs="Arial"/>
              </w:rPr>
              <w:t>Rate Category</w:t>
            </w:r>
          </w:p>
        </w:tc>
        <w:tc>
          <w:tcPr>
            <w:tcW w:w="1688" w:type="dxa"/>
            <w:tcBorders>
              <w:top w:val="single" w:sz="6" w:space="0" w:color="auto"/>
              <w:left w:val="single" w:sz="6" w:space="0" w:color="auto"/>
              <w:bottom w:val="single" w:sz="6" w:space="0" w:color="auto"/>
              <w:right w:val="single" w:sz="6" w:space="0" w:color="auto"/>
            </w:tcBorders>
            <w:vAlign w:val="center"/>
          </w:tcPr>
          <w:p w14:paraId="38D0DEB2" w14:textId="7FE81541" w:rsidR="008C73A4" w:rsidRPr="00956B8D" w:rsidRDefault="008C73A4" w:rsidP="2DF41CD4">
            <w:pPr>
              <w:pStyle w:val="TableField-Left"/>
              <w:rPr>
                <w:rFonts w:asciiTheme="minorHAnsi" w:hAnsiTheme="minorHAnsi"/>
              </w:rPr>
            </w:pPr>
            <w:r>
              <w:rPr>
                <w:rFonts w:ascii="Calibri Light" w:hAnsi="Calibri Light" w:cs="Arial"/>
              </w:rPr>
              <w:t>Display</w:t>
            </w:r>
          </w:p>
        </w:tc>
        <w:tc>
          <w:tcPr>
            <w:tcW w:w="4718" w:type="dxa"/>
            <w:tcBorders>
              <w:top w:val="single" w:sz="6" w:space="0" w:color="auto"/>
              <w:left w:val="single" w:sz="6" w:space="0" w:color="auto"/>
              <w:bottom w:val="single" w:sz="6" w:space="0" w:color="auto"/>
              <w:right w:val="threeDEmboss" w:sz="6" w:space="0" w:color="auto"/>
            </w:tcBorders>
            <w:vAlign w:val="center"/>
          </w:tcPr>
          <w:p w14:paraId="3FFC14E7" w14:textId="5D2B4637" w:rsidR="008C73A4" w:rsidRPr="00956B8D" w:rsidRDefault="008C73A4" w:rsidP="2DF41CD4">
            <w:pPr>
              <w:pStyle w:val="TableField-Left"/>
              <w:rPr>
                <w:rFonts w:asciiTheme="minorHAnsi" w:hAnsiTheme="minorHAnsi"/>
              </w:rPr>
            </w:pPr>
            <w:r>
              <w:rPr>
                <w:rFonts w:ascii="Calibri Light" w:hAnsi="Calibri Light" w:cs="Arial"/>
              </w:rPr>
              <w:t>Rate category for the Service</w:t>
            </w:r>
          </w:p>
        </w:tc>
      </w:tr>
      <w:tr w:rsidR="0059277C" w14:paraId="10A790B8" w14:textId="77777777" w:rsidTr="151FDB74">
        <w:trPr>
          <w:cantSplit/>
          <w:trHeight w:val="432"/>
        </w:trPr>
        <w:tc>
          <w:tcPr>
            <w:tcW w:w="2908" w:type="dxa"/>
            <w:tcBorders>
              <w:top w:val="single" w:sz="6" w:space="0" w:color="auto"/>
              <w:left w:val="threeDEmboss" w:sz="6" w:space="0" w:color="auto"/>
              <w:bottom w:val="single" w:sz="6" w:space="0" w:color="auto"/>
              <w:right w:val="single" w:sz="6" w:space="0" w:color="auto"/>
            </w:tcBorders>
            <w:vAlign w:val="center"/>
          </w:tcPr>
          <w:p w14:paraId="177621EE" w14:textId="35765C67" w:rsidR="0059277C" w:rsidRDefault="0059277C" w:rsidP="008C73A4">
            <w:pPr>
              <w:pStyle w:val="TableField-Left"/>
              <w:rPr>
                <w:rFonts w:ascii="Calibri Light" w:hAnsi="Calibri Light" w:cs="Arial"/>
              </w:rPr>
            </w:pPr>
            <w:r>
              <w:rPr>
                <w:rFonts w:ascii="Calibri Light" w:hAnsi="Calibri Light" w:cs="Arial"/>
              </w:rPr>
              <w:t>Remove Meter</w:t>
            </w:r>
          </w:p>
        </w:tc>
        <w:tc>
          <w:tcPr>
            <w:tcW w:w="1688" w:type="dxa"/>
            <w:tcBorders>
              <w:top w:val="single" w:sz="6" w:space="0" w:color="auto"/>
              <w:left w:val="single" w:sz="6" w:space="0" w:color="auto"/>
              <w:bottom w:val="single" w:sz="6" w:space="0" w:color="auto"/>
              <w:right w:val="single" w:sz="6" w:space="0" w:color="auto"/>
            </w:tcBorders>
            <w:vAlign w:val="center"/>
          </w:tcPr>
          <w:p w14:paraId="2A00547F" w14:textId="18C39BC9" w:rsidR="0059277C" w:rsidRDefault="0059277C" w:rsidP="008C73A4">
            <w:pPr>
              <w:pStyle w:val="TableField-Left"/>
              <w:rPr>
                <w:rFonts w:ascii="Calibri Light" w:hAnsi="Calibri Light" w:cs="Arial"/>
              </w:rPr>
            </w:pPr>
            <w:r>
              <w:rPr>
                <w:rFonts w:ascii="Calibri Light" w:hAnsi="Calibri Light" w:cs="Arial"/>
              </w:rPr>
              <w:t>Optional</w:t>
            </w:r>
          </w:p>
        </w:tc>
        <w:tc>
          <w:tcPr>
            <w:tcW w:w="4718" w:type="dxa"/>
            <w:tcBorders>
              <w:top w:val="single" w:sz="6" w:space="0" w:color="auto"/>
              <w:left w:val="single" w:sz="6" w:space="0" w:color="auto"/>
              <w:bottom w:val="single" w:sz="6" w:space="0" w:color="auto"/>
              <w:right w:val="threeDEmboss" w:sz="6" w:space="0" w:color="auto"/>
            </w:tcBorders>
            <w:vAlign w:val="center"/>
          </w:tcPr>
          <w:p w14:paraId="69B645FB" w14:textId="233C229F" w:rsidR="0059277C" w:rsidRDefault="0059277C" w:rsidP="008C73A4">
            <w:pPr>
              <w:pStyle w:val="TableField-Left"/>
              <w:rPr>
                <w:rFonts w:ascii="Calibri Light" w:hAnsi="Calibri Light" w:cs="Arial"/>
              </w:rPr>
            </w:pPr>
            <w:r>
              <w:rPr>
                <w:rFonts w:ascii="Calibri Light" w:hAnsi="Calibri Light" w:cs="Arial"/>
              </w:rPr>
              <w:t>Selection checkbox for meter removal</w:t>
            </w:r>
          </w:p>
        </w:tc>
      </w:tr>
      <w:tr w:rsidR="008C73A4" w14:paraId="355990E7" w14:textId="77777777" w:rsidTr="151FDB74">
        <w:trPr>
          <w:cantSplit/>
          <w:trHeight w:val="432"/>
        </w:trPr>
        <w:tc>
          <w:tcPr>
            <w:tcW w:w="2908" w:type="dxa"/>
            <w:tcBorders>
              <w:top w:val="single" w:sz="6" w:space="0" w:color="auto"/>
              <w:left w:val="threeDEmboss" w:sz="6" w:space="0" w:color="auto"/>
              <w:bottom w:val="single" w:sz="6" w:space="0" w:color="auto"/>
              <w:right w:val="single" w:sz="6" w:space="0" w:color="auto"/>
            </w:tcBorders>
            <w:vAlign w:val="center"/>
          </w:tcPr>
          <w:p w14:paraId="48496F9A" w14:textId="46C0A9A6" w:rsidR="008C73A4" w:rsidRDefault="008C73A4" w:rsidP="008C73A4">
            <w:pPr>
              <w:pStyle w:val="TableField-Left"/>
              <w:rPr>
                <w:rFonts w:ascii="Calibri Light" w:hAnsi="Calibri Light" w:cs="Arial"/>
              </w:rPr>
            </w:pPr>
            <w:r>
              <w:rPr>
                <w:rFonts w:ascii="Calibri Light" w:hAnsi="Calibri Light" w:cs="Arial"/>
              </w:rPr>
              <w:t>Create Service Order</w:t>
            </w:r>
          </w:p>
        </w:tc>
        <w:tc>
          <w:tcPr>
            <w:tcW w:w="1688" w:type="dxa"/>
            <w:tcBorders>
              <w:top w:val="single" w:sz="6" w:space="0" w:color="auto"/>
              <w:left w:val="single" w:sz="6" w:space="0" w:color="auto"/>
              <w:bottom w:val="single" w:sz="6" w:space="0" w:color="auto"/>
              <w:right w:val="single" w:sz="6" w:space="0" w:color="auto"/>
            </w:tcBorders>
            <w:vAlign w:val="center"/>
          </w:tcPr>
          <w:p w14:paraId="444B3240" w14:textId="68391494" w:rsidR="008C73A4" w:rsidRDefault="008C73A4" w:rsidP="008C73A4">
            <w:pPr>
              <w:pStyle w:val="TableField-Left"/>
              <w:rPr>
                <w:rFonts w:ascii="Calibri Light" w:hAnsi="Calibri Light" w:cs="Arial"/>
              </w:rPr>
            </w:pPr>
            <w:r>
              <w:rPr>
                <w:rFonts w:ascii="Calibri Light" w:hAnsi="Calibri Light" w:cs="Arial"/>
              </w:rPr>
              <w:t>Optional</w:t>
            </w:r>
          </w:p>
        </w:tc>
        <w:tc>
          <w:tcPr>
            <w:tcW w:w="4718" w:type="dxa"/>
            <w:tcBorders>
              <w:top w:val="single" w:sz="6" w:space="0" w:color="auto"/>
              <w:left w:val="single" w:sz="6" w:space="0" w:color="auto"/>
              <w:bottom w:val="single" w:sz="6" w:space="0" w:color="auto"/>
              <w:right w:val="threeDEmboss" w:sz="6" w:space="0" w:color="auto"/>
            </w:tcBorders>
            <w:vAlign w:val="center"/>
          </w:tcPr>
          <w:p w14:paraId="244741F0" w14:textId="77777777" w:rsidR="008C73A4" w:rsidRDefault="008C73A4" w:rsidP="008C73A4">
            <w:pPr>
              <w:pStyle w:val="TableField-Left"/>
              <w:rPr>
                <w:rFonts w:ascii="Calibri Light" w:hAnsi="Calibri Light" w:cs="Arial"/>
              </w:rPr>
            </w:pPr>
            <w:r>
              <w:rPr>
                <w:rFonts w:ascii="Calibri Light" w:hAnsi="Calibri Light" w:cs="Arial"/>
              </w:rPr>
              <w:t>Selection checkbox for RSS enabled Service Request or non-RSS enabled meter Service Order creation</w:t>
            </w:r>
            <w:r w:rsidR="00976536">
              <w:rPr>
                <w:rFonts w:ascii="Calibri Light" w:hAnsi="Calibri Light" w:cs="Arial"/>
              </w:rPr>
              <w:t>.</w:t>
            </w:r>
          </w:p>
          <w:p w14:paraId="13D389C9" w14:textId="26F5C75C" w:rsidR="00976536" w:rsidRDefault="00976536" w:rsidP="005E60CF">
            <w:pPr>
              <w:pStyle w:val="TableField-Left"/>
              <w:rPr>
                <w:rFonts w:ascii="Calibri Light" w:hAnsi="Calibri Light" w:cs="Arial"/>
              </w:rPr>
            </w:pPr>
            <w:r>
              <w:rPr>
                <w:rFonts w:ascii="Calibri Light" w:hAnsi="Calibri Light" w:cs="Arial"/>
              </w:rPr>
              <w:t>This checkbox will be hidden</w:t>
            </w:r>
          </w:p>
        </w:tc>
      </w:tr>
      <w:tr w:rsidR="008C73A4" w14:paraId="0A830DEA" w14:textId="77777777" w:rsidTr="151FDB74">
        <w:trPr>
          <w:cantSplit/>
          <w:trHeight w:val="432"/>
        </w:trPr>
        <w:tc>
          <w:tcPr>
            <w:tcW w:w="2908" w:type="dxa"/>
            <w:tcBorders>
              <w:top w:val="single" w:sz="6" w:space="0" w:color="auto"/>
              <w:left w:val="threeDEmboss" w:sz="6" w:space="0" w:color="auto"/>
              <w:bottom w:val="single" w:sz="6" w:space="0" w:color="auto"/>
              <w:right w:val="single" w:sz="6" w:space="0" w:color="auto"/>
            </w:tcBorders>
            <w:vAlign w:val="center"/>
          </w:tcPr>
          <w:p w14:paraId="4818C030" w14:textId="2AE84C54" w:rsidR="008C73A4" w:rsidRPr="00956B8D" w:rsidRDefault="008C73A4" w:rsidP="151FDB74">
            <w:pPr>
              <w:pStyle w:val="TableField-Left"/>
              <w:rPr>
                <w:rFonts w:asciiTheme="minorHAnsi" w:hAnsiTheme="minorHAnsi"/>
              </w:rPr>
            </w:pPr>
            <w:r>
              <w:rPr>
                <w:rFonts w:ascii="Calibri Light" w:hAnsi="Calibri Light" w:cs="Arial"/>
              </w:rPr>
              <w:t>Description</w:t>
            </w:r>
          </w:p>
        </w:tc>
        <w:tc>
          <w:tcPr>
            <w:tcW w:w="1688" w:type="dxa"/>
            <w:tcBorders>
              <w:top w:val="single" w:sz="6" w:space="0" w:color="auto"/>
              <w:left w:val="single" w:sz="6" w:space="0" w:color="auto"/>
              <w:bottom w:val="single" w:sz="6" w:space="0" w:color="auto"/>
              <w:right w:val="single" w:sz="6" w:space="0" w:color="auto"/>
            </w:tcBorders>
            <w:vAlign w:val="center"/>
          </w:tcPr>
          <w:p w14:paraId="7891DC35" w14:textId="161692BC" w:rsidR="008C73A4" w:rsidRPr="00956B8D" w:rsidRDefault="008C73A4" w:rsidP="151FDB74">
            <w:pPr>
              <w:pStyle w:val="TableField-Left"/>
              <w:rPr>
                <w:rFonts w:asciiTheme="minorHAnsi" w:hAnsiTheme="minorHAnsi"/>
              </w:rPr>
            </w:pPr>
            <w:r>
              <w:rPr>
                <w:rFonts w:ascii="Calibri Light" w:hAnsi="Calibri Light" w:cs="Arial"/>
              </w:rPr>
              <w:t>Optional</w:t>
            </w:r>
          </w:p>
        </w:tc>
        <w:tc>
          <w:tcPr>
            <w:tcW w:w="4718" w:type="dxa"/>
            <w:tcBorders>
              <w:top w:val="single" w:sz="6" w:space="0" w:color="auto"/>
              <w:left w:val="single" w:sz="6" w:space="0" w:color="auto"/>
              <w:bottom w:val="single" w:sz="6" w:space="0" w:color="auto"/>
              <w:right w:val="threeDEmboss" w:sz="6" w:space="0" w:color="auto"/>
            </w:tcBorders>
            <w:vAlign w:val="center"/>
          </w:tcPr>
          <w:p w14:paraId="2CC4F534" w14:textId="77777777" w:rsidR="008C73A4" w:rsidRDefault="008C73A4" w:rsidP="008C73A4">
            <w:pPr>
              <w:pStyle w:val="TableField-Left"/>
              <w:rPr>
                <w:rFonts w:ascii="Calibri Light" w:hAnsi="Calibri Light" w:cs="Arial"/>
              </w:rPr>
            </w:pPr>
            <w:r>
              <w:rPr>
                <w:rFonts w:ascii="Calibri Light" w:hAnsi="Calibri Light" w:cs="Arial"/>
              </w:rPr>
              <w:t>Description that will be updated to Service Request or Service Order</w:t>
            </w:r>
            <w:r w:rsidR="00976536">
              <w:rPr>
                <w:rFonts w:ascii="Calibri Light" w:hAnsi="Calibri Light" w:cs="Arial"/>
              </w:rPr>
              <w:t>.</w:t>
            </w:r>
          </w:p>
          <w:p w14:paraId="0EB9D73E" w14:textId="2A4ADD8C" w:rsidR="00976536" w:rsidRPr="00956B8D" w:rsidRDefault="00976536" w:rsidP="151FDB74">
            <w:pPr>
              <w:pStyle w:val="TableField-Left"/>
              <w:rPr>
                <w:rFonts w:asciiTheme="minorHAnsi" w:hAnsiTheme="minorHAnsi"/>
              </w:rPr>
            </w:pPr>
            <w:r>
              <w:rPr>
                <w:rFonts w:ascii="Calibri Light" w:hAnsi="Calibri Light" w:cs="Arial"/>
              </w:rPr>
              <w:t>This field will be hidden</w:t>
            </w:r>
          </w:p>
        </w:tc>
      </w:tr>
      <w:tr w:rsidR="008C73A4" w14:paraId="3378DBB7" w14:textId="77777777" w:rsidTr="151FDB74">
        <w:trPr>
          <w:cantSplit/>
          <w:trHeight w:val="432"/>
        </w:trPr>
        <w:tc>
          <w:tcPr>
            <w:tcW w:w="2908" w:type="dxa"/>
            <w:tcBorders>
              <w:top w:val="single" w:sz="6" w:space="0" w:color="auto"/>
              <w:left w:val="threeDEmboss" w:sz="6" w:space="0" w:color="auto"/>
              <w:bottom w:val="single" w:sz="6" w:space="0" w:color="auto"/>
              <w:right w:val="single" w:sz="6" w:space="0" w:color="auto"/>
            </w:tcBorders>
            <w:vAlign w:val="center"/>
          </w:tcPr>
          <w:p w14:paraId="23D8EAF9" w14:textId="1F91C2BA" w:rsidR="008C73A4" w:rsidRDefault="008C73A4" w:rsidP="008C73A4">
            <w:pPr>
              <w:pStyle w:val="TableField-Left"/>
              <w:rPr>
                <w:rFonts w:ascii="Calibri Light" w:hAnsi="Calibri Light" w:cs="Arial"/>
              </w:rPr>
            </w:pPr>
            <w:r>
              <w:rPr>
                <w:rFonts w:ascii="Calibri Light" w:hAnsi="Calibri Light" w:cs="Arial"/>
              </w:rPr>
              <w:t>Meter Reading</w:t>
            </w:r>
          </w:p>
        </w:tc>
        <w:tc>
          <w:tcPr>
            <w:tcW w:w="1688" w:type="dxa"/>
            <w:tcBorders>
              <w:top w:val="single" w:sz="6" w:space="0" w:color="auto"/>
              <w:left w:val="single" w:sz="6" w:space="0" w:color="auto"/>
              <w:bottom w:val="single" w:sz="6" w:space="0" w:color="auto"/>
              <w:right w:val="single" w:sz="6" w:space="0" w:color="auto"/>
            </w:tcBorders>
            <w:vAlign w:val="center"/>
          </w:tcPr>
          <w:p w14:paraId="53BB093B" w14:textId="22804D28" w:rsidR="008C73A4" w:rsidRDefault="008C73A4" w:rsidP="008C73A4">
            <w:pPr>
              <w:pStyle w:val="TableField-Left"/>
              <w:rPr>
                <w:rFonts w:ascii="Calibri Light" w:hAnsi="Calibri Light" w:cs="Arial"/>
              </w:rPr>
            </w:pPr>
            <w:r>
              <w:rPr>
                <w:rFonts w:ascii="Calibri Light" w:hAnsi="Calibri Light" w:cs="Arial"/>
              </w:rPr>
              <w:t>Optional</w:t>
            </w:r>
          </w:p>
        </w:tc>
        <w:tc>
          <w:tcPr>
            <w:tcW w:w="4718" w:type="dxa"/>
            <w:tcBorders>
              <w:top w:val="single" w:sz="6" w:space="0" w:color="auto"/>
              <w:left w:val="single" w:sz="6" w:space="0" w:color="auto"/>
              <w:bottom w:val="single" w:sz="6" w:space="0" w:color="auto"/>
              <w:right w:val="threeDEmboss" w:sz="6" w:space="0" w:color="auto"/>
            </w:tcBorders>
            <w:vAlign w:val="center"/>
          </w:tcPr>
          <w:p w14:paraId="495DEDCE" w14:textId="50FCEE19" w:rsidR="00976536" w:rsidRDefault="008C73A4" w:rsidP="00226B56">
            <w:pPr>
              <w:pStyle w:val="TableField-Left"/>
              <w:rPr>
                <w:rFonts w:ascii="Calibri Light" w:hAnsi="Calibri Light" w:cs="Arial"/>
              </w:rPr>
            </w:pPr>
            <w:r>
              <w:rPr>
                <w:rFonts w:ascii="Calibri Light" w:hAnsi="Calibri Light" w:cs="Arial"/>
              </w:rPr>
              <w:t xml:space="preserve">Customer meter read. Not </w:t>
            </w:r>
            <w:r w:rsidR="00226B56">
              <w:rPr>
                <w:rFonts w:ascii="Calibri Light" w:hAnsi="Calibri Light" w:cs="Arial"/>
              </w:rPr>
              <w:t xml:space="preserve">applicable </w:t>
            </w:r>
            <w:r>
              <w:rPr>
                <w:rFonts w:ascii="Calibri Light" w:hAnsi="Calibri Light" w:cs="Arial"/>
              </w:rPr>
              <w:t>to SCE.</w:t>
            </w:r>
            <w:r w:rsidR="00976536">
              <w:rPr>
                <w:rFonts w:ascii="Calibri Light" w:hAnsi="Calibri Light" w:cs="Arial"/>
              </w:rPr>
              <w:t xml:space="preserve"> This section will be hidden</w:t>
            </w:r>
          </w:p>
        </w:tc>
      </w:tr>
    </w:tbl>
    <w:p w14:paraId="6A651348" w14:textId="2246772A" w:rsidR="00E5315D" w:rsidRDefault="00E5315D" w:rsidP="00956B8D">
      <w:pPr>
        <w:pStyle w:val="Heading2Text"/>
      </w:pPr>
    </w:p>
    <w:p w14:paraId="55BF007D" w14:textId="77777777" w:rsidR="00AD2100" w:rsidRDefault="00AD2100" w:rsidP="00956B8D">
      <w:pPr>
        <w:pStyle w:val="Heading2Text"/>
      </w:pPr>
    </w:p>
    <w:p w14:paraId="4BB809BF" w14:textId="6E75600B" w:rsidR="001E12AD" w:rsidRDefault="00AD2100" w:rsidP="00956B8D">
      <w:pPr>
        <w:pStyle w:val="Heading2Text"/>
      </w:pPr>
      <w:r>
        <w:rPr>
          <w:noProof/>
          <w:lang w:eastAsia="en-US"/>
        </w:rPr>
        <w:drawing>
          <wp:inline distT="0" distB="0" distL="0" distR="0" wp14:anchorId="27F27D95" wp14:editId="1CC89313">
            <wp:extent cx="5731510" cy="1833880"/>
            <wp:effectExtent l="0" t="0" r="2540" b="0"/>
            <wp:docPr id="50181" name="Picture 50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731510" cy="1833880"/>
                    </a:xfrm>
                    <a:prstGeom prst="rect">
                      <a:avLst/>
                    </a:prstGeom>
                  </pic:spPr>
                </pic:pic>
              </a:graphicData>
            </a:graphic>
          </wp:inline>
        </w:drawing>
      </w:r>
    </w:p>
    <w:p w14:paraId="42A1927D" w14:textId="5F7D8C1F" w:rsidR="00E5315D" w:rsidRDefault="00AD2100" w:rsidP="00AD2100">
      <w:pPr>
        <w:pStyle w:val="Heading2Text"/>
        <w:ind w:left="0"/>
      </w:pPr>
      <w:r>
        <w:tab/>
      </w:r>
      <w:r>
        <w:rPr>
          <w:noProof/>
          <w:lang w:eastAsia="en-US"/>
        </w:rPr>
        <w:tab/>
      </w:r>
    </w:p>
    <w:p w14:paraId="172997FB" w14:textId="621F6BF3" w:rsidR="00AD2100" w:rsidRPr="00956B8D" w:rsidRDefault="00AD2100" w:rsidP="00AD2100">
      <w:pPr>
        <w:pStyle w:val="Heading2Text"/>
        <w:rPr>
          <w:rFonts w:ascii="Calibri Light" w:hAnsi="Calibri Light" w:cs="Arial"/>
        </w:rPr>
      </w:pPr>
      <w:r w:rsidRPr="00956B8D">
        <w:rPr>
          <w:rFonts w:ascii="Calibri Light" w:hAnsi="Calibri Light" w:cs="Arial"/>
        </w:rPr>
        <w:t xml:space="preserve">The following data elements will be used by the </w:t>
      </w:r>
      <w:r>
        <w:rPr>
          <w:rFonts w:ascii="Calibri Light" w:hAnsi="Calibri Light" w:cs="Arial"/>
        </w:rPr>
        <w:t>Move Out – Contract Account and Billing</w:t>
      </w:r>
      <w:r w:rsidRPr="00956B8D">
        <w:rPr>
          <w:rFonts w:ascii="Calibri Light" w:hAnsi="Calibri Light" w:cs="Arial"/>
        </w:rPr>
        <w:t>.</w:t>
      </w:r>
    </w:p>
    <w:p w14:paraId="3A5BC2B3" w14:textId="77777777" w:rsidR="00AD2100" w:rsidRDefault="00AD2100" w:rsidP="00956B8D">
      <w:pPr>
        <w:pStyle w:val="Heading2Text"/>
      </w:pPr>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CellMar>
          <w:left w:w="115" w:type="dxa"/>
          <w:right w:w="115" w:type="dxa"/>
        </w:tblCellMar>
        <w:tblLook w:val="01E0" w:firstRow="1" w:lastRow="1" w:firstColumn="1" w:lastColumn="1" w:noHBand="0" w:noVBand="0"/>
      </w:tblPr>
      <w:tblGrid>
        <w:gridCol w:w="2908"/>
        <w:gridCol w:w="1688"/>
        <w:gridCol w:w="4718"/>
      </w:tblGrid>
      <w:tr w:rsidR="008C73A4" w:rsidRPr="00956B8D" w14:paraId="6644DA0A" w14:textId="77777777" w:rsidTr="151FDB74">
        <w:trPr>
          <w:cantSplit/>
          <w:trHeight w:val="432"/>
          <w:tblHeader/>
        </w:trPr>
        <w:tc>
          <w:tcPr>
            <w:tcW w:w="2908" w:type="dxa"/>
            <w:tcBorders>
              <w:top w:val="threeDEmboss" w:sz="6" w:space="0" w:color="auto"/>
              <w:left w:val="threeDEmboss" w:sz="6" w:space="0" w:color="auto"/>
              <w:bottom w:val="threeDEmboss" w:sz="6" w:space="0" w:color="auto"/>
              <w:right w:val="single" w:sz="6" w:space="0" w:color="auto"/>
            </w:tcBorders>
            <w:shd w:val="clear" w:color="auto" w:fill="FFFF99"/>
            <w:vAlign w:val="center"/>
            <w:hideMark/>
          </w:tcPr>
          <w:p w14:paraId="22F56391" w14:textId="77777777" w:rsidR="008C73A4" w:rsidRPr="001E12AD" w:rsidRDefault="008C73A4" w:rsidP="00FB79D9">
            <w:pPr>
              <w:pStyle w:val="TableHeader-Left"/>
              <w:rPr>
                <w:rFonts w:ascii="Calibri Light" w:hAnsi="Calibri Light" w:cs="Arial"/>
              </w:rPr>
            </w:pPr>
            <w:r w:rsidRPr="001E12AD">
              <w:rPr>
                <w:rFonts w:ascii="Calibri Light" w:hAnsi="Calibri Light" w:cs="Arial"/>
              </w:rPr>
              <w:t>Field</w:t>
            </w:r>
          </w:p>
        </w:tc>
        <w:tc>
          <w:tcPr>
            <w:tcW w:w="1688" w:type="dxa"/>
            <w:tcBorders>
              <w:top w:val="threeDEmboss" w:sz="6" w:space="0" w:color="auto"/>
              <w:left w:val="single" w:sz="6" w:space="0" w:color="auto"/>
              <w:bottom w:val="threeDEmboss" w:sz="6" w:space="0" w:color="auto"/>
              <w:right w:val="single" w:sz="6" w:space="0" w:color="auto"/>
            </w:tcBorders>
            <w:shd w:val="clear" w:color="auto" w:fill="FFFF99"/>
            <w:vAlign w:val="center"/>
            <w:hideMark/>
          </w:tcPr>
          <w:p w14:paraId="3AF9665A" w14:textId="77777777" w:rsidR="008C73A4" w:rsidRPr="001E12AD" w:rsidRDefault="008C73A4" w:rsidP="00FB79D9">
            <w:pPr>
              <w:pStyle w:val="TableHeader-Left"/>
              <w:rPr>
                <w:rFonts w:ascii="Calibri Light" w:hAnsi="Calibri Light" w:cs="Arial"/>
              </w:rPr>
            </w:pPr>
            <w:r w:rsidRPr="001E12AD">
              <w:rPr>
                <w:rFonts w:ascii="Calibri Light" w:hAnsi="Calibri Light" w:cs="Arial"/>
              </w:rPr>
              <w:t>Type</w:t>
            </w:r>
          </w:p>
        </w:tc>
        <w:tc>
          <w:tcPr>
            <w:tcW w:w="4718" w:type="dxa"/>
            <w:tcBorders>
              <w:top w:val="threeDEmboss" w:sz="6" w:space="0" w:color="auto"/>
              <w:left w:val="single" w:sz="6" w:space="0" w:color="auto"/>
              <w:bottom w:val="threeDEmboss" w:sz="6" w:space="0" w:color="auto"/>
              <w:right w:val="threeDEmboss" w:sz="6" w:space="0" w:color="auto"/>
            </w:tcBorders>
            <w:shd w:val="clear" w:color="auto" w:fill="FFFF99"/>
            <w:vAlign w:val="center"/>
            <w:hideMark/>
          </w:tcPr>
          <w:p w14:paraId="0CD86FC7" w14:textId="77777777" w:rsidR="008C73A4" w:rsidRPr="001E12AD" w:rsidRDefault="008C73A4" w:rsidP="00FB79D9">
            <w:pPr>
              <w:pStyle w:val="TableHeader-Left"/>
              <w:rPr>
                <w:rFonts w:ascii="Calibri Light" w:hAnsi="Calibri Light" w:cs="Arial"/>
              </w:rPr>
            </w:pPr>
            <w:r w:rsidRPr="001E12AD">
              <w:rPr>
                <w:rFonts w:ascii="Calibri Light" w:hAnsi="Calibri Light" w:cs="Arial"/>
              </w:rPr>
              <w:t>Comments</w:t>
            </w:r>
          </w:p>
        </w:tc>
      </w:tr>
      <w:tr w:rsidR="00AD2100" w:rsidRPr="003B5EE8" w14:paraId="3594978C" w14:textId="77777777" w:rsidTr="151FDB74">
        <w:trPr>
          <w:cantSplit/>
          <w:trHeight w:val="432"/>
        </w:trPr>
        <w:tc>
          <w:tcPr>
            <w:tcW w:w="2908" w:type="dxa"/>
            <w:tcBorders>
              <w:top w:val="threeDEmboss" w:sz="6" w:space="0" w:color="auto"/>
              <w:left w:val="threeDEmboss" w:sz="6" w:space="0" w:color="auto"/>
              <w:bottom w:val="single" w:sz="6" w:space="0" w:color="auto"/>
              <w:right w:val="single" w:sz="6" w:space="0" w:color="auto"/>
            </w:tcBorders>
            <w:vAlign w:val="center"/>
          </w:tcPr>
          <w:p w14:paraId="7A6DAD09" w14:textId="77F1CAC7" w:rsidR="00AD2100" w:rsidRPr="003B5EE8" w:rsidRDefault="00AD2100" w:rsidP="00AD2100">
            <w:pPr>
              <w:pStyle w:val="TableField-Left"/>
              <w:rPr>
                <w:rFonts w:ascii="Calibri Light" w:hAnsi="Calibri Light" w:cs="Arial"/>
              </w:rPr>
            </w:pPr>
            <w:r>
              <w:rPr>
                <w:rFonts w:ascii="Calibri Light" w:hAnsi="Calibri Light" w:cs="Arial"/>
              </w:rPr>
              <w:t>Contract Account External ID</w:t>
            </w:r>
          </w:p>
        </w:tc>
        <w:tc>
          <w:tcPr>
            <w:tcW w:w="1688" w:type="dxa"/>
            <w:tcBorders>
              <w:top w:val="threeDEmboss" w:sz="6" w:space="0" w:color="auto"/>
              <w:left w:val="single" w:sz="6" w:space="0" w:color="auto"/>
              <w:bottom w:val="single" w:sz="6" w:space="0" w:color="auto"/>
              <w:right w:val="single" w:sz="6" w:space="0" w:color="auto"/>
            </w:tcBorders>
            <w:vAlign w:val="center"/>
          </w:tcPr>
          <w:p w14:paraId="5C9438B1" w14:textId="4D25692D" w:rsidR="00AD2100" w:rsidRPr="003B5EE8" w:rsidRDefault="00AD2100" w:rsidP="00AD2100">
            <w:pPr>
              <w:pStyle w:val="TableField-Left"/>
              <w:rPr>
                <w:rFonts w:ascii="Calibri Light" w:hAnsi="Calibri Light" w:cs="Arial"/>
              </w:rPr>
            </w:pPr>
            <w:r>
              <w:rPr>
                <w:rFonts w:ascii="Calibri Light" w:hAnsi="Calibri Light" w:cs="Arial"/>
              </w:rPr>
              <w:t>Display</w:t>
            </w:r>
          </w:p>
        </w:tc>
        <w:tc>
          <w:tcPr>
            <w:tcW w:w="4718" w:type="dxa"/>
            <w:tcBorders>
              <w:top w:val="threeDEmboss" w:sz="6" w:space="0" w:color="auto"/>
              <w:left w:val="single" w:sz="6" w:space="0" w:color="auto"/>
              <w:bottom w:val="single" w:sz="6" w:space="0" w:color="auto"/>
              <w:right w:val="threeDEmboss" w:sz="6" w:space="0" w:color="auto"/>
            </w:tcBorders>
            <w:vAlign w:val="center"/>
          </w:tcPr>
          <w:p w14:paraId="3D4FB30C" w14:textId="32AA7777" w:rsidR="00AD2100" w:rsidRPr="003B5EE8" w:rsidRDefault="00AD2100" w:rsidP="00AD2100">
            <w:pPr>
              <w:pStyle w:val="TableField-Left"/>
              <w:rPr>
                <w:rFonts w:ascii="Calibri Light" w:hAnsi="Calibri Light" w:cs="Arial"/>
              </w:rPr>
            </w:pPr>
            <w:r>
              <w:rPr>
                <w:rFonts w:ascii="Calibri Light" w:hAnsi="Calibri Light" w:cs="Arial"/>
              </w:rPr>
              <w:t xml:space="preserve">Contract Account number, auto defaulted if CA is selected prior initiating Move </w:t>
            </w:r>
            <w:r w:rsidR="000075C9">
              <w:rPr>
                <w:rFonts w:ascii="Calibri Light" w:hAnsi="Calibri Light" w:cs="Arial"/>
              </w:rPr>
              <w:t>Out</w:t>
            </w:r>
            <w:r>
              <w:rPr>
                <w:rFonts w:ascii="Calibri Light" w:hAnsi="Calibri Light" w:cs="Arial"/>
              </w:rPr>
              <w:t xml:space="preserve"> process</w:t>
            </w:r>
          </w:p>
        </w:tc>
      </w:tr>
      <w:tr w:rsidR="00AD2100" w:rsidRPr="00956B8D" w14:paraId="2EC27E0E" w14:textId="77777777" w:rsidTr="151FDB74">
        <w:trPr>
          <w:cantSplit/>
          <w:trHeight w:val="432"/>
        </w:trPr>
        <w:tc>
          <w:tcPr>
            <w:tcW w:w="2908" w:type="dxa"/>
            <w:tcBorders>
              <w:top w:val="single" w:sz="6" w:space="0" w:color="auto"/>
              <w:left w:val="threeDEmboss" w:sz="6" w:space="0" w:color="auto"/>
              <w:bottom w:val="single" w:sz="6" w:space="0" w:color="auto"/>
              <w:right w:val="single" w:sz="6" w:space="0" w:color="auto"/>
            </w:tcBorders>
            <w:vAlign w:val="center"/>
          </w:tcPr>
          <w:p w14:paraId="78BC9407" w14:textId="0E4F385A" w:rsidR="00AD2100" w:rsidRDefault="00AD2100" w:rsidP="00AD2100">
            <w:pPr>
              <w:pStyle w:val="TableField-Left"/>
              <w:rPr>
                <w:rFonts w:ascii="Calibri Light" w:hAnsi="Calibri Light" w:cs="Arial"/>
              </w:rPr>
            </w:pPr>
            <w:r>
              <w:rPr>
                <w:rFonts w:ascii="Calibri Light" w:hAnsi="Calibri Light" w:cs="Arial"/>
              </w:rPr>
              <w:t>Same as Move Out Address</w:t>
            </w:r>
          </w:p>
        </w:tc>
        <w:tc>
          <w:tcPr>
            <w:tcW w:w="1688" w:type="dxa"/>
            <w:tcBorders>
              <w:top w:val="single" w:sz="6" w:space="0" w:color="auto"/>
              <w:left w:val="single" w:sz="6" w:space="0" w:color="auto"/>
              <w:bottom w:val="single" w:sz="6" w:space="0" w:color="auto"/>
              <w:right w:val="single" w:sz="6" w:space="0" w:color="auto"/>
            </w:tcBorders>
            <w:vAlign w:val="center"/>
          </w:tcPr>
          <w:p w14:paraId="7587D204" w14:textId="0490E130" w:rsidR="00AD2100" w:rsidRDefault="00AD2100" w:rsidP="00AD2100">
            <w:pPr>
              <w:pStyle w:val="TableField-Left"/>
              <w:rPr>
                <w:rFonts w:ascii="Calibri Light" w:hAnsi="Calibri Light" w:cs="Arial"/>
              </w:rPr>
            </w:pPr>
            <w:r>
              <w:rPr>
                <w:rFonts w:ascii="Calibri Light" w:hAnsi="Calibri Light" w:cs="Arial"/>
              </w:rPr>
              <w:t>Display</w:t>
            </w:r>
          </w:p>
        </w:tc>
        <w:tc>
          <w:tcPr>
            <w:tcW w:w="4718" w:type="dxa"/>
            <w:tcBorders>
              <w:top w:val="single" w:sz="6" w:space="0" w:color="auto"/>
              <w:left w:val="single" w:sz="6" w:space="0" w:color="auto"/>
              <w:bottom w:val="single" w:sz="6" w:space="0" w:color="auto"/>
              <w:right w:val="threeDEmboss" w:sz="6" w:space="0" w:color="auto"/>
            </w:tcBorders>
            <w:vAlign w:val="center"/>
          </w:tcPr>
          <w:p w14:paraId="7690DEDB" w14:textId="5086965B" w:rsidR="00AD2100" w:rsidRDefault="00976536" w:rsidP="00AD2100">
            <w:pPr>
              <w:pStyle w:val="TableField-Left"/>
              <w:rPr>
                <w:rFonts w:ascii="Calibri Light" w:hAnsi="Calibri Light" w:cs="Arial"/>
              </w:rPr>
            </w:pPr>
            <w:r>
              <w:rPr>
                <w:rFonts w:ascii="Calibri Light" w:hAnsi="Calibri Light" w:cs="Arial"/>
              </w:rPr>
              <w:t>Mailing address information</w:t>
            </w:r>
          </w:p>
        </w:tc>
      </w:tr>
      <w:tr w:rsidR="00AD2100" w:rsidRPr="00956B8D" w14:paraId="34C87DAE" w14:textId="77777777" w:rsidTr="151FDB74">
        <w:trPr>
          <w:cantSplit/>
          <w:trHeight w:val="432"/>
        </w:trPr>
        <w:tc>
          <w:tcPr>
            <w:tcW w:w="2908" w:type="dxa"/>
            <w:tcBorders>
              <w:top w:val="single" w:sz="6" w:space="0" w:color="auto"/>
              <w:left w:val="threeDEmboss" w:sz="6" w:space="0" w:color="auto"/>
              <w:bottom w:val="single" w:sz="6" w:space="0" w:color="auto"/>
              <w:right w:val="single" w:sz="6" w:space="0" w:color="auto"/>
            </w:tcBorders>
            <w:vAlign w:val="center"/>
          </w:tcPr>
          <w:p w14:paraId="7C20AA09" w14:textId="0A8A55C1" w:rsidR="00AD2100" w:rsidRDefault="00AD2100" w:rsidP="00AD2100">
            <w:pPr>
              <w:pStyle w:val="TableField-Left"/>
              <w:rPr>
                <w:rFonts w:ascii="Calibri Light" w:hAnsi="Calibri Light" w:cs="Arial"/>
              </w:rPr>
            </w:pPr>
            <w:r>
              <w:rPr>
                <w:rFonts w:ascii="Calibri Light" w:hAnsi="Calibri Light" w:cs="Arial"/>
              </w:rPr>
              <w:t>Notes – Add new note</w:t>
            </w:r>
          </w:p>
        </w:tc>
        <w:tc>
          <w:tcPr>
            <w:tcW w:w="1688" w:type="dxa"/>
            <w:tcBorders>
              <w:top w:val="single" w:sz="6" w:space="0" w:color="auto"/>
              <w:left w:val="single" w:sz="6" w:space="0" w:color="auto"/>
              <w:bottom w:val="single" w:sz="6" w:space="0" w:color="auto"/>
              <w:right w:val="single" w:sz="6" w:space="0" w:color="auto"/>
            </w:tcBorders>
            <w:vAlign w:val="center"/>
          </w:tcPr>
          <w:p w14:paraId="0C280F30" w14:textId="7E2CB695" w:rsidR="00AD2100" w:rsidRDefault="00AD2100" w:rsidP="00AD2100">
            <w:pPr>
              <w:pStyle w:val="TableField-Left"/>
              <w:rPr>
                <w:rFonts w:ascii="Calibri Light" w:hAnsi="Calibri Light" w:cs="Arial"/>
              </w:rPr>
            </w:pPr>
            <w:r>
              <w:rPr>
                <w:rFonts w:ascii="Calibri Light" w:hAnsi="Calibri Light" w:cs="Arial"/>
              </w:rPr>
              <w:t>Display</w:t>
            </w:r>
          </w:p>
        </w:tc>
        <w:tc>
          <w:tcPr>
            <w:tcW w:w="4718" w:type="dxa"/>
            <w:tcBorders>
              <w:top w:val="single" w:sz="6" w:space="0" w:color="auto"/>
              <w:left w:val="single" w:sz="6" w:space="0" w:color="auto"/>
              <w:bottom w:val="single" w:sz="6" w:space="0" w:color="auto"/>
              <w:right w:val="threeDEmboss" w:sz="6" w:space="0" w:color="auto"/>
            </w:tcBorders>
            <w:vAlign w:val="center"/>
          </w:tcPr>
          <w:p w14:paraId="77DB57E9" w14:textId="79930E84" w:rsidR="00AD2100" w:rsidRDefault="00AD2100" w:rsidP="00AD2100">
            <w:pPr>
              <w:pStyle w:val="TableField-Left"/>
              <w:rPr>
                <w:rFonts w:ascii="Calibri Light" w:hAnsi="Calibri Light" w:cs="Arial"/>
              </w:rPr>
            </w:pPr>
            <w:r>
              <w:rPr>
                <w:rFonts w:ascii="Calibri Light" w:hAnsi="Calibri Light" w:cs="Arial"/>
              </w:rPr>
              <w:t>Long text field</w:t>
            </w:r>
          </w:p>
        </w:tc>
      </w:tr>
    </w:tbl>
    <w:p w14:paraId="4B7D9D60" w14:textId="77777777" w:rsidR="00E5315D" w:rsidRDefault="00E5315D" w:rsidP="00956B8D">
      <w:pPr>
        <w:pStyle w:val="Heading2Text"/>
      </w:pPr>
    </w:p>
    <w:p w14:paraId="0FAB84ED" w14:textId="77777777" w:rsidR="005A2DB4" w:rsidRDefault="005A2DB4" w:rsidP="00956B8D">
      <w:pPr>
        <w:pStyle w:val="Heading2Text"/>
      </w:pPr>
    </w:p>
    <w:p w14:paraId="421730F8" w14:textId="0EBE6EC4" w:rsidR="005A2DB4" w:rsidRDefault="005A2DB4" w:rsidP="00956B8D">
      <w:pPr>
        <w:pStyle w:val="Heading2Text"/>
      </w:pPr>
      <w:r>
        <w:rPr>
          <w:noProof/>
          <w:lang w:eastAsia="en-US"/>
        </w:rPr>
        <w:drawing>
          <wp:inline distT="0" distB="0" distL="0" distR="0" wp14:anchorId="3AAC126C" wp14:editId="764B7C11">
            <wp:extent cx="5731510" cy="2813685"/>
            <wp:effectExtent l="0" t="0" r="2540" b="5715"/>
            <wp:docPr id="50182" name="Picture 50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731510" cy="2813685"/>
                    </a:xfrm>
                    <a:prstGeom prst="rect">
                      <a:avLst/>
                    </a:prstGeom>
                  </pic:spPr>
                </pic:pic>
              </a:graphicData>
            </a:graphic>
          </wp:inline>
        </w:drawing>
      </w:r>
    </w:p>
    <w:p w14:paraId="49F27798" w14:textId="77777777" w:rsidR="005A2DB4" w:rsidRDefault="005A2DB4" w:rsidP="00956B8D">
      <w:pPr>
        <w:pStyle w:val="Heading2Text"/>
      </w:pPr>
    </w:p>
    <w:p w14:paraId="399FFE7B" w14:textId="306C7446" w:rsidR="005A2DB4" w:rsidRPr="00956B8D" w:rsidRDefault="005A2DB4" w:rsidP="005A2DB4">
      <w:pPr>
        <w:pStyle w:val="Heading2Text"/>
        <w:rPr>
          <w:rFonts w:ascii="Calibri Light" w:hAnsi="Calibri Light" w:cs="Arial"/>
        </w:rPr>
      </w:pPr>
      <w:r w:rsidRPr="00956B8D">
        <w:rPr>
          <w:rFonts w:ascii="Calibri Light" w:hAnsi="Calibri Light" w:cs="Arial"/>
        </w:rPr>
        <w:t xml:space="preserve">The following data elements will be used by the </w:t>
      </w:r>
      <w:r>
        <w:rPr>
          <w:rFonts w:ascii="Calibri Light" w:hAnsi="Calibri Light" w:cs="Arial"/>
        </w:rPr>
        <w:t>Move Out – Review</w:t>
      </w:r>
      <w:r w:rsidRPr="00956B8D">
        <w:rPr>
          <w:rFonts w:ascii="Calibri Light" w:hAnsi="Calibri Light" w:cs="Arial"/>
        </w:rPr>
        <w:t>.</w:t>
      </w:r>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908"/>
        <w:gridCol w:w="1673"/>
        <w:gridCol w:w="4733"/>
      </w:tblGrid>
      <w:tr w:rsidR="005A2DB4" w:rsidRPr="001E12AD" w14:paraId="681A4E89" w14:textId="77777777" w:rsidTr="151FDB74">
        <w:trPr>
          <w:cantSplit/>
          <w:trHeight w:val="432"/>
          <w:tblHeader/>
        </w:trPr>
        <w:tc>
          <w:tcPr>
            <w:tcW w:w="2908" w:type="dxa"/>
            <w:tcBorders>
              <w:top w:val="threeDEmboss" w:sz="6" w:space="0" w:color="auto"/>
              <w:left w:val="threeDEmboss" w:sz="6" w:space="0" w:color="auto"/>
              <w:bottom w:val="threeDEmboss" w:sz="6" w:space="0" w:color="auto"/>
              <w:right w:val="single" w:sz="6" w:space="0" w:color="auto"/>
            </w:tcBorders>
            <w:shd w:val="clear" w:color="auto" w:fill="FFFF99"/>
            <w:vAlign w:val="center"/>
            <w:hideMark/>
          </w:tcPr>
          <w:p w14:paraId="7BDAC79A" w14:textId="77777777" w:rsidR="005A2DB4" w:rsidRPr="001E12AD" w:rsidRDefault="005A2DB4" w:rsidP="5C9EE791">
            <w:pPr>
              <w:pStyle w:val="TableField-Left"/>
              <w:rPr>
                <w:rFonts w:ascii="Calibri Light" w:hAnsi="Calibri Light" w:cs="Arial"/>
                <w:b/>
                <w:bCs/>
              </w:rPr>
            </w:pPr>
            <w:r w:rsidRPr="5C9EE791">
              <w:rPr>
                <w:rFonts w:ascii="Calibri Light" w:hAnsi="Calibri Light" w:cs="Arial"/>
                <w:b/>
                <w:bCs/>
              </w:rPr>
              <w:lastRenderedPageBreak/>
              <w:t>Field</w:t>
            </w:r>
          </w:p>
        </w:tc>
        <w:tc>
          <w:tcPr>
            <w:tcW w:w="1673" w:type="dxa"/>
            <w:tcBorders>
              <w:top w:val="threeDEmboss" w:sz="6" w:space="0" w:color="auto"/>
              <w:left w:val="single" w:sz="6" w:space="0" w:color="auto"/>
              <w:bottom w:val="threeDEmboss" w:sz="6" w:space="0" w:color="auto"/>
              <w:right w:val="single" w:sz="6" w:space="0" w:color="auto"/>
            </w:tcBorders>
            <w:shd w:val="clear" w:color="auto" w:fill="FFFF99"/>
            <w:vAlign w:val="center"/>
            <w:hideMark/>
          </w:tcPr>
          <w:p w14:paraId="13286153" w14:textId="77777777" w:rsidR="005A2DB4" w:rsidRPr="001E12AD" w:rsidRDefault="005A2DB4" w:rsidP="5C9EE791">
            <w:pPr>
              <w:pStyle w:val="TableField-Left"/>
              <w:rPr>
                <w:rFonts w:ascii="Calibri Light" w:hAnsi="Calibri Light" w:cs="Arial"/>
                <w:b/>
                <w:bCs/>
              </w:rPr>
            </w:pPr>
            <w:r w:rsidRPr="5C9EE791">
              <w:rPr>
                <w:rFonts w:ascii="Calibri Light" w:hAnsi="Calibri Light" w:cs="Arial"/>
                <w:b/>
                <w:bCs/>
              </w:rPr>
              <w:t>Type</w:t>
            </w:r>
          </w:p>
        </w:tc>
        <w:tc>
          <w:tcPr>
            <w:tcW w:w="4733" w:type="dxa"/>
            <w:tcBorders>
              <w:top w:val="threeDEmboss" w:sz="6" w:space="0" w:color="auto"/>
              <w:left w:val="single" w:sz="6" w:space="0" w:color="auto"/>
              <w:bottom w:val="threeDEmboss" w:sz="6" w:space="0" w:color="auto"/>
              <w:right w:val="threeDEmboss" w:sz="6" w:space="0" w:color="auto"/>
            </w:tcBorders>
            <w:shd w:val="clear" w:color="auto" w:fill="FFFF99"/>
            <w:vAlign w:val="center"/>
            <w:hideMark/>
          </w:tcPr>
          <w:p w14:paraId="0F2A62BB" w14:textId="77777777" w:rsidR="005A2DB4" w:rsidRPr="001E12AD" w:rsidRDefault="005A2DB4" w:rsidP="5C9EE791">
            <w:pPr>
              <w:pStyle w:val="TableField-Left"/>
              <w:rPr>
                <w:rFonts w:ascii="Calibri Light" w:hAnsi="Calibri Light" w:cs="Arial"/>
                <w:b/>
                <w:bCs/>
              </w:rPr>
            </w:pPr>
            <w:r w:rsidRPr="5C9EE791">
              <w:rPr>
                <w:rFonts w:ascii="Calibri Light" w:hAnsi="Calibri Light" w:cs="Arial"/>
                <w:b/>
                <w:bCs/>
              </w:rPr>
              <w:t>Comments</w:t>
            </w:r>
          </w:p>
        </w:tc>
      </w:tr>
      <w:tr w:rsidR="005A2DB4" w:rsidRPr="00956B8D" w14:paraId="002AF771" w14:textId="77777777" w:rsidTr="151FDB74">
        <w:trPr>
          <w:cantSplit/>
          <w:trHeight w:val="432"/>
        </w:trPr>
        <w:tc>
          <w:tcPr>
            <w:tcW w:w="2908" w:type="dxa"/>
            <w:tcBorders>
              <w:top w:val="threeDEmboss" w:sz="6" w:space="0" w:color="auto"/>
              <w:left w:val="threeDEmboss" w:sz="6" w:space="0" w:color="auto"/>
              <w:bottom w:val="single" w:sz="6" w:space="0" w:color="auto"/>
              <w:right w:val="single" w:sz="6" w:space="0" w:color="auto"/>
            </w:tcBorders>
            <w:vAlign w:val="center"/>
          </w:tcPr>
          <w:p w14:paraId="5443DD39" w14:textId="12652660" w:rsidR="005A2DB4" w:rsidRPr="00956B8D" w:rsidRDefault="005A2DB4" w:rsidP="151FDB74">
            <w:pPr>
              <w:pStyle w:val="TableField-Left"/>
              <w:rPr>
                <w:rFonts w:asciiTheme="minorHAnsi" w:hAnsiTheme="minorHAnsi"/>
              </w:rPr>
            </w:pPr>
            <w:r>
              <w:rPr>
                <w:rFonts w:ascii="Calibri Light" w:hAnsi="Calibri Light" w:cs="Arial"/>
              </w:rPr>
              <w:t>Customer and Premise</w:t>
            </w:r>
          </w:p>
        </w:tc>
        <w:tc>
          <w:tcPr>
            <w:tcW w:w="1673" w:type="dxa"/>
            <w:tcBorders>
              <w:top w:val="threeDEmboss" w:sz="6" w:space="0" w:color="auto"/>
              <w:left w:val="single" w:sz="6" w:space="0" w:color="auto"/>
              <w:bottom w:val="single" w:sz="6" w:space="0" w:color="auto"/>
              <w:right w:val="single" w:sz="6" w:space="0" w:color="auto"/>
            </w:tcBorders>
            <w:vAlign w:val="center"/>
          </w:tcPr>
          <w:p w14:paraId="4A8AAC6C" w14:textId="4D7DE673" w:rsidR="005A2DB4" w:rsidRPr="00956B8D" w:rsidRDefault="005A2DB4" w:rsidP="151FDB74">
            <w:pPr>
              <w:pStyle w:val="TableField-Left"/>
              <w:rPr>
                <w:rFonts w:asciiTheme="minorHAnsi" w:hAnsiTheme="minorHAnsi"/>
              </w:rPr>
            </w:pPr>
            <w:r>
              <w:rPr>
                <w:rFonts w:ascii="Calibri Light" w:hAnsi="Calibri Light" w:cs="Arial"/>
              </w:rPr>
              <w:t>Display</w:t>
            </w:r>
          </w:p>
        </w:tc>
        <w:tc>
          <w:tcPr>
            <w:tcW w:w="4733" w:type="dxa"/>
            <w:tcBorders>
              <w:top w:val="threeDEmboss" w:sz="6" w:space="0" w:color="auto"/>
              <w:left w:val="single" w:sz="6" w:space="0" w:color="auto"/>
              <w:bottom w:val="single" w:sz="6" w:space="0" w:color="auto"/>
              <w:right w:val="threeDEmboss" w:sz="6" w:space="0" w:color="auto"/>
            </w:tcBorders>
            <w:vAlign w:val="center"/>
          </w:tcPr>
          <w:p w14:paraId="71FE9EBE" w14:textId="77777777" w:rsidR="005A2DB4" w:rsidRDefault="005A2DB4" w:rsidP="005A2DB4">
            <w:pPr>
              <w:pStyle w:val="TableField-Left"/>
              <w:rPr>
                <w:rFonts w:ascii="Calibri Light" w:hAnsi="Calibri Light" w:cs="Arial"/>
              </w:rPr>
            </w:pPr>
            <w:r>
              <w:rPr>
                <w:rFonts w:ascii="Calibri Light" w:hAnsi="Calibri Light" w:cs="Arial"/>
              </w:rPr>
              <w:t>BP number &amp; name</w:t>
            </w:r>
          </w:p>
          <w:p w14:paraId="501CDE7A" w14:textId="77777777" w:rsidR="005A2DB4" w:rsidRDefault="005A2DB4" w:rsidP="005A2DB4">
            <w:pPr>
              <w:pStyle w:val="TableField-Left"/>
              <w:rPr>
                <w:rFonts w:ascii="Calibri Light" w:hAnsi="Calibri Light" w:cs="Arial"/>
              </w:rPr>
            </w:pPr>
            <w:r>
              <w:rPr>
                <w:rFonts w:ascii="Calibri Light" w:hAnsi="Calibri Light" w:cs="Arial"/>
              </w:rPr>
              <w:t>Premise address</w:t>
            </w:r>
          </w:p>
          <w:p w14:paraId="7E8FC71B" w14:textId="77777777" w:rsidR="005A2DB4" w:rsidRDefault="005A2DB4" w:rsidP="005A2DB4">
            <w:pPr>
              <w:pStyle w:val="TableField-Left"/>
              <w:rPr>
                <w:rFonts w:ascii="Calibri Light" w:hAnsi="Calibri Light" w:cs="Arial"/>
              </w:rPr>
            </w:pPr>
            <w:r>
              <w:rPr>
                <w:rFonts w:ascii="Calibri Light" w:hAnsi="Calibri Light" w:cs="Arial"/>
              </w:rPr>
              <w:t>Contract Account number</w:t>
            </w:r>
          </w:p>
          <w:p w14:paraId="45058779" w14:textId="7C5A8C11" w:rsidR="005A2DB4" w:rsidRPr="00956B8D" w:rsidRDefault="005A2DB4" w:rsidP="151FDB74">
            <w:pPr>
              <w:pStyle w:val="TableField-Left"/>
              <w:rPr>
                <w:rFonts w:asciiTheme="minorHAnsi" w:hAnsiTheme="minorHAnsi"/>
              </w:rPr>
            </w:pPr>
            <w:r>
              <w:rPr>
                <w:rFonts w:ascii="Calibri Light" w:hAnsi="Calibri Light" w:cs="Arial"/>
              </w:rPr>
              <w:t>Move Out date</w:t>
            </w:r>
          </w:p>
        </w:tc>
      </w:tr>
      <w:tr w:rsidR="005A2DB4" w:rsidRPr="00956B8D" w14:paraId="260C03D6" w14:textId="77777777" w:rsidTr="151FDB74">
        <w:trPr>
          <w:cantSplit/>
          <w:trHeight w:val="432"/>
        </w:trPr>
        <w:tc>
          <w:tcPr>
            <w:tcW w:w="2908" w:type="dxa"/>
            <w:tcBorders>
              <w:top w:val="single" w:sz="6" w:space="0" w:color="auto"/>
              <w:left w:val="threeDEmboss" w:sz="6" w:space="0" w:color="auto"/>
              <w:bottom w:val="threeDEmboss" w:sz="6" w:space="0" w:color="auto"/>
              <w:right w:val="single" w:sz="6" w:space="0" w:color="auto"/>
            </w:tcBorders>
            <w:vAlign w:val="center"/>
          </w:tcPr>
          <w:p w14:paraId="0B634C4C" w14:textId="773C2F98" w:rsidR="005A2DB4" w:rsidRPr="00956B8D" w:rsidRDefault="005A2DB4" w:rsidP="151FDB74">
            <w:pPr>
              <w:pStyle w:val="TableField-Left"/>
              <w:rPr>
                <w:rFonts w:asciiTheme="minorHAnsi" w:hAnsiTheme="minorHAnsi"/>
              </w:rPr>
            </w:pPr>
            <w:r>
              <w:rPr>
                <w:rFonts w:ascii="Calibri Light" w:hAnsi="Calibri Light" w:cs="Arial"/>
              </w:rPr>
              <w:t>Mailing Address</w:t>
            </w:r>
          </w:p>
        </w:tc>
        <w:tc>
          <w:tcPr>
            <w:tcW w:w="1673" w:type="dxa"/>
            <w:tcBorders>
              <w:top w:val="single" w:sz="6" w:space="0" w:color="auto"/>
              <w:left w:val="single" w:sz="6" w:space="0" w:color="auto"/>
              <w:bottom w:val="threeDEmboss" w:sz="6" w:space="0" w:color="auto"/>
              <w:right w:val="single" w:sz="6" w:space="0" w:color="auto"/>
            </w:tcBorders>
            <w:vAlign w:val="center"/>
          </w:tcPr>
          <w:p w14:paraId="7B72B375" w14:textId="5AFAC9A3" w:rsidR="005A2DB4" w:rsidRPr="00956B8D" w:rsidRDefault="005A2DB4" w:rsidP="151FDB74">
            <w:pPr>
              <w:pStyle w:val="TableField-Left"/>
              <w:rPr>
                <w:rFonts w:asciiTheme="minorHAnsi" w:hAnsiTheme="minorHAnsi"/>
              </w:rPr>
            </w:pPr>
            <w:r>
              <w:rPr>
                <w:rFonts w:ascii="Calibri Light" w:hAnsi="Calibri Light" w:cs="Arial"/>
              </w:rPr>
              <w:t>Display</w:t>
            </w:r>
          </w:p>
        </w:tc>
        <w:tc>
          <w:tcPr>
            <w:tcW w:w="4733" w:type="dxa"/>
            <w:tcBorders>
              <w:top w:val="single" w:sz="6" w:space="0" w:color="auto"/>
              <w:left w:val="single" w:sz="6" w:space="0" w:color="auto"/>
              <w:bottom w:val="threeDEmboss" w:sz="6" w:space="0" w:color="auto"/>
              <w:right w:val="threeDEmboss" w:sz="6" w:space="0" w:color="auto"/>
            </w:tcBorders>
            <w:vAlign w:val="center"/>
          </w:tcPr>
          <w:p w14:paraId="7A5B9264" w14:textId="62164FF3" w:rsidR="005A2DB4" w:rsidRPr="00956B8D" w:rsidRDefault="005A2DB4" w:rsidP="151FDB74">
            <w:pPr>
              <w:pStyle w:val="TableField-Left"/>
              <w:rPr>
                <w:rFonts w:asciiTheme="minorHAnsi" w:hAnsiTheme="minorHAnsi"/>
              </w:rPr>
            </w:pPr>
            <w:r>
              <w:rPr>
                <w:rFonts w:ascii="Calibri Light" w:hAnsi="Calibri Light" w:cs="Arial"/>
              </w:rPr>
              <w:t>Mailing address information</w:t>
            </w:r>
          </w:p>
        </w:tc>
      </w:tr>
      <w:tr w:rsidR="005A2DB4" w:rsidRPr="00956B8D" w14:paraId="46E5C195" w14:textId="77777777" w:rsidTr="151FDB74">
        <w:trPr>
          <w:cantSplit/>
          <w:trHeight w:val="432"/>
        </w:trPr>
        <w:tc>
          <w:tcPr>
            <w:tcW w:w="2908" w:type="dxa"/>
            <w:tcBorders>
              <w:top w:val="single" w:sz="6" w:space="0" w:color="auto"/>
              <w:left w:val="threeDEmboss" w:sz="6" w:space="0" w:color="auto"/>
              <w:bottom w:val="threeDEmboss" w:sz="6" w:space="0" w:color="auto"/>
              <w:right w:val="single" w:sz="6" w:space="0" w:color="auto"/>
            </w:tcBorders>
            <w:vAlign w:val="center"/>
          </w:tcPr>
          <w:p w14:paraId="725F5884" w14:textId="77403E87" w:rsidR="005A2DB4" w:rsidRDefault="005A2DB4" w:rsidP="005A2DB4">
            <w:pPr>
              <w:pStyle w:val="TableField-Left"/>
              <w:rPr>
                <w:rFonts w:ascii="Calibri Light" w:hAnsi="Calibri Light" w:cs="Arial"/>
              </w:rPr>
            </w:pPr>
            <w:r>
              <w:rPr>
                <w:rFonts w:ascii="Calibri Light" w:hAnsi="Calibri Light" w:cs="Arial"/>
              </w:rPr>
              <w:t>Services</w:t>
            </w:r>
          </w:p>
        </w:tc>
        <w:tc>
          <w:tcPr>
            <w:tcW w:w="1673" w:type="dxa"/>
            <w:tcBorders>
              <w:top w:val="single" w:sz="6" w:space="0" w:color="auto"/>
              <w:left w:val="single" w:sz="6" w:space="0" w:color="auto"/>
              <w:bottom w:val="threeDEmboss" w:sz="6" w:space="0" w:color="auto"/>
              <w:right w:val="single" w:sz="6" w:space="0" w:color="auto"/>
            </w:tcBorders>
            <w:vAlign w:val="center"/>
          </w:tcPr>
          <w:p w14:paraId="4ED3B178" w14:textId="76ABB33B" w:rsidR="005A2DB4" w:rsidRDefault="005A2DB4" w:rsidP="005A2DB4">
            <w:pPr>
              <w:pStyle w:val="TableField-Left"/>
              <w:rPr>
                <w:rFonts w:ascii="Calibri Light" w:hAnsi="Calibri Light" w:cs="Arial"/>
              </w:rPr>
            </w:pPr>
            <w:r>
              <w:rPr>
                <w:rFonts w:ascii="Calibri Light" w:hAnsi="Calibri Light" w:cs="Arial"/>
              </w:rPr>
              <w:t>Display</w:t>
            </w:r>
          </w:p>
        </w:tc>
        <w:tc>
          <w:tcPr>
            <w:tcW w:w="4733" w:type="dxa"/>
            <w:tcBorders>
              <w:top w:val="single" w:sz="6" w:space="0" w:color="auto"/>
              <w:left w:val="single" w:sz="6" w:space="0" w:color="auto"/>
              <w:bottom w:val="threeDEmboss" w:sz="6" w:space="0" w:color="auto"/>
              <w:right w:val="threeDEmboss" w:sz="6" w:space="0" w:color="auto"/>
            </w:tcBorders>
            <w:vAlign w:val="center"/>
          </w:tcPr>
          <w:p w14:paraId="3407D7BE" w14:textId="77777777" w:rsidR="005A2DB4" w:rsidRDefault="005A2DB4" w:rsidP="005A2DB4">
            <w:pPr>
              <w:pStyle w:val="TableField-Left"/>
              <w:rPr>
                <w:rFonts w:ascii="Calibri Light" w:hAnsi="Calibri Light" w:cs="Arial"/>
              </w:rPr>
            </w:pPr>
            <w:r>
              <w:rPr>
                <w:rFonts w:ascii="Calibri Light" w:hAnsi="Calibri Light" w:cs="Arial"/>
              </w:rPr>
              <w:t>Installation number</w:t>
            </w:r>
          </w:p>
          <w:p w14:paraId="2BEC70DC" w14:textId="77777777" w:rsidR="005A2DB4" w:rsidRDefault="005A2DB4" w:rsidP="005A2DB4">
            <w:pPr>
              <w:pStyle w:val="TableField-Left"/>
              <w:rPr>
                <w:rFonts w:ascii="Calibri Light" w:hAnsi="Calibri Light" w:cs="Arial"/>
              </w:rPr>
            </w:pPr>
            <w:r>
              <w:rPr>
                <w:rFonts w:ascii="Calibri Light" w:hAnsi="Calibri Light" w:cs="Arial"/>
              </w:rPr>
              <w:t>Rate Category</w:t>
            </w:r>
          </w:p>
          <w:p w14:paraId="2A4C29A1" w14:textId="28B283C9" w:rsidR="005A2DB4" w:rsidRDefault="005A2DB4" w:rsidP="005A2DB4">
            <w:pPr>
              <w:pStyle w:val="TableField-Left"/>
              <w:rPr>
                <w:rFonts w:ascii="Calibri Light" w:hAnsi="Calibri Light" w:cs="Arial"/>
              </w:rPr>
            </w:pPr>
            <w:r>
              <w:rPr>
                <w:rFonts w:ascii="Calibri Light" w:hAnsi="Calibri Light" w:cs="Arial"/>
              </w:rPr>
              <w:t>Service Order information</w:t>
            </w:r>
          </w:p>
        </w:tc>
      </w:tr>
      <w:tr w:rsidR="005A2DB4" w:rsidRPr="00956B8D" w14:paraId="4DC73C53" w14:textId="77777777" w:rsidTr="151FDB74">
        <w:trPr>
          <w:cantSplit/>
          <w:trHeight w:val="432"/>
        </w:trPr>
        <w:tc>
          <w:tcPr>
            <w:tcW w:w="2908" w:type="dxa"/>
            <w:tcBorders>
              <w:top w:val="single" w:sz="6" w:space="0" w:color="auto"/>
              <w:left w:val="threeDEmboss" w:sz="6" w:space="0" w:color="auto"/>
              <w:bottom w:val="threeDEmboss" w:sz="6" w:space="0" w:color="auto"/>
              <w:right w:val="single" w:sz="6" w:space="0" w:color="auto"/>
            </w:tcBorders>
            <w:vAlign w:val="center"/>
          </w:tcPr>
          <w:p w14:paraId="411C6ADC" w14:textId="6F6224AD" w:rsidR="005A2DB4" w:rsidRDefault="005A2DB4" w:rsidP="005A2DB4">
            <w:pPr>
              <w:pStyle w:val="TableField-Left"/>
              <w:rPr>
                <w:rFonts w:ascii="Calibri Light" w:hAnsi="Calibri Light" w:cs="Arial"/>
              </w:rPr>
            </w:pPr>
            <w:r>
              <w:rPr>
                <w:rFonts w:ascii="Calibri Light" w:hAnsi="Calibri Light" w:cs="Arial"/>
              </w:rPr>
              <w:t>Meter Reading</w:t>
            </w:r>
          </w:p>
        </w:tc>
        <w:tc>
          <w:tcPr>
            <w:tcW w:w="1673" w:type="dxa"/>
            <w:tcBorders>
              <w:top w:val="single" w:sz="6" w:space="0" w:color="auto"/>
              <w:left w:val="single" w:sz="6" w:space="0" w:color="auto"/>
              <w:bottom w:val="threeDEmboss" w:sz="6" w:space="0" w:color="auto"/>
              <w:right w:val="single" w:sz="6" w:space="0" w:color="auto"/>
            </w:tcBorders>
            <w:vAlign w:val="center"/>
          </w:tcPr>
          <w:p w14:paraId="7A3C5901" w14:textId="2325E999" w:rsidR="005A2DB4" w:rsidRDefault="005A2DB4" w:rsidP="005A2DB4">
            <w:pPr>
              <w:pStyle w:val="TableField-Left"/>
              <w:rPr>
                <w:rFonts w:ascii="Calibri Light" w:hAnsi="Calibri Light" w:cs="Arial"/>
              </w:rPr>
            </w:pPr>
            <w:r>
              <w:rPr>
                <w:rFonts w:ascii="Calibri Light" w:hAnsi="Calibri Light" w:cs="Arial"/>
              </w:rPr>
              <w:t>Display</w:t>
            </w:r>
          </w:p>
        </w:tc>
        <w:tc>
          <w:tcPr>
            <w:tcW w:w="4733" w:type="dxa"/>
            <w:tcBorders>
              <w:top w:val="single" w:sz="6" w:space="0" w:color="auto"/>
              <w:left w:val="single" w:sz="6" w:space="0" w:color="auto"/>
              <w:bottom w:val="threeDEmboss" w:sz="6" w:space="0" w:color="auto"/>
              <w:right w:val="threeDEmboss" w:sz="6" w:space="0" w:color="auto"/>
            </w:tcBorders>
            <w:vAlign w:val="center"/>
          </w:tcPr>
          <w:p w14:paraId="782F6875" w14:textId="59FBA9ED" w:rsidR="005A2DB4" w:rsidRDefault="005A2DB4" w:rsidP="005A2DB4">
            <w:pPr>
              <w:pStyle w:val="TableField-Left"/>
              <w:rPr>
                <w:rFonts w:ascii="Calibri Light" w:hAnsi="Calibri Light" w:cs="Arial"/>
              </w:rPr>
            </w:pPr>
            <w:r>
              <w:rPr>
                <w:rFonts w:ascii="Calibri Light" w:hAnsi="Calibri Light" w:cs="Arial"/>
              </w:rPr>
              <w:t>Not applicable to SCE</w:t>
            </w:r>
            <w:r w:rsidR="000075C9">
              <w:rPr>
                <w:rFonts w:ascii="Calibri Light" w:hAnsi="Calibri Light" w:cs="Arial"/>
              </w:rPr>
              <w:t>, will be made hidden</w:t>
            </w:r>
          </w:p>
        </w:tc>
      </w:tr>
      <w:tr w:rsidR="005A2DB4" w:rsidRPr="00956B8D" w14:paraId="077820D1" w14:textId="77777777" w:rsidTr="151FDB74">
        <w:trPr>
          <w:cantSplit/>
          <w:trHeight w:val="432"/>
        </w:trPr>
        <w:tc>
          <w:tcPr>
            <w:tcW w:w="2908" w:type="dxa"/>
            <w:tcBorders>
              <w:top w:val="single" w:sz="6" w:space="0" w:color="auto"/>
              <w:left w:val="threeDEmboss" w:sz="6" w:space="0" w:color="auto"/>
              <w:bottom w:val="threeDEmboss" w:sz="6" w:space="0" w:color="auto"/>
              <w:right w:val="single" w:sz="6" w:space="0" w:color="auto"/>
            </w:tcBorders>
            <w:vAlign w:val="center"/>
          </w:tcPr>
          <w:p w14:paraId="5E199735" w14:textId="268FA135" w:rsidR="005A2DB4" w:rsidRDefault="005A2DB4" w:rsidP="005A2DB4">
            <w:pPr>
              <w:pStyle w:val="TableField-Left"/>
              <w:rPr>
                <w:rFonts w:ascii="Calibri Light" w:hAnsi="Calibri Light" w:cs="Arial"/>
              </w:rPr>
            </w:pPr>
            <w:r>
              <w:rPr>
                <w:rFonts w:ascii="Calibri Light" w:hAnsi="Calibri Light" w:cs="Arial"/>
              </w:rPr>
              <w:t>Notes</w:t>
            </w:r>
          </w:p>
        </w:tc>
        <w:tc>
          <w:tcPr>
            <w:tcW w:w="1673" w:type="dxa"/>
            <w:tcBorders>
              <w:top w:val="single" w:sz="6" w:space="0" w:color="auto"/>
              <w:left w:val="single" w:sz="6" w:space="0" w:color="auto"/>
              <w:bottom w:val="threeDEmboss" w:sz="6" w:space="0" w:color="auto"/>
              <w:right w:val="single" w:sz="6" w:space="0" w:color="auto"/>
            </w:tcBorders>
            <w:vAlign w:val="center"/>
          </w:tcPr>
          <w:p w14:paraId="16CAC63D" w14:textId="6F283954" w:rsidR="005A2DB4" w:rsidRDefault="005A2DB4" w:rsidP="005A2DB4">
            <w:pPr>
              <w:pStyle w:val="TableField-Left"/>
              <w:rPr>
                <w:rFonts w:ascii="Calibri Light" w:hAnsi="Calibri Light" w:cs="Arial"/>
              </w:rPr>
            </w:pPr>
            <w:r>
              <w:rPr>
                <w:rFonts w:ascii="Calibri Light" w:hAnsi="Calibri Light" w:cs="Arial"/>
              </w:rPr>
              <w:t>Display</w:t>
            </w:r>
          </w:p>
        </w:tc>
        <w:tc>
          <w:tcPr>
            <w:tcW w:w="4733" w:type="dxa"/>
            <w:tcBorders>
              <w:top w:val="single" w:sz="6" w:space="0" w:color="auto"/>
              <w:left w:val="single" w:sz="6" w:space="0" w:color="auto"/>
              <w:bottom w:val="threeDEmboss" w:sz="6" w:space="0" w:color="auto"/>
              <w:right w:val="threeDEmboss" w:sz="6" w:space="0" w:color="auto"/>
            </w:tcBorders>
            <w:vAlign w:val="center"/>
          </w:tcPr>
          <w:p w14:paraId="7C23E0E8" w14:textId="752C4BDD" w:rsidR="005A2DB4" w:rsidRDefault="005A2DB4" w:rsidP="005A2DB4">
            <w:pPr>
              <w:pStyle w:val="TableField-Left"/>
              <w:rPr>
                <w:rFonts w:ascii="Calibri Light" w:hAnsi="Calibri Light" w:cs="Arial"/>
              </w:rPr>
            </w:pPr>
            <w:r>
              <w:rPr>
                <w:rFonts w:ascii="Calibri Light" w:hAnsi="Calibri Light" w:cs="Arial"/>
              </w:rPr>
              <w:t>Long text</w:t>
            </w:r>
          </w:p>
        </w:tc>
      </w:tr>
    </w:tbl>
    <w:p w14:paraId="48E39947" w14:textId="77777777" w:rsidR="005A2DB4" w:rsidRDefault="005A2DB4" w:rsidP="00956B8D">
      <w:pPr>
        <w:pStyle w:val="Heading2Text"/>
      </w:pPr>
    </w:p>
    <w:p w14:paraId="2D0B4F28" w14:textId="77777777" w:rsidR="00E5315D" w:rsidRDefault="00E5315D" w:rsidP="00956B8D">
      <w:pPr>
        <w:pStyle w:val="Heading2Text"/>
      </w:pPr>
    </w:p>
    <w:p w14:paraId="1F3D8DB0" w14:textId="3CFE45A1" w:rsidR="00956B8D" w:rsidRPr="00956B8D" w:rsidRDefault="00E5315D" w:rsidP="151FDB74">
      <w:pPr>
        <w:pStyle w:val="Heading3"/>
        <w:keepNext/>
        <w:numPr>
          <w:ilvl w:val="2"/>
          <w:numId w:val="6"/>
        </w:numPr>
        <w:tabs>
          <w:tab w:val="left" w:pos="1440"/>
        </w:tabs>
        <w:spacing w:before="120" w:after="120"/>
        <w:ind w:left="1710"/>
        <w:rPr>
          <w:rFonts w:asciiTheme="minorHAnsi" w:hAnsiTheme="minorHAnsi"/>
        </w:rPr>
      </w:pPr>
      <w:bookmarkStart w:id="1110" w:name="_Toc394490309"/>
      <w:bookmarkStart w:id="1111" w:name="_Toc425865381"/>
      <w:bookmarkStart w:id="1112" w:name="_Toc509409281"/>
      <w:bookmarkStart w:id="1113" w:name="_Toc509475036"/>
      <w:bookmarkStart w:id="1114" w:name="_Toc509481756"/>
      <w:bookmarkStart w:id="1115" w:name="_Toc510117064"/>
      <w:r w:rsidRPr="151FDB74">
        <w:rPr>
          <w:rFonts w:asciiTheme="minorHAnsi" w:hAnsiTheme="minorHAnsi"/>
        </w:rPr>
        <w:t>Move Out Date Change</w:t>
      </w:r>
      <w:bookmarkEnd w:id="1110"/>
      <w:bookmarkEnd w:id="1111"/>
      <w:bookmarkEnd w:id="1112"/>
      <w:bookmarkEnd w:id="1113"/>
      <w:bookmarkEnd w:id="1114"/>
      <w:bookmarkEnd w:id="1115"/>
    </w:p>
    <w:p w14:paraId="33C13D3C" w14:textId="77777777" w:rsidR="00F53580" w:rsidRDefault="00F53580" w:rsidP="00956B8D">
      <w:pPr>
        <w:pStyle w:val="Heading2Text"/>
        <w:rPr>
          <w:rFonts w:ascii="Calibri Light" w:hAnsi="Calibri Light" w:cs="Arial"/>
        </w:rPr>
      </w:pPr>
    </w:p>
    <w:p w14:paraId="175706C8" w14:textId="7D02707E" w:rsidR="00F53580" w:rsidRDefault="00F53580" w:rsidP="00956B8D">
      <w:pPr>
        <w:pStyle w:val="Heading2Text"/>
        <w:rPr>
          <w:rFonts w:ascii="Calibri Light" w:hAnsi="Calibri Light" w:cs="Arial"/>
        </w:rPr>
      </w:pPr>
      <w:r>
        <w:rPr>
          <w:noProof/>
          <w:color w:val="1F497D"/>
          <w:lang w:eastAsia="en-US"/>
        </w:rPr>
        <w:drawing>
          <wp:inline distT="0" distB="0" distL="0" distR="0" wp14:anchorId="61A27A99" wp14:editId="5A4EE6E0">
            <wp:extent cx="5943600" cy="2641600"/>
            <wp:effectExtent l="0" t="0" r="0" b="6350"/>
            <wp:docPr id="50183" name="Picture 50183" descr="cid:image002.png@01D39E56.7AA8B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2.png@01D39E56.7AA8B850"/>
                    <pic:cNvPicPr>
                      <a:picLocks noChangeAspect="1" noChangeArrowheads="1"/>
                    </pic:cNvPicPr>
                  </pic:nvPicPr>
                  <pic:blipFill>
                    <a:blip r:embed="rId59" r:link="rId60">
                      <a:extLst>
                        <a:ext uri="{28A0092B-C50C-407E-A947-70E740481C1C}">
                          <a14:useLocalDpi xmlns:a14="http://schemas.microsoft.com/office/drawing/2010/main" val="0"/>
                        </a:ext>
                      </a:extLst>
                    </a:blip>
                    <a:srcRect/>
                    <a:stretch>
                      <a:fillRect/>
                    </a:stretch>
                  </pic:blipFill>
                  <pic:spPr bwMode="auto">
                    <a:xfrm>
                      <a:off x="0" y="0"/>
                      <a:ext cx="5943600" cy="2641600"/>
                    </a:xfrm>
                    <a:prstGeom prst="rect">
                      <a:avLst/>
                    </a:prstGeom>
                    <a:noFill/>
                    <a:ln>
                      <a:noFill/>
                    </a:ln>
                  </pic:spPr>
                </pic:pic>
              </a:graphicData>
            </a:graphic>
          </wp:inline>
        </w:drawing>
      </w:r>
    </w:p>
    <w:p w14:paraId="1FFBFE03" w14:textId="77777777" w:rsidR="00F53580" w:rsidRDefault="00F53580" w:rsidP="00956B8D">
      <w:pPr>
        <w:pStyle w:val="Heading2Text"/>
        <w:rPr>
          <w:rFonts w:ascii="Calibri Light" w:hAnsi="Calibri Light" w:cs="Arial"/>
        </w:rPr>
      </w:pPr>
    </w:p>
    <w:p w14:paraId="69EED312" w14:textId="77777777" w:rsidR="00F53580" w:rsidRDefault="00F53580" w:rsidP="00F53580">
      <w:pPr>
        <w:pStyle w:val="Heading2Text"/>
        <w:rPr>
          <w:rFonts w:ascii="Calibri Light" w:hAnsi="Calibri Light" w:cs="Arial"/>
        </w:rPr>
      </w:pPr>
      <w:r w:rsidRPr="00956B8D">
        <w:rPr>
          <w:rFonts w:ascii="Calibri Light" w:hAnsi="Calibri Light" w:cs="Arial"/>
        </w:rPr>
        <w:t xml:space="preserve">The following data elements will be used by the </w:t>
      </w:r>
      <w:r>
        <w:rPr>
          <w:rFonts w:ascii="Calibri Light" w:hAnsi="Calibri Light" w:cs="Arial"/>
        </w:rPr>
        <w:t xml:space="preserve">Move </w:t>
      </w:r>
      <w:proofErr w:type="gramStart"/>
      <w:r>
        <w:rPr>
          <w:rFonts w:ascii="Calibri Light" w:hAnsi="Calibri Light" w:cs="Arial"/>
        </w:rPr>
        <w:t>Out</w:t>
      </w:r>
      <w:proofErr w:type="gramEnd"/>
      <w:r>
        <w:rPr>
          <w:rFonts w:ascii="Calibri Light" w:hAnsi="Calibri Light" w:cs="Arial"/>
        </w:rPr>
        <w:t xml:space="preserve"> Date Change</w:t>
      </w:r>
      <w:r w:rsidRPr="00956B8D">
        <w:rPr>
          <w:rFonts w:ascii="Calibri Light" w:hAnsi="Calibri Light" w:cs="Arial"/>
        </w:rPr>
        <w:t xml:space="preserve"> process.</w:t>
      </w:r>
    </w:p>
    <w:p w14:paraId="18AE1881" w14:textId="77777777" w:rsidR="00F53580" w:rsidRPr="00956B8D" w:rsidRDefault="00F53580" w:rsidP="00956B8D">
      <w:pPr>
        <w:pStyle w:val="Heading2Text"/>
        <w:rPr>
          <w:rFonts w:ascii="Calibri Light" w:hAnsi="Calibri Light" w:cs="Arial"/>
        </w:rPr>
      </w:pPr>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907"/>
        <w:gridCol w:w="1683"/>
        <w:gridCol w:w="4724"/>
      </w:tblGrid>
      <w:tr w:rsidR="00956B8D" w14:paraId="2BCAFEC5" w14:textId="77777777" w:rsidTr="151FDB74">
        <w:trPr>
          <w:cantSplit/>
          <w:trHeight w:val="432"/>
          <w:tblHeader/>
        </w:trPr>
        <w:tc>
          <w:tcPr>
            <w:tcW w:w="2907" w:type="dxa"/>
            <w:tcBorders>
              <w:top w:val="threeDEmboss" w:sz="6" w:space="0" w:color="auto"/>
              <w:left w:val="threeDEmboss" w:sz="6" w:space="0" w:color="auto"/>
              <w:bottom w:val="threeDEmboss" w:sz="6" w:space="0" w:color="auto"/>
              <w:right w:val="single" w:sz="6" w:space="0" w:color="auto"/>
            </w:tcBorders>
            <w:shd w:val="clear" w:color="auto" w:fill="FFFF99"/>
            <w:vAlign w:val="center"/>
            <w:hideMark/>
          </w:tcPr>
          <w:p w14:paraId="721FBE12" w14:textId="77777777" w:rsidR="00956B8D" w:rsidRPr="001E12AD" w:rsidRDefault="00956B8D" w:rsidP="5C9EE791">
            <w:pPr>
              <w:pStyle w:val="TableField-Left"/>
              <w:rPr>
                <w:rFonts w:ascii="Calibri Light" w:hAnsi="Calibri Light" w:cs="Arial"/>
                <w:b/>
                <w:bCs/>
              </w:rPr>
            </w:pPr>
            <w:r w:rsidRPr="5C9EE791">
              <w:rPr>
                <w:rFonts w:ascii="Calibri Light" w:hAnsi="Calibri Light" w:cs="Arial"/>
                <w:b/>
                <w:bCs/>
              </w:rPr>
              <w:t>Field</w:t>
            </w:r>
          </w:p>
        </w:tc>
        <w:tc>
          <w:tcPr>
            <w:tcW w:w="1683" w:type="dxa"/>
            <w:tcBorders>
              <w:top w:val="threeDEmboss" w:sz="6" w:space="0" w:color="auto"/>
              <w:left w:val="single" w:sz="6" w:space="0" w:color="auto"/>
              <w:bottom w:val="threeDEmboss" w:sz="6" w:space="0" w:color="auto"/>
              <w:right w:val="single" w:sz="6" w:space="0" w:color="auto"/>
            </w:tcBorders>
            <w:shd w:val="clear" w:color="auto" w:fill="FFFF99"/>
            <w:vAlign w:val="center"/>
            <w:hideMark/>
          </w:tcPr>
          <w:p w14:paraId="46CBB6CB" w14:textId="77777777" w:rsidR="00956B8D" w:rsidRPr="001E12AD" w:rsidRDefault="00956B8D" w:rsidP="5C9EE791">
            <w:pPr>
              <w:pStyle w:val="TableField-Left"/>
              <w:rPr>
                <w:rFonts w:ascii="Calibri Light" w:hAnsi="Calibri Light" w:cs="Arial"/>
                <w:b/>
                <w:bCs/>
              </w:rPr>
            </w:pPr>
            <w:r w:rsidRPr="5C9EE791">
              <w:rPr>
                <w:rFonts w:ascii="Calibri Light" w:hAnsi="Calibri Light" w:cs="Arial"/>
                <w:b/>
                <w:bCs/>
              </w:rPr>
              <w:t>Type</w:t>
            </w:r>
          </w:p>
        </w:tc>
        <w:tc>
          <w:tcPr>
            <w:tcW w:w="4724" w:type="dxa"/>
            <w:tcBorders>
              <w:top w:val="threeDEmboss" w:sz="6" w:space="0" w:color="auto"/>
              <w:left w:val="single" w:sz="6" w:space="0" w:color="auto"/>
              <w:bottom w:val="threeDEmboss" w:sz="6" w:space="0" w:color="auto"/>
              <w:right w:val="threeDEmboss" w:sz="6" w:space="0" w:color="auto"/>
            </w:tcBorders>
            <w:shd w:val="clear" w:color="auto" w:fill="FFFF99"/>
            <w:vAlign w:val="center"/>
            <w:hideMark/>
          </w:tcPr>
          <w:p w14:paraId="10306623" w14:textId="77777777" w:rsidR="00956B8D" w:rsidRPr="001E12AD" w:rsidRDefault="00956B8D" w:rsidP="5C9EE791">
            <w:pPr>
              <w:pStyle w:val="TableField-Left"/>
              <w:rPr>
                <w:rFonts w:ascii="Calibri Light" w:hAnsi="Calibri Light" w:cs="Arial"/>
                <w:b/>
                <w:bCs/>
              </w:rPr>
            </w:pPr>
            <w:r w:rsidRPr="5C9EE791">
              <w:rPr>
                <w:rFonts w:ascii="Calibri Light" w:hAnsi="Calibri Light" w:cs="Arial"/>
                <w:b/>
                <w:bCs/>
              </w:rPr>
              <w:t>Comments</w:t>
            </w:r>
          </w:p>
        </w:tc>
      </w:tr>
      <w:tr w:rsidR="00956B8D" w14:paraId="46D331B1" w14:textId="77777777" w:rsidTr="151FDB74">
        <w:trPr>
          <w:cantSplit/>
          <w:trHeight w:val="432"/>
        </w:trPr>
        <w:tc>
          <w:tcPr>
            <w:tcW w:w="2907" w:type="dxa"/>
            <w:tcBorders>
              <w:top w:val="threeDEmboss" w:sz="6" w:space="0" w:color="auto"/>
              <w:left w:val="threeDEmboss" w:sz="6" w:space="0" w:color="auto"/>
              <w:bottom w:val="single" w:sz="6" w:space="0" w:color="auto"/>
              <w:right w:val="single" w:sz="6" w:space="0" w:color="auto"/>
            </w:tcBorders>
            <w:vAlign w:val="center"/>
          </w:tcPr>
          <w:p w14:paraId="259C8BEF" w14:textId="0A243AF3" w:rsidR="00956B8D" w:rsidRPr="000075C9" w:rsidRDefault="00F53580" w:rsidP="003636F4">
            <w:pPr>
              <w:pStyle w:val="TableField-Left"/>
              <w:rPr>
                <w:rFonts w:ascii="Calibri Light" w:hAnsi="Calibri Light" w:cs="Arial"/>
              </w:rPr>
            </w:pPr>
            <w:r w:rsidRPr="000075C9">
              <w:rPr>
                <w:rFonts w:ascii="Calibri Light" w:hAnsi="Calibri Light" w:cs="Arial"/>
              </w:rPr>
              <w:t>Move-Out Date</w:t>
            </w:r>
          </w:p>
        </w:tc>
        <w:tc>
          <w:tcPr>
            <w:tcW w:w="1683" w:type="dxa"/>
            <w:tcBorders>
              <w:top w:val="threeDEmboss" w:sz="6" w:space="0" w:color="auto"/>
              <w:left w:val="single" w:sz="6" w:space="0" w:color="auto"/>
              <w:bottom w:val="single" w:sz="6" w:space="0" w:color="auto"/>
              <w:right w:val="single" w:sz="6" w:space="0" w:color="auto"/>
            </w:tcBorders>
            <w:vAlign w:val="center"/>
          </w:tcPr>
          <w:p w14:paraId="01B1046E" w14:textId="73E1275B" w:rsidR="00956B8D" w:rsidRPr="000075C9" w:rsidRDefault="00F53580" w:rsidP="003636F4">
            <w:pPr>
              <w:pStyle w:val="TableField-Left"/>
              <w:rPr>
                <w:rFonts w:ascii="Calibri Light" w:hAnsi="Calibri Light" w:cs="Arial"/>
              </w:rPr>
            </w:pPr>
            <w:r w:rsidRPr="000075C9">
              <w:rPr>
                <w:rFonts w:ascii="Calibri Light" w:hAnsi="Calibri Light" w:cs="Arial"/>
              </w:rPr>
              <w:t>Required</w:t>
            </w:r>
          </w:p>
        </w:tc>
        <w:tc>
          <w:tcPr>
            <w:tcW w:w="4724" w:type="dxa"/>
            <w:tcBorders>
              <w:top w:val="threeDEmboss" w:sz="6" w:space="0" w:color="auto"/>
              <w:left w:val="single" w:sz="6" w:space="0" w:color="auto"/>
              <w:bottom w:val="single" w:sz="6" w:space="0" w:color="auto"/>
              <w:right w:val="threeDEmboss" w:sz="6" w:space="0" w:color="auto"/>
            </w:tcBorders>
            <w:vAlign w:val="center"/>
          </w:tcPr>
          <w:p w14:paraId="7F0390B3" w14:textId="50FC7250" w:rsidR="00956B8D" w:rsidRPr="000075C9" w:rsidRDefault="00F53580" w:rsidP="003636F4">
            <w:pPr>
              <w:pStyle w:val="TableField-Left"/>
              <w:rPr>
                <w:rFonts w:ascii="Calibri Light" w:hAnsi="Calibri Light" w:cs="Arial"/>
              </w:rPr>
            </w:pPr>
            <w:r w:rsidRPr="000075C9">
              <w:rPr>
                <w:rFonts w:ascii="Calibri Light" w:hAnsi="Calibri Light" w:cs="Arial"/>
              </w:rPr>
              <w:t>New Move Out Date</w:t>
            </w:r>
          </w:p>
        </w:tc>
      </w:tr>
    </w:tbl>
    <w:p w14:paraId="78687537" w14:textId="77777777" w:rsidR="00956B8D" w:rsidRDefault="00956B8D" w:rsidP="00956B8D"/>
    <w:p w14:paraId="5A65C600" w14:textId="55F81485" w:rsidR="00956B8D" w:rsidRPr="00956B8D" w:rsidRDefault="00E5315D" w:rsidP="151FDB74">
      <w:pPr>
        <w:pStyle w:val="Heading3"/>
        <w:keepNext/>
        <w:numPr>
          <w:ilvl w:val="2"/>
          <w:numId w:val="21"/>
        </w:numPr>
        <w:tabs>
          <w:tab w:val="left" w:pos="1440"/>
        </w:tabs>
        <w:spacing w:before="120" w:after="120"/>
        <w:ind w:left="1440" w:hanging="900"/>
        <w:rPr>
          <w:rFonts w:asciiTheme="minorHAnsi" w:hAnsiTheme="minorHAnsi"/>
        </w:rPr>
      </w:pPr>
      <w:bookmarkStart w:id="1116" w:name="_Toc394490310"/>
      <w:bookmarkStart w:id="1117" w:name="_Toc425865382"/>
      <w:bookmarkStart w:id="1118" w:name="_Toc509409282"/>
      <w:bookmarkStart w:id="1119" w:name="_Toc509475037"/>
      <w:bookmarkStart w:id="1120" w:name="_Toc509481757"/>
      <w:bookmarkStart w:id="1121" w:name="_Toc510117065"/>
      <w:r w:rsidRPr="151FDB74">
        <w:rPr>
          <w:rFonts w:asciiTheme="minorHAnsi" w:hAnsiTheme="minorHAnsi"/>
        </w:rPr>
        <w:t>Move Out Reversal</w:t>
      </w:r>
      <w:bookmarkEnd w:id="1116"/>
      <w:bookmarkEnd w:id="1117"/>
      <w:bookmarkEnd w:id="1118"/>
      <w:bookmarkEnd w:id="1119"/>
      <w:bookmarkEnd w:id="1120"/>
      <w:bookmarkEnd w:id="1121"/>
    </w:p>
    <w:p w14:paraId="7FBA4731" w14:textId="77777777" w:rsidR="00F53580" w:rsidRDefault="00F53580" w:rsidP="00956B8D">
      <w:pPr>
        <w:pStyle w:val="Heading2Text"/>
        <w:rPr>
          <w:rFonts w:ascii="Calibri Light" w:hAnsi="Calibri Light" w:cs="Arial"/>
        </w:rPr>
      </w:pPr>
    </w:p>
    <w:p w14:paraId="284A24BA" w14:textId="514B094A" w:rsidR="00F53580" w:rsidRDefault="00F53580" w:rsidP="00956B8D">
      <w:pPr>
        <w:pStyle w:val="Heading2Text"/>
        <w:rPr>
          <w:rFonts w:ascii="Calibri Light" w:hAnsi="Calibri Light" w:cs="Arial"/>
        </w:rPr>
      </w:pPr>
      <w:r>
        <w:rPr>
          <w:noProof/>
          <w:color w:val="1F497D"/>
          <w:lang w:eastAsia="en-US"/>
        </w:rPr>
        <w:lastRenderedPageBreak/>
        <w:drawing>
          <wp:inline distT="0" distB="0" distL="0" distR="0" wp14:anchorId="46B03EA3" wp14:editId="3C31B6A5">
            <wp:extent cx="5943600" cy="2508250"/>
            <wp:effectExtent l="0" t="0" r="0" b="6350"/>
            <wp:docPr id="50184" name="Picture 50184" descr="cid:image004.png@01D39E56.7AA8B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id:image004.png@01D39E56.7AA8B850"/>
                    <pic:cNvPicPr>
                      <a:picLocks noChangeAspect="1" noChangeArrowheads="1"/>
                    </pic:cNvPicPr>
                  </pic:nvPicPr>
                  <pic:blipFill>
                    <a:blip r:embed="rId65" r:link="rId66">
                      <a:extLst>
                        <a:ext uri="{28A0092B-C50C-407E-A947-70E740481C1C}">
                          <a14:useLocalDpi xmlns:a14="http://schemas.microsoft.com/office/drawing/2010/main" val="0"/>
                        </a:ext>
                      </a:extLst>
                    </a:blip>
                    <a:srcRect/>
                    <a:stretch>
                      <a:fillRect/>
                    </a:stretch>
                  </pic:blipFill>
                  <pic:spPr bwMode="auto">
                    <a:xfrm>
                      <a:off x="0" y="0"/>
                      <a:ext cx="5943600" cy="2508250"/>
                    </a:xfrm>
                    <a:prstGeom prst="rect">
                      <a:avLst/>
                    </a:prstGeom>
                    <a:noFill/>
                    <a:ln>
                      <a:noFill/>
                    </a:ln>
                  </pic:spPr>
                </pic:pic>
              </a:graphicData>
            </a:graphic>
          </wp:inline>
        </w:drawing>
      </w:r>
    </w:p>
    <w:p w14:paraId="0D69D421" w14:textId="709C4367" w:rsidR="00956B8D" w:rsidRPr="00956B8D" w:rsidRDefault="00956B8D" w:rsidP="00956B8D">
      <w:pPr>
        <w:pStyle w:val="Heading2Text"/>
        <w:rPr>
          <w:rFonts w:ascii="Calibri Light" w:hAnsi="Calibri Light" w:cs="Arial"/>
        </w:rPr>
      </w:pPr>
      <w:r w:rsidRPr="00956B8D">
        <w:rPr>
          <w:rFonts w:ascii="Calibri Light" w:hAnsi="Calibri Light" w:cs="Arial"/>
        </w:rPr>
        <w:t xml:space="preserve">The following data elements will be used by the </w:t>
      </w:r>
      <w:r w:rsidR="00F53580">
        <w:rPr>
          <w:rFonts w:ascii="Calibri Light" w:hAnsi="Calibri Light" w:cs="Arial"/>
        </w:rPr>
        <w:t xml:space="preserve">Move </w:t>
      </w:r>
      <w:proofErr w:type="gramStart"/>
      <w:r w:rsidR="00F53580">
        <w:rPr>
          <w:rFonts w:ascii="Calibri Light" w:hAnsi="Calibri Light" w:cs="Arial"/>
        </w:rPr>
        <w:t>Out</w:t>
      </w:r>
      <w:proofErr w:type="gramEnd"/>
      <w:r w:rsidR="00F53580">
        <w:rPr>
          <w:rFonts w:ascii="Calibri Light" w:hAnsi="Calibri Light" w:cs="Arial"/>
        </w:rPr>
        <w:t xml:space="preserve"> Reversal</w:t>
      </w:r>
      <w:r w:rsidRPr="00956B8D">
        <w:rPr>
          <w:rFonts w:ascii="Calibri Light" w:hAnsi="Calibri Light" w:cs="Arial"/>
        </w:rPr>
        <w:t xml:space="preserve"> process.</w:t>
      </w:r>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907"/>
        <w:gridCol w:w="1683"/>
        <w:gridCol w:w="4724"/>
      </w:tblGrid>
      <w:tr w:rsidR="00956B8D" w14:paraId="7081EEBD" w14:textId="77777777" w:rsidTr="151FDB74">
        <w:trPr>
          <w:cantSplit/>
          <w:trHeight w:val="432"/>
          <w:tblHeader/>
        </w:trPr>
        <w:tc>
          <w:tcPr>
            <w:tcW w:w="2907" w:type="dxa"/>
            <w:tcBorders>
              <w:top w:val="threeDEmboss" w:sz="6" w:space="0" w:color="auto"/>
              <w:left w:val="threeDEmboss" w:sz="6" w:space="0" w:color="auto"/>
              <w:bottom w:val="threeDEmboss" w:sz="6" w:space="0" w:color="auto"/>
              <w:right w:val="single" w:sz="6" w:space="0" w:color="auto"/>
            </w:tcBorders>
            <w:shd w:val="clear" w:color="auto" w:fill="FFFF99"/>
            <w:vAlign w:val="center"/>
            <w:hideMark/>
          </w:tcPr>
          <w:p w14:paraId="2FFBBF92" w14:textId="77777777" w:rsidR="00956B8D" w:rsidRPr="001E12AD" w:rsidRDefault="00956B8D" w:rsidP="5C9EE791">
            <w:pPr>
              <w:pStyle w:val="TableField-Left"/>
              <w:rPr>
                <w:rFonts w:ascii="Calibri Light" w:hAnsi="Calibri Light" w:cs="Arial"/>
                <w:b/>
                <w:bCs/>
              </w:rPr>
            </w:pPr>
            <w:r w:rsidRPr="5C9EE791">
              <w:rPr>
                <w:rFonts w:ascii="Calibri Light" w:hAnsi="Calibri Light" w:cs="Arial"/>
                <w:b/>
                <w:bCs/>
              </w:rPr>
              <w:t>Field</w:t>
            </w:r>
          </w:p>
        </w:tc>
        <w:tc>
          <w:tcPr>
            <w:tcW w:w="1683" w:type="dxa"/>
            <w:tcBorders>
              <w:top w:val="threeDEmboss" w:sz="6" w:space="0" w:color="auto"/>
              <w:left w:val="single" w:sz="6" w:space="0" w:color="auto"/>
              <w:bottom w:val="threeDEmboss" w:sz="6" w:space="0" w:color="auto"/>
              <w:right w:val="single" w:sz="6" w:space="0" w:color="auto"/>
            </w:tcBorders>
            <w:shd w:val="clear" w:color="auto" w:fill="FFFF99"/>
            <w:vAlign w:val="center"/>
            <w:hideMark/>
          </w:tcPr>
          <w:p w14:paraId="67F105C0" w14:textId="77777777" w:rsidR="00956B8D" w:rsidRPr="001E12AD" w:rsidRDefault="00956B8D" w:rsidP="5C9EE791">
            <w:pPr>
              <w:pStyle w:val="TableField-Left"/>
              <w:rPr>
                <w:rFonts w:ascii="Calibri Light" w:hAnsi="Calibri Light" w:cs="Arial"/>
                <w:b/>
                <w:bCs/>
              </w:rPr>
            </w:pPr>
            <w:r w:rsidRPr="5C9EE791">
              <w:rPr>
                <w:rFonts w:ascii="Calibri Light" w:hAnsi="Calibri Light" w:cs="Arial"/>
                <w:b/>
                <w:bCs/>
              </w:rPr>
              <w:t>Type</w:t>
            </w:r>
          </w:p>
        </w:tc>
        <w:tc>
          <w:tcPr>
            <w:tcW w:w="4724" w:type="dxa"/>
            <w:tcBorders>
              <w:top w:val="threeDEmboss" w:sz="6" w:space="0" w:color="auto"/>
              <w:left w:val="single" w:sz="6" w:space="0" w:color="auto"/>
              <w:bottom w:val="threeDEmboss" w:sz="6" w:space="0" w:color="auto"/>
              <w:right w:val="threeDEmboss" w:sz="6" w:space="0" w:color="auto"/>
            </w:tcBorders>
            <w:shd w:val="clear" w:color="auto" w:fill="FFFF99"/>
            <w:vAlign w:val="center"/>
            <w:hideMark/>
          </w:tcPr>
          <w:p w14:paraId="24767C0E" w14:textId="77777777" w:rsidR="00956B8D" w:rsidRPr="001E12AD" w:rsidRDefault="00956B8D" w:rsidP="5C9EE791">
            <w:pPr>
              <w:pStyle w:val="TableField-Left"/>
              <w:rPr>
                <w:rFonts w:ascii="Calibri Light" w:hAnsi="Calibri Light" w:cs="Arial"/>
                <w:b/>
                <w:bCs/>
              </w:rPr>
            </w:pPr>
            <w:r w:rsidRPr="5C9EE791">
              <w:rPr>
                <w:rFonts w:ascii="Calibri Light" w:hAnsi="Calibri Light" w:cs="Arial"/>
                <w:b/>
                <w:bCs/>
              </w:rPr>
              <w:t>Comments</w:t>
            </w:r>
          </w:p>
        </w:tc>
      </w:tr>
      <w:tr w:rsidR="00956B8D" w14:paraId="18FDE56B" w14:textId="77777777" w:rsidTr="151FDB74">
        <w:trPr>
          <w:cantSplit/>
          <w:trHeight w:val="432"/>
        </w:trPr>
        <w:tc>
          <w:tcPr>
            <w:tcW w:w="2907" w:type="dxa"/>
            <w:tcBorders>
              <w:top w:val="threeDEmboss" w:sz="6" w:space="0" w:color="auto"/>
              <w:left w:val="threeDEmboss" w:sz="6" w:space="0" w:color="auto"/>
              <w:bottom w:val="single" w:sz="6" w:space="0" w:color="auto"/>
              <w:right w:val="single" w:sz="6" w:space="0" w:color="auto"/>
            </w:tcBorders>
            <w:vAlign w:val="center"/>
          </w:tcPr>
          <w:p w14:paraId="43B0B7B4" w14:textId="5A38A724" w:rsidR="00956B8D" w:rsidRPr="000075C9" w:rsidRDefault="00F53580" w:rsidP="003636F4">
            <w:pPr>
              <w:pStyle w:val="TableField-Left"/>
              <w:rPr>
                <w:rFonts w:ascii="Calibri Light" w:hAnsi="Calibri Light" w:cs="Arial"/>
              </w:rPr>
            </w:pPr>
            <w:r w:rsidRPr="000075C9">
              <w:rPr>
                <w:rFonts w:ascii="Calibri Light" w:hAnsi="Calibri Light" w:cs="Arial"/>
              </w:rPr>
              <w:t>Yes, No button</w:t>
            </w:r>
          </w:p>
        </w:tc>
        <w:tc>
          <w:tcPr>
            <w:tcW w:w="1683" w:type="dxa"/>
            <w:tcBorders>
              <w:top w:val="threeDEmboss" w:sz="6" w:space="0" w:color="auto"/>
              <w:left w:val="single" w:sz="6" w:space="0" w:color="auto"/>
              <w:bottom w:val="single" w:sz="6" w:space="0" w:color="auto"/>
              <w:right w:val="single" w:sz="6" w:space="0" w:color="auto"/>
            </w:tcBorders>
            <w:vAlign w:val="center"/>
          </w:tcPr>
          <w:p w14:paraId="6D8455B8" w14:textId="4A70E9B1" w:rsidR="00956B8D" w:rsidRPr="000075C9" w:rsidRDefault="00F53580" w:rsidP="003636F4">
            <w:pPr>
              <w:pStyle w:val="TableField-Left"/>
              <w:rPr>
                <w:rFonts w:ascii="Calibri Light" w:hAnsi="Calibri Light" w:cs="Arial"/>
              </w:rPr>
            </w:pPr>
            <w:r w:rsidRPr="000075C9">
              <w:rPr>
                <w:rFonts w:ascii="Calibri Light" w:hAnsi="Calibri Light" w:cs="Arial"/>
              </w:rPr>
              <w:t>Required</w:t>
            </w:r>
          </w:p>
        </w:tc>
        <w:tc>
          <w:tcPr>
            <w:tcW w:w="4724" w:type="dxa"/>
            <w:tcBorders>
              <w:top w:val="threeDEmboss" w:sz="6" w:space="0" w:color="auto"/>
              <w:left w:val="single" w:sz="6" w:space="0" w:color="auto"/>
              <w:bottom w:val="single" w:sz="6" w:space="0" w:color="auto"/>
              <w:right w:val="threeDEmboss" w:sz="6" w:space="0" w:color="auto"/>
            </w:tcBorders>
            <w:vAlign w:val="center"/>
          </w:tcPr>
          <w:p w14:paraId="68C20E6E" w14:textId="77777777" w:rsidR="00956B8D" w:rsidRPr="000075C9" w:rsidRDefault="00F53580" w:rsidP="003636F4">
            <w:pPr>
              <w:pStyle w:val="TableField-Left"/>
              <w:rPr>
                <w:rFonts w:ascii="Calibri Light" w:hAnsi="Calibri Light" w:cs="Arial"/>
              </w:rPr>
            </w:pPr>
            <w:r w:rsidRPr="000075C9">
              <w:rPr>
                <w:rFonts w:ascii="Calibri Light" w:hAnsi="Calibri Light" w:cs="Arial"/>
              </w:rPr>
              <w:t>Click Yes button to proceed with Move Out reversal.</w:t>
            </w:r>
          </w:p>
          <w:p w14:paraId="08D9722D" w14:textId="47ED7495" w:rsidR="00F53580" w:rsidRPr="000075C9" w:rsidRDefault="00F53580" w:rsidP="003636F4">
            <w:pPr>
              <w:pStyle w:val="TableField-Left"/>
              <w:rPr>
                <w:rFonts w:ascii="Calibri Light" w:hAnsi="Calibri Light" w:cs="Arial"/>
              </w:rPr>
            </w:pPr>
            <w:r w:rsidRPr="000075C9">
              <w:rPr>
                <w:rFonts w:ascii="Calibri Light" w:hAnsi="Calibri Light" w:cs="Arial"/>
              </w:rPr>
              <w:t>Click No button to exit Move Out reversal.</w:t>
            </w:r>
          </w:p>
        </w:tc>
      </w:tr>
    </w:tbl>
    <w:p w14:paraId="3AFDB0AC" w14:textId="77777777" w:rsidR="0096320C" w:rsidRDefault="0096320C" w:rsidP="00D66A8A">
      <w:pPr>
        <w:pStyle w:val="Heading2TextBlueDescriptive"/>
        <w:rPr>
          <w:rFonts w:ascii="Calibri Light" w:hAnsi="Calibri Light" w:cs="Arial"/>
        </w:rPr>
      </w:pPr>
    </w:p>
    <w:p w14:paraId="46C85241" w14:textId="6161DAAE" w:rsidR="00FC312F" w:rsidRPr="00956B8D" w:rsidRDefault="00FC312F" w:rsidP="00FC312F">
      <w:pPr>
        <w:pStyle w:val="Heading3"/>
        <w:keepNext/>
        <w:numPr>
          <w:ilvl w:val="2"/>
          <w:numId w:val="21"/>
        </w:numPr>
        <w:tabs>
          <w:tab w:val="left" w:pos="1440"/>
        </w:tabs>
        <w:spacing w:before="120" w:after="120"/>
        <w:ind w:left="1440" w:hanging="900"/>
        <w:rPr>
          <w:rFonts w:asciiTheme="minorHAnsi" w:hAnsiTheme="minorHAnsi"/>
        </w:rPr>
      </w:pPr>
      <w:bookmarkStart w:id="1122" w:name="_Toc509409283"/>
      <w:bookmarkStart w:id="1123" w:name="_Toc509475038"/>
      <w:bookmarkStart w:id="1124" w:name="_Toc509481758"/>
      <w:bookmarkStart w:id="1125" w:name="_Toc510117066"/>
      <w:bookmarkEnd w:id="1122"/>
      <w:bookmarkEnd w:id="1123"/>
      <w:bookmarkEnd w:id="1124"/>
      <w:r>
        <w:rPr>
          <w:rFonts w:asciiTheme="minorHAnsi" w:hAnsiTheme="minorHAnsi"/>
        </w:rPr>
        <w:t>Transfer Process</w:t>
      </w:r>
      <w:bookmarkEnd w:id="1125"/>
    </w:p>
    <w:p w14:paraId="68A62168" w14:textId="77777777" w:rsidR="00FC312F" w:rsidRPr="00FC312F" w:rsidRDefault="00FC312F" w:rsidP="00FC312F"/>
    <w:p w14:paraId="09A96646" w14:textId="3543833F" w:rsidR="00F53580" w:rsidRDefault="0098127E" w:rsidP="009D791B">
      <w:pPr>
        <w:pStyle w:val="Heading2Text"/>
        <w:rPr>
          <w:rFonts w:ascii="Calibri Light" w:hAnsi="Calibri Light" w:cs="Arial"/>
        </w:rPr>
      </w:pPr>
      <w:r>
        <w:rPr>
          <w:rFonts w:ascii="Calibri Light" w:hAnsi="Calibri Light" w:cs="Arial"/>
        </w:rPr>
        <w:t>Transfer process consists of six different views and they are in the followings sequence:</w:t>
      </w:r>
    </w:p>
    <w:p w14:paraId="528AE25F" w14:textId="55E03806" w:rsidR="0098127E" w:rsidRDefault="0098127E" w:rsidP="009477DD">
      <w:pPr>
        <w:pStyle w:val="Heading2Text"/>
        <w:numPr>
          <w:ilvl w:val="0"/>
          <w:numId w:val="31"/>
        </w:numPr>
        <w:rPr>
          <w:rFonts w:ascii="Calibri Light" w:hAnsi="Calibri Light" w:cs="Arial"/>
        </w:rPr>
      </w:pPr>
      <w:r>
        <w:rPr>
          <w:rFonts w:ascii="Calibri Light" w:hAnsi="Calibri Light" w:cs="Arial"/>
        </w:rPr>
        <w:t>Move Out Premise</w:t>
      </w:r>
    </w:p>
    <w:p w14:paraId="5F3A2D14" w14:textId="38B98070" w:rsidR="0098127E" w:rsidRDefault="0098127E" w:rsidP="009477DD">
      <w:pPr>
        <w:pStyle w:val="Heading2Text"/>
        <w:numPr>
          <w:ilvl w:val="0"/>
          <w:numId w:val="31"/>
        </w:numPr>
        <w:rPr>
          <w:rFonts w:ascii="Calibri Light" w:hAnsi="Calibri Light" w:cs="Arial"/>
        </w:rPr>
      </w:pPr>
      <w:r>
        <w:rPr>
          <w:rFonts w:ascii="Calibri Light" w:hAnsi="Calibri Light" w:cs="Arial"/>
        </w:rPr>
        <w:t>Move Out Services</w:t>
      </w:r>
    </w:p>
    <w:p w14:paraId="15D21D44" w14:textId="550889E4" w:rsidR="0098127E" w:rsidRDefault="0098127E" w:rsidP="009477DD">
      <w:pPr>
        <w:pStyle w:val="Heading2Text"/>
        <w:numPr>
          <w:ilvl w:val="0"/>
          <w:numId w:val="31"/>
        </w:numPr>
        <w:rPr>
          <w:rFonts w:ascii="Calibri Light" w:hAnsi="Calibri Light" w:cs="Arial"/>
        </w:rPr>
      </w:pPr>
      <w:r>
        <w:rPr>
          <w:rFonts w:ascii="Calibri Light" w:hAnsi="Calibri Light" w:cs="Arial"/>
        </w:rPr>
        <w:t>Move In Premise</w:t>
      </w:r>
    </w:p>
    <w:p w14:paraId="3F810E25" w14:textId="3EDC2916" w:rsidR="0098127E" w:rsidRDefault="0098127E" w:rsidP="009477DD">
      <w:pPr>
        <w:pStyle w:val="Heading2Text"/>
        <w:numPr>
          <w:ilvl w:val="0"/>
          <w:numId w:val="31"/>
        </w:numPr>
        <w:rPr>
          <w:rFonts w:ascii="Calibri Light" w:hAnsi="Calibri Light" w:cs="Arial"/>
        </w:rPr>
      </w:pPr>
      <w:r>
        <w:rPr>
          <w:rFonts w:ascii="Calibri Light" w:hAnsi="Calibri Light" w:cs="Arial"/>
        </w:rPr>
        <w:t>Move In Services</w:t>
      </w:r>
    </w:p>
    <w:p w14:paraId="439ED19C" w14:textId="4F5EF96F" w:rsidR="0098127E" w:rsidRDefault="0098127E" w:rsidP="009477DD">
      <w:pPr>
        <w:pStyle w:val="Heading2Text"/>
        <w:numPr>
          <w:ilvl w:val="0"/>
          <w:numId w:val="31"/>
        </w:numPr>
        <w:rPr>
          <w:rFonts w:ascii="Calibri Light" w:hAnsi="Calibri Light" w:cs="Arial"/>
        </w:rPr>
      </w:pPr>
      <w:r>
        <w:rPr>
          <w:rFonts w:ascii="Calibri Light" w:hAnsi="Calibri Light" w:cs="Arial"/>
        </w:rPr>
        <w:t>Contract Account and Billing</w:t>
      </w:r>
    </w:p>
    <w:p w14:paraId="1F20FB8C" w14:textId="7C213917" w:rsidR="0098127E" w:rsidRDefault="0098127E" w:rsidP="009477DD">
      <w:pPr>
        <w:pStyle w:val="Heading2Text"/>
        <w:numPr>
          <w:ilvl w:val="0"/>
          <w:numId w:val="31"/>
        </w:numPr>
        <w:rPr>
          <w:rFonts w:ascii="Calibri Light" w:hAnsi="Calibri Light" w:cs="Arial"/>
        </w:rPr>
      </w:pPr>
      <w:r>
        <w:rPr>
          <w:rFonts w:ascii="Calibri Light" w:hAnsi="Calibri Light" w:cs="Arial"/>
        </w:rPr>
        <w:t>Review</w:t>
      </w:r>
    </w:p>
    <w:p w14:paraId="7C0FAF98" w14:textId="77777777" w:rsidR="0098127E" w:rsidRDefault="0098127E" w:rsidP="009D791B">
      <w:pPr>
        <w:pStyle w:val="Heading2Text"/>
        <w:rPr>
          <w:rFonts w:ascii="Calibri Light" w:hAnsi="Calibri Light" w:cs="Arial"/>
        </w:rPr>
      </w:pPr>
    </w:p>
    <w:p w14:paraId="00D04B84" w14:textId="1A47233E" w:rsidR="0098127E" w:rsidRDefault="0098127E" w:rsidP="009D791B">
      <w:pPr>
        <w:pStyle w:val="Heading2Text"/>
        <w:rPr>
          <w:rFonts w:ascii="Calibri Light" w:hAnsi="Calibri Light" w:cs="Arial"/>
        </w:rPr>
      </w:pPr>
      <w:r>
        <w:rPr>
          <w:noProof/>
          <w:lang w:eastAsia="en-US"/>
        </w:rPr>
        <w:lastRenderedPageBreak/>
        <w:drawing>
          <wp:inline distT="0" distB="0" distL="0" distR="0" wp14:anchorId="2604F76F" wp14:editId="279512D3">
            <wp:extent cx="5645312" cy="2952750"/>
            <wp:effectExtent l="0" t="0" r="0" b="0"/>
            <wp:docPr id="50188" name="Picture 50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652885" cy="2956711"/>
                    </a:xfrm>
                    <a:prstGeom prst="rect">
                      <a:avLst/>
                    </a:prstGeom>
                  </pic:spPr>
                </pic:pic>
              </a:graphicData>
            </a:graphic>
          </wp:inline>
        </w:drawing>
      </w:r>
    </w:p>
    <w:p w14:paraId="42C54A12" w14:textId="77777777" w:rsidR="00F53580" w:rsidRDefault="00F53580" w:rsidP="009D791B">
      <w:pPr>
        <w:pStyle w:val="Heading2Text"/>
        <w:rPr>
          <w:rFonts w:ascii="Calibri Light" w:hAnsi="Calibri Light" w:cs="Arial"/>
        </w:rPr>
      </w:pPr>
    </w:p>
    <w:p w14:paraId="0A184173" w14:textId="7A0EC6D3" w:rsidR="009D791B" w:rsidRPr="00956B8D" w:rsidRDefault="009D791B" w:rsidP="009D791B">
      <w:pPr>
        <w:pStyle w:val="Heading2Text"/>
        <w:rPr>
          <w:rFonts w:ascii="Calibri Light" w:hAnsi="Calibri Light" w:cs="Arial"/>
        </w:rPr>
      </w:pPr>
      <w:r w:rsidRPr="00956B8D">
        <w:rPr>
          <w:rFonts w:ascii="Calibri Light" w:hAnsi="Calibri Light" w:cs="Arial"/>
        </w:rPr>
        <w:t xml:space="preserve">The following data elements will be used by the </w:t>
      </w:r>
      <w:r w:rsidR="00FB79D9">
        <w:rPr>
          <w:rFonts w:ascii="Calibri Light" w:hAnsi="Calibri Light" w:cs="Arial"/>
        </w:rPr>
        <w:t xml:space="preserve">Transfer – Move </w:t>
      </w:r>
      <w:proofErr w:type="gramStart"/>
      <w:r w:rsidR="00FB79D9">
        <w:rPr>
          <w:rFonts w:ascii="Calibri Light" w:hAnsi="Calibri Light" w:cs="Arial"/>
        </w:rPr>
        <w:t>Out</w:t>
      </w:r>
      <w:proofErr w:type="gramEnd"/>
      <w:r w:rsidR="00FB79D9">
        <w:rPr>
          <w:rFonts w:ascii="Calibri Light" w:hAnsi="Calibri Light" w:cs="Arial"/>
        </w:rPr>
        <w:t xml:space="preserve"> Premise.</w:t>
      </w:r>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908"/>
        <w:gridCol w:w="1673"/>
        <w:gridCol w:w="4733"/>
      </w:tblGrid>
      <w:tr w:rsidR="001E12AD" w:rsidRPr="001E12AD" w14:paraId="619F49C9" w14:textId="77777777" w:rsidTr="151FDB74">
        <w:trPr>
          <w:cantSplit/>
          <w:trHeight w:val="432"/>
          <w:tblHeader/>
        </w:trPr>
        <w:tc>
          <w:tcPr>
            <w:tcW w:w="2908" w:type="dxa"/>
            <w:tcBorders>
              <w:top w:val="threeDEmboss" w:sz="6" w:space="0" w:color="auto"/>
              <w:left w:val="threeDEmboss" w:sz="6" w:space="0" w:color="auto"/>
              <w:bottom w:val="threeDEmboss" w:sz="6" w:space="0" w:color="auto"/>
              <w:right w:val="single" w:sz="6" w:space="0" w:color="auto"/>
            </w:tcBorders>
            <w:shd w:val="clear" w:color="auto" w:fill="FFFF99"/>
            <w:vAlign w:val="center"/>
            <w:hideMark/>
          </w:tcPr>
          <w:p w14:paraId="2BC224AF" w14:textId="77777777" w:rsidR="001E12AD" w:rsidRPr="001E12AD" w:rsidRDefault="001E12AD" w:rsidP="5C9EE791">
            <w:pPr>
              <w:pStyle w:val="TableField-Left"/>
              <w:rPr>
                <w:rFonts w:ascii="Calibri Light" w:hAnsi="Calibri Light" w:cs="Arial"/>
                <w:b/>
                <w:bCs/>
              </w:rPr>
            </w:pPr>
            <w:r w:rsidRPr="5C9EE791">
              <w:rPr>
                <w:rFonts w:ascii="Calibri Light" w:hAnsi="Calibri Light" w:cs="Arial"/>
                <w:b/>
                <w:bCs/>
              </w:rPr>
              <w:t>Field</w:t>
            </w:r>
          </w:p>
        </w:tc>
        <w:tc>
          <w:tcPr>
            <w:tcW w:w="1673" w:type="dxa"/>
            <w:tcBorders>
              <w:top w:val="threeDEmboss" w:sz="6" w:space="0" w:color="auto"/>
              <w:left w:val="single" w:sz="6" w:space="0" w:color="auto"/>
              <w:bottom w:val="threeDEmboss" w:sz="6" w:space="0" w:color="auto"/>
              <w:right w:val="single" w:sz="6" w:space="0" w:color="auto"/>
            </w:tcBorders>
            <w:shd w:val="clear" w:color="auto" w:fill="FFFF99"/>
            <w:vAlign w:val="center"/>
            <w:hideMark/>
          </w:tcPr>
          <w:p w14:paraId="520608FE" w14:textId="77777777" w:rsidR="001E12AD" w:rsidRPr="001E12AD" w:rsidRDefault="001E12AD" w:rsidP="5C9EE791">
            <w:pPr>
              <w:pStyle w:val="TableField-Left"/>
              <w:rPr>
                <w:rFonts w:ascii="Calibri Light" w:hAnsi="Calibri Light" w:cs="Arial"/>
                <w:b/>
                <w:bCs/>
              </w:rPr>
            </w:pPr>
            <w:r w:rsidRPr="5C9EE791">
              <w:rPr>
                <w:rFonts w:ascii="Calibri Light" w:hAnsi="Calibri Light" w:cs="Arial"/>
                <w:b/>
                <w:bCs/>
              </w:rPr>
              <w:t>Type</w:t>
            </w:r>
          </w:p>
        </w:tc>
        <w:tc>
          <w:tcPr>
            <w:tcW w:w="4733" w:type="dxa"/>
            <w:tcBorders>
              <w:top w:val="threeDEmboss" w:sz="6" w:space="0" w:color="auto"/>
              <w:left w:val="single" w:sz="6" w:space="0" w:color="auto"/>
              <w:bottom w:val="threeDEmboss" w:sz="6" w:space="0" w:color="auto"/>
              <w:right w:val="threeDEmboss" w:sz="6" w:space="0" w:color="auto"/>
            </w:tcBorders>
            <w:shd w:val="clear" w:color="auto" w:fill="FFFF99"/>
            <w:vAlign w:val="center"/>
            <w:hideMark/>
          </w:tcPr>
          <w:p w14:paraId="4C93EAB0" w14:textId="77777777" w:rsidR="001E12AD" w:rsidRPr="001E12AD" w:rsidRDefault="001E12AD" w:rsidP="5C9EE791">
            <w:pPr>
              <w:pStyle w:val="TableField-Left"/>
              <w:rPr>
                <w:rFonts w:ascii="Calibri Light" w:hAnsi="Calibri Light" w:cs="Arial"/>
                <w:b/>
                <w:bCs/>
              </w:rPr>
            </w:pPr>
            <w:r w:rsidRPr="5C9EE791">
              <w:rPr>
                <w:rFonts w:ascii="Calibri Light" w:hAnsi="Calibri Light" w:cs="Arial"/>
                <w:b/>
                <w:bCs/>
              </w:rPr>
              <w:t>Comments</w:t>
            </w:r>
          </w:p>
        </w:tc>
      </w:tr>
      <w:tr w:rsidR="00FB79D9" w:rsidRPr="00956B8D" w14:paraId="403E7F2A" w14:textId="77777777" w:rsidTr="151FDB74">
        <w:trPr>
          <w:cantSplit/>
          <w:trHeight w:val="432"/>
        </w:trPr>
        <w:tc>
          <w:tcPr>
            <w:tcW w:w="2908" w:type="dxa"/>
            <w:tcBorders>
              <w:top w:val="threeDEmboss" w:sz="6" w:space="0" w:color="auto"/>
              <w:left w:val="threeDEmboss" w:sz="6" w:space="0" w:color="auto"/>
              <w:bottom w:val="single" w:sz="6" w:space="0" w:color="auto"/>
              <w:right w:val="single" w:sz="6" w:space="0" w:color="auto"/>
            </w:tcBorders>
            <w:vAlign w:val="center"/>
          </w:tcPr>
          <w:p w14:paraId="36DE9AC8" w14:textId="333CE66D" w:rsidR="00FB79D9" w:rsidRPr="00956B8D" w:rsidRDefault="00FB79D9" w:rsidP="151FDB74">
            <w:pPr>
              <w:pStyle w:val="TableField-Left"/>
              <w:rPr>
                <w:rFonts w:asciiTheme="minorHAnsi" w:hAnsiTheme="minorHAnsi"/>
              </w:rPr>
            </w:pPr>
            <w:r w:rsidRPr="003B5EE8">
              <w:rPr>
                <w:rFonts w:ascii="Calibri Light" w:hAnsi="Calibri Light" w:cs="Arial"/>
              </w:rPr>
              <w:t>Move Out Address</w:t>
            </w:r>
          </w:p>
        </w:tc>
        <w:tc>
          <w:tcPr>
            <w:tcW w:w="1673" w:type="dxa"/>
            <w:tcBorders>
              <w:top w:val="threeDEmboss" w:sz="6" w:space="0" w:color="auto"/>
              <w:left w:val="single" w:sz="6" w:space="0" w:color="auto"/>
              <w:bottom w:val="single" w:sz="6" w:space="0" w:color="auto"/>
              <w:right w:val="single" w:sz="6" w:space="0" w:color="auto"/>
            </w:tcBorders>
            <w:vAlign w:val="center"/>
          </w:tcPr>
          <w:p w14:paraId="14E4C0AD" w14:textId="4260B798" w:rsidR="00FB79D9" w:rsidRPr="00956B8D" w:rsidRDefault="00FB79D9" w:rsidP="151FDB74">
            <w:pPr>
              <w:pStyle w:val="TableField-Left"/>
              <w:rPr>
                <w:rFonts w:asciiTheme="minorHAnsi" w:hAnsiTheme="minorHAnsi"/>
              </w:rPr>
            </w:pPr>
            <w:r>
              <w:rPr>
                <w:rFonts w:ascii="Calibri Light" w:hAnsi="Calibri Light" w:cs="Arial"/>
              </w:rPr>
              <w:t>Required</w:t>
            </w:r>
          </w:p>
        </w:tc>
        <w:tc>
          <w:tcPr>
            <w:tcW w:w="4733" w:type="dxa"/>
            <w:tcBorders>
              <w:top w:val="threeDEmboss" w:sz="6" w:space="0" w:color="auto"/>
              <w:left w:val="single" w:sz="6" w:space="0" w:color="auto"/>
              <w:bottom w:val="single" w:sz="6" w:space="0" w:color="auto"/>
              <w:right w:val="threeDEmboss" w:sz="6" w:space="0" w:color="auto"/>
            </w:tcBorders>
            <w:vAlign w:val="center"/>
          </w:tcPr>
          <w:p w14:paraId="26C07468" w14:textId="13700D73" w:rsidR="00FB79D9" w:rsidRPr="00956B8D" w:rsidRDefault="00FB79D9" w:rsidP="151FDB74">
            <w:pPr>
              <w:pStyle w:val="TableField-Left"/>
              <w:rPr>
                <w:rFonts w:asciiTheme="minorHAnsi" w:hAnsiTheme="minorHAnsi"/>
              </w:rPr>
            </w:pPr>
            <w:r>
              <w:rPr>
                <w:rFonts w:ascii="Calibri Light" w:hAnsi="Calibri Light" w:cs="Arial"/>
              </w:rPr>
              <w:t>Premise for the Move Out location, search and select from drop down option</w:t>
            </w:r>
          </w:p>
        </w:tc>
      </w:tr>
      <w:tr w:rsidR="00FB79D9" w:rsidRPr="00956B8D" w14:paraId="5AAA20C5" w14:textId="77777777" w:rsidTr="151FDB74">
        <w:trPr>
          <w:cantSplit/>
          <w:trHeight w:val="432"/>
        </w:trPr>
        <w:tc>
          <w:tcPr>
            <w:tcW w:w="2908" w:type="dxa"/>
            <w:tcBorders>
              <w:top w:val="single" w:sz="6" w:space="0" w:color="auto"/>
              <w:left w:val="threeDEmboss" w:sz="6" w:space="0" w:color="auto"/>
              <w:bottom w:val="threeDEmboss" w:sz="6" w:space="0" w:color="auto"/>
              <w:right w:val="single" w:sz="6" w:space="0" w:color="auto"/>
            </w:tcBorders>
            <w:vAlign w:val="center"/>
          </w:tcPr>
          <w:p w14:paraId="38A14FBE" w14:textId="4CC0B657" w:rsidR="00FB79D9" w:rsidRPr="00956B8D" w:rsidRDefault="00FB79D9" w:rsidP="151FDB74">
            <w:pPr>
              <w:pStyle w:val="TableField-Left"/>
              <w:rPr>
                <w:rFonts w:asciiTheme="minorHAnsi" w:hAnsiTheme="minorHAnsi"/>
              </w:rPr>
            </w:pPr>
            <w:r>
              <w:rPr>
                <w:rFonts w:ascii="Calibri Light" w:hAnsi="Calibri Light" w:cs="Arial"/>
              </w:rPr>
              <w:t>Move Out Date</w:t>
            </w:r>
          </w:p>
        </w:tc>
        <w:tc>
          <w:tcPr>
            <w:tcW w:w="1673" w:type="dxa"/>
            <w:tcBorders>
              <w:top w:val="single" w:sz="6" w:space="0" w:color="auto"/>
              <w:left w:val="single" w:sz="6" w:space="0" w:color="auto"/>
              <w:bottom w:val="threeDEmboss" w:sz="6" w:space="0" w:color="auto"/>
              <w:right w:val="single" w:sz="6" w:space="0" w:color="auto"/>
            </w:tcBorders>
            <w:vAlign w:val="center"/>
          </w:tcPr>
          <w:p w14:paraId="1F7CEB91" w14:textId="181FFEFA" w:rsidR="00FB79D9" w:rsidRPr="00956B8D" w:rsidRDefault="00FB79D9" w:rsidP="151FDB74">
            <w:pPr>
              <w:pStyle w:val="TableField-Left"/>
              <w:rPr>
                <w:rFonts w:asciiTheme="minorHAnsi" w:hAnsiTheme="minorHAnsi"/>
              </w:rPr>
            </w:pPr>
            <w:r>
              <w:rPr>
                <w:rFonts w:ascii="Calibri Light" w:hAnsi="Calibri Light" w:cs="Arial"/>
              </w:rPr>
              <w:t>Required</w:t>
            </w:r>
          </w:p>
        </w:tc>
        <w:tc>
          <w:tcPr>
            <w:tcW w:w="4733" w:type="dxa"/>
            <w:tcBorders>
              <w:top w:val="single" w:sz="6" w:space="0" w:color="auto"/>
              <w:left w:val="single" w:sz="6" w:space="0" w:color="auto"/>
              <w:bottom w:val="threeDEmboss" w:sz="6" w:space="0" w:color="auto"/>
              <w:right w:val="threeDEmboss" w:sz="6" w:space="0" w:color="auto"/>
            </w:tcBorders>
            <w:vAlign w:val="center"/>
          </w:tcPr>
          <w:p w14:paraId="1665CE5A" w14:textId="1E85685B" w:rsidR="00FB79D9" w:rsidRPr="00956B8D" w:rsidRDefault="00FB79D9" w:rsidP="151FDB74">
            <w:pPr>
              <w:pStyle w:val="TableField-Left"/>
              <w:rPr>
                <w:rFonts w:asciiTheme="minorHAnsi" w:hAnsiTheme="minorHAnsi"/>
              </w:rPr>
            </w:pPr>
            <w:r>
              <w:rPr>
                <w:rFonts w:ascii="Calibri Light" w:hAnsi="Calibri Light" w:cs="Arial"/>
              </w:rPr>
              <w:t>Contract end date</w:t>
            </w:r>
          </w:p>
        </w:tc>
      </w:tr>
      <w:tr w:rsidR="00FB79D9" w:rsidRPr="00956B8D" w14:paraId="3E3FCF41" w14:textId="77777777" w:rsidTr="151FDB74">
        <w:trPr>
          <w:cantSplit/>
          <w:trHeight w:val="432"/>
        </w:trPr>
        <w:tc>
          <w:tcPr>
            <w:tcW w:w="2908" w:type="dxa"/>
            <w:tcBorders>
              <w:top w:val="single" w:sz="6" w:space="0" w:color="auto"/>
              <w:left w:val="threeDEmboss" w:sz="6" w:space="0" w:color="auto"/>
              <w:bottom w:val="threeDEmboss" w:sz="6" w:space="0" w:color="auto"/>
              <w:right w:val="single" w:sz="6" w:space="0" w:color="auto"/>
            </w:tcBorders>
            <w:vAlign w:val="center"/>
          </w:tcPr>
          <w:p w14:paraId="4C5D4394" w14:textId="30FEC835" w:rsidR="00FB79D9" w:rsidRDefault="00FB79D9" w:rsidP="00FB79D9">
            <w:pPr>
              <w:pStyle w:val="TableField-Left"/>
              <w:rPr>
                <w:rFonts w:ascii="Calibri Light" w:hAnsi="Calibri Light" w:cs="Arial"/>
              </w:rPr>
            </w:pPr>
            <w:r>
              <w:rPr>
                <w:rFonts w:ascii="Calibri Light" w:hAnsi="Calibri Light" w:cs="Arial"/>
              </w:rPr>
              <w:t>Move Out Reason</w:t>
            </w:r>
          </w:p>
        </w:tc>
        <w:tc>
          <w:tcPr>
            <w:tcW w:w="1673" w:type="dxa"/>
            <w:tcBorders>
              <w:top w:val="single" w:sz="6" w:space="0" w:color="auto"/>
              <w:left w:val="single" w:sz="6" w:space="0" w:color="auto"/>
              <w:bottom w:val="threeDEmboss" w:sz="6" w:space="0" w:color="auto"/>
              <w:right w:val="single" w:sz="6" w:space="0" w:color="auto"/>
            </w:tcBorders>
            <w:vAlign w:val="center"/>
          </w:tcPr>
          <w:p w14:paraId="30F6511E" w14:textId="395359B1" w:rsidR="00FB79D9" w:rsidRDefault="00FB79D9" w:rsidP="00FB79D9">
            <w:pPr>
              <w:pStyle w:val="TableField-Left"/>
              <w:rPr>
                <w:rFonts w:ascii="Calibri Light" w:hAnsi="Calibri Light" w:cs="Arial"/>
              </w:rPr>
            </w:pPr>
            <w:r>
              <w:rPr>
                <w:rFonts w:ascii="Calibri Light" w:hAnsi="Calibri Light" w:cs="Arial"/>
              </w:rPr>
              <w:t>Required</w:t>
            </w:r>
          </w:p>
        </w:tc>
        <w:tc>
          <w:tcPr>
            <w:tcW w:w="4733" w:type="dxa"/>
            <w:tcBorders>
              <w:top w:val="single" w:sz="6" w:space="0" w:color="auto"/>
              <w:left w:val="single" w:sz="6" w:space="0" w:color="auto"/>
              <w:bottom w:val="threeDEmboss" w:sz="6" w:space="0" w:color="auto"/>
              <w:right w:val="threeDEmboss" w:sz="6" w:space="0" w:color="auto"/>
            </w:tcBorders>
            <w:vAlign w:val="center"/>
          </w:tcPr>
          <w:p w14:paraId="7492C942" w14:textId="4DA4BD3B" w:rsidR="00FB79D9" w:rsidRDefault="00FB79D9" w:rsidP="00FB79D9">
            <w:pPr>
              <w:pStyle w:val="TableField-Left"/>
              <w:rPr>
                <w:rFonts w:ascii="Calibri Light" w:hAnsi="Calibri Light" w:cs="Arial"/>
              </w:rPr>
            </w:pPr>
            <w:r>
              <w:rPr>
                <w:rFonts w:ascii="Calibri Light" w:hAnsi="Calibri Light" w:cs="Arial"/>
              </w:rPr>
              <w:t>Move Out reason, select from drop down option</w:t>
            </w:r>
          </w:p>
        </w:tc>
      </w:tr>
      <w:tr w:rsidR="00FB79D9" w:rsidRPr="00956B8D" w14:paraId="0CF6190F" w14:textId="77777777" w:rsidTr="151FDB74">
        <w:trPr>
          <w:cantSplit/>
          <w:trHeight w:val="432"/>
        </w:trPr>
        <w:tc>
          <w:tcPr>
            <w:tcW w:w="2908" w:type="dxa"/>
            <w:tcBorders>
              <w:top w:val="single" w:sz="6" w:space="0" w:color="auto"/>
              <w:left w:val="threeDEmboss" w:sz="6" w:space="0" w:color="auto"/>
              <w:bottom w:val="threeDEmboss" w:sz="6" w:space="0" w:color="auto"/>
              <w:right w:val="single" w:sz="6" w:space="0" w:color="auto"/>
            </w:tcBorders>
            <w:vAlign w:val="center"/>
          </w:tcPr>
          <w:p w14:paraId="2B0888F1" w14:textId="582C0DB1" w:rsidR="00FB79D9" w:rsidRDefault="00FB79D9" w:rsidP="00FB79D9">
            <w:pPr>
              <w:pStyle w:val="TableField-Left"/>
              <w:rPr>
                <w:rFonts w:ascii="Calibri Light" w:hAnsi="Calibri Light" w:cs="Arial"/>
              </w:rPr>
            </w:pPr>
            <w:r>
              <w:rPr>
                <w:rFonts w:ascii="Calibri Light" w:hAnsi="Calibri Light" w:cs="Arial"/>
              </w:rPr>
              <w:t>Customer Id</w:t>
            </w:r>
          </w:p>
        </w:tc>
        <w:tc>
          <w:tcPr>
            <w:tcW w:w="1673" w:type="dxa"/>
            <w:tcBorders>
              <w:top w:val="single" w:sz="6" w:space="0" w:color="auto"/>
              <w:left w:val="single" w:sz="6" w:space="0" w:color="auto"/>
              <w:bottom w:val="threeDEmboss" w:sz="6" w:space="0" w:color="auto"/>
              <w:right w:val="single" w:sz="6" w:space="0" w:color="auto"/>
            </w:tcBorders>
            <w:vAlign w:val="center"/>
          </w:tcPr>
          <w:p w14:paraId="017A513C" w14:textId="2D1636D0" w:rsidR="00FB79D9" w:rsidRDefault="00FB79D9" w:rsidP="00FB79D9">
            <w:pPr>
              <w:pStyle w:val="TableField-Left"/>
              <w:rPr>
                <w:rFonts w:ascii="Calibri Light" w:hAnsi="Calibri Light" w:cs="Arial"/>
              </w:rPr>
            </w:pPr>
            <w:r>
              <w:rPr>
                <w:rFonts w:ascii="Calibri Light" w:hAnsi="Calibri Light" w:cs="Arial"/>
              </w:rPr>
              <w:t>Required</w:t>
            </w:r>
          </w:p>
        </w:tc>
        <w:tc>
          <w:tcPr>
            <w:tcW w:w="4733" w:type="dxa"/>
            <w:tcBorders>
              <w:top w:val="single" w:sz="6" w:space="0" w:color="auto"/>
              <w:left w:val="single" w:sz="6" w:space="0" w:color="auto"/>
              <w:bottom w:val="threeDEmboss" w:sz="6" w:space="0" w:color="auto"/>
              <w:right w:val="threeDEmboss" w:sz="6" w:space="0" w:color="auto"/>
            </w:tcBorders>
            <w:vAlign w:val="center"/>
          </w:tcPr>
          <w:p w14:paraId="4C8B0971" w14:textId="48419889" w:rsidR="00FB79D9" w:rsidRDefault="00FB79D9" w:rsidP="00FB79D9">
            <w:pPr>
              <w:pStyle w:val="TableField-Left"/>
              <w:rPr>
                <w:rFonts w:ascii="Calibri Light" w:hAnsi="Calibri Light" w:cs="Arial"/>
              </w:rPr>
            </w:pPr>
            <w:r>
              <w:rPr>
                <w:rFonts w:ascii="Calibri Light" w:hAnsi="Calibri Light" w:cs="Arial"/>
              </w:rPr>
              <w:t>BP number, search and select from drop down option</w:t>
            </w:r>
          </w:p>
        </w:tc>
      </w:tr>
    </w:tbl>
    <w:p w14:paraId="187233E0" w14:textId="77777777" w:rsidR="009D791B" w:rsidRDefault="009D791B" w:rsidP="00D66A8A">
      <w:pPr>
        <w:pStyle w:val="Heading2TextBlueDescriptive"/>
        <w:rPr>
          <w:rFonts w:ascii="Calibri Light" w:hAnsi="Calibri Light" w:cs="Arial"/>
        </w:rPr>
      </w:pPr>
    </w:p>
    <w:p w14:paraId="703CD537" w14:textId="04A2F7EB" w:rsidR="009D791B" w:rsidRDefault="00FB79D9" w:rsidP="00D66A8A">
      <w:pPr>
        <w:pStyle w:val="Heading2TextBlueDescriptive"/>
        <w:rPr>
          <w:rFonts w:ascii="Calibri Light" w:hAnsi="Calibri Light" w:cs="Arial"/>
          <w:i w:val="0"/>
        </w:rPr>
      </w:pPr>
      <w:r>
        <w:rPr>
          <w:noProof/>
          <w:lang w:eastAsia="en-US"/>
        </w:rPr>
        <w:lastRenderedPageBreak/>
        <w:drawing>
          <wp:inline distT="0" distB="0" distL="0" distR="0" wp14:anchorId="7B0D985B" wp14:editId="539ADEC8">
            <wp:extent cx="5724525" cy="3848100"/>
            <wp:effectExtent l="0" t="0" r="9525" b="0"/>
            <wp:docPr id="50189" name="Picture 50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24525" cy="3848100"/>
                    </a:xfrm>
                    <a:prstGeom prst="rect">
                      <a:avLst/>
                    </a:prstGeom>
                    <a:noFill/>
                    <a:ln>
                      <a:noFill/>
                    </a:ln>
                  </pic:spPr>
                </pic:pic>
              </a:graphicData>
            </a:graphic>
          </wp:inline>
        </w:drawing>
      </w:r>
    </w:p>
    <w:p w14:paraId="0320E608" w14:textId="77777777" w:rsidR="00FB79D9" w:rsidRPr="00FB79D9" w:rsidRDefault="00FB79D9" w:rsidP="00D66A8A">
      <w:pPr>
        <w:pStyle w:val="Heading2TextBlueDescriptive"/>
        <w:rPr>
          <w:rFonts w:ascii="Calibri Light" w:hAnsi="Calibri Light" w:cs="Arial"/>
          <w:i w:val="0"/>
        </w:rPr>
      </w:pPr>
    </w:p>
    <w:p w14:paraId="232E612E" w14:textId="23EE7CAC" w:rsidR="00FB79D9" w:rsidRPr="00956B8D" w:rsidRDefault="00FB79D9" w:rsidP="00FB79D9">
      <w:pPr>
        <w:pStyle w:val="Heading2Text"/>
        <w:rPr>
          <w:rFonts w:ascii="Calibri Light" w:hAnsi="Calibri Light" w:cs="Arial"/>
        </w:rPr>
      </w:pPr>
      <w:r w:rsidRPr="00956B8D">
        <w:rPr>
          <w:rFonts w:ascii="Calibri Light" w:hAnsi="Calibri Light" w:cs="Arial"/>
        </w:rPr>
        <w:t xml:space="preserve">The following data elements will be used by the </w:t>
      </w:r>
      <w:r>
        <w:rPr>
          <w:rFonts w:ascii="Calibri Light" w:hAnsi="Calibri Light" w:cs="Arial"/>
        </w:rPr>
        <w:t xml:space="preserve">Transfer – Move </w:t>
      </w:r>
      <w:proofErr w:type="gramStart"/>
      <w:r>
        <w:rPr>
          <w:rFonts w:ascii="Calibri Light" w:hAnsi="Calibri Light" w:cs="Arial"/>
        </w:rPr>
        <w:t>Out</w:t>
      </w:r>
      <w:proofErr w:type="gramEnd"/>
      <w:r>
        <w:rPr>
          <w:rFonts w:ascii="Calibri Light" w:hAnsi="Calibri Light" w:cs="Arial"/>
        </w:rPr>
        <w:t xml:space="preserve"> Service.</w:t>
      </w:r>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908"/>
        <w:gridCol w:w="1673"/>
        <w:gridCol w:w="4733"/>
      </w:tblGrid>
      <w:tr w:rsidR="00FB79D9" w:rsidRPr="001E12AD" w14:paraId="7F2DCE25" w14:textId="77777777" w:rsidTr="151FDB74">
        <w:trPr>
          <w:cantSplit/>
          <w:trHeight w:val="432"/>
          <w:tblHeader/>
        </w:trPr>
        <w:tc>
          <w:tcPr>
            <w:tcW w:w="2908" w:type="dxa"/>
            <w:tcBorders>
              <w:top w:val="threeDEmboss" w:sz="6" w:space="0" w:color="auto"/>
              <w:left w:val="threeDEmboss" w:sz="6" w:space="0" w:color="auto"/>
              <w:bottom w:val="threeDEmboss" w:sz="6" w:space="0" w:color="auto"/>
              <w:right w:val="single" w:sz="6" w:space="0" w:color="auto"/>
            </w:tcBorders>
            <w:shd w:val="clear" w:color="auto" w:fill="FFFF99"/>
            <w:vAlign w:val="center"/>
            <w:hideMark/>
          </w:tcPr>
          <w:p w14:paraId="4552F5EE" w14:textId="77777777" w:rsidR="00FB79D9" w:rsidRPr="001E12AD" w:rsidRDefault="00FB79D9" w:rsidP="5C9EE791">
            <w:pPr>
              <w:pStyle w:val="TableField-Left"/>
              <w:rPr>
                <w:rFonts w:ascii="Calibri Light" w:hAnsi="Calibri Light" w:cs="Arial"/>
                <w:b/>
                <w:bCs/>
              </w:rPr>
            </w:pPr>
            <w:r w:rsidRPr="5C9EE791">
              <w:rPr>
                <w:rFonts w:ascii="Calibri Light" w:hAnsi="Calibri Light" w:cs="Arial"/>
                <w:b/>
                <w:bCs/>
              </w:rPr>
              <w:t>Field</w:t>
            </w:r>
          </w:p>
        </w:tc>
        <w:tc>
          <w:tcPr>
            <w:tcW w:w="1673" w:type="dxa"/>
            <w:tcBorders>
              <w:top w:val="threeDEmboss" w:sz="6" w:space="0" w:color="auto"/>
              <w:left w:val="single" w:sz="6" w:space="0" w:color="auto"/>
              <w:bottom w:val="threeDEmboss" w:sz="6" w:space="0" w:color="auto"/>
              <w:right w:val="single" w:sz="6" w:space="0" w:color="auto"/>
            </w:tcBorders>
            <w:shd w:val="clear" w:color="auto" w:fill="FFFF99"/>
            <w:vAlign w:val="center"/>
            <w:hideMark/>
          </w:tcPr>
          <w:p w14:paraId="1AB18B99" w14:textId="77777777" w:rsidR="00FB79D9" w:rsidRPr="001E12AD" w:rsidRDefault="00FB79D9" w:rsidP="5C9EE791">
            <w:pPr>
              <w:pStyle w:val="TableField-Left"/>
              <w:rPr>
                <w:rFonts w:ascii="Calibri Light" w:hAnsi="Calibri Light" w:cs="Arial"/>
                <w:b/>
                <w:bCs/>
              </w:rPr>
            </w:pPr>
            <w:r w:rsidRPr="5C9EE791">
              <w:rPr>
                <w:rFonts w:ascii="Calibri Light" w:hAnsi="Calibri Light" w:cs="Arial"/>
                <w:b/>
                <w:bCs/>
              </w:rPr>
              <w:t>Type</w:t>
            </w:r>
          </w:p>
        </w:tc>
        <w:tc>
          <w:tcPr>
            <w:tcW w:w="4733" w:type="dxa"/>
            <w:tcBorders>
              <w:top w:val="threeDEmboss" w:sz="6" w:space="0" w:color="auto"/>
              <w:left w:val="single" w:sz="6" w:space="0" w:color="auto"/>
              <w:bottom w:val="threeDEmboss" w:sz="6" w:space="0" w:color="auto"/>
              <w:right w:val="threeDEmboss" w:sz="6" w:space="0" w:color="auto"/>
            </w:tcBorders>
            <w:shd w:val="clear" w:color="auto" w:fill="FFFF99"/>
            <w:vAlign w:val="center"/>
            <w:hideMark/>
          </w:tcPr>
          <w:p w14:paraId="284521C8" w14:textId="77777777" w:rsidR="00FB79D9" w:rsidRPr="001E12AD" w:rsidRDefault="00FB79D9" w:rsidP="5C9EE791">
            <w:pPr>
              <w:pStyle w:val="TableField-Left"/>
              <w:rPr>
                <w:rFonts w:ascii="Calibri Light" w:hAnsi="Calibri Light" w:cs="Arial"/>
                <w:b/>
                <w:bCs/>
              </w:rPr>
            </w:pPr>
            <w:r w:rsidRPr="5C9EE791">
              <w:rPr>
                <w:rFonts w:ascii="Calibri Light" w:hAnsi="Calibri Light" w:cs="Arial"/>
                <w:b/>
                <w:bCs/>
              </w:rPr>
              <w:t>Comments</w:t>
            </w:r>
          </w:p>
        </w:tc>
      </w:tr>
      <w:tr w:rsidR="00FB79D9" w:rsidRPr="00956B8D" w14:paraId="0347A9BE" w14:textId="77777777" w:rsidTr="151FDB74">
        <w:trPr>
          <w:cantSplit/>
          <w:trHeight w:val="432"/>
        </w:trPr>
        <w:tc>
          <w:tcPr>
            <w:tcW w:w="2908" w:type="dxa"/>
            <w:tcBorders>
              <w:top w:val="threeDEmboss" w:sz="6" w:space="0" w:color="auto"/>
              <w:left w:val="threeDEmboss" w:sz="6" w:space="0" w:color="auto"/>
              <w:bottom w:val="single" w:sz="6" w:space="0" w:color="auto"/>
              <w:right w:val="single" w:sz="6" w:space="0" w:color="auto"/>
            </w:tcBorders>
            <w:vAlign w:val="center"/>
          </w:tcPr>
          <w:p w14:paraId="1B4A4F24" w14:textId="753BE0AC" w:rsidR="00FB79D9" w:rsidRPr="00956B8D" w:rsidRDefault="00FB79D9" w:rsidP="151FDB74">
            <w:pPr>
              <w:pStyle w:val="TableField-Left"/>
              <w:rPr>
                <w:rFonts w:asciiTheme="minorHAnsi" w:hAnsiTheme="minorHAnsi"/>
              </w:rPr>
            </w:pPr>
            <w:r>
              <w:rPr>
                <w:rFonts w:ascii="Calibri Light" w:hAnsi="Calibri Light" w:cs="Arial"/>
              </w:rPr>
              <w:t>Select Service</w:t>
            </w:r>
          </w:p>
        </w:tc>
        <w:tc>
          <w:tcPr>
            <w:tcW w:w="1673" w:type="dxa"/>
            <w:tcBorders>
              <w:top w:val="threeDEmboss" w:sz="6" w:space="0" w:color="auto"/>
              <w:left w:val="single" w:sz="6" w:space="0" w:color="auto"/>
              <w:bottom w:val="single" w:sz="6" w:space="0" w:color="auto"/>
              <w:right w:val="single" w:sz="6" w:space="0" w:color="auto"/>
            </w:tcBorders>
            <w:vAlign w:val="center"/>
          </w:tcPr>
          <w:p w14:paraId="0CCAC88F" w14:textId="15272305" w:rsidR="00FB79D9" w:rsidRPr="00956B8D" w:rsidRDefault="00FB79D9" w:rsidP="151FDB74">
            <w:pPr>
              <w:pStyle w:val="TableField-Left"/>
              <w:rPr>
                <w:rFonts w:asciiTheme="minorHAnsi" w:hAnsiTheme="minorHAnsi"/>
              </w:rPr>
            </w:pPr>
            <w:r>
              <w:rPr>
                <w:rFonts w:ascii="Calibri Light" w:hAnsi="Calibri Light" w:cs="Arial"/>
              </w:rPr>
              <w:t>Required</w:t>
            </w:r>
          </w:p>
        </w:tc>
        <w:tc>
          <w:tcPr>
            <w:tcW w:w="4733" w:type="dxa"/>
            <w:tcBorders>
              <w:top w:val="threeDEmboss" w:sz="6" w:space="0" w:color="auto"/>
              <w:left w:val="single" w:sz="6" w:space="0" w:color="auto"/>
              <w:bottom w:val="single" w:sz="6" w:space="0" w:color="auto"/>
              <w:right w:val="threeDEmboss" w:sz="6" w:space="0" w:color="auto"/>
            </w:tcBorders>
            <w:vAlign w:val="center"/>
          </w:tcPr>
          <w:p w14:paraId="5A7CDD6E" w14:textId="19772619" w:rsidR="00FB79D9" w:rsidRPr="00956B8D" w:rsidRDefault="00FB79D9" w:rsidP="151FDB74">
            <w:pPr>
              <w:pStyle w:val="TableField-Left"/>
              <w:rPr>
                <w:rFonts w:asciiTheme="minorHAnsi" w:hAnsiTheme="minorHAnsi"/>
              </w:rPr>
            </w:pPr>
            <w:r>
              <w:rPr>
                <w:rFonts w:ascii="Calibri Light" w:hAnsi="Calibri Light" w:cs="Arial"/>
              </w:rPr>
              <w:t>Selection checkbox for services (electric, water, gas, residential streetlight)</w:t>
            </w:r>
          </w:p>
        </w:tc>
      </w:tr>
      <w:tr w:rsidR="00300361" w:rsidRPr="00956B8D" w14:paraId="7E4CEB27" w14:textId="77777777" w:rsidTr="151FDB74">
        <w:trPr>
          <w:cantSplit/>
          <w:trHeight w:val="432"/>
        </w:trPr>
        <w:tc>
          <w:tcPr>
            <w:tcW w:w="2908" w:type="dxa"/>
            <w:tcBorders>
              <w:top w:val="threeDEmboss" w:sz="6" w:space="0" w:color="auto"/>
              <w:left w:val="threeDEmboss" w:sz="6" w:space="0" w:color="auto"/>
              <w:bottom w:val="single" w:sz="6" w:space="0" w:color="auto"/>
              <w:right w:val="single" w:sz="6" w:space="0" w:color="auto"/>
            </w:tcBorders>
            <w:vAlign w:val="center"/>
          </w:tcPr>
          <w:p w14:paraId="7222C8E9" w14:textId="62962272" w:rsidR="00300361" w:rsidRDefault="00300361" w:rsidP="00300361">
            <w:pPr>
              <w:pStyle w:val="TableField-Left"/>
              <w:rPr>
                <w:rFonts w:ascii="Calibri Light" w:hAnsi="Calibri Light" w:cs="Arial"/>
              </w:rPr>
            </w:pPr>
            <w:r>
              <w:rPr>
                <w:rFonts w:ascii="Calibri Light" w:hAnsi="Calibri Light" w:cs="Arial"/>
              </w:rPr>
              <w:t>Installation</w:t>
            </w:r>
          </w:p>
        </w:tc>
        <w:tc>
          <w:tcPr>
            <w:tcW w:w="1673" w:type="dxa"/>
            <w:tcBorders>
              <w:top w:val="threeDEmboss" w:sz="6" w:space="0" w:color="auto"/>
              <w:left w:val="single" w:sz="6" w:space="0" w:color="auto"/>
              <w:bottom w:val="single" w:sz="6" w:space="0" w:color="auto"/>
              <w:right w:val="single" w:sz="6" w:space="0" w:color="auto"/>
            </w:tcBorders>
            <w:vAlign w:val="center"/>
          </w:tcPr>
          <w:p w14:paraId="3B827D7E" w14:textId="34B44A87" w:rsidR="00300361" w:rsidRDefault="00300361" w:rsidP="00300361">
            <w:pPr>
              <w:pStyle w:val="TableField-Left"/>
              <w:rPr>
                <w:rFonts w:ascii="Calibri Light" w:hAnsi="Calibri Light" w:cs="Arial"/>
              </w:rPr>
            </w:pPr>
            <w:r>
              <w:rPr>
                <w:rFonts w:ascii="Calibri Light" w:hAnsi="Calibri Light" w:cs="Arial"/>
              </w:rPr>
              <w:t>Display</w:t>
            </w:r>
          </w:p>
        </w:tc>
        <w:tc>
          <w:tcPr>
            <w:tcW w:w="4733" w:type="dxa"/>
            <w:tcBorders>
              <w:top w:val="threeDEmboss" w:sz="6" w:space="0" w:color="auto"/>
              <w:left w:val="single" w:sz="6" w:space="0" w:color="auto"/>
              <w:bottom w:val="single" w:sz="6" w:space="0" w:color="auto"/>
              <w:right w:val="threeDEmboss" w:sz="6" w:space="0" w:color="auto"/>
            </w:tcBorders>
            <w:vAlign w:val="center"/>
          </w:tcPr>
          <w:p w14:paraId="18152584" w14:textId="039BF217" w:rsidR="00300361" w:rsidRDefault="00300361" w:rsidP="00300361">
            <w:pPr>
              <w:pStyle w:val="TableField-Left"/>
              <w:rPr>
                <w:rFonts w:ascii="Calibri Light" w:hAnsi="Calibri Light" w:cs="Arial"/>
              </w:rPr>
            </w:pPr>
            <w:r>
              <w:rPr>
                <w:rFonts w:ascii="Calibri Light" w:hAnsi="Calibri Light" w:cs="Arial"/>
              </w:rPr>
              <w:t>Installation # where the service is getting terminated</w:t>
            </w:r>
          </w:p>
        </w:tc>
      </w:tr>
      <w:tr w:rsidR="00300361" w:rsidRPr="00956B8D" w14:paraId="14914BA5" w14:textId="77777777" w:rsidTr="151FDB74">
        <w:trPr>
          <w:cantSplit/>
          <w:trHeight w:val="432"/>
        </w:trPr>
        <w:tc>
          <w:tcPr>
            <w:tcW w:w="2908" w:type="dxa"/>
            <w:tcBorders>
              <w:top w:val="threeDEmboss" w:sz="6" w:space="0" w:color="auto"/>
              <w:left w:val="threeDEmboss" w:sz="6" w:space="0" w:color="auto"/>
              <w:bottom w:val="single" w:sz="6" w:space="0" w:color="auto"/>
              <w:right w:val="single" w:sz="6" w:space="0" w:color="auto"/>
            </w:tcBorders>
            <w:vAlign w:val="center"/>
          </w:tcPr>
          <w:p w14:paraId="4299B31F" w14:textId="10A3160E" w:rsidR="00300361" w:rsidRDefault="00300361" w:rsidP="00300361">
            <w:pPr>
              <w:pStyle w:val="TableField-Left"/>
              <w:rPr>
                <w:rFonts w:ascii="Calibri Light" w:hAnsi="Calibri Light" w:cs="Arial"/>
              </w:rPr>
            </w:pPr>
            <w:r>
              <w:rPr>
                <w:rFonts w:ascii="Calibri Light" w:hAnsi="Calibri Light" w:cs="Arial"/>
              </w:rPr>
              <w:t>Division</w:t>
            </w:r>
          </w:p>
        </w:tc>
        <w:tc>
          <w:tcPr>
            <w:tcW w:w="1673" w:type="dxa"/>
            <w:tcBorders>
              <w:top w:val="threeDEmboss" w:sz="6" w:space="0" w:color="auto"/>
              <w:left w:val="single" w:sz="6" w:space="0" w:color="auto"/>
              <w:bottom w:val="single" w:sz="6" w:space="0" w:color="auto"/>
              <w:right w:val="single" w:sz="6" w:space="0" w:color="auto"/>
            </w:tcBorders>
            <w:vAlign w:val="center"/>
          </w:tcPr>
          <w:p w14:paraId="1D797DA3" w14:textId="5B91C551" w:rsidR="00300361" w:rsidRDefault="00300361" w:rsidP="00300361">
            <w:pPr>
              <w:pStyle w:val="TableField-Left"/>
              <w:rPr>
                <w:rFonts w:ascii="Calibri Light" w:hAnsi="Calibri Light" w:cs="Arial"/>
              </w:rPr>
            </w:pPr>
            <w:r>
              <w:rPr>
                <w:rFonts w:ascii="Calibri Light" w:hAnsi="Calibri Light" w:cs="Arial"/>
              </w:rPr>
              <w:t>Display</w:t>
            </w:r>
          </w:p>
        </w:tc>
        <w:tc>
          <w:tcPr>
            <w:tcW w:w="4733" w:type="dxa"/>
            <w:tcBorders>
              <w:top w:val="threeDEmboss" w:sz="6" w:space="0" w:color="auto"/>
              <w:left w:val="single" w:sz="6" w:space="0" w:color="auto"/>
              <w:bottom w:val="single" w:sz="6" w:space="0" w:color="auto"/>
              <w:right w:val="threeDEmboss" w:sz="6" w:space="0" w:color="auto"/>
            </w:tcBorders>
            <w:vAlign w:val="center"/>
          </w:tcPr>
          <w:p w14:paraId="58D593BB" w14:textId="219830A0" w:rsidR="00300361" w:rsidRDefault="00300361" w:rsidP="00300361">
            <w:pPr>
              <w:pStyle w:val="TableField-Left"/>
              <w:rPr>
                <w:rFonts w:ascii="Calibri Light" w:hAnsi="Calibri Light" w:cs="Arial"/>
              </w:rPr>
            </w:pPr>
            <w:r>
              <w:rPr>
                <w:rFonts w:ascii="Calibri Light" w:hAnsi="Calibri Light" w:cs="Arial"/>
              </w:rPr>
              <w:t xml:space="preserve">Type of service (Electricity, Gas, Water </w:t>
            </w:r>
            <w:r w:rsidR="00BE5E24">
              <w:rPr>
                <w:rFonts w:ascii="Calibri Light" w:hAnsi="Calibri Light" w:cs="Arial"/>
              </w:rPr>
              <w:t>etc.</w:t>
            </w:r>
            <w:r>
              <w:rPr>
                <w:rFonts w:ascii="Calibri Light" w:hAnsi="Calibri Light" w:cs="Arial"/>
              </w:rPr>
              <w:t>)</w:t>
            </w:r>
          </w:p>
        </w:tc>
      </w:tr>
      <w:tr w:rsidR="00300361" w:rsidRPr="00956B8D" w14:paraId="61FEBB3B" w14:textId="77777777" w:rsidTr="151FDB74">
        <w:trPr>
          <w:cantSplit/>
          <w:trHeight w:val="432"/>
        </w:trPr>
        <w:tc>
          <w:tcPr>
            <w:tcW w:w="2908" w:type="dxa"/>
            <w:tcBorders>
              <w:top w:val="single" w:sz="6" w:space="0" w:color="auto"/>
              <w:left w:val="threeDEmboss" w:sz="6" w:space="0" w:color="auto"/>
              <w:bottom w:val="threeDEmboss" w:sz="6" w:space="0" w:color="auto"/>
              <w:right w:val="single" w:sz="6" w:space="0" w:color="auto"/>
            </w:tcBorders>
            <w:vAlign w:val="center"/>
          </w:tcPr>
          <w:p w14:paraId="6F479D43" w14:textId="0AFD582A" w:rsidR="00300361" w:rsidRPr="00956B8D" w:rsidRDefault="00300361" w:rsidP="151FDB74">
            <w:pPr>
              <w:pStyle w:val="TableField-Left"/>
              <w:rPr>
                <w:rFonts w:asciiTheme="minorHAnsi" w:hAnsiTheme="minorHAnsi"/>
              </w:rPr>
            </w:pPr>
            <w:r>
              <w:rPr>
                <w:rFonts w:ascii="Calibri Light" w:hAnsi="Calibri Light" w:cs="Arial"/>
              </w:rPr>
              <w:t>Rate Category</w:t>
            </w:r>
          </w:p>
        </w:tc>
        <w:tc>
          <w:tcPr>
            <w:tcW w:w="1673" w:type="dxa"/>
            <w:tcBorders>
              <w:top w:val="single" w:sz="6" w:space="0" w:color="auto"/>
              <w:left w:val="single" w:sz="6" w:space="0" w:color="auto"/>
              <w:bottom w:val="threeDEmboss" w:sz="6" w:space="0" w:color="auto"/>
              <w:right w:val="single" w:sz="6" w:space="0" w:color="auto"/>
            </w:tcBorders>
            <w:vAlign w:val="center"/>
          </w:tcPr>
          <w:p w14:paraId="2968F8DF" w14:textId="342BF6E2" w:rsidR="00300361" w:rsidRPr="00956B8D" w:rsidRDefault="00300361" w:rsidP="151FDB74">
            <w:pPr>
              <w:pStyle w:val="TableField-Left"/>
              <w:rPr>
                <w:rFonts w:asciiTheme="minorHAnsi" w:hAnsiTheme="minorHAnsi"/>
              </w:rPr>
            </w:pPr>
            <w:r>
              <w:rPr>
                <w:rFonts w:ascii="Calibri Light" w:hAnsi="Calibri Light" w:cs="Arial"/>
              </w:rPr>
              <w:t>Display</w:t>
            </w:r>
          </w:p>
        </w:tc>
        <w:tc>
          <w:tcPr>
            <w:tcW w:w="4733" w:type="dxa"/>
            <w:tcBorders>
              <w:top w:val="single" w:sz="6" w:space="0" w:color="auto"/>
              <w:left w:val="single" w:sz="6" w:space="0" w:color="auto"/>
              <w:bottom w:val="threeDEmboss" w:sz="6" w:space="0" w:color="auto"/>
              <w:right w:val="threeDEmboss" w:sz="6" w:space="0" w:color="auto"/>
            </w:tcBorders>
            <w:vAlign w:val="center"/>
          </w:tcPr>
          <w:p w14:paraId="3B205236" w14:textId="15AB1BB7" w:rsidR="00300361" w:rsidRPr="00956B8D" w:rsidRDefault="00300361" w:rsidP="151FDB74">
            <w:pPr>
              <w:pStyle w:val="TableField-Left"/>
              <w:rPr>
                <w:rFonts w:asciiTheme="minorHAnsi" w:hAnsiTheme="minorHAnsi"/>
              </w:rPr>
            </w:pPr>
            <w:r>
              <w:rPr>
                <w:rFonts w:ascii="Calibri Light" w:hAnsi="Calibri Light" w:cs="Arial"/>
              </w:rPr>
              <w:t>Rate category for the Service</w:t>
            </w:r>
          </w:p>
        </w:tc>
      </w:tr>
      <w:tr w:rsidR="00ED28BA" w:rsidRPr="00956B8D" w14:paraId="6366D172" w14:textId="77777777" w:rsidTr="151FDB74">
        <w:trPr>
          <w:cantSplit/>
          <w:trHeight w:val="432"/>
        </w:trPr>
        <w:tc>
          <w:tcPr>
            <w:tcW w:w="2908" w:type="dxa"/>
            <w:tcBorders>
              <w:top w:val="single" w:sz="6" w:space="0" w:color="auto"/>
              <w:left w:val="threeDEmboss" w:sz="6" w:space="0" w:color="auto"/>
              <w:bottom w:val="threeDEmboss" w:sz="6" w:space="0" w:color="auto"/>
              <w:right w:val="single" w:sz="6" w:space="0" w:color="auto"/>
            </w:tcBorders>
            <w:vAlign w:val="center"/>
          </w:tcPr>
          <w:p w14:paraId="42AF66A2" w14:textId="4E2B5D11" w:rsidR="00ED28BA" w:rsidRDefault="00ED28BA" w:rsidP="00300361">
            <w:pPr>
              <w:pStyle w:val="TableField-Left"/>
              <w:rPr>
                <w:rFonts w:ascii="Calibri Light" w:hAnsi="Calibri Light" w:cs="Arial"/>
              </w:rPr>
            </w:pPr>
            <w:r>
              <w:rPr>
                <w:rFonts w:ascii="Calibri Light" w:hAnsi="Calibri Light" w:cs="Arial"/>
              </w:rPr>
              <w:t>Remove Meter</w:t>
            </w:r>
          </w:p>
        </w:tc>
        <w:tc>
          <w:tcPr>
            <w:tcW w:w="1673" w:type="dxa"/>
            <w:tcBorders>
              <w:top w:val="single" w:sz="6" w:space="0" w:color="auto"/>
              <w:left w:val="single" w:sz="6" w:space="0" w:color="auto"/>
              <w:bottom w:val="threeDEmboss" w:sz="6" w:space="0" w:color="auto"/>
              <w:right w:val="single" w:sz="6" w:space="0" w:color="auto"/>
            </w:tcBorders>
            <w:vAlign w:val="center"/>
          </w:tcPr>
          <w:p w14:paraId="5E011DD5" w14:textId="709E4484" w:rsidR="00ED28BA" w:rsidRDefault="00ED28BA" w:rsidP="00300361">
            <w:pPr>
              <w:pStyle w:val="TableField-Left"/>
              <w:rPr>
                <w:rFonts w:ascii="Calibri Light" w:hAnsi="Calibri Light" w:cs="Arial"/>
              </w:rPr>
            </w:pPr>
            <w:r>
              <w:rPr>
                <w:rFonts w:ascii="Calibri Light" w:hAnsi="Calibri Light" w:cs="Arial"/>
              </w:rPr>
              <w:t>Optional</w:t>
            </w:r>
          </w:p>
        </w:tc>
        <w:tc>
          <w:tcPr>
            <w:tcW w:w="4733" w:type="dxa"/>
            <w:tcBorders>
              <w:top w:val="single" w:sz="6" w:space="0" w:color="auto"/>
              <w:left w:val="single" w:sz="6" w:space="0" w:color="auto"/>
              <w:bottom w:val="threeDEmboss" w:sz="6" w:space="0" w:color="auto"/>
              <w:right w:val="threeDEmboss" w:sz="6" w:space="0" w:color="auto"/>
            </w:tcBorders>
            <w:vAlign w:val="center"/>
          </w:tcPr>
          <w:p w14:paraId="6BE24B12" w14:textId="02B77903" w:rsidR="00ED28BA" w:rsidRDefault="00ED28BA" w:rsidP="00D6159A">
            <w:pPr>
              <w:pStyle w:val="TableField-Left"/>
              <w:rPr>
                <w:rFonts w:ascii="Calibri Light" w:hAnsi="Calibri Light" w:cs="Arial"/>
              </w:rPr>
            </w:pPr>
            <w:r>
              <w:rPr>
                <w:rFonts w:ascii="Calibri Light" w:hAnsi="Calibri Light" w:cs="Arial"/>
              </w:rPr>
              <w:t>Selection checkbox for meter removal</w:t>
            </w:r>
          </w:p>
        </w:tc>
      </w:tr>
      <w:tr w:rsidR="00ED28BA" w:rsidRPr="00956B8D" w14:paraId="4BB25C5A" w14:textId="77777777" w:rsidTr="151FDB74">
        <w:trPr>
          <w:cantSplit/>
          <w:trHeight w:val="432"/>
        </w:trPr>
        <w:tc>
          <w:tcPr>
            <w:tcW w:w="2908" w:type="dxa"/>
            <w:tcBorders>
              <w:top w:val="single" w:sz="6" w:space="0" w:color="auto"/>
              <w:left w:val="threeDEmboss" w:sz="6" w:space="0" w:color="auto"/>
              <w:bottom w:val="threeDEmboss" w:sz="6" w:space="0" w:color="auto"/>
              <w:right w:val="single" w:sz="6" w:space="0" w:color="auto"/>
            </w:tcBorders>
            <w:vAlign w:val="center"/>
          </w:tcPr>
          <w:p w14:paraId="7470365A" w14:textId="0A4794A3" w:rsidR="00ED28BA" w:rsidRDefault="00ED28BA" w:rsidP="00300361">
            <w:pPr>
              <w:pStyle w:val="TableField-Left"/>
              <w:rPr>
                <w:rFonts w:ascii="Calibri Light" w:hAnsi="Calibri Light" w:cs="Arial"/>
              </w:rPr>
            </w:pPr>
            <w:r>
              <w:rPr>
                <w:rFonts w:ascii="Calibri Light" w:hAnsi="Calibri Light" w:cs="Arial"/>
              </w:rPr>
              <w:t>Deleted</w:t>
            </w:r>
          </w:p>
        </w:tc>
        <w:tc>
          <w:tcPr>
            <w:tcW w:w="1673" w:type="dxa"/>
            <w:tcBorders>
              <w:top w:val="single" w:sz="6" w:space="0" w:color="auto"/>
              <w:left w:val="single" w:sz="6" w:space="0" w:color="auto"/>
              <w:bottom w:val="threeDEmboss" w:sz="6" w:space="0" w:color="auto"/>
              <w:right w:val="single" w:sz="6" w:space="0" w:color="auto"/>
            </w:tcBorders>
            <w:vAlign w:val="center"/>
          </w:tcPr>
          <w:p w14:paraId="0FE21FC5" w14:textId="771DF326" w:rsidR="00ED28BA" w:rsidRDefault="00ED28BA" w:rsidP="00300361">
            <w:pPr>
              <w:pStyle w:val="TableField-Left"/>
              <w:rPr>
                <w:rFonts w:ascii="Calibri Light" w:hAnsi="Calibri Light" w:cs="Arial"/>
              </w:rPr>
            </w:pPr>
            <w:r>
              <w:rPr>
                <w:rFonts w:ascii="Calibri Light" w:hAnsi="Calibri Light" w:cs="Arial"/>
              </w:rPr>
              <w:t>Display</w:t>
            </w:r>
          </w:p>
        </w:tc>
        <w:tc>
          <w:tcPr>
            <w:tcW w:w="4733" w:type="dxa"/>
            <w:tcBorders>
              <w:top w:val="single" w:sz="6" w:space="0" w:color="auto"/>
              <w:left w:val="single" w:sz="6" w:space="0" w:color="auto"/>
              <w:bottom w:val="threeDEmboss" w:sz="6" w:space="0" w:color="auto"/>
              <w:right w:val="threeDEmboss" w:sz="6" w:space="0" w:color="auto"/>
            </w:tcBorders>
            <w:vAlign w:val="center"/>
          </w:tcPr>
          <w:p w14:paraId="70E992D1" w14:textId="5305F303" w:rsidR="00ED28BA" w:rsidRDefault="00ED28BA" w:rsidP="00D6159A">
            <w:pPr>
              <w:pStyle w:val="TableField-Left"/>
              <w:rPr>
                <w:rFonts w:ascii="Calibri Light" w:hAnsi="Calibri Light" w:cs="Arial"/>
              </w:rPr>
            </w:pPr>
            <w:r>
              <w:rPr>
                <w:rFonts w:ascii="Calibri Light" w:hAnsi="Calibri Light" w:cs="Arial"/>
              </w:rPr>
              <w:t>Checkbox is checked if Installation is marked deactivated</w:t>
            </w:r>
          </w:p>
        </w:tc>
      </w:tr>
      <w:tr w:rsidR="00300361" w:rsidRPr="00956B8D" w14:paraId="2BF4E61D" w14:textId="77777777" w:rsidTr="151FDB74">
        <w:trPr>
          <w:cantSplit/>
          <w:trHeight w:val="432"/>
        </w:trPr>
        <w:tc>
          <w:tcPr>
            <w:tcW w:w="2908" w:type="dxa"/>
            <w:tcBorders>
              <w:top w:val="single" w:sz="6" w:space="0" w:color="auto"/>
              <w:left w:val="threeDEmboss" w:sz="6" w:space="0" w:color="auto"/>
              <w:bottom w:val="threeDEmboss" w:sz="6" w:space="0" w:color="auto"/>
              <w:right w:val="single" w:sz="6" w:space="0" w:color="auto"/>
            </w:tcBorders>
            <w:vAlign w:val="center"/>
          </w:tcPr>
          <w:p w14:paraId="0461A991" w14:textId="6052E643" w:rsidR="00300361" w:rsidRDefault="00300361" w:rsidP="00300361">
            <w:pPr>
              <w:pStyle w:val="TableField-Left"/>
              <w:rPr>
                <w:rFonts w:ascii="Calibri Light" w:hAnsi="Calibri Light" w:cs="Arial"/>
              </w:rPr>
            </w:pPr>
            <w:r>
              <w:rPr>
                <w:rFonts w:ascii="Calibri Light" w:hAnsi="Calibri Light" w:cs="Arial"/>
              </w:rPr>
              <w:t>Create Service Order</w:t>
            </w:r>
          </w:p>
        </w:tc>
        <w:tc>
          <w:tcPr>
            <w:tcW w:w="1673" w:type="dxa"/>
            <w:tcBorders>
              <w:top w:val="single" w:sz="6" w:space="0" w:color="auto"/>
              <w:left w:val="single" w:sz="6" w:space="0" w:color="auto"/>
              <w:bottom w:val="threeDEmboss" w:sz="6" w:space="0" w:color="auto"/>
              <w:right w:val="single" w:sz="6" w:space="0" w:color="auto"/>
            </w:tcBorders>
            <w:vAlign w:val="center"/>
          </w:tcPr>
          <w:p w14:paraId="31B2DF11" w14:textId="67588DAD" w:rsidR="00300361" w:rsidRDefault="00300361" w:rsidP="00300361">
            <w:pPr>
              <w:pStyle w:val="TableField-Left"/>
              <w:rPr>
                <w:rFonts w:ascii="Calibri Light" w:hAnsi="Calibri Light" w:cs="Arial"/>
              </w:rPr>
            </w:pPr>
            <w:r>
              <w:rPr>
                <w:rFonts w:ascii="Calibri Light" w:hAnsi="Calibri Light" w:cs="Arial"/>
              </w:rPr>
              <w:t>Optional</w:t>
            </w:r>
          </w:p>
        </w:tc>
        <w:tc>
          <w:tcPr>
            <w:tcW w:w="4733" w:type="dxa"/>
            <w:tcBorders>
              <w:top w:val="single" w:sz="6" w:space="0" w:color="auto"/>
              <w:left w:val="single" w:sz="6" w:space="0" w:color="auto"/>
              <w:bottom w:val="threeDEmboss" w:sz="6" w:space="0" w:color="auto"/>
              <w:right w:val="threeDEmboss" w:sz="6" w:space="0" w:color="auto"/>
            </w:tcBorders>
            <w:vAlign w:val="center"/>
          </w:tcPr>
          <w:p w14:paraId="36245C47" w14:textId="69E48246" w:rsidR="00300361" w:rsidRDefault="00300361" w:rsidP="00D6159A">
            <w:pPr>
              <w:pStyle w:val="TableField-Left"/>
              <w:rPr>
                <w:rFonts w:ascii="Calibri Light" w:hAnsi="Calibri Light" w:cs="Arial"/>
              </w:rPr>
            </w:pPr>
            <w:r>
              <w:rPr>
                <w:rFonts w:ascii="Calibri Light" w:hAnsi="Calibri Light" w:cs="Arial"/>
              </w:rPr>
              <w:t>Selection checkbox for RSS enabled Service Request or non-RSS enabled meter Service Order creation</w:t>
            </w:r>
            <w:r w:rsidR="000075C9">
              <w:rPr>
                <w:rFonts w:ascii="Calibri Light" w:hAnsi="Calibri Light" w:cs="Arial"/>
              </w:rPr>
              <w:t>. Will be hidden</w:t>
            </w:r>
          </w:p>
        </w:tc>
      </w:tr>
      <w:tr w:rsidR="00300361" w:rsidRPr="00956B8D" w14:paraId="0B056F5C" w14:textId="77777777" w:rsidTr="151FDB74">
        <w:trPr>
          <w:cantSplit/>
          <w:trHeight w:val="432"/>
        </w:trPr>
        <w:tc>
          <w:tcPr>
            <w:tcW w:w="2908" w:type="dxa"/>
            <w:tcBorders>
              <w:top w:val="single" w:sz="6" w:space="0" w:color="auto"/>
              <w:left w:val="threeDEmboss" w:sz="6" w:space="0" w:color="auto"/>
              <w:bottom w:val="threeDEmboss" w:sz="6" w:space="0" w:color="auto"/>
              <w:right w:val="single" w:sz="6" w:space="0" w:color="auto"/>
            </w:tcBorders>
            <w:vAlign w:val="center"/>
          </w:tcPr>
          <w:p w14:paraId="6D2CA399" w14:textId="73D5F6DD" w:rsidR="00300361" w:rsidRDefault="00300361" w:rsidP="00300361">
            <w:pPr>
              <w:pStyle w:val="TableField-Left"/>
              <w:rPr>
                <w:rFonts w:ascii="Calibri Light" w:hAnsi="Calibri Light" w:cs="Arial"/>
              </w:rPr>
            </w:pPr>
            <w:r>
              <w:rPr>
                <w:rFonts w:ascii="Calibri Light" w:hAnsi="Calibri Light" w:cs="Arial"/>
              </w:rPr>
              <w:t>Description</w:t>
            </w:r>
          </w:p>
        </w:tc>
        <w:tc>
          <w:tcPr>
            <w:tcW w:w="1673" w:type="dxa"/>
            <w:tcBorders>
              <w:top w:val="single" w:sz="6" w:space="0" w:color="auto"/>
              <w:left w:val="single" w:sz="6" w:space="0" w:color="auto"/>
              <w:bottom w:val="threeDEmboss" w:sz="6" w:space="0" w:color="auto"/>
              <w:right w:val="single" w:sz="6" w:space="0" w:color="auto"/>
            </w:tcBorders>
            <w:vAlign w:val="center"/>
          </w:tcPr>
          <w:p w14:paraId="648D2635" w14:textId="726C60E9" w:rsidR="00300361" w:rsidRDefault="00300361" w:rsidP="00300361">
            <w:pPr>
              <w:pStyle w:val="TableField-Left"/>
              <w:rPr>
                <w:rFonts w:ascii="Calibri Light" w:hAnsi="Calibri Light" w:cs="Arial"/>
              </w:rPr>
            </w:pPr>
            <w:r>
              <w:rPr>
                <w:rFonts w:ascii="Calibri Light" w:hAnsi="Calibri Light" w:cs="Arial"/>
              </w:rPr>
              <w:t>Optional</w:t>
            </w:r>
          </w:p>
        </w:tc>
        <w:tc>
          <w:tcPr>
            <w:tcW w:w="4733" w:type="dxa"/>
            <w:tcBorders>
              <w:top w:val="single" w:sz="6" w:space="0" w:color="auto"/>
              <w:left w:val="single" w:sz="6" w:space="0" w:color="auto"/>
              <w:bottom w:val="threeDEmboss" w:sz="6" w:space="0" w:color="auto"/>
              <w:right w:val="threeDEmboss" w:sz="6" w:space="0" w:color="auto"/>
            </w:tcBorders>
            <w:vAlign w:val="center"/>
          </w:tcPr>
          <w:p w14:paraId="15FFA263" w14:textId="02891530" w:rsidR="00300361" w:rsidRDefault="00300361" w:rsidP="00D6159A">
            <w:pPr>
              <w:pStyle w:val="TableField-Left"/>
              <w:rPr>
                <w:rFonts w:ascii="Calibri Light" w:hAnsi="Calibri Light" w:cs="Arial"/>
              </w:rPr>
            </w:pPr>
            <w:r>
              <w:rPr>
                <w:rFonts w:ascii="Calibri Light" w:hAnsi="Calibri Light" w:cs="Arial"/>
              </w:rPr>
              <w:t>Description that will be updated to Service Request or Service Order</w:t>
            </w:r>
            <w:r w:rsidR="000075C9">
              <w:rPr>
                <w:rFonts w:ascii="Calibri Light" w:hAnsi="Calibri Light" w:cs="Arial"/>
              </w:rPr>
              <w:t>. Will be hidden</w:t>
            </w:r>
          </w:p>
        </w:tc>
      </w:tr>
      <w:tr w:rsidR="00300361" w:rsidRPr="00956B8D" w14:paraId="1BA9EEB8" w14:textId="77777777" w:rsidTr="151FDB74">
        <w:trPr>
          <w:cantSplit/>
          <w:trHeight w:val="432"/>
        </w:trPr>
        <w:tc>
          <w:tcPr>
            <w:tcW w:w="2908" w:type="dxa"/>
            <w:tcBorders>
              <w:top w:val="single" w:sz="6" w:space="0" w:color="auto"/>
              <w:left w:val="threeDEmboss" w:sz="6" w:space="0" w:color="auto"/>
              <w:bottom w:val="threeDEmboss" w:sz="6" w:space="0" w:color="auto"/>
              <w:right w:val="single" w:sz="6" w:space="0" w:color="auto"/>
            </w:tcBorders>
            <w:vAlign w:val="center"/>
          </w:tcPr>
          <w:p w14:paraId="4819FACE" w14:textId="6137D0D9" w:rsidR="00300361" w:rsidRDefault="00300361" w:rsidP="00300361">
            <w:pPr>
              <w:pStyle w:val="TableField-Left"/>
              <w:rPr>
                <w:rFonts w:ascii="Calibri Light" w:hAnsi="Calibri Light" w:cs="Arial"/>
              </w:rPr>
            </w:pPr>
            <w:r>
              <w:rPr>
                <w:rFonts w:ascii="Calibri Light" w:hAnsi="Calibri Light" w:cs="Arial"/>
              </w:rPr>
              <w:t>Meter Reading</w:t>
            </w:r>
          </w:p>
        </w:tc>
        <w:tc>
          <w:tcPr>
            <w:tcW w:w="1673" w:type="dxa"/>
            <w:tcBorders>
              <w:top w:val="single" w:sz="6" w:space="0" w:color="auto"/>
              <w:left w:val="single" w:sz="6" w:space="0" w:color="auto"/>
              <w:bottom w:val="threeDEmboss" w:sz="6" w:space="0" w:color="auto"/>
              <w:right w:val="single" w:sz="6" w:space="0" w:color="auto"/>
            </w:tcBorders>
            <w:vAlign w:val="center"/>
          </w:tcPr>
          <w:p w14:paraId="27B781C3" w14:textId="35540407" w:rsidR="00300361" w:rsidRDefault="00300361" w:rsidP="00300361">
            <w:pPr>
              <w:pStyle w:val="TableField-Left"/>
              <w:rPr>
                <w:rFonts w:ascii="Calibri Light" w:hAnsi="Calibri Light" w:cs="Arial"/>
              </w:rPr>
            </w:pPr>
            <w:r>
              <w:rPr>
                <w:rFonts w:ascii="Calibri Light" w:hAnsi="Calibri Light" w:cs="Arial"/>
              </w:rPr>
              <w:t>Optional</w:t>
            </w:r>
          </w:p>
        </w:tc>
        <w:tc>
          <w:tcPr>
            <w:tcW w:w="4733" w:type="dxa"/>
            <w:tcBorders>
              <w:top w:val="single" w:sz="6" w:space="0" w:color="auto"/>
              <w:left w:val="single" w:sz="6" w:space="0" w:color="auto"/>
              <w:bottom w:val="threeDEmboss" w:sz="6" w:space="0" w:color="auto"/>
              <w:right w:val="threeDEmboss" w:sz="6" w:space="0" w:color="auto"/>
            </w:tcBorders>
            <w:vAlign w:val="center"/>
          </w:tcPr>
          <w:p w14:paraId="45F9CFE9" w14:textId="489FC312" w:rsidR="00300361" w:rsidRDefault="00300361" w:rsidP="00226B56">
            <w:pPr>
              <w:pStyle w:val="TableField-Left"/>
              <w:rPr>
                <w:rFonts w:ascii="Calibri Light" w:hAnsi="Calibri Light" w:cs="Arial"/>
              </w:rPr>
            </w:pPr>
            <w:r>
              <w:rPr>
                <w:rFonts w:ascii="Calibri Light" w:hAnsi="Calibri Light" w:cs="Arial"/>
              </w:rPr>
              <w:t xml:space="preserve">Customer meter read. Not </w:t>
            </w:r>
            <w:r w:rsidR="00226B56">
              <w:rPr>
                <w:rFonts w:ascii="Calibri Light" w:hAnsi="Calibri Light" w:cs="Arial"/>
              </w:rPr>
              <w:t xml:space="preserve">applicable </w:t>
            </w:r>
            <w:r>
              <w:rPr>
                <w:rFonts w:ascii="Calibri Light" w:hAnsi="Calibri Light" w:cs="Arial"/>
              </w:rPr>
              <w:t>to SCE.</w:t>
            </w:r>
            <w:r w:rsidR="000075C9">
              <w:rPr>
                <w:rFonts w:ascii="Calibri Light" w:hAnsi="Calibri Light" w:cs="Arial"/>
              </w:rPr>
              <w:t xml:space="preserve"> Will be hidden</w:t>
            </w:r>
          </w:p>
        </w:tc>
      </w:tr>
    </w:tbl>
    <w:p w14:paraId="1785AAD8" w14:textId="77777777" w:rsidR="00FB79D9" w:rsidRPr="00FB79D9" w:rsidRDefault="00FB79D9" w:rsidP="00D66A8A">
      <w:pPr>
        <w:pStyle w:val="Heading2TextBlueDescriptive"/>
        <w:rPr>
          <w:rFonts w:ascii="Calibri Light" w:hAnsi="Calibri Light" w:cs="Arial"/>
          <w:i w:val="0"/>
        </w:rPr>
      </w:pPr>
    </w:p>
    <w:p w14:paraId="7DF7E998" w14:textId="17C16913" w:rsidR="00FB79D9" w:rsidRDefault="00FB79D9" w:rsidP="00D66A8A">
      <w:pPr>
        <w:pStyle w:val="Heading2TextBlueDescriptive"/>
        <w:rPr>
          <w:rFonts w:ascii="Calibri Light" w:hAnsi="Calibri Light" w:cs="Arial"/>
          <w:i w:val="0"/>
        </w:rPr>
      </w:pPr>
      <w:r>
        <w:rPr>
          <w:noProof/>
          <w:lang w:eastAsia="en-US"/>
        </w:rPr>
        <w:lastRenderedPageBreak/>
        <w:drawing>
          <wp:inline distT="0" distB="0" distL="0" distR="0" wp14:anchorId="71E8C3A8" wp14:editId="09A7085C">
            <wp:extent cx="5731510" cy="2059305"/>
            <wp:effectExtent l="0" t="0" r="2540" b="0"/>
            <wp:docPr id="50190" name="Picture 50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31510" cy="2059305"/>
                    </a:xfrm>
                    <a:prstGeom prst="rect">
                      <a:avLst/>
                    </a:prstGeom>
                  </pic:spPr>
                </pic:pic>
              </a:graphicData>
            </a:graphic>
          </wp:inline>
        </w:drawing>
      </w:r>
    </w:p>
    <w:p w14:paraId="37A74095" w14:textId="77777777" w:rsidR="00FB79D9" w:rsidRDefault="00FB79D9" w:rsidP="00D66A8A">
      <w:pPr>
        <w:pStyle w:val="Heading2TextBlueDescriptive"/>
        <w:rPr>
          <w:rFonts w:ascii="Calibri Light" w:hAnsi="Calibri Light" w:cs="Arial"/>
          <w:i w:val="0"/>
        </w:rPr>
      </w:pPr>
    </w:p>
    <w:p w14:paraId="1B91DC45" w14:textId="0F319B3E" w:rsidR="00FB79D9" w:rsidRPr="00956B8D" w:rsidRDefault="00FB79D9" w:rsidP="00FB79D9">
      <w:pPr>
        <w:pStyle w:val="Heading2Text"/>
        <w:rPr>
          <w:rFonts w:ascii="Calibri Light" w:hAnsi="Calibri Light" w:cs="Arial"/>
        </w:rPr>
      </w:pPr>
      <w:r w:rsidRPr="00956B8D">
        <w:rPr>
          <w:rFonts w:ascii="Calibri Light" w:hAnsi="Calibri Light" w:cs="Arial"/>
        </w:rPr>
        <w:t xml:space="preserve">The following data elements will be used by the </w:t>
      </w:r>
      <w:r>
        <w:rPr>
          <w:rFonts w:ascii="Calibri Light" w:hAnsi="Calibri Light" w:cs="Arial"/>
        </w:rPr>
        <w:t xml:space="preserve">Transfer – Move </w:t>
      </w:r>
      <w:proofErr w:type="gramStart"/>
      <w:r>
        <w:rPr>
          <w:rFonts w:ascii="Calibri Light" w:hAnsi="Calibri Light" w:cs="Arial"/>
        </w:rPr>
        <w:t>In</w:t>
      </w:r>
      <w:proofErr w:type="gramEnd"/>
      <w:r>
        <w:rPr>
          <w:rFonts w:ascii="Calibri Light" w:hAnsi="Calibri Light" w:cs="Arial"/>
        </w:rPr>
        <w:t xml:space="preserve"> Premise.</w:t>
      </w:r>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908"/>
        <w:gridCol w:w="1673"/>
        <w:gridCol w:w="4733"/>
      </w:tblGrid>
      <w:tr w:rsidR="00FB79D9" w:rsidRPr="001E12AD" w14:paraId="3569BB07" w14:textId="77777777" w:rsidTr="151FDB74">
        <w:trPr>
          <w:cantSplit/>
          <w:trHeight w:val="432"/>
          <w:tblHeader/>
        </w:trPr>
        <w:tc>
          <w:tcPr>
            <w:tcW w:w="2908" w:type="dxa"/>
            <w:tcBorders>
              <w:top w:val="threeDEmboss" w:sz="6" w:space="0" w:color="auto"/>
              <w:left w:val="threeDEmboss" w:sz="6" w:space="0" w:color="auto"/>
              <w:bottom w:val="threeDEmboss" w:sz="6" w:space="0" w:color="auto"/>
              <w:right w:val="single" w:sz="6" w:space="0" w:color="auto"/>
            </w:tcBorders>
            <w:shd w:val="clear" w:color="auto" w:fill="FFFF99"/>
            <w:vAlign w:val="center"/>
            <w:hideMark/>
          </w:tcPr>
          <w:p w14:paraId="45BBFEEF" w14:textId="77777777" w:rsidR="00FB79D9" w:rsidRPr="001E12AD" w:rsidRDefault="00FB79D9" w:rsidP="5C9EE791">
            <w:pPr>
              <w:pStyle w:val="TableField-Left"/>
              <w:rPr>
                <w:rFonts w:ascii="Calibri Light" w:hAnsi="Calibri Light" w:cs="Arial"/>
                <w:b/>
                <w:bCs/>
              </w:rPr>
            </w:pPr>
            <w:r w:rsidRPr="5C9EE791">
              <w:rPr>
                <w:rFonts w:ascii="Calibri Light" w:hAnsi="Calibri Light" w:cs="Arial"/>
                <w:b/>
                <w:bCs/>
              </w:rPr>
              <w:t>Field</w:t>
            </w:r>
          </w:p>
        </w:tc>
        <w:tc>
          <w:tcPr>
            <w:tcW w:w="1673" w:type="dxa"/>
            <w:tcBorders>
              <w:top w:val="threeDEmboss" w:sz="6" w:space="0" w:color="auto"/>
              <w:left w:val="single" w:sz="6" w:space="0" w:color="auto"/>
              <w:bottom w:val="threeDEmboss" w:sz="6" w:space="0" w:color="auto"/>
              <w:right w:val="single" w:sz="6" w:space="0" w:color="auto"/>
            </w:tcBorders>
            <w:shd w:val="clear" w:color="auto" w:fill="FFFF99"/>
            <w:vAlign w:val="center"/>
            <w:hideMark/>
          </w:tcPr>
          <w:p w14:paraId="582FF5AF" w14:textId="77777777" w:rsidR="00FB79D9" w:rsidRPr="001E12AD" w:rsidRDefault="00FB79D9" w:rsidP="5C9EE791">
            <w:pPr>
              <w:pStyle w:val="TableField-Left"/>
              <w:rPr>
                <w:rFonts w:ascii="Calibri Light" w:hAnsi="Calibri Light" w:cs="Arial"/>
                <w:b/>
                <w:bCs/>
              </w:rPr>
            </w:pPr>
            <w:r w:rsidRPr="5C9EE791">
              <w:rPr>
                <w:rFonts w:ascii="Calibri Light" w:hAnsi="Calibri Light" w:cs="Arial"/>
                <w:b/>
                <w:bCs/>
              </w:rPr>
              <w:t>Type</w:t>
            </w:r>
          </w:p>
        </w:tc>
        <w:tc>
          <w:tcPr>
            <w:tcW w:w="4733" w:type="dxa"/>
            <w:tcBorders>
              <w:top w:val="threeDEmboss" w:sz="6" w:space="0" w:color="auto"/>
              <w:left w:val="single" w:sz="6" w:space="0" w:color="auto"/>
              <w:bottom w:val="threeDEmboss" w:sz="6" w:space="0" w:color="auto"/>
              <w:right w:val="threeDEmboss" w:sz="6" w:space="0" w:color="auto"/>
            </w:tcBorders>
            <w:shd w:val="clear" w:color="auto" w:fill="FFFF99"/>
            <w:vAlign w:val="center"/>
            <w:hideMark/>
          </w:tcPr>
          <w:p w14:paraId="42F112C4" w14:textId="77777777" w:rsidR="00FB79D9" w:rsidRPr="001E12AD" w:rsidRDefault="00FB79D9" w:rsidP="5C9EE791">
            <w:pPr>
              <w:pStyle w:val="TableField-Left"/>
              <w:rPr>
                <w:rFonts w:ascii="Calibri Light" w:hAnsi="Calibri Light" w:cs="Arial"/>
                <w:b/>
                <w:bCs/>
              </w:rPr>
            </w:pPr>
            <w:r w:rsidRPr="5C9EE791">
              <w:rPr>
                <w:rFonts w:ascii="Calibri Light" w:hAnsi="Calibri Light" w:cs="Arial"/>
                <w:b/>
                <w:bCs/>
              </w:rPr>
              <w:t>Comments</w:t>
            </w:r>
          </w:p>
        </w:tc>
      </w:tr>
      <w:tr w:rsidR="00FB79D9" w:rsidRPr="00956B8D" w14:paraId="72CBF345" w14:textId="77777777" w:rsidTr="151FDB74">
        <w:trPr>
          <w:cantSplit/>
          <w:trHeight w:val="432"/>
        </w:trPr>
        <w:tc>
          <w:tcPr>
            <w:tcW w:w="2908" w:type="dxa"/>
            <w:tcBorders>
              <w:top w:val="threeDEmboss" w:sz="6" w:space="0" w:color="auto"/>
              <w:left w:val="threeDEmboss" w:sz="6" w:space="0" w:color="auto"/>
              <w:bottom w:val="single" w:sz="6" w:space="0" w:color="auto"/>
              <w:right w:val="single" w:sz="6" w:space="0" w:color="auto"/>
            </w:tcBorders>
            <w:vAlign w:val="center"/>
          </w:tcPr>
          <w:p w14:paraId="3438BC82" w14:textId="10D267F6" w:rsidR="00FB79D9" w:rsidRPr="00956B8D" w:rsidRDefault="00FB79D9" w:rsidP="151FDB74">
            <w:pPr>
              <w:pStyle w:val="TableField-Left"/>
              <w:rPr>
                <w:rFonts w:asciiTheme="minorHAnsi" w:hAnsiTheme="minorHAnsi"/>
              </w:rPr>
            </w:pPr>
            <w:r>
              <w:rPr>
                <w:rFonts w:ascii="Calibri Light" w:hAnsi="Calibri Light" w:cs="Arial"/>
              </w:rPr>
              <w:t>Move In Address</w:t>
            </w:r>
          </w:p>
        </w:tc>
        <w:tc>
          <w:tcPr>
            <w:tcW w:w="1673" w:type="dxa"/>
            <w:tcBorders>
              <w:top w:val="threeDEmboss" w:sz="6" w:space="0" w:color="auto"/>
              <w:left w:val="single" w:sz="6" w:space="0" w:color="auto"/>
              <w:bottom w:val="single" w:sz="6" w:space="0" w:color="auto"/>
              <w:right w:val="single" w:sz="6" w:space="0" w:color="auto"/>
            </w:tcBorders>
            <w:vAlign w:val="center"/>
          </w:tcPr>
          <w:p w14:paraId="7FA48D35" w14:textId="72EB0B5A" w:rsidR="00FB79D9" w:rsidRPr="00956B8D" w:rsidRDefault="00FB79D9" w:rsidP="151FDB74">
            <w:pPr>
              <w:pStyle w:val="TableField-Left"/>
              <w:rPr>
                <w:rFonts w:asciiTheme="minorHAnsi" w:hAnsiTheme="minorHAnsi"/>
              </w:rPr>
            </w:pPr>
            <w:r>
              <w:rPr>
                <w:rFonts w:ascii="Calibri Light" w:hAnsi="Calibri Light" w:cs="Arial"/>
              </w:rPr>
              <w:t>Required</w:t>
            </w:r>
          </w:p>
        </w:tc>
        <w:tc>
          <w:tcPr>
            <w:tcW w:w="4733" w:type="dxa"/>
            <w:tcBorders>
              <w:top w:val="threeDEmboss" w:sz="6" w:space="0" w:color="auto"/>
              <w:left w:val="single" w:sz="6" w:space="0" w:color="auto"/>
              <w:bottom w:val="single" w:sz="6" w:space="0" w:color="auto"/>
              <w:right w:val="threeDEmboss" w:sz="6" w:space="0" w:color="auto"/>
            </w:tcBorders>
            <w:vAlign w:val="center"/>
          </w:tcPr>
          <w:p w14:paraId="66CA1D1E" w14:textId="3E1F645F" w:rsidR="00FB79D9" w:rsidRPr="00956B8D" w:rsidRDefault="00FB79D9" w:rsidP="151FDB74">
            <w:pPr>
              <w:pStyle w:val="TableField-Left"/>
              <w:rPr>
                <w:rFonts w:asciiTheme="minorHAnsi" w:hAnsiTheme="minorHAnsi"/>
              </w:rPr>
            </w:pPr>
            <w:r>
              <w:rPr>
                <w:rFonts w:ascii="Calibri Light" w:hAnsi="Calibri Light" w:cs="Arial"/>
              </w:rPr>
              <w:t>Premise for the Move In location, search and select from drop down option</w:t>
            </w:r>
          </w:p>
        </w:tc>
      </w:tr>
      <w:tr w:rsidR="00FB79D9" w:rsidRPr="00956B8D" w14:paraId="3DBF8158" w14:textId="77777777" w:rsidTr="151FDB74">
        <w:trPr>
          <w:cantSplit/>
          <w:trHeight w:val="432"/>
        </w:trPr>
        <w:tc>
          <w:tcPr>
            <w:tcW w:w="2908" w:type="dxa"/>
            <w:tcBorders>
              <w:top w:val="single" w:sz="6" w:space="0" w:color="auto"/>
              <w:left w:val="threeDEmboss" w:sz="6" w:space="0" w:color="auto"/>
              <w:bottom w:val="threeDEmboss" w:sz="6" w:space="0" w:color="auto"/>
              <w:right w:val="single" w:sz="6" w:space="0" w:color="auto"/>
            </w:tcBorders>
            <w:vAlign w:val="center"/>
          </w:tcPr>
          <w:p w14:paraId="15408313" w14:textId="555A60E9" w:rsidR="00FB79D9" w:rsidRPr="00956B8D" w:rsidRDefault="00FB79D9" w:rsidP="151FDB74">
            <w:pPr>
              <w:pStyle w:val="TableField-Left"/>
              <w:rPr>
                <w:rFonts w:asciiTheme="minorHAnsi" w:hAnsiTheme="minorHAnsi"/>
              </w:rPr>
            </w:pPr>
            <w:r>
              <w:rPr>
                <w:rFonts w:ascii="Calibri Light" w:hAnsi="Calibri Light" w:cs="Arial"/>
              </w:rPr>
              <w:t>Move In Date</w:t>
            </w:r>
          </w:p>
        </w:tc>
        <w:tc>
          <w:tcPr>
            <w:tcW w:w="1673" w:type="dxa"/>
            <w:tcBorders>
              <w:top w:val="single" w:sz="6" w:space="0" w:color="auto"/>
              <w:left w:val="single" w:sz="6" w:space="0" w:color="auto"/>
              <w:bottom w:val="threeDEmboss" w:sz="6" w:space="0" w:color="auto"/>
              <w:right w:val="single" w:sz="6" w:space="0" w:color="auto"/>
            </w:tcBorders>
            <w:vAlign w:val="center"/>
          </w:tcPr>
          <w:p w14:paraId="66F11DAE" w14:textId="0744A0AA" w:rsidR="00FB79D9" w:rsidRPr="00956B8D" w:rsidRDefault="00FB79D9" w:rsidP="151FDB74">
            <w:pPr>
              <w:pStyle w:val="TableField-Left"/>
              <w:rPr>
                <w:rFonts w:asciiTheme="minorHAnsi" w:hAnsiTheme="minorHAnsi"/>
              </w:rPr>
            </w:pPr>
            <w:r>
              <w:rPr>
                <w:rFonts w:ascii="Calibri Light" w:hAnsi="Calibri Light" w:cs="Arial"/>
              </w:rPr>
              <w:t>Required</w:t>
            </w:r>
          </w:p>
        </w:tc>
        <w:tc>
          <w:tcPr>
            <w:tcW w:w="4733" w:type="dxa"/>
            <w:tcBorders>
              <w:top w:val="single" w:sz="6" w:space="0" w:color="auto"/>
              <w:left w:val="single" w:sz="6" w:space="0" w:color="auto"/>
              <w:bottom w:val="threeDEmboss" w:sz="6" w:space="0" w:color="auto"/>
              <w:right w:val="threeDEmboss" w:sz="6" w:space="0" w:color="auto"/>
            </w:tcBorders>
            <w:vAlign w:val="center"/>
          </w:tcPr>
          <w:p w14:paraId="4B0C9BBD" w14:textId="6ED46150" w:rsidR="00FB79D9" w:rsidRPr="00956B8D" w:rsidRDefault="00FB79D9" w:rsidP="151FDB74">
            <w:pPr>
              <w:pStyle w:val="TableField-Left"/>
              <w:rPr>
                <w:rFonts w:asciiTheme="minorHAnsi" w:hAnsiTheme="minorHAnsi"/>
              </w:rPr>
            </w:pPr>
            <w:r>
              <w:rPr>
                <w:rFonts w:ascii="Calibri Light" w:hAnsi="Calibri Light" w:cs="Arial"/>
              </w:rPr>
              <w:t>Contract start date</w:t>
            </w:r>
          </w:p>
        </w:tc>
      </w:tr>
      <w:tr w:rsidR="00FB79D9" w:rsidRPr="00956B8D" w14:paraId="495D20ED" w14:textId="77777777" w:rsidTr="151FDB74">
        <w:trPr>
          <w:cantSplit/>
          <w:trHeight w:val="432"/>
        </w:trPr>
        <w:tc>
          <w:tcPr>
            <w:tcW w:w="2908" w:type="dxa"/>
            <w:tcBorders>
              <w:top w:val="single" w:sz="6" w:space="0" w:color="auto"/>
              <w:left w:val="threeDEmboss" w:sz="6" w:space="0" w:color="auto"/>
              <w:bottom w:val="threeDEmboss" w:sz="6" w:space="0" w:color="auto"/>
              <w:right w:val="single" w:sz="6" w:space="0" w:color="auto"/>
            </w:tcBorders>
            <w:vAlign w:val="center"/>
          </w:tcPr>
          <w:p w14:paraId="76D1E515" w14:textId="64A625CF" w:rsidR="00FB79D9" w:rsidRDefault="00FB79D9" w:rsidP="00FB79D9">
            <w:pPr>
              <w:pStyle w:val="TableField-Left"/>
              <w:rPr>
                <w:rFonts w:ascii="Calibri Light" w:hAnsi="Calibri Light" w:cs="Arial"/>
              </w:rPr>
            </w:pPr>
            <w:r>
              <w:rPr>
                <w:rFonts w:ascii="Calibri Light" w:hAnsi="Calibri Light" w:cs="Arial"/>
              </w:rPr>
              <w:t>Customer Id</w:t>
            </w:r>
          </w:p>
        </w:tc>
        <w:tc>
          <w:tcPr>
            <w:tcW w:w="1673" w:type="dxa"/>
            <w:tcBorders>
              <w:top w:val="single" w:sz="6" w:space="0" w:color="auto"/>
              <w:left w:val="single" w:sz="6" w:space="0" w:color="auto"/>
              <w:bottom w:val="threeDEmboss" w:sz="6" w:space="0" w:color="auto"/>
              <w:right w:val="single" w:sz="6" w:space="0" w:color="auto"/>
            </w:tcBorders>
            <w:vAlign w:val="center"/>
          </w:tcPr>
          <w:p w14:paraId="6D4E47D8" w14:textId="05F4603D" w:rsidR="00FB79D9" w:rsidRDefault="00FB79D9" w:rsidP="00FB79D9">
            <w:pPr>
              <w:pStyle w:val="TableField-Left"/>
              <w:rPr>
                <w:rFonts w:ascii="Calibri Light" w:hAnsi="Calibri Light" w:cs="Arial"/>
              </w:rPr>
            </w:pPr>
            <w:r>
              <w:rPr>
                <w:rFonts w:ascii="Calibri Light" w:hAnsi="Calibri Light" w:cs="Arial"/>
              </w:rPr>
              <w:t>Display</w:t>
            </w:r>
          </w:p>
        </w:tc>
        <w:tc>
          <w:tcPr>
            <w:tcW w:w="4733" w:type="dxa"/>
            <w:tcBorders>
              <w:top w:val="single" w:sz="6" w:space="0" w:color="auto"/>
              <w:left w:val="single" w:sz="6" w:space="0" w:color="auto"/>
              <w:bottom w:val="threeDEmboss" w:sz="6" w:space="0" w:color="auto"/>
              <w:right w:val="threeDEmboss" w:sz="6" w:space="0" w:color="auto"/>
            </w:tcBorders>
            <w:vAlign w:val="center"/>
          </w:tcPr>
          <w:p w14:paraId="6F2714FD" w14:textId="490753DB" w:rsidR="00FB79D9" w:rsidRDefault="00FB79D9" w:rsidP="00FB79D9">
            <w:pPr>
              <w:pStyle w:val="TableField-Left"/>
              <w:rPr>
                <w:rFonts w:ascii="Calibri Light" w:hAnsi="Calibri Light" w:cs="Arial"/>
              </w:rPr>
            </w:pPr>
            <w:r>
              <w:rPr>
                <w:rFonts w:ascii="Calibri Light" w:hAnsi="Calibri Light" w:cs="Arial"/>
              </w:rPr>
              <w:t>BP number, search and select from drop down option</w:t>
            </w:r>
          </w:p>
        </w:tc>
      </w:tr>
    </w:tbl>
    <w:p w14:paraId="09AF5F66" w14:textId="77777777" w:rsidR="00FB79D9" w:rsidRPr="00FB79D9" w:rsidRDefault="00FB79D9" w:rsidP="00FB79D9">
      <w:pPr>
        <w:pStyle w:val="Heading2TextBlueDescriptive"/>
        <w:rPr>
          <w:rFonts w:ascii="Calibri Light" w:hAnsi="Calibri Light" w:cs="Arial"/>
          <w:i w:val="0"/>
        </w:rPr>
      </w:pPr>
    </w:p>
    <w:p w14:paraId="266569A0" w14:textId="333E6D77" w:rsidR="00FB79D9" w:rsidRDefault="00FB79D9" w:rsidP="00D66A8A">
      <w:pPr>
        <w:pStyle w:val="Heading2TextBlueDescriptive"/>
        <w:rPr>
          <w:rFonts w:ascii="Calibri Light" w:hAnsi="Calibri Light" w:cs="Arial"/>
          <w:i w:val="0"/>
        </w:rPr>
      </w:pPr>
      <w:r>
        <w:rPr>
          <w:noProof/>
          <w:lang w:eastAsia="en-US"/>
        </w:rPr>
        <w:drawing>
          <wp:inline distT="0" distB="0" distL="0" distR="0" wp14:anchorId="7CFA4299" wp14:editId="21516359">
            <wp:extent cx="5943600" cy="2557780"/>
            <wp:effectExtent l="0" t="0" r="0" b="0"/>
            <wp:docPr id="50191" name="Picture 50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2557780"/>
                    </a:xfrm>
                    <a:prstGeom prst="rect">
                      <a:avLst/>
                    </a:prstGeom>
                  </pic:spPr>
                </pic:pic>
              </a:graphicData>
            </a:graphic>
          </wp:inline>
        </w:drawing>
      </w:r>
    </w:p>
    <w:p w14:paraId="213D86C7" w14:textId="77777777" w:rsidR="00FB79D9" w:rsidRDefault="00FB79D9" w:rsidP="00D66A8A">
      <w:pPr>
        <w:pStyle w:val="Heading2TextBlueDescriptive"/>
        <w:rPr>
          <w:rFonts w:ascii="Calibri Light" w:hAnsi="Calibri Light" w:cs="Arial"/>
          <w:i w:val="0"/>
        </w:rPr>
      </w:pPr>
    </w:p>
    <w:p w14:paraId="4B823C9D" w14:textId="7D1D5B4F" w:rsidR="00FB79D9" w:rsidRPr="00956B8D" w:rsidRDefault="00FB79D9" w:rsidP="00FB79D9">
      <w:pPr>
        <w:pStyle w:val="Heading2Text"/>
        <w:rPr>
          <w:rFonts w:ascii="Calibri Light" w:hAnsi="Calibri Light" w:cs="Arial"/>
        </w:rPr>
      </w:pPr>
      <w:r w:rsidRPr="00956B8D">
        <w:rPr>
          <w:rFonts w:ascii="Calibri Light" w:hAnsi="Calibri Light" w:cs="Arial"/>
        </w:rPr>
        <w:t xml:space="preserve">The following data elements will be used by the </w:t>
      </w:r>
      <w:r>
        <w:rPr>
          <w:rFonts w:ascii="Calibri Light" w:hAnsi="Calibri Light" w:cs="Arial"/>
        </w:rPr>
        <w:t xml:space="preserve">Transfer – Move </w:t>
      </w:r>
      <w:proofErr w:type="gramStart"/>
      <w:r>
        <w:rPr>
          <w:rFonts w:ascii="Calibri Light" w:hAnsi="Calibri Light" w:cs="Arial"/>
        </w:rPr>
        <w:t>In</w:t>
      </w:r>
      <w:proofErr w:type="gramEnd"/>
      <w:r>
        <w:rPr>
          <w:rFonts w:ascii="Calibri Light" w:hAnsi="Calibri Light" w:cs="Arial"/>
        </w:rPr>
        <w:t xml:space="preserve"> Services.</w:t>
      </w:r>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908"/>
        <w:gridCol w:w="1673"/>
        <w:gridCol w:w="4733"/>
      </w:tblGrid>
      <w:tr w:rsidR="00FB79D9" w:rsidRPr="001E12AD" w14:paraId="109A8210" w14:textId="77777777" w:rsidTr="151FDB74">
        <w:trPr>
          <w:cantSplit/>
          <w:trHeight w:val="432"/>
          <w:tblHeader/>
        </w:trPr>
        <w:tc>
          <w:tcPr>
            <w:tcW w:w="2908" w:type="dxa"/>
            <w:tcBorders>
              <w:top w:val="threeDEmboss" w:sz="6" w:space="0" w:color="auto"/>
              <w:left w:val="threeDEmboss" w:sz="6" w:space="0" w:color="auto"/>
              <w:bottom w:val="threeDEmboss" w:sz="6" w:space="0" w:color="auto"/>
              <w:right w:val="single" w:sz="6" w:space="0" w:color="auto"/>
            </w:tcBorders>
            <w:shd w:val="clear" w:color="auto" w:fill="FFFF99"/>
            <w:vAlign w:val="center"/>
            <w:hideMark/>
          </w:tcPr>
          <w:p w14:paraId="5E5C2F1F" w14:textId="77777777" w:rsidR="00FB79D9" w:rsidRPr="001E12AD" w:rsidRDefault="00FB79D9" w:rsidP="5C9EE791">
            <w:pPr>
              <w:pStyle w:val="TableField-Left"/>
              <w:rPr>
                <w:rFonts w:ascii="Calibri Light" w:hAnsi="Calibri Light" w:cs="Arial"/>
                <w:b/>
                <w:bCs/>
              </w:rPr>
            </w:pPr>
            <w:r w:rsidRPr="5C9EE791">
              <w:rPr>
                <w:rFonts w:ascii="Calibri Light" w:hAnsi="Calibri Light" w:cs="Arial"/>
                <w:b/>
                <w:bCs/>
              </w:rPr>
              <w:t>Field</w:t>
            </w:r>
          </w:p>
        </w:tc>
        <w:tc>
          <w:tcPr>
            <w:tcW w:w="1673" w:type="dxa"/>
            <w:tcBorders>
              <w:top w:val="threeDEmboss" w:sz="6" w:space="0" w:color="auto"/>
              <w:left w:val="single" w:sz="6" w:space="0" w:color="auto"/>
              <w:bottom w:val="threeDEmboss" w:sz="6" w:space="0" w:color="auto"/>
              <w:right w:val="single" w:sz="6" w:space="0" w:color="auto"/>
            </w:tcBorders>
            <w:shd w:val="clear" w:color="auto" w:fill="FFFF99"/>
            <w:vAlign w:val="center"/>
            <w:hideMark/>
          </w:tcPr>
          <w:p w14:paraId="11889B2C" w14:textId="77777777" w:rsidR="00FB79D9" w:rsidRPr="001E12AD" w:rsidRDefault="00FB79D9" w:rsidP="5C9EE791">
            <w:pPr>
              <w:pStyle w:val="TableField-Left"/>
              <w:rPr>
                <w:rFonts w:ascii="Calibri Light" w:hAnsi="Calibri Light" w:cs="Arial"/>
                <w:b/>
                <w:bCs/>
              </w:rPr>
            </w:pPr>
            <w:r w:rsidRPr="5C9EE791">
              <w:rPr>
                <w:rFonts w:ascii="Calibri Light" w:hAnsi="Calibri Light" w:cs="Arial"/>
                <w:b/>
                <w:bCs/>
              </w:rPr>
              <w:t>Type</w:t>
            </w:r>
          </w:p>
        </w:tc>
        <w:tc>
          <w:tcPr>
            <w:tcW w:w="4733" w:type="dxa"/>
            <w:tcBorders>
              <w:top w:val="threeDEmboss" w:sz="6" w:space="0" w:color="auto"/>
              <w:left w:val="single" w:sz="6" w:space="0" w:color="auto"/>
              <w:bottom w:val="threeDEmboss" w:sz="6" w:space="0" w:color="auto"/>
              <w:right w:val="threeDEmboss" w:sz="6" w:space="0" w:color="auto"/>
            </w:tcBorders>
            <w:shd w:val="clear" w:color="auto" w:fill="FFFF99"/>
            <w:vAlign w:val="center"/>
            <w:hideMark/>
          </w:tcPr>
          <w:p w14:paraId="40B59178" w14:textId="77777777" w:rsidR="00FB79D9" w:rsidRPr="001E12AD" w:rsidRDefault="00FB79D9" w:rsidP="5C9EE791">
            <w:pPr>
              <w:pStyle w:val="TableField-Left"/>
              <w:rPr>
                <w:rFonts w:ascii="Calibri Light" w:hAnsi="Calibri Light" w:cs="Arial"/>
                <w:b/>
                <w:bCs/>
              </w:rPr>
            </w:pPr>
            <w:r w:rsidRPr="5C9EE791">
              <w:rPr>
                <w:rFonts w:ascii="Calibri Light" w:hAnsi="Calibri Light" w:cs="Arial"/>
                <w:b/>
                <w:bCs/>
              </w:rPr>
              <w:t>Comments</w:t>
            </w:r>
          </w:p>
        </w:tc>
      </w:tr>
      <w:tr w:rsidR="00FB79D9" w:rsidRPr="00956B8D" w14:paraId="252F3F7A" w14:textId="77777777" w:rsidTr="151FDB74">
        <w:trPr>
          <w:cantSplit/>
          <w:trHeight w:val="432"/>
        </w:trPr>
        <w:tc>
          <w:tcPr>
            <w:tcW w:w="2908" w:type="dxa"/>
            <w:tcBorders>
              <w:top w:val="threeDEmboss" w:sz="6" w:space="0" w:color="auto"/>
              <w:left w:val="threeDEmboss" w:sz="6" w:space="0" w:color="auto"/>
              <w:bottom w:val="single" w:sz="6" w:space="0" w:color="auto"/>
              <w:right w:val="single" w:sz="6" w:space="0" w:color="auto"/>
            </w:tcBorders>
            <w:vAlign w:val="center"/>
          </w:tcPr>
          <w:p w14:paraId="127C4EA5" w14:textId="6D09F690" w:rsidR="00FB79D9" w:rsidRPr="00956B8D" w:rsidRDefault="00FB79D9" w:rsidP="151FDB74">
            <w:pPr>
              <w:pStyle w:val="TableField-Left"/>
              <w:rPr>
                <w:rFonts w:asciiTheme="minorHAnsi" w:hAnsiTheme="minorHAnsi"/>
              </w:rPr>
            </w:pPr>
            <w:r>
              <w:rPr>
                <w:rFonts w:ascii="Calibri Light" w:hAnsi="Calibri Light" w:cs="Arial"/>
              </w:rPr>
              <w:t>Select Service</w:t>
            </w:r>
          </w:p>
        </w:tc>
        <w:tc>
          <w:tcPr>
            <w:tcW w:w="1673" w:type="dxa"/>
            <w:tcBorders>
              <w:top w:val="threeDEmboss" w:sz="6" w:space="0" w:color="auto"/>
              <w:left w:val="single" w:sz="6" w:space="0" w:color="auto"/>
              <w:bottom w:val="single" w:sz="6" w:space="0" w:color="auto"/>
              <w:right w:val="single" w:sz="6" w:space="0" w:color="auto"/>
            </w:tcBorders>
            <w:vAlign w:val="center"/>
          </w:tcPr>
          <w:p w14:paraId="45E1D793" w14:textId="3244DB4A" w:rsidR="00FB79D9" w:rsidRPr="00956B8D" w:rsidRDefault="00FB79D9" w:rsidP="151FDB74">
            <w:pPr>
              <w:pStyle w:val="TableField-Left"/>
              <w:rPr>
                <w:rFonts w:asciiTheme="minorHAnsi" w:hAnsiTheme="minorHAnsi"/>
              </w:rPr>
            </w:pPr>
            <w:r>
              <w:rPr>
                <w:rFonts w:ascii="Calibri Light" w:hAnsi="Calibri Light" w:cs="Arial"/>
              </w:rPr>
              <w:t>Required</w:t>
            </w:r>
          </w:p>
        </w:tc>
        <w:tc>
          <w:tcPr>
            <w:tcW w:w="4733" w:type="dxa"/>
            <w:tcBorders>
              <w:top w:val="threeDEmboss" w:sz="6" w:space="0" w:color="auto"/>
              <w:left w:val="single" w:sz="6" w:space="0" w:color="auto"/>
              <w:bottom w:val="single" w:sz="6" w:space="0" w:color="auto"/>
              <w:right w:val="threeDEmboss" w:sz="6" w:space="0" w:color="auto"/>
            </w:tcBorders>
            <w:vAlign w:val="center"/>
          </w:tcPr>
          <w:p w14:paraId="0417EEC2" w14:textId="169D6BCB" w:rsidR="00FB79D9" w:rsidRPr="00956B8D" w:rsidRDefault="00FB79D9" w:rsidP="151FDB74">
            <w:pPr>
              <w:pStyle w:val="TableField-Left"/>
              <w:rPr>
                <w:rFonts w:asciiTheme="minorHAnsi" w:hAnsiTheme="minorHAnsi"/>
              </w:rPr>
            </w:pPr>
            <w:r>
              <w:rPr>
                <w:rFonts w:ascii="Calibri Light" w:hAnsi="Calibri Light" w:cs="Arial"/>
              </w:rPr>
              <w:t>Selection checkbox for services (electric, water, gas, residential streetlight)</w:t>
            </w:r>
          </w:p>
        </w:tc>
      </w:tr>
      <w:tr w:rsidR="00546631" w:rsidRPr="00956B8D" w14:paraId="7E26B297" w14:textId="77777777" w:rsidTr="151FDB74">
        <w:trPr>
          <w:cantSplit/>
          <w:trHeight w:val="432"/>
        </w:trPr>
        <w:tc>
          <w:tcPr>
            <w:tcW w:w="2908" w:type="dxa"/>
            <w:tcBorders>
              <w:top w:val="single" w:sz="6" w:space="0" w:color="auto"/>
              <w:left w:val="threeDEmboss" w:sz="6" w:space="0" w:color="auto"/>
              <w:bottom w:val="threeDEmboss" w:sz="6" w:space="0" w:color="auto"/>
              <w:right w:val="single" w:sz="6" w:space="0" w:color="auto"/>
            </w:tcBorders>
            <w:vAlign w:val="center"/>
          </w:tcPr>
          <w:p w14:paraId="5FC1EE12" w14:textId="2D9E4D3B" w:rsidR="00546631" w:rsidRDefault="00546631" w:rsidP="00FB79D9">
            <w:pPr>
              <w:pStyle w:val="TableField-Left"/>
              <w:rPr>
                <w:rFonts w:ascii="Calibri Light" w:hAnsi="Calibri Light" w:cs="Arial"/>
              </w:rPr>
            </w:pPr>
            <w:r>
              <w:rPr>
                <w:rFonts w:ascii="Calibri Light" w:hAnsi="Calibri Light" w:cs="Arial"/>
              </w:rPr>
              <w:t>Installation</w:t>
            </w:r>
          </w:p>
        </w:tc>
        <w:tc>
          <w:tcPr>
            <w:tcW w:w="1673" w:type="dxa"/>
            <w:tcBorders>
              <w:top w:val="single" w:sz="6" w:space="0" w:color="auto"/>
              <w:left w:val="single" w:sz="6" w:space="0" w:color="auto"/>
              <w:bottom w:val="threeDEmboss" w:sz="6" w:space="0" w:color="auto"/>
              <w:right w:val="single" w:sz="6" w:space="0" w:color="auto"/>
            </w:tcBorders>
            <w:vAlign w:val="center"/>
          </w:tcPr>
          <w:p w14:paraId="2DD720F4" w14:textId="2D05AC5F" w:rsidR="00546631" w:rsidRDefault="00546631" w:rsidP="00FB79D9">
            <w:pPr>
              <w:pStyle w:val="TableField-Left"/>
              <w:rPr>
                <w:rFonts w:ascii="Calibri Light" w:hAnsi="Calibri Light" w:cs="Arial"/>
              </w:rPr>
            </w:pPr>
            <w:r>
              <w:rPr>
                <w:rFonts w:ascii="Calibri Light" w:hAnsi="Calibri Light" w:cs="Arial"/>
              </w:rPr>
              <w:t>Display</w:t>
            </w:r>
          </w:p>
        </w:tc>
        <w:tc>
          <w:tcPr>
            <w:tcW w:w="4733" w:type="dxa"/>
            <w:tcBorders>
              <w:top w:val="single" w:sz="6" w:space="0" w:color="auto"/>
              <w:left w:val="single" w:sz="6" w:space="0" w:color="auto"/>
              <w:bottom w:val="threeDEmboss" w:sz="6" w:space="0" w:color="auto"/>
              <w:right w:val="threeDEmboss" w:sz="6" w:space="0" w:color="auto"/>
            </w:tcBorders>
            <w:vAlign w:val="center"/>
          </w:tcPr>
          <w:p w14:paraId="3117EE88" w14:textId="21C44FB9" w:rsidR="00546631" w:rsidRDefault="00546631" w:rsidP="00546631">
            <w:pPr>
              <w:pStyle w:val="TableField-Left"/>
              <w:rPr>
                <w:rFonts w:ascii="Calibri Light" w:hAnsi="Calibri Light" w:cs="Arial"/>
              </w:rPr>
            </w:pPr>
            <w:r>
              <w:rPr>
                <w:rFonts w:ascii="Calibri Light" w:hAnsi="Calibri Light" w:cs="Arial"/>
              </w:rPr>
              <w:t xml:space="preserve">Installation # where the service is getting connected to </w:t>
            </w:r>
          </w:p>
        </w:tc>
      </w:tr>
      <w:tr w:rsidR="00300361" w:rsidRPr="00956B8D" w14:paraId="2D30196C" w14:textId="77777777" w:rsidTr="151FDB74">
        <w:trPr>
          <w:cantSplit/>
          <w:trHeight w:val="432"/>
        </w:trPr>
        <w:tc>
          <w:tcPr>
            <w:tcW w:w="2908" w:type="dxa"/>
            <w:tcBorders>
              <w:top w:val="single" w:sz="6" w:space="0" w:color="auto"/>
              <w:left w:val="threeDEmboss" w:sz="6" w:space="0" w:color="auto"/>
              <w:bottom w:val="threeDEmboss" w:sz="6" w:space="0" w:color="auto"/>
              <w:right w:val="single" w:sz="6" w:space="0" w:color="auto"/>
            </w:tcBorders>
            <w:vAlign w:val="center"/>
          </w:tcPr>
          <w:p w14:paraId="2972692A" w14:textId="294C0FFD" w:rsidR="00300361" w:rsidRDefault="00300361" w:rsidP="00FB79D9">
            <w:pPr>
              <w:pStyle w:val="TableField-Left"/>
              <w:rPr>
                <w:rFonts w:ascii="Calibri Light" w:hAnsi="Calibri Light" w:cs="Arial"/>
              </w:rPr>
            </w:pPr>
            <w:r>
              <w:rPr>
                <w:rFonts w:ascii="Calibri Light" w:hAnsi="Calibri Light" w:cs="Arial"/>
              </w:rPr>
              <w:lastRenderedPageBreak/>
              <w:t>Division</w:t>
            </w:r>
          </w:p>
        </w:tc>
        <w:tc>
          <w:tcPr>
            <w:tcW w:w="1673" w:type="dxa"/>
            <w:tcBorders>
              <w:top w:val="single" w:sz="6" w:space="0" w:color="auto"/>
              <w:left w:val="single" w:sz="6" w:space="0" w:color="auto"/>
              <w:bottom w:val="threeDEmboss" w:sz="6" w:space="0" w:color="auto"/>
              <w:right w:val="single" w:sz="6" w:space="0" w:color="auto"/>
            </w:tcBorders>
            <w:vAlign w:val="center"/>
          </w:tcPr>
          <w:p w14:paraId="253941EE" w14:textId="660E28E3" w:rsidR="00300361" w:rsidRDefault="00300361" w:rsidP="00FB79D9">
            <w:pPr>
              <w:pStyle w:val="TableField-Left"/>
              <w:rPr>
                <w:rFonts w:ascii="Calibri Light" w:hAnsi="Calibri Light" w:cs="Arial"/>
              </w:rPr>
            </w:pPr>
            <w:r>
              <w:rPr>
                <w:rFonts w:ascii="Calibri Light" w:hAnsi="Calibri Light" w:cs="Arial"/>
              </w:rPr>
              <w:t>Display</w:t>
            </w:r>
          </w:p>
        </w:tc>
        <w:tc>
          <w:tcPr>
            <w:tcW w:w="4733" w:type="dxa"/>
            <w:tcBorders>
              <w:top w:val="single" w:sz="6" w:space="0" w:color="auto"/>
              <w:left w:val="single" w:sz="6" w:space="0" w:color="auto"/>
              <w:bottom w:val="threeDEmboss" w:sz="6" w:space="0" w:color="auto"/>
              <w:right w:val="threeDEmboss" w:sz="6" w:space="0" w:color="auto"/>
            </w:tcBorders>
            <w:vAlign w:val="center"/>
          </w:tcPr>
          <w:p w14:paraId="20A320DA" w14:textId="668E3AF8" w:rsidR="00300361" w:rsidRDefault="00300361" w:rsidP="00FB79D9">
            <w:pPr>
              <w:pStyle w:val="TableField-Left"/>
              <w:rPr>
                <w:rFonts w:ascii="Calibri Light" w:hAnsi="Calibri Light" w:cs="Arial"/>
              </w:rPr>
            </w:pPr>
            <w:r>
              <w:rPr>
                <w:rFonts w:ascii="Calibri Light" w:hAnsi="Calibri Light" w:cs="Arial"/>
              </w:rPr>
              <w:t xml:space="preserve">Type of service (Electricity, Gas, Water </w:t>
            </w:r>
            <w:r w:rsidR="00BE5E24">
              <w:rPr>
                <w:rFonts w:ascii="Calibri Light" w:hAnsi="Calibri Light" w:cs="Arial"/>
              </w:rPr>
              <w:t>etc.</w:t>
            </w:r>
            <w:r>
              <w:rPr>
                <w:rFonts w:ascii="Calibri Light" w:hAnsi="Calibri Light" w:cs="Arial"/>
              </w:rPr>
              <w:t>)</w:t>
            </w:r>
          </w:p>
        </w:tc>
      </w:tr>
      <w:tr w:rsidR="00FB79D9" w:rsidRPr="00956B8D" w14:paraId="0D0AF73F" w14:textId="77777777" w:rsidTr="151FDB74">
        <w:trPr>
          <w:cantSplit/>
          <w:trHeight w:val="432"/>
        </w:trPr>
        <w:tc>
          <w:tcPr>
            <w:tcW w:w="2908" w:type="dxa"/>
            <w:tcBorders>
              <w:top w:val="single" w:sz="6" w:space="0" w:color="auto"/>
              <w:left w:val="threeDEmboss" w:sz="6" w:space="0" w:color="auto"/>
              <w:bottom w:val="threeDEmboss" w:sz="6" w:space="0" w:color="auto"/>
              <w:right w:val="single" w:sz="6" w:space="0" w:color="auto"/>
            </w:tcBorders>
            <w:vAlign w:val="center"/>
          </w:tcPr>
          <w:p w14:paraId="20A2EB3D" w14:textId="303D1048" w:rsidR="00FB79D9" w:rsidRPr="00956B8D" w:rsidRDefault="00FB79D9" w:rsidP="151FDB74">
            <w:pPr>
              <w:pStyle w:val="TableField-Left"/>
              <w:rPr>
                <w:rFonts w:asciiTheme="minorHAnsi" w:hAnsiTheme="minorHAnsi"/>
              </w:rPr>
            </w:pPr>
            <w:r>
              <w:rPr>
                <w:rFonts w:ascii="Calibri Light" w:hAnsi="Calibri Light" w:cs="Arial"/>
              </w:rPr>
              <w:t>Rate Category</w:t>
            </w:r>
          </w:p>
        </w:tc>
        <w:tc>
          <w:tcPr>
            <w:tcW w:w="1673" w:type="dxa"/>
            <w:tcBorders>
              <w:top w:val="single" w:sz="6" w:space="0" w:color="auto"/>
              <w:left w:val="single" w:sz="6" w:space="0" w:color="auto"/>
              <w:bottom w:val="threeDEmboss" w:sz="6" w:space="0" w:color="auto"/>
              <w:right w:val="single" w:sz="6" w:space="0" w:color="auto"/>
            </w:tcBorders>
            <w:vAlign w:val="center"/>
          </w:tcPr>
          <w:p w14:paraId="25273451" w14:textId="31A66336" w:rsidR="00FB79D9" w:rsidRPr="00956B8D" w:rsidRDefault="00FB79D9" w:rsidP="151FDB74">
            <w:pPr>
              <w:pStyle w:val="TableField-Left"/>
              <w:rPr>
                <w:rFonts w:asciiTheme="minorHAnsi" w:hAnsiTheme="minorHAnsi"/>
              </w:rPr>
            </w:pPr>
            <w:r>
              <w:rPr>
                <w:rFonts w:ascii="Calibri Light" w:hAnsi="Calibri Light" w:cs="Arial"/>
              </w:rPr>
              <w:t>Required</w:t>
            </w:r>
          </w:p>
        </w:tc>
        <w:tc>
          <w:tcPr>
            <w:tcW w:w="4733" w:type="dxa"/>
            <w:tcBorders>
              <w:top w:val="single" w:sz="6" w:space="0" w:color="auto"/>
              <w:left w:val="single" w:sz="6" w:space="0" w:color="auto"/>
              <w:bottom w:val="threeDEmboss" w:sz="6" w:space="0" w:color="auto"/>
              <w:right w:val="threeDEmboss" w:sz="6" w:space="0" w:color="auto"/>
            </w:tcBorders>
            <w:vAlign w:val="center"/>
          </w:tcPr>
          <w:p w14:paraId="6C0EC0E5" w14:textId="5738EC47" w:rsidR="00FB79D9" w:rsidRPr="00956B8D" w:rsidRDefault="00FB79D9" w:rsidP="151FDB74">
            <w:pPr>
              <w:pStyle w:val="TableField-Left"/>
              <w:rPr>
                <w:rFonts w:asciiTheme="minorHAnsi" w:hAnsiTheme="minorHAnsi"/>
              </w:rPr>
            </w:pPr>
            <w:r>
              <w:rPr>
                <w:rFonts w:ascii="Calibri Light" w:hAnsi="Calibri Light" w:cs="Arial"/>
              </w:rPr>
              <w:t>Rate category for the Move In, select and search from drop down list</w:t>
            </w:r>
          </w:p>
        </w:tc>
      </w:tr>
      <w:tr w:rsidR="00ED28BA" w:rsidRPr="00956B8D" w14:paraId="332DD6E7" w14:textId="77777777" w:rsidTr="151FDB74">
        <w:trPr>
          <w:cantSplit/>
          <w:trHeight w:val="432"/>
        </w:trPr>
        <w:tc>
          <w:tcPr>
            <w:tcW w:w="2908" w:type="dxa"/>
            <w:tcBorders>
              <w:top w:val="single" w:sz="6" w:space="0" w:color="auto"/>
              <w:left w:val="threeDEmboss" w:sz="6" w:space="0" w:color="auto"/>
              <w:bottom w:val="threeDEmboss" w:sz="6" w:space="0" w:color="auto"/>
              <w:right w:val="single" w:sz="6" w:space="0" w:color="auto"/>
            </w:tcBorders>
            <w:vAlign w:val="center"/>
          </w:tcPr>
          <w:p w14:paraId="0178B2BC" w14:textId="7D296910" w:rsidR="00ED28BA" w:rsidRDefault="00ED28BA" w:rsidP="00FB79D9">
            <w:pPr>
              <w:pStyle w:val="TableField-Left"/>
              <w:rPr>
                <w:rFonts w:ascii="Calibri Light" w:hAnsi="Calibri Light" w:cs="Arial"/>
              </w:rPr>
            </w:pPr>
            <w:r>
              <w:rPr>
                <w:rFonts w:ascii="Calibri Light" w:hAnsi="Calibri Light" w:cs="Arial"/>
              </w:rPr>
              <w:t>ESC Opt Out</w:t>
            </w:r>
          </w:p>
        </w:tc>
        <w:tc>
          <w:tcPr>
            <w:tcW w:w="1673" w:type="dxa"/>
            <w:tcBorders>
              <w:top w:val="single" w:sz="6" w:space="0" w:color="auto"/>
              <w:left w:val="single" w:sz="6" w:space="0" w:color="auto"/>
              <w:bottom w:val="threeDEmboss" w:sz="6" w:space="0" w:color="auto"/>
              <w:right w:val="single" w:sz="6" w:space="0" w:color="auto"/>
            </w:tcBorders>
            <w:vAlign w:val="center"/>
          </w:tcPr>
          <w:p w14:paraId="0E6D8C79" w14:textId="38B090C9" w:rsidR="00ED28BA" w:rsidRDefault="00ED28BA" w:rsidP="00FB79D9">
            <w:pPr>
              <w:pStyle w:val="TableField-Left"/>
              <w:rPr>
                <w:rFonts w:ascii="Calibri Light" w:hAnsi="Calibri Light" w:cs="Arial"/>
              </w:rPr>
            </w:pPr>
            <w:r>
              <w:rPr>
                <w:rFonts w:ascii="Calibri Light" w:hAnsi="Calibri Light" w:cs="Arial"/>
              </w:rPr>
              <w:t>Optional</w:t>
            </w:r>
          </w:p>
        </w:tc>
        <w:tc>
          <w:tcPr>
            <w:tcW w:w="4733" w:type="dxa"/>
            <w:tcBorders>
              <w:top w:val="single" w:sz="6" w:space="0" w:color="auto"/>
              <w:left w:val="single" w:sz="6" w:space="0" w:color="auto"/>
              <w:bottom w:val="threeDEmboss" w:sz="6" w:space="0" w:color="auto"/>
              <w:right w:val="threeDEmboss" w:sz="6" w:space="0" w:color="auto"/>
            </w:tcBorders>
            <w:vAlign w:val="center"/>
          </w:tcPr>
          <w:p w14:paraId="1BB2BDF3" w14:textId="2A8B00BE" w:rsidR="00ED28BA" w:rsidRDefault="0035150C" w:rsidP="00D6159A">
            <w:pPr>
              <w:pStyle w:val="TableField-Left"/>
              <w:rPr>
                <w:rFonts w:ascii="Calibri Light" w:hAnsi="Calibri Light" w:cs="Arial"/>
              </w:rPr>
            </w:pPr>
            <w:r>
              <w:rPr>
                <w:rFonts w:ascii="Calibri Light" w:hAnsi="Calibri Light" w:cs="Arial"/>
              </w:rPr>
              <w:t>Selection checkbox for Opt Out of Smart meter</w:t>
            </w:r>
          </w:p>
        </w:tc>
      </w:tr>
      <w:tr w:rsidR="0035150C" w:rsidRPr="00956B8D" w14:paraId="5A73EEE0" w14:textId="77777777" w:rsidTr="151FDB74">
        <w:trPr>
          <w:cantSplit/>
          <w:trHeight w:val="432"/>
        </w:trPr>
        <w:tc>
          <w:tcPr>
            <w:tcW w:w="2908" w:type="dxa"/>
            <w:tcBorders>
              <w:top w:val="single" w:sz="6" w:space="0" w:color="auto"/>
              <w:left w:val="threeDEmboss" w:sz="6" w:space="0" w:color="auto"/>
              <w:bottom w:val="threeDEmboss" w:sz="6" w:space="0" w:color="auto"/>
              <w:right w:val="single" w:sz="6" w:space="0" w:color="auto"/>
            </w:tcBorders>
            <w:vAlign w:val="center"/>
          </w:tcPr>
          <w:p w14:paraId="11AD6A04" w14:textId="39C868DE" w:rsidR="0035150C" w:rsidRDefault="0035150C" w:rsidP="0035150C">
            <w:pPr>
              <w:pStyle w:val="TableField-Left"/>
              <w:rPr>
                <w:rFonts w:ascii="Calibri Light" w:hAnsi="Calibri Light" w:cs="Arial"/>
              </w:rPr>
            </w:pPr>
            <w:r>
              <w:rPr>
                <w:rFonts w:ascii="Calibri Light" w:hAnsi="Calibri Light" w:cs="Arial"/>
              </w:rPr>
              <w:t>Deleted</w:t>
            </w:r>
          </w:p>
        </w:tc>
        <w:tc>
          <w:tcPr>
            <w:tcW w:w="1673" w:type="dxa"/>
            <w:tcBorders>
              <w:top w:val="single" w:sz="6" w:space="0" w:color="auto"/>
              <w:left w:val="single" w:sz="6" w:space="0" w:color="auto"/>
              <w:bottom w:val="threeDEmboss" w:sz="6" w:space="0" w:color="auto"/>
              <w:right w:val="single" w:sz="6" w:space="0" w:color="auto"/>
            </w:tcBorders>
            <w:vAlign w:val="center"/>
          </w:tcPr>
          <w:p w14:paraId="44C8E2B6" w14:textId="19EC8517" w:rsidR="0035150C" w:rsidRDefault="0035150C" w:rsidP="0035150C">
            <w:pPr>
              <w:pStyle w:val="TableField-Left"/>
              <w:rPr>
                <w:rFonts w:ascii="Calibri Light" w:hAnsi="Calibri Light" w:cs="Arial"/>
              </w:rPr>
            </w:pPr>
            <w:r>
              <w:rPr>
                <w:rFonts w:ascii="Calibri Light" w:hAnsi="Calibri Light" w:cs="Arial"/>
              </w:rPr>
              <w:t>Display</w:t>
            </w:r>
          </w:p>
        </w:tc>
        <w:tc>
          <w:tcPr>
            <w:tcW w:w="4733" w:type="dxa"/>
            <w:tcBorders>
              <w:top w:val="single" w:sz="6" w:space="0" w:color="auto"/>
              <w:left w:val="single" w:sz="6" w:space="0" w:color="auto"/>
              <w:bottom w:val="threeDEmboss" w:sz="6" w:space="0" w:color="auto"/>
              <w:right w:val="threeDEmboss" w:sz="6" w:space="0" w:color="auto"/>
            </w:tcBorders>
            <w:vAlign w:val="center"/>
          </w:tcPr>
          <w:p w14:paraId="69AE2FFD" w14:textId="65CE6368" w:rsidR="0035150C" w:rsidRDefault="0035150C" w:rsidP="0035150C">
            <w:pPr>
              <w:pStyle w:val="TableField-Left"/>
              <w:rPr>
                <w:rFonts w:ascii="Calibri Light" w:hAnsi="Calibri Light" w:cs="Arial"/>
              </w:rPr>
            </w:pPr>
            <w:r>
              <w:rPr>
                <w:rFonts w:ascii="Calibri Light" w:hAnsi="Calibri Light" w:cs="Arial"/>
              </w:rPr>
              <w:t>Checkbox is checked if Installation is marked deactivated</w:t>
            </w:r>
          </w:p>
        </w:tc>
      </w:tr>
      <w:tr w:rsidR="0035150C" w:rsidRPr="00956B8D" w14:paraId="0ED5E987" w14:textId="77777777" w:rsidTr="151FDB74">
        <w:trPr>
          <w:cantSplit/>
          <w:trHeight w:val="432"/>
        </w:trPr>
        <w:tc>
          <w:tcPr>
            <w:tcW w:w="2908" w:type="dxa"/>
            <w:tcBorders>
              <w:top w:val="single" w:sz="6" w:space="0" w:color="auto"/>
              <w:left w:val="threeDEmboss" w:sz="6" w:space="0" w:color="auto"/>
              <w:bottom w:val="threeDEmboss" w:sz="6" w:space="0" w:color="auto"/>
              <w:right w:val="single" w:sz="6" w:space="0" w:color="auto"/>
            </w:tcBorders>
            <w:vAlign w:val="center"/>
          </w:tcPr>
          <w:p w14:paraId="78BBEEA5" w14:textId="3DCD3B95" w:rsidR="0035150C" w:rsidRDefault="0035150C" w:rsidP="0035150C">
            <w:pPr>
              <w:pStyle w:val="TableField-Left"/>
              <w:rPr>
                <w:rFonts w:ascii="Calibri Light" w:hAnsi="Calibri Light" w:cs="Arial"/>
              </w:rPr>
            </w:pPr>
            <w:r>
              <w:rPr>
                <w:rFonts w:ascii="Calibri Light" w:hAnsi="Calibri Light" w:cs="Arial"/>
              </w:rPr>
              <w:t>Create Service Order</w:t>
            </w:r>
          </w:p>
        </w:tc>
        <w:tc>
          <w:tcPr>
            <w:tcW w:w="1673" w:type="dxa"/>
            <w:tcBorders>
              <w:top w:val="single" w:sz="6" w:space="0" w:color="auto"/>
              <w:left w:val="single" w:sz="6" w:space="0" w:color="auto"/>
              <w:bottom w:val="threeDEmboss" w:sz="6" w:space="0" w:color="auto"/>
              <w:right w:val="single" w:sz="6" w:space="0" w:color="auto"/>
            </w:tcBorders>
            <w:vAlign w:val="center"/>
          </w:tcPr>
          <w:p w14:paraId="5CBF2A13" w14:textId="05738A2A" w:rsidR="0035150C" w:rsidRDefault="0035150C" w:rsidP="0035150C">
            <w:pPr>
              <w:pStyle w:val="TableField-Left"/>
              <w:rPr>
                <w:rFonts w:ascii="Calibri Light" w:hAnsi="Calibri Light" w:cs="Arial"/>
              </w:rPr>
            </w:pPr>
            <w:r>
              <w:rPr>
                <w:rFonts w:ascii="Calibri Light" w:hAnsi="Calibri Light" w:cs="Arial"/>
              </w:rPr>
              <w:t>Optional</w:t>
            </w:r>
          </w:p>
        </w:tc>
        <w:tc>
          <w:tcPr>
            <w:tcW w:w="4733" w:type="dxa"/>
            <w:tcBorders>
              <w:top w:val="single" w:sz="6" w:space="0" w:color="auto"/>
              <w:left w:val="single" w:sz="6" w:space="0" w:color="auto"/>
              <w:bottom w:val="threeDEmboss" w:sz="6" w:space="0" w:color="auto"/>
              <w:right w:val="threeDEmboss" w:sz="6" w:space="0" w:color="auto"/>
            </w:tcBorders>
            <w:vAlign w:val="center"/>
          </w:tcPr>
          <w:p w14:paraId="2CBDF7BD" w14:textId="12472687" w:rsidR="0035150C" w:rsidRDefault="0035150C" w:rsidP="0035150C">
            <w:pPr>
              <w:pStyle w:val="TableField-Left"/>
              <w:rPr>
                <w:rFonts w:ascii="Calibri Light" w:hAnsi="Calibri Light" w:cs="Arial"/>
              </w:rPr>
            </w:pPr>
            <w:r>
              <w:rPr>
                <w:rFonts w:ascii="Calibri Light" w:hAnsi="Calibri Light" w:cs="Arial"/>
              </w:rPr>
              <w:t>Selection checkbox for RSS enabled meter Service Request or non-RSS enabled meter Service Order creation. Will be hidden</w:t>
            </w:r>
          </w:p>
        </w:tc>
      </w:tr>
      <w:tr w:rsidR="0035150C" w:rsidRPr="00956B8D" w14:paraId="0D9DB6E7" w14:textId="77777777" w:rsidTr="151FDB74">
        <w:trPr>
          <w:cantSplit/>
          <w:trHeight w:val="432"/>
        </w:trPr>
        <w:tc>
          <w:tcPr>
            <w:tcW w:w="2908" w:type="dxa"/>
            <w:tcBorders>
              <w:top w:val="single" w:sz="6" w:space="0" w:color="auto"/>
              <w:left w:val="threeDEmboss" w:sz="6" w:space="0" w:color="auto"/>
              <w:bottom w:val="threeDEmboss" w:sz="6" w:space="0" w:color="auto"/>
              <w:right w:val="single" w:sz="6" w:space="0" w:color="auto"/>
            </w:tcBorders>
            <w:vAlign w:val="center"/>
          </w:tcPr>
          <w:p w14:paraId="7CF6CD14" w14:textId="767E7888" w:rsidR="0035150C" w:rsidRDefault="0035150C" w:rsidP="0035150C">
            <w:pPr>
              <w:pStyle w:val="TableField-Left"/>
              <w:rPr>
                <w:rFonts w:ascii="Calibri Light" w:hAnsi="Calibri Light" w:cs="Arial"/>
              </w:rPr>
            </w:pPr>
            <w:r>
              <w:rPr>
                <w:rFonts w:ascii="Calibri Light" w:hAnsi="Calibri Light" w:cs="Arial"/>
              </w:rPr>
              <w:t>Description</w:t>
            </w:r>
          </w:p>
        </w:tc>
        <w:tc>
          <w:tcPr>
            <w:tcW w:w="1673" w:type="dxa"/>
            <w:tcBorders>
              <w:top w:val="single" w:sz="6" w:space="0" w:color="auto"/>
              <w:left w:val="single" w:sz="6" w:space="0" w:color="auto"/>
              <w:bottom w:val="threeDEmboss" w:sz="6" w:space="0" w:color="auto"/>
              <w:right w:val="single" w:sz="6" w:space="0" w:color="auto"/>
            </w:tcBorders>
            <w:vAlign w:val="center"/>
          </w:tcPr>
          <w:p w14:paraId="232675C6" w14:textId="6CE2F795" w:rsidR="0035150C" w:rsidRDefault="0035150C" w:rsidP="0035150C">
            <w:pPr>
              <w:pStyle w:val="TableField-Left"/>
              <w:rPr>
                <w:rFonts w:ascii="Calibri Light" w:hAnsi="Calibri Light" w:cs="Arial"/>
              </w:rPr>
            </w:pPr>
            <w:r>
              <w:rPr>
                <w:rFonts w:ascii="Calibri Light" w:hAnsi="Calibri Light" w:cs="Arial"/>
              </w:rPr>
              <w:t>Optional</w:t>
            </w:r>
          </w:p>
        </w:tc>
        <w:tc>
          <w:tcPr>
            <w:tcW w:w="4733" w:type="dxa"/>
            <w:tcBorders>
              <w:top w:val="single" w:sz="6" w:space="0" w:color="auto"/>
              <w:left w:val="single" w:sz="6" w:space="0" w:color="auto"/>
              <w:bottom w:val="threeDEmboss" w:sz="6" w:space="0" w:color="auto"/>
              <w:right w:val="threeDEmboss" w:sz="6" w:space="0" w:color="auto"/>
            </w:tcBorders>
            <w:vAlign w:val="center"/>
          </w:tcPr>
          <w:p w14:paraId="1580EA00" w14:textId="20A39615" w:rsidR="0035150C" w:rsidRDefault="0035150C" w:rsidP="0035150C">
            <w:pPr>
              <w:pStyle w:val="TableField-Left"/>
              <w:rPr>
                <w:rFonts w:ascii="Calibri Light" w:hAnsi="Calibri Light" w:cs="Arial"/>
              </w:rPr>
            </w:pPr>
            <w:r>
              <w:rPr>
                <w:rFonts w:ascii="Calibri Light" w:hAnsi="Calibri Light" w:cs="Arial"/>
              </w:rPr>
              <w:t>Description that will be updated to Service Request or Service Order. Will be hidden</w:t>
            </w:r>
          </w:p>
        </w:tc>
      </w:tr>
      <w:tr w:rsidR="0035150C" w:rsidRPr="00956B8D" w14:paraId="0336335B" w14:textId="77777777" w:rsidTr="151FDB74">
        <w:trPr>
          <w:cantSplit/>
          <w:trHeight w:val="432"/>
        </w:trPr>
        <w:tc>
          <w:tcPr>
            <w:tcW w:w="2908" w:type="dxa"/>
            <w:tcBorders>
              <w:top w:val="single" w:sz="6" w:space="0" w:color="auto"/>
              <w:left w:val="threeDEmboss" w:sz="6" w:space="0" w:color="auto"/>
              <w:bottom w:val="threeDEmboss" w:sz="6" w:space="0" w:color="auto"/>
              <w:right w:val="single" w:sz="6" w:space="0" w:color="auto"/>
            </w:tcBorders>
            <w:vAlign w:val="center"/>
          </w:tcPr>
          <w:p w14:paraId="7F56DC3A" w14:textId="515CC94E" w:rsidR="0035150C" w:rsidRDefault="0035150C" w:rsidP="0035150C">
            <w:pPr>
              <w:pStyle w:val="TableField-Left"/>
              <w:rPr>
                <w:rFonts w:ascii="Calibri Light" w:hAnsi="Calibri Light" w:cs="Arial"/>
              </w:rPr>
            </w:pPr>
            <w:r>
              <w:rPr>
                <w:rFonts w:ascii="Calibri Light" w:hAnsi="Calibri Light" w:cs="Arial"/>
              </w:rPr>
              <w:t>Meter Reading</w:t>
            </w:r>
          </w:p>
        </w:tc>
        <w:tc>
          <w:tcPr>
            <w:tcW w:w="1673" w:type="dxa"/>
            <w:tcBorders>
              <w:top w:val="single" w:sz="6" w:space="0" w:color="auto"/>
              <w:left w:val="single" w:sz="6" w:space="0" w:color="auto"/>
              <w:bottom w:val="threeDEmboss" w:sz="6" w:space="0" w:color="auto"/>
              <w:right w:val="single" w:sz="6" w:space="0" w:color="auto"/>
            </w:tcBorders>
            <w:vAlign w:val="center"/>
          </w:tcPr>
          <w:p w14:paraId="424B9B8D" w14:textId="6FA3855C" w:rsidR="0035150C" w:rsidRDefault="0035150C" w:rsidP="0035150C">
            <w:pPr>
              <w:pStyle w:val="TableField-Left"/>
              <w:rPr>
                <w:rFonts w:ascii="Calibri Light" w:hAnsi="Calibri Light" w:cs="Arial"/>
              </w:rPr>
            </w:pPr>
            <w:r>
              <w:rPr>
                <w:rFonts w:ascii="Calibri Light" w:hAnsi="Calibri Light" w:cs="Arial"/>
              </w:rPr>
              <w:t>Optional</w:t>
            </w:r>
          </w:p>
        </w:tc>
        <w:tc>
          <w:tcPr>
            <w:tcW w:w="4733" w:type="dxa"/>
            <w:tcBorders>
              <w:top w:val="single" w:sz="6" w:space="0" w:color="auto"/>
              <w:left w:val="single" w:sz="6" w:space="0" w:color="auto"/>
              <w:bottom w:val="threeDEmboss" w:sz="6" w:space="0" w:color="auto"/>
              <w:right w:val="threeDEmboss" w:sz="6" w:space="0" w:color="auto"/>
            </w:tcBorders>
            <w:vAlign w:val="center"/>
          </w:tcPr>
          <w:p w14:paraId="699B3B13" w14:textId="4C483789" w:rsidR="0035150C" w:rsidRDefault="0035150C" w:rsidP="0035150C">
            <w:pPr>
              <w:pStyle w:val="TableField-Left"/>
              <w:rPr>
                <w:rFonts w:ascii="Calibri Light" w:hAnsi="Calibri Light" w:cs="Arial"/>
              </w:rPr>
            </w:pPr>
            <w:r>
              <w:rPr>
                <w:rFonts w:ascii="Calibri Light" w:hAnsi="Calibri Light" w:cs="Arial"/>
              </w:rPr>
              <w:t>Not applicable to SCE. Will be hidden</w:t>
            </w:r>
          </w:p>
        </w:tc>
      </w:tr>
    </w:tbl>
    <w:p w14:paraId="3F6C87AE" w14:textId="77777777" w:rsidR="00FB79D9" w:rsidRDefault="00FB79D9" w:rsidP="00FB79D9">
      <w:pPr>
        <w:pStyle w:val="Heading2TextBlueDescriptive"/>
        <w:rPr>
          <w:rFonts w:ascii="Calibri Light" w:hAnsi="Calibri Light" w:cs="Arial"/>
          <w:i w:val="0"/>
        </w:rPr>
      </w:pPr>
    </w:p>
    <w:p w14:paraId="3C2924B6" w14:textId="117233BC" w:rsidR="00501524" w:rsidRPr="00FB79D9" w:rsidRDefault="00501524" w:rsidP="00FB79D9">
      <w:pPr>
        <w:pStyle w:val="Heading2TextBlueDescriptive"/>
        <w:rPr>
          <w:rFonts w:ascii="Calibri Light" w:hAnsi="Calibri Light" w:cs="Arial"/>
          <w:i w:val="0"/>
        </w:rPr>
      </w:pPr>
      <w:r>
        <w:rPr>
          <w:noProof/>
          <w:lang w:eastAsia="en-US"/>
        </w:rPr>
        <w:drawing>
          <wp:inline distT="0" distB="0" distL="0" distR="0" wp14:anchorId="65377010" wp14:editId="0E91321B">
            <wp:extent cx="5943600" cy="2507615"/>
            <wp:effectExtent l="0" t="0" r="0" b="6985"/>
            <wp:docPr id="50192" name="Picture 50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2507615"/>
                    </a:xfrm>
                    <a:prstGeom prst="rect">
                      <a:avLst/>
                    </a:prstGeom>
                  </pic:spPr>
                </pic:pic>
              </a:graphicData>
            </a:graphic>
          </wp:inline>
        </w:drawing>
      </w:r>
    </w:p>
    <w:p w14:paraId="50684740" w14:textId="6C8EEA28" w:rsidR="00FB79D9" w:rsidRDefault="00AD10E2" w:rsidP="00D66A8A">
      <w:pPr>
        <w:pStyle w:val="Heading2TextBlueDescriptive"/>
        <w:rPr>
          <w:rFonts w:ascii="Calibri Light" w:hAnsi="Calibri Light" w:cs="Arial"/>
          <w:i w:val="0"/>
        </w:rPr>
      </w:pPr>
      <w:r>
        <w:rPr>
          <w:noProof/>
          <w:lang w:eastAsia="en-US"/>
        </w:rPr>
        <w:drawing>
          <wp:inline distT="0" distB="0" distL="0" distR="0" wp14:anchorId="41B9EF0D" wp14:editId="1C00514E">
            <wp:extent cx="5943600" cy="1537970"/>
            <wp:effectExtent l="0" t="0" r="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943600" cy="1537970"/>
                    </a:xfrm>
                    <a:prstGeom prst="rect">
                      <a:avLst/>
                    </a:prstGeom>
                  </pic:spPr>
                </pic:pic>
              </a:graphicData>
            </a:graphic>
          </wp:inline>
        </w:drawing>
      </w:r>
    </w:p>
    <w:p w14:paraId="533BDC80" w14:textId="048A7820" w:rsidR="00AD10E2" w:rsidRPr="00FB79D9" w:rsidRDefault="00AD10E2" w:rsidP="00D66A8A">
      <w:pPr>
        <w:pStyle w:val="Heading2TextBlueDescriptive"/>
        <w:rPr>
          <w:rFonts w:ascii="Calibri Light" w:hAnsi="Calibri Light" w:cs="Arial"/>
          <w:i w:val="0"/>
        </w:rPr>
      </w:pPr>
      <w:r>
        <w:rPr>
          <w:noProof/>
          <w:lang w:eastAsia="en-US"/>
        </w:rPr>
        <w:drawing>
          <wp:inline distT="0" distB="0" distL="0" distR="0" wp14:anchorId="4F2F11DB" wp14:editId="4856BD18">
            <wp:extent cx="5943600" cy="648335"/>
            <wp:effectExtent l="0" t="0" r="0" b="0"/>
            <wp:docPr id="50194" name="Picture 50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943600" cy="648335"/>
                    </a:xfrm>
                    <a:prstGeom prst="rect">
                      <a:avLst/>
                    </a:prstGeom>
                  </pic:spPr>
                </pic:pic>
              </a:graphicData>
            </a:graphic>
          </wp:inline>
        </w:drawing>
      </w:r>
    </w:p>
    <w:p w14:paraId="28792605" w14:textId="6A44D1F8" w:rsidR="00501524" w:rsidRPr="00956B8D" w:rsidRDefault="00501524" w:rsidP="00501524">
      <w:pPr>
        <w:pStyle w:val="Heading2Text"/>
        <w:rPr>
          <w:rFonts w:ascii="Calibri Light" w:hAnsi="Calibri Light" w:cs="Arial"/>
        </w:rPr>
      </w:pPr>
      <w:r w:rsidRPr="00956B8D">
        <w:rPr>
          <w:rFonts w:ascii="Calibri Light" w:hAnsi="Calibri Light" w:cs="Arial"/>
        </w:rPr>
        <w:t xml:space="preserve">The following data elements will be used by the </w:t>
      </w:r>
      <w:r>
        <w:rPr>
          <w:rFonts w:ascii="Calibri Light" w:hAnsi="Calibri Light" w:cs="Arial"/>
        </w:rPr>
        <w:t>Transfer – Contract Account and Billing.</w:t>
      </w:r>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908"/>
        <w:gridCol w:w="1673"/>
        <w:gridCol w:w="4733"/>
      </w:tblGrid>
      <w:tr w:rsidR="00501524" w:rsidRPr="001E12AD" w14:paraId="491B06AD" w14:textId="77777777" w:rsidTr="151FDB74">
        <w:trPr>
          <w:cantSplit/>
          <w:trHeight w:val="432"/>
          <w:tblHeader/>
        </w:trPr>
        <w:tc>
          <w:tcPr>
            <w:tcW w:w="2908" w:type="dxa"/>
            <w:tcBorders>
              <w:top w:val="threeDEmboss" w:sz="6" w:space="0" w:color="auto"/>
              <w:left w:val="threeDEmboss" w:sz="6" w:space="0" w:color="auto"/>
              <w:bottom w:val="threeDEmboss" w:sz="6" w:space="0" w:color="auto"/>
              <w:right w:val="single" w:sz="6" w:space="0" w:color="auto"/>
            </w:tcBorders>
            <w:shd w:val="clear" w:color="auto" w:fill="FFFF99"/>
            <w:vAlign w:val="center"/>
            <w:hideMark/>
          </w:tcPr>
          <w:p w14:paraId="4AB451C7" w14:textId="77777777" w:rsidR="00501524" w:rsidRPr="001E12AD" w:rsidRDefault="00501524" w:rsidP="5C9EE791">
            <w:pPr>
              <w:pStyle w:val="TableField-Left"/>
              <w:rPr>
                <w:rFonts w:ascii="Calibri Light" w:hAnsi="Calibri Light" w:cs="Arial"/>
                <w:b/>
                <w:bCs/>
              </w:rPr>
            </w:pPr>
            <w:r w:rsidRPr="5C9EE791">
              <w:rPr>
                <w:rFonts w:ascii="Calibri Light" w:hAnsi="Calibri Light" w:cs="Arial"/>
                <w:b/>
                <w:bCs/>
              </w:rPr>
              <w:lastRenderedPageBreak/>
              <w:t>Field</w:t>
            </w:r>
          </w:p>
        </w:tc>
        <w:tc>
          <w:tcPr>
            <w:tcW w:w="1673" w:type="dxa"/>
            <w:tcBorders>
              <w:top w:val="threeDEmboss" w:sz="6" w:space="0" w:color="auto"/>
              <w:left w:val="single" w:sz="6" w:space="0" w:color="auto"/>
              <w:bottom w:val="threeDEmboss" w:sz="6" w:space="0" w:color="auto"/>
              <w:right w:val="single" w:sz="6" w:space="0" w:color="auto"/>
            </w:tcBorders>
            <w:shd w:val="clear" w:color="auto" w:fill="FFFF99"/>
            <w:vAlign w:val="center"/>
            <w:hideMark/>
          </w:tcPr>
          <w:p w14:paraId="02B20F78" w14:textId="77777777" w:rsidR="00501524" w:rsidRPr="001E12AD" w:rsidRDefault="00501524" w:rsidP="5C9EE791">
            <w:pPr>
              <w:pStyle w:val="TableField-Left"/>
              <w:rPr>
                <w:rFonts w:ascii="Calibri Light" w:hAnsi="Calibri Light" w:cs="Arial"/>
                <w:b/>
                <w:bCs/>
              </w:rPr>
            </w:pPr>
            <w:r w:rsidRPr="5C9EE791">
              <w:rPr>
                <w:rFonts w:ascii="Calibri Light" w:hAnsi="Calibri Light" w:cs="Arial"/>
                <w:b/>
                <w:bCs/>
              </w:rPr>
              <w:t>Type</w:t>
            </w:r>
          </w:p>
        </w:tc>
        <w:tc>
          <w:tcPr>
            <w:tcW w:w="4733" w:type="dxa"/>
            <w:tcBorders>
              <w:top w:val="threeDEmboss" w:sz="6" w:space="0" w:color="auto"/>
              <w:left w:val="single" w:sz="6" w:space="0" w:color="auto"/>
              <w:bottom w:val="threeDEmboss" w:sz="6" w:space="0" w:color="auto"/>
              <w:right w:val="threeDEmboss" w:sz="6" w:space="0" w:color="auto"/>
            </w:tcBorders>
            <w:shd w:val="clear" w:color="auto" w:fill="FFFF99"/>
            <w:vAlign w:val="center"/>
            <w:hideMark/>
          </w:tcPr>
          <w:p w14:paraId="04082FB6" w14:textId="77777777" w:rsidR="00501524" w:rsidRPr="001E12AD" w:rsidRDefault="00501524" w:rsidP="5C9EE791">
            <w:pPr>
              <w:pStyle w:val="TableField-Left"/>
              <w:rPr>
                <w:rFonts w:ascii="Calibri Light" w:hAnsi="Calibri Light" w:cs="Arial"/>
                <w:b/>
                <w:bCs/>
              </w:rPr>
            </w:pPr>
            <w:r w:rsidRPr="5C9EE791">
              <w:rPr>
                <w:rFonts w:ascii="Calibri Light" w:hAnsi="Calibri Light" w:cs="Arial"/>
                <w:b/>
                <w:bCs/>
              </w:rPr>
              <w:t>Comments</w:t>
            </w:r>
          </w:p>
        </w:tc>
      </w:tr>
      <w:tr w:rsidR="00F4755B" w:rsidRPr="00956B8D" w14:paraId="7EB276A1" w14:textId="77777777" w:rsidTr="151FDB74">
        <w:trPr>
          <w:cantSplit/>
          <w:trHeight w:val="432"/>
        </w:trPr>
        <w:tc>
          <w:tcPr>
            <w:tcW w:w="2908" w:type="dxa"/>
            <w:tcBorders>
              <w:top w:val="threeDEmboss" w:sz="6" w:space="0" w:color="auto"/>
              <w:left w:val="threeDEmboss" w:sz="6" w:space="0" w:color="auto"/>
              <w:bottom w:val="single" w:sz="6" w:space="0" w:color="auto"/>
              <w:right w:val="single" w:sz="6" w:space="0" w:color="auto"/>
            </w:tcBorders>
            <w:vAlign w:val="center"/>
          </w:tcPr>
          <w:p w14:paraId="3E498D5E" w14:textId="1F7DF148" w:rsidR="00F4755B" w:rsidRDefault="00F4755B" w:rsidP="00501524">
            <w:pPr>
              <w:pStyle w:val="TableField-Left"/>
              <w:rPr>
                <w:rFonts w:ascii="Calibri Light" w:hAnsi="Calibri Light" w:cs="Arial"/>
              </w:rPr>
            </w:pPr>
            <w:r>
              <w:rPr>
                <w:rFonts w:ascii="Calibri Light" w:hAnsi="Calibri Light" w:cs="Arial"/>
              </w:rPr>
              <w:t>Customer Id</w:t>
            </w:r>
          </w:p>
        </w:tc>
        <w:tc>
          <w:tcPr>
            <w:tcW w:w="1673" w:type="dxa"/>
            <w:tcBorders>
              <w:top w:val="threeDEmboss" w:sz="6" w:space="0" w:color="auto"/>
              <w:left w:val="single" w:sz="6" w:space="0" w:color="auto"/>
              <w:bottom w:val="single" w:sz="6" w:space="0" w:color="auto"/>
              <w:right w:val="single" w:sz="6" w:space="0" w:color="auto"/>
            </w:tcBorders>
            <w:vAlign w:val="center"/>
          </w:tcPr>
          <w:p w14:paraId="26C1119D" w14:textId="3D9E151F" w:rsidR="00F4755B" w:rsidRDefault="00F4755B" w:rsidP="00501524">
            <w:pPr>
              <w:pStyle w:val="TableField-Left"/>
              <w:rPr>
                <w:rFonts w:ascii="Calibri Light" w:hAnsi="Calibri Light" w:cs="Arial"/>
              </w:rPr>
            </w:pPr>
            <w:r>
              <w:rPr>
                <w:rFonts w:ascii="Calibri Light" w:hAnsi="Calibri Light" w:cs="Arial"/>
              </w:rPr>
              <w:t>Display</w:t>
            </w:r>
          </w:p>
        </w:tc>
        <w:tc>
          <w:tcPr>
            <w:tcW w:w="4733" w:type="dxa"/>
            <w:tcBorders>
              <w:top w:val="threeDEmboss" w:sz="6" w:space="0" w:color="auto"/>
              <w:left w:val="single" w:sz="6" w:space="0" w:color="auto"/>
              <w:bottom w:val="single" w:sz="6" w:space="0" w:color="auto"/>
              <w:right w:val="threeDEmboss" w:sz="6" w:space="0" w:color="auto"/>
            </w:tcBorders>
            <w:vAlign w:val="center"/>
          </w:tcPr>
          <w:p w14:paraId="57CD6BEE" w14:textId="4C2468C3" w:rsidR="00F4755B" w:rsidRDefault="00F4755B" w:rsidP="00501524">
            <w:pPr>
              <w:pStyle w:val="TableField-Left"/>
              <w:rPr>
                <w:rFonts w:ascii="Calibri Light" w:hAnsi="Calibri Light" w:cs="Arial"/>
              </w:rPr>
            </w:pPr>
            <w:r>
              <w:rPr>
                <w:rFonts w:ascii="Calibri Light" w:hAnsi="Calibri Light" w:cs="Arial"/>
              </w:rPr>
              <w:t>BP number</w:t>
            </w:r>
          </w:p>
        </w:tc>
      </w:tr>
      <w:tr w:rsidR="00F4755B" w:rsidRPr="00956B8D" w14:paraId="6805C717" w14:textId="77777777" w:rsidTr="151FDB74">
        <w:trPr>
          <w:cantSplit/>
          <w:trHeight w:val="432"/>
        </w:trPr>
        <w:tc>
          <w:tcPr>
            <w:tcW w:w="2908" w:type="dxa"/>
            <w:tcBorders>
              <w:top w:val="threeDEmboss" w:sz="6" w:space="0" w:color="auto"/>
              <w:left w:val="threeDEmboss" w:sz="6" w:space="0" w:color="auto"/>
              <w:bottom w:val="single" w:sz="6" w:space="0" w:color="auto"/>
              <w:right w:val="single" w:sz="6" w:space="0" w:color="auto"/>
            </w:tcBorders>
            <w:vAlign w:val="center"/>
          </w:tcPr>
          <w:p w14:paraId="5A11497F" w14:textId="2BD3DD3A" w:rsidR="00F4755B" w:rsidRDefault="00F4755B" w:rsidP="00501524">
            <w:pPr>
              <w:pStyle w:val="TableField-Left"/>
              <w:rPr>
                <w:rFonts w:ascii="Calibri Light" w:hAnsi="Calibri Light" w:cs="Arial"/>
              </w:rPr>
            </w:pPr>
            <w:r>
              <w:rPr>
                <w:rFonts w:ascii="Calibri Light" w:hAnsi="Calibri Light" w:cs="Arial"/>
              </w:rPr>
              <w:t>Customer Name</w:t>
            </w:r>
          </w:p>
        </w:tc>
        <w:tc>
          <w:tcPr>
            <w:tcW w:w="1673" w:type="dxa"/>
            <w:tcBorders>
              <w:top w:val="threeDEmboss" w:sz="6" w:space="0" w:color="auto"/>
              <w:left w:val="single" w:sz="6" w:space="0" w:color="auto"/>
              <w:bottom w:val="single" w:sz="6" w:space="0" w:color="auto"/>
              <w:right w:val="single" w:sz="6" w:space="0" w:color="auto"/>
            </w:tcBorders>
            <w:vAlign w:val="center"/>
          </w:tcPr>
          <w:p w14:paraId="643D71FD" w14:textId="79DAD27C" w:rsidR="00F4755B" w:rsidRDefault="00F4755B" w:rsidP="00501524">
            <w:pPr>
              <w:pStyle w:val="TableField-Left"/>
              <w:rPr>
                <w:rFonts w:ascii="Calibri Light" w:hAnsi="Calibri Light" w:cs="Arial"/>
              </w:rPr>
            </w:pPr>
            <w:r>
              <w:rPr>
                <w:rFonts w:ascii="Calibri Light" w:hAnsi="Calibri Light" w:cs="Arial"/>
              </w:rPr>
              <w:t>Display</w:t>
            </w:r>
          </w:p>
        </w:tc>
        <w:tc>
          <w:tcPr>
            <w:tcW w:w="4733" w:type="dxa"/>
            <w:tcBorders>
              <w:top w:val="threeDEmboss" w:sz="6" w:space="0" w:color="auto"/>
              <w:left w:val="single" w:sz="6" w:space="0" w:color="auto"/>
              <w:bottom w:val="single" w:sz="6" w:space="0" w:color="auto"/>
              <w:right w:val="threeDEmboss" w:sz="6" w:space="0" w:color="auto"/>
            </w:tcBorders>
            <w:vAlign w:val="center"/>
          </w:tcPr>
          <w:p w14:paraId="244AE37C" w14:textId="5AC9C5C6" w:rsidR="00F4755B" w:rsidRDefault="00F4755B" w:rsidP="00501524">
            <w:pPr>
              <w:pStyle w:val="TableField-Left"/>
              <w:rPr>
                <w:rFonts w:ascii="Calibri Light" w:hAnsi="Calibri Light" w:cs="Arial"/>
              </w:rPr>
            </w:pPr>
            <w:r>
              <w:rPr>
                <w:rFonts w:ascii="Calibri Light" w:hAnsi="Calibri Light" w:cs="Arial"/>
              </w:rPr>
              <w:t>BP name</w:t>
            </w:r>
          </w:p>
        </w:tc>
      </w:tr>
      <w:tr w:rsidR="00F4755B" w:rsidRPr="00956B8D" w14:paraId="4B92B3B1" w14:textId="77777777" w:rsidTr="151FDB74">
        <w:trPr>
          <w:cantSplit/>
          <w:trHeight w:val="432"/>
        </w:trPr>
        <w:tc>
          <w:tcPr>
            <w:tcW w:w="2908" w:type="dxa"/>
            <w:tcBorders>
              <w:top w:val="threeDEmboss" w:sz="6" w:space="0" w:color="auto"/>
              <w:left w:val="threeDEmboss" w:sz="6" w:space="0" w:color="auto"/>
              <w:bottom w:val="single" w:sz="6" w:space="0" w:color="auto"/>
              <w:right w:val="single" w:sz="6" w:space="0" w:color="auto"/>
            </w:tcBorders>
            <w:vAlign w:val="center"/>
          </w:tcPr>
          <w:p w14:paraId="1CE0CA80" w14:textId="227DB4AB" w:rsidR="00F4755B" w:rsidRDefault="0008293D" w:rsidP="00501524">
            <w:pPr>
              <w:pStyle w:val="TableField-Left"/>
              <w:rPr>
                <w:rFonts w:ascii="Calibri Light" w:hAnsi="Calibri Light" w:cs="Arial"/>
              </w:rPr>
            </w:pPr>
            <w:r>
              <w:rPr>
                <w:rFonts w:ascii="Calibri Light" w:hAnsi="Calibri Light" w:cs="Arial"/>
              </w:rPr>
              <w:t>Move Out Date</w:t>
            </w:r>
          </w:p>
        </w:tc>
        <w:tc>
          <w:tcPr>
            <w:tcW w:w="1673" w:type="dxa"/>
            <w:tcBorders>
              <w:top w:val="threeDEmboss" w:sz="6" w:space="0" w:color="auto"/>
              <w:left w:val="single" w:sz="6" w:space="0" w:color="auto"/>
              <w:bottom w:val="single" w:sz="6" w:space="0" w:color="auto"/>
              <w:right w:val="single" w:sz="6" w:space="0" w:color="auto"/>
            </w:tcBorders>
            <w:vAlign w:val="center"/>
          </w:tcPr>
          <w:p w14:paraId="76C542EC" w14:textId="4B88D4F8" w:rsidR="00F4755B" w:rsidRDefault="0008293D" w:rsidP="00501524">
            <w:pPr>
              <w:pStyle w:val="TableField-Left"/>
              <w:rPr>
                <w:rFonts w:ascii="Calibri Light" w:hAnsi="Calibri Light" w:cs="Arial"/>
              </w:rPr>
            </w:pPr>
            <w:r>
              <w:rPr>
                <w:rFonts w:ascii="Calibri Light" w:hAnsi="Calibri Light" w:cs="Arial"/>
              </w:rPr>
              <w:t>Display</w:t>
            </w:r>
          </w:p>
        </w:tc>
        <w:tc>
          <w:tcPr>
            <w:tcW w:w="4733" w:type="dxa"/>
            <w:tcBorders>
              <w:top w:val="threeDEmboss" w:sz="6" w:space="0" w:color="auto"/>
              <w:left w:val="single" w:sz="6" w:space="0" w:color="auto"/>
              <w:bottom w:val="single" w:sz="6" w:space="0" w:color="auto"/>
              <w:right w:val="threeDEmboss" w:sz="6" w:space="0" w:color="auto"/>
            </w:tcBorders>
            <w:vAlign w:val="center"/>
          </w:tcPr>
          <w:p w14:paraId="08A5614E" w14:textId="5B5F078F" w:rsidR="00F4755B" w:rsidRDefault="0008293D" w:rsidP="00501524">
            <w:pPr>
              <w:pStyle w:val="TableField-Left"/>
              <w:rPr>
                <w:rFonts w:ascii="Calibri Light" w:hAnsi="Calibri Light" w:cs="Arial"/>
              </w:rPr>
            </w:pPr>
            <w:r>
              <w:rPr>
                <w:rFonts w:ascii="Calibri Light" w:hAnsi="Calibri Light" w:cs="Arial"/>
              </w:rPr>
              <w:t>Move Out Date</w:t>
            </w:r>
          </w:p>
        </w:tc>
      </w:tr>
      <w:tr w:rsidR="0008293D" w:rsidRPr="00956B8D" w14:paraId="4D38669E" w14:textId="77777777" w:rsidTr="151FDB74">
        <w:trPr>
          <w:cantSplit/>
          <w:trHeight w:val="432"/>
        </w:trPr>
        <w:tc>
          <w:tcPr>
            <w:tcW w:w="2908" w:type="dxa"/>
            <w:tcBorders>
              <w:top w:val="threeDEmboss" w:sz="6" w:space="0" w:color="auto"/>
              <w:left w:val="threeDEmboss" w:sz="6" w:space="0" w:color="auto"/>
              <w:bottom w:val="single" w:sz="6" w:space="0" w:color="auto"/>
              <w:right w:val="single" w:sz="6" w:space="0" w:color="auto"/>
            </w:tcBorders>
            <w:vAlign w:val="center"/>
          </w:tcPr>
          <w:p w14:paraId="14E8E0AC" w14:textId="67B1CE24" w:rsidR="0008293D" w:rsidRDefault="0008293D" w:rsidP="00501524">
            <w:pPr>
              <w:pStyle w:val="TableField-Left"/>
              <w:rPr>
                <w:rFonts w:ascii="Calibri Light" w:hAnsi="Calibri Light" w:cs="Arial"/>
              </w:rPr>
            </w:pPr>
            <w:r>
              <w:rPr>
                <w:rFonts w:ascii="Calibri Light" w:hAnsi="Calibri Light" w:cs="Arial"/>
              </w:rPr>
              <w:t>Move In Date</w:t>
            </w:r>
          </w:p>
        </w:tc>
        <w:tc>
          <w:tcPr>
            <w:tcW w:w="1673" w:type="dxa"/>
            <w:tcBorders>
              <w:top w:val="threeDEmboss" w:sz="6" w:space="0" w:color="auto"/>
              <w:left w:val="single" w:sz="6" w:space="0" w:color="auto"/>
              <w:bottom w:val="single" w:sz="6" w:space="0" w:color="auto"/>
              <w:right w:val="single" w:sz="6" w:space="0" w:color="auto"/>
            </w:tcBorders>
            <w:vAlign w:val="center"/>
          </w:tcPr>
          <w:p w14:paraId="44FFDB9C" w14:textId="2B3E2913" w:rsidR="0008293D" w:rsidRDefault="0008293D" w:rsidP="00501524">
            <w:pPr>
              <w:pStyle w:val="TableField-Left"/>
              <w:rPr>
                <w:rFonts w:ascii="Calibri Light" w:hAnsi="Calibri Light" w:cs="Arial"/>
              </w:rPr>
            </w:pPr>
            <w:r>
              <w:rPr>
                <w:rFonts w:ascii="Calibri Light" w:hAnsi="Calibri Light" w:cs="Arial"/>
              </w:rPr>
              <w:t>Display</w:t>
            </w:r>
          </w:p>
        </w:tc>
        <w:tc>
          <w:tcPr>
            <w:tcW w:w="4733" w:type="dxa"/>
            <w:tcBorders>
              <w:top w:val="threeDEmboss" w:sz="6" w:space="0" w:color="auto"/>
              <w:left w:val="single" w:sz="6" w:space="0" w:color="auto"/>
              <w:bottom w:val="single" w:sz="6" w:space="0" w:color="auto"/>
              <w:right w:val="threeDEmboss" w:sz="6" w:space="0" w:color="auto"/>
            </w:tcBorders>
            <w:vAlign w:val="center"/>
          </w:tcPr>
          <w:p w14:paraId="2698C132" w14:textId="0ABA8A42" w:rsidR="0008293D" w:rsidRDefault="0008293D" w:rsidP="00501524">
            <w:pPr>
              <w:pStyle w:val="TableField-Left"/>
              <w:rPr>
                <w:rFonts w:ascii="Calibri Light" w:hAnsi="Calibri Light" w:cs="Arial"/>
              </w:rPr>
            </w:pPr>
            <w:r>
              <w:rPr>
                <w:rFonts w:ascii="Calibri Light" w:hAnsi="Calibri Light" w:cs="Arial"/>
              </w:rPr>
              <w:t>Move In Date</w:t>
            </w:r>
          </w:p>
        </w:tc>
      </w:tr>
      <w:tr w:rsidR="0008293D" w:rsidRPr="00956B8D" w14:paraId="0BA924E0" w14:textId="77777777" w:rsidTr="151FDB74">
        <w:trPr>
          <w:cantSplit/>
          <w:trHeight w:val="432"/>
        </w:trPr>
        <w:tc>
          <w:tcPr>
            <w:tcW w:w="2908" w:type="dxa"/>
            <w:tcBorders>
              <w:top w:val="threeDEmboss" w:sz="6" w:space="0" w:color="auto"/>
              <w:left w:val="threeDEmboss" w:sz="6" w:space="0" w:color="auto"/>
              <w:bottom w:val="single" w:sz="6" w:space="0" w:color="auto"/>
              <w:right w:val="single" w:sz="6" w:space="0" w:color="auto"/>
            </w:tcBorders>
            <w:vAlign w:val="center"/>
          </w:tcPr>
          <w:p w14:paraId="419F1CB7" w14:textId="30BBA967" w:rsidR="0008293D" w:rsidRDefault="0008293D" w:rsidP="00501524">
            <w:pPr>
              <w:pStyle w:val="TableField-Left"/>
              <w:rPr>
                <w:rFonts w:ascii="Calibri Light" w:hAnsi="Calibri Light" w:cs="Arial"/>
              </w:rPr>
            </w:pPr>
            <w:r>
              <w:rPr>
                <w:rFonts w:ascii="Calibri Light" w:hAnsi="Calibri Light" w:cs="Arial"/>
              </w:rPr>
              <w:t>Move In Address</w:t>
            </w:r>
          </w:p>
        </w:tc>
        <w:tc>
          <w:tcPr>
            <w:tcW w:w="1673" w:type="dxa"/>
            <w:tcBorders>
              <w:top w:val="threeDEmboss" w:sz="6" w:space="0" w:color="auto"/>
              <w:left w:val="single" w:sz="6" w:space="0" w:color="auto"/>
              <w:bottom w:val="single" w:sz="6" w:space="0" w:color="auto"/>
              <w:right w:val="single" w:sz="6" w:space="0" w:color="auto"/>
            </w:tcBorders>
            <w:vAlign w:val="center"/>
          </w:tcPr>
          <w:p w14:paraId="101D7971" w14:textId="679C82BB" w:rsidR="0008293D" w:rsidRDefault="0008293D" w:rsidP="00501524">
            <w:pPr>
              <w:pStyle w:val="TableField-Left"/>
              <w:rPr>
                <w:rFonts w:ascii="Calibri Light" w:hAnsi="Calibri Light" w:cs="Arial"/>
              </w:rPr>
            </w:pPr>
            <w:r>
              <w:rPr>
                <w:rFonts w:ascii="Calibri Light" w:hAnsi="Calibri Light" w:cs="Arial"/>
              </w:rPr>
              <w:t>Display</w:t>
            </w:r>
          </w:p>
        </w:tc>
        <w:tc>
          <w:tcPr>
            <w:tcW w:w="4733" w:type="dxa"/>
            <w:tcBorders>
              <w:top w:val="threeDEmboss" w:sz="6" w:space="0" w:color="auto"/>
              <w:left w:val="single" w:sz="6" w:space="0" w:color="auto"/>
              <w:bottom w:val="single" w:sz="6" w:space="0" w:color="auto"/>
              <w:right w:val="threeDEmboss" w:sz="6" w:space="0" w:color="auto"/>
            </w:tcBorders>
            <w:vAlign w:val="center"/>
          </w:tcPr>
          <w:p w14:paraId="55C8992D" w14:textId="22AA181C" w:rsidR="0008293D" w:rsidRDefault="0008293D" w:rsidP="00501524">
            <w:pPr>
              <w:pStyle w:val="TableField-Left"/>
              <w:rPr>
                <w:rFonts w:ascii="Calibri Light" w:hAnsi="Calibri Light" w:cs="Arial"/>
              </w:rPr>
            </w:pPr>
            <w:r>
              <w:rPr>
                <w:rFonts w:ascii="Calibri Light" w:hAnsi="Calibri Light" w:cs="Arial"/>
              </w:rPr>
              <w:t>Move In Address</w:t>
            </w:r>
          </w:p>
        </w:tc>
      </w:tr>
      <w:tr w:rsidR="00F4755B" w:rsidRPr="00956B8D" w14:paraId="5282BEBD" w14:textId="77777777" w:rsidTr="151FDB74">
        <w:trPr>
          <w:cantSplit/>
          <w:trHeight w:val="432"/>
        </w:trPr>
        <w:tc>
          <w:tcPr>
            <w:tcW w:w="2908" w:type="dxa"/>
            <w:tcBorders>
              <w:top w:val="threeDEmboss" w:sz="6" w:space="0" w:color="auto"/>
              <w:left w:val="threeDEmboss" w:sz="6" w:space="0" w:color="auto"/>
              <w:bottom w:val="single" w:sz="6" w:space="0" w:color="auto"/>
              <w:right w:val="single" w:sz="6" w:space="0" w:color="auto"/>
            </w:tcBorders>
            <w:vAlign w:val="center"/>
          </w:tcPr>
          <w:p w14:paraId="295B84E3" w14:textId="0AF166F1" w:rsidR="00F4755B" w:rsidRDefault="0008293D" w:rsidP="00501524">
            <w:pPr>
              <w:pStyle w:val="TableField-Left"/>
              <w:rPr>
                <w:rFonts w:ascii="Calibri Light" w:hAnsi="Calibri Light" w:cs="Arial"/>
              </w:rPr>
            </w:pPr>
            <w:r>
              <w:rPr>
                <w:rFonts w:ascii="Calibri Light" w:hAnsi="Calibri Light" w:cs="Arial"/>
              </w:rPr>
              <w:t>Move Out Address</w:t>
            </w:r>
          </w:p>
        </w:tc>
        <w:tc>
          <w:tcPr>
            <w:tcW w:w="1673" w:type="dxa"/>
            <w:tcBorders>
              <w:top w:val="threeDEmboss" w:sz="6" w:space="0" w:color="auto"/>
              <w:left w:val="single" w:sz="6" w:space="0" w:color="auto"/>
              <w:bottom w:val="single" w:sz="6" w:space="0" w:color="auto"/>
              <w:right w:val="single" w:sz="6" w:space="0" w:color="auto"/>
            </w:tcBorders>
            <w:vAlign w:val="center"/>
          </w:tcPr>
          <w:p w14:paraId="3705AF9D" w14:textId="4CC6ECD1" w:rsidR="00F4755B" w:rsidRDefault="0008293D" w:rsidP="00501524">
            <w:pPr>
              <w:pStyle w:val="TableField-Left"/>
              <w:rPr>
                <w:rFonts w:ascii="Calibri Light" w:hAnsi="Calibri Light" w:cs="Arial"/>
              </w:rPr>
            </w:pPr>
            <w:r>
              <w:rPr>
                <w:rFonts w:ascii="Calibri Light" w:hAnsi="Calibri Light" w:cs="Arial"/>
              </w:rPr>
              <w:t>Display</w:t>
            </w:r>
          </w:p>
        </w:tc>
        <w:tc>
          <w:tcPr>
            <w:tcW w:w="4733" w:type="dxa"/>
            <w:tcBorders>
              <w:top w:val="threeDEmboss" w:sz="6" w:space="0" w:color="auto"/>
              <w:left w:val="single" w:sz="6" w:space="0" w:color="auto"/>
              <w:bottom w:val="single" w:sz="6" w:space="0" w:color="auto"/>
              <w:right w:val="threeDEmboss" w:sz="6" w:space="0" w:color="auto"/>
            </w:tcBorders>
            <w:vAlign w:val="center"/>
          </w:tcPr>
          <w:p w14:paraId="702EE7E2" w14:textId="258E9AD9" w:rsidR="00F4755B" w:rsidRDefault="0008293D" w:rsidP="00501524">
            <w:pPr>
              <w:pStyle w:val="TableField-Left"/>
              <w:rPr>
                <w:rFonts w:ascii="Calibri Light" w:hAnsi="Calibri Light" w:cs="Arial"/>
              </w:rPr>
            </w:pPr>
            <w:r>
              <w:rPr>
                <w:rFonts w:ascii="Calibri Light" w:hAnsi="Calibri Light" w:cs="Arial"/>
              </w:rPr>
              <w:t>Move Out Address</w:t>
            </w:r>
          </w:p>
        </w:tc>
      </w:tr>
      <w:tr w:rsidR="00501524" w:rsidRPr="00956B8D" w14:paraId="3F988528" w14:textId="77777777" w:rsidTr="151FDB74">
        <w:trPr>
          <w:cantSplit/>
          <w:trHeight w:val="432"/>
        </w:trPr>
        <w:tc>
          <w:tcPr>
            <w:tcW w:w="2908" w:type="dxa"/>
            <w:tcBorders>
              <w:top w:val="threeDEmboss" w:sz="6" w:space="0" w:color="auto"/>
              <w:left w:val="threeDEmboss" w:sz="6" w:space="0" w:color="auto"/>
              <w:bottom w:val="single" w:sz="6" w:space="0" w:color="auto"/>
              <w:right w:val="single" w:sz="6" w:space="0" w:color="auto"/>
            </w:tcBorders>
            <w:vAlign w:val="center"/>
          </w:tcPr>
          <w:p w14:paraId="2CDBF61A" w14:textId="3ECBC28D" w:rsidR="00501524" w:rsidRPr="00956B8D" w:rsidRDefault="00501524" w:rsidP="151FDB74">
            <w:pPr>
              <w:pStyle w:val="TableField-Left"/>
              <w:rPr>
                <w:rFonts w:asciiTheme="minorHAnsi" w:hAnsiTheme="minorHAnsi"/>
              </w:rPr>
            </w:pPr>
            <w:r>
              <w:rPr>
                <w:rFonts w:ascii="Calibri Light" w:hAnsi="Calibri Light" w:cs="Arial"/>
              </w:rPr>
              <w:t>Contract Account External ID</w:t>
            </w:r>
          </w:p>
        </w:tc>
        <w:tc>
          <w:tcPr>
            <w:tcW w:w="1673" w:type="dxa"/>
            <w:tcBorders>
              <w:top w:val="threeDEmboss" w:sz="6" w:space="0" w:color="auto"/>
              <w:left w:val="single" w:sz="6" w:space="0" w:color="auto"/>
              <w:bottom w:val="single" w:sz="6" w:space="0" w:color="auto"/>
              <w:right w:val="single" w:sz="6" w:space="0" w:color="auto"/>
            </w:tcBorders>
            <w:vAlign w:val="center"/>
          </w:tcPr>
          <w:p w14:paraId="0D7D1725" w14:textId="29F381CD" w:rsidR="00501524" w:rsidRPr="00956B8D" w:rsidRDefault="00501524" w:rsidP="151FDB74">
            <w:pPr>
              <w:pStyle w:val="TableField-Left"/>
              <w:rPr>
                <w:rFonts w:asciiTheme="minorHAnsi" w:hAnsiTheme="minorHAnsi"/>
              </w:rPr>
            </w:pPr>
            <w:r>
              <w:rPr>
                <w:rFonts w:ascii="Calibri Light" w:hAnsi="Calibri Light" w:cs="Arial"/>
              </w:rPr>
              <w:t>Required</w:t>
            </w:r>
          </w:p>
        </w:tc>
        <w:tc>
          <w:tcPr>
            <w:tcW w:w="4733" w:type="dxa"/>
            <w:tcBorders>
              <w:top w:val="threeDEmboss" w:sz="6" w:space="0" w:color="auto"/>
              <w:left w:val="single" w:sz="6" w:space="0" w:color="auto"/>
              <w:bottom w:val="single" w:sz="6" w:space="0" w:color="auto"/>
              <w:right w:val="threeDEmboss" w:sz="6" w:space="0" w:color="auto"/>
            </w:tcBorders>
            <w:vAlign w:val="center"/>
          </w:tcPr>
          <w:p w14:paraId="12ED95CD" w14:textId="41819B5E" w:rsidR="00501524" w:rsidRPr="00956B8D" w:rsidRDefault="00501524" w:rsidP="151FDB74">
            <w:pPr>
              <w:pStyle w:val="TableField-Left"/>
              <w:rPr>
                <w:rFonts w:asciiTheme="minorHAnsi" w:hAnsiTheme="minorHAnsi"/>
              </w:rPr>
            </w:pPr>
            <w:r>
              <w:rPr>
                <w:rFonts w:ascii="Calibri Light" w:hAnsi="Calibri Light" w:cs="Arial"/>
              </w:rPr>
              <w:t>Contract Account number, option to create a new Contract Account</w:t>
            </w:r>
          </w:p>
        </w:tc>
      </w:tr>
      <w:tr w:rsidR="00501524" w:rsidRPr="00956B8D" w14:paraId="1B1DA7B7" w14:textId="77777777" w:rsidTr="151FDB74">
        <w:trPr>
          <w:cantSplit/>
          <w:trHeight w:val="432"/>
        </w:trPr>
        <w:tc>
          <w:tcPr>
            <w:tcW w:w="2908" w:type="dxa"/>
            <w:tcBorders>
              <w:top w:val="single" w:sz="6" w:space="0" w:color="auto"/>
              <w:left w:val="threeDEmboss" w:sz="6" w:space="0" w:color="auto"/>
              <w:bottom w:val="threeDEmboss" w:sz="6" w:space="0" w:color="auto"/>
              <w:right w:val="single" w:sz="6" w:space="0" w:color="auto"/>
            </w:tcBorders>
            <w:vAlign w:val="center"/>
          </w:tcPr>
          <w:p w14:paraId="59392566" w14:textId="651A97D9" w:rsidR="00501524" w:rsidRDefault="00501524" w:rsidP="00501524">
            <w:pPr>
              <w:pStyle w:val="TableField-Left"/>
              <w:rPr>
                <w:rFonts w:ascii="Calibri Light" w:hAnsi="Calibri Light" w:cs="Arial"/>
              </w:rPr>
            </w:pPr>
            <w:r>
              <w:rPr>
                <w:rFonts w:ascii="Calibri Light" w:hAnsi="Calibri Light" w:cs="Arial"/>
              </w:rPr>
              <w:t>Joint Invoicing</w:t>
            </w:r>
          </w:p>
        </w:tc>
        <w:tc>
          <w:tcPr>
            <w:tcW w:w="1673" w:type="dxa"/>
            <w:tcBorders>
              <w:top w:val="single" w:sz="6" w:space="0" w:color="auto"/>
              <w:left w:val="single" w:sz="6" w:space="0" w:color="auto"/>
              <w:bottom w:val="threeDEmboss" w:sz="6" w:space="0" w:color="auto"/>
              <w:right w:val="single" w:sz="6" w:space="0" w:color="auto"/>
            </w:tcBorders>
            <w:vAlign w:val="center"/>
          </w:tcPr>
          <w:p w14:paraId="005C9A0B" w14:textId="48404775" w:rsidR="00501524" w:rsidRDefault="00501524" w:rsidP="00501524">
            <w:pPr>
              <w:pStyle w:val="TableField-Left"/>
              <w:rPr>
                <w:rFonts w:ascii="Calibri Light" w:hAnsi="Calibri Light" w:cs="Arial"/>
              </w:rPr>
            </w:pPr>
            <w:r>
              <w:rPr>
                <w:rFonts w:ascii="Calibri Light" w:hAnsi="Calibri Light" w:cs="Arial"/>
              </w:rPr>
              <w:t>Required</w:t>
            </w:r>
          </w:p>
        </w:tc>
        <w:tc>
          <w:tcPr>
            <w:tcW w:w="4733" w:type="dxa"/>
            <w:tcBorders>
              <w:top w:val="single" w:sz="6" w:space="0" w:color="auto"/>
              <w:left w:val="single" w:sz="6" w:space="0" w:color="auto"/>
              <w:bottom w:val="threeDEmboss" w:sz="6" w:space="0" w:color="auto"/>
              <w:right w:val="threeDEmboss" w:sz="6" w:space="0" w:color="auto"/>
            </w:tcBorders>
            <w:vAlign w:val="center"/>
          </w:tcPr>
          <w:p w14:paraId="7B8E3F41" w14:textId="6502355C" w:rsidR="00501524" w:rsidRDefault="00501524" w:rsidP="00501524">
            <w:pPr>
              <w:pStyle w:val="TableField-Left"/>
              <w:rPr>
                <w:rFonts w:ascii="Calibri Light" w:hAnsi="Calibri Light" w:cs="Arial"/>
              </w:rPr>
            </w:pPr>
            <w:r>
              <w:rPr>
                <w:rFonts w:ascii="Calibri Light" w:hAnsi="Calibri Light" w:cs="Arial"/>
              </w:rPr>
              <w:t>Joint invoicing option, always default to “</w:t>
            </w:r>
            <w:r w:rsidRPr="0019549F">
              <w:rPr>
                <w:rFonts w:ascii="Calibri Light" w:hAnsi="Calibri Light" w:cs="Arial"/>
              </w:rPr>
              <w:t>Contract can be invoiced jointly with other contracts.”</w:t>
            </w:r>
          </w:p>
        </w:tc>
      </w:tr>
      <w:tr w:rsidR="00501524" w:rsidRPr="00956B8D" w14:paraId="282E8D69" w14:textId="77777777" w:rsidTr="151FDB74">
        <w:trPr>
          <w:cantSplit/>
          <w:trHeight w:val="432"/>
        </w:trPr>
        <w:tc>
          <w:tcPr>
            <w:tcW w:w="2908" w:type="dxa"/>
            <w:tcBorders>
              <w:top w:val="single" w:sz="6" w:space="0" w:color="auto"/>
              <w:left w:val="threeDEmboss" w:sz="6" w:space="0" w:color="auto"/>
              <w:bottom w:val="threeDEmboss" w:sz="6" w:space="0" w:color="auto"/>
              <w:right w:val="single" w:sz="6" w:space="0" w:color="auto"/>
            </w:tcBorders>
            <w:vAlign w:val="center"/>
          </w:tcPr>
          <w:p w14:paraId="5BB7C629" w14:textId="20C5ECCE" w:rsidR="00501524" w:rsidRDefault="00501524" w:rsidP="00501524">
            <w:pPr>
              <w:pStyle w:val="TableField-Left"/>
              <w:rPr>
                <w:rFonts w:ascii="Calibri Light" w:hAnsi="Calibri Light" w:cs="Arial"/>
              </w:rPr>
            </w:pPr>
            <w:r>
              <w:rPr>
                <w:rFonts w:ascii="Calibri Light" w:hAnsi="Calibri Light" w:cs="Arial"/>
              </w:rPr>
              <w:t>Reason for Deposit</w:t>
            </w:r>
          </w:p>
        </w:tc>
        <w:tc>
          <w:tcPr>
            <w:tcW w:w="1673" w:type="dxa"/>
            <w:tcBorders>
              <w:top w:val="single" w:sz="6" w:space="0" w:color="auto"/>
              <w:left w:val="single" w:sz="6" w:space="0" w:color="auto"/>
              <w:bottom w:val="threeDEmboss" w:sz="6" w:space="0" w:color="auto"/>
              <w:right w:val="single" w:sz="6" w:space="0" w:color="auto"/>
            </w:tcBorders>
            <w:vAlign w:val="center"/>
          </w:tcPr>
          <w:p w14:paraId="3439F2F4" w14:textId="641A6144" w:rsidR="00501524" w:rsidRDefault="00501524" w:rsidP="00501524">
            <w:pPr>
              <w:pStyle w:val="TableField-Left"/>
              <w:rPr>
                <w:rFonts w:ascii="Calibri Light" w:hAnsi="Calibri Light" w:cs="Arial"/>
              </w:rPr>
            </w:pPr>
            <w:r>
              <w:rPr>
                <w:rFonts w:ascii="Calibri Light" w:hAnsi="Calibri Light" w:cs="Arial"/>
              </w:rPr>
              <w:t>Optional</w:t>
            </w:r>
          </w:p>
        </w:tc>
        <w:tc>
          <w:tcPr>
            <w:tcW w:w="4733" w:type="dxa"/>
            <w:tcBorders>
              <w:top w:val="single" w:sz="6" w:space="0" w:color="auto"/>
              <w:left w:val="single" w:sz="6" w:space="0" w:color="auto"/>
              <w:bottom w:val="threeDEmboss" w:sz="6" w:space="0" w:color="auto"/>
              <w:right w:val="threeDEmboss" w:sz="6" w:space="0" w:color="auto"/>
            </w:tcBorders>
            <w:vAlign w:val="center"/>
          </w:tcPr>
          <w:p w14:paraId="2E2A4F3C" w14:textId="63126403" w:rsidR="00501524" w:rsidRDefault="00501524" w:rsidP="00501524">
            <w:pPr>
              <w:pStyle w:val="TableField-Left"/>
              <w:rPr>
                <w:rFonts w:ascii="Calibri Light" w:hAnsi="Calibri Light" w:cs="Arial"/>
              </w:rPr>
            </w:pPr>
            <w:r>
              <w:rPr>
                <w:rFonts w:ascii="Calibri Light" w:hAnsi="Calibri Light" w:cs="Arial"/>
              </w:rPr>
              <w:t>Search and select from drop down option</w:t>
            </w:r>
          </w:p>
        </w:tc>
      </w:tr>
      <w:tr w:rsidR="00501524" w:rsidRPr="00956B8D" w14:paraId="0B3A336E" w14:textId="77777777" w:rsidTr="151FDB74">
        <w:trPr>
          <w:cantSplit/>
          <w:trHeight w:val="432"/>
        </w:trPr>
        <w:tc>
          <w:tcPr>
            <w:tcW w:w="2908" w:type="dxa"/>
            <w:tcBorders>
              <w:top w:val="single" w:sz="6" w:space="0" w:color="auto"/>
              <w:left w:val="threeDEmboss" w:sz="6" w:space="0" w:color="auto"/>
              <w:bottom w:val="threeDEmboss" w:sz="6" w:space="0" w:color="auto"/>
              <w:right w:val="single" w:sz="6" w:space="0" w:color="auto"/>
            </w:tcBorders>
            <w:vAlign w:val="center"/>
          </w:tcPr>
          <w:p w14:paraId="1CF3BC1B" w14:textId="5393C006" w:rsidR="00501524" w:rsidRPr="00956B8D" w:rsidRDefault="00501524" w:rsidP="151FDB74">
            <w:pPr>
              <w:pStyle w:val="TableField-Left"/>
              <w:rPr>
                <w:rFonts w:asciiTheme="minorHAnsi" w:hAnsiTheme="minorHAnsi"/>
              </w:rPr>
            </w:pPr>
            <w:r>
              <w:rPr>
                <w:rFonts w:ascii="Calibri Light" w:hAnsi="Calibri Light" w:cs="Arial"/>
              </w:rPr>
              <w:t>Security Deposit Amount</w:t>
            </w:r>
          </w:p>
        </w:tc>
        <w:tc>
          <w:tcPr>
            <w:tcW w:w="1673" w:type="dxa"/>
            <w:tcBorders>
              <w:top w:val="single" w:sz="6" w:space="0" w:color="auto"/>
              <w:left w:val="single" w:sz="6" w:space="0" w:color="auto"/>
              <w:bottom w:val="threeDEmboss" w:sz="6" w:space="0" w:color="auto"/>
              <w:right w:val="single" w:sz="6" w:space="0" w:color="auto"/>
            </w:tcBorders>
            <w:vAlign w:val="center"/>
          </w:tcPr>
          <w:p w14:paraId="4D840BCF" w14:textId="663A8676" w:rsidR="00501524" w:rsidRPr="00956B8D" w:rsidRDefault="00501524" w:rsidP="151FDB74">
            <w:pPr>
              <w:pStyle w:val="TableField-Left"/>
              <w:rPr>
                <w:rFonts w:asciiTheme="minorHAnsi" w:hAnsiTheme="minorHAnsi"/>
              </w:rPr>
            </w:pPr>
            <w:r>
              <w:rPr>
                <w:rFonts w:ascii="Calibri Light" w:hAnsi="Calibri Light" w:cs="Arial"/>
              </w:rPr>
              <w:t>Optional</w:t>
            </w:r>
          </w:p>
        </w:tc>
        <w:tc>
          <w:tcPr>
            <w:tcW w:w="4733" w:type="dxa"/>
            <w:tcBorders>
              <w:top w:val="single" w:sz="6" w:space="0" w:color="auto"/>
              <w:left w:val="single" w:sz="6" w:space="0" w:color="auto"/>
              <w:bottom w:val="threeDEmboss" w:sz="6" w:space="0" w:color="auto"/>
              <w:right w:val="threeDEmboss" w:sz="6" w:space="0" w:color="auto"/>
            </w:tcBorders>
            <w:vAlign w:val="center"/>
          </w:tcPr>
          <w:p w14:paraId="5DC5E049" w14:textId="6E45465D" w:rsidR="00501524" w:rsidRPr="00956B8D" w:rsidRDefault="00501524" w:rsidP="151FDB74">
            <w:pPr>
              <w:pStyle w:val="TableField-Left"/>
              <w:rPr>
                <w:rFonts w:asciiTheme="minorHAnsi" w:hAnsiTheme="minorHAnsi"/>
              </w:rPr>
            </w:pPr>
            <w:r>
              <w:rPr>
                <w:rFonts w:ascii="Calibri Light" w:hAnsi="Calibri Light" w:cs="Arial"/>
              </w:rPr>
              <w:t>Security Deposit Amount</w:t>
            </w:r>
          </w:p>
        </w:tc>
      </w:tr>
      <w:tr w:rsidR="00501524" w:rsidRPr="00956B8D" w14:paraId="6D61B374" w14:textId="77777777" w:rsidTr="151FDB74">
        <w:trPr>
          <w:cantSplit/>
          <w:trHeight w:val="432"/>
        </w:trPr>
        <w:tc>
          <w:tcPr>
            <w:tcW w:w="2908" w:type="dxa"/>
            <w:tcBorders>
              <w:top w:val="single" w:sz="6" w:space="0" w:color="auto"/>
              <w:left w:val="threeDEmboss" w:sz="6" w:space="0" w:color="auto"/>
              <w:bottom w:val="threeDEmboss" w:sz="6" w:space="0" w:color="auto"/>
              <w:right w:val="single" w:sz="6" w:space="0" w:color="auto"/>
            </w:tcBorders>
            <w:vAlign w:val="center"/>
          </w:tcPr>
          <w:p w14:paraId="52D3AD72" w14:textId="72A95465" w:rsidR="00501524" w:rsidRDefault="00501524" w:rsidP="00501524">
            <w:pPr>
              <w:pStyle w:val="TableField-Left"/>
              <w:rPr>
                <w:rFonts w:ascii="Calibri Light" w:hAnsi="Calibri Light" w:cs="Arial"/>
              </w:rPr>
            </w:pPr>
            <w:r>
              <w:rPr>
                <w:rFonts w:ascii="Calibri Light" w:hAnsi="Calibri Light" w:cs="Arial"/>
              </w:rPr>
              <w:t>Same as Move In Address</w:t>
            </w:r>
          </w:p>
        </w:tc>
        <w:tc>
          <w:tcPr>
            <w:tcW w:w="1673" w:type="dxa"/>
            <w:tcBorders>
              <w:top w:val="single" w:sz="6" w:space="0" w:color="auto"/>
              <w:left w:val="single" w:sz="6" w:space="0" w:color="auto"/>
              <w:bottom w:val="threeDEmboss" w:sz="6" w:space="0" w:color="auto"/>
              <w:right w:val="single" w:sz="6" w:space="0" w:color="auto"/>
            </w:tcBorders>
            <w:vAlign w:val="center"/>
          </w:tcPr>
          <w:p w14:paraId="1DB1C7E2" w14:textId="65179535" w:rsidR="00501524" w:rsidRDefault="00501524" w:rsidP="00501524">
            <w:pPr>
              <w:pStyle w:val="TableField-Left"/>
              <w:rPr>
                <w:rFonts w:ascii="Calibri Light" w:hAnsi="Calibri Light" w:cs="Arial"/>
              </w:rPr>
            </w:pPr>
            <w:r>
              <w:rPr>
                <w:rFonts w:ascii="Calibri Light" w:hAnsi="Calibri Light" w:cs="Arial"/>
              </w:rPr>
              <w:t>Optional</w:t>
            </w:r>
          </w:p>
        </w:tc>
        <w:tc>
          <w:tcPr>
            <w:tcW w:w="4733" w:type="dxa"/>
            <w:tcBorders>
              <w:top w:val="single" w:sz="6" w:space="0" w:color="auto"/>
              <w:left w:val="single" w:sz="6" w:space="0" w:color="auto"/>
              <w:bottom w:val="threeDEmboss" w:sz="6" w:space="0" w:color="auto"/>
              <w:right w:val="threeDEmboss" w:sz="6" w:space="0" w:color="auto"/>
            </w:tcBorders>
            <w:vAlign w:val="center"/>
          </w:tcPr>
          <w:p w14:paraId="484DD7EE" w14:textId="54C40F75" w:rsidR="00501524" w:rsidRDefault="00501524" w:rsidP="00501524">
            <w:pPr>
              <w:pStyle w:val="TableField-Left"/>
              <w:rPr>
                <w:rFonts w:ascii="Calibri Light" w:hAnsi="Calibri Light" w:cs="Arial"/>
              </w:rPr>
            </w:pPr>
            <w:r>
              <w:rPr>
                <w:rFonts w:ascii="Calibri Light" w:hAnsi="Calibri Light" w:cs="Arial"/>
              </w:rPr>
              <w:t>Premise address is defaulted in the mailing address fields if checkbox is selected</w:t>
            </w:r>
          </w:p>
        </w:tc>
      </w:tr>
      <w:tr w:rsidR="00501524" w:rsidRPr="00956B8D" w14:paraId="61880FB6" w14:textId="77777777" w:rsidTr="151FDB74">
        <w:trPr>
          <w:cantSplit/>
          <w:trHeight w:val="432"/>
        </w:trPr>
        <w:tc>
          <w:tcPr>
            <w:tcW w:w="2908" w:type="dxa"/>
            <w:tcBorders>
              <w:top w:val="single" w:sz="6" w:space="0" w:color="auto"/>
              <w:left w:val="threeDEmboss" w:sz="6" w:space="0" w:color="auto"/>
              <w:bottom w:val="single" w:sz="6" w:space="0" w:color="auto"/>
              <w:right w:val="single" w:sz="6" w:space="0" w:color="auto"/>
            </w:tcBorders>
            <w:vAlign w:val="center"/>
          </w:tcPr>
          <w:p w14:paraId="582E5BDB" w14:textId="42A124A0" w:rsidR="00501524" w:rsidRDefault="00501524" w:rsidP="00501524">
            <w:pPr>
              <w:pStyle w:val="TableField-Left"/>
              <w:rPr>
                <w:rFonts w:ascii="Calibri Light" w:hAnsi="Calibri Light" w:cs="Arial"/>
              </w:rPr>
            </w:pPr>
            <w:r>
              <w:rPr>
                <w:rFonts w:ascii="Calibri Light" w:hAnsi="Calibri Light" w:cs="Arial"/>
              </w:rPr>
              <w:t>Notes – Add new note</w:t>
            </w:r>
            <w:r w:rsidR="00AD10E2">
              <w:rPr>
                <w:rFonts w:ascii="Calibri Light" w:hAnsi="Calibri Light" w:cs="Arial"/>
              </w:rPr>
              <w:t xml:space="preserve"> for Move Out</w:t>
            </w:r>
          </w:p>
        </w:tc>
        <w:tc>
          <w:tcPr>
            <w:tcW w:w="1673" w:type="dxa"/>
            <w:tcBorders>
              <w:top w:val="single" w:sz="6" w:space="0" w:color="auto"/>
              <w:left w:val="single" w:sz="6" w:space="0" w:color="auto"/>
              <w:bottom w:val="single" w:sz="6" w:space="0" w:color="auto"/>
              <w:right w:val="single" w:sz="6" w:space="0" w:color="auto"/>
            </w:tcBorders>
            <w:vAlign w:val="center"/>
          </w:tcPr>
          <w:p w14:paraId="0586BE00" w14:textId="78B1E01C" w:rsidR="00501524" w:rsidRDefault="00501524" w:rsidP="00501524">
            <w:pPr>
              <w:pStyle w:val="TableField-Left"/>
              <w:rPr>
                <w:rFonts w:ascii="Calibri Light" w:hAnsi="Calibri Light" w:cs="Arial"/>
              </w:rPr>
            </w:pPr>
            <w:r>
              <w:rPr>
                <w:rFonts w:ascii="Calibri Light" w:hAnsi="Calibri Light" w:cs="Arial"/>
              </w:rPr>
              <w:t>Optional</w:t>
            </w:r>
          </w:p>
        </w:tc>
        <w:tc>
          <w:tcPr>
            <w:tcW w:w="4733" w:type="dxa"/>
            <w:tcBorders>
              <w:top w:val="single" w:sz="6" w:space="0" w:color="auto"/>
              <w:left w:val="single" w:sz="6" w:space="0" w:color="auto"/>
              <w:bottom w:val="single" w:sz="6" w:space="0" w:color="auto"/>
              <w:right w:val="threeDEmboss" w:sz="6" w:space="0" w:color="auto"/>
            </w:tcBorders>
            <w:vAlign w:val="center"/>
          </w:tcPr>
          <w:p w14:paraId="1D33A685" w14:textId="5AEF77C6" w:rsidR="00501524" w:rsidRDefault="00501524" w:rsidP="00501524">
            <w:pPr>
              <w:pStyle w:val="TableField-Left"/>
              <w:rPr>
                <w:rFonts w:ascii="Calibri Light" w:hAnsi="Calibri Light" w:cs="Arial"/>
              </w:rPr>
            </w:pPr>
            <w:r>
              <w:rPr>
                <w:rFonts w:ascii="Calibri Light" w:hAnsi="Calibri Light" w:cs="Arial"/>
              </w:rPr>
              <w:t>Long text field</w:t>
            </w:r>
          </w:p>
        </w:tc>
      </w:tr>
      <w:tr w:rsidR="00AD10E2" w:rsidRPr="00956B8D" w14:paraId="31914CD5" w14:textId="77777777" w:rsidTr="151FDB74">
        <w:trPr>
          <w:cantSplit/>
          <w:trHeight w:val="432"/>
        </w:trPr>
        <w:tc>
          <w:tcPr>
            <w:tcW w:w="2908" w:type="dxa"/>
            <w:tcBorders>
              <w:top w:val="single" w:sz="6" w:space="0" w:color="auto"/>
              <w:left w:val="threeDEmboss" w:sz="6" w:space="0" w:color="auto"/>
              <w:bottom w:val="threeDEmboss" w:sz="6" w:space="0" w:color="auto"/>
              <w:right w:val="single" w:sz="6" w:space="0" w:color="auto"/>
            </w:tcBorders>
            <w:vAlign w:val="center"/>
          </w:tcPr>
          <w:p w14:paraId="1B582318" w14:textId="0C3E2B69" w:rsidR="00AD10E2" w:rsidRDefault="00AD10E2" w:rsidP="00501524">
            <w:pPr>
              <w:pStyle w:val="TableField-Left"/>
              <w:rPr>
                <w:rFonts w:ascii="Calibri Light" w:hAnsi="Calibri Light" w:cs="Arial"/>
              </w:rPr>
            </w:pPr>
            <w:r>
              <w:rPr>
                <w:rFonts w:ascii="Calibri Light" w:hAnsi="Calibri Light" w:cs="Arial"/>
              </w:rPr>
              <w:t>Notes – Add new note for Move In</w:t>
            </w:r>
          </w:p>
        </w:tc>
        <w:tc>
          <w:tcPr>
            <w:tcW w:w="1673" w:type="dxa"/>
            <w:tcBorders>
              <w:top w:val="single" w:sz="6" w:space="0" w:color="auto"/>
              <w:left w:val="single" w:sz="6" w:space="0" w:color="auto"/>
              <w:bottom w:val="threeDEmboss" w:sz="6" w:space="0" w:color="auto"/>
              <w:right w:val="single" w:sz="6" w:space="0" w:color="auto"/>
            </w:tcBorders>
            <w:vAlign w:val="center"/>
          </w:tcPr>
          <w:p w14:paraId="1F471C13" w14:textId="481420FA" w:rsidR="00AD10E2" w:rsidRDefault="00AD10E2" w:rsidP="00501524">
            <w:pPr>
              <w:pStyle w:val="TableField-Left"/>
              <w:rPr>
                <w:rFonts w:ascii="Calibri Light" w:hAnsi="Calibri Light" w:cs="Arial"/>
              </w:rPr>
            </w:pPr>
            <w:r>
              <w:rPr>
                <w:rFonts w:ascii="Calibri Light" w:hAnsi="Calibri Light" w:cs="Arial"/>
              </w:rPr>
              <w:t>Optional</w:t>
            </w:r>
          </w:p>
        </w:tc>
        <w:tc>
          <w:tcPr>
            <w:tcW w:w="4733" w:type="dxa"/>
            <w:tcBorders>
              <w:top w:val="single" w:sz="6" w:space="0" w:color="auto"/>
              <w:left w:val="single" w:sz="6" w:space="0" w:color="auto"/>
              <w:bottom w:val="threeDEmboss" w:sz="6" w:space="0" w:color="auto"/>
              <w:right w:val="threeDEmboss" w:sz="6" w:space="0" w:color="auto"/>
            </w:tcBorders>
            <w:vAlign w:val="center"/>
          </w:tcPr>
          <w:p w14:paraId="060CBBE7" w14:textId="4741FBC0" w:rsidR="00AD10E2" w:rsidRDefault="00AD10E2" w:rsidP="00501524">
            <w:pPr>
              <w:pStyle w:val="TableField-Left"/>
              <w:rPr>
                <w:rFonts w:ascii="Calibri Light" w:hAnsi="Calibri Light" w:cs="Arial"/>
              </w:rPr>
            </w:pPr>
            <w:r>
              <w:rPr>
                <w:rFonts w:ascii="Calibri Light" w:hAnsi="Calibri Light" w:cs="Arial"/>
              </w:rPr>
              <w:t>Long text field</w:t>
            </w:r>
          </w:p>
        </w:tc>
      </w:tr>
    </w:tbl>
    <w:p w14:paraId="7D735E14" w14:textId="77777777" w:rsidR="00501524" w:rsidRPr="00FB79D9" w:rsidRDefault="00501524" w:rsidP="00501524">
      <w:pPr>
        <w:pStyle w:val="Heading2TextBlueDescriptive"/>
        <w:rPr>
          <w:rFonts w:ascii="Calibri Light" w:hAnsi="Calibri Light" w:cs="Arial"/>
          <w:i w:val="0"/>
        </w:rPr>
      </w:pPr>
    </w:p>
    <w:p w14:paraId="2AC97736" w14:textId="77777777" w:rsidR="00FB79D9" w:rsidRDefault="00FB79D9" w:rsidP="00D66A8A">
      <w:pPr>
        <w:pStyle w:val="Heading2TextBlueDescriptive"/>
        <w:rPr>
          <w:rFonts w:ascii="Calibri Light" w:hAnsi="Calibri Light" w:cs="Arial"/>
          <w:i w:val="0"/>
        </w:rPr>
      </w:pPr>
    </w:p>
    <w:p w14:paraId="0421BA19" w14:textId="09B0E12A" w:rsidR="00D97F43" w:rsidRDefault="0021465F" w:rsidP="00D66A8A">
      <w:pPr>
        <w:pStyle w:val="Heading2TextBlueDescriptive"/>
        <w:rPr>
          <w:rFonts w:ascii="Calibri Light" w:hAnsi="Calibri Light" w:cs="Arial"/>
          <w:i w:val="0"/>
        </w:rPr>
      </w:pPr>
      <w:r>
        <w:rPr>
          <w:noProof/>
          <w:lang w:eastAsia="en-US"/>
        </w:rPr>
        <w:drawing>
          <wp:inline distT="0" distB="0" distL="0" distR="0" wp14:anchorId="61BAB42A" wp14:editId="635B3EE9">
            <wp:extent cx="5943600" cy="1914525"/>
            <wp:effectExtent l="0" t="0" r="0" b="9525"/>
            <wp:docPr id="50195" name="Picture 50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943600" cy="1914525"/>
                    </a:xfrm>
                    <a:prstGeom prst="rect">
                      <a:avLst/>
                    </a:prstGeom>
                  </pic:spPr>
                </pic:pic>
              </a:graphicData>
            </a:graphic>
          </wp:inline>
        </w:drawing>
      </w:r>
    </w:p>
    <w:p w14:paraId="3E896C80" w14:textId="748BCD86" w:rsidR="0021465F" w:rsidRDefault="0021465F" w:rsidP="00D66A8A">
      <w:pPr>
        <w:pStyle w:val="Heading2TextBlueDescriptive"/>
        <w:rPr>
          <w:rFonts w:ascii="Calibri Light" w:hAnsi="Calibri Light" w:cs="Arial"/>
          <w:i w:val="0"/>
        </w:rPr>
      </w:pPr>
      <w:r>
        <w:rPr>
          <w:noProof/>
          <w:lang w:eastAsia="en-US"/>
        </w:rPr>
        <w:lastRenderedPageBreak/>
        <w:drawing>
          <wp:inline distT="0" distB="0" distL="0" distR="0" wp14:anchorId="32588BEF" wp14:editId="0FEC82D1">
            <wp:extent cx="5943600" cy="2235835"/>
            <wp:effectExtent l="0" t="0" r="0" b="0"/>
            <wp:docPr id="50196" name="Picture 50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943600" cy="2235835"/>
                    </a:xfrm>
                    <a:prstGeom prst="rect">
                      <a:avLst/>
                    </a:prstGeom>
                  </pic:spPr>
                </pic:pic>
              </a:graphicData>
            </a:graphic>
          </wp:inline>
        </w:drawing>
      </w:r>
    </w:p>
    <w:p w14:paraId="7F635307" w14:textId="0D66F804" w:rsidR="0021465F" w:rsidRDefault="0021465F" w:rsidP="00D66A8A">
      <w:pPr>
        <w:pStyle w:val="Heading2TextBlueDescriptive"/>
        <w:rPr>
          <w:rFonts w:ascii="Calibri Light" w:hAnsi="Calibri Light" w:cs="Arial"/>
          <w:i w:val="0"/>
        </w:rPr>
      </w:pPr>
      <w:r>
        <w:rPr>
          <w:noProof/>
          <w:lang w:eastAsia="en-US"/>
        </w:rPr>
        <w:drawing>
          <wp:inline distT="0" distB="0" distL="0" distR="0" wp14:anchorId="424579C2" wp14:editId="3E043774">
            <wp:extent cx="5943600" cy="2409190"/>
            <wp:effectExtent l="0" t="0" r="0" b="0"/>
            <wp:docPr id="50197" name="Picture 50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943600" cy="2409190"/>
                    </a:xfrm>
                    <a:prstGeom prst="rect">
                      <a:avLst/>
                    </a:prstGeom>
                  </pic:spPr>
                </pic:pic>
              </a:graphicData>
            </a:graphic>
          </wp:inline>
        </w:drawing>
      </w:r>
    </w:p>
    <w:p w14:paraId="349C13C1" w14:textId="552543CC" w:rsidR="00AD10E2" w:rsidRDefault="0021465F" w:rsidP="00D66A8A">
      <w:pPr>
        <w:pStyle w:val="Heading2TextBlueDescriptive"/>
        <w:rPr>
          <w:rFonts w:ascii="Calibri Light" w:hAnsi="Calibri Light" w:cs="Arial"/>
          <w:i w:val="0"/>
        </w:rPr>
      </w:pPr>
      <w:r>
        <w:rPr>
          <w:noProof/>
          <w:lang w:eastAsia="en-US"/>
        </w:rPr>
        <w:drawing>
          <wp:inline distT="0" distB="0" distL="0" distR="0" wp14:anchorId="11A6DCCD" wp14:editId="308B7A64">
            <wp:extent cx="5943600" cy="2518410"/>
            <wp:effectExtent l="0" t="0" r="0" b="0"/>
            <wp:docPr id="50198" name="Picture 50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943600" cy="2518410"/>
                    </a:xfrm>
                    <a:prstGeom prst="rect">
                      <a:avLst/>
                    </a:prstGeom>
                  </pic:spPr>
                </pic:pic>
              </a:graphicData>
            </a:graphic>
          </wp:inline>
        </w:drawing>
      </w:r>
    </w:p>
    <w:p w14:paraId="6308547B" w14:textId="1B484B5B" w:rsidR="00AD10E2" w:rsidRPr="00956B8D" w:rsidRDefault="00AD10E2" w:rsidP="00AD10E2">
      <w:pPr>
        <w:pStyle w:val="Heading2Text"/>
        <w:rPr>
          <w:rFonts w:ascii="Calibri Light" w:hAnsi="Calibri Light" w:cs="Arial"/>
        </w:rPr>
      </w:pPr>
      <w:r w:rsidRPr="00956B8D">
        <w:rPr>
          <w:rFonts w:ascii="Calibri Light" w:hAnsi="Calibri Light" w:cs="Arial"/>
        </w:rPr>
        <w:t xml:space="preserve">The following data elements will be used by the </w:t>
      </w:r>
      <w:r>
        <w:rPr>
          <w:rFonts w:ascii="Calibri Light" w:hAnsi="Calibri Light" w:cs="Arial"/>
        </w:rPr>
        <w:t>Transfer – Review.</w:t>
      </w:r>
      <w:r w:rsidR="0021465F">
        <w:rPr>
          <w:rFonts w:ascii="Calibri Light" w:hAnsi="Calibri Light" w:cs="Arial"/>
        </w:rPr>
        <w:t xml:space="preserve"> All the information shown are in display mode. This view shows the information that</w:t>
      </w:r>
      <w:r w:rsidR="00023A02">
        <w:rPr>
          <w:rFonts w:ascii="Calibri Light" w:hAnsi="Calibri Light" w:cs="Arial"/>
        </w:rPr>
        <w:t xml:space="preserve"> captured during Transfer.</w:t>
      </w:r>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908"/>
        <w:gridCol w:w="1673"/>
        <w:gridCol w:w="4733"/>
      </w:tblGrid>
      <w:tr w:rsidR="00AD10E2" w:rsidRPr="001E12AD" w14:paraId="00491FCA" w14:textId="77777777" w:rsidTr="656C8DC2">
        <w:trPr>
          <w:cantSplit/>
          <w:trHeight w:val="432"/>
          <w:tblHeader/>
        </w:trPr>
        <w:tc>
          <w:tcPr>
            <w:tcW w:w="2908" w:type="dxa"/>
            <w:tcBorders>
              <w:top w:val="threeDEmboss" w:sz="6" w:space="0" w:color="auto"/>
              <w:left w:val="threeDEmboss" w:sz="6" w:space="0" w:color="auto"/>
              <w:bottom w:val="threeDEmboss" w:sz="6" w:space="0" w:color="auto"/>
              <w:right w:val="single" w:sz="6" w:space="0" w:color="auto"/>
            </w:tcBorders>
            <w:shd w:val="clear" w:color="auto" w:fill="FFFF99"/>
            <w:vAlign w:val="center"/>
            <w:hideMark/>
          </w:tcPr>
          <w:p w14:paraId="519DEC24" w14:textId="77777777" w:rsidR="00AD10E2" w:rsidRPr="001E12AD" w:rsidRDefault="00AD10E2" w:rsidP="5C9EE791">
            <w:pPr>
              <w:pStyle w:val="TableField-Left"/>
              <w:rPr>
                <w:rFonts w:ascii="Calibri Light" w:hAnsi="Calibri Light" w:cs="Arial"/>
                <w:b/>
                <w:bCs/>
              </w:rPr>
            </w:pPr>
            <w:r w:rsidRPr="5C9EE791">
              <w:rPr>
                <w:rFonts w:ascii="Calibri Light" w:hAnsi="Calibri Light" w:cs="Arial"/>
                <w:b/>
                <w:bCs/>
              </w:rPr>
              <w:lastRenderedPageBreak/>
              <w:t>Field</w:t>
            </w:r>
          </w:p>
        </w:tc>
        <w:tc>
          <w:tcPr>
            <w:tcW w:w="1673" w:type="dxa"/>
            <w:tcBorders>
              <w:top w:val="threeDEmboss" w:sz="6" w:space="0" w:color="auto"/>
              <w:left w:val="single" w:sz="6" w:space="0" w:color="auto"/>
              <w:bottom w:val="threeDEmboss" w:sz="6" w:space="0" w:color="auto"/>
              <w:right w:val="single" w:sz="6" w:space="0" w:color="auto"/>
            </w:tcBorders>
            <w:shd w:val="clear" w:color="auto" w:fill="FFFF99"/>
            <w:vAlign w:val="center"/>
            <w:hideMark/>
          </w:tcPr>
          <w:p w14:paraId="32790BC7" w14:textId="77777777" w:rsidR="00AD10E2" w:rsidRPr="001E12AD" w:rsidRDefault="00AD10E2" w:rsidP="5C9EE791">
            <w:pPr>
              <w:pStyle w:val="TableField-Left"/>
              <w:rPr>
                <w:rFonts w:ascii="Calibri Light" w:hAnsi="Calibri Light" w:cs="Arial"/>
                <w:b/>
                <w:bCs/>
              </w:rPr>
            </w:pPr>
            <w:r w:rsidRPr="5C9EE791">
              <w:rPr>
                <w:rFonts w:ascii="Calibri Light" w:hAnsi="Calibri Light" w:cs="Arial"/>
                <w:b/>
                <w:bCs/>
              </w:rPr>
              <w:t>Type</w:t>
            </w:r>
          </w:p>
        </w:tc>
        <w:tc>
          <w:tcPr>
            <w:tcW w:w="4733" w:type="dxa"/>
            <w:tcBorders>
              <w:top w:val="threeDEmboss" w:sz="6" w:space="0" w:color="auto"/>
              <w:left w:val="single" w:sz="6" w:space="0" w:color="auto"/>
              <w:bottom w:val="threeDEmboss" w:sz="6" w:space="0" w:color="auto"/>
              <w:right w:val="threeDEmboss" w:sz="6" w:space="0" w:color="auto"/>
            </w:tcBorders>
            <w:shd w:val="clear" w:color="auto" w:fill="FFFF99"/>
            <w:vAlign w:val="center"/>
            <w:hideMark/>
          </w:tcPr>
          <w:p w14:paraId="68C59DF1" w14:textId="77777777" w:rsidR="00AD10E2" w:rsidRPr="001E12AD" w:rsidRDefault="00AD10E2" w:rsidP="5C9EE791">
            <w:pPr>
              <w:pStyle w:val="TableField-Left"/>
              <w:rPr>
                <w:rFonts w:ascii="Calibri Light" w:hAnsi="Calibri Light" w:cs="Arial"/>
                <w:b/>
                <w:bCs/>
              </w:rPr>
            </w:pPr>
            <w:r w:rsidRPr="5C9EE791">
              <w:rPr>
                <w:rFonts w:ascii="Calibri Light" w:hAnsi="Calibri Light" w:cs="Arial"/>
                <w:b/>
                <w:bCs/>
              </w:rPr>
              <w:t>Comments</w:t>
            </w:r>
          </w:p>
        </w:tc>
      </w:tr>
      <w:tr w:rsidR="00AD10E2" w:rsidRPr="00956B8D" w14:paraId="34FD8B2B" w14:textId="77777777" w:rsidTr="656C8DC2">
        <w:trPr>
          <w:cantSplit/>
          <w:trHeight w:val="432"/>
        </w:trPr>
        <w:tc>
          <w:tcPr>
            <w:tcW w:w="2908" w:type="dxa"/>
            <w:tcBorders>
              <w:top w:val="threeDEmboss" w:sz="6" w:space="0" w:color="auto"/>
              <w:left w:val="threeDEmboss" w:sz="6" w:space="0" w:color="auto"/>
              <w:bottom w:val="single" w:sz="6" w:space="0" w:color="auto"/>
              <w:right w:val="single" w:sz="6" w:space="0" w:color="auto"/>
            </w:tcBorders>
            <w:vAlign w:val="center"/>
          </w:tcPr>
          <w:p w14:paraId="105537D1" w14:textId="2EB77744" w:rsidR="00AD10E2" w:rsidRPr="00697083" w:rsidRDefault="0021465F" w:rsidP="005B51A0">
            <w:pPr>
              <w:pStyle w:val="TableField-Left"/>
              <w:rPr>
                <w:rFonts w:ascii="Calibri Light" w:hAnsi="Calibri Light" w:cs="Arial"/>
              </w:rPr>
            </w:pPr>
            <w:r w:rsidRPr="00697083">
              <w:rPr>
                <w:rFonts w:ascii="Calibri Light" w:hAnsi="Calibri Light" w:cs="Arial"/>
              </w:rPr>
              <w:t>Customer and Premise</w:t>
            </w:r>
          </w:p>
        </w:tc>
        <w:tc>
          <w:tcPr>
            <w:tcW w:w="1673" w:type="dxa"/>
            <w:tcBorders>
              <w:top w:val="threeDEmboss" w:sz="6" w:space="0" w:color="auto"/>
              <w:left w:val="single" w:sz="6" w:space="0" w:color="auto"/>
              <w:bottom w:val="single" w:sz="6" w:space="0" w:color="auto"/>
              <w:right w:val="single" w:sz="6" w:space="0" w:color="auto"/>
            </w:tcBorders>
            <w:vAlign w:val="center"/>
          </w:tcPr>
          <w:p w14:paraId="304AFF94" w14:textId="1F71CD80" w:rsidR="00AD10E2" w:rsidRPr="00697083" w:rsidRDefault="0021465F" w:rsidP="005B51A0">
            <w:pPr>
              <w:pStyle w:val="TableField-Left"/>
              <w:rPr>
                <w:rFonts w:ascii="Calibri Light" w:hAnsi="Calibri Light" w:cs="Arial"/>
              </w:rPr>
            </w:pPr>
            <w:r w:rsidRPr="00697083">
              <w:rPr>
                <w:rFonts w:ascii="Calibri Light" w:hAnsi="Calibri Light" w:cs="Arial"/>
              </w:rPr>
              <w:t>Display</w:t>
            </w:r>
          </w:p>
        </w:tc>
        <w:tc>
          <w:tcPr>
            <w:tcW w:w="4733" w:type="dxa"/>
            <w:tcBorders>
              <w:top w:val="threeDEmboss" w:sz="6" w:space="0" w:color="auto"/>
              <w:left w:val="single" w:sz="6" w:space="0" w:color="auto"/>
              <w:bottom w:val="single" w:sz="6" w:space="0" w:color="auto"/>
              <w:right w:val="threeDEmboss" w:sz="6" w:space="0" w:color="auto"/>
            </w:tcBorders>
            <w:vAlign w:val="center"/>
          </w:tcPr>
          <w:p w14:paraId="483BB0E1" w14:textId="205F6A69" w:rsidR="00AD10E2" w:rsidRPr="00697083" w:rsidRDefault="0021465F" w:rsidP="0021465F">
            <w:pPr>
              <w:pStyle w:val="TableField-Left"/>
              <w:rPr>
                <w:rFonts w:ascii="Calibri Light" w:hAnsi="Calibri Light" w:cs="Arial"/>
              </w:rPr>
            </w:pPr>
            <w:r w:rsidRPr="00697083">
              <w:rPr>
                <w:rFonts w:ascii="Calibri Light" w:hAnsi="Calibri Light" w:cs="Arial"/>
              </w:rPr>
              <w:t>BP #, BP name, Move Out Date, Move Out Date and old and new premise address</w:t>
            </w:r>
          </w:p>
        </w:tc>
      </w:tr>
      <w:tr w:rsidR="00AD10E2" w:rsidRPr="00956B8D" w14:paraId="0F5C33A2" w14:textId="77777777" w:rsidTr="656C8DC2">
        <w:trPr>
          <w:cantSplit/>
          <w:trHeight w:val="432"/>
        </w:trPr>
        <w:tc>
          <w:tcPr>
            <w:tcW w:w="2908" w:type="dxa"/>
            <w:tcBorders>
              <w:top w:val="single" w:sz="6" w:space="0" w:color="auto"/>
              <w:left w:val="threeDEmboss" w:sz="6" w:space="0" w:color="auto"/>
              <w:bottom w:val="single" w:sz="6" w:space="0" w:color="auto"/>
              <w:right w:val="single" w:sz="6" w:space="0" w:color="auto"/>
            </w:tcBorders>
            <w:vAlign w:val="center"/>
          </w:tcPr>
          <w:p w14:paraId="7DD0CBE1" w14:textId="451AD73E" w:rsidR="00AD10E2" w:rsidRDefault="0021465F" w:rsidP="005B51A0">
            <w:pPr>
              <w:pStyle w:val="TableField-Left"/>
              <w:rPr>
                <w:rFonts w:ascii="Calibri Light" w:hAnsi="Calibri Light" w:cs="Arial"/>
              </w:rPr>
            </w:pPr>
            <w:r>
              <w:rPr>
                <w:rFonts w:ascii="Calibri Light" w:hAnsi="Calibri Light" w:cs="Arial"/>
              </w:rPr>
              <w:t>Mailing Address</w:t>
            </w:r>
          </w:p>
        </w:tc>
        <w:tc>
          <w:tcPr>
            <w:tcW w:w="1673" w:type="dxa"/>
            <w:tcBorders>
              <w:top w:val="single" w:sz="6" w:space="0" w:color="auto"/>
              <w:left w:val="single" w:sz="6" w:space="0" w:color="auto"/>
              <w:bottom w:val="single" w:sz="6" w:space="0" w:color="auto"/>
              <w:right w:val="single" w:sz="6" w:space="0" w:color="auto"/>
            </w:tcBorders>
            <w:vAlign w:val="center"/>
          </w:tcPr>
          <w:p w14:paraId="4E2A8015" w14:textId="56059FD4" w:rsidR="00AD10E2" w:rsidRPr="000671F2" w:rsidRDefault="0021465F" w:rsidP="005B51A0">
            <w:pPr>
              <w:pStyle w:val="TableField-Left"/>
              <w:rPr>
                <w:rFonts w:ascii="Calibri Light" w:hAnsi="Calibri Light" w:cs="Arial"/>
              </w:rPr>
            </w:pPr>
            <w:r w:rsidRPr="000671F2">
              <w:rPr>
                <w:rFonts w:ascii="Calibri Light" w:hAnsi="Calibri Light" w:cs="Arial"/>
              </w:rPr>
              <w:t>Display</w:t>
            </w:r>
          </w:p>
        </w:tc>
        <w:tc>
          <w:tcPr>
            <w:tcW w:w="4733" w:type="dxa"/>
            <w:tcBorders>
              <w:top w:val="single" w:sz="6" w:space="0" w:color="auto"/>
              <w:left w:val="single" w:sz="6" w:space="0" w:color="auto"/>
              <w:bottom w:val="single" w:sz="6" w:space="0" w:color="auto"/>
              <w:right w:val="threeDEmboss" w:sz="6" w:space="0" w:color="auto"/>
            </w:tcBorders>
            <w:vAlign w:val="center"/>
          </w:tcPr>
          <w:p w14:paraId="4F807D85" w14:textId="0FD8D768" w:rsidR="00AD10E2" w:rsidRDefault="0021465F" w:rsidP="0021465F">
            <w:pPr>
              <w:pStyle w:val="TableField-Left"/>
              <w:rPr>
                <w:rFonts w:ascii="Calibri Light" w:hAnsi="Calibri Light" w:cs="Arial"/>
              </w:rPr>
            </w:pPr>
            <w:r>
              <w:rPr>
                <w:rFonts w:ascii="Calibri Light" w:hAnsi="Calibri Light" w:cs="Arial"/>
              </w:rPr>
              <w:t>Mailing address entered for Move In</w:t>
            </w:r>
          </w:p>
        </w:tc>
      </w:tr>
      <w:tr w:rsidR="0021465F" w:rsidRPr="00956B8D" w14:paraId="68FF2AFB" w14:textId="77777777" w:rsidTr="656C8DC2">
        <w:trPr>
          <w:cantSplit/>
          <w:trHeight w:val="432"/>
        </w:trPr>
        <w:tc>
          <w:tcPr>
            <w:tcW w:w="2908" w:type="dxa"/>
            <w:tcBorders>
              <w:top w:val="single" w:sz="6" w:space="0" w:color="auto"/>
              <w:left w:val="threeDEmboss" w:sz="6" w:space="0" w:color="auto"/>
              <w:bottom w:val="single" w:sz="6" w:space="0" w:color="auto"/>
              <w:right w:val="single" w:sz="6" w:space="0" w:color="auto"/>
            </w:tcBorders>
            <w:vAlign w:val="center"/>
          </w:tcPr>
          <w:p w14:paraId="237299E5" w14:textId="2020BBA6" w:rsidR="0021465F" w:rsidRDefault="0021465F" w:rsidP="005B51A0">
            <w:pPr>
              <w:pStyle w:val="TableField-Left"/>
              <w:rPr>
                <w:rFonts w:ascii="Calibri Light" w:hAnsi="Calibri Light" w:cs="Arial"/>
              </w:rPr>
            </w:pPr>
            <w:r>
              <w:rPr>
                <w:rFonts w:ascii="Calibri Light" w:hAnsi="Calibri Light" w:cs="Arial"/>
              </w:rPr>
              <w:t>Billing Information</w:t>
            </w:r>
          </w:p>
        </w:tc>
        <w:tc>
          <w:tcPr>
            <w:tcW w:w="1673" w:type="dxa"/>
            <w:tcBorders>
              <w:top w:val="single" w:sz="6" w:space="0" w:color="auto"/>
              <w:left w:val="single" w:sz="6" w:space="0" w:color="auto"/>
              <w:bottom w:val="single" w:sz="6" w:space="0" w:color="auto"/>
              <w:right w:val="single" w:sz="6" w:space="0" w:color="auto"/>
            </w:tcBorders>
            <w:vAlign w:val="center"/>
          </w:tcPr>
          <w:p w14:paraId="7E869C83" w14:textId="30D16694" w:rsidR="0021465F" w:rsidRPr="000671F2" w:rsidRDefault="0021465F" w:rsidP="005B51A0">
            <w:pPr>
              <w:pStyle w:val="TableField-Left"/>
              <w:rPr>
                <w:rFonts w:ascii="Calibri Light" w:hAnsi="Calibri Light" w:cs="Arial"/>
              </w:rPr>
            </w:pPr>
            <w:r w:rsidRPr="000671F2">
              <w:rPr>
                <w:rFonts w:ascii="Calibri Light" w:hAnsi="Calibri Light" w:cs="Arial"/>
              </w:rPr>
              <w:t>Display</w:t>
            </w:r>
          </w:p>
        </w:tc>
        <w:tc>
          <w:tcPr>
            <w:tcW w:w="4733" w:type="dxa"/>
            <w:tcBorders>
              <w:top w:val="single" w:sz="6" w:space="0" w:color="auto"/>
              <w:left w:val="single" w:sz="6" w:space="0" w:color="auto"/>
              <w:bottom w:val="single" w:sz="6" w:space="0" w:color="auto"/>
              <w:right w:val="threeDEmboss" w:sz="6" w:space="0" w:color="auto"/>
            </w:tcBorders>
            <w:vAlign w:val="center"/>
          </w:tcPr>
          <w:p w14:paraId="0D2F41E2" w14:textId="67FC1E97" w:rsidR="0021465F" w:rsidRDefault="0021465F" w:rsidP="0021465F">
            <w:pPr>
              <w:pStyle w:val="TableField-Left"/>
              <w:rPr>
                <w:rFonts w:ascii="Calibri Light" w:hAnsi="Calibri Light" w:cs="Arial"/>
              </w:rPr>
            </w:pPr>
            <w:r>
              <w:rPr>
                <w:rFonts w:ascii="Calibri Light" w:hAnsi="Calibri Light" w:cs="Arial"/>
              </w:rPr>
              <w:t xml:space="preserve">Billing information selected for Move In </w:t>
            </w:r>
          </w:p>
        </w:tc>
      </w:tr>
      <w:tr w:rsidR="0021465F" w:rsidRPr="00956B8D" w14:paraId="55292969" w14:textId="77777777" w:rsidTr="656C8DC2">
        <w:trPr>
          <w:cantSplit/>
          <w:trHeight w:val="432"/>
        </w:trPr>
        <w:tc>
          <w:tcPr>
            <w:tcW w:w="2908" w:type="dxa"/>
            <w:tcBorders>
              <w:top w:val="single" w:sz="6" w:space="0" w:color="auto"/>
              <w:left w:val="threeDEmboss" w:sz="6" w:space="0" w:color="auto"/>
              <w:bottom w:val="single" w:sz="6" w:space="0" w:color="auto"/>
              <w:right w:val="single" w:sz="6" w:space="0" w:color="auto"/>
            </w:tcBorders>
            <w:vAlign w:val="center"/>
          </w:tcPr>
          <w:p w14:paraId="213A3897" w14:textId="2726737E" w:rsidR="0021465F" w:rsidRDefault="0021465F" w:rsidP="005B51A0">
            <w:pPr>
              <w:pStyle w:val="TableField-Left"/>
              <w:rPr>
                <w:rFonts w:ascii="Calibri Light" w:hAnsi="Calibri Light" w:cs="Arial"/>
              </w:rPr>
            </w:pPr>
            <w:r>
              <w:rPr>
                <w:rFonts w:ascii="Calibri Light" w:hAnsi="Calibri Light" w:cs="Arial"/>
              </w:rPr>
              <w:t>Move Out Services</w:t>
            </w:r>
          </w:p>
        </w:tc>
        <w:tc>
          <w:tcPr>
            <w:tcW w:w="1673" w:type="dxa"/>
            <w:tcBorders>
              <w:top w:val="single" w:sz="6" w:space="0" w:color="auto"/>
              <w:left w:val="single" w:sz="6" w:space="0" w:color="auto"/>
              <w:bottom w:val="single" w:sz="6" w:space="0" w:color="auto"/>
              <w:right w:val="single" w:sz="6" w:space="0" w:color="auto"/>
            </w:tcBorders>
            <w:vAlign w:val="center"/>
          </w:tcPr>
          <w:p w14:paraId="5199AD28" w14:textId="6C58F815" w:rsidR="0021465F" w:rsidRPr="000671F2" w:rsidRDefault="0021465F" w:rsidP="005B51A0">
            <w:pPr>
              <w:pStyle w:val="TableField-Left"/>
              <w:rPr>
                <w:rFonts w:ascii="Calibri Light" w:hAnsi="Calibri Light" w:cs="Arial"/>
              </w:rPr>
            </w:pPr>
            <w:r w:rsidRPr="000671F2">
              <w:rPr>
                <w:rFonts w:ascii="Calibri Light" w:hAnsi="Calibri Light" w:cs="Arial"/>
              </w:rPr>
              <w:t>Display</w:t>
            </w:r>
          </w:p>
        </w:tc>
        <w:tc>
          <w:tcPr>
            <w:tcW w:w="4733" w:type="dxa"/>
            <w:tcBorders>
              <w:top w:val="single" w:sz="6" w:space="0" w:color="auto"/>
              <w:left w:val="single" w:sz="6" w:space="0" w:color="auto"/>
              <w:bottom w:val="single" w:sz="6" w:space="0" w:color="auto"/>
              <w:right w:val="threeDEmboss" w:sz="6" w:space="0" w:color="auto"/>
            </w:tcBorders>
            <w:vAlign w:val="center"/>
          </w:tcPr>
          <w:p w14:paraId="0F94A922" w14:textId="703736A2" w:rsidR="0021465F" w:rsidRDefault="0021465F" w:rsidP="0021465F">
            <w:pPr>
              <w:pStyle w:val="TableField-Left"/>
              <w:rPr>
                <w:rFonts w:ascii="Calibri Light" w:hAnsi="Calibri Light" w:cs="Arial"/>
              </w:rPr>
            </w:pPr>
            <w:r>
              <w:rPr>
                <w:rFonts w:ascii="Calibri Light" w:hAnsi="Calibri Light" w:cs="Arial"/>
              </w:rPr>
              <w:t xml:space="preserve">Services selected for Move Out </w:t>
            </w:r>
          </w:p>
        </w:tc>
      </w:tr>
      <w:tr w:rsidR="0021465F" w:rsidRPr="00956B8D" w14:paraId="77F23B81" w14:textId="77777777" w:rsidTr="656C8DC2">
        <w:trPr>
          <w:cantSplit/>
          <w:trHeight w:val="432"/>
        </w:trPr>
        <w:tc>
          <w:tcPr>
            <w:tcW w:w="2908" w:type="dxa"/>
            <w:tcBorders>
              <w:top w:val="single" w:sz="6" w:space="0" w:color="auto"/>
              <w:left w:val="threeDEmboss" w:sz="6" w:space="0" w:color="auto"/>
              <w:bottom w:val="single" w:sz="6" w:space="0" w:color="auto"/>
              <w:right w:val="single" w:sz="6" w:space="0" w:color="auto"/>
            </w:tcBorders>
            <w:vAlign w:val="center"/>
          </w:tcPr>
          <w:p w14:paraId="78E5F988" w14:textId="4B7EC2A9" w:rsidR="0021465F" w:rsidRDefault="0021465F" w:rsidP="005B51A0">
            <w:pPr>
              <w:pStyle w:val="TableField-Left"/>
              <w:rPr>
                <w:rFonts w:ascii="Calibri Light" w:hAnsi="Calibri Light" w:cs="Arial"/>
              </w:rPr>
            </w:pPr>
            <w:r>
              <w:rPr>
                <w:rFonts w:ascii="Calibri Light" w:hAnsi="Calibri Light" w:cs="Arial"/>
              </w:rPr>
              <w:t>Move Out Meter Readings</w:t>
            </w:r>
          </w:p>
        </w:tc>
        <w:tc>
          <w:tcPr>
            <w:tcW w:w="1673" w:type="dxa"/>
            <w:tcBorders>
              <w:top w:val="single" w:sz="6" w:space="0" w:color="auto"/>
              <w:left w:val="single" w:sz="6" w:space="0" w:color="auto"/>
              <w:bottom w:val="single" w:sz="6" w:space="0" w:color="auto"/>
              <w:right w:val="single" w:sz="6" w:space="0" w:color="auto"/>
            </w:tcBorders>
            <w:vAlign w:val="center"/>
          </w:tcPr>
          <w:p w14:paraId="29A2BDA9" w14:textId="2C321FF0" w:rsidR="0021465F" w:rsidRPr="000671F2" w:rsidRDefault="0021465F" w:rsidP="005B51A0">
            <w:pPr>
              <w:pStyle w:val="TableField-Left"/>
              <w:rPr>
                <w:rFonts w:ascii="Calibri Light" w:hAnsi="Calibri Light" w:cs="Arial"/>
              </w:rPr>
            </w:pPr>
            <w:r w:rsidRPr="000671F2">
              <w:rPr>
                <w:rFonts w:ascii="Calibri Light" w:hAnsi="Calibri Light" w:cs="Arial"/>
              </w:rPr>
              <w:t>Display</w:t>
            </w:r>
          </w:p>
        </w:tc>
        <w:tc>
          <w:tcPr>
            <w:tcW w:w="4733" w:type="dxa"/>
            <w:tcBorders>
              <w:top w:val="single" w:sz="6" w:space="0" w:color="auto"/>
              <w:left w:val="single" w:sz="6" w:space="0" w:color="auto"/>
              <w:bottom w:val="single" w:sz="6" w:space="0" w:color="auto"/>
              <w:right w:val="threeDEmboss" w:sz="6" w:space="0" w:color="auto"/>
            </w:tcBorders>
            <w:vAlign w:val="center"/>
          </w:tcPr>
          <w:p w14:paraId="6352BB8F" w14:textId="09875C76" w:rsidR="0021465F" w:rsidRDefault="0021465F" w:rsidP="00D6159A">
            <w:pPr>
              <w:pStyle w:val="TableField-Left"/>
              <w:rPr>
                <w:rFonts w:ascii="Calibri Light" w:hAnsi="Calibri Light" w:cs="Arial"/>
              </w:rPr>
            </w:pPr>
            <w:r>
              <w:rPr>
                <w:rFonts w:ascii="Calibri Light" w:hAnsi="Calibri Light" w:cs="Arial"/>
              </w:rPr>
              <w:t>Meter Reading from old premise</w:t>
            </w:r>
            <w:r w:rsidR="000075C9">
              <w:rPr>
                <w:rFonts w:ascii="Calibri Light" w:hAnsi="Calibri Light" w:cs="Arial"/>
              </w:rPr>
              <w:t>. Will be hidden</w:t>
            </w:r>
          </w:p>
        </w:tc>
      </w:tr>
      <w:tr w:rsidR="0021465F" w:rsidRPr="00956B8D" w14:paraId="1A400443" w14:textId="77777777" w:rsidTr="656C8DC2">
        <w:trPr>
          <w:cantSplit/>
          <w:trHeight w:val="432"/>
        </w:trPr>
        <w:tc>
          <w:tcPr>
            <w:tcW w:w="2908" w:type="dxa"/>
            <w:tcBorders>
              <w:top w:val="single" w:sz="6" w:space="0" w:color="auto"/>
              <w:left w:val="threeDEmboss" w:sz="6" w:space="0" w:color="auto"/>
              <w:bottom w:val="single" w:sz="6" w:space="0" w:color="auto"/>
              <w:right w:val="single" w:sz="6" w:space="0" w:color="auto"/>
            </w:tcBorders>
            <w:vAlign w:val="center"/>
          </w:tcPr>
          <w:p w14:paraId="6EACA312" w14:textId="24F02EBF" w:rsidR="0021465F" w:rsidRDefault="0021465F" w:rsidP="005B51A0">
            <w:pPr>
              <w:pStyle w:val="TableField-Left"/>
              <w:rPr>
                <w:rFonts w:ascii="Calibri Light" w:hAnsi="Calibri Light" w:cs="Arial"/>
              </w:rPr>
            </w:pPr>
            <w:r>
              <w:rPr>
                <w:rFonts w:ascii="Calibri Light" w:hAnsi="Calibri Light" w:cs="Arial"/>
              </w:rPr>
              <w:t>Move In Services</w:t>
            </w:r>
          </w:p>
        </w:tc>
        <w:tc>
          <w:tcPr>
            <w:tcW w:w="1673" w:type="dxa"/>
            <w:tcBorders>
              <w:top w:val="single" w:sz="6" w:space="0" w:color="auto"/>
              <w:left w:val="single" w:sz="6" w:space="0" w:color="auto"/>
              <w:bottom w:val="single" w:sz="6" w:space="0" w:color="auto"/>
              <w:right w:val="single" w:sz="6" w:space="0" w:color="auto"/>
            </w:tcBorders>
            <w:vAlign w:val="center"/>
          </w:tcPr>
          <w:p w14:paraId="6FF8D309" w14:textId="19FFF9A8" w:rsidR="0021465F" w:rsidRPr="000671F2" w:rsidRDefault="0021465F" w:rsidP="005B51A0">
            <w:pPr>
              <w:pStyle w:val="TableField-Left"/>
              <w:rPr>
                <w:rFonts w:ascii="Calibri Light" w:hAnsi="Calibri Light" w:cs="Arial"/>
              </w:rPr>
            </w:pPr>
            <w:r w:rsidRPr="000671F2">
              <w:rPr>
                <w:rFonts w:ascii="Calibri Light" w:hAnsi="Calibri Light" w:cs="Arial"/>
              </w:rPr>
              <w:t>Display</w:t>
            </w:r>
          </w:p>
        </w:tc>
        <w:tc>
          <w:tcPr>
            <w:tcW w:w="4733" w:type="dxa"/>
            <w:tcBorders>
              <w:top w:val="single" w:sz="6" w:space="0" w:color="auto"/>
              <w:left w:val="single" w:sz="6" w:space="0" w:color="auto"/>
              <w:bottom w:val="single" w:sz="6" w:space="0" w:color="auto"/>
              <w:right w:val="threeDEmboss" w:sz="6" w:space="0" w:color="auto"/>
            </w:tcBorders>
            <w:vAlign w:val="center"/>
          </w:tcPr>
          <w:p w14:paraId="37C4F6E2" w14:textId="0CCC65D5" w:rsidR="0021465F" w:rsidRDefault="0021465F" w:rsidP="005B51A0">
            <w:pPr>
              <w:pStyle w:val="TableField-Left"/>
              <w:rPr>
                <w:rFonts w:ascii="Calibri Light" w:hAnsi="Calibri Light" w:cs="Arial"/>
              </w:rPr>
            </w:pPr>
            <w:r>
              <w:rPr>
                <w:rFonts w:ascii="Calibri Light" w:hAnsi="Calibri Light" w:cs="Arial"/>
              </w:rPr>
              <w:t>Services selected for Move In</w:t>
            </w:r>
          </w:p>
        </w:tc>
      </w:tr>
      <w:tr w:rsidR="0021465F" w:rsidRPr="00956B8D" w14:paraId="5D0110B4" w14:textId="77777777" w:rsidTr="656C8DC2">
        <w:trPr>
          <w:cantSplit/>
          <w:trHeight w:val="432"/>
        </w:trPr>
        <w:tc>
          <w:tcPr>
            <w:tcW w:w="2908" w:type="dxa"/>
            <w:tcBorders>
              <w:top w:val="single" w:sz="6" w:space="0" w:color="auto"/>
              <w:left w:val="threeDEmboss" w:sz="6" w:space="0" w:color="auto"/>
              <w:bottom w:val="single" w:sz="6" w:space="0" w:color="auto"/>
              <w:right w:val="single" w:sz="6" w:space="0" w:color="auto"/>
            </w:tcBorders>
            <w:vAlign w:val="center"/>
          </w:tcPr>
          <w:p w14:paraId="17559333" w14:textId="0CEAA328" w:rsidR="0021465F" w:rsidRDefault="0021465F" w:rsidP="005B51A0">
            <w:pPr>
              <w:pStyle w:val="TableField-Left"/>
              <w:rPr>
                <w:rFonts w:ascii="Calibri Light" w:hAnsi="Calibri Light" w:cs="Arial"/>
              </w:rPr>
            </w:pPr>
            <w:r>
              <w:rPr>
                <w:rFonts w:ascii="Calibri Light" w:hAnsi="Calibri Light" w:cs="Arial"/>
              </w:rPr>
              <w:t>Move In Meter Readings</w:t>
            </w:r>
          </w:p>
        </w:tc>
        <w:tc>
          <w:tcPr>
            <w:tcW w:w="1673" w:type="dxa"/>
            <w:tcBorders>
              <w:top w:val="single" w:sz="6" w:space="0" w:color="auto"/>
              <w:left w:val="single" w:sz="6" w:space="0" w:color="auto"/>
              <w:bottom w:val="single" w:sz="6" w:space="0" w:color="auto"/>
              <w:right w:val="single" w:sz="6" w:space="0" w:color="auto"/>
            </w:tcBorders>
            <w:vAlign w:val="center"/>
          </w:tcPr>
          <w:p w14:paraId="48FCD854" w14:textId="0C194FBE" w:rsidR="0021465F" w:rsidRPr="000671F2" w:rsidRDefault="0021465F" w:rsidP="005B51A0">
            <w:pPr>
              <w:pStyle w:val="TableField-Left"/>
              <w:rPr>
                <w:rFonts w:ascii="Calibri Light" w:hAnsi="Calibri Light" w:cs="Arial"/>
              </w:rPr>
            </w:pPr>
            <w:r w:rsidRPr="000671F2">
              <w:rPr>
                <w:rFonts w:ascii="Calibri Light" w:hAnsi="Calibri Light" w:cs="Arial"/>
              </w:rPr>
              <w:t>Display</w:t>
            </w:r>
          </w:p>
        </w:tc>
        <w:tc>
          <w:tcPr>
            <w:tcW w:w="4733" w:type="dxa"/>
            <w:tcBorders>
              <w:top w:val="single" w:sz="6" w:space="0" w:color="auto"/>
              <w:left w:val="single" w:sz="6" w:space="0" w:color="auto"/>
              <w:bottom w:val="single" w:sz="6" w:space="0" w:color="auto"/>
              <w:right w:val="threeDEmboss" w:sz="6" w:space="0" w:color="auto"/>
            </w:tcBorders>
            <w:vAlign w:val="center"/>
          </w:tcPr>
          <w:p w14:paraId="2703EF53" w14:textId="64274A3D" w:rsidR="0021465F" w:rsidRDefault="0021465F" w:rsidP="00D6159A">
            <w:pPr>
              <w:pStyle w:val="TableField-Left"/>
              <w:rPr>
                <w:rFonts w:ascii="Calibri Light" w:hAnsi="Calibri Light" w:cs="Arial"/>
              </w:rPr>
            </w:pPr>
            <w:r>
              <w:rPr>
                <w:rFonts w:ascii="Calibri Light" w:hAnsi="Calibri Light" w:cs="Arial"/>
              </w:rPr>
              <w:t>Meter Reading from new premise</w:t>
            </w:r>
            <w:r w:rsidR="000075C9">
              <w:rPr>
                <w:rFonts w:ascii="Calibri Light" w:hAnsi="Calibri Light" w:cs="Arial"/>
              </w:rPr>
              <w:t>. Will be hidden</w:t>
            </w:r>
          </w:p>
        </w:tc>
      </w:tr>
      <w:tr w:rsidR="0021465F" w:rsidRPr="00956B8D" w14:paraId="16FF1953" w14:textId="77777777" w:rsidTr="656C8DC2">
        <w:trPr>
          <w:cantSplit/>
          <w:trHeight w:val="432"/>
        </w:trPr>
        <w:tc>
          <w:tcPr>
            <w:tcW w:w="2908" w:type="dxa"/>
            <w:tcBorders>
              <w:top w:val="single" w:sz="6" w:space="0" w:color="auto"/>
              <w:left w:val="threeDEmboss" w:sz="6" w:space="0" w:color="auto"/>
              <w:bottom w:val="single" w:sz="6" w:space="0" w:color="auto"/>
              <w:right w:val="single" w:sz="6" w:space="0" w:color="auto"/>
            </w:tcBorders>
            <w:vAlign w:val="center"/>
          </w:tcPr>
          <w:p w14:paraId="19CF7780" w14:textId="537B4EBB" w:rsidR="0021465F" w:rsidRDefault="0021465F" w:rsidP="005B51A0">
            <w:pPr>
              <w:pStyle w:val="TableField-Left"/>
              <w:rPr>
                <w:rFonts w:ascii="Calibri Light" w:hAnsi="Calibri Light" w:cs="Arial"/>
              </w:rPr>
            </w:pPr>
            <w:r>
              <w:rPr>
                <w:rFonts w:ascii="Calibri Light" w:hAnsi="Calibri Light" w:cs="Arial"/>
              </w:rPr>
              <w:t>Notes for Move Out</w:t>
            </w:r>
          </w:p>
        </w:tc>
        <w:tc>
          <w:tcPr>
            <w:tcW w:w="1673" w:type="dxa"/>
            <w:tcBorders>
              <w:top w:val="single" w:sz="6" w:space="0" w:color="auto"/>
              <w:left w:val="single" w:sz="6" w:space="0" w:color="auto"/>
              <w:bottom w:val="single" w:sz="6" w:space="0" w:color="auto"/>
              <w:right w:val="single" w:sz="6" w:space="0" w:color="auto"/>
            </w:tcBorders>
            <w:vAlign w:val="center"/>
          </w:tcPr>
          <w:p w14:paraId="472823B8" w14:textId="4214D7DB" w:rsidR="0021465F" w:rsidRPr="000671F2" w:rsidRDefault="0021465F" w:rsidP="005B51A0">
            <w:pPr>
              <w:pStyle w:val="TableField-Left"/>
              <w:rPr>
                <w:rFonts w:ascii="Calibri Light" w:hAnsi="Calibri Light" w:cs="Arial"/>
              </w:rPr>
            </w:pPr>
            <w:r w:rsidRPr="000671F2">
              <w:rPr>
                <w:rFonts w:ascii="Calibri Light" w:hAnsi="Calibri Light" w:cs="Arial"/>
              </w:rPr>
              <w:t>Display</w:t>
            </w:r>
          </w:p>
        </w:tc>
        <w:tc>
          <w:tcPr>
            <w:tcW w:w="4733" w:type="dxa"/>
            <w:tcBorders>
              <w:top w:val="single" w:sz="6" w:space="0" w:color="auto"/>
              <w:left w:val="single" w:sz="6" w:space="0" w:color="auto"/>
              <w:bottom w:val="single" w:sz="6" w:space="0" w:color="auto"/>
              <w:right w:val="threeDEmboss" w:sz="6" w:space="0" w:color="auto"/>
            </w:tcBorders>
            <w:vAlign w:val="center"/>
          </w:tcPr>
          <w:p w14:paraId="69EF28DA" w14:textId="6B58AE65" w:rsidR="0021465F" w:rsidRDefault="0021465F" w:rsidP="005B51A0">
            <w:pPr>
              <w:pStyle w:val="TableField-Left"/>
              <w:rPr>
                <w:rFonts w:ascii="Calibri Light" w:hAnsi="Calibri Light" w:cs="Arial"/>
              </w:rPr>
            </w:pPr>
            <w:r>
              <w:rPr>
                <w:rFonts w:ascii="Calibri Light" w:hAnsi="Calibri Light" w:cs="Arial"/>
              </w:rPr>
              <w:t>Long text for Move Out</w:t>
            </w:r>
          </w:p>
        </w:tc>
      </w:tr>
      <w:tr w:rsidR="0021465F" w:rsidRPr="00956B8D" w14:paraId="5218A5E0" w14:textId="77777777" w:rsidTr="656C8DC2">
        <w:trPr>
          <w:cantSplit/>
          <w:trHeight w:val="432"/>
        </w:trPr>
        <w:tc>
          <w:tcPr>
            <w:tcW w:w="2908" w:type="dxa"/>
            <w:tcBorders>
              <w:top w:val="single" w:sz="6" w:space="0" w:color="auto"/>
              <w:left w:val="threeDEmboss" w:sz="6" w:space="0" w:color="auto"/>
              <w:bottom w:val="threeDEmboss" w:sz="6" w:space="0" w:color="auto"/>
              <w:right w:val="single" w:sz="6" w:space="0" w:color="auto"/>
            </w:tcBorders>
            <w:vAlign w:val="center"/>
          </w:tcPr>
          <w:p w14:paraId="7BAE7EFD" w14:textId="16A051E0" w:rsidR="0021465F" w:rsidRDefault="0021465F" w:rsidP="005B51A0">
            <w:pPr>
              <w:pStyle w:val="TableField-Left"/>
              <w:rPr>
                <w:rFonts w:ascii="Calibri Light" w:hAnsi="Calibri Light" w:cs="Arial"/>
              </w:rPr>
            </w:pPr>
            <w:r>
              <w:rPr>
                <w:rFonts w:ascii="Calibri Light" w:hAnsi="Calibri Light" w:cs="Arial"/>
              </w:rPr>
              <w:t>Notes for Move In</w:t>
            </w:r>
          </w:p>
        </w:tc>
        <w:tc>
          <w:tcPr>
            <w:tcW w:w="1673" w:type="dxa"/>
            <w:tcBorders>
              <w:top w:val="single" w:sz="6" w:space="0" w:color="auto"/>
              <w:left w:val="single" w:sz="6" w:space="0" w:color="auto"/>
              <w:bottom w:val="threeDEmboss" w:sz="6" w:space="0" w:color="auto"/>
              <w:right w:val="single" w:sz="6" w:space="0" w:color="auto"/>
            </w:tcBorders>
            <w:vAlign w:val="center"/>
          </w:tcPr>
          <w:p w14:paraId="704AB774" w14:textId="34A9D05D" w:rsidR="0021465F" w:rsidRPr="000671F2" w:rsidRDefault="0021465F" w:rsidP="005B51A0">
            <w:pPr>
              <w:pStyle w:val="TableField-Left"/>
              <w:rPr>
                <w:rFonts w:ascii="Calibri Light" w:hAnsi="Calibri Light" w:cs="Arial"/>
              </w:rPr>
            </w:pPr>
            <w:r w:rsidRPr="000671F2">
              <w:rPr>
                <w:rFonts w:ascii="Calibri Light" w:hAnsi="Calibri Light" w:cs="Arial"/>
              </w:rPr>
              <w:t>Display</w:t>
            </w:r>
          </w:p>
        </w:tc>
        <w:tc>
          <w:tcPr>
            <w:tcW w:w="4733" w:type="dxa"/>
            <w:tcBorders>
              <w:top w:val="single" w:sz="6" w:space="0" w:color="auto"/>
              <w:left w:val="single" w:sz="6" w:space="0" w:color="auto"/>
              <w:bottom w:val="threeDEmboss" w:sz="6" w:space="0" w:color="auto"/>
              <w:right w:val="threeDEmboss" w:sz="6" w:space="0" w:color="auto"/>
            </w:tcBorders>
            <w:vAlign w:val="center"/>
          </w:tcPr>
          <w:p w14:paraId="7D6CCD9B" w14:textId="44275526" w:rsidR="0021465F" w:rsidRDefault="0021465F" w:rsidP="005B51A0">
            <w:pPr>
              <w:pStyle w:val="TableField-Left"/>
              <w:rPr>
                <w:rFonts w:ascii="Calibri Light" w:hAnsi="Calibri Light" w:cs="Arial"/>
              </w:rPr>
            </w:pPr>
            <w:r>
              <w:rPr>
                <w:rFonts w:ascii="Calibri Light" w:hAnsi="Calibri Light" w:cs="Arial"/>
              </w:rPr>
              <w:t>Long text for Move In</w:t>
            </w:r>
          </w:p>
        </w:tc>
      </w:tr>
    </w:tbl>
    <w:p w14:paraId="62AEB2A5" w14:textId="77777777" w:rsidR="00AD10E2" w:rsidRPr="00FB79D9" w:rsidRDefault="00AD10E2" w:rsidP="00D66A8A">
      <w:pPr>
        <w:pStyle w:val="Heading2TextBlueDescriptive"/>
        <w:rPr>
          <w:rFonts w:ascii="Calibri Light" w:hAnsi="Calibri Light" w:cs="Arial"/>
          <w:i w:val="0"/>
        </w:rPr>
      </w:pPr>
    </w:p>
    <w:p w14:paraId="0DA6075D" w14:textId="77777777" w:rsidR="00D810DB" w:rsidRPr="006B24F0" w:rsidRDefault="00D810DB" w:rsidP="00D66A8A">
      <w:pPr>
        <w:pStyle w:val="Heading3Text"/>
        <w:rPr>
          <w:rFonts w:ascii="Calibri Light" w:hAnsi="Calibri Light"/>
        </w:rPr>
      </w:pPr>
    </w:p>
    <w:p w14:paraId="0C17EAC5" w14:textId="3C0D32DE" w:rsidR="007A31B0" w:rsidRPr="006B24F0" w:rsidRDefault="007A31B0" w:rsidP="007A31B0">
      <w:pPr>
        <w:pStyle w:val="Heading3"/>
        <w:keepNext/>
        <w:numPr>
          <w:ilvl w:val="2"/>
          <w:numId w:val="6"/>
        </w:numPr>
        <w:tabs>
          <w:tab w:val="left" w:pos="1440"/>
        </w:tabs>
        <w:spacing w:before="120" w:after="120"/>
        <w:ind w:left="1440" w:hanging="900"/>
        <w:rPr>
          <w:rFonts w:ascii="Calibri Light" w:hAnsi="Calibri Light"/>
        </w:rPr>
      </w:pPr>
      <w:bookmarkStart w:id="1126" w:name="_Toc509475039"/>
      <w:bookmarkStart w:id="1127" w:name="_Toc509481759"/>
      <w:bookmarkStart w:id="1128" w:name="_Toc510117067"/>
      <w:r>
        <w:rPr>
          <w:rFonts w:ascii="Calibri Light" w:hAnsi="Calibri Light"/>
        </w:rPr>
        <w:t>Source Systems and Data Volumes</w:t>
      </w:r>
      <w:bookmarkEnd w:id="1126"/>
      <w:bookmarkEnd w:id="1127"/>
      <w:bookmarkEnd w:id="1128"/>
    </w:p>
    <w:p w14:paraId="6C45C8F5" w14:textId="2CD545CE" w:rsidR="00D810DB" w:rsidRPr="006B24F0" w:rsidRDefault="00D810DB" w:rsidP="00B155CF">
      <w:pPr>
        <w:pStyle w:val="Heading3Text"/>
        <w:rPr>
          <w:rFonts w:ascii="Calibri Light" w:hAnsi="Calibri Light"/>
        </w:rPr>
      </w:pPr>
      <w:r w:rsidRPr="006B24F0">
        <w:rPr>
          <w:rFonts w:ascii="Calibri Light" w:hAnsi="Calibri Light"/>
        </w:rPr>
        <w:t xml:space="preserve">Identify the historical amount, volume, and Southern California Edison source systems for data objects supporting this process.  </w:t>
      </w:r>
    </w:p>
    <w:tbl>
      <w:tblPr>
        <w:tblW w:w="5620" w:type="dxa"/>
        <w:jc w:val="center"/>
        <w:tblLook w:val="04A0" w:firstRow="1" w:lastRow="0" w:firstColumn="1" w:lastColumn="0" w:noHBand="0" w:noVBand="1"/>
      </w:tblPr>
      <w:tblGrid>
        <w:gridCol w:w="1660"/>
        <w:gridCol w:w="1320"/>
        <w:gridCol w:w="1320"/>
        <w:gridCol w:w="1320"/>
      </w:tblGrid>
      <w:tr w:rsidR="00BD36B3" w:rsidRPr="00BD36B3" w14:paraId="32B97590" w14:textId="77777777" w:rsidTr="00BD36B3">
        <w:trPr>
          <w:trHeight w:val="300"/>
          <w:jc w:val="center"/>
        </w:trPr>
        <w:tc>
          <w:tcPr>
            <w:tcW w:w="16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DE4279" w14:textId="77777777" w:rsidR="00BD36B3" w:rsidRPr="00BD36B3" w:rsidRDefault="00BD36B3" w:rsidP="00BD36B3">
            <w:pPr>
              <w:jc w:val="center"/>
              <w:rPr>
                <w:rFonts w:ascii="Calibri" w:hAnsi="Calibri"/>
                <w:b/>
                <w:bCs/>
                <w:color w:val="000000"/>
              </w:rPr>
            </w:pPr>
            <w:bookmarkStart w:id="1129" w:name="_Toc509409284"/>
            <w:bookmarkStart w:id="1130" w:name="_Toc509475040"/>
            <w:bookmarkStart w:id="1131" w:name="_Toc509481760"/>
            <w:bookmarkEnd w:id="1094"/>
            <w:bookmarkEnd w:id="1095"/>
            <w:r w:rsidRPr="00BD36B3">
              <w:rPr>
                <w:rFonts w:ascii="Calibri" w:hAnsi="Calibri"/>
                <w:b/>
                <w:bCs/>
                <w:color w:val="000000"/>
              </w:rPr>
              <w:t>CATEGORY</w:t>
            </w:r>
          </w:p>
        </w:tc>
        <w:tc>
          <w:tcPr>
            <w:tcW w:w="1320" w:type="dxa"/>
            <w:tcBorders>
              <w:top w:val="single" w:sz="4" w:space="0" w:color="auto"/>
              <w:left w:val="nil"/>
              <w:bottom w:val="single" w:sz="4" w:space="0" w:color="auto"/>
              <w:right w:val="single" w:sz="4" w:space="0" w:color="auto"/>
            </w:tcBorders>
            <w:shd w:val="clear" w:color="auto" w:fill="auto"/>
            <w:noWrap/>
            <w:vAlign w:val="bottom"/>
            <w:hideMark/>
          </w:tcPr>
          <w:p w14:paraId="13A8FA98" w14:textId="77777777" w:rsidR="00BD36B3" w:rsidRPr="00BD36B3" w:rsidRDefault="00BD36B3" w:rsidP="00BD36B3">
            <w:pPr>
              <w:jc w:val="center"/>
              <w:rPr>
                <w:rFonts w:ascii="Calibri" w:hAnsi="Calibri"/>
                <w:b/>
                <w:bCs/>
                <w:color w:val="000000"/>
              </w:rPr>
            </w:pPr>
            <w:r w:rsidRPr="00BD36B3">
              <w:rPr>
                <w:rFonts w:ascii="Calibri" w:hAnsi="Calibri"/>
                <w:b/>
                <w:bCs/>
                <w:color w:val="000000"/>
              </w:rPr>
              <w:t>2015</w:t>
            </w:r>
          </w:p>
        </w:tc>
        <w:tc>
          <w:tcPr>
            <w:tcW w:w="1320" w:type="dxa"/>
            <w:tcBorders>
              <w:top w:val="single" w:sz="4" w:space="0" w:color="auto"/>
              <w:left w:val="nil"/>
              <w:bottom w:val="single" w:sz="4" w:space="0" w:color="auto"/>
              <w:right w:val="single" w:sz="4" w:space="0" w:color="auto"/>
            </w:tcBorders>
            <w:shd w:val="clear" w:color="auto" w:fill="auto"/>
            <w:noWrap/>
            <w:vAlign w:val="bottom"/>
            <w:hideMark/>
          </w:tcPr>
          <w:p w14:paraId="54A25C81" w14:textId="77777777" w:rsidR="00BD36B3" w:rsidRPr="00BD36B3" w:rsidRDefault="00BD36B3" w:rsidP="00BD36B3">
            <w:pPr>
              <w:jc w:val="center"/>
              <w:rPr>
                <w:rFonts w:ascii="Calibri" w:hAnsi="Calibri"/>
                <w:b/>
                <w:bCs/>
                <w:color w:val="000000"/>
              </w:rPr>
            </w:pPr>
            <w:r w:rsidRPr="00BD36B3">
              <w:rPr>
                <w:rFonts w:ascii="Calibri" w:hAnsi="Calibri"/>
                <w:b/>
                <w:bCs/>
                <w:color w:val="000000"/>
              </w:rPr>
              <w:t>2016</w:t>
            </w:r>
          </w:p>
        </w:tc>
        <w:tc>
          <w:tcPr>
            <w:tcW w:w="1320" w:type="dxa"/>
            <w:tcBorders>
              <w:top w:val="single" w:sz="4" w:space="0" w:color="auto"/>
              <w:left w:val="nil"/>
              <w:bottom w:val="single" w:sz="4" w:space="0" w:color="auto"/>
              <w:right w:val="single" w:sz="4" w:space="0" w:color="auto"/>
            </w:tcBorders>
            <w:shd w:val="clear" w:color="auto" w:fill="auto"/>
            <w:noWrap/>
            <w:vAlign w:val="bottom"/>
            <w:hideMark/>
          </w:tcPr>
          <w:p w14:paraId="73C39F0C" w14:textId="77777777" w:rsidR="00BD36B3" w:rsidRPr="00BD36B3" w:rsidRDefault="00BD36B3" w:rsidP="00BD36B3">
            <w:pPr>
              <w:jc w:val="center"/>
              <w:rPr>
                <w:rFonts w:ascii="Calibri" w:hAnsi="Calibri"/>
                <w:b/>
                <w:bCs/>
                <w:color w:val="000000"/>
              </w:rPr>
            </w:pPr>
            <w:r w:rsidRPr="00BD36B3">
              <w:rPr>
                <w:rFonts w:ascii="Calibri" w:hAnsi="Calibri"/>
                <w:b/>
                <w:bCs/>
                <w:color w:val="000000"/>
              </w:rPr>
              <w:t>2017</w:t>
            </w:r>
          </w:p>
        </w:tc>
      </w:tr>
      <w:tr w:rsidR="00BD36B3" w:rsidRPr="00BD36B3" w14:paraId="19D6ECC9" w14:textId="77777777" w:rsidTr="00BD36B3">
        <w:trPr>
          <w:trHeight w:val="300"/>
          <w:jc w:val="center"/>
        </w:trPr>
        <w:tc>
          <w:tcPr>
            <w:tcW w:w="1660" w:type="dxa"/>
            <w:tcBorders>
              <w:top w:val="nil"/>
              <w:left w:val="nil"/>
              <w:bottom w:val="nil"/>
              <w:right w:val="nil"/>
            </w:tcBorders>
            <w:shd w:val="clear" w:color="auto" w:fill="auto"/>
            <w:noWrap/>
            <w:vAlign w:val="bottom"/>
            <w:hideMark/>
          </w:tcPr>
          <w:p w14:paraId="0FDFE5DD" w14:textId="77777777" w:rsidR="00BD36B3" w:rsidRPr="00BD36B3" w:rsidRDefault="00BD36B3" w:rsidP="00BD36B3">
            <w:pPr>
              <w:ind w:left="-113"/>
              <w:jc w:val="center"/>
              <w:rPr>
                <w:rFonts w:ascii="Calibri" w:hAnsi="Calibri"/>
                <w:color w:val="000000"/>
              </w:rPr>
            </w:pPr>
            <w:r w:rsidRPr="00BD36B3">
              <w:rPr>
                <w:rFonts w:ascii="Calibri" w:hAnsi="Calibri"/>
                <w:color w:val="000000"/>
              </w:rPr>
              <w:t>TOFF</w:t>
            </w:r>
          </w:p>
        </w:tc>
        <w:tc>
          <w:tcPr>
            <w:tcW w:w="1320" w:type="dxa"/>
            <w:tcBorders>
              <w:top w:val="nil"/>
              <w:left w:val="nil"/>
              <w:bottom w:val="nil"/>
              <w:right w:val="nil"/>
            </w:tcBorders>
            <w:shd w:val="clear" w:color="auto" w:fill="auto"/>
            <w:noWrap/>
            <w:vAlign w:val="bottom"/>
            <w:hideMark/>
          </w:tcPr>
          <w:p w14:paraId="1B820CE1" w14:textId="77777777" w:rsidR="00BD36B3" w:rsidRPr="00BD36B3" w:rsidRDefault="00BD36B3" w:rsidP="00BD36B3">
            <w:pPr>
              <w:rPr>
                <w:rFonts w:ascii="Calibri" w:hAnsi="Calibri"/>
                <w:color w:val="000000"/>
              </w:rPr>
            </w:pPr>
            <w:r w:rsidRPr="00BD36B3">
              <w:rPr>
                <w:rFonts w:ascii="Calibri" w:hAnsi="Calibri"/>
                <w:color w:val="000000"/>
              </w:rPr>
              <w:t xml:space="preserve">       1,134,186 </w:t>
            </w:r>
          </w:p>
        </w:tc>
        <w:tc>
          <w:tcPr>
            <w:tcW w:w="1320" w:type="dxa"/>
            <w:tcBorders>
              <w:top w:val="nil"/>
              <w:left w:val="nil"/>
              <w:bottom w:val="nil"/>
              <w:right w:val="nil"/>
            </w:tcBorders>
            <w:shd w:val="clear" w:color="auto" w:fill="auto"/>
            <w:noWrap/>
            <w:vAlign w:val="bottom"/>
            <w:hideMark/>
          </w:tcPr>
          <w:p w14:paraId="6734D30D" w14:textId="77777777" w:rsidR="00BD36B3" w:rsidRPr="00BD36B3" w:rsidRDefault="00BD36B3" w:rsidP="00BD36B3">
            <w:pPr>
              <w:rPr>
                <w:rFonts w:ascii="Calibri" w:hAnsi="Calibri"/>
                <w:color w:val="000000"/>
              </w:rPr>
            </w:pPr>
            <w:r w:rsidRPr="00BD36B3">
              <w:rPr>
                <w:rFonts w:ascii="Calibri" w:hAnsi="Calibri"/>
                <w:color w:val="000000"/>
              </w:rPr>
              <w:t xml:space="preserve">       1,113,475 </w:t>
            </w:r>
          </w:p>
        </w:tc>
        <w:tc>
          <w:tcPr>
            <w:tcW w:w="1320" w:type="dxa"/>
            <w:tcBorders>
              <w:top w:val="nil"/>
              <w:left w:val="nil"/>
              <w:bottom w:val="nil"/>
              <w:right w:val="nil"/>
            </w:tcBorders>
            <w:shd w:val="clear" w:color="auto" w:fill="auto"/>
            <w:noWrap/>
            <w:vAlign w:val="bottom"/>
            <w:hideMark/>
          </w:tcPr>
          <w:p w14:paraId="70918637" w14:textId="77777777" w:rsidR="00BD36B3" w:rsidRPr="00BD36B3" w:rsidRDefault="00BD36B3" w:rsidP="00BD36B3">
            <w:pPr>
              <w:rPr>
                <w:rFonts w:ascii="Calibri" w:hAnsi="Calibri"/>
                <w:color w:val="000000"/>
              </w:rPr>
            </w:pPr>
            <w:r w:rsidRPr="00BD36B3">
              <w:rPr>
                <w:rFonts w:ascii="Calibri" w:hAnsi="Calibri"/>
                <w:color w:val="000000"/>
              </w:rPr>
              <w:t xml:space="preserve">       1,106,600 </w:t>
            </w:r>
          </w:p>
        </w:tc>
      </w:tr>
    </w:tbl>
    <w:p w14:paraId="437A3E8F" w14:textId="00A3C397" w:rsidR="00BD36B3" w:rsidRDefault="00BD36B3" w:rsidP="00B155CF">
      <w:pPr>
        <w:pStyle w:val="Heading3Text"/>
        <w:rPr>
          <w:rFonts w:ascii="Calibri Light" w:hAnsi="Calibri Light"/>
        </w:rPr>
      </w:pPr>
    </w:p>
    <w:p w14:paraId="4C3B4AD3" w14:textId="7EBEEDDE" w:rsidR="00E0118B" w:rsidRPr="006B24F0" w:rsidRDefault="00F95998" w:rsidP="001C2777">
      <w:pPr>
        <w:pStyle w:val="Heading2"/>
      </w:pPr>
      <w:bookmarkStart w:id="1132" w:name="_Toc510117068"/>
      <w:r>
        <w:t>Cloud for Customer (Hybris C4C) Integration</w:t>
      </w:r>
      <w:bookmarkEnd w:id="1129"/>
      <w:bookmarkEnd w:id="1130"/>
      <w:bookmarkEnd w:id="1131"/>
      <w:bookmarkEnd w:id="1132"/>
    </w:p>
    <w:p w14:paraId="19B2692E" w14:textId="77777777" w:rsidR="00E0118B" w:rsidRPr="006B24F0" w:rsidRDefault="00E0118B" w:rsidP="009F3278">
      <w:pPr>
        <w:pStyle w:val="Heading3"/>
        <w:keepNext/>
        <w:numPr>
          <w:ilvl w:val="2"/>
          <w:numId w:val="6"/>
        </w:numPr>
        <w:tabs>
          <w:tab w:val="left" w:pos="1440"/>
        </w:tabs>
        <w:spacing w:before="120" w:after="120"/>
        <w:ind w:left="1440" w:hanging="900"/>
        <w:rPr>
          <w:rFonts w:ascii="Calibri Light" w:hAnsi="Calibri Light"/>
        </w:rPr>
      </w:pPr>
      <w:bookmarkStart w:id="1133" w:name="_Toc406588310"/>
      <w:bookmarkStart w:id="1134" w:name="_Toc491613818"/>
      <w:bookmarkStart w:id="1135" w:name="_Toc509409285"/>
      <w:bookmarkStart w:id="1136" w:name="_Toc509475041"/>
      <w:bookmarkStart w:id="1137" w:name="_Toc509481761"/>
      <w:bookmarkStart w:id="1138" w:name="_Toc510117069"/>
      <w:r w:rsidRPr="006B24F0">
        <w:rPr>
          <w:rFonts w:ascii="Calibri Light" w:hAnsi="Calibri Light"/>
        </w:rPr>
        <w:t>Processes</w:t>
      </w:r>
      <w:bookmarkEnd w:id="1133"/>
      <w:bookmarkEnd w:id="1134"/>
      <w:bookmarkEnd w:id="1135"/>
      <w:bookmarkEnd w:id="1136"/>
      <w:bookmarkEnd w:id="1137"/>
      <w:bookmarkEnd w:id="1138"/>
    </w:p>
    <w:p w14:paraId="6C79CC18" w14:textId="3EFE50B9" w:rsidR="00E0118B" w:rsidRDefault="0096320C" w:rsidP="009477DD">
      <w:pPr>
        <w:pStyle w:val="Heading3TextBulleted"/>
        <w:numPr>
          <w:ilvl w:val="0"/>
          <w:numId w:val="23"/>
        </w:numPr>
        <w:rPr>
          <w:rFonts w:ascii="Calibri Light" w:hAnsi="Calibri Light"/>
        </w:rPr>
      </w:pPr>
      <w:r>
        <w:rPr>
          <w:rFonts w:ascii="Calibri Light" w:hAnsi="Calibri Light"/>
        </w:rPr>
        <w:t xml:space="preserve">Identification </w:t>
      </w:r>
      <w:r w:rsidR="004E3923">
        <w:rPr>
          <w:rFonts w:ascii="Calibri Light" w:hAnsi="Calibri Light"/>
        </w:rPr>
        <w:t xml:space="preserve">and </w:t>
      </w:r>
      <w:r>
        <w:rPr>
          <w:rFonts w:ascii="Calibri Light" w:hAnsi="Calibri Light"/>
        </w:rPr>
        <w:t>search,</w:t>
      </w:r>
      <w:r w:rsidR="004E3923">
        <w:rPr>
          <w:rFonts w:ascii="Calibri Light" w:hAnsi="Calibri Light"/>
        </w:rPr>
        <w:t xml:space="preserve"> confirm, create and change BP, Contract Account.</w:t>
      </w:r>
    </w:p>
    <w:p w14:paraId="4F8BF888" w14:textId="2913DD34" w:rsidR="0096320C" w:rsidRDefault="0096320C" w:rsidP="009477DD">
      <w:pPr>
        <w:pStyle w:val="Heading3TextBulleted"/>
        <w:numPr>
          <w:ilvl w:val="0"/>
          <w:numId w:val="23"/>
        </w:numPr>
        <w:rPr>
          <w:rFonts w:ascii="Calibri Light" w:hAnsi="Calibri Light"/>
        </w:rPr>
      </w:pPr>
      <w:r>
        <w:rPr>
          <w:rFonts w:ascii="Calibri Light" w:hAnsi="Calibri Light"/>
        </w:rPr>
        <w:t>Search Technical Master Data, search by different parameters on Premise Identification view</w:t>
      </w:r>
    </w:p>
    <w:p w14:paraId="386F837B" w14:textId="4FE2647A" w:rsidR="0096320C" w:rsidRDefault="004E3923" w:rsidP="009477DD">
      <w:pPr>
        <w:pStyle w:val="Heading3TextBulleted"/>
        <w:numPr>
          <w:ilvl w:val="0"/>
          <w:numId w:val="23"/>
        </w:numPr>
        <w:rPr>
          <w:rFonts w:ascii="Calibri Light" w:hAnsi="Calibri Light"/>
        </w:rPr>
      </w:pPr>
      <w:r>
        <w:rPr>
          <w:rFonts w:ascii="Calibri Light" w:hAnsi="Calibri Light"/>
        </w:rPr>
        <w:t>Move Out</w:t>
      </w:r>
      <w:r w:rsidR="0096320C">
        <w:rPr>
          <w:rFonts w:ascii="Calibri Light" w:hAnsi="Calibri Light"/>
        </w:rPr>
        <w:t xml:space="preserve"> process</w:t>
      </w:r>
    </w:p>
    <w:p w14:paraId="3D6B9A94" w14:textId="3B96AFA7" w:rsidR="004E3923" w:rsidRDefault="004E3923" w:rsidP="009477DD">
      <w:pPr>
        <w:pStyle w:val="Heading3TextBulleted"/>
        <w:numPr>
          <w:ilvl w:val="0"/>
          <w:numId w:val="23"/>
        </w:numPr>
        <w:rPr>
          <w:rFonts w:ascii="Calibri Light" w:hAnsi="Calibri Light"/>
        </w:rPr>
      </w:pPr>
      <w:r>
        <w:rPr>
          <w:rFonts w:ascii="Calibri Light" w:hAnsi="Calibri Light"/>
        </w:rPr>
        <w:t>Move Out Date Change</w:t>
      </w:r>
    </w:p>
    <w:p w14:paraId="641603A5" w14:textId="2E4F2ECD" w:rsidR="004E3923" w:rsidRDefault="004E3923" w:rsidP="009477DD">
      <w:pPr>
        <w:pStyle w:val="Heading3TextBulleted"/>
        <w:numPr>
          <w:ilvl w:val="0"/>
          <w:numId w:val="23"/>
        </w:numPr>
        <w:rPr>
          <w:rFonts w:ascii="Calibri Light" w:hAnsi="Calibri Light"/>
        </w:rPr>
      </w:pPr>
      <w:r>
        <w:rPr>
          <w:rFonts w:ascii="Calibri Light" w:hAnsi="Calibri Light"/>
        </w:rPr>
        <w:t>Move Out Reversal</w:t>
      </w:r>
    </w:p>
    <w:p w14:paraId="1EDD63ED" w14:textId="380A1B96" w:rsidR="004E3923" w:rsidRDefault="004E3923" w:rsidP="009477DD">
      <w:pPr>
        <w:pStyle w:val="Heading3TextBulleted"/>
        <w:numPr>
          <w:ilvl w:val="0"/>
          <w:numId w:val="23"/>
        </w:numPr>
        <w:rPr>
          <w:rFonts w:ascii="Calibri Light" w:hAnsi="Calibri Light"/>
        </w:rPr>
      </w:pPr>
      <w:r>
        <w:rPr>
          <w:rFonts w:ascii="Calibri Light" w:hAnsi="Calibri Light"/>
        </w:rPr>
        <w:t>Transfer process</w:t>
      </w:r>
    </w:p>
    <w:p w14:paraId="1797B260" w14:textId="795057E7" w:rsidR="00E0118B" w:rsidRPr="006B24F0" w:rsidRDefault="00F95998" w:rsidP="009F3278">
      <w:pPr>
        <w:pStyle w:val="Heading3"/>
        <w:keepNext/>
        <w:numPr>
          <w:ilvl w:val="2"/>
          <w:numId w:val="6"/>
        </w:numPr>
        <w:tabs>
          <w:tab w:val="left" w:pos="1440"/>
        </w:tabs>
        <w:spacing w:before="120" w:after="120"/>
        <w:ind w:left="1440" w:hanging="900"/>
        <w:rPr>
          <w:rFonts w:ascii="Calibri Light" w:hAnsi="Calibri Light"/>
        </w:rPr>
      </w:pPr>
      <w:bookmarkStart w:id="1139" w:name="_Toc406588311"/>
      <w:bookmarkStart w:id="1140" w:name="_Toc491613819"/>
      <w:bookmarkStart w:id="1141" w:name="_Toc509409286"/>
      <w:bookmarkStart w:id="1142" w:name="_Toc509475042"/>
      <w:bookmarkStart w:id="1143" w:name="_Toc509481762"/>
      <w:bookmarkStart w:id="1144" w:name="_Toc510117070"/>
      <w:r>
        <w:rPr>
          <w:rFonts w:ascii="Calibri Light" w:hAnsi="Calibri Light"/>
        </w:rPr>
        <w:t xml:space="preserve">Hybris C4C </w:t>
      </w:r>
      <w:r w:rsidR="00E0118B" w:rsidRPr="006B24F0">
        <w:rPr>
          <w:rFonts w:ascii="Calibri Light" w:hAnsi="Calibri Light"/>
        </w:rPr>
        <w:t>Views</w:t>
      </w:r>
      <w:bookmarkEnd w:id="1139"/>
      <w:bookmarkEnd w:id="1140"/>
      <w:bookmarkEnd w:id="1141"/>
      <w:bookmarkEnd w:id="1142"/>
      <w:bookmarkEnd w:id="1143"/>
      <w:bookmarkEnd w:id="1144"/>
    </w:p>
    <w:p w14:paraId="31A2D7E1" w14:textId="218EAF86" w:rsidR="00E0118B" w:rsidRDefault="00711C35" w:rsidP="009477DD">
      <w:pPr>
        <w:pStyle w:val="Heading3TextBulleted"/>
        <w:numPr>
          <w:ilvl w:val="0"/>
          <w:numId w:val="24"/>
        </w:numPr>
        <w:rPr>
          <w:rFonts w:ascii="Calibri Light" w:hAnsi="Calibri Light"/>
        </w:rPr>
      </w:pPr>
      <w:r>
        <w:rPr>
          <w:rFonts w:ascii="Calibri Light" w:hAnsi="Calibri Light"/>
        </w:rPr>
        <w:t>BP</w:t>
      </w:r>
      <w:r w:rsidR="002536CA">
        <w:rPr>
          <w:rFonts w:ascii="Calibri Light" w:hAnsi="Calibri Light"/>
        </w:rPr>
        <w:t>/Premise</w:t>
      </w:r>
      <w:r>
        <w:rPr>
          <w:rFonts w:ascii="Calibri Light" w:hAnsi="Calibri Light"/>
        </w:rPr>
        <w:t xml:space="preserve"> Search</w:t>
      </w:r>
    </w:p>
    <w:p w14:paraId="3C6F3F44" w14:textId="52FDAB74" w:rsidR="00711C35" w:rsidRDefault="004E3923" w:rsidP="009477DD">
      <w:pPr>
        <w:pStyle w:val="Heading3TextBulleted"/>
        <w:numPr>
          <w:ilvl w:val="0"/>
          <w:numId w:val="24"/>
        </w:numPr>
        <w:rPr>
          <w:rFonts w:ascii="Calibri Light" w:hAnsi="Calibri Light"/>
        </w:rPr>
      </w:pPr>
      <w:r>
        <w:rPr>
          <w:rFonts w:ascii="Calibri Light" w:hAnsi="Calibri Light"/>
        </w:rPr>
        <w:t xml:space="preserve">Move Out </w:t>
      </w:r>
      <w:r w:rsidR="001B3C83">
        <w:rPr>
          <w:rFonts w:ascii="Calibri Light" w:hAnsi="Calibri Light"/>
        </w:rPr>
        <w:t>create</w:t>
      </w:r>
    </w:p>
    <w:p w14:paraId="7EFE7BEE" w14:textId="7C66CF33" w:rsidR="00711C35" w:rsidRDefault="004E3923" w:rsidP="009477DD">
      <w:pPr>
        <w:pStyle w:val="Heading3TextBulleted"/>
        <w:numPr>
          <w:ilvl w:val="0"/>
          <w:numId w:val="24"/>
        </w:numPr>
        <w:rPr>
          <w:rFonts w:ascii="Calibri Light" w:hAnsi="Calibri Light"/>
        </w:rPr>
      </w:pPr>
      <w:r>
        <w:rPr>
          <w:rFonts w:ascii="Calibri Light" w:hAnsi="Calibri Light"/>
        </w:rPr>
        <w:t>Move Out Date Change</w:t>
      </w:r>
    </w:p>
    <w:p w14:paraId="03E55E2A" w14:textId="3E1C1571" w:rsidR="00711C35" w:rsidRDefault="004E3923" w:rsidP="009477DD">
      <w:pPr>
        <w:pStyle w:val="Heading3TextBulleted"/>
        <w:numPr>
          <w:ilvl w:val="0"/>
          <w:numId w:val="24"/>
        </w:numPr>
        <w:rPr>
          <w:rFonts w:ascii="Calibri Light" w:hAnsi="Calibri Light"/>
        </w:rPr>
      </w:pPr>
      <w:r>
        <w:rPr>
          <w:rFonts w:ascii="Calibri Light" w:hAnsi="Calibri Light"/>
        </w:rPr>
        <w:lastRenderedPageBreak/>
        <w:t>Move Out Reversal</w:t>
      </w:r>
    </w:p>
    <w:p w14:paraId="7C6E5AA2" w14:textId="76D113BE" w:rsidR="001B3C83" w:rsidRDefault="001B3C83" w:rsidP="009477DD">
      <w:pPr>
        <w:pStyle w:val="Heading3TextBulleted"/>
        <w:numPr>
          <w:ilvl w:val="0"/>
          <w:numId w:val="24"/>
        </w:numPr>
        <w:rPr>
          <w:rFonts w:ascii="Calibri Light" w:hAnsi="Calibri Light"/>
        </w:rPr>
      </w:pPr>
      <w:r>
        <w:rPr>
          <w:rFonts w:ascii="Calibri Light" w:hAnsi="Calibri Light"/>
        </w:rPr>
        <w:t xml:space="preserve">Transfer </w:t>
      </w:r>
    </w:p>
    <w:p w14:paraId="6C4C204A" w14:textId="77777777" w:rsidR="00711C35" w:rsidRPr="006B24F0" w:rsidRDefault="00711C35" w:rsidP="007867D8">
      <w:pPr>
        <w:pStyle w:val="Heading3TextBulleted"/>
        <w:numPr>
          <w:ilvl w:val="0"/>
          <w:numId w:val="0"/>
        </w:numPr>
        <w:ind w:left="1440"/>
        <w:rPr>
          <w:rFonts w:ascii="Calibri Light" w:hAnsi="Calibri Light"/>
        </w:rPr>
      </w:pPr>
    </w:p>
    <w:p w14:paraId="4F40A5C2" w14:textId="1E6D3715" w:rsidR="00E0118B" w:rsidRPr="006B24F0" w:rsidRDefault="00F95998" w:rsidP="009F3278">
      <w:pPr>
        <w:pStyle w:val="Heading3"/>
        <w:keepNext/>
        <w:numPr>
          <w:ilvl w:val="2"/>
          <w:numId w:val="6"/>
        </w:numPr>
        <w:tabs>
          <w:tab w:val="left" w:pos="1440"/>
        </w:tabs>
        <w:spacing w:before="120" w:after="120"/>
        <w:ind w:left="1440" w:hanging="900"/>
        <w:rPr>
          <w:rFonts w:ascii="Calibri Light" w:hAnsi="Calibri Light"/>
        </w:rPr>
      </w:pPr>
      <w:bookmarkStart w:id="1145" w:name="_Toc406588312"/>
      <w:bookmarkStart w:id="1146" w:name="_Toc491613820"/>
      <w:bookmarkStart w:id="1147" w:name="_Toc509409287"/>
      <w:bookmarkStart w:id="1148" w:name="_Toc509475043"/>
      <w:bookmarkStart w:id="1149" w:name="_Toc509481763"/>
      <w:bookmarkStart w:id="1150" w:name="_Toc510117071"/>
      <w:r>
        <w:rPr>
          <w:rFonts w:ascii="Calibri Light" w:hAnsi="Calibri Light"/>
        </w:rPr>
        <w:t>Activity</w:t>
      </w:r>
      <w:r w:rsidR="00E0118B" w:rsidRPr="006B24F0">
        <w:rPr>
          <w:rFonts w:ascii="Calibri Light" w:hAnsi="Calibri Light"/>
        </w:rPr>
        <w:t xml:space="preserve"> Records</w:t>
      </w:r>
      <w:bookmarkEnd w:id="1145"/>
      <w:bookmarkEnd w:id="1146"/>
      <w:bookmarkEnd w:id="1147"/>
      <w:bookmarkEnd w:id="1148"/>
      <w:bookmarkEnd w:id="1149"/>
      <w:bookmarkEnd w:id="1150"/>
    </w:p>
    <w:p w14:paraId="7E23E734" w14:textId="3CEFB7C4" w:rsidR="00173B47" w:rsidRDefault="00ED4474" w:rsidP="009477DD">
      <w:pPr>
        <w:pStyle w:val="Heading3TextBulleted"/>
        <w:numPr>
          <w:ilvl w:val="0"/>
          <w:numId w:val="25"/>
        </w:numPr>
        <w:rPr>
          <w:rFonts w:ascii="Calibri Light" w:hAnsi="Calibri Light"/>
        </w:rPr>
      </w:pPr>
      <w:r>
        <w:rPr>
          <w:rFonts w:ascii="Calibri Light" w:hAnsi="Calibri Light"/>
        </w:rPr>
        <w:t>Contract End created</w:t>
      </w:r>
    </w:p>
    <w:p w14:paraId="6A9C79C8" w14:textId="557F5C5F" w:rsidR="00ED4474" w:rsidRDefault="00ED4474" w:rsidP="009477DD">
      <w:pPr>
        <w:pStyle w:val="Heading3TextBulleted"/>
        <w:numPr>
          <w:ilvl w:val="0"/>
          <w:numId w:val="25"/>
        </w:numPr>
        <w:rPr>
          <w:rFonts w:ascii="Calibri Light" w:hAnsi="Calibri Light"/>
        </w:rPr>
      </w:pPr>
      <w:r>
        <w:rPr>
          <w:rFonts w:ascii="Calibri Light" w:hAnsi="Calibri Light"/>
        </w:rPr>
        <w:t>Contract End Change</w:t>
      </w:r>
    </w:p>
    <w:p w14:paraId="5AFDCBC6" w14:textId="4526481C" w:rsidR="00ED4474" w:rsidRDefault="00ED4474" w:rsidP="009477DD">
      <w:pPr>
        <w:pStyle w:val="Heading3TextBulleted"/>
        <w:numPr>
          <w:ilvl w:val="0"/>
          <w:numId w:val="25"/>
        </w:numPr>
        <w:rPr>
          <w:rFonts w:ascii="Calibri Light" w:hAnsi="Calibri Light"/>
        </w:rPr>
      </w:pPr>
      <w:r>
        <w:rPr>
          <w:rFonts w:ascii="Calibri Light" w:hAnsi="Calibri Light"/>
        </w:rPr>
        <w:t>Contract End Reversal</w:t>
      </w:r>
    </w:p>
    <w:p w14:paraId="12078281" w14:textId="4FB98EE7" w:rsidR="00ED4474" w:rsidRPr="006B24F0" w:rsidRDefault="003616E4" w:rsidP="009477DD">
      <w:pPr>
        <w:pStyle w:val="Heading3TextBulleted"/>
        <w:numPr>
          <w:ilvl w:val="0"/>
          <w:numId w:val="25"/>
        </w:numPr>
        <w:rPr>
          <w:rFonts w:ascii="Calibri Light" w:hAnsi="Calibri Light"/>
        </w:rPr>
      </w:pPr>
      <w:r>
        <w:rPr>
          <w:rFonts w:ascii="Calibri Light" w:hAnsi="Calibri Light"/>
        </w:rPr>
        <w:t>Transfer</w:t>
      </w:r>
      <w:r w:rsidR="00ED4474">
        <w:rPr>
          <w:rFonts w:ascii="Calibri Light" w:hAnsi="Calibri Light"/>
        </w:rPr>
        <w:t xml:space="preserve"> created</w:t>
      </w:r>
    </w:p>
    <w:p w14:paraId="4269AD07" w14:textId="77777777" w:rsidR="00E0118B" w:rsidRPr="006B24F0" w:rsidRDefault="00E0118B" w:rsidP="001C2777">
      <w:pPr>
        <w:pStyle w:val="Heading2"/>
      </w:pPr>
      <w:bookmarkStart w:id="1151" w:name="_Toc406588313"/>
      <w:bookmarkStart w:id="1152" w:name="_Toc491613821"/>
      <w:bookmarkStart w:id="1153" w:name="_Toc509409288"/>
      <w:bookmarkStart w:id="1154" w:name="_Toc509475044"/>
      <w:bookmarkStart w:id="1155" w:name="_Toc509481764"/>
      <w:bookmarkStart w:id="1156" w:name="_Toc510117072"/>
      <w:r w:rsidRPr="006B24F0">
        <w:t>Exception Management Requirements</w:t>
      </w:r>
      <w:bookmarkEnd w:id="1151"/>
      <w:bookmarkEnd w:id="1152"/>
      <w:bookmarkEnd w:id="1153"/>
      <w:bookmarkEnd w:id="1154"/>
      <w:bookmarkEnd w:id="1155"/>
      <w:bookmarkEnd w:id="1156"/>
    </w:p>
    <w:p w14:paraId="7D1D5C0D" w14:textId="3A14193D" w:rsidR="00F95998" w:rsidRDefault="00F95998" w:rsidP="00F95998">
      <w:pPr>
        <w:pStyle w:val="Heading2TextBulleted"/>
        <w:numPr>
          <w:ilvl w:val="0"/>
          <w:numId w:val="0"/>
        </w:numPr>
        <w:ind w:left="720"/>
        <w:rPr>
          <w:rFonts w:ascii="Calibri Light" w:hAnsi="Calibri Light" w:cs="Arial"/>
        </w:rPr>
      </w:pPr>
      <w:r>
        <w:rPr>
          <w:rFonts w:ascii="Calibri Light" w:hAnsi="Calibri Light" w:cs="Arial"/>
        </w:rPr>
        <w:t xml:space="preserve">This section outlines a high level description of each BPEM Case or other user workflow items (such as “Tickets” used by Front Office) used to route work requests between business areas.   The companion document for this section which outlines the detail of each case is documented in APSE on the </w:t>
      </w:r>
      <w:hyperlink r:id="rId102" w:history="1">
        <w:r w:rsidRPr="009B7EB3">
          <w:rPr>
            <w:rStyle w:val="Hyperlink"/>
            <w:rFonts w:ascii="Calibri Light" w:hAnsi="Calibri Light" w:cs="Arial"/>
          </w:rPr>
          <w:t>Exception Case Template General Document #8</w:t>
        </w:r>
      </w:hyperlink>
      <w:r>
        <w:rPr>
          <w:rFonts w:ascii="Calibri Light" w:hAnsi="Calibri Light" w:cs="Arial"/>
        </w:rPr>
        <w:t xml:space="preserve">.  </w:t>
      </w:r>
    </w:p>
    <w:tbl>
      <w:tblPr>
        <w:tblW w:w="969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4064"/>
        <w:gridCol w:w="2222"/>
        <w:gridCol w:w="1555"/>
        <w:gridCol w:w="1856"/>
      </w:tblGrid>
      <w:tr w:rsidR="00F95998" w:rsidRPr="006B24F0" w14:paraId="762A34A8" w14:textId="77777777" w:rsidTr="656C8DC2">
        <w:trPr>
          <w:cantSplit/>
          <w:trHeight w:val="432"/>
          <w:tblHeader/>
        </w:trPr>
        <w:tc>
          <w:tcPr>
            <w:tcW w:w="4064" w:type="dxa"/>
            <w:tcBorders>
              <w:top w:val="threeDEmboss" w:sz="6" w:space="0" w:color="auto"/>
              <w:bottom w:val="threeDEmboss" w:sz="6" w:space="0" w:color="auto"/>
            </w:tcBorders>
            <w:shd w:val="clear" w:color="auto" w:fill="F9FBAF"/>
            <w:vAlign w:val="center"/>
          </w:tcPr>
          <w:p w14:paraId="6A615136" w14:textId="77777777" w:rsidR="00F95998" w:rsidRPr="006B24F0" w:rsidRDefault="00F95998" w:rsidP="004B3520">
            <w:pPr>
              <w:pStyle w:val="TableHeader-Left"/>
              <w:rPr>
                <w:rFonts w:ascii="Calibri Light" w:hAnsi="Calibri Light" w:cs="Arial"/>
              </w:rPr>
            </w:pPr>
            <w:r w:rsidRPr="00590CD1">
              <w:rPr>
                <w:rFonts w:ascii="Calibri Light" w:hAnsi="Calibri Light" w:cs="Arial"/>
              </w:rPr>
              <w:lastRenderedPageBreak/>
              <w:t>User Exception Scenario / Description</w:t>
            </w:r>
          </w:p>
        </w:tc>
        <w:tc>
          <w:tcPr>
            <w:tcW w:w="2222" w:type="dxa"/>
            <w:tcBorders>
              <w:top w:val="threeDEmboss" w:sz="6" w:space="0" w:color="auto"/>
              <w:bottom w:val="threeDEmboss" w:sz="6" w:space="0" w:color="auto"/>
            </w:tcBorders>
            <w:shd w:val="clear" w:color="auto" w:fill="F9FBAF"/>
            <w:vAlign w:val="center"/>
          </w:tcPr>
          <w:p w14:paraId="32757370" w14:textId="77777777" w:rsidR="00F95998" w:rsidRPr="006B24F0" w:rsidRDefault="00F95998" w:rsidP="004B3520">
            <w:pPr>
              <w:pStyle w:val="TableHeader-Left"/>
              <w:rPr>
                <w:rFonts w:ascii="Calibri Light" w:hAnsi="Calibri Light" w:cs="Arial"/>
              </w:rPr>
            </w:pPr>
            <w:r>
              <w:rPr>
                <w:rFonts w:ascii="Calibri Light" w:hAnsi="Calibri Light" w:cs="Arial"/>
              </w:rPr>
              <w:t>User Group</w:t>
            </w:r>
          </w:p>
        </w:tc>
        <w:tc>
          <w:tcPr>
            <w:tcW w:w="1555" w:type="dxa"/>
            <w:tcBorders>
              <w:top w:val="threeDEmboss" w:sz="6" w:space="0" w:color="auto"/>
              <w:bottom w:val="threeDEmboss" w:sz="6" w:space="0" w:color="auto"/>
            </w:tcBorders>
            <w:shd w:val="clear" w:color="auto" w:fill="F9FBAF"/>
            <w:vAlign w:val="center"/>
          </w:tcPr>
          <w:p w14:paraId="5EDA5BF7" w14:textId="77777777" w:rsidR="00F95998" w:rsidRDefault="00F95998" w:rsidP="004B3520">
            <w:pPr>
              <w:pStyle w:val="TableHeader-Left"/>
              <w:jc w:val="center"/>
              <w:rPr>
                <w:rFonts w:ascii="Calibri Light" w:hAnsi="Calibri Light" w:cs="Arial"/>
              </w:rPr>
            </w:pPr>
            <w:r>
              <w:rPr>
                <w:rFonts w:ascii="Calibri Light" w:hAnsi="Calibri Light" w:cs="Arial"/>
              </w:rPr>
              <w:t>Initiated by</w:t>
            </w:r>
          </w:p>
        </w:tc>
        <w:tc>
          <w:tcPr>
            <w:tcW w:w="1856" w:type="dxa"/>
            <w:tcBorders>
              <w:top w:val="threeDEmboss" w:sz="6" w:space="0" w:color="auto"/>
              <w:bottom w:val="threeDEmboss" w:sz="6" w:space="0" w:color="auto"/>
            </w:tcBorders>
            <w:shd w:val="clear" w:color="auto" w:fill="F9FBAF"/>
            <w:vAlign w:val="center"/>
          </w:tcPr>
          <w:p w14:paraId="7A06E91F" w14:textId="77777777" w:rsidR="00F95998" w:rsidRPr="006B24F0" w:rsidRDefault="00F95998" w:rsidP="004B3520">
            <w:pPr>
              <w:pStyle w:val="TableHeader-Left"/>
              <w:rPr>
                <w:rFonts w:ascii="Calibri Light" w:hAnsi="Calibri Light" w:cs="Arial"/>
              </w:rPr>
            </w:pPr>
            <w:r>
              <w:rPr>
                <w:rFonts w:ascii="Calibri Light" w:hAnsi="Calibri Light" w:cs="Arial"/>
              </w:rPr>
              <w:t>Work Distribution</w:t>
            </w:r>
          </w:p>
        </w:tc>
      </w:tr>
      <w:tr w:rsidR="00D76101" w:rsidRPr="006B24F0" w14:paraId="41B6A8B8" w14:textId="77777777" w:rsidTr="656C8DC2">
        <w:trPr>
          <w:cantSplit/>
          <w:trHeight w:val="432"/>
          <w:tblHeader/>
        </w:trPr>
        <w:tc>
          <w:tcPr>
            <w:tcW w:w="4064" w:type="dxa"/>
            <w:tcBorders>
              <w:top w:val="threeDEmboss" w:sz="6" w:space="0" w:color="auto"/>
              <w:bottom w:val="threeDEmboss" w:sz="6" w:space="0" w:color="auto"/>
            </w:tcBorders>
            <w:shd w:val="clear" w:color="auto" w:fill="auto"/>
            <w:vAlign w:val="center"/>
          </w:tcPr>
          <w:p w14:paraId="03FDDC12" w14:textId="6E243B99" w:rsidR="00D76101" w:rsidRPr="00590CD1" w:rsidRDefault="00C516ED" w:rsidP="00C516ED">
            <w:pPr>
              <w:pStyle w:val="TableHeader-Left"/>
              <w:rPr>
                <w:rFonts w:ascii="Calibri Light" w:hAnsi="Calibri Light" w:cs="Arial"/>
              </w:rPr>
            </w:pPr>
            <w:ins w:id="1157" w:author="Tuan Yap" w:date="2018-05-12T21:32:00Z">
              <w:r w:rsidRPr="00C516ED">
                <w:rPr>
                  <w:rFonts w:ascii="Calibri Light" w:hAnsi="Calibri Light" w:cs="Arial"/>
                </w:rPr>
                <w:t>Case Category: Move Out – Bill Reversal - If Front Office user wants to complete a Move Out reversal or Move Out Date change. FO user will create this BPEM for RSO to do the bill reversal.</w:t>
              </w:r>
            </w:ins>
          </w:p>
        </w:tc>
        <w:tc>
          <w:tcPr>
            <w:tcW w:w="2222" w:type="dxa"/>
            <w:tcBorders>
              <w:top w:val="threeDEmboss" w:sz="6" w:space="0" w:color="auto"/>
              <w:bottom w:val="threeDEmboss" w:sz="6" w:space="0" w:color="auto"/>
            </w:tcBorders>
            <w:shd w:val="clear" w:color="auto" w:fill="auto"/>
            <w:vAlign w:val="center"/>
          </w:tcPr>
          <w:p w14:paraId="3CF05324" w14:textId="774B2676" w:rsidR="00D76101" w:rsidRDefault="00C516ED" w:rsidP="004B3520">
            <w:pPr>
              <w:pStyle w:val="TableHeader-Left"/>
              <w:rPr>
                <w:rFonts w:ascii="Calibri Light" w:hAnsi="Calibri Light" w:cs="Arial"/>
              </w:rPr>
            </w:pPr>
            <w:ins w:id="1158" w:author="Tuan Yap" w:date="2018-05-12T21:32:00Z">
              <w:r>
                <w:rPr>
                  <w:rFonts w:ascii="Calibri Light" w:hAnsi="Calibri Light" w:cs="Arial"/>
                </w:rPr>
                <w:t>RSO Billing</w:t>
              </w:r>
            </w:ins>
          </w:p>
        </w:tc>
        <w:tc>
          <w:tcPr>
            <w:tcW w:w="1555" w:type="dxa"/>
            <w:tcBorders>
              <w:top w:val="threeDEmboss" w:sz="6" w:space="0" w:color="auto"/>
              <w:bottom w:val="threeDEmboss" w:sz="6" w:space="0" w:color="auto"/>
            </w:tcBorders>
            <w:shd w:val="clear" w:color="auto" w:fill="auto"/>
            <w:vAlign w:val="center"/>
          </w:tcPr>
          <w:p w14:paraId="6AB2532F" w14:textId="190F688B" w:rsidR="00D76101" w:rsidRDefault="00C516ED" w:rsidP="004B3520">
            <w:pPr>
              <w:pStyle w:val="TableHeader-Left"/>
              <w:jc w:val="center"/>
              <w:rPr>
                <w:rFonts w:ascii="Calibri Light" w:hAnsi="Calibri Light" w:cs="Arial"/>
              </w:rPr>
            </w:pPr>
            <w:ins w:id="1159" w:author="Tuan Yap" w:date="2018-05-12T21:32:00Z">
              <w:r>
                <w:rPr>
                  <w:rFonts w:ascii="Calibri Light" w:hAnsi="Calibri Light" w:cs="Arial"/>
                </w:rPr>
                <w:t>User</w:t>
              </w:r>
            </w:ins>
          </w:p>
        </w:tc>
        <w:tc>
          <w:tcPr>
            <w:tcW w:w="1856" w:type="dxa"/>
            <w:tcBorders>
              <w:top w:val="threeDEmboss" w:sz="6" w:space="0" w:color="auto"/>
              <w:bottom w:val="threeDEmboss" w:sz="6" w:space="0" w:color="auto"/>
            </w:tcBorders>
            <w:shd w:val="clear" w:color="auto" w:fill="auto"/>
            <w:vAlign w:val="center"/>
          </w:tcPr>
          <w:p w14:paraId="562E1A60" w14:textId="7F2A50B8" w:rsidR="00D76101" w:rsidRDefault="00C516ED" w:rsidP="004B3520">
            <w:pPr>
              <w:pStyle w:val="TableHeader-Left"/>
              <w:rPr>
                <w:rFonts w:ascii="Calibri Light" w:hAnsi="Calibri Light" w:cs="Arial"/>
              </w:rPr>
            </w:pPr>
            <w:ins w:id="1160" w:author="Tuan Yap" w:date="2018-05-12T21:33:00Z">
              <w:r>
                <w:rPr>
                  <w:rFonts w:ascii="Calibri Light" w:hAnsi="Calibri Light" w:cs="Arial"/>
                </w:rPr>
                <w:t>Pull</w:t>
              </w:r>
            </w:ins>
          </w:p>
        </w:tc>
      </w:tr>
      <w:tr w:rsidR="00C516ED" w:rsidRPr="006B24F0" w14:paraId="274C3604" w14:textId="77777777" w:rsidTr="656C8DC2">
        <w:trPr>
          <w:cantSplit/>
          <w:trHeight w:val="432"/>
          <w:tblHeader/>
          <w:ins w:id="1161" w:author="Tuan Yap" w:date="2018-05-12T21:33:00Z"/>
        </w:trPr>
        <w:tc>
          <w:tcPr>
            <w:tcW w:w="4064" w:type="dxa"/>
            <w:tcBorders>
              <w:top w:val="threeDEmboss" w:sz="6" w:space="0" w:color="auto"/>
              <w:bottom w:val="threeDEmboss" w:sz="6" w:space="0" w:color="auto"/>
            </w:tcBorders>
            <w:shd w:val="clear" w:color="auto" w:fill="auto"/>
            <w:vAlign w:val="center"/>
          </w:tcPr>
          <w:p w14:paraId="127F7797" w14:textId="26031705" w:rsidR="00C516ED" w:rsidRPr="00C516ED" w:rsidRDefault="00C516ED" w:rsidP="00C516ED">
            <w:pPr>
              <w:pStyle w:val="TableHeader-Left"/>
              <w:rPr>
                <w:ins w:id="1162" w:author="Tuan Yap" w:date="2018-05-12T21:33:00Z"/>
                <w:rFonts w:ascii="Calibri Light" w:hAnsi="Calibri Light" w:cs="Arial"/>
              </w:rPr>
            </w:pPr>
            <w:ins w:id="1163" w:author="Tuan Yap" w:date="2018-05-12T21:33:00Z">
              <w:r w:rsidRPr="00C516ED">
                <w:rPr>
                  <w:rFonts w:ascii="Calibri Light" w:hAnsi="Calibri Light" w:cs="Arial"/>
                </w:rPr>
                <w:t>Case Category: Move Out – Added Facility - The BPEM case is reference to the Contract and BCD Account Executive will document the requested Move Out date as well as caller contact information in the BPEM long text. The BPEM case will be routed to Billing team to work on. T&amp;D will attend to the BPEM case and decide if the Added Facility can be removed from the premise and determine the termination charges</w:t>
              </w:r>
            </w:ins>
          </w:p>
        </w:tc>
        <w:tc>
          <w:tcPr>
            <w:tcW w:w="2222" w:type="dxa"/>
            <w:tcBorders>
              <w:top w:val="threeDEmboss" w:sz="6" w:space="0" w:color="auto"/>
              <w:bottom w:val="threeDEmboss" w:sz="6" w:space="0" w:color="auto"/>
            </w:tcBorders>
            <w:shd w:val="clear" w:color="auto" w:fill="auto"/>
            <w:vAlign w:val="center"/>
          </w:tcPr>
          <w:p w14:paraId="3F1BA91B" w14:textId="0BC40B8A" w:rsidR="00C516ED" w:rsidRDefault="00C516ED" w:rsidP="004B3520">
            <w:pPr>
              <w:pStyle w:val="TableHeader-Left"/>
              <w:rPr>
                <w:ins w:id="1164" w:author="Tuan Yap" w:date="2018-05-12T21:33:00Z"/>
                <w:rFonts w:ascii="Calibri Light" w:hAnsi="Calibri Light" w:cs="Arial"/>
              </w:rPr>
            </w:pPr>
            <w:ins w:id="1165" w:author="Tuan Yap" w:date="2018-05-12T21:33:00Z">
              <w:r>
                <w:rPr>
                  <w:rFonts w:ascii="Calibri Light" w:hAnsi="Calibri Light" w:cs="Arial"/>
                </w:rPr>
                <w:t>T&amp;D</w:t>
              </w:r>
            </w:ins>
          </w:p>
        </w:tc>
        <w:tc>
          <w:tcPr>
            <w:tcW w:w="1555" w:type="dxa"/>
            <w:tcBorders>
              <w:top w:val="threeDEmboss" w:sz="6" w:space="0" w:color="auto"/>
              <w:bottom w:val="threeDEmboss" w:sz="6" w:space="0" w:color="auto"/>
            </w:tcBorders>
            <w:shd w:val="clear" w:color="auto" w:fill="auto"/>
            <w:vAlign w:val="center"/>
          </w:tcPr>
          <w:p w14:paraId="23335511" w14:textId="7AFB756F" w:rsidR="00C516ED" w:rsidRDefault="00C516ED" w:rsidP="004B3520">
            <w:pPr>
              <w:pStyle w:val="TableHeader-Left"/>
              <w:jc w:val="center"/>
              <w:rPr>
                <w:ins w:id="1166" w:author="Tuan Yap" w:date="2018-05-12T21:33:00Z"/>
                <w:rFonts w:ascii="Calibri Light" w:hAnsi="Calibri Light" w:cs="Arial"/>
              </w:rPr>
            </w:pPr>
            <w:ins w:id="1167" w:author="Tuan Yap" w:date="2018-05-12T21:33:00Z">
              <w:r>
                <w:rPr>
                  <w:rFonts w:ascii="Calibri Light" w:hAnsi="Calibri Light" w:cs="Arial"/>
                </w:rPr>
                <w:t>User</w:t>
              </w:r>
            </w:ins>
          </w:p>
        </w:tc>
        <w:tc>
          <w:tcPr>
            <w:tcW w:w="1856" w:type="dxa"/>
            <w:tcBorders>
              <w:top w:val="threeDEmboss" w:sz="6" w:space="0" w:color="auto"/>
              <w:bottom w:val="threeDEmboss" w:sz="6" w:space="0" w:color="auto"/>
            </w:tcBorders>
            <w:shd w:val="clear" w:color="auto" w:fill="auto"/>
            <w:vAlign w:val="center"/>
          </w:tcPr>
          <w:p w14:paraId="03532201" w14:textId="1BD52E65" w:rsidR="00C516ED" w:rsidRDefault="00C516ED" w:rsidP="004B3520">
            <w:pPr>
              <w:pStyle w:val="TableHeader-Left"/>
              <w:rPr>
                <w:ins w:id="1168" w:author="Tuan Yap" w:date="2018-05-12T21:33:00Z"/>
                <w:rFonts w:ascii="Calibri Light" w:hAnsi="Calibri Light" w:cs="Arial"/>
              </w:rPr>
            </w:pPr>
            <w:ins w:id="1169" w:author="Tuan Yap" w:date="2018-05-12T21:33:00Z">
              <w:r>
                <w:rPr>
                  <w:rFonts w:ascii="Calibri Light" w:hAnsi="Calibri Light" w:cs="Arial"/>
                </w:rPr>
                <w:t>Pull</w:t>
              </w:r>
            </w:ins>
          </w:p>
        </w:tc>
      </w:tr>
      <w:tr w:rsidR="00C516ED" w:rsidRPr="006B24F0" w14:paraId="340F5AE2" w14:textId="77777777" w:rsidTr="656C8DC2">
        <w:trPr>
          <w:cantSplit/>
          <w:trHeight w:val="432"/>
          <w:tblHeader/>
          <w:ins w:id="1170" w:author="Tuan Yap" w:date="2018-05-12T21:33:00Z"/>
        </w:trPr>
        <w:tc>
          <w:tcPr>
            <w:tcW w:w="4064" w:type="dxa"/>
            <w:tcBorders>
              <w:top w:val="threeDEmboss" w:sz="6" w:space="0" w:color="auto"/>
              <w:bottom w:val="threeDEmboss" w:sz="6" w:space="0" w:color="auto"/>
            </w:tcBorders>
            <w:shd w:val="clear" w:color="auto" w:fill="auto"/>
            <w:vAlign w:val="center"/>
          </w:tcPr>
          <w:p w14:paraId="31E3763E" w14:textId="381B9D6B" w:rsidR="00C516ED" w:rsidRPr="00C516ED" w:rsidRDefault="00C516ED" w:rsidP="004B3520">
            <w:pPr>
              <w:pStyle w:val="TableHeader-Left"/>
              <w:rPr>
                <w:ins w:id="1171" w:author="Tuan Yap" w:date="2018-05-12T21:33:00Z"/>
                <w:rFonts w:ascii="Calibri Light" w:hAnsi="Calibri Light" w:cs="Arial"/>
              </w:rPr>
            </w:pPr>
            <w:ins w:id="1172" w:author="Tuan Yap" w:date="2018-05-12T21:33:00Z">
              <w:r>
                <w:rPr>
                  <w:rFonts w:ascii="Calibri Light" w:hAnsi="Calibri Light" w:cs="Arial"/>
                </w:rPr>
                <w:t>Case Category</w:t>
              </w:r>
              <w:r w:rsidRPr="00C516ED">
                <w:rPr>
                  <w:rFonts w:ascii="Calibri Light" w:hAnsi="Calibri Light" w:cs="Arial"/>
                </w:rPr>
                <w:t>: Move Out - Unmetered Streetlight - Move Out includes ending service to unmetered streetlight lighting, RSO Billing to update contract term.</w:t>
              </w:r>
            </w:ins>
          </w:p>
        </w:tc>
        <w:tc>
          <w:tcPr>
            <w:tcW w:w="2222" w:type="dxa"/>
            <w:tcBorders>
              <w:top w:val="threeDEmboss" w:sz="6" w:space="0" w:color="auto"/>
              <w:bottom w:val="threeDEmboss" w:sz="6" w:space="0" w:color="auto"/>
            </w:tcBorders>
            <w:shd w:val="clear" w:color="auto" w:fill="auto"/>
            <w:vAlign w:val="center"/>
          </w:tcPr>
          <w:p w14:paraId="7E3BFADE" w14:textId="1672E26C" w:rsidR="00C516ED" w:rsidRDefault="00C516ED" w:rsidP="004B3520">
            <w:pPr>
              <w:pStyle w:val="TableHeader-Left"/>
              <w:rPr>
                <w:ins w:id="1173" w:author="Tuan Yap" w:date="2018-05-12T21:33:00Z"/>
                <w:rFonts w:ascii="Calibri Light" w:hAnsi="Calibri Light" w:cs="Arial"/>
              </w:rPr>
            </w:pPr>
            <w:ins w:id="1174" w:author="Tuan Yap" w:date="2018-05-12T21:33:00Z">
              <w:r>
                <w:rPr>
                  <w:rFonts w:ascii="Calibri Light" w:hAnsi="Calibri Light" w:cs="Arial"/>
                </w:rPr>
                <w:t>RSO Billing</w:t>
              </w:r>
            </w:ins>
          </w:p>
        </w:tc>
        <w:tc>
          <w:tcPr>
            <w:tcW w:w="1555" w:type="dxa"/>
            <w:tcBorders>
              <w:top w:val="threeDEmboss" w:sz="6" w:space="0" w:color="auto"/>
              <w:bottom w:val="threeDEmboss" w:sz="6" w:space="0" w:color="auto"/>
            </w:tcBorders>
            <w:shd w:val="clear" w:color="auto" w:fill="auto"/>
            <w:vAlign w:val="center"/>
          </w:tcPr>
          <w:p w14:paraId="5E140863" w14:textId="506506D3" w:rsidR="00C516ED" w:rsidRDefault="00C516ED" w:rsidP="004B3520">
            <w:pPr>
              <w:pStyle w:val="TableHeader-Left"/>
              <w:jc w:val="center"/>
              <w:rPr>
                <w:ins w:id="1175" w:author="Tuan Yap" w:date="2018-05-12T21:33:00Z"/>
                <w:rFonts w:ascii="Calibri Light" w:hAnsi="Calibri Light" w:cs="Arial"/>
              </w:rPr>
            </w:pPr>
            <w:ins w:id="1176" w:author="Tuan Yap" w:date="2018-05-12T21:33:00Z">
              <w:r>
                <w:rPr>
                  <w:rFonts w:ascii="Calibri Light" w:hAnsi="Calibri Light" w:cs="Arial"/>
                </w:rPr>
                <w:t>User</w:t>
              </w:r>
            </w:ins>
          </w:p>
        </w:tc>
        <w:tc>
          <w:tcPr>
            <w:tcW w:w="1856" w:type="dxa"/>
            <w:tcBorders>
              <w:top w:val="threeDEmboss" w:sz="6" w:space="0" w:color="auto"/>
              <w:bottom w:val="threeDEmboss" w:sz="6" w:space="0" w:color="auto"/>
            </w:tcBorders>
            <w:shd w:val="clear" w:color="auto" w:fill="auto"/>
            <w:vAlign w:val="center"/>
          </w:tcPr>
          <w:p w14:paraId="4192B3FA" w14:textId="4EC3B254" w:rsidR="00C516ED" w:rsidRDefault="00C516ED" w:rsidP="004B3520">
            <w:pPr>
              <w:pStyle w:val="TableHeader-Left"/>
              <w:rPr>
                <w:ins w:id="1177" w:author="Tuan Yap" w:date="2018-05-12T21:33:00Z"/>
                <w:rFonts w:ascii="Calibri Light" w:hAnsi="Calibri Light" w:cs="Arial"/>
              </w:rPr>
            </w:pPr>
            <w:ins w:id="1178" w:author="Tuan Yap" w:date="2018-05-12T21:33:00Z">
              <w:r>
                <w:rPr>
                  <w:rFonts w:ascii="Calibri Light" w:hAnsi="Calibri Light" w:cs="Arial"/>
                </w:rPr>
                <w:t>Pull</w:t>
              </w:r>
            </w:ins>
          </w:p>
        </w:tc>
      </w:tr>
      <w:tr w:rsidR="00C516ED" w:rsidRPr="006B24F0" w14:paraId="0413A365" w14:textId="77777777" w:rsidTr="656C8DC2">
        <w:trPr>
          <w:cantSplit/>
          <w:trHeight w:val="432"/>
          <w:tblHeader/>
          <w:ins w:id="1179" w:author="Tuan Yap" w:date="2018-05-12T21:33:00Z"/>
        </w:trPr>
        <w:tc>
          <w:tcPr>
            <w:tcW w:w="4064" w:type="dxa"/>
            <w:tcBorders>
              <w:top w:val="threeDEmboss" w:sz="6" w:space="0" w:color="auto"/>
              <w:bottom w:val="threeDEmboss" w:sz="6" w:space="0" w:color="auto"/>
            </w:tcBorders>
            <w:shd w:val="clear" w:color="auto" w:fill="auto"/>
            <w:vAlign w:val="center"/>
          </w:tcPr>
          <w:p w14:paraId="4D82EADF" w14:textId="654173DA" w:rsidR="00C516ED" w:rsidRDefault="00C516ED" w:rsidP="00C516ED">
            <w:pPr>
              <w:pStyle w:val="TableHeader-Left"/>
              <w:rPr>
                <w:ins w:id="1180" w:author="Tuan Yap" w:date="2018-05-12T21:33:00Z"/>
                <w:rFonts w:ascii="Calibri Light" w:hAnsi="Calibri Light" w:cs="Arial"/>
              </w:rPr>
            </w:pPr>
            <w:ins w:id="1181" w:author="Tuan Yap" w:date="2018-05-12T21:34:00Z">
              <w:r w:rsidRPr="00C516ED">
                <w:rPr>
                  <w:rFonts w:ascii="Calibri Light" w:hAnsi="Calibri Light" w:cs="Arial"/>
                </w:rPr>
                <w:t>Case Category: Move Out Adjustment - CCA/DA - A Move Out Date Change for the CCA/DA contract is submitted. RSO will execute the Move Out Date Change. If there is any usage, RSO will do a bill reversal and rebill manually. In addition, RSO will send a maintenance transaction to CCA/DA informing them about the change.</w:t>
              </w:r>
            </w:ins>
          </w:p>
        </w:tc>
        <w:tc>
          <w:tcPr>
            <w:tcW w:w="2222" w:type="dxa"/>
            <w:tcBorders>
              <w:top w:val="threeDEmboss" w:sz="6" w:space="0" w:color="auto"/>
              <w:bottom w:val="threeDEmboss" w:sz="6" w:space="0" w:color="auto"/>
            </w:tcBorders>
            <w:shd w:val="clear" w:color="auto" w:fill="auto"/>
            <w:vAlign w:val="center"/>
          </w:tcPr>
          <w:p w14:paraId="327942F5" w14:textId="5F21A528" w:rsidR="00C516ED" w:rsidRDefault="00C516ED" w:rsidP="004B3520">
            <w:pPr>
              <w:pStyle w:val="TableHeader-Left"/>
              <w:rPr>
                <w:ins w:id="1182" w:author="Tuan Yap" w:date="2018-05-12T21:33:00Z"/>
                <w:rFonts w:ascii="Calibri Light" w:hAnsi="Calibri Light" w:cs="Arial"/>
              </w:rPr>
            </w:pPr>
            <w:ins w:id="1183" w:author="Tuan Yap" w:date="2018-05-12T21:34:00Z">
              <w:r>
                <w:rPr>
                  <w:rFonts w:ascii="Calibri Light" w:hAnsi="Calibri Light" w:cs="Arial"/>
                </w:rPr>
                <w:t>RSO Billing</w:t>
              </w:r>
            </w:ins>
          </w:p>
        </w:tc>
        <w:tc>
          <w:tcPr>
            <w:tcW w:w="1555" w:type="dxa"/>
            <w:tcBorders>
              <w:top w:val="threeDEmboss" w:sz="6" w:space="0" w:color="auto"/>
              <w:bottom w:val="threeDEmboss" w:sz="6" w:space="0" w:color="auto"/>
            </w:tcBorders>
            <w:shd w:val="clear" w:color="auto" w:fill="auto"/>
            <w:vAlign w:val="center"/>
          </w:tcPr>
          <w:p w14:paraId="710A7197" w14:textId="28C9DDD4" w:rsidR="00C516ED" w:rsidRDefault="00C516ED" w:rsidP="004B3520">
            <w:pPr>
              <w:pStyle w:val="TableHeader-Left"/>
              <w:jc w:val="center"/>
              <w:rPr>
                <w:ins w:id="1184" w:author="Tuan Yap" w:date="2018-05-12T21:33:00Z"/>
                <w:rFonts w:ascii="Calibri Light" w:hAnsi="Calibri Light" w:cs="Arial"/>
              </w:rPr>
            </w:pPr>
            <w:ins w:id="1185" w:author="Tuan Yap" w:date="2018-05-12T21:34:00Z">
              <w:r>
                <w:rPr>
                  <w:rFonts w:ascii="Calibri Light" w:hAnsi="Calibri Light" w:cs="Arial"/>
                </w:rPr>
                <w:t>User</w:t>
              </w:r>
            </w:ins>
          </w:p>
        </w:tc>
        <w:tc>
          <w:tcPr>
            <w:tcW w:w="1856" w:type="dxa"/>
            <w:tcBorders>
              <w:top w:val="threeDEmboss" w:sz="6" w:space="0" w:color="auto"/>
              <w:bottom w:val="threeDEmboss" w:sz="6" w:space="0" w:color="auto"/>
            </w:tcBorders>
            <w:shd w:val="clear" w:color="auto" w:fill="auto"/>
            <w:vAlign w:val="center"/>
          </w:tcPr>
          <w:p w14:paraId="38B49DB9" w14:textId="634FCFE0" w:rsidR="00C516ED" w:rsidRDefault="00C516ED" w:rsidP="004B3520">
            <w:pPr>
              <w:pStyle w:val="TableHeader-Left"/>
              <w:rPr>
                <w:ins w:id="1186" w:author="Tuan Yap" w:date="2018-05-12T21:33:00Z"/>
                <w:rFonts w:ascii="Calibri Light" w:hAnsi="Calibri Light" w:cs="Arial"/>
              </w:rPr>
            </w:pPr>
            <w:ins w:id="1187" w:author="Tuan Yap" w:date="2018-05-12T21:34:00Z">
              <w:r>
                <w:rPr>
                  <w:rFonts w:ascii="Calibri Light" w:hAnsi="Calibri Light" w:cs="Arial"/>
                </w:rPr>
                <w:t>Pull</w:t>
              </w:r>
            </w:ins>
          </w:p>
        </w:tc>
      </w:tr>
      <w:tr w:rsidR="00C516ED" w:rsidRPr="006B24F0" w14:paraId="2DC7CE48" w14:textId="77777777" w:rsidTr="656C8DC2">
        <w:trPr>
          <w:cantSplit/>
          <w:trHeight w:val="432"/>
          <w:tblHeader/>
          <w:ins w:id="1188" w:author="Tuan Yap" w:date="2018-05-12T21:34:00Z"/>
        </w:trPr>
        <w:tc>
          <w:tcPr>
            <w:tcW w:w="4064" w:type="dxa"/>
            <w:tcBorders>
              <w:top w:val="threeDEmboss" w:sz="6" w:space="0" w:color="auto"/>
              <w:bottom w:val="threeDEmboss" w:sz="6" w:space="0" w:color="auto"/>
            </w:tcBorders>
            <w:shd w:val="clear" w:color="auto" w:fill="auto"/>
            <w:vAlign w:val="center"/>
          </w:tcPr>
          <w:p w14:paraId="2EA0CCC4" w14:textId="4251EC0C" w:rsidR="00C516ED" w:rsidRPr="00C516ED" w:rsidRDefault="00C516ED" w:rsidP="00C516ED">
            <w:pPr>
              <w:pStyle w:val="TableHeader-Left"/>
              <w:rPr>
                <w:ins w:id="1189" w:author="Tuan Yap" w:date="2018-05-12T21:34:00Z"/>
                <w:rFonts w:ascii="Calibri Light" w:hAnsi="Calibri Light" w:cs="Arial"/>
              </w:rPr>
            </w:pPr>
            <w:ins w:id="1190" w:author="Tuan Yap" w:date="2018-05-12T21:34:00Z">
              <w:r w:rsidRPr="00C516ED">
                <w:rPr>
                  <w:rFonts w:ascii="Calibri Light" w:hAnsi="Calibri Light" w:cs="Arial"/>
                </w:rPr>
                <w:t>Case Category: Move Out Reversal - CCA/DA - A Move Out Reversal on a CCA/DA contract. RSO will execute the Move Out Reversal and send a maintenance transaction to CCA/DA informing about the reversal.</w:t>
              </w:r>
            </w:ins>
          </w:p>
        </w:tc>
        <w:tc>
          <w:tcPr>
            <w:tcW w:w="2222" w:type="dxa"/>
            <w:tcBorders>
              <w:top w:val="threeDEmboss" w:sz="6" w:space="0" w:color="auto"/>
              <w:bottom w:val="threeDEmboss" w:sz="6" w:space="0" w:color="auto"/>
            </w:tcBorders>
            <w:shd w:val="clear" w:color="auto" w:fill="auto"/>
            <w:vAlign w:val="center"/>
          </w:tcPr>
          <w:p w14:paraId="69DC4B14" w14:textId="1F3DB2E0" w:rsidR="00C516ED" w:rsidRDefault="00C516ED" w:rsidP="004B3520">
            <w:pPr>
              <w:pStyle w:val="TableHeader-Left"/>
              <w:rPr>
                <w:ins w:id="1191" w:author="Tuan Yap" w:date="2018-05-12T21:34:00Z"/>
                <w:rFonts w:ascii="Calibri Light" w:hAnsi="Calibri Light" w:cs="Arial"/>
              </w:rPr>
            </w:pPr>
            <w:ins w:id="1192" w:author="Tuan Yap" w:date="2018-05-12T21:34:00Z">
              <w:r>
                <w:rPr>
                  <w:rFonts w:ascii="Calibri Light" w:hAnsi="Calibri Light" w:cs="Arial"/>
                </w:rPr>
                <w:t>RSO Billing</w:t>
              </w:r>
            </w:ins>
          </w:p>
        </w:tc>
        <w:tc>
          <w:tcPr>
            <w:tcW w:w="1555" w:type="dxa"/>
            <w:tcBorders>
              <w:top w:val="threeDEmboss" w:sz="6" w:space="0" w:color="auto"/>
              <w:bottom w:val="threeDEmboss" w:sz="6" w:space="0" w:color="auto"/>
            </w:tcBorders>
            <w:shd w:val="clear" w:color="auto" w:fill="auto"/>
            <w:vAlign w:val="center"/>
          </w:tcPr>
          <w:p w14:paraId="433920DF" w14:textId="1D040209" w:rsidR="00C516ED" w:rsidRDefault="00C516ED" w:rsidP="004B3520">
            <w:pPr>
              <w:pStyle w:val="TableHeader-Left"/>
              <w:jc w:val="center"/>
              <w:rPr>
                <w:ins w:id="1193" w:author="Tuan Yap" w:date="2018-05-12T21:34:00Z"/>
                <w:rFonts w:ascii="Calibri Light" w:hAnsi="Calibri Light" w:cs="Arial"/>
              </w:rPr>
            </w:pPr>
            <w:ins w:id="1194" w:author="Tuan Yap" w:date="2018-05-12T21:34:00Z">
              <w:r>
                <w:rPr>
                  <w:rFonts w:ascii="Calibri Light" w:hAnsi="Calibri Light" w:cs="Arial"/>
                </w:rPr>
                <w:t>User</w:t>
              </w:r>
            </w:ins>
          </w:p>
        </w:tc>
        <w:tc>
          <w:tcPr>
            <w:tcW w:w="1856" w:type="dxa"/>
            <w:tcBorders>
              <w:top w:val="threeDEmboss" w:sz="6" w:space="0" w:color="auto"/>
              <w:bottom w:val="threeDEmboss" w:sz="6" w:space="0" w:color="auto"/>
            </w:tcBorders>
            <w:shd w:val="clear" w:color="auto" w:fill="auto"/>
            <w:vAlign w:val="center"/>
          </w:tcPr>
          <w:p w14:paraId="01AEE65A" w14:textId="3DCED1C3" w:rsidR="00C516ED" w:rsidRDefault="00C516ED" w:rsidP="004B3520">
            <w:pPr>
              <w:pStyle w:val="TableHeader-Left"/>
              <w:rPr>
                <w:ins w:id="1195" w:author="Tuan Yap" w:date="2018-05-12T21:34:00Z"/>
                <w:rFonts w:ascii="Calibri Light" w:hAnsi="Calibri Light" w:cs="Arial"/>
              </w:rPr>
            </w:pPr>
            <w:ins w:id="1196" w:author="Tuan Yap" w:date="2018-05-12T21:34:00Z">
              <w:r>
                <w:rPr>
                  <w:rFonts w:ascii="Calibri Light" w:hAnsi="Calibri Light" w:cs="Arial"/>
                </w:rPr>
                <w:t>Pull</w:t>
              </w:r>
            </w:ins>
          </w:p>
        </w:tc>
      </w:tr>
      <w:tr w:rsidR="00C516ED" w:rsidRPr="006B24F0" w14:paraId="09FE3828" w14:textId="77777777" w:rsidTr="656C8DC2">
        <w:trPr>
          <w:cantSplit/>
          <w:trHeight w:val="432"/>
          <w:tblHeader/>
          <w:ins w:id="1197" w:author="Tuan Yap" w:date="2018-05-12T21:34:00Z"/>
        </w:trPr>
        <w:tc>
          <w:tcPr>
            <w:tcW w:w="4064" w:type="dxa"/>
            <w:tcBorders>
              <w:top w:val="threeDEmboss" w:sz="6" w:space="0" w:color="auto"/>
              <w:bottom w:val="threeDEmboss" w:sz="6" w:space="0" w:color="auto"/>
            </w:tcBorders>
            <w:shd w:val="clear" w:color="auto" w:fill="auto"/>
            <w:vAlign w:val="center"/>
          </w:tcPr>
          <w:p w14:paraId="58A4F79A" w14:textId="299AB733" w:rsidR="00C516ED" w:rsidRPr="00C516ED" w:rsidRDefault="00C516ED" w:rsidP="00C516ED">
            <w:pPr>
              <w:pStyle w:val="TableHeader-Left"/>
              <w:rPr>
                <w:ins w:id="1198" w:author="Tuan Yap" w:date="2018-05-12T21:34:00Z"/>
                <w:rFonts w:ascii="Calibri Light" w:hAnsi="Calibri Light" w:cs="Arial"/>
              </w:rPr>
            </w:pPr>
            <w:ins w:id="1199" w:author="Tuan Yap" w:date="2018-05-12T21:34:00Z">
              <w:r>
                <w:rPr>
                  <w:rFonts w:ascii="Calibri Light" w:hAnsi="Calibri Light" w:cs="Arial"/>
                </w:rPr>
                <w:t>Case Category</w:t>
              </w:r>
              <w:r w:rsidRPr="00C516ED">
                <w:rPr>
                  <w:rFonts w:ascii="Calibri Light" w:hAnsi="Calibri Light" w:cs="Arial"/>
                </w:rPr>
                <w:t>: Water Restrictor removal -  Issue BPEM Case to back office to process “Direct Charge Billing” for Flow Restrictor Removal</w:t>
              </w:r>
            </w:ins>
          </w:p>
        </w:tc>
        <w:tc>
          <w:tcPr>
            <w:tcW w:w="2222" w:type="dxa"/>
            <w:tcBorders>
              <w:top w:val="threeDEmboss" w:sz="6" w:space="0" w:color="auto"/>
              <w:bottom w:val="threeDEmboss" w:sz="6" w:space="0" w:color="auto"/>
            </w:tcBorders>
            <w:shd w:val="clear" w:color="auto" w:fill="auto"/>
            <w:vAlign w:val="center"/>
          </w:tcPr>
          <w:p w14:paraId="4BBBB7C5" w14:textId="2F72E643" w:rsidR="00C516ED" w:rsidRDefault="00C516ED" w:rsidP="004B3520">
            <w:pPr>
              <w:pStyle w:val="TableHeader-Left"/>
              <w:rPr>
                <w:ins w:id="1200" w:author="Tuan Yap" w:date="2018-05-12T21:34:00Z"/>
                <w:rFonts w:ascii="Calibri Light" w:hAnsi="Calibri Light" w:cs="Arial"/>
              </w:rPr>
            </w:pPr>
            <w:ins w:id="1201" w:author="Tuan Yap" w:date="2018-05-12T21:34:00Z">
              <w:r>
                <w:rPr>
                  <w:rFonts w:ascii="Calibri Light" w:hAnsi="Calibri Light" w:cs="Arial"/>
                </w:rPr>
                <w:t>RSO Billing</w:t>
              </w:r>
            </w:ins>
          </w:p>
        </w:tc>
        <w:tc>
          <w:tcPr>
            <w:tcW w:w="1555" w:type="dxa"/>
            <w:tcBorders>
              <w:top w:val="threeDEmboss" w:sz="6" w:space="0" w:color="auto"/>
              <w:bottom w:val="threeDEmboss" w:sz="6" w:space="0" w:color="auto"/>
            </w:tcBorders>
            <w:shd w:val="clear" w:color="auto" w:fill="auto"/>
            <w:vAlign w:val="center"/>
          </w:tcPr>
          <w:p w14:paraId="7B85DED3" w14:textId="65F85DCC" w:rsidR="00C516ED" w:rsidRDefault="00C516ED" w:rsidP="004B3520">
            <w:pPr>
              <w:pStyle w:val="TableHeader-Left"/>
              <w:jc w:val="center"/>
              <w:rPr>
                <w:ins w:id="1202" w:author="Tuan Yap" w:date="2018-05-12T21:34:00Z"/>
                <w:rFonts w:ascii="Calibri Light" w:hAnsi="Calibri Light" w:cs="Arial"/>
              </w:rPr>
            </w:pPr>
            <w:ins w:id="1203" w:author="Tuan Yap" w:date="2018-05-12T21:34:00Z">
              <w:r>
                <w:rPr>
                  <w:rFonts w:ascii="Calibri Light" w:hAnsi="Calibri Light" w:cs="Arial"/>
                </w:rPr>
                <w:t>User</w:t>
              </w:r>
            </w:ins>
          </w:p>
        </w:tc>
        <w:tc>
          <w:tcPr>
            <w:tcW w:w="1856" w:type="dxa"/>
            <w:tcBorders>
              <w:top w:val="threeDEmboss" w:sz="6" w:space="0" w:color="auto"/>
              <w:bottom w:val="threeDEmboss" w:sz="6" w:space="0" w:color="auto"/>
            </w:tcBorders>
            <w:shd w:val="clear" w:color="auto" w:fill="auto"/>
            <w:vAlign w:val="center"/>
          </w:tcPr>
          <w:p w14:paraId="59C231D2" w14:textId="04334390" w:rsidR="00C516ED" w:rsidRDefault="00C516ED" w:rsidP="004B3520">
            <w:pPr>
              <w:pStyle w:val="TableHeader-Left"/>
              <w:rPr>
                <w:ins w:id="1204" w:author="Tuan Yap" w:date="2018-05-12T21:34:00Z"/>
                <w:rFonts w:ascii="Calibri Light" w:hAnsi="Calibri Light" w:cs="Arial"/>
              </w:rPr>
            </w:pPr>
            <w:ins w:id="1205" w:author="Tuan Yap" w:date="2018-05-12T21:34:00Z">
              <w:r>
                <w:rPr>
                  <w:rFonts w:ascii="Calibri Light" w:hAnsi="Calibri Light" w:cs="Arial"/>
                </w:rPr>
                <w:t>Pull</w:t>
              </w:r>
            </w:ins>
          </w:p>
        </w:tc>
      </w:tr>
      <w:tr w:rsidR="00C516ED" w:rsidRPr="006B24F0" w14:paraId="17EEE6C6" w14:textId="77777777" w:rsidTr="656C8DC2">
        <w:trPr>
          <w:cantSplit/>
          <w:trHeight w:val="432"/>
          <w:tblHeader/>
          <w:ins w:id="1206" w:author="Tuan Yap" w:date="2018-05-12T21:34:00Z"/>
        </w:trPr>
        <w:tc>
          <w:tcPr>
            <w:tcW w:w="4064" w:type="dxa"/>
            <w:tcBorders>
              <w:top w:val="threeDEmboss" w:sz="6" w:space="0" w:color="auto"/>
              <w:bottom w:val="threeDEmboss" w:sz="6" w:space="0" w:color="auto"/>
            </w:tcBorders>
            <w:shd w:val="clear" w:color="auto" w:fill="auto"/>
            <w:vAlign w:val="center"/>
          </w:tcPr>
          <w:p w14:paraId="31B564E0" w14:textId="739EAA05" w:rsidR="00C516ED" w:rsidRDefault="00C516ED" w:rsidP="00C516ED">
            <w:pPr>
              <w:pStyle w:val="TableHeader-Left"/>
              <w:rPr>
                <w:ins w:id="1207" w:author="Tuan Yap" w:date="2018-05-12T21:34:00Z"/>
                <w:rFonts w:ascii="Calibri Light" w:hAnsi="Calibri Light" w:cs="Arial"/>
              </w:rPr>
            </w:pPr>
            <w:ins w:id="1208" w:author="Tuan Yap" w:date="2018-05-12T21:35:00Z">
              <w:r w:rsidRPr="00C516ED">
                <w:rPr>
                  <w:rFonts w:ascii="Calibri Light" w:hAnsi="Calibri Light" w:cs="Arial"/>
                </w:rPr>
                <w:t>Case Category : NEM Aggregation - A case needs to be issued to back office/Interconnection to verify NEM Aggregation Eligibility (Parcel Contiguity)</w:t>
              </w:r>
            </w:ins>
          </w:p>
        </w:tc>
        <w:tc>
          <w:tcPr>
            <w:tcW w:w="2222" w:type="dxa"/>
            <w:tcBorders>
              <w:top w:val="threeDEmboss" w:sz="6" w:space="0" w:color="auto"/>
              <w:bottom w:val="threeDEmboss" w:sz="6" w:space="0" w:color="auto"/>
            </w:tcBorders>
            <w:shd w:val="clear" w:color="auto" w:fill="auto"/>
            <w:vAlign w:val="center"/>
          </w:tcPr>
          <w:p w14:paraId="16EBC1D7" w14:textId="3976D904" w:rsidR="00C516ED" w:rsidRDefault="00C516ED" w:rsidP="004B3520">
            <w:pPr>
              <w:pStyle w:val="TableHeader-Left"/>
              <w:rPr>
                <w:ins w:id="1209" w:author="Tuan Yap" w:date="2018-05-12T21:34:00Z"/>
                <w:rFonts w:ascii="Calibri Light" w:hAnsi="Calibri Light" w:cs="Arial"/>
              </w:rPr>
            </w:pPr>
            <w:ins w:id="1210" w:author="Tuan Yap" w:date="2018-05-12T21:35:00Z">
              <w:r>
                <w:rPr>
                  <w:rFonts w:ascii="Calibri Light" w:hAnsi="Calibri Light" w:cs="Arial"/>
                </w:rPr>
                <w:t>NEM Interconnection</w:t>
              </w:r>
            </w:ins>
          </w:p>
        </w:tc>
        <w:tc>
          <w:tcPr>
            <w:tcW w:w="1555" w:type="dxa"/>
            <w:tcBorders>
              <w:top w:val="threeDEmboss" w:sz="6" w:space="0" w:color="auto"/>
              <w:bottom w:val="threeDEmboss" w:sz="6" w:space="0" w:color="auto"/>
            </w:tcBorders>
            <w:shd w:val="clear" w:color="auto" w:fill="auto"/>
            <w:vAlign w:val="center"/>
          </w:tcPr>
          <w:p w14:paraId="6D780E20" w14:textId="1F702F0B" w:rsidR="00C516ED" w:rsidRDefault="00C516ED" w:rsidP="004B3520">
            <w:pPr>
              <w:pStyle w:val="TableHeader-Left"/>
              <w:jc w:val="center"/>
              <w:rPr>
                <w:ins w:id="1211" w:author="Tuan Yap" w:date="2018-05-12T21:34:00Z"/>
                <w:rFonts w:ascii="Calibri Light" w:hAnsi="Calibri Light" w:cs="Arial"/>
              </w:rPr>
            </w:pPr>
            <w:ins w:id="1212" w:author="Tuan Yap" w:date="2018-05-12T21:35:00Z">
              <w:r>
                <w:rPr>
                  <w:rFonts w:ascii="Calibri Light" w:hAnsi="Calibri Light" w:cs="Arial"/>
                </w:rPr>
                <w:t>User</w:t>
              </w:r>
            </w:ins>
          </w:p>
        </w:tc>
        <w:tc>
          <w:tcPr>
            <w:tcW w:w="1856" w:type="dxa"/>
            <w:tcBorders>
              <w:top w:val="threeDEmboss" w:sz="6" w:space="0" w:color="auto"/>
              <w:bottom w:val="threeDEmboss" w:sz="6" w:space="0" w:color="auto"/>
            </w:tcBorders>
            <w:shd w:val="clear" w:color="auto" w:fill="auto"/>
            <w:vAlign w:val="center"/>
          </w:tcPr>
          <w:p w14:paraId="31C2C43B" w14:textId="2DC98281" w:rsidR="00C516ED" w:rsidRDefault="00C516ED" w:rsidP="004B3520">
            <w:pPr>
              <w:pStyle w:val="TableHeader-Left"/>
              <w:rPr>
                <w:ins w:id="1213" w:author="Tuan Yap" w:date="2018-05-12T21:34:00Z"/>
                <w:rFonts w:ascii="Calibri Light" w:hAnsi="Calibri Light" w:cs="Arial"/>
              </w:rPr>
            </w:pPr>
            <w:ins w:id="1214" w:author="Tuan Yap" w:date="2018-05-12T21:35:00Z">
              <w:r>
                <w:rPr>
                  <w:rFonts w:ascii="Calibri Light" w:hAnsi="Calibri Light" w:cs="Arial"/>
                </w:rPr>
                <w:t>Pull</w:t>
              </w:r>
            </w:ins>
          </w:p>
        </w:tc>
      </w:tr>
      <w:tr w:rsidR="00C516ED" w:rsidRPr="006B24F0" w14:paraId="5CAD54B5" w14:textId="77777777" w:rsidTr="656C8DC2">
        <w:trPr>
          <w:cantSplit/>
          <w:trHeight w:val="432"/>
          <w:tblHeader/>
          <w:ins w:id="1215" w:author="Tuan Yap" w:date="2018-05-12T21:35:00Z"/>
        </w:trPr>
        <w:tc>
          <w:tcPr>
            <w:tcW w:w="4064" w:type="dxa"/>
            <w:tcBorders>
              <w:top w:val="threeDEmboss" w:sz="6" w:space="0" w:color="auto"/>
              <w:bottom w:val="threeDEmboss" w:sz="6" w:space="0" w:color="auto"/>
            </w:tcBorders>
            <w:shd w:val="clear" w:color="auto" w:fill="auto"/>
            <w:vAlign w:val="center"/>
          </w:tcPr>
          <w:p w14:paraId="4532D356" w14:textId="40D95F27" w:rsidR="00C516ED" w:rsidRPr="00C516ED" w:rsidRDefault="00C516ED" w:rsidP="00C516ED">
            <w:pPr>
              <w:pStyle w:val="TableHeader-Left"/>
              <w:rPr>
                <w:ins w:id="1216" w:author="Tuan Yap" w:date="2018-05-12T21:35:00Z"/>
                <w:rFonts w:ascii="Calibri Light" w:hAnsi="Calibri Light" w:cs="Arial"/>
              </w:rPr>
            </w:pPr>
            <w:ins w:id="1217" w:author="Tuan Yap" w:date="2018-05-12T21:35:00Z">
              <w:r>
                <w:rPr>
                  <w:rFonts w:ascii="Calibri Light" w:hAnsi="Calibri Light" w:cs="Arial"/>
                </w:rPr>
                <w:t>Case Category</w:t>
              </w:r>
              <w:r w:rsidRPr="00C516ED">
                <w:rPr>
                  <w:rFonts w:ascii="Calibri Light" w:hAnsi="Calibri Light" w:cs="Arial"/>
                </w:rPr>
                <w:t>: Self-Certified Sensitive - A case needs to be issued to back office to remove the self-certified sensitive Installation fact after the Move Out completes.</w:t>
              </w:r>
            </w:ins>
          </w:p>
        </w:tc>
        <w:tc>
          <w:tcPr>
            <w:tcW w:w="2222" w:type="dxa"/>
            <w:tcBorders>
              <w:top w:val="threeDEmboss" w:sz="6" w:space="0" w:color="auto"/>
              <w:bottom w:val="threeDEmboss" w:sz="6" w:space="0" w:color="auto"/>
            </w:tcBorders>
            <w:shd w:val="clear" w:color="auto" w:fill="auto"/>
            <w:vAlign w:val="center"/>
          </w:tcPr>
          <w:p w14:paraId="49E25120" w14:textId="7F67040B" w:rsidR="00C516ED" w:rsidRDefault="00C516ED" w:rsidP="004B3520">
            <w:pPr>
              <w:pStyle w:val="TableHeader-Left"/>
              <w:rPr>
                <w:ins w:id="1218" w:author="Tuan Yap" w:date="2018-05-12T21:35:00Z"/>
                <w:rFonts w:ascii="Calibri Light" w:hAnsi="Calibri Light" w:cs="Arial"/>
              </w:rPr>
            </w:pPr>
            <w:ins w:id="1219" w:author="Tuan Yap" w:date="2018-05-12T21:35:00Z">
              <w:r>
                <w:rPr>
                  <w:rFonts w:ascii="Calibri Light" w:hAnsi="Calibri Light" w:cs="Arial"/>
                </w:rPr>
                <w:t>RSO Billing</w:t>
              </w:r>
            </w:ins>
          </w:p>
        </w:tc>
        <w:tc>
          <w:tcPr>
            <w:tcW w:w="1555" w:type="dxa"/>
            <w:tcBorders>
              <w:top w:val="threeDEmboss" w:sz="6" w:space="0" w:color="auto"/>
              <w:bottom w:val="threeDEmboss" w:sz="6" w:space="0" w:color="auto"/>
            </w:tcBorders>
            <w:shd w:val="clear" w:color="auto" w:fill="auto"/>
            <w:vAlign w:val="center"/>
          </w:tcPr>
          <w:p w14:paraId="0A4F0C06" w14:textId="2E131EFF" w:rsidR="00C516ED" w:rsidRDefault="00C516ED" w:rsidP="004B3520">
            <w:pPr>
              <w:pStyle w:val="TableHeader-Left"/>
              <w:jc w:val="center"/>
              <w:rPr>
                <w:ins w:id="1220" w:author="Tuan Yap" w:date="2018-05-12T21:35:00Z"/>
                <w:rFonts w:ascii="Calibri Light" w:hAnsi="Calibri Light" w:cs="Arial"/>
              </w:rPr>
            </w:pPr>
            <w:ins w:id="1221" w:author="Tuan Yap" w:date="2018-05-12T21:35:00Z">
              <w:r>
                <w:rPr>
                  <w:rFonts w:ascii="Calibri Light" w:hAnsi="Calibri Light" w:cs="Arial"/>
                </w:rPr>
                <w:t>User</w:t>
              </w:r>
            </w:ins>
          </w:p>
        </w:tc>
        <w:tc>
          <w:tcPr>
            <w:tcW w:w="1856" w:type="dxa"/>
            <w:tcBorders>
              <w:top w:val="threeDEmboss" w:sz="6" w:space="0" w:color="auto"/>
              <w:bottom w:val="threeDEmboss" w:sz="6" w:space="0" w:color="auto"/>
            </w:tcBorders>
            <w:shd w:val="clear" w:color="auto" w:fill="auto"/>
            <w:vAlign w:val="center"/>
          </w:tcPr>
          <w:p w14:paraId="158CFC07" w14:textId="2E98E000" w:rsidR="00C516ED" w:rsidRDefault="00C516ED" w:rsidP="004B3520">
            <w:pPr>
              <w:pStyle w:val="TableHeader-Left"/>
              <w:rPr>
                <w:ins w:id="1222" w:author="Tuan Yap" w:date="2018-05-12T21:35:00Z"/>
                <w:rFonts w:ascii="Calibri Light" w:hAnsi="Calibri Light" w:cs="Arial"/>
              </w:rPr>
            </w:pPr>
            <w:ins w:id="1223" w:author="Tuan Yap" w:date="2018-05-12T21:35:00Z">
              <w:r>
                <w:rPr>
                  <w:rFonts w:ascii="Calibri Light" w:hAnsi="Calibri Light" w:cs="Arial"/>
                </w:rPr>
                <w:t>Pull</w:t>
              </w:r>
            </w:ins>
          </w:p>
        </w:tc>
      </w:tr>
    </w:tbl>
    <w:p w14:paraId="6B1FB830" w14:textId="376D748F" w:rsidR="00173B47" w:rsidRDefault="00173B47" w:rsidP="00B155CF">
      <w:pPr>
        <w:pStyle w:val="Heading2TextBulleted"/>
        <w:numPr>
          <w:ilvl w:val="0"/>
          <w:numId w:val="0"/>
        </w:numPr>
        <w:ind w:left="720"/>
        <w:rPr>
          <w:rFonts w:ascii="Calibri Light" w:hAnsi="Calibri Light" w:cs="Arial"/>
        </w:rPr>
      </w:pPr>
    </w:p>
    <w:bookmarkStart w:id="1224" w:name="_MON_1580918020"/>
    <w:bookmarkEnd w:id="1224"/>
    <w:p w14:paraId="2464B399" w14:textId="0DA87326" w:rsidR="00767C1F" w:rsidRPr="006B24F0" w:rsidRDefault="005F18DE" w:rsidP="00B155CF">
      <w:pPr>
        <w:pStyle w:val="Heading2TextBulleted"/>
        <w:numPr>
          <w:ilvl w:val="0"/>
          <w:numId w:val="0"/>
        </w:numPr>
        <w:ind w:left="720"/>
        <w:rPr>
          <w:rFonts w:ascii="Calibri Light" w:hAnsi="Calibri Light" w:cs="Arial"/>
        </w:rPr>
      </w:pPr>
      <w:r>
        <w:rPr>
          <w:rFonts w:ascii="Calibri Light" w:hAnsi="Calibri Light" w:cs="Arial"/>
        </w:rPr>
        <w:object w:dxaOrig="1501" w:dyaOrig="980" w14:anchorId="12563E31">
          <v:shape id="_x0000_i1029" type="#_x0000_t75" style="width:75.3pt;height:50.4pt" o:ole="">
            <v:imagedata r:id="rId103" o:title=""/>
          </v:shape>
          <o:OLEObject Type="Embed" ProgID="Excel.Sheet.12" ShapeID="_x0000_i1029" DrawAspect="Icon" ObjectID="_1590053756" r:id="rId104"/>
        </w:object>
      </w:r>
    </w:p>
    <w:p w14:paraId="3AE9F0B0" w14:textId="5CCF2B4D" w:rsidR="00E0118B" w:rsidRPr="006B24F0" w:rsidRDefault="00DC2191" w:rsidP="001C2777">
      <w:pPr>
        <w:pStyle w:val="Heading2"/>
      </w:pPr>
      <w:bookmarkStart w:id="1225" w:name="_Toc406588314"/>
      <w:bookmarkStart w:id="1226" w:name="_Toc491613822"/>
      <w:r>
        <w:t xml:space="preserve"> </w:t>
      </w:r>
      <w:bookmarkStart w:id="1227" w:name="_Toc509409289"/>
      <w:bookmarkStart w:id="1228" w:name="_Toc509475045"/>
      <w:bookmarkStart w:id="1229" w:name="_Toc509481765"/>
      <w:bookmarkStart w:id="1230" w:name="_Toc510117073"/>
      <w:r w:rsidR="00E0118B" w:rsidRPr="006B24F0">
        <w:t>Process Risks and Mitigation</w:t>
      </w:r>
      <w:bookmarkEnd w:id="1225"/>
      <w:bookmarkEnd w:id="1226"/>
      <w:bookmarkEnd w:id="1227"/>
      <w:bookmarkEnd w:id="1228"/>
      <w:bookmarkEnd w:id="1229"/>
      <w:bookmarkEnd w:id="1230"/>
    </w:p>
    <w:p w14:paraId="729A484E" w14:textId="36FB5DD2" w:rsidR="00E251B3" w:rsidRDefault="00E251B3" w:rsidP="00E251B3">
      <w:pPr>
        <w:pStyle w:val="Heading2TextBulleted"/>
        <w:numPr>
          <w:ilvl w:val="0"/>
          <w:numId w:val="37"/>
        </w:numPr>
        <w:rPr>
          <w:rFonts w:ascii="Calibri Light" w:hAnsi="Calibri Light"/>
        </w:rPr>
      </w:pPr>
      <w:r>
        <w:rPr>
          <w:rFonts w:ascii="Calibri Light" w:hAnsi="Calibri Light"/>
        </w:rPr>
        <w:t>If the Move out happens on one day and the Move in is not allowed to be scheduled until the following work day, then there may be a risk of unbilled usage over the time period when no one is responsible for the usage.  Mitigation:  Use the closing read at Midnight to allow the move out / move in to use the same read eliminating the risk of unbilled usage.</w:t>
      </w:r>
    </w:p>
    <w:p w14:paraId="23D4CC07" w14:textId="23212147" w:rsidR="00E251B3" w:rsidRDefault="00E251B3" w:rsidP="00E251B3">
      <w:pPr>
        <w:pStyle w:val="Heading2TextBulleted"/>
        <w:numPr>
          <w:ilvl w:val="0"/>
          <w:numId w:val="36"/>
        </w:numPr>
        <w:rPr>
          <w:rFonts w:ascii="Calibri Light" w:hAnsi="Calibri Light"/>
        </w:rPr>
      </w:pPr>
      <w:r>
        <w:rPr>
          <w:rFonts w:ascii="Calibri Light" w:hAnsi="Calibri Light"/>
        </w:rPr>
        <w:t>If a move out is “forced</w:t>
      </w:r>
      <w:r w:rsidR="00594F76">
        <w:rPr>
          <w:rFonts w:ascii="Calibri Light" w:hAnsi="Calibri Light"/>
        </w:rPr>
        <w:t xml:space="preserve"> out</w:t>
      </w:r>
      <w:r>
        <w:rPr>
          <w:rFonts w:ascii="Calibri Light" w:hAnsi="Calibri Light"/>
        </w:rPr>
        <w:t>” by a move in, the current BP may be forced out in error.  Mitigation:  Confirm the premise for the move in is correct.</w:t>
      </w:r>
    </w:p>
    <w:p w14:paraId="6CD75F7B" w14:textId="1F1B52C6" w:rsidR="00E251B3" w:rsidRPr="00B77545" w:rsidRDefault="00E251B3" w:rsidP="00E251B3">
      <w:pPr>
        <w:pStyle w:val="Heading2TextBulleted"/>
        <w:numPr>
          <w:ilvl w:val="0"/>
          <w:numId w:val="36"/>
        </w:numPr>
        <w:rPr>
          <w:rFonts w:ascii="Calibri Light" w:hAnsi="Calibri Light"/>
        </w:rPr>
      </w:pPr>
      <w:r>
        <w:rPr>
          <w:rFonts w:ascii="Calibri Light" w:hAnsi="Calibri Light" w:cs="Arial"/>
        </w:rPr>
        <w:t>For a non-smart meter move out, if the field personnel is unable to provide a final read, the Move out will be completed</w:t>
      </w:r>
      <w:r w:rsidR="000800DA">
        <w:rPr>
          <w:rFonts w:ascii="Calibri Light" w:hAnsi="Calibri Light" w:cs="Arial"/>
        </w:rPr>
        <w:t xml:space="preserve"> with the notation that no final read was obtained</w:t>
      </w:r>
      <w:r>
        <w:rPr>
          <w:rFonts w:ascii="Calibri Light" w:hAnsi="Calibri Light" w:cs="Arial"/>
        </w:rPr>
        <w:t xml:space="preserve">.  </w:t>
      </w:r>
      <w:r w:rsidR="00087099">
        <w:rPr>
          <w:rFonts w:ascii="Calibri Light" w:hAnsi="Calibri Light" w:cs="Arial"/>
        </w:rPr>
        <w:t xml:space="preserve">Mitigation:  </w:t>
      </w:r>
      <w:r w:rsidR="000800DA">
        <w:rPr>
          <w:rFonts w:ascii="Calibri Light" w:hAnsi="Calibri Light" w:cs="Arial"/>
        </w:rPr>
        <w:t xml:space="preserve">RSO should be alerted on no final read in order to prepare final bill (system does not received final read for move out within </w:t>
      </w:r>
      <w:r w:rsidR="00864F89">
        <w:rPr>
          <w:rFonts w:ascii="Calibri Light" w:hAnsi="Calibri Light" w:cs="Arial"/>
        </w:rPr>
        <w:t xml:space="preserve">3 </w:t>
      </w:r>
      <w:r w:rsidR="000800DA">
        <w:rPr>
          <w:rFonts w:ascii="Calibri Light" w:hAnsi="Calibri Light" w:cs="Arial"/>
        </w:rPr>
        <w:t xml:space="preserve">days). </w:t>
      </w:r>
    </w:p>
    <w:p w14:paraId="3AF51C39" w14:textId="663C51ED" w:rsidR="00B77545" w:rsidRPr="00B62A2A" w:rsidRDefault="00B77545" w:rsidP="001F246E">
      <w:pPr>
        <w:pStyle w:val="Heading2TextBulleted"/>
        <w:numPr>
          <w:ilvl w:val="0"/>
          <w:numId w:val="0"/>
        </w:numPr>
        <w:rPr>
          <w:rFonts w:ascii="Calibri Light" w:hAnsi="Calibri Light"/>
        </w:rPr>
      </w:pPr>
    </w:p>
    <w:p w14:paraId="3BC37577" w14:textId="0B2A5079" w:rsidR="00173B47" w:rsidRPr="006B24F0" w:rsidRDefault="00173B47" w:rsidP="00094469">
      <w:pPr>
        <w:pStyle w:val="Heading2TextBulleted"/>
        <w:numPr>
          <w:ilvl w:val="0"/>
          <w:numId w:val="0"/>
        </w:numPr>
        <w:rPr>
          <w:rFonts w:ascii="Calibri Light" w:hAnsi="Calibri Light"/>
        </w:rPr>
      </w:pPr>
    </w:p>
    <w:p w14:paraId="547E34CA" w14:textId="12BD1206" w:rsidR="00E0118B" w:rsidRPr="006B24F0" w:rsidRDefault="00DC2191" w:rsidP="001C2777">
      <w:pPr>
        <w:pStyle w:val="Heading2"/>
      </w:pPr>
      <w:bookmarkStart w:id="1231" w:name="_Toc406588315"/>
      <w:bookmarkStart w:id="1232" w:name="_Toc491613823"/>
      <w:r>
        <w:t xml:space="preserve"> </w:t>
      </w:r>
      <w:bookmarkStart w:id="1233" w:name="_Toc509409290"/>
      <w:bookmarkStart w:id="1234" w:name="_Toc509475046"/>
      <w:bookmarkStart w:id="1235" w:name="_Toc509481766"/>
      <w:bookmarkStart w:id="1236" w:name="_Toc510117074"/>
      <w:r w:rsidR="00E0118B" w:rsidRPr="006B24F0">
        <w:t>Key Performance Indicators</w:t>
      </w:r>
      <w:bookmarkEnd w:id="1231"/>
      <w:bookmarkEnd w:id="1232"/>
      <w:bookmarkEnd w:id="1233"/>
      <w:bookmarkEnd w:id="1234"/>
      <w:bookmarkEnd w:id="1235"/>
      <w:bookmarkEnd w:id="1236"/>
    </w:p>
    <w:p w14:paraId="08BC0C11" w14:textId="77777777" w:rsidR="00E0118B" w:rsidRPr="006B24F0" w:rsidRDefault="00E0118B" w:rsidP="00E0118B">
      <w:pPr>
        <w:pStyle w:val="Heading2Text"/>
        <w:rPr>
          <w:rFonts w:ascii="Calibri Light" w:hAnsi="Calibri Light" w:cs="Arial"/>
        </w:rPr>
      </w:pPr>
      <w:r w:rsidRPr="006B24F0">
        <w:rPr>
          <w:rFonts w:ascii="Calibri Light" w:hAnsi="Calibri Light" w:cs="Arial"/>
        </w:rPr>
        <w:t xml:space="preserve">The following have been identified as KPI’s at </w:t>
      </w:r>
      <w:r w:rsidR="004B7224" w:rsidRPr="006B24F0">
        <w:rPr>
          <w:rFonts w:ascii="Calibri Light" w:hAnsi="Calibri Light" w:cs="Arial"/>
        </w:rPr>
        <w:t>Southern California Edison</w:t>
      </w:r>
      <w:r w:rsidRPr="006B24F0">
        <w:rPr>
          <w:rFonts w:ascii="Calibri Light" w:hAnsi="Calibri Light" w:cs="Arial"/>
        </w:rPr>
        <w:t>, along with the means of measuring each KPI and the current measurement statistic for each KPI:</w:t>
      </w:r>
    </w:p>
    <w:tbl>
      <w:tblPr>
        <w:tblW w:w="9576"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818"/>
        <w:gridCol w:w="3211"/>
        <w:gridCol w:w="2556"/>
        <w:gridCol w:w="1991"/>
      </w:tblGrid>
      <w:tr w:rsidR="00D75481" w:rsidRPr="006B24F0" w14:paraId="0EA9A3BD" w14:textId="77777777" w:rsidTr="656C8DC2">
        <w:trPr>
          <w:cantSplit/>
          <w:trHeight w:val="432"/>
          <w:tblHeader/>
        </w:trPr>
        <w:tc>
          <w:tcPr>
            <w:tcW w:w="1818" w:type="dxa"/>
            <w:tcBorders>
              <w:top w:val="threeDEmboss" w:sz="6" w:space="0" w:color="auto"/>
              <w:bottom w:val="threeDEmboss" w:sz="6" w:space="0" w:color="auto"/>
            </w:tcBorders>
            <w:shd w:val="clear" w:color="auto" w:fill="F9FBAF"/>
            <w:vAlign w:val="center"/>
          </w:tcPr>
          <w:p w14:paraId="3127A41F" w14:textId="77777777" w:rsidR="00D75481" w:rsidRPr="006B24F0" w:rsidRDefault="00D75481" w:rsidP="0035091A">
            <w:pPr>
              <w:pStyle w:val="TableHeader-Left"/>
              <w:rPr>
                <w:rFonts w:ascii="Calibri Light" w:hAnsi="Calibri Light" w:cs="Arial"/>
              </w:rPr>
            </w:pPr>
            <w:r w:rsidRPr="006B24F0">
              <w:rPr>
                <w:rFonts w:ascii="Calibri Light" w:hAnsi="Calibri Light" w:cs="Arial"/>
              </w:rPr>
              <w:t>Measured KPI</w:t>
            </w:r>
          </w:p>
        </w:tc>
        <w:tc>
          <w:tcPr>
            <w:tcW w:w="3211" w:type="dxa"/>
            <w:tcBorders>
              <w:top w:val="threeDEmboss" w:sz="6" w:space="0" w:color="auto"/>
              <w:bottom w:val="threeDEmboss" w:sz="6" w:space="0" w:color="auto"/>
            </w:tcBorders>
            <w:shd w:val="clear" w:color="auto" w:fill="F9FBAF"/>
            <w:vAlign w:val="center"/>
          </w:tcPr>
          <w:p w14:paraId="58CFF8BA" w14:textId="77777777" w:rsidR="00D75481" w:rsidRPr="006B24F0" w:rsidRDefault="00D75481" w:rsidP="0035091A">
            <w:pPr>
              <w:pStyle w:val="TableHeader-Left"/>
              <w:rPr>
                <w:rFonts w:ascii="Calibri Light" w:hAnsi="Calibri Light" w:cs="Arial"/>
              </w:rPr>
            </w:pPr>
            <w:r w:rsidRPr="006B24F0">
              <w:rPr>
                <w:rFonts w:ascii="Calibri Light" w:hAnsi="Calibri Light" w:cs="Arial"/>
              </w:rPr>
              <w:t>Description</w:t>
            </w:r>
          </w:p>
        </w:tc>
        <w:tc>
          <w:tcPr>
            <w:tcW w:w="2556" w:type="dxa"/>
            <w:tcBorders>
              <w:top w:val="threeDEmboss" w:sz="6" w:space="0" w:color="auto"/>
              <w:bottom w:val="threeDEmboss" w:sz="6" w:space="0" w:color="auto"/>
            </w:tcBorders>
            <w:shd w:val="clear" w:color="auto" w:fill="F9FBAF"/>
            <w:vAlign w:val="center"/>
          </w:tcPr>
          <w:p w14:paraId="3D85CBA4" w14:textId="77777777" w:rsidR="00D75481" w:rsidRPr="006B24F0" w:rsidRDefault="00D75481" w:rsidP="0035091A">
            <w:pPr>
              <w:pStyle w:val="TableHeader-Left"/>
              <w:rPr>
                <w:rFonts w:ascii="Calibri Light" w:hAnsi="Calibri Light" w:cs="Arial"/>
              </w:rPr>
            </w:pPr>
            <w:r w:rsidRPr="006B24F0">
              <w:rPr>
                <w:rFonts w:ascii="Calibri Light" w:hAnsi="Calibri Light" w:cs="Arial"/>
              </w:rPr>
              <w:t>Measurement Method</w:t>
            </w:r>
          </w:p>
        </w:tc>
        <w:tc>
          <w:tcPr>
            <w:tcW w:w="1991" w:type="dxa"/>
            <w:tcBorders>
              <w:top w:val="threeDEmboss" w:sz="6" w:space="0" w:color="auto"/>
              <w:bottom w:val="threeDEmboss" w:sz="6" w:space="0" w:color="auto"/>
            </w:tcBorders>
            <w:shd w:val="clear" w:color="auto" w:fill="F9FBAF"/>
            <w:vAlign w:val="center"/>
          </w:tcPr>
          <w:p w14:paraId="50E224C6" w14:textId="77777777" w:rsidR="00D75481" w:rsidRPr="006B24F0" w:rsidRDefault="00D75481" w:rsidP="0035091A">
            <w:pPr>
              <w:pStyle w:val="TableHeader-Left"/>
              <w:rPr>
                <w:rFonts w:ascii="Calibri Light" w:hAnsi="Calibri Light" w:cs="Arial"/>
              </w:rPr>
            </w:pPr>
            <w:r w:rsidRPr="006B24F0">
              <w:rPr>
                <w:rFonts w:ascii="Calibri Light" w:hAnsi="Calibri Light" w:cs="Arial"/>
              </w:rPr>
              <w:t>Current Statistic</w:t>
            </w:r>
          </w:p>
        </w:tc>
      </w:tr>
      <w:tr w:rsidR="00D75481" w:rsidRPr="006B24F0" w14:paraId="23559ED0" w14:textId="77777777" w:rsidTr="656C8DC2">
        <w:trPr>
          <w:cantSplit/>
          <w:trHeight w:val="432"/>
        </w:trPr>
        <w:tc>
          <w:tcPr>
            <w:tcW w:w="1818" w:type="dxa"/>
            <w:tcBorders>
              <w:top w:val="threeDEmboss" w:sz="6" w:space="0" w:color="auto"/>
            </w:tcBorders>
            <w:vAlign w:val="center"/>
          </w:tcPr>
          <w:p w14:paraId="1CFB3B0A" w14:textId="185D0D48" w:rsidR="00D75481" w:rsidRPr="006B24F0" w:rsidRDefault="00C74A44" w:rsidP="0035091A">
            <w:pPr>
              <w:pStyle w:val="TableField-Left"/>
              <w:rPr>
                <w:rFonts w:ascii="Calibri Light" w:hAnsi="Calibri Light" w:cs="Arial"/>
              </w:rPr>
            </w:pPr>
            <w:r>
              <w:rPr>
                <w:rFonts w:ascii="Calibri Light" w:hAnsi="Calibri Light" w:cs="Arial"/>
              </w:rPr>
              <w:t>Move Out</w:t>
            </w:r>
          </w:p>
        </w:tc>
        <w:tc>
          <w:tcPr>
            <w:tcW w:w="3211" w:type="dxa"/>
            <w:tcBorders>
              <w:top w:val="threeDEmboss" w:sz="6" w:space="0" w:color="auto"/>
            </w:tcBorders>
          </w:tcPr>
          <w:p w14:paraId="6D14BD01" w14:textId="6949D95B" w:rsidR="00D75481" w:rsidRPr="006B24F0" w:rsidRDefault="00C74A44" w:rsidP="0035091A">
            <w:pPr>
              <w:pStyle w:val="TableField-Left"/>
              <w:rPr>
                <w:rFonts w:ascii="Calibri Light" w:hAnsi="Calibri Light" w:cs="Arial"/>
              </w:rPr>
            </w:pPr>
            <w:r w:rsidRPr="00C74A44">
              <w:rPr>
                <w:rFonts w:ascii="Calibri Light" w:hAnsi="Calibri Light" w:cs="Arial"/>
              </w:rPr>
              <w:t>Number of SCE customers lost resulting from a change in address.</w:t>
            </w:r>
          </w:p>
        </w:tc>
        <w:tc>
          <w:tcPr>
            <w:tcW w:w="2556" w:type="dxa"/>
            <w:tcBorders>
              <w:top w:val="threeDEmboss" w:sz="6" w:space="0" w:color="auto"/>
            </w:tcBorders>
            <w:vAlign w:val="center"/>
          </w:tcPr>
          <w:p w14:paraId="4FA3CF6A" w14:textId="512454E5" w:rsidR="00D75481" w:rsidRPr="006B24F0" w:rsidRDefault="00C74A44" w:rsidP="0035091A">
            <w:pPr>
              <w:pStyle w:val="TableField-Left"/>
              <w:rPr>
                <w:rFonts w:ascii="Calibri Light" w:hAnsi="Calibri Light" w:cs="Arial"/>
              </w:rPr>
            </w:pPr>
            <w:r>
              <w:rPr>
                <w:rFonts w:ascii="Calibri Light" w:hAnsi="Calibri Light" w:cs="Arial"/>
              </w:rPr>
              <w:t>Report</w:t>
            </w:r>
          </w:p>
        </w:tc>
        <w:tc>
          <w:tcPr>
            <w:tcW w:w="1991" w:type="dxa"/>
            <w:tcBorders>
              <w:top w:val="threeDEmboss" w:sz="6" w:space="0" w:color="auto"/>
            </w:tcBorders>
            <w:vAlign w:val="center"/>
          </w:tcPr>
          <w:p w14:paraId="5A58FFAE" w14:textId="6D153983" w:rsidR="00D75481" w:rsidRPr="006B24F0" w:rsidRDefault="00D75481" w:rsidP="0035091A">
            <w:pPr>
              <w:pStyle w:val="TableField-Left"/>
              <w:rPr>
                <w:rFonts w:ascii="Calibri Light" w:hAnsi="Calibri Light" w:cs="Arial"/>
              </w:rPr>
            </w:pPr>
          </w:p>
        </w:tc>
      </w:tr>
    </w:tbl>
    <w:p w14:paraId="69139FE1" w14:textId="77777777" w:rsidR="00E0118B" w:rsidRPr="006B24F0" w:rsidRDefault="00E0118B" w:rsidP="00E0118B">
      <w:pPr>
        <w:rPr>
          <w:rFonts w:ascii="Calibri Light" w:hAnsi="Calibri Light" w:cs="Arial"/>
        </w:rPr>
      </w:pPr>
    </w:p>
    <w:p w14:paraId="30E96C2E" w14:textId="77777777" w:rsidR="00D75481" w:rsidRPr="006B24F0" w:rsidRDefault="00CA70BF" w:rsidP="009F3278">
      <w:pPr>
        <w:pStyle w:val="Heading3"/>
        <w:keepNext/>
        <w:numPr>
          <w:ilvl w:val="2"/>
          <w:numId w:val="6"/>
        </w:numPr>
        <w:tabs>
          <w:tab w:val="left" w:pos="1440"/>
        </w:tabs>
        <w:spacing w:before="120" w:after="120"/>
        <w:rPr>
          <w:rFonts w:ascii="Calibri Light" w:hAnsi="Calibri Light"/>
        </w:rPr>
      </w:pPr>
      <w:bookmarkStart w:id="1237" w:name="_Toc491613824"/>
      <w:bookmarkStart w:id="1238" w:name="_Toc509409291"/>
      <w:bookmarkStart w:id="1239" w:name="_Toc509475047"/>
      <w:bookmarkStart w:id="1240" w:name="_Toc509481767"/>
      <w:bookmarkStart w:id="1241" w:name="_Toc510117075"/>
      <w:r w:rsidRPr="006B24F0">
        <w:rPr>
          <w:rFonts w:ascii="Calibri Light" w:hAnsi="Calibri Light"/>
        </w:rPr>
        <w:t>Key Metric Definition</w:t>
      </w:r>
      <w:bookmarkEnd w:id="1237"/>
      <w:bookmarkEnd w:id="1238"/>
      <w:bookmarkEnd w:id="1239"/>
      <w:bookmarkEnd w:id="1240"/>
      <w:bookmarkEnd w:id="1241"/>
    </w:p>
    <w:p w14:paraId="05E7FAB4" w14:textId="77777777" w:rsidR="00D75481" w:rsidRPr="006B24F0" w:rsidRDefault="00D75481" w:rsidP="00D75481">
      <w:pPr>
        <w:pStyle w:val="Heading2Text"/>
        <w:rPr>
          <w:rFonts w:ascii="Calibri Light" w:hAnsi="Calibri Light" w:cs="Arial"/>
        </w:rPr>
      </w:pPr>
      <w:r w:rsidRPr="006B24F0">
        <w:rPr>
          <w:rFonts w:ascii="Calibri Light" w:hAnsi="Calibri Light" w:cs="Arial"/>
        </w:rPr>
        <w:t>The following have been identified as key metrics at Southern California Edison that require business rule for calculation:</w:t>
      </w:r>
    </w:p>
    <w:tbl>
      <w:tblPr>
        <w:tblW w:w="9576"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818"/>
        <w:gridCol w:w="3211"/>
        <w:gridCol w:w="2556"/>
        <w:gridCol w:w="1991"/>
      </w:tblGrid>
      <w:tr w:rsidR="00D75481" w:rsidRPr="006B24F0" w14:paraId="5AC0FB5A" w14:textId="77777777" w:rsidTr="656C8DC2">
        <w:trPr>
          <w:cantSplit/>
          <w:trHeight w:val="432"/>
          <w:tblHeader/>
        </w:trPr>
        <w:tc>
          <w:tcPr>
            <w:tcW w:w="1818" w:type="dxa"/>
            <w:tcBorders>
              <w:top w:val="threeDEmboss" w:sz="6" w:space="0" w:color="auto"/>
              <w:bottom w:val="threeDEmboss" w:sz="6" w:space="0" w:color="auto"/>
            </w:tcBorders>
            <w:shd w:val="clear" w:color="auto" w:fill="F9FBAF"/>
            <w:vAlign w:val="center"/>
          </w:tcPr>
          <w:p w14:paraId="2F8984A3" w14:textId="77777777" w:rsidR="00D75481" w:rsidRPr="006B24F0" w:rsidRDefault="00D75481" w:rsidP="00613D1D">
            <w:pPr>
              <w:pStyle w:val="TableHeader-Left"/>
              <w:rPr>
                <w:rFonts w:ascii="Calibri Light" w:hAnsi="Calibri Light" w:cs="Arial"/>
              </w:rPr>
            </w:pPr>
            <w:r w:rsidRPr="006B24F0">
              <w:rPr>
                <w:rFonts w:ascii="Calibri Light" w:hAnsi="Calibri Light" w:cs="Arial"/>
              </w:rPr>
              <w:t>Key Metric</w:t>
            </w:r>
          </w:p>
        </w:tc>
        <w:tc>
          <w:tcPr>
            <w:tcW w:w="3211" w:type="dxa"/>
            <w:tcBorders>
              <w:top w:val="threeDEmboss" w:sz="6" w:space="0" w:color="auto"/>
              <w:bottom w:val="threeDEmboss" w:sz="6" w:space="0" w:color="auto"/>
            </w:tcBorders>
            <w:shd w:val="clear" w:color="auto" w:fill="F9FBAF"/>
            <w:vAlign w:val="center"/>
          </w:tcPr>
          <w:p w14:paraId="49B2325D" w14:textId="77777777" w:rsidR="00D75481" w:rsidRPr="006B24F0" w:rsidRDefault="00D75481" w:rsidP="00613D1D">
            <w:pPr>
              <w:pStyle w:val="TableHeader-Left"/>
              <w:rPr>
                <w:rFonts w:ascii="Calibri Light" w:hAnsi="Calibri Light" w:cs="Arial"/>
              </w:rPr>
            </w:pPr>
            <w:r w:rsidRPr="006B24F0">
              <w:rPr>
                <w:rFonts w:ascii="Calibri Light" w:hAnsi="Calibri Light" w:cs="Arial"/>
              </w:rPr>
              <w:t>Description</w:t>
            </w:r>
          </w:p>
        </w:tc>
        <w:tc>
          <w:tcPr>
            <w:tcW w:w="2556" w:type="dxa"/>
            <w:tcBorders>
              <w:top w:val="threeDEmboss" w:sz="6" w:space="0" w:color="auto"/>
              <w:bottom w:val="threeDEmboss" w:sz="6" w:space="0" w:color="auto"/>
            </w:tcBorders>
            <w:shd w:val="clear" w:color="auto" w:fill="F9FBAF"/>
            <w:vAlign w:val="center"/>
          </w:tcPr>
          <w:p w14:paraId="5442E8C2" w14:textId="77777777" w:rsidR="00D75481" w:rsidRPr="006B24F0" w:rsidRDefault="00D75481" w:rsidP="00613D1D">
            <w:pPr>
              <w:pStyle w:val="TableHeader-Left"/>
              <w:rPr>
                <w:rFonts w:ascii="Calibri Light" w:hAnsi="Calibri Light" w:cs="Arial"/>
              </w:rPr>
            </w:pPr>
            <w:r w:rsidRPr="006B24F0">
              <w:rPr>
                <w:rFonts w:ascii="Calibri Light" w:hAnsi="Calibri Light" w:cs="Arial"/>
              </w:rPr>
              <w:t>Business Rule</w:t>
            </w:r>
          </w:p>
        </w:tc>
        <w:tc>
          <w:tcPr>
            <w:tcW w:w="1991" w:type="dxa"/>
            <w:tcBorders>
              <w:top w:val="threeDEmboss" w:sz="6" w:space="0" w:color="auto"/>
              <w:bottom w:val="threeDEmboss" w:sz="6" w:space="0" w:color="auto"/>
            </w:tcBorders>
            <w:shd w:val="clear" w:color="auto" w:fill="F9FBAF"/>
            <w:vAlign w:val="center"/>
          </w:tcPr>
          <w:p w14:paraId="25E8458D" w14:textId="77777777" w:rsidR="00D75481" w:rsidRPr="006B24F0" w:rsidRDefault="00D75481" w:rsidP="00613D1D">
            <w:pPr>
              <w:pStyle w:val="TableHeader-Left"/>
              <w:rPr>
                <w:rFonts w:ascii="Calibri Light" w:hAnsi="Calibri Light" w:cs="Arial"/>
              </w:rPr>
            </w:pPr>
            <w:r w:rsidRPr="006B24F0">
              <w:rPr>
                <w:rFonts w:ascii="Calibri Light" w:hAnsi="Calibri Light" w:cs="Arial"/>
              </w:rPr>
              <w:t>Reference</w:t>
            </w:r>
          </w:p>
        </w:tc>
      </w:tr>
      <w:tr w:rsidR="00D75481" w:rsidRPr="006B24F0" w14:paraId="58BB97AE" w14:textId="77777777" w:rsidTr="656C8DC2">
        <w:trPr>
          <w:cantSplit/>
          <w:trHeight w:val="432"/>
        </w:trPr>
        <w:tc>
          <w:tcPr>
            <w:tcW w:w="1818" w:type="dxa"/>
            <w:tcBorders>
              <w:top w:val="threeDEmboss" w:sz="6" w:space="0" w:color="auto"/>
            </w:tcBorders>
            <w:vAlign w:val="center"/>
          </w:tcPr>
          <w:p w14:paraId="38779053" w14:textId="3466474F" w:rsidR="00D75481" w:rsidRPr="006B24F0" w:rsidRDefault="00AB1304" w:rsidP="00613D1D">
            <w:pPr>
              <w:pStyle w:val="TableField-Left"/>
              <w:rPr>
                <w:rFonts w:ascii="Calibri Light" w:hAnsi="Calibri Light" w:cs="Arial"/>
              </w:rPr>
            </w:pPr>
            <w:r>
              <w:rPr>
                <w:rFonts w:ascii="Calibri Light" w:hAnsi="Calibri Light" w:cs="Arial"/>
              </w:rPr>
              <w:t>N/A</w:t>
            </w:r>
          </w:p>
        </w:tc>
        <w:tc>
          <w:tcPr>
            <w:tcW w:w="3211" w:type="dxa"/>
            <w:tcBorders>
              <w:top w:val="threeDEmboss" w:sz="6" w:space="0" w:color="auto"/>
            </w:tcBorders>
          </w:tcPr>
          <w:p w14:paraId="5DE897D1" w14:textId="52CA777E" w:rsidR="00D75481" w:rsidRPr="006B24F0" w:rsidRDefault="00D75481" w:rsidP="00613D1D">
            <w:pPr>
              <w:pStyle w:val="TableField-Left"/>
              <w:rPr>
                <w:rFonts w:ascii="Calibri Light" w:hAnsi="Calibri Light" w:cs="Arial"/>
              </w:rPr>
            </w:pPr>
          </w:p>
        </w:tc>
        <w:tc>
          <w:tcPr>
            <w:tcW w:w="2556" w:type="dxa"/>
            <w:tcBorders>
              <w:top w:val="threeDEmboss" w:sz="6" w:space="0" w:color="auto"/>
            </w:tcBorders>
            <w:vAlign w:val="center"/>
          </w:tcPr>
          <w:p w14:paraId="3F151AB2" w14:textId="3C56F5CA" w:rsidR="00D75481" w:rsidRPr="006B24F0" w:rsidRDefault="00D75481" w:rsidP="00613D1D">
            <w:pPr>
              <w:pStyle w:val="TableField-Left"/>
              <w:rPr>
                <w:rFonts w:ascii="Calibri Light" w:hAnsi="Calibri Light" w:cs="Arial"/>
              </w:rPr>
            </w:pPr>
          </w:p>
        </w:tc>
        <w:tc>
          <w:tcPr>
            <w:tcW w:w="1991" w:type="dxa"/>
            <w:tcBorders>
              <w:top w:val="threeDEmboss" w:sz="6" w:space="0" w:color="auto"/>
            </w:tcBorders>
            <w:vAlign w:val="center"/>
          </w:tcPr>
          <w:p w14:paraId="27ADFC7A" w14:textId="6F201821" w:rsidR="00D75481" w:rsidRPr="006B24F0" w:rsidRDefault="00D75481" w:rsidP="00613D1D">
            <w:pPr>
              <w:pStyle w:val="TableField-Left"/>
              <w:rPr>
                <w:rFonts w:ascii="Calibri Light" w:hAnsi="Calibri Light" w:cs="Arial"/>
              </w:rPr>
            </w:pPr>
          </w:p>
        </w:tc>
      </w:tr>
    </w:tbl>
    <w:p w14:paraId="699AD76A" w14:textId="77777777" w:rsidR="000E6897" w:rsidRPr="006B24F0" w:rsidRDefault="005A70D1" w:rsidP="002F58D0">
      <w:pPr>
        <w:pStyle w:val="Heading1"/>
      </w:pPr>
      <w:bookmarkStart w:id="1242" w:name="_Toc491613825"/>
      <w:bookmarkStart w:id="1243" w:name="_Toc509409292"/>
      <w:bookmarkStart w:id="1244" w:name="_Toc509475048"/>
      <w:bookmarkStart w:id="1245" w:name="_Toc509481768"/>
      <w:bookmarkStart w:id="1246" w:name="_Toc510117076"/>
      <w:r w:rsidRPr="006B24F0">
        <w:lastRenderedPageBreak/>
        <w:t xml:space="preserve">Controls, </w:t>
      </w:r>
      <w:r w:rsidR="000E6897" w:rsidRPr="006B24F0">
        <w:t>Regulatory Rules</w:t>
      </w:r>
      <w:bookmarkEnd w:id="1242"/>
      <w:r w:rsidRPr="006B24F0">
        <w:t>, and Security</w:t>
      </w:r>
      <w:bookmarkEnd w:id="1243"/>
      <w:bookmarkEnd w:id="1244"/>
      <w:bookmarkEnd w:id="1245"/>
      <w:bookmarkEnd w:id="1246"/>
    </w:p>
    <w:tbl>
      <w:tblPr>
        <w:tblStyle w:val="TableGrid"/>
        <w:tblW w:w="10080" w:type="dxa"/>
        <w:tblInd w:w="-23" w:type="dxa"/>
        <w:tblBorders>
          <w:top w:val="threeDEmboss" w:sz="6" w:space="0" w:color="auto"/>
          <w:left w:val="threeDEmboss" w:sz="6" w:space="0" w:color="auto"/>
          <w:bottom w:val="threeDEmboss" w:sz="6" w:space="0" w:color="auto"/>
          <w:right w:val="threeDEmboss" w:sz="6" w:space="0" w:color="auto"/>
          <w:insideH w:val="none" w:sz="0" w:space="0" w:color="auto"/>
          <w:insideV w:val="none" w:sz="0" w:space="0" w:color="auto"/>
        </w:tblBorders>
        <w:tblLayout w:type="fixed"/>
        <w:tblLook w:val="04A0" w:firstRow="1" w:lastRow="0" w:firstColumn="1" w:lastColumn="0" w:noHBand="0" w:noVBand="1"/>
      </w:tblPr>
      <w:tblGrid>
        <w:gridCol w:w="1170"/>
        <w:gridCol w:w="2430"/>
        <w:gridCol w:w="1890"/>
        <w:gridCol w:w="1980"/>
        <w:gridCol w:w="1170"/>
        <w:gridCol w:w="1440"/>
      </w:tblGrid>
      <w:tr w:rsidR="007A19E4" w14:paraId="0A0744B5" w14:textId="77777777" w:rsidTr="672CB0CE">
        <w:trPr>
          <w:tblHeader/>
        </w:trPr>
        <w:tc>
          <w:tcPr>
            <w:tcW w:w="1170" w:type="dxa"/>
            <w:tcBorders>
              <w:top w:val="threeDEmboss" w:sz="6" w:space="0" w:color="auto"/>
              <w:left w:val="threeDEmboss" w:sz="6" w:space="0" w:color="auto"/>
              <w:bottom w:val="threeDEmboss" w:sz="6" w:space="0" w:color="auto"/>
              <w:right w:val="single" w:sz="4" w:space="0" w:color="auto"/>
            </w:tcBorders>
            <w:shd w:val="clear" w:color="auto" w:fill="FFFF99"/>
            <w:hideMark/>
          </w:tcPr>
          <w:p w14:paraId="406A7527" w14:textId="3FCF7679" w:rsidR="007A19E4" w:rsidRDefault="007A19E4" w:rsidP="656C8DC2">
            <w:pPr>
              <w:rPr>
                <w:rFonts w:ascii="Calibri Light" w:hAnsi="Calibri Light" w:cs="Arial"/>
                <w:b/>
                <w:bCs/>
                <w:sz w:val="18"/>
                <w:szCs w:val="18"/>
                <w:lang w:val="de-CH" w:eastAsia="de-CH"/>
              </w:rPr>
            </w:pPr>
            <w:r w:rsidRPr="656C8DC2">
              <w:rPr>
                <w:rFonts w:ascii="Calibri Light" w:hAnsi="Calibri Light" w:cs="Arial"/>
                <w:b/>
                <w:bCs/>
                <w:sz w:val="18"/>
                <w:szCs w:val="18"/>
                <w:lang w:val="de-CH" w:eastAsia="de-CH"/>
              </w:rPr>
              <w:lastRenderedPageBreak/>
              <w:t xml:space="preserve">Requirement </w:t>
            </w:r>
          </w:p>
          <w:p w14:paraId="4F1D2418" w14:textId="77777777" w:rsidR="007A19E4" w:rsidRDefault="007A19E4" w:rsidP="656C8DC2">
            <w:pPr>
              <w:rPr>
                <w:rFonts w:ascii="Calibri Light" w:hAnsi="Calibri Light" w:cs="Arial"/>
                <w:i/>
                <w:iCs/>
                <w:sz w:val="18"/>
                <w:szCs w:val="18"/>
                <w:lang w:val="de-CH" w:eastAsia="de-CH"/>
              </w:rPr>
            </w:pPr>
            <w:r w:rsidRPr="656C8DC2">
              <w:rPr>
                <w:rFonts w:ascii="Calibri Light" w:hAnsi="Calibri Light" w:cs="Arial"/>
                <w:b/>
                <w:bCs/>
                <w:sz w:val="18"/>
                <w:szCs w:val="18"/>
                <w:lang w:val="de-CH" w:eastAsia="de-CH"/>
              </w:rPr>
              <w:t>ID (from RTM)</w:t>
            </w:r>
          </w:p>
        </w:tc>
        <w:tc>
          <w:tcPr>
            <w:tcW w:w="2430" w:type="dxa"/>
            <w:tcBorders>
              <w:top w:val="threeDEmboss" w:sz="6" w:space="0" w:color="auto"/>
              <w:left w:val="nil"/>
              <w:bottom w:val="threeDEmboss" w:sz="6" w:space="0" w:color="auto"/>
              <w:right w:val="single" w:sz="4" w:space="0" w:color="auto"/>
            </w:tcBorders>
            <w:shd w:val="clear" w:color="auto" w:fill="FFFF99"/>
            <w:hideMark/>
          </w:tcPr>
          <w:p w14:paraId="2BFE9F23" w14:textId="77777777" w:rsidR="007A19E4" w:rsidRDefault="007A19E4" w:rsidP="656C8DC2">
            <w:pPr>
              <w:rPr>
                <w:rFonts w:ascii="Calibri Light" w:hAnsi="Calibri Light" w:cs="Arial"/>
                <w:b/>
                <w:bCs/>
                <w:sz w:val="18"/>
                <w:szCs w:val="18"/>
                <w:lang w:val="de-CH" w:eastAsia="de-CH"/>
              </w:rPr>
            </w:pPr>
            <w:r w:rsidRPr="656C8DC2">
              <w:rPr>
                <w:rFonts w:ascii="Calibri Light" w:hAnsi="Calibri Light" w:cs="Arial"/>
                <w:b/>
                <w:bCs/>
                <w:sz w:val="18"/>
                <w:szCs w:val="18"/>
                <w:lang w:val="de-CH" w:eastAsia="de-CH"/>
              </w:rPr>
              <w:t>“As-Is” Control Requirement</w:t>
            </w:r>
          </w:p>
        </w:tc>
        <w:tc>
          <w:tcPr>
            <w:tcW w:w="1890" w:type="dxa"/>
            <w:tcBorders>
              <w:top w:val="threeDEmboss" w:sz="6" w:space="0" w:color="auto"/>
              <w:left w:val="single" w:sz="4" w:space="0" w:color="auto"/>
              <w:bottom w:val="threeDEmboss" w:sz="6" w:space="0" w:color="auto"/>
              <w:right w:val="single" w:sz="4" w:space="0" w:color="auto"/>
            </w:tcBorders>
            <w:shd w:val="clear" w:color="auto" w:fill="FFFF99"/>
            <w:hideMark/>
          </w:tcPr>
          <w:p w14:paraId="622BC333" w14:textId="77777777" w:rsidR="007A19E4" w:rsidRDefault="007A19E4" w:rsidP="656C8DC2">
            <w:pPr>
              <w:rPr>
                <w:rFonts w:ascii="Calibri Light" w:hAnsi="Calibri Light" w:cs="Arial"/>
                <w:b/>
                <w:bCs/>
                <w:sz w:val="18"/>
                <w:szCs w:val="18"/>
                <w:lang w:val="de-CH" w:eastAsia="de-CH"/>
              </w:rPr>
            </w:pPr>
            <w:r w:rsidRPr="656C8DC2">
              <w:rPr>
                <w:rFonts w:ascii="Calibri Light" w:hAnsi="Calibri Light" w:cs="Arial"/>
                <w:b/>
                <w:bCs/>
                <w:sz w:val="18"/>
                <w:szCs w:val="18"/>
                <w:lang w:val="de-CH" w:eastAsia="de-CH"/>
              </w:rPr>
              <w:t>“To Be” Risk Statement</w:t>
            </w:r>
          </w:p>
        </w:tc>
        <w:tc>
          <w:tcPr>
            <w:tcW w:w="1980" w:type="dxa"/>
            <w:tcBorders>
              <w:top w:val="threeDEmboss" w:sz="6" w:space="0" w:color="auto"/>
              <w:left w:val="single" w:sz="4" w:space="0" w:color="auto"/>
              <w:bottom w:val="threeDEmboss" w:sz="6" w:space="0" w:color="auto"/>
              <w:right w:val="single" w:sz="4" w:space="0" w:color="auto"/>
            </w:tcBorders>
            <w:shd w:val="clear" w:color="auto" w:fill="FFFF99"/>
            <w:hideMark/>
          </w:tcPr>
          <w:p w14:paraId="43EC724A" w14:textId="77777777" w:rsidR="007A19E4" w:rsidRDefault="007A19E4" w:rsidP="656C8DC2">
            <w:pPr>
              <w:rPr>
                <w:rFonts w:ascii="Calibri Light" w:hAnsi="Calibri Light" w:cs="Arial"/>
                <w:b/>
                <w:bCs/>
                <w:sz w:val="18"/>
                <w:szCs w:val="18"/>
                <w:lang w:val="de-CH" w:eastAsia="de-CH"/>
              </w:rPr>
            </w:pPr>
            <w:r w:rsidRPr="656C8DC2">
              <w:rPr>
                <w:rFonts w:ascii="Calibri Light" w:hAnsi="Calibri Light" w:cs="Arial"/>
                <w:b/>
                <w:bCs/>
                <w:sz w:val="18"/>
                <w:szCs w:val="18"/>
                <w:lang w:val="de-CH" w:eastAsia="de-CH"/>
              </w:rPr>
              <w:t>“To-Be” Control Activity”</w:t>
            </w:r>
          </w:p>
        </w:tc>
        <w:tc>
          <w:tcPr>
            <w:tcW w:w="1170" w:type="dxa"/>
            <w:tcBorders>
              <w:top w:val="threeDEmboss" w:sz="6" w:space="0" w:color="auto"/>
              <w:left w:val="single" w:sz="4" w:space="0" w:color="auto"/>
              <w:bottom w:val="threeDEmboss" w:sz="6" w:space="0" w:color="auto"/>
              <w:right w:val="single" w:sz="4" w:space="0" w:color="auto"/>
            </w:tcBorders>
            <w:shd w:val="clear" w:color="auto" w:fill="FFFF99"/>
            <w:hideMark/>
          </w:tcPr>
          <w:p w14:paraId="60E956E6" w14:textId="77777777" w:rsidR="007A19E4" w:rsidRDefault="007A19E4" w:rsidP="656C8DC2">
            <w:pPr>
              <w:rPr>
                <w:rFonts w:ascii="Calibri Light" w:hAnsi="Calibri Light" w:cs="Arial"/>
                <w:b/>
                <w:bCs/>
                <w:sz w:val="18"/>
                <w:szCs w:val="18"/>
                <w:lang w:val="de-CH" w:eastAsia="de-CH"/>
              </w:rPr>
            </w:pPr>
            <w:r w:rsidRPr="656C8DC2">
              <w:rPr>
                <w:rFonts w:ascii="Calibri Light" w:hAnsi="Calibri Light" w:cs="Arial"/>
                <w:b/>
                <w:bCs/>
                <w:sz w:val="18"/>
                <w:szCs w:val="18"/>
                <w:lang w:val="de-CH" w:eastAsia="de-CH"/>
              </w:rPr>
              <w:t>Control Automation (manual, IT dependent- manual, automated</w:t>
            </w:r>
          </w:p>
        </w:tc>
        <w:tc>
          <w:tcPr>
            <w:tcW w:w="1440" w:type="dxa"/>
            <w:tcBorders>
              <w:top w:val="threeDEmboss" w:sz="6" w:space="0" w:color="auto"/>
              <w:left w:val="single" w:sz="4" w:space="0" w:color="auto"/>
              <w:bottom w:val="threeDEmboss" w:sz="6" w:space="0" w:color="auto"/>
              <w:right w:val="threeDEmboss" w:sz="6" w:space="0" w:color="auto"/>
            </w:tcBorders>
            <w:shd w:val="clear" w:color="auto" w:fill="FFFF99"/>
            <w:hideMark/>
          </w:tcPr>
          <w:p w14:paraId="72B7A379" w14:textId="77777777" w:rsidR="007A19E4" w:rsidRDefault="007A19E4" w:rsidP="656C8DC2">
            <w:pPr>
              <w:rPr>
                <w:rFonts w:ascii="Calibri Light" w:hAnsi="Calibri Light" w:cs="Arial"/>
                <w:b/>
                <w:bCs/>
                <w:sz w:val="18"/>
                <w:szCs w:val="18"/>
                <w:lang w:val="de-CH" w:eastAsia="de-CH"/>
              </w:rPr>
            </w:pPr>
            <w:r w:rsidRPr="656C8DC2">
              <w:rPr>
                <w:rFonts w:ascii="Calibri Light" w:hAnsi="Calibri Light" w:cs="Arial"/>
                <w:b/>
                <w:bCs/>
                <w:sz w:val="18"/>
                <w:szCs w:val="18"/>
                <w:lang w:val="de-CH" w:eastAsia="de-CH"/>
              </w:rPr>
              <w:t>Relevant technical identifier or RICEFW reference</w:t>
            </w:r>
          </w:p>
        </w:tc>
      </w:tr>
      <w:tr w:rsidR="007A19E4" w:rsidRPr="000E2D04" w14:paraId="01003D13" w14:textId="77777777" w:rsidTr="672CB0CE">
        <w:trPr>
          <w:trHeight w:val="3150"/>
          <w:tblHeader/>
        </w:trPr>
        <w:tc>
          <w:tcPr>
            <w:tcW w:w="1170" w:type="dxa"/>
            <w:tcBorders>
              <w:top w:val="threeDEmboss" w:sz="6" w:space="0" w:color="auto"/>
              <w:left w:val="threeDEmboss" w:sz="6" w:space="0" w:color="auto"/>
              <w:bottom w:val="threeDEmboss" w:sz="6" w:space="0" w:color="auto"/>
              <w:right w:val="single" w:sz="4" w:space="0" w:color="auto"/>
            </w:tcBorders>
          </w:tcPr>
          <w:p w14:paraId="53E38F05" w14:textId="6124F65E" w:rsidR="007A19E4" w:rsidRPr="000E2D04" w:rsidRDefault="007A19E4" w:rsidP="007A19E4">
            <w:pPr>
              <w:rPr>
                <w:rFonts w:ascii="Calibri Light" w:hAnsi="Calibri Light" w:cs="Arial"/>
                <w:sz w:val="18"/>
                <w:szCs w:val="18"/>
                <w:lang w:val="de-CH" w:eastAsia="de-CH"/>
              </w:rPr>
            </w:pPr>
            <w:r>
              <w:rPr>
                <w:rFonts w:ascii="Calibri Light" w:hAnsi="Calibri Light" w:cs="Arial"/>
                <w:sz w:val="18"/>
                <w:szCs w:val="18"/>
                <w:lang w:val="de-CH" w:eastAsia="de-CH"/>
              </w:rPr>
              <w:t>N/A</w:t>
            </w:r>
          </w:p>
        </w:tc>
        <w:tc>
          <w:tcPr>
            <w:tcW w:w="2430" w:type="dxa"/>
            <w:tcBorders>
              <w:top w:val="threeDEmboss" w:sz="6" w:space="0" w:color="auto"/>
              <w:left w:val="nil"/>
              <w:bottom w:val="threeDEmboss" w:sz="6" w:space="0" w:color="auto"/>
              <w:right w:val="single" w:sz="4" w:space="0" w:color="auto"/>
            </w:tcBorders>
          </w:tcPr>
          <w:p w14:paraId="5BF2A6A7" w14:textId="118261C3" w:rsidR="007A19E4" w:rsidRPr="007A19E4" w:rsidRDefault="007A19E4" w:rsidP="007A19E4">
            <w:pPr>
              <w:pStyle w:val="TableField-Left"/>
              <w:rPr>
                <w:rFonts w:ascii="Calibri Light" w:hAnsi="Calibri Light" w:cs="Arial"/>
                <w:sz w:val="18"/>
                <w:szCs w:val="18"/>
                <w:lang w:val="de-CH"/>
              </w:rPr>
            </w:pPr>
            <w:r w:rsidRPr="007A19E4">
              <w:rPr>
                <w:rFonts w:ascii="Calibri Light" w:hAnsi="Calibri Light" w:cs="Arial"/>
                <w:sz w:val="18"/>
                <w:szCs w:val="18"/>
                <w:lang w:val="de-CH"/>
              </w:rPr>
              <w:t>N/A</w:t>
            </w:r>
          </w:p>
        </w:tc>
        <w:tc>
          <w:tcPr>
            <w:tcW w:w="1890" w:type="dxa"/>
            <w:tcBorders>
              <w:top w:val="threeDEmboss" w:sz="6" w:space="0" w:color="auto"/>
              <w:left w:val="single" w:sz="4" w:space="0" w:color="auto"/>
              <w:bottom w:val="threeDEmboss" w:sz="6" w:space="0" w:color="auto"/>
              <w:right w:val="single" w:sz="4" w:space="0" w:color="auto"/>
            </w:tcBorders>
          </w:tcPr>
          <w:p w14:paraId="06F04DD5" w14:textId="42CB6544" w:rsidR="007A19E4" w:rsidRPr="007A19E4" w:rsidRDefault="007A19E4" w:rsidP="007A19E4">
            <w:pPr>
              <w:rPr>
                <w:rFonts w:ascii="Calibri Light" w:hAnsi="Calibri Light" w:cs="Arial"/>
                <w:sz w:val="18"/>
                <w:szCs w:val="18"/>
                <w:lang w:val="de-CH" w:eastAsia="de-CH"/>
              </w:rPr>
            </w:pPr>
            <w:r w:rsidRPr="007A19E4">
              <w:rPr>
                <w:rFonts w:ascii="Calibri Light" w:hAnsi="Calibri Light" w:cs="Arial"/>
                <w:sz w:val="18"/>
                <w:szCs w:val="18"/>
                <w:lang w:val="de-CH" w:eastAsia="de-CH"/>
              </w:rPr>
              <w:t>Inappropriate meter device install or calibration may lead to incorrect usage data being processed</w:t>
            </w:r>
          </w:p>
        </w:tc>
        <w:tc>
          <w:tcPr>
            <w:tcW w:w="1980" w:type="dxa"/>
            <w:tcBorders>
              <w:top w:val="threeDEmboss" w:sz="6" w:space="0" w:color="auto"/>
              <w:left w:val="single" w:sz="4" w:space="0" w:color="auto"/>
              <w:bottom w:val="threeDEmboss" w:sz="6" w:space="0" w:color="auto"/>
              <w:right w:val="single" w:sz="4" w:space="0" w:color="auto"/>
            </w:tcBorders>
          </w:tcPr>
          <w:p w14:paraId="4BE68CD7" w14:textId="3F8847F9" w:rsidR="007A19E4" w:rsidRPr="007A19E4" w:rsidRDefault="007A19E4" w:rsidP="007A19E4">
            <w:pPr>
              <w:pStyle w:val="TableField-Left"/>
              <w:rPr>
                <w:rFonts w:ascii="Calibri Light" w:hAnsi="Calibri Light" w:cs="Arial"/>
              </w:rPr>
            </w:pPr>
            <w:r w:rsidRPr="656C8DC2">
              <w:rPr>
                <w:rFonts w:ascii="Calibri Light" w:hAnsi="Calibri Light" w:cs="Arial"/>
                <w:sz w:val="18"/>
                <w:szCs w:val="18"/>
                <w:lang w:val="de-CH" w:eastAsia="de-CH"/>
              </w:rPr>
              <w:t>At the time of move-in, move-out, or transfer, SAP ISU  triggers (1) a Remote Service Switch (RSS) request if installation has a Smart Meter, (2) a Service Order if the installation does not have a Smart Meter or if it consists in a disconnecting or reconnecting of service.</w:t>
            </w:r>
          </w:p>
        </w:tc>
        <w:tc>
          <w:tcPr>
            <w:tcW w:w="1170" w:type="dxa"/>
            <w:tcBorders>
              <w:top w:val="threeDEmboss" w:sz="6" w:space="0" w:color="auto"/>
              <w:left w:val="single" w:sz="4" w:space="0" w:color="auto"/>
              <w:bottom w:val="threeDEmboss" w:sz="6" w:space="0" w:color="auto"/>
              <w:right w:val="single" w:sz="4" w:space="0" w:color="auto"/>
            </w:tcBorders>
          </w:tcPr>
          <w:p w14:paraId="66B5F13D" w14:textId="6E365549" w:rsidR="007A19E4" w:rsidRPr="007A19E4" w:rsidRDefault="007A19E4" w:rsidP="007A19E4">
            <w:pPr>
              <w:pStyle w:val="TableField-Left"/>
              <w:rPr>
                <w:rFonts w:ascii="Calibri Light" w:hAnsi="Calibri Light" w:cs="Arial"/>
              </w:rPr>
            </w:pPr>
            <w:r w:rsidRPr="656C8DC2">
              <w:rPr>
                <w:rFonts w:ascii="Calibri Light" w:hAnsi="Calibri Light" w:cs="Arial"/>
                <w:sz w:val="18"/>
                <w:szCs w:val="18"/>
                <w:lang w:val="de-CH" w:eastAsia="de-CH"/>
              </w:rPr>
              <w:t>Automated (IT Automated Control)</w:t>
            </w:r>
          </w:p>
        </w:tc>
        <w:tc>
          <w:tcPr>
            <w:tcW w:w="1440" w:type="dxa"/>
            <w:tcBorders>
              <w:top w:val="threeDEmboss" w:sz="6" w:space="0" w:color="auto"/>
              <w:left w:val="single" w:sz="4" w:space="0" w:color="auto"/>
              <w:bottom w:val="threeDEmboss" w:sz="6" w:space="0" w:color="auto"/>
              <w:right w:val="threeDEmboss" w:sz="6" w:space="0" w:color="auto"/>
            </w:tcBorders>
          </w:tcPr>
          <w:p w14:paraId="6CF4A8E5" w14:textId="21D692EE" w:rsidR="007A19E4" w:rsidRPr="000E2D04" w:rsidRDefault="007A19E4" w:rsidP="007A19E4">
            <w:pPr>
              <w:rPr>
                <w:rFonts w:ascii="Calibri Light" w:hAnsi="Calibri Light" w:cs="Arial"/>
                <w:sz w:val="18"/>
                <w:szCs w:val="18"/>
                <w:lang w:val="de-CH" w:eastAsia="de-CH"/>
              </w:rPr>
            </w:pPr>
            <w:r>
              <w:rPr>
                <w:rFonts w:ascii="Calibri Light" w:hAnsi="Calibri Light" w:cs="Arial"/>
                <w:sz w:val="18"/>
                <w:szCs w:val="18"/>
                <w:lang w:val="de-CH" w:eastAsia="de-CH"/>
              </w:rPr>
              <w:t>E-CIM-CS-02</w:t>
            </w:r>
          </w:p>
        </w:tc>
      </w:tr>
      <w:tr w:rsidR="007A19E4" w:rsidRPr="000E2D04" w14:paraId="65845C52" w14:textId="77777777" w:rsidTr="672CB0CE">
        <w:trPr>
          <w:trHeight w:val="3150"/>
          <w:tblHeader/>
        </w:trPr>
        <w:tc>
          <w:tcPr>
            <w:tcW w:w="1170" w:type="dxa"/>
            <w:tcBorders>
              <w:top w:val="threeDEmboss" w:sz="6" w:space="0" w:color="auto"/>
              <w:left w:val="threeDEmboss" w:sz="6" w:space="0" w:color="auto"/>
              <w:bottom w:val="threeDEmboss" w:sz="6" w:space="0" w:color="auto"/>
              <w:right w:val="single" w:sz="4" w:space="0" w:color="auto"/>
            </w:tcBorders>
          </w:tcPr>
          <w:p w14:paraId="12166311" w14:textId="60E7CF2C" w:rsidR="007A19E4" w:rsidRDefault="007A19E4" w:rsidP="007A19E4">
            <w:pPr>
              <w:rPr>
                <w:rFonts w:ascii="Calibri Light" w:hAnsi="Calibri Light" w:cs="Arial"/>
                <w:sz w:val="18"/>
                <w:szCs w:val="18"/>
                <w:lang w:val="de-CH" w:eastAsia="de-CH"/>
              </w:rPr>
            </w:pPr>
            <w:r>
              <w:rPr>
                <w:rFonts w:ascii="Calibri Light" w:hAnsi="Calibri Light" w:cs="Arial"/>
                <w:sz w:val="18"/>
                <w:szCs w:val="18"/>
                <w:lang w:val="de-CH" w:eastAsia="de-CH"/>
              </w:rPr>
              <w:lastRenderedPageBreak/>
              <w:t>N/A</w:t>
            </w:r>
          </w:p>
        </w:tc>
        <w:tc>
          <w:tcPr>
            <w:tcW w:w="2430" w:type="dxa"/>
            <w:tcBorders>
              <w:top w:val="threeDEmboss" w:sz="6" w:space="0" w:color="auto"/>
              <w:left w:val="nil"/>
              <w:bottom w:val="threeDEmboss" w:sz="6" w:space="0" w:color="auto"/>
              <w:right w:val="single" w:sz="4" w:space="0" w:color="auto"/>
            </w:tcBorders>
          </w:tcPr>
          <w:p w14:paraId="7FE32D6F" w14:textId="3803C74B" w:rsidR="007A19E4" w:rsidRPr="007A19E4" w:rsidRDefault="007A19E4" w:rsidP="007A19E4">
            <w:pPr>
              <w:pStyle w:val="TableField-Left"/>
              <w:rPr>
                <w:rFonts w:ascii="Calibri Light" w:hAnsi="Calibri Light" w:cs="Arial"/>
                <w:sz w:val="18"/>
                <w:szCs w:val="18"/>
                <w:lang w:val="de-CH"/>
              </w:rPr>
            </w:pPr>
            <w:r>
              <w:rPr>
                <w:rFonts w:ascii="Calibri Light" w:hAnsi="Calibri Light" w:cs="Arial"/>
                <w:sz w:val="18"/>
                <w:szCs w:val="18"/>
                <w:lang w:val="de-CH"/>
              </w:rPr>
              <w:t>N/A</w:t>
            </w:r>
          </w:p>
        </w:tc>
        <w:tc>
          <w:tcPr>
            <w:tcW w:w="1890" w:type="dxa"/>
            <w:tcBorders>
              <w:top w:val="threeDEmboss" w:sz="6" w:space="0" w:color="auto"/>
              <w:left w:val="single" w:sz="4" w:space="0" w:color="auto"/>
              <w:bottom w:val="threeDEmboss" w:sz="6" w:space="0" w:color="auto"/>
              <w:right w:val="single" w:sz="4" w:space="0" w:color="auto"/>
            </w:tcBorders>
          </w:tcPr>
          <w:p w14:paraId="4952E63F" w14:textId="0781C1B4" w:rsidR="007A19E4" w:rsidRPr="007A19E4" w:rsidRDefault="007A19E4" w:rsidP="007A19E4">
            <w:pPr>
              <w:rPr>
                <w:rFonts w:ascii="Calibri Light" w:hAnsi="Calibri Light" w:cs="Arial"/>
                <w:sz w:val="18"/>
                <w:szCs w:val="18"/>
                <w:lang w:val="de-CH" w:eastAsia="de-CH"/>
              </w:rPr>
            </w:pPr>
            <w:r w:rsidRPr="007A19E4">
              <w:rPr>
                <w:rFonts w:ascii="Calibri Light" w:hAnsi="Calibri Light" w:cs="Arial"/>
                <w:sz w:val="18"/>
                <w:szCs w:val="18"/>
                <w:lang w:val="de-CH" w:eastAsia="de-CH"/>
              </w:rPr>
              <w:t>Inaccurate or incomplete business master data may lead to bad debt increase or revenue loss</w:t>
            </w:r>
          </w:p>
        </w:tc>
        <w:tc>
          <w:tcPr>
            <w:tcW w:w="1980" w:type="dxa"/>
            <w:tcBorders>
              <w:top w:val="threeDEmboss" w:sz="6" w:space="0" w:color="auto"/>
              <w:left w:val="single" w:sz="4" w:space="0" w:color="auto"/>
              <w:bottom w:val="threeDEmboss" w:sz="6" w:space="0" w:color="auto"/>
              <w:right w:val="single" w:sz="4" w:space="0" w:color="auto"/>
            </w:tcBorders>
          </w:tcPr>
          <w:p w14:paraId="0C57E086" w14:textId="24311658" w:rsidR="007A19E4" w:rsidRPr="007A19E4" w:rsidRDefault="007A19E4" w:rsidP="6AE7EEFA">
            <w:pPr>
              <w:rPr>
                <w:rFonts w:ascii="Calibri Light" w:hAnsi="Calibri Light" w:cs="Arial"/>
                <w:sz w:val="18"/>
                <w:szCs w:val="18"/>
                <w:lang w:val="de-CH" w:eastAsia="de-CH"/>
              </w:rPr>
            </w:pPr>
            <w:r w:rsidRPr="6AE7EEFA" w:rsidDel="5827012F">
              <w:rPr>
                <w:rFonts w:ascii="Calibri Light" w:hAnsi="Calibri Light" w:cs="Arial"/>
                <w:sz w:val="18"/>
                <w:szCs w:val="18"/>
                <w:lang w:val="de-CH" w:eastAsia="de-CH"/>
              </w:rPr>
              <w:t xml:space="preserve"> </w:t>
            </w:r>
            <w:r w:rsidR="6AE7EEFA" w:rsidRPr="6AE7EEFA">
              <w:rPr>
                <w:rFonts w:ascii="Calibri" w:eastAsia="Calibri" w:hAnsi="Calibri" w:cs="Calibri"/>
                <w:sz w:val="18"/>
                <w:szCs w:val="18"/>
                <w:lang w:val="de-CH"/>
              </w:rPr>
              <w:t xml:space="preserve">Customer Service Metrics Group provides the error report to Back Office (Revenue Service Organization –RSO and the Customer Billing Operations - CBO) and IT Support groups.  Back Office &amp; IT Support groups review the the Master Data Template errors related to create/update business partner, create/update contract account, and residential and non-residential customer move-in/move-out, using transaction ECRMREPL in SAP ISU to ensure no error is blocking the creation/update of the business partner, the contract account or the move-in and move-out document, on a weekly basis (final frequency to be determined).  An action plan is detailed in the review for each error older than 2 business days. (Step 150: Contract end date update.  (Currently, the As-Is Process is that the IT &amp; RSO groups recevie the individual reports today and the RSO Metric Group PSS&amp;I combines the report into a single report for action by IT &amp; RSO. The Customer Service Metrics Group may be a new group in the future but currently the Customer Service Operations Division - CSOD - Professional Services Support &amp; Integration - PSS&amp;I – group executes the function described in this control). </w:t>
            </w:r>
          </w:p>
        </w:tc>
        <w:tc>
          <w:tcPr>
            <w:tcW w:w="1170" w:type="dxa"/>
            <w:tcBorders>
              <w:top w:val="threeDEmboss" w:sz="6" w:space="0" w:color="auto"/>
              <w:left w:val="single" w:sz="4" w:space="0" w:color="auto"/>
              <w:bottom w:val="threeDEmboss" w:sz="6" w:space="0" w:color="auto"/>
              <w:right w:val="single" w:sz="4" w:space="0" w:color="auto"/>
            </w:tcBorders>
          </w:tcPr>
          <w:p w14:paraId="224D1BCB" w14:textId="5FFBB053" w:rsidR="007A19E4" w:rsidRPr="007A19E4" w:rsidRDefault="007A19E4" w:rsidP="656C8DC2">
            <w:pPr>
              <w:pStyle w:val="TableField-Left"/>
              <w:rPr>
                <w:rFonts w:ascii="Calibri Light" w:hAnsi="Calibri Light" w:cs="Arial"/>
                <w:sz w:val="18"/>
                <w:szCs w:val="18"/>
                <w:lang w:val="de-CH" w:eastAsia="de-CH"/>
              </w:rPr>
            </w:pPr>
            <w:r w:rsidRPr="656C8DC2">
              <w:rPr>
                <w:rFonts w:ascii="Calibri Light" w:hAnsi="Calibri Light" w:cs="Arial"/>
                <w:sz w:val="18"/>
                <w:szCs w:val="18"/>
                <w:lang w:val="de-CH" w:eastAsia="de-CH"/>
              </w:rPr>
              <w:t>ITDM</w:t>
            </w:r>
          </w:p>
        </w:tc>
        <w:tc>
          <w:tcPr>
            <w:tcW w:w="1440" w:type="dxa"/>
            <w:tcBorders>
              <w:top w:val="threeDEmboss" w:sz="6" w:space="0" w:color="auto"/>
              <w:left w:val="single" w:sz="4" w:space="0" w:color="auto"/>
              <w:bottom w:val="threeDEmboss" w:sz="6" w:space="0" w:color="auto"/>
              <w:right w:val="threeDEmboss" w:sz="6" w:space="0" w:color="auto"/>
            </w:tcBorders>
          </w:tcPr>
          <w:p w14:paraId="03300D8C" w14:textId="456CFCC1" w:rsidR="007A19E4" w:rsidRDefault="007A19E4" w:rsidP="007A19E4">
            <w:pPr>
              <w:rPr>
                <w:rFonts w:ascii="Calibri Light" w:hAnsi="Calibri Light" w:cs="Arial"/>
                <w:sz w:val="18"/>
                <w:szCs w:val="18"/>
                <w:lang w:val="de-CH" w:eastAsia="de-CH"/>
              </w:rPr>
            </w:pPr>
            <w:r>
              <w:rPr>
                <w:rFonts w:ascii="Calibri Light" w:hAnsi="Calibri Light" w:cs="Arial"/>
                <w:sz w:val="18"/>
                <w:szCs w:val="18"/>
                <w:lang w:val="de-CH" w:eastAsia="de-CH"/>
              </w:rPr>
              <w:t>N/A</w:t>
            </w:r>
          </w:p>
        </w:tc>
      </w:tr>
      <w:tr w:rsidR="00B77545" w:rsidRPr="000E2D04" w14:paraId="3E5E28E5" w14:textId="77777777" w:rsidTr="672CB0CE">
        <w:trPr>
          <w:trHeight w:val="1368"/>
          <w:tblHeader/>
        </w:trPr>
        <w:tc>
          <w:tcPr>
            <w:tcW w:w="1170" w:type="dxa"/>
            <w:tcBorders>
              <w:top w:val="threeDEmboss" w:sz="6" w:space="0" w:color="auto"/>
              <w:left w:val="threeDEmboss" w:sz="6" w:space="0" w:color="auto"/>
              <w:bottom w:val="threeDEmboss" w:sz="6" w:space="0" w:color="auto"/>
              <w:right w:val="single" w:sz="4" w:space="0" w:color="auto"/>
            </w:tcBorders>
          </w:tcPr>
          <w:p w14:paraId="6416C26A" w14:textId="48EE1646" w:rsidR="00B77545" w:rsidRPr="005C77D0" w:rsidRDefault="00A96B2F" w:rsidP="007A19E4">
            <w:pPr>
              <w:rPr>
                <w:rFonts w:ascii="Calibri Light" w:hAnsi="Calibri Light" w:cs="Arial"/>
                <w:sz w:val="18"/>
                <w:szCs w:val="18"/>
                <w:lang w:val="de-CH" w:eastAsia="de-CH"/>
              </w:rPr>
            </w:pPr>
            <w:r w:rsidRPr="005C77D0">
              <w:rPr>
                <w:rFonts w:ascii="Calibri Light" w:hAnsi="Calibri Light" w:cs="Arial"/>
                <w:sz w:val="18"/>
                <w:szCs w:val="18"/>
                <w:lang w:val="de-CH" w:eastAsia="de-CH"/>
              </w:rPr>
              <w:lastRenderedPageBreak/>
              <w:t>New</w:t>
            </w:r>
          </w:p>
        </w:tc>
        <w:tc>
          <w:tcPr>
            <w:tcW w:w="2430" w:type="dxa"/>
            <w:tcBorders>
              <w:top w:val="threeDEmboss" w:sz="6" w:space="0" w:color="auto"/>
              <w:left w:val="nil"/>
              <w:bottom w:val="threeDEmboss" w:sz="6" w:space="0" w:color="auto"/>
              <w:right w:val="single" w:sz="4" w:space="0" w:color="auto"/>
            </w:tcBorders>
          </w:tcPr>
          <w:p w14:paraId="582D5930" w14:textId="0F16FE4A" w:rsidR="00B77545" w:rsidRPr="005C77D0" w:rsidRDefault="00A96B2F" w:rsidP="656C8DC2">
            <w:pPr>
              <w:pStyle w:val="TableField-Left"/>
              <w:rPr>
                <w:rFonts w:ascii="Calibri Light" w:eastAsia="Times New Roman" w:hAnsi="Calibri Light" w:cs="Arial"/>
                <w:sz w:val="18"/>
                <w:szCs w:val="18"/>
                <w:lang w:val="de-CH" w:eastAsia="de-CH"/>
              </w:rPr>
            </w:pPr>
            <w:r w:rsidRPr="656C8DC2">
              <w:rPr>
                <w:rFonts w:ascii="Calibri Light" w:eastAsia="Times New Roman" w:hAnsi="Calibri Light" w:cs="Arial"/>
                <w:sz w:val="18"/>
                <w:szCs w:val="18"/>
                <w:lang w:val="de-CH" w:eastAsia="de-CH"/>
              </w:rPr>
              <w:t>N/A</w:t>
            </w:r>
          </w:p>
        </w:tc>
        <w:tc>
          <w:tcPr>
            <w:tcW w:w="1890" w:type="dxa"/>
            <w:tcBorders>
              <w:top w:val="threeDEmboss" w:sz="6" w:space="0" w:color="auto"/>
              <w:left w:val="single" w:sz="4" w:space="0" w:color="auto"/>
              <w:bottom w:val="threeDEmboss" w:sz="6" w:space="0" w:color="auto"/>
              <w:right w:val="single" w:sz="4" w:space="0" w:color="auto"/>
            </w:tcBorders>
          </w:tcPr>
          <w:p w14:paraId="03167569" w14:textId="77777777" w:rsidR="00A96B2F" w:rsidRPr="005C77D0" w:rsidRDefault="00A96B2F" w:rsidP="00A96B2F">
            <w:pPr>
              <w:rPr>
                <w:rFonts w:ascii="Calibri Light" w:hAnsi="Calibri Light" w:cs="Arial"/>
                <w:sz w:val="18"/>
                <w:szCs w:val="18"/>
                <w:lang w:val="de-CH" w:eastAsia="de-CH"/>
              </w:rPr>
            </w:pPr>
            <w:r w:rsidRPr="005C77D0">
              <w:rPr>
                <w:rFonts w:ascii="Calibri Light" w:hAnsi="Calibri Light" w:cs="Arial"/>
                <w:sz w:val="18"/>
                <w:szCs w:val="18"/>
                <w:lang w:val="de-CH" w:eastAsia="de-CH"/>
              </w:rPr>
              <w:t>Inaccurate or incomplete validation process with regard to recognition of business partners and 3rd party information may lead to revenue loss or fraudulent activities.</w:t>
            </w:r>
          </w:p>
          <w:p w14:paraId="5EC369DE" w14:textId="77777777" w:rsidR="00B77545" w:rsidRPr="007A19E4" w:rsidRDefault="00B77545" w:rsidP="007A19E4">
            <w:pPr>
              <w:rPr>
                <w:rFonts w:ascii="Calibri Light" w:hAnsi="Calibri Light" w:cs="Arial"/>
                <w:sz w:val="18"/>
                <w:szCs w:val="20"/>
                <w:lang w:val="de-CH" w:eastAsia="de-CH"/>
              </w:rPr>
            </w:pPr>
          </w:p>
        </w:tc>
        <w:tc>
          <w:tcPr>
            <w:tcW w:w="1980" w:type="dxa"/>
            <w:tcBorders>
              <w:top w:val="threeDEmboss" w:sz="6" w:space="0" w:color="auto"/>
              <w:left w:val="single" w:sz="4" w:space="0" w:color="auto"/>
              <w:bottom w:val="threeDEmboss" w:sz="6" w:space="0" w:color="auto"/>
              <w:right w:val="single" w:sz="4" w:space="0" w:color="auto"/>
            </w:tcBorders>
          </w:tcPr>
          <w:p w14:paraId="09C144EA" w14:textId="72A08EFA" w:rsidR="00B77545" w:rsidRPr="007A19E4" w:rsidRDefault="00976398" w:rsidP="4C4C4D01">
            <w:pPr>
              <w:rPr>
                <w:rFonts w:ascii="Calibri Light" w:hAnsi="Calibri Light" w:cs="Arial"/>
                <w:sz w:val="18"/>
                <w:szCs w:val="18"/>
                <w:lang w:val="de-CH" w:eastAsia="de-CH"/>
              </w:rPr>
            </w:pPr>
            <w:r w:rsidRPr="4C4C4D01" w:rsidDel="4C4C4D01">
              <w:rPr>
                <w:rFonts w:ascii="Calibri" w:eastAsia="Calibri" w:hAnsi="Calibri" w:cs="Calibri"/>
                <w:sz w:val="18"/>
                <w:szCs w:val="18"/>
                <w:lang w:val="de-CH"/>
              </w:rPr>
              <w:t xml:space="preserve">The front-office user (CCC/BCD Organizations) validates customer information (full customer name, and full address or contract account number or contract number for move-out, and Social Security Number (required for residential), Driver License and Tax ID for Move-out or Update Activity) before processing any action and the request is processed only if requester is the seller or sold-to party business partner, a person who has been defined as authorized by the sold-to-party business partner (e.g. authorized contact relationship to the business partner) or documentation exists for authorizing the requester has been obtained (e.g. </w:t>
            </w:r>
            <w:r w:rsidR="4C4C4D01" w:rsidRPr="4C4C4D01">
              <w:rPr>
                <w:rFonts w:ascii="Calibri" w:eastAsia="Calibri" w:hAnsi="Calibri" w:cs="Calibri"/>
                <w:sz w:val="18"/>
                <w:szCs w:val="18"/>
                <w:lang w:val="de-CH"/>
              </w:rPr>
              <w:t xml:space="preserve">business partner becomes deceased and caller is the executor or has a power of attorney for the business partner). </w:t>
            </w:r>
          </w:p>
        </w:tc>
        <w:tc>
          <w:tcPr>
            <w:tcW w:w="1170" w:type="dxa"/>
            <w:tcBorders>
              <w:top w:val="threeDEmboss" w:sz="6" w:space="0" w:color="auto"/>
              <w:left w:val="single" w:sz="4" w:space="0" w:color="auto"/>
              <w:bottom w:val="threeDEmboss" w:sz="6" w:space="0" w:color="auto"/>
              <w:right w:val="single" w:sz="4" w:space="0" w:color="auto"/>
            </w:tcBorders>
          </w:tcPr>
          <w:p w14:paraId="567D81A0" w14:textId="7F5D8A2D" w:rsidR="00B77545" w:rsidRPr="005C77D0" w:rsidRDefault="00A96B2F" w:rsidP="005C77D0">
            <w:pPr>
              <w:rPr>
                <w:rFonts w:ascii="Calibri Light" w:hAnsi="Calibri Light" w:cs="Arial"/>
                <w:sz w:val="18"/>
                <w:szCs w:val="18"/>
                <w:lang w:val="de-CH" w:eastAsia="de-CH"/>
              </w:rPr>
            </w:pPr>
            <w:r w:rsidRPr="005C77D0">
              <w:rPr>
                <w:rFonts w:ascii="Calibri Light" w:hAnsi="Calibri Light" w:cs="Arial"/>
                <w:sz w:val="18"/>
                <w:szCs w:val="18"/>
                <w:lang w:val="de-CH" w:eastAsia="de-CH"/>
              </w:rPr>
              <w:t>Manual</w:t>
            </w:r>
          </w:p>
        </w:tc>
        <w:tc>
          <w:tcPr>
            <w:tcW w:w="1440" w:type="dxa"/>
            <w:tcBorders>
              <w:top w:val="threeDEmboss" w:sz="6" w:space="0" w:color="auto"/>
              <w:left w:val="single" w:sz="4" w:space="0" w:color="auto"/>
              <w:bottom w:val="threeDEmboss" w:sz="6" w:space="0" w:color="auto"/>
              <w:right w:val="threeDEmboss" w:sz="6" w:space="0" w:color="auto"/>
            </w:tcBorders>
          </w:tcPr>
          <w:p w14:paraId="27E2AEF1" w14:textId="17CFC556" w:rsidR="00B77545" w:rsidRPr="005C77D0" w:rsidRDefault="00A96B2F" w:rsidP="005C77D0">
            <w:pPr>
              <w:rPr>
                <w:rFonts w:ascii="Calibri Light" w:hAnsi="Calibri Light" w:cs="Arial"/>
                <w:sz w:val="18"/>
                <w:szCs w:val="18"/>
                <w:lang w:val="de-CH" w:eastAsia="de-CH"/>
              </w:rPr>
            </w:pPr>
            <w:r w:rsidRPr="005C77D0">
              <w:rPr>
                <w:rFonts w:ascii="Calibri Light" w:hAnsi="Calibri Light" w:cs="Arial"/>
                <w:sz w:val="18"/>
                <w:szCs w:val="18"/>
                <w:lang w:val="de-CH" w:eastAsia="de-CH"/>
              </w:rPr>
              <w:t>N/A</w:t>
            </w:r>
          </w:p>
        </w:tc>
      </w:tr>
      <w:tr w:rsidR="00A96B2F" w:rsidRPr="000E2D04" w14:paraId="696970CD" w14:textId="77777777" w:rsidTr="672CB0CE">
        <w:trPr>
          <w:trHeight w:val="1368"/>
          <w:tblHeader/>
        </w:trPr>
        <w:tc>
          <w:tcPr>
            <w:tcW w:w="1170" w:type="dxa"/>
            <w:tcBorders>
              <w:top w:val="threeDEmboss" w:sz="6" w:space="0" w:color="auto"/>
              <w:left w:val="threeDEmboss" w:sz="6" w:space="0" w:color="auto"/>
              <w:bottom w:val="threeDEmboss" w:sz="6" w:space="0" w:color="auto"/>
              <w:right w:val="single" w:sz="4" w:space="0" w:color="auto"/>
            </w:tcBorders>
          </w:tcPr>
          <w:p w14:paraId="2A2F30C9" w14:textId="09E82D19" w:rsidR="00A96B2F" w:rsidRDefault="00A96B2F" w:rsidP="007A19E4">
            <w:pPr>
              <w:rPr>
                <w:rFonts w:ascii="Calibri Light" w:hAnsi="Calibri Light" w:cs="Arial"/>
                <w:sz w:val="18"/>
                <w:szCs w:val="18"/>
                <w:lang w:val="de-CH" w:eastAsia="de-CH"/>
              </w:rPr>
            </w:pPr>
            <w:r>
              <w:rPr>
                <w:rFonts w:ascii="Calibri Light" w:hAnsi="Calibri Light" w:cs="Arial"/>
                <w:sz w:val="18"/>
                <w:szCs w:val="18"/>
                <w:lang w:val="de-CH" w:eastAsia="de-CH"/>
              </w:rPr>
              <w:lastRenderedPageBreak/>
              <w:t>New</w:t>
            </w:r>
          </w:p>
        </w:tc>
        <w:tc>
          <w:tcPr>
            <w:tcW w:w="2430" w:type="dxa"/>
            <w:tcBorders>
              <w:top w:val="threeDEmboss" w:sz="6" w:space="0" w:color="auto"/>
              <w:left w:val="nil"/>
              <w:bottom w:val="threeDEmboss" w:sz="6" w:space="0" w:color="auto"/>
              <w:right w:val="single" w:sz="4" w:space="0" w:color="auto"/>
            </w:tcBorders>
          </w:tcPr>
          <w:p w14:paraId="6F6F50BB" w14:textId="2B16C6FD" w:rsidR="00A96B2F" w:rsidDel="00A96B2F" w:rsidRDefault="00A96B2F" w:rsidP="007A19E4">
            <w:pPr>
              <w:pStyle w:val="TableField-Left"/>
              <w:rPr>
                <w:rFonts w:ascii="Calibri Light" w:hAnsi="Calibri Light" w:cs="Arial"/>
              </w:rPr>
            </w:pPr>
            <w:r w:rsidRPr="00A96B2F">
              <w:rPr>
                <w:rFonts w:ascii="Calibri Light" w:hAnsi="Calibri Light" w:cs="Arial"/>
                <w:sz w:val="18"/>
                <w:szCs w:val="18"/>
                <w:lang w:val="de-CH"/>
              </w:rPr>
              <w:t>N/A</w:t>
            </w:r>
          </w:p>
        </w:tc>
        <w:tc>
          <w:tcPr>
            <w:tcW w:w="1890" w:type="dxa"/>
            <w:tcBorders>
              <w:top w:val="threeDEmboss" w:sz="6" w:space="0" w:color="auto"/>
              <w:left w:val="single" w:sz="4" w:space="0" w:color="auto"/>
              <w:bottom w:val="threeDEmboss" w:sz="6" w:space="0" w:color="auto"/>
              <w:right w:val="single" w:sz="4" w:space="0" w:color="auto"/>
            </w:tcBorders>
          </w:tcPr>
          <w:p w14:paraId="3763CCD4" w14:textId="77777777" w:rsidR="00A96B2F" w:rsidRPr="005C77D0" w:rsidRDefault="00A96B2F" w:rsidP="005C77D0">
            <w:pPr>
              <w:pStyle w:val="TableField-Left"/>
              <w:rPr>
                <w:rFonts w:ascii="Calibri Light" w:hAnsi="Calibri Light" w:cs="Arial"/>
                <w:sz w:val="18"/>
                <w:szCs w:val="18"/>
                <w:lang w:val="de-CH"/>
              </w:rPr>
            </w:pPr>
            <w:r w:rsidRPr="005C77D0">
              <w:rPr>
                <w:rFonts w:ascii="Calibri Light" w:hAnsi="Calibri Light" w:cs="Arial"/>
                <w:sz w:val="18"/>
                <w:szCs w:val="18"/>
                <w:lang w:val="de-CH"/>
              </w:rPr>
              <w:t>Inaccurate or incomplete validation process with regard to recognition of business partners and 3rd party information may lead to revenue loss or fraudulent activities.</w:t>
            </w:r>
          </w:p>
          <w:p w14:paraId="1C78FB3D" w14:textId="77777777" w:rsidR="00A96B2F" w:rsidRDefault="00A96B2F" w:rsidP="00A96B2F">
            <w:pPr>
              <w:rPr>
                <w:rFonts w:ascii="Calibri" w:hAnsi="Calibri"/>
                <w:i/>
                <w:iCs/>
                <w:color w:val="1F497D"/>
                <w:sz w:val="18"/>
                <w:szCs w:val="18"/>
              </w:rPr>
            </w:pPr>
          </w:p>
        </w:tc>
        <w:tc>
          <w:tcPr>
            <w:tcW w:w="1980" w:type="dxa"/>
            <w:tcBorders>
              <w:top w:val="threeDEmboss" w:sz="6" w:space="0" w:color="auto"/>
              <w:left w:val="single" w:sz="4" w:space="0" w:color="auto"/>
              <w:bottom w:val="threeDEmboss" w:sz="6" w:space="0" w:color="auto"/>
              <w:right w:val="single" w:sz="4" w:space="0" w:color="auto"/>
            </w:tcBorders>
          </w:tcPr>
          <w:p w14:paraId="684B1CD0" w14:textId="59D4D677" w:rsidR="00A96B2F" w:rsidRDefault="2DF41CD4" w:rsidP="151FDB74">
            <w:pPr>
              <w:rPr>
                <w:rFonts w:ascii="Calibri Light" w:eastAsia="Calibri Light" w:hAnsi="Calibri Light" w:cs="Calibri Light"/>
                <w:sz w:val="18"/>
                <w:szCs w:val="18"/>
                <w:lang w:val="de-CH"/>
              </w:rPr>
            </w:pPr>
            <w:r w:rsidRPr="00271934">
              <w:rPr>
                <w:rFonts w:ascii="Calibri Light" w:eastAsia="MS Mincho" w:hAnsi="Calibri Light" w:cs="Arial"/>
                <w:sz w:val="18"/>
                <w:szCs w:val="18"/>
                <w:lang w:val="de-CH" w:eastAsia="ja-JP"/>
              </w:rPr>
              <w:t>The Quality Assurance team (CCC Organization) listens and scores on a monthly basis 5 calls per agent to ensure that Move-In, Move-Out or Update Activity requestors are validated by front office operator. (Validation of full customer name, and full address or contract account number or contract number for move-out, and Social Security Number (required for residential), Driver License and Tax ID) are required for Move-out or Update Activity).  The callers are authorized requesters who are seller or sold-to party business partner, a person who has been defined as authorized by the seller or sold-to-party business partner, or requestors with documentation that authorizes the requester.  BCD Operations – Data Governance &amp; Data Quality - conducts annual contact certification to ensure communication methods with assigned business contacts are complete and accurate.</w:t>
            </w:r>
          </w:p>
        </w:tc>
        <w:tc>
          <w:tcPr>
            <w:tcW w:w="1170" w:type="dxa"/>
            <w:tcBorders>
              <w:top w:val="threeDEmboss" w:sz="6" w:space="0" w:color="auto"/>
              <w:left w:val="single" w:sz="4" w:space="0" w:color="auto"/>
              <w:bottom w:val="threeDEmboss" w:sz="6" w:space="0" w:color="auto"/>
              <w:right w:val="single" w:sz="4" w:space="0" w:color="auto"/>
            </w:tcBorders>
          </w:tcPr>
          <w:p w14:paraId="249D469C" w14:textId="752EE6F2" w:rsidR="00A96B2F" w:rsidRPr="005C77D0" w:rsidRDefault="00A96B2F" w:rsidP="007A19E4">
            <w:pPr>
              <w:pStyle w:val="TableField-Left"/>
              <w:rPr>
                <w:rFonts w:ascii="Calibri Light" w:hAnsi="Calibri Light" w:cs="Arial"/>
                <w:sz w:val="18"/>
                <w:szCs w:val="18"/>
                <w:lang w:val="de-CH"/>
              </w:rPr>
            </w:pPr>
            <w:r w:rsidRPr="005C77D0">
              <w:rPr>
                <w:rFonts w:ascii="Calibri Light" w:hAnsi="Calibri Light" w:cs="Arial"/>
                <w:sz w:val="18"/>
                <w:szCs w:val="18"/>
                <w:lang w:val="de-CH"/>
              </w:rPr>
              <w:t>ITDM (IT Dependent Manual Control)</w:t>
            </w:r>
          </w:p>
        </w:tc>
        <w:tc>
          <w:tcPr>
            <w:tcW w:w="1440" w:type="dxa"/>
            <w:tcBorders>
              <w:top w:val="threeDEmboss" w:sz="6" w:space="0" w:color="auto"/>
              <w:left w:val="single" w:sz="4" w:space="0" w:color="auto"/>
              <w:bottom w:val="threeDEmboss" w:sz="6" w:space="0" w:color="auto"/>
              <w:right w:val="threeDEmboss" w:sz="6" w:space="0" w:color="auto"/>
            </w:tcBorders>
          </w:tcPr>
          <w:p w14:paraId="40AA897E" w14:textId="235EDA96" w:rsidR="00A96B2F" w:rsidRPr="005C77D0" w:rsidRDefault="00A96B2F" w:rsidP="007A19E4">
            <w:pPr>
              <w:rPr>
                <w:rFonts w:ascii="Calibri Light" w:eastAsia="MS Mincho" w:hAnsi="Calibri Light" w:cs="Arial"/>
                <w:sz w:val="18"/>
                <w:szCs w:val="18"/>
                <w:lang w:val="de-CH" w:eastAsia="ja-JP"/>
              </w:rPr>
            </w:pPr>
            <w:r w:rsidRPr="005C77D0">
              <w:rPr>
                <w:rFonts w:ascii="Calibri Light" w:eastAsia="MS Mincho" w:hAnsi="Calibri Light" w:cs="Arial"/>
                <w:sz w:val="18"/>
                <w:szCs w:val="18"/>
                <w:lang w:val="de-CH" w:eastAsia="ja-JP"/>
              </w:rPr>
              <w:t>N/A</w:t>
            </w:r>
          </w:p>
        </w:tc>
      </w:tr>
      <w:tr w:rsidR="003B7F76" w:rsidRPr="000E2D04" w14:paraId="1A72AB65" w14:textId="77777777" w:rsidTr="672CB0CE">
        <w:trPr>
          <w:trHeight w:val="1368"/>
          <w:tblHeader/>
        </w:trPr>
        <w:tc>
          <w:tcPr>
            <w:tcW w:w="1170" w:type="dxa"/>
            <w:tcBorders>
              <w:top w:val="threeDEmboss" w:sz="6" w:space="0" w:color="auto"/>
              <w:left w:val="threeDEmboss" w:sz="6" w:space="0" w:color="auto"/>
              <w:bottom w:val="threeDEmboss" w:sz="6" w:space="0" w:color="auto"/>
              <w:right w:val="single" w:sz="4" w:space="0" w:color="auto"/>
            </w:tcBorders>
          </w:tcPr>
          <w:p w14:paraId="755F9B7B" w14:textId="54F71AD3" w:rsidR="003B7F76" w:rsidRDefault="003B7F76" w:rsidP="007A19E4">
            <w:pPr>
              <w:rPr>
                <w:rFonts w:ascii="Calibri Light" w:hAnsi="Calibri Light" w:cs="Arial"/>
                <w:sz w:val="18"/>
                <w:szCs w:val="18"/>
                <w:lang w:val="de-CH" w:eastAsia="de-CH"/>
              </w:rPr>
            </w:pPr>
            <w:r>
              <w:rPr>
                <w:rFonts w:ascii="Calibri Light" w:hAnsi="Calibri Light" w:cs="Arial"/>
                <w:sz w:val="18"/>
                <w:szCs w:val="18"/>
                <w:lang w:val="de-CH" w:eastAsia="de-CH"/>
              </w:rPr>
              <w:t>New</w:t>
            </w:r>
          </w:p>
        </w:tc>
        <w:tc>
          <w:tcPr>
            <w:tcW w:w="2430" w:type="dxa"/>
            <w:tcBorders>
              <w:top w:val="threeDEmboss" w:sz="6" w:space="0" w:color="auto"/>
              <w:left w:val="nil"/>
              <w:bottom w:val="threeDEmboss" w:sz="6" w:space="0" w:color="auto"/>
              <w:right w:val="single" w:sz="4" w:space="0" w:color="auto"/>
            </w:tcBorders>
          </w:tcPr>
          <w:p w14:paraId="6FDCBB30" w14:textId="26CCE267" w:rsidR="003B7F76" w:rsidRPr="00A96B2F" w:rsidRDefault="003B7F76" w:rsidP="007A19E4">
            <w:pPr>
              <w:pStyle w:val="TableField-Left"/>
              <w:rPr>
                <w:rFonts w:ascii="Calibri Light" w:hAnsi="Calibri Light" w:cs="Arial"/>
                <w:sz w:val="18"/>
                <w:szCs w:val="18"/>
                <w:lang w:val="de-CH"/>
              </w:rPr>
            </w:pPr>
            <w:r>
              <w:rPr>
                <w:rFonts w:ascii="Calibri Light" w:hAnsi="Calibri Light" w:cs="Arial"/>
                <w:sz w:val="18"/>
                <w:szCs w:val="18"/>
                <w:lang w:val="de-CH"/>
              </w:rPr>
              <w:t>N/A</w:t>
            </w:r>
          </w:p>
        </w:tc>
        <w:tc>
          <w:tcPr>
            <w:tcW w:w="1890" w:type="dxa"/>
            <w:tcBorders>
              <w:top w:val="threeDEmboss" w:sz="6" w:space="0" w:color="auto"/>
              <w:left w:val="single" w:sz="4" w:space="0" w:color="auto"/>
              <w:bottom w:val="threeDEmboss" w:sz="6" w:space="0" w:color="auto"/>
              <w:right w:val="single" w:sz="4" w:space="0" w:color="auto"/>
            </w:tcBorders>
          </w:tcPr>
          <w:p w14:paraId="020603DF" w14:textId="1D16436A" w:rsidR="003B7F76" w:rsidRPr="005C77D0" w:rsidRDefault="003B7F76" w:rsidP="005C77D0">
            <w:pPr>
              <w:pStyle w:val="TableField-Left"/>
              <w:rPr>
                <w:rFonts w:ascii="Calibri Light" w:hAnsi="Calibri Light" w:cs="Arial"/>
                <w:sz w:val="18"/>
                <w:szCs w:val="18"/>
                <w:lang w:val="de-CH"/>
              </w:rPr>
            </w:pPr>
            <w:r>
              <w:rPr>
                <w:rFonts w:ascii="Calibri Light" w:hAnsi="Calibri Light" w:cs="Arial"/>
                <w:sz w:val="18"/>
                <w:szCs w:val="18"/>
                <w:lang w:val="de-CH"/>
              </w:rPr>
              <w:t xml:space="preserve">Contract will not be created and appears in the error monitoring queue. </w:t>
            </w:r>
          </w:p>
        </w:tc>
        <w:tc>
          <w:tcPr>
            <w:tcW w:w="1980" w:type="dxa"/>
            <w:tcBorders>
              <w:top w:val="threeDEmboss" w:sz="6" w:space="0" w:color="auto"/>
              <w:left w:val="single" w:sz="4" w:space="0" w:color="auto"/>
              <w:bottom w:val="threeDEmboss" w:sz="6" w:space="0" w:color="auto"/>
              <w:right w:val="single" w:sz="4" w:space="0" w:color="auto"/>
            </w:tcBorders>
          </w:tcPr>
          <w:p w14:paraId="5F03E7B2" w14:textId="77777777" w:rsidR="003B7F76" w:rsidRDefault="003B7F76" w:rsidP="007A19E4">
            <w:pPr>
              <w:pStyle w:val="TableField-Left"/>
              <w:rPr>
                <w:ins w:id="1247" w:author="Tuan Yap" w:date="2018-05-03T11:44:00Z"/>
                <w:rFonts w:ascii="Calibri Light" w:hAnsi="Calibri Light" w:cs="Arial"/>
                <w:sz w:val="18"/>
                <w:szCs w:val="18"/>
                <w:lang w:val="de-CH"/>
              </w:rPr>
            </w:pPr>
            <w:r>
              <w:rPr>
                <w:rFonts w:ascii="Calibri Light" w:hAnsi="Calibri Light" w:cs="Arial"/>
                <w:sz w:val="18"/>
                <w:szCs w:val="18"/>
                <w:lang w:val="de-CH"/>
              </w:rPr>
              <w:t xml:space="preserve">When Installation is marked deleted, the Deleted checkbox will be checked and user will not be able select that Installation for Move In/ </w:t>
            </w:r>
            <w:r w:rsidR="00002B14">
              <w:rPr>
                <w:rFonts w:ascii="Calibri Light" w:hAnsi="Calibri Light" w:cs="Arial"/>
                <w:sz w:val="18"/>
                <w:szCs w:val="18"/>
                <w:lang w:val="de-CH"/>
              </w:rPr>
              <w:t>Transfer. This will eliminate user mistakenly select the deleted Installation for Move In.</w:t>
            </w:r>
          </w:p>
          <w:p w14:paraId="3BCF36FD" w14:textId="2A90D852" w:rsidR="00FD64AC" w:rsidRPr="005C77D0" w:rsidRDefault="00FD64AC" w:rsidP="007A19E4">
            <w:pPr>
              <w:pStyle w:val="TableField-Left"/>
              <w:rPr>
                <w:rFonts w:ascii="Calibri Light" w:hAnsi="Calibri Light" w:cs="Arial"/>
                <w:sz w:val="18"/>
                <w:szCs w:val="18"/>
                <w:lang w:val="de-CH"/>
              </w:rPr>
            </w:pPr>
            <w:ins w:id="1248" w:author="Tuan Yap" w:date="2018-05-03T11:46:00Z">
              <w:r>
                <w:rPr>
                  <w:rFonts w:ascii="Calibri Light" w:hAnsi="Calibri Light" w:cs="Arial"/>
                  <w:sz w:val="18"/>
                  <w:szCs w:val="18"/>
                  <w:lang w:val="de-CH"/>
                </w:rPr>
                <w:t>(Step 190 in Transfer process flow)</w:t>
              </w:r>
            </w:ins>
          </w:p>
        </w:tc>
        <w:tc>
          <w:tcPr>
            <w:tcW w:w="1170" w:type="dxa"/>
            <w:tcBorders>
              <w:top w:val="threeDEmboss" w:sz="6" w:space="0" w:color="auto"/>
              <w:left w:val="single" w:sz="4" w:space="0" w:color="auto"/>
              <w:bottom w:val="threeDEmboss" w:sz="6" w:space="0" w:color="auto"/>
              <w:right w:val="single" w:sz="4" w:space="0" w:color="auto"/>
            </w:tcBorders>
          </w:tcPr>
          <w:p w14:paraId="177D4B80" w14:textId="5AC9E659" w:rsidR="003B7F76" w:rsidRPr="005C77D0" w:rsidRDefault="003B7F76" w:rsidP="007A19E4">
            <w:pPr>
              <w:pStyle w:val="TableField-Left"/>
              <w:rPr>
                <w:rFonts w:ascii="Calibri Light" w:hAnsi="Calibri Light" w:cs="Arial"/>
                <w:sz w:val="18"/>
                <w:szCs w:val="18"/>
                <w:lang w:val="de-CH"/>
              </w:rPr>
            </w:pPr>
            <w:r>
              <w:rPr>
                <w:rFonts w:ascii="Calibri Light" w:hAnsi="Calibri Light" w:cs="Arial"/>
                <w:sz w:val="18"/>
                <w:szCs w:val="18"/>
                <w:lang w:val="de-CH"/>
              </w:rPr>
              <w:t>IT Automated Control</w:t>
            </w:r>
          </w:p>
        </w:tc>
        <w:tc>
          <w:tcPr>
            <w:tcW w:w="1440" w:type="dxa"/>
            <w:tcBorders>
              <w:top w:val="threeDEmboss" w:sz="6" w:space="0" w:color="auto"/>
              <w:left w:val="single" w:sz="4" w:space="0" w:color="auto"/>
              <w:bottom w:val="threeDEmboss" w:sz="6" w:space="0" w:color="auto"/>
              <w:right w:val="threeDEmboss" w:sz="6" w:space="0" w:color="auto"/>
            </w:tcBorders>
          </w:tcPr>
          <w:p w14:paraId="3CC631D6" w14:textId="41536BFE" w:rsidR="003B7F76" w:rsidRPr="005C77D0" w:rsidRDefault="003B7F76" w:rsidP="003B7F76">
            <w:pPr>
              <w:pStyle w:val="TableField-Left"/>
              <w:rPr>
                <w:rFonts w:ascii="Calibri Light" w:hAnsi="Calibri Light" w:cs="Arial"/>
                <w:sz w:val="18"/>
                <w:szCs w:val="18"/>
                <w:lang w:val="de-CH"/>
              </w:rPr>
            </w:pPr>
            <w:r w:rsidRPr="003B7F76">
              <w:rPr>
                <w:rFonts w:ascii="Calibri Light" w:hAnsi="Calibri Light" w:cs="Arial"/>
                <w:sz w:val="18"/>
                <w:szCs w:val="18"/>
                <w:lang w:val="de-CH"/>
              </w:rPr>
              <w:t>E-CIM-CS-02 - Capture Opt Out, Inspection Required and service fees</w:t>
            </w:r>
          </w:p>
        </w:tc>
      </w:tr>
    </w:tbl>
    <w:p w14:paraId="1085D6FC" w14:textId="77777777" w:rsidR="001375DC" w:rsidRPr="006B24F0" w:rsidRDefault="001375DC" w:rsidP="001375DC">
      <w:pPr>
        <w:pStyle w:val="Heading2TextBulleted"/>
        <w:numPr>
          <w:ilvl w:val="0"/>
          <w:numId w:val="0"/>
        </w:numPr>
        <w:ind w:left="720" w:hanging="360"/>
        <w:rPr>
          <w:rFonts w:ascii="Calibri Light" w:hAnsi="Calibri Light" w:cs="Arial"/>
        </w:rPr>
      </w:pPr>
    </w:p>
    <w:p w14:paraId="79954E6C" w14:textId="77777777" w:rsidR="00D96A12" w:rsidRPr="006B24F0" w:rsidRDefault="00D96A12" w:rsidP="001C2777">
      <w:pPr>
        <w:pStyle w:val="Heading2"/>
      </w:pPr>
      <w:bookmarkStart w:id="1249" w:name="_Toc509409293"/>
      <w:bookmarkStart w:id="1250" w:name="_Toc509475049"/>
      <w:bookmarkStart w:id="1251" w:name="_Toc509481769"/>
      <w:bookmarkStart w:id="1252" w:name="_Toc510117077"/>
      <w:r w:rsidRPr="006B24F0">
        <w:lastRenderedPageBreak/>
        <w:t>Security Considerations</w:t>
      </w:r>
      <w:bookmarkEnd w:id="1249"/>
      <w:bookmarkEnd w:id="1250"/>
      <w:bookmarkEnd w:id="1251"/>
      <w:bookmarkEnd w:id="1252"/>
    </w:p>
    <w:p w14:paraId="21870967" w14:textId="77777777" w:rsidR="00D96A12" w:rsidRPr="006B24F0" w:rsidRDefault="00D96A12" w:rsidP="00FD4587">
      <w:pPr>
        <w:pStyle w:val="Heading2TextBulleted"/>
        <w:numPr>
          <w:ilvl w:val="0"/>
          <w:numId w:val="0"/>
        </w:numPr>
        <w:rPr>
          <w:rFonts w:ascii="Calibri Light" w:hAnsi="Calibri Light" w:cs="Arial"/>
        </w:rPr>
      </w:pPr>
    </w:p>
    <w:tbl>
      <w:tblPr>
        <w:tblW w:w="9810" w:type="dxa"/>
        <w:tblInd w:w="-23"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ayout w:type="fixed"/>
        <w:tblLook w:val="01E0" w:firstRow="1" w:lastRow="1" w:firstColumn="1" w:lastColumn="1" w:noHBand="0" w:noVBand="0"/>
      </w:tblPr>
      <w:tblGrid>
        <w:gridCol w:w="1260"/>
        <w:gridCol w:w="1710"/>
        <w:gridCol w:w="1980"/>
        <w:gridCol w:w="2340"/>
        <w:gridCol w:w="2520"/>
      </w:tblGrid>
      <w:tr w:rsidR="00D96A12" w:rsidRPr="006B24F0" w14:paraId="6E262C2C" w14:textId="77777777" w:rsidTr="656C8DC2">
        <w:trPr>
          <w:cantSplit/>
          <w:trHeight w:val="432"/>
          <w:tblHeader/>
        </w:trPr>
        <w:tc>
          <w:tcPr>
            <w:tcW w:w="1260" w:type="dxa"/>
            <w:tcBorders>
              <w:top w:val="threeDEmboss" w:sz="6" w:space="0" w:color="auto"/>
              <w:bottom w:val="threeDEmboss" w:sz="6" w:space="0" w:color="auto"/>
            </w:tcBorders>
            <w:shd w:val="clear" w:color="auto" w:fill="F9FBAF"/>
            <w:vAlign w:val="center"/>
          </w:tcPr>
          <w:p w14:paraId="54807E72" w14:textId="77777777" w:rsidR="00D96A12" w:rsidRPr="006B24F0" w:rsidRDefault="00D96A12" w:rsidP="00086A87">
            <w:pPr>
              <w:pStyle w:val="TableHeader-Left"/>
              <w:rPr>
                <w:rFonts w:ascii="Calibri Light" w:hAnsi="Calibri Light" w:cs="Arial"/>
              </w:rPr>
            </w:pPr>
            <w:r w:rsidRPr="006B24F0">
              <w:rPr>
                <w:rFonts w:ascii="Calibri Light" w:hAnsi="Calibri Light" w:cs="Arial"/>
              </w:rPr>
              <w:lastRenderedPageBreak/>
              <w:t xml:space="preserve">Role </w:t>
            </w:r>
          </w:p>
        </w:tc>
        <w:tc>
          <w:tcPr>
            <w:tcW w:w="1710" w:type="dxa"/>
            <w:tcBorders>
              <w:top w:val="threeDEmboss" w:sz="6" w:space="0" w:color="auto"/>
              <w:bottom w:val="threeDEmboss" w:sz="6" w:space="0" w:color="auto"/>
            </w:tcBorders>
            <w:shd w:val="clear" w:color="auto" w:fill="F9FBAF"/>
            <w:vAlign w:val="center"/>
          </w:tcPr>
          <w:p w14:paraId="607FC6EF" w14:textId="77777777" w:rsidR="00D96A12" w:rsidRPr="006B24F0" w:rsidRDefault="00D96A12" w:rsidP="00086A87">
            <w:pPr>
              <w:pStyle w:val="TableHeader-Left"/>
              <w:rPr>
                <w:rFonts w:ascii="Calibri Light" w:hAnsi="Calibri Light" w:cs="Arial"/>
              </w:rPr>
            </w:pPr>
            <w:r w:rsidRPr="006B24F0">
              <w:rPr>
                <w:rFonts w:ascii="Calibri Light" w:hAnsi="Calibri Light" w:cs="Arial"/>
              </w:rPr>
              <w:t xml:space="preserve">Transaction Code (T-Code) </w:t>
            </w:r>
          </w:p>
        </w:tc>
        <w:tc>
          <w:tcPr>
            <w:tcW w:w="1980" w:type="dxa"/>
            <w:tcBorders>
              <w:top w:val="threeDEmboss" w:sz="6" w:space="0" w:color="auto"/>
              <w:bottom w:val="threeDEmboss" w:sz="6" w:space="0" w:color="auto"/>
            </w:tcBorders>
            <w:shd w:val="clear" w:color="auto" w:fill="F9FBAF"/>
            <w:vAlign w:val="center"/>
          </w:tcPr>
          <w:p w14:paraId="20FFB1C4" w14:textId="77777777" w:rsidR="00D96A12" w:rsidRPr="006B24F0" w:rsidRDefault="00D96A12" w:rsidP="00086A87">
            <w:pPr>
              <w:pStyle w:val="TableHeader-Left"/>
              <w:rPr>
                <w:rFonts w:ascii="Calibri Light" w:hAnsi="Calibri Light" w:cs="Arial"/>
              </w:rPr>
            </w:pPr>
            <w:r w:rsidRPr="006B24F0">
              <w:rPr>
                <w:rFonts w:ascii="Calibri Light" w:hAnsi="Calibri Light" w:cs="Arial"/>
              </w:rPr>
              <w:t>T-Code Description</w:t>
            </w:r>
          </w:p>
        </w:tc>
        <w:tc>
          <w:tcPr>
            <w:tcW w:w="2340" w:type="dxa"/>
            <w:tcBorders>
              <w:top w:val="threeDEmboss" w:sz="6" w:space="0" w:color="auto"/>
              <w:bottom w:val="threeDEmboss" w:sz="6" w:space="0" w:color="auto"/>
            </w:tcBorders>
            <w:shd w:val="clear" w:color="auto" w:fill="F9FBAF"/>
            <w:vAlign w:val="center"/>
          </w:tcPr>
          <w:p w14:paraId="0C53781C" w14:textId="77777777" w:rsidR="00D96A12" w:rsidRPr="006B24F0" w:rsidRDefault="00D96A12" w:rsidP="00086A87">
            <w:pPr>
              <w:pStyle w:val="TableHeader-Left"/>
              <w:rPr>
                <w:rFonts w:ascii="Calibri Light" w:hAnsi="Calibri Light" w:cs="Arial"/>
              </w:rPr>
            </w:pPr>
            <w:r w:rsidRPr="006B24F0">
              <w:rPr>
                <w:rFonts w:ascii="Calibri Light" w:hAnsi="Calibri Light" w:cs="Arial"/>
              </w:rPr>
              <w:t>Authorization Attributes</w:t>
            </w:r>
          </w:p>
        </w:tc>
        <w:tc>
          <w:tcPr>
            <w:tcW w:w="2520" w:type="dxa"/>
            <w:tcBorders>
              <w:top w:val="threeDEmboss" w:sz="6" w:space="0" w:color="auto"/>
              <w:bottom w:val="threeDEmboss" w:sz="6" w:space="0" w:color="auto"/>
            </w:tcBorders>
            <w:shd w:val="clear" w:color="auto" w:fill="F9FBAF"/>
            <w:vAlign w:val="center"/>
          </w:tcPr>
          <w:p w14:paraId="79337DB8" w14:textId="77777777" w:rsidR="00D96A12" w:rsidRPr="006B24F0" w:rsidRDefault="00D96A12" w:rsidP="00086A87">
            <w:pPr>
              <w:pStyle w:val="TableHeader-Left"/>
              <w:rPr>
                <w:rFonts w:ascii="Calibri Light" w:hAnsi="Calibri Light" w:cs="Arial"/>
              </w:rPr>
            </w:pPr>
            <w:r w:rsidRPr="006B24F0">
              <w:rPr>
                <w:rFonts w:ascii="Calibri Light" w:hAnsi="Calibri Light" w:cs="Arial"/>
              </w:rPr>
              <w:t xml:space="preserve">SOD Conflicts (Yes/No) </w:t>
            </w:r>
          </w:p>
          <w:p w14:paraId="476AFAD9" w14:textId="77777777" w:rsidR="00D96A12" w:rsidRPr="006B24F0" w:rsidRDefault="00D96A12" w:rsidP="00086A87">
            <w:pPr>
              <w:pStyle w:val="TableHeader-Left"/>
              <w:rPr>
                <w:rFonts w:ascii="Calibri Light" w:hAnsi="Calibri Light" w:cs="Arial"/>
              </w:rPr>
            </w:pPr>
            <w:r w:rsidRPr="006B24F0">
              <w:rPr>
                <w:rFonts w:ascii="Calibri Light" w:hAnsi="Calibri Light" w:cs="Arial"/>
              </w:rPr>
              <w:t>If SOD Conflicts Yes. Identify the 2 conflicting t-codes</w:t>
            </w:r>
          </w:p>
        </w:tc>
      </w:tr>
      <w:tr w:rsidR="00AB1304" w:rsidRPr="006B24F0" w14:paraId="02DA2E84" w14:textId="77777777" w:rsidTr="656C8DC2">
        <w:trPr>
          <w:cantSplit/>
          <w:trHeight w:val="108"/>
          <w:tblHeader/>
        </w:trPr>
        <w:tc>
          <w:tcPr>
            <w:tcW w:w="1260" w:type="dxa"/>
            <w:tcBorders>
              <w:top w:val="threeDEmboss" w:sz="6" w:space="0" w:color="auto"/>
              <w:bottom w:val="single" w:sz="6" w:space="0" w:color="auto"/>
            </w:tcBorders>
            <w:vAlign w:val="center"/>
          </w:tcPr>
          <w:p w14:paraId="49798FEA" w14:textId="27FDAE8D" w:rsidR="00AB1304" w:rsidRPr="006B24F0" w:rsidRDefault="00ED4E08" w:rsidP="00AB1304">
            <w:pPr>
              <w:pStyle w:val="TableField-Left"/>
              <w:rPr>
                <w:rFonts w:ascii="Calibri Light" w:hAnsi="Calibri Light" w:cs="Arial"/>
              </w:rPr>
            </w:pPr>
            <w:del w:id="1253" w:author="Tuan Yap" w:date="2018-05-08T11:29:00Z">
              <w:r w:rsidDel="00EB120D">
                <w:rPr>
                  <w:rFonts w:ascii="Calibri Light" w:hAnsi="Calibri Light" w:cs="Arial"/>
                </w:rPr>
                <w:delText>CCC</w:delText>
              </w:r>
              <w:r w:rsidR="00AB1304" w:rsidDel="00EB120D">
                <w:rPr>
                  <w:rFonts w:ascii="Calibri Light" w:hAnsi="Calibri Light" w:cs="Arial"/>
                </w:rPr>
                <w:delText>, BCD, RSO, Offline support, SCE.COM, IVR</w:delText>
              </w:r>
            </w:del>
            <w:ins w:id="1254" w:author="Tuan Yap" w:date="2018-05-08T11:29:00Z">
              <w:r w:rsidR="00EB120D">
                <w:rPr>
                  <w:rFonts w:ascii="Calibri Light" w:hAnsi="Calibri Light" w:cs="Arial"/>
                </w:rPr>
                <w:t>Create Move Out</w:t>
              </w:r>
            </w:ins>
          </w:p>
        </w:tc>
        <w:tc>
          <w:tcPr>
            <w:tcW w:w="1710" w:type="dxa"/>
            <w:tcBorders>
              <w:top w:val="threeDEmboss" w:sz="6" w:space="0" w:color="auto"/>
              <w:bottom w:val="single" w:sz="6" w:space="0" w:color="auto"/>
            </w:tcBorders>
            <w:vAlign w:val="center"/>
          </w:tcPr>
          <w:p w14:paraId="5792EEA1" w14:textId="3486EB78" w:rsidR="00AB1304" w:rsidRPr="006B24F0" w:rsidRDefault="00AB1304" w:rsidP="00AB1304">
            <w:pPr>
              <w:pStyle w:val="TableField-Left"/>
              <w:rPr>
                <w:rFonts w:ascii="Calibri Light" w:hAnsi="Calibri Light" w:cs="Arial"/>
              </w:rPr>
            </w:pPr>
            <w:r>
              <w:rPr>
                <w:rFonts w:ascii="Calibri Light" w:hAnsi="Calibri Light" w:cs="Arial"/>
              </w:rPr>
              <w:t>Hybris C4C - Move Out</w:t>
            </w:r>
          </w:p>
        </w:tc>
        <w:tc>
          <w:tcPr>
            <w:tcW w:w="1980" w:type="dxa"/>
            <w:tcBorders>
              <w:top w:val="threeDEmboss" w:sz="6" w:space="0" w:color="auto"/>
              <w:bottom w:val="single" w:sz="6" w:space="0" w:color="auto"/>
            </w:tcBorders>
            <w:vAlign w:val="center"/>
          </w:tcPr>
          <w:p w14:paraId="3AD98289" w14:textId="2D7CFFF4" w:rsidR="00AB1304" w:rsidRPr="006B24F0" w:rsidRDefault="00AB1304" w:rsidP="00AB1304">
            <w:pPr>
              <w:pStyle w:val="TableField-Left"/>
              <w:rPr>
                <w:rFonts w:ascii="Calibri Light" w:hAnsi="Calibri Light" w:cs="Arial"/>
              </w:rPr>
            </w:pPr>
            <w:r>
              <w:rPr>
                <w:rFonts w:ascii="Calibri Light" w:hAnsi="Calibri Light" w:cs="Arial"/>
              </w:rPr>
              <w:t>Hybris C4C Move Out Creation functionality</w:t>
            </w:r>
          </w:p>
        </w:tc>
        <w:tc>
          <w:tcPr>
            <w:tcW w:w="2340" w:type="dxa"/>
            <w:tcBorders>
              <w:top w:val="threeDEmboss" w:sz="6" w:space="0" w:color="auto"/>
              <w:bottom w:val="single" w:sz="6" w:space="0" w:color="auto"/>
            </w:tcBorders>
            <w:vAlign w:val="center"/>
          </w:tcPr>
          <w:p w14:paraId="457198C3" w14:textId="77777777" w:rsidR="00AB1304" w:rsidRPr="006B24F0" w:rsidRDefault="00AB1304" w:rsidP="00AB1304">
            <w:pPr>
              <w:pStyle w:val="TableField-Left"/>
              <w:rPr>
                <w:rFonts w:ascii="Calibri Light" w:hAnsi="Calibri Light" w:cs="Arial"/>
              </w:rPr>
            </w:pPr>
          </w:p>
        </w:tc>
        <w:tc>
          <w:tcPr>
            <w:tcW w:w="2520" w:type="dxa"/>
            <w:tcBorders>
              <w:top w:val="threeDEmboss" w:sz="6" w:space="0" w:color="auto"/>
              <w:bottom w:val="single" w:sz="6" w:space="0" w:color="auto"/>
            </w:tcBorders>
            <w:vAlign w:val="center"/>
          </w:tcPr>
          <w:p w14:paraId="31FE4642" w14:textId="3F262999" w:rsidR="00AB1304" w:rsidRPr="006B24F0" w:rsidRDefault="00FC312F" w:rsidP="00AB1304">
            <w:pPr>
              <w:pStyle w:val="TableField-Left"/>
              <w:rPr>
                <w:rFonts w:ascii="Calibri Light" w:hAnsi="Calibri Light" w:cs="Arial"/>
              </w:rPr>
            </w:pPr>
            <w:r>
              <w:rPr>
                <w:rFonts w:ascii="Calibri Light" w:hAnsi="Calibri Light" w:cs="Arial"/>
              </w:rPr>
              <w:t>No</w:t>
            </w:r>
          </w:p>
        </w:tc>
      </w:tr>
      <w:tr w:rsidR="00AB1304" w:rsidRPr="006B24F0" w14:paraId="3E41CB9F" w14:textId="77777777" w:rsidTr="656C8DC2">
        <w:trPr>
          <w:cantSplit/>
          <w:trHeight w:val="111"/>
          <w:tblHeader/>
        </w:trPr>
        <w:tc>
          <w:tcPr>
            <w:tcW w:w="1260" w:type="dxa"/>
            <w:tcBorders>
              <w:top w:val="single" w:sz="6" w:space="0" w:color="auto"/>
              <w:bottom w:val="threeDEmboss" w:sz="6" w:space="0" w:color="auto"/>
            </w:tcBorders>
            <w:vAlign w:val="center"/>
          </w:tcPr>
          <w:p w14:paraId="07373DF2" w14:textId="2BB712ED" w:rsidR="00AB1304" w:rsidRPr="006B24F0" w:rsidRDefault="00ED4E08" w:rsidP="00AB1304">
            <w:pPr>
              <w:pStyle w:val="TableField-Left"/>
              <w:rPr>
                <w:rFonts w:ascii="Calibri Light" w:hAnsi="Calibri Light" w:cs="Arial"/>
              </w:rPr>
            </w:pPr>
            <w:del w:id="1255" w:author="Tuan Yap" w:date="2018-05-08T11:29:00Z">
              <w:r w:rsidDel="00EB120D">
                <w:rPr>
                  <w:rFonts w:ascii="Calibri Light" w:hAnsi="Calibri Light" w:cs="Arial"/>
                </w:rPr>
                <w:delText>CCC</w:delText>
              </w:r>
              <w:r w:rsidR="00AB1304" w:rsidDel="00EB120D">
                <w:rPr>
                  <w:rFonts w:ascii="Calibri Light" w:hAnsi="Calibri Light" w:cs="Arial"/>
                </w:rPr>
                <w:delText>, BCD, RSO, Offline support, SCE.COM, IVR</w:delText>
              </w:r>
            </w:del>
            <w:ins w:id="1256" w:author="Tuan Yap" w:date="2018-05-08T11:29:00Z">
              <w:r w:rsidR="00EB120D">
                <w:rPr>
                  <w:rFonts w:ascii="Calibri Light" w:hAnsi="Calibri Light" w:cs="Arial"/>
                </w:rPr>
                <w:t>Move Out Date Change</w:t>
              </w:r>
            </w:ins>
          </w:p>
        </w:tc>
        <w:tc>
          <w:tcPr>
            <w:tcW w:w="1710" w:type="dxa"/>
            <w:tcBorders>
              <w:top w:val="single" w:sz="6" w:space="0" w:color="auto"/>
              <w:bottom w:val="threeDEmboss" w:sz="6" w:space="0" w:color="auto"/>
            </w:tcBorders>
            <w:vAlign w:val="center"/>
          </w:tcPr>
          <w:p w14:paraId="6D502509" w14:textId="3320013A" w:rsidR="00AB1304" w:rsidRPr="006B24F0" w:rsidRDefault="00AB1304" w:rsidP="00AB1304">
            <w:pPr>
              <w:pStyle w:val="TableField-Left"/>
              <w:rPr>
                <w:rFonts w:ascii="Calibri Light" w:hAnsi="Calibri Light" w:cs="Arial"/>
              </w:rPr>
            </w:pPr>
            <w:r>
              <w:rPr>
                <w:rFonts w:ascii="Calibri Light" w:hAnsi="Calibri Light" w:cs="Arial"/>
              </w:rPr>
              <w:t xml:space="preserve">Hybris </w:t>
            </w:r>
            <w:r w:rsidR="008A63F3">
              <w:rPr>
                <w:rFonts w:ascii="Calibri Light" w:hAnsi="Calibri Light" w:cs="Arial"/>
              </w:rPr>
              <w:t>C4C - Move Out</w:t>
            </w:r>
            <w:r>
              <w:rPr>
                <w:rFonts w:ascii="Calibri Light" w:hAnsi="Calibri Light" w:cs="Arial"/>
              </w:rPr>
              <w:t xml:space="preserve"> Date Change</w:t>
            </w:r>
          </w:p>
        </w:tc>
        <w:tc>
          <w:tcPr>
            <w:tcW w:w="1980" w:type="dxa"/>
            <w:tcBorders>
              <w:top w:val="single" w:sz="6" w:space="0" w:color="auto"/>
              <w:bottom w:val="threeDEmboss" w:sz="6" w:space="0" w:color="auto"/>
            </w:tcBorders>
            <w:vAlign w:val="center"/>
          </w:tcPr>
          <w:p w14:paraId="36A9BCFA" w14:textId="282609C6" w:rsidR="00AB1304" w:rsidRPr="006B24F0" w:rsidRDefault="00AB1304" w:rsidP="00AB1304">
            <w:pPr>
              <w:pStyle w:val="TableField-Left"/>
              <w:rPr>
                <w:rFonts w:ascii="Calibri Light" w:hAnsi="Calibri Light" w:cs="Arial"/>
              </w:rPr>
            </w:pPr>
            <w:r>
              <w:rPr>
                <w:rFonts w:ascii="Calibri Light" w:hAnsi="Calibri Light" w:cs="Arial"/>
              </w:rPr>
              <w:t xml:space="preserve">Hybris </w:t>
            </w:r>
            <w:r w:rsidR="008A63F3">
              <w:rPr>
                <w:rFonts w:ascii="Calibri Light" w:hAnsi="Calibri Light" w:cs="Arial"/>
              </w:rPr>
              <w:t>C4C Move Out</w:t>
            </w:r>
            <w:r>
              <w:rPr>
                <w:rFonts w:ascii="Calibri Light" w:hAnsi="Calibri Light" w:cs="Arial"/>
              </w:rPr>
              <w:t xml:space="preserve"> Date Change functionality</w:t>
            </w:r>
          </w:p>
        </w:tc>
        <w:tc>
          <w:tcPr>
            <w:tcW w:w="2340" w:type="dxa"/>
            <w:tcBorders>
              <w:top w:val="single" w:sz="6" w:space="0" w:color="auto"/>
              <w:bottom w:val="threeDEmboss" w:sz="6" w:space="0" w:color="auto"/>
            </w:tcBorders>
            <w:vAlign w:val="center"/>
          </w:tcPr>
          <w:p w14:paraId="28C390F9" w14:textId="77777777" w:rsidR="00AB1304" w:rsidRPr="006B24F0" w:rsidRDefault="00AB1304" w:rsidP="00AB1304">
            <w:pPr>
              <w:pStyle w:val="TableField-Left"/>
              <w:rPr>
                <w:rFonts w:ascii="Calibri Light" w:hAnsi="Calibri Light" w:cs="Arial"/>
              </w:rPr>
            </w:pPr>
          </w:p>
        </w:tc>
        <w:tc>
          <w:tcPr>
            <w:tcW w:w="2520" w:type="dxa"/>
            <w:tcBorders>
              <w:top w:val="single" w:sz="6" w:space="0" w:color="auto"/>
              <w:bottom w:val="threeDEmboss" w:sz="6" w:space="0" w:color="auto"/>
            </w:tcBorders>
            <w:vAlign w:val="center"/>
          </w:tcPr>
          <w:p w14:paraId="719D653D" w14:textId="74CDED7C" w:rsidR="00AB1304" w:rsidRPr="006B24F0" w:rsidRDefault="00FC312F" w:rsidP="00AB1304">
            <w:pPr>
              <w:pStyle w:val="TableField-Left"/>
              <w:rPr>
                <w:rFonts w:ascii="Calibri Light" w:hAnsi="Calibri Light" w:cs="Arial"/>
              </w:rPr>
            </w:pPr>
            <w:r>
              <w:rPr>
                <w:rFonts w:ascii="Calibri Light" w:hAnsi="Calibri Light" w:cs="Arial"/>
              </w:rPr>
              <w:t>No</w:t>
            </w:r>
          </w:p>
        </w:tc>
      </w:tr>
      <w:tr w:rsidR="00AB1304" w:rsidRPr="006B24F0" w14:paraId="724CCD39" w14:textId="77777777" w:rsidTr="656C8DC2">
        <w:trPr>
          <w:cantSplit/>
          <w:trHeight w:val="111"/>
          <w:tblHeader/>
        </w:trPr>
        <w:tc>
          <w:tcPr>
            <w:tcW w:w="1260" w:type="dxa"/>
            <w:tcBorders>
              <w:top w:val="single" w:sz="6" w:space="0" w:color="auto"/>
              <w:bottom w:val="threeDEmboss" w:sz="6" w:space="0" w:color="auto"/>
            </w:tcBorders>
            <w:vAlign w:val="center"/>
          </w:tcPr>
          <w:p w14:paraId="5FCAFB30" w14:textId="4E37F97C" w:rsidR="00AB1304" w:rsidRDefault="00ED4E08" w:rsidP="00AB1304">
            <w:pPr>
              <w:pStyle w:val="TableField-Left"/>
              <w:rPr>
                <w:rFonts w:ascii="Calibri Light" w:hAnsi="Calibri Light" w:cs="Arial"/>
              </w:rPr>
            </w:pPr>
            <w:del w:id="1257" w:author="Tuan Yap" w:date="2018-05-08T11:29:00Z">
              <w:r w:rsidDel="00EB120D">
                <w:rPr>
                  <w:rFonts w:ascii="Calibri Light" w:hAnsi="Calibri Light" w:cs="Arial"/>
                </w:rPr>
                <w:delText>CCC</w:delText>
              </w:r>
              <w:r w:rsidR="008A63F3" w:rsidDel="00EB120D">
                <w:rPr>
                  <w:rFonts w:ascii="Calibri Light" w:hAnsi="Calibri Light" w:cs="Arial"/>
                </w:rPr>
                <w:delText>, BCD, RSO, Offline support, SCE.COM, IVR</w:delText>
              </w:r>
            </w:del>
            <w:ins w:id="1258" w:author="Tuan Yap" w:date="2018-05-08T11:29:00Z">
              <w:r w:rsidR="00EB120D">
                <w:rPr>
                  <w:rFonts w:ascii="Calibri Light" w:hAnsi="Calibri Light" w:cs="Arial"/>
                </w:rPr>
                <w:t>Move Out Reversal</w:t>
              </w:r>
            </w:ins>
          </w:p>
        </w:tc>
        <w:tc>
          <w:tcPr>
            <w:tcW w:w="1710" w:type="dxa"/>
            <w:tcBorders>
              <w:top w:val="single" w:sz="6" w:space="0" w:color="auto"/>
              <w:bottom w:val="threeDEmboss" w:sz="6" w:space="0" w:color="auto"/>
            </w:tcBorders>
            <w:vAlign w:val="center"/>
          </w:tcPr>
          <w:p w14:paraId="09133C01" w14:textId="1B518096" w:rsidR="00AB1304" w:rsidRDefault="00AB1304" w:rsidP="008A63F3">
            <w:pPr>
              <w:pStyle w:val="TableField-Left"/>
              <w:rPr>
                <w:rFonts w:ascii="Calibri Light" w:hAnsi="Calibri Light" w:cs="Arial"/>
              </w:rPr>
            </w:pPr>
            <w:r>
              <w:rPr>
                <w:rFonts w:ascii="Calibri Light" w:hAnsi="Calibri Light" w:cs="Arial"/>
              </w:rPr>
              <w:t xml:space="preserve">Hybris </w:t>
            </w:r>
            <w:r w:rsidR="008A63F3">
              <w:rPr>
                <w:rFonts w:ascii="Calibri Light" w:hAnsi="Calibri Light" w:cs="Arial"/>
              </w:rPr>
              <w:t>C4C – Move Out</w:t>
            </w:r>
            <w:r>
              <w:rPr>
                <w:rFonts w:ascii="Calibri Light" w:hAnsi="Calibri Light" w:cs="Arial"/>
              </w:rPr>
              <w:t xml:space="preserve"> </w:t>
            </w:r>
            <w:r w:rsidR="008A63F3">
              <w:rPr>
                <w:rFonts w:ascii="Calibri Light" w:hAnsi="Calibri Light" w:cs="Arial"/>
              </w:rPr>
              <w:t>Reversal</w:t>
            </w:r>
          </w:p>
        </w:tc>
        <w:tc>
          <w:tcPr>
            <w:tcW w:w="1980" w:type="dxa"/>
            <w:tcBorders>
              <w:top w:val="single" w:sz="6" w:space="0" w:color="auto"/>
              <w:bottom w:val="threeDEmboss" w:sz="6" w:space="0" w:color="auto"/>
            </w:tcBorders>
            <w:vAlign w:val="center"/>
          </w:tcPr>
          <w:p w14:paraId="41F1A47E" w14:textId="5AB01119" w:rsidR="00AB1304" w:rsidRDefault="00AB1304" w:rsidP="008A63F3">
            <w:pPr>
              <w:pStyle w:val="TableField-Left"/>
              <w:rPr>
                <w:rFonts w:ascii="Calibri Light" w:hAnsi="Calibri Light" w:cs="Arial"/>
              </w:rPr>
            </w:pPr>
            <w:r>
              <w:rPr>
                <w:rFonts w:ascii="Calibri Light" w:hAnsi="Calibri Light" w:cs="Arial"/>
              </w:rPr>
              <w:t xml:space="preserve">Hybris </w:t>
            </w:r>
            <w:r w:rsidR="008A63F3">
              <w:rPr>
                <w:rFonts w:ascii="Calibri Light" w:hAnsi="Calibri Light" w:cs="Arial"/>
              </w:rPr>
              <w:t>C4C Move Out</w:t>
            </w:r>
            <w:r>
              <w:rPr>
                <w:rFonts w:ascii="Calibri Light" w:hAnsi="Calibri Light" w:cs="Arial"/>
              </w:rPr>
              <w:t xml:space="preserve"> </w:t>
            </w:r>
            <w:r w:rsidR="008A63F3">
              <w:rPr>
                <w:rFonts w:ascii="Calibri Light" w:hAnsi="Calibri Light" w:cs="Arial"/>
              </w:rPr>
              <w:t>Reversal</w:t>
            </w:r>
            <w:r>
              <w:rPr>
                <w:rFonts w:ascii="Calibri Light" w:hAnsi="Calibri Light" w:cs="Arial"/>
              </w:rPr>
              <w:t xml:space="preserve"> functionality</w:t>
            </w:r>
          </w:p>
        </w:tc>
        <w:tc>
          <w:tcPr>
            <w:tcW w:w="2340" w:type="dxa"/>
            <w:tcBorders>
              <w:top w:val="single" w:sz="6" w:space="0" w:color="auto"/>
              <w:bottom w:val="threeDEmboss" w:sz="6" w:space="0" w:color="auto"/>
            </w:tcBorders>
            <w:vAlign w:val="center"/>
          </w:tcPr>
          <w:p w14:paraId="6E403D1A" w14:textId="77777777" w:rsidR="00AB1304" w:rsidRPr="006B24F0" w:rsidRDefault="00AB1304" w:rsidP="00AB1304">
            <w:pPr>
              <w:pStyle w:val="TableField-Left"/>
              <w:rPr>
                <w:rFonts w:ascii="Calibri Light" w:hAnsi="Calibri Light" w:cs="Arial"/>
              </w:rPr>
            </w:pPr>
          </w:p>
        </w:tc>
        <w:tc>
          <w:tcPr>
            <w:tcW w:w="2520" w:type="dxa"/>
            <w:tcBorders>
              <w:top w:val="single" w:sz="6" w:space="0" w:color="auto"/>
              <w:bottom w:val="threeDEmboss" w:sz="6" w:space="0" w:color="auto"/>
            </w:tcBorders>
            <w:vAlign w:val="center"/>
          </w:tcPr>
          <w:p w14:paraId="31750BA7" w14:textId="125EDBE3" w:rsidR="00AB1304" w:rsidRPr="006B24F0" w:rsidRDefault="00FC312F" w:rsidP="00AB1304">
            <w:pPr>
              <w:pStyle w:val="TableField-Left"/>
              <w:rPr>
                <w:rFonts w:ascii="Calibri Light" w:hAnsi="Calibri Light" w:cs="Arial"/>
              </w:rPr>
            </w:pPr>
            <w:r>
              <w:rPr>
                <w:rFonts w:ascii="Calibri Light" w:hAnsi="Calibri Light" w:cs="Arial"/>
              </w:rPr>
              <w:t>No</w:t>
            </w:r>
          </w:p>
        </w:tc>
      </w:tr>
      <w:tr w:rsidR="008A63F3" w:rsidRPr="006B24F0" w14:paraId="089C8731" w14:textId="77777777" w:rsidTr="656C8DC2">
        <w:trPr>
          <w:cantSplit/>
          <w:trHeight w:val="111"/>
          <w:tblHeader/>
        </w:trPr>
        <w:tc>
          <w:tcPr>
            <w:tcW w:w="1260" w:type="dxa"/>
            <w:tcBorders>
              <w:top w:val="single" w:sz="6" w:space="0" w:color="auto"/>
              <w:bottom w:val="threeDEmboss" w:sz="6" w:space="0" w:color="auto"/>
            </w:tcBorders>
            <w:vAlign w:val="center"/>
          </w:tcPr>
          <w:p w14:paraId="77138835" w14:textId="287CBCA0" w:rsidR="008A63F3" w:rsidRDefault="00ED4E08" w:rsidP="00AB1304">
            <w:pPr>
              <w:pStyle w:val="TableField-Left"/>
              <w:rPr>
                <w:rFonts w:ascii="Calibri Light" w:hAnsi="Calibri Light" w:cs="Arial"/>
              </w:rPr>
            </w:pPr>
            <w:del w:id="1259" w:author="Tuan Yap" w:date="2018-05-08T11:30:00Z">
              <w:r w:rsidDel="00EB120D">
                <w:rPr>
                  <w:rFonts w:ascii="Calibri Light" w:hAnsi="Calibri Light" w:cs="Arial"/>
                </w:rPr>
                <w:delText>CCC</w:delText>
              </w:r>
              <w:r w:rsidR="008A63F3" w:rsidDel="00EB120D">
                <w:rPr>
                  <w:rFonts w:ascii="Calibri Light" w:hAnsi="Calibri Light" w:cs="Arial"/>
                </w:rPr>
                <w:delText>, BCD, RSO, Offline support, SCE.COM, IVR</w:delText>
              </w:r>
            </w:del>
            <w:ins w:id="1260" w:author="Tuan Yap" w:date="2018-05-08T11:30:00Z">
              <w:r w:rsidR="00EB120D">
                <w:rPr>
                  <w:rFonts w:ascii="Calibri Light" w:hAnsi="Calibri Light" w:cs="Arial"/>
                </w:rPr>
                <w:t>Transfer</w:t>
              </w:r>
            </w:ins>
          </w:p>
        </w:tc>
        <w:tc>
          <w:tcPr>
            <w:tcW w:w="1710" w:type="dxa"/>
            <w:tcBorders>
              <w:top w:val="single" w:sz="6" w:space="0" w:color="auto"/>
              <w:bottom w:val="threeDEmboss" w:sz="6" w:space="0" w:color="auto"/>
            </w:tcBorders>
            <w:vAlign w:val="center"/>
          </w:tcPr>
          <w:p w14:paraId="435D5509" w14:textId="4DEF6073" w:rsidR="008A63F3" w:rsidRDefault="008A63F3" w:rsidP="00BF7CC7">
            <w:pPr>
              <w:pStyle w:val="TableField-Left"/>
              <w:rPr>
                <w:rFonts w:ascii="Calibri Light" w:hAnsi="Calibri Light" w:cs="Arial"/>
              </w:rPr>
            </w:pPr>
            <w:r>
              <w:rPr>
                <w:rFonts w:ascii="Calibri Light" w:hAnsi="Calibri Light" w:cs="Arial"/>
              </w:rPr>
              <w:t>Hybris C4C – Transfer</w:t>
            </w:r>
          </w:p>
        </w:tc>
        <w:tc>
          <w:tcPr>
            <w:tcW w:w="1980" w:type="dxa"/>
            <w:tcBorders>
              <w:top w:val="single" w:sz="6" w:space="0" w:color="auto"/>
              <w:bottom w:val="threeDEmboss" w:sz="6" w:space="0" w:color="auto"/>
            </w:tcBorders>
            <w:vAlign w:val="center"/>
          </w:tcPr>
          <w:p w14:paraId="6E9416CE" w14:textId="3F3A1A61" w:rsidR="008A63F3" w:rsidRDefault="005378EF" w:rsidP="00AB1304">
            <w:pPr>
              <w:pStyle w:val="TableField-Left"/>
              <w:rPr>
                <w:rFonts w:ascii="Calibri Light" w:hAnsi="Calibri Light" w:cs="Arial"/>
              </w:rPr>
            </w:pPr>
            <w:r>
              <w:rPr>
                <w:rFonts w:ascii="Calibri Light" w:hAnsi="Calibri Light" w:cs="Arial"/>
              </w:rPr>
              <w:t xml:space="preserve">Hybris C4C Transfer </w:t>
            </w:r>
            <w:r w:rsidR="008A63F3">
              <w:rPr>
                <w:rFonts w:ascii="Calibri Light" w:hAnsi="Calibri Light" w:cs="Arial"/>
              </w:rPr>
              <w:t>functionality</w:t>
            </w:r>
          </w:p>
        </w:tc>
        <w:tc>
          <w:tcPr>
            <w:tcW w:w="2340" w:type="dxa"/>
            <w:tcBorders>
              <w:top w:val="single" w:sz="6" w:space="0" w:color="auto"/>
              <w:bottom w:val="threeDEmboss" w:sz="6" w:space="0" w:color="auto"/>
            </w:tcBorders>
            <w:vAlign w:val="center"/>
          </w:tcPr>
          <w:p w14:paraId="423BC330" w14:textId="77777777" w:rsidR="008A63F3" w:rsidRPr="006B24F0" w:rsidRDefault="008A63F3" w:rsidP="00AB1304">
            <w:pPr>
              <w:pStyle w:val="TableField-Left"/>
              <w:rPr>
                <w:rFonts w:ascii="Calibri Light" w:hAnsi="Calibri Light" w:cs="Arial"/>
              </w:rPr>
            </w:pPr>
          </w:p>
        </w:tc>
        <w:tc>
          <w:tcPr>
            <w:tcW w:w="2520" w:type="dxa"/>
            <w:tcBorders>
              <w:top w:val="single" w:sz="6" w:space="0" w:color="auto"/>
              <w:bottom w:val="threeDEmboss" w:sz="6" w:space="0" w:color="auto"/>
            </w:tcBorders>
            <w:vAlign w:val="center"/>
          </w:tcPr>
          <w:p w14:paraId="09BBE713" w14:textId="38FAEC0B" w:rsidR="008A63F3" w:rsidRPr="006B24F0" w:rsidRDefault="00FC312F" w:rsidP="00AB1304">
            <w:pPr>
              <w:pStyle w:val="TableField-Left"/>
              <w:rPr>
                <w:rFonts w:ascii="Calibri Light" w:hAnsi="Calibri Light" w:cs="Arial"/>
              </w:rPr>
            </w:pPr>
            <w:r>
              <w:rPr>
                <w:rFonts w:ascii="Calibri Light" w:hAnsi="Calibri Light" w:cs="Arial"/>
              </w:rPr>
              <w:t>No</w:t>
            </w:r>
          </w:p>
        </w:tc>
      </w:tr>
      <w:tr w:rsidR="00AB1304" w:rsidRPr="006B24F0" w14:paraId="63268479" w14:textId="77777777" w:rsidTr="656C8DC2">
        <w:trPr>
          <w:cantSplit/>
          <w:trHeight w:val="111"/>
          <w:tblHeader/>
        </w:trPr>
        <w:tc>
          <w:tcPr>
            <w:tcW w:w="1260" w:type="dxa"/>
            <w:tcBorders>
              <w:top w:val="single" w:sz="6" w:space="0" w:color="auto"/>
              <w:bottom w:val="threeDEmboss" w:sz="6" w:space="0" w:color="auto"/>
            </w:tcBorders>
            <w:vAlign w:val="center"/>
          </w:tcPr>
          <w:p w14:paraId="39131D00" w14:textId="6AAAF9E4" w:rsidR="00AB1304" w:rsidRDefault="00AB1304" w:rsidP="00AB1304">
            <w:pPr>
              <w:pStyle w:val="TableField-Left"/>
              <w:rPr>
                <w:rFonts w:ascii="Calibri Light" w:hAnsi="Calibri Light" w:cs="Arial"/>
              </w:rPr>
            </w:pPr>
            <w:del w:id="1261" w:author="Tuan Yap" w:date="2018-05-08T11:30:00Z">
              <w:r w:rsidDel="00EB120D">
                <w:rPr>
                  <w:rFonts w:ascii="Calibri Light" w:hAnsi="Calibri Light" w:cs="Arial"/>
                </w:rPr>
                <w:delText>All users</w:delText>
              </w:r>
            </w:del>
            <w:ins w:id="1262" w:author="Tuan Yap" w:date="2018-05-08T11:30:00Z">
              <w:r w:rsidR="00EB120D">
                <w:rPr>
                  <w:rFonts w:ascii="Calibri Light" w:hAnsi="Calibri Light" w:cs="Arial"/>
                </w:rPr>
                <w:t>Create Move Out, Move Out Date Change, Move Out Reversal, Transfer</w:t>
              </w:r>
            </w:ins>
          </w:p>
        </w:tc>
        <w:tc>
          <w:tcPr>
            <w:tcW w:w="1710" w:type="dxa"/>
            <w:tcBorders>
              <w:top w:val="single" w:sz="6" w:space="0" w:color="auto"/>
              <w:bottom w:val="threeDEmboss" w:sz="6" w:space="0" w:color="auto"/>
            </w:tcBorders>
            <w:vAlign w:val="center"/>
          </w:tcPr>
          <w:p w14:paraId="2D4C5341" w14:textId="556E3F1D" w:rsidR="00AB1304" w:rsidRDefault="00AB1304" w:rsidP="00AB1304">
            <w:pPr>
              <w:pStyle w:val="TableField-Left"/>
              <w:rPr>
                <w:rFonts w:ascii="Calibri Light" w:hAnsi="Calibri Light" w:cs="Arial"/>
              </w:rPr>
            </w:pPr>
            <w:r>
              <w:rPr>
                <w:rFonts w:ascii="Calibri Light" w:hAnsi="Calibri Light" w:cs="Arial"/>
              </w:rPr>
              <w:t>Hybris C4C – Display Contract</w:t>
            </w:r>
          </w:p>
        </w:tc>
        <w:tc>
          <w:tcPr>
            <w:tcW w:w="1980" w:type="dxa"/>
            <w:tcBorders>
              <w:top w:val="single" w:sz="6" w:space="0" w:color="auto"/>
              <w:bottom w:val="threeDEmboss" w:sz="6" w:space="0" w:color="auto"/>
            </w:tcBorders>
            <w:vAlign w:val="center"/>
          </w:tcPr>
          <w:p w14:paraId="6422BEAD" w14:textId="0178220B" w:rsidR="00AB1304" w:rsidRDefault="00AB1304" w:rsidP="00AB1304">
            <w:pPr>
              <w:pStyle w:val="TableField-Left"/>
              <w:rPr>
                <w:rFonts w:ascii="Calibri Light" w:hAnsi="Calibri Light" w:cs="Arial"/>
              </w:rPr>
            </w:pPr>
            <w:r>
              <w:rPr>
                <w:rFonts w:ascii="Calibri Light" w:hAnsi="Calibri Light" w:cs="Arial"/>
              </w:rPr>
              <w:t>Hybris C4C Contract Display functionality</w:t>
            </w:r>
          </w:p>
        </w:tc>
        <w:tc>
          <w:tcPr>
            <w:tcW w:w="2340" w:type="dxa"/>
            <w:tcBorders>
              <w:top w:val="single" w:sz="6" w:space="0" w:color="auto"/>
              <w:bottom w:val="threeDEmboss" w:sz="6" w:space="0" w:color="auto"/>
            </w:tcBorders>
            <w:vAlign w:val="center"/>
          </w:tcPr>
          <w:p w14:paraId="23F9D96D" w14:textId="77777777" w:rsidR="00AB1304" w:rsidRPr="006B24F0" w:rsidRDefault="00AB1304" w:rsidP="00AB1304">
            <w:pPr>
              <w:pStyle w:val="TableField-Left"/>
              <w:rPr>
                <w:rFonts w:ascii="Calibri Light" w:hAnsi="Calibri Light" w:cs="Arial"/>
              </w:rPr>
            </w:pPr>
          </w:p>
        </w:tc>
        <w:tc>
          <w:tcPr>
            <w:tcW w:w="2520" w:type="dxa"/>
            <w:tcBorders>
              <w:top w:val="single" w:sz="6" w:space="0" w:color="auto"/>
              <w:bottom w:val="threeDEmboss" w:sz="6" w:space="0" w:color="auto"/>
            </w:tcBorders>
            <w:vAlign w:val="center"/>
          </w:tcPr>
          <w:p w14:paraId="4316F7A0" w14:textId="7DB25ECB" w:rsidR="00AB1304" w:rsidRPr="006B24F0" w:rsidRDefault="00FC312F" w:rsidP="00AB1304">
            <w:pPr>
              <w:pStyle w:val="TableField-Left"/>
              <w:rPr>
                <w:rFonts w:ascii="Calibri Light" w:hAnsi="Calibri Light" w:cs="Arial"/>
              </w:rPr>
            </w:pPr>
            <w:r>
              <w:rPr>
                <w:rFonts w:ascii="Calibri Light" w:hAnsi="Calibri Light" w:cs="Arial"/>
              </w:rPr>
              <w:t>No</w:t>
            </w:r>
          </w:p>
        </w:tc>
      </w:tr>
      <w:tr w:rsidR="00AB1304" w:rsidRPr="006B24F0" w14:paraId="10F5388B" w14:textId="77777777" w:rsidTr="656C8DC2">
        <w:trPr>
          <w:cantSplit/>
          <w:trHeight w:val="111"/>
          <w:tblHeader/>
        </w:trPr>
        <w:tc>
          <w:tcPr>
            <w:tcW w:w="1260" w:type="dxa"/>
            <w:tcBorders>
              <w:top w:val="single" w:sz="6" w:space="0" w:color="auto"/>
              <w:bottom w:val="threeDEmboss" w:sz="6" w:space="0" w:color="auto"/>
            </w:tcBorders>
            <w:vAlign w:val="center"/>
          </w:tcPr>
          <w:p w14:paraId="396BF7B1" w14:textId="0EA75820" w:rsidR="00AB1304" w:rsidRDefault="00ED4E08" w:rsidP="00AB1304">
            <w:pPr>
              <w:pStyle w:val="TableField-Left"/>
              <w:rPr>
                <w:rFonts w:ascii="Calibri Light" w:hAnsi="Calibri Light" w:cs="Arial"/>
              </w:rPr>
            </w:pPr>
            <w:del w:id="1263" w:author="Tuan Yap" w:date="2018-05-08T11:30:00Z">
              <w:r w:rsidDel="00EB120D">
                <w:rPr>
                  <w:rFonts w:ascii="Calibri Light" w:hAnsi="Calibri Light" w:cs="Arial"/>
                </w:rPr>
                <w:delText>CCC</w:delText>
              </w:r>
              <w:r w:rsidR="008A63F3" w:rsidDel="00EB120D">
                <w:rPr>
                  <w:rFonts w:ascii="Calibri Light" w:hAnsi="Calibri Light" w:cs="Arial"/>
                </w:rPr>
                <w:delText>, BCD, RSO, Offline support, SCE.COM, IVR</w:delText>
              </w:r>
            </w:del>
            <w:ins w:id="1264" w:author="Tuan Yap" w:date="2018-05-08T11:30:00Z">
              <w:r w:rsidR="00EB120D">
                <w:rPr>
                  <w:rFonts w:ascii="Calibri Light" w:hAnsi="Calibri Light" w:cs="Arial"/>
                </w:rPr>
                <w:t>Create Move Out</w:t>
              </w:r>
            </w:ins>
          </w:p>
        </w:tc>
        <w:tc>
          <w:tcPr>
            <w:tcW w:w="1710" w:type="dxa"/>
            <w:tcBorders>
              <w:top w:val="single" w:sz="6" w:space="0" w:color="auto"/>
              <w:bottom w:val="threeDEmboss" w:sz="6" w:space="0" w:color="auto"/>
            </w:tcBorders>
            <w:vAlign w:val="center"/>
          </w:tcPr>
          <w:p w14:paraId="7E0A190A" w14:textId="35420317" w:rsidR="00AB1304" w:rsidRDefault="00AB1304" w:rsidP="00AB1304">
            <w:pPr>
              <w:pStyle w:val="TableField-Left"/>
              <w:rPr>
                <w:rFonts w:ascii="Calibri Light" w:hAnsi="Calibri Light" w:cs="Arial"/>
              </w:rPr>
            </w:pPr>
            <w:r>
              <w:rPr>
                <w:rFonts w:ascii="Calibri Light" w:hAnsi="Calibri Light" w:cs="Arial"/>
              </w:rPr>
              <w:t>EC5</w:t>
            </w:r>
            <w:r w:rsidR="008A63F3">
              <w:rPr>
                <w:rFonts w:ascii="Calibri Light" w:hAnsi="Calibri Light" w:cs="Arial"/>
              </w:rPr>
              <w:t>5E</w:t>
            </w:r>
          </w:p>
        </w:tc>
        <w:tc>
          <w:tcPr>
            <w:tcW w:w="1980" w:type="dxa"/>
            <w:tcBorders>
              <w:top w:val="single" w:sz="6" w:space="0" w:color="auto"/>
              <w:bottom w:val="threeDEmboss" w:sz="6" w:space="0" w:color="auto"/>
            </w:tcBorders>
            <w:vAlign w:val="center"/>
          </w:tcPr>
          <w:p w14:paraId="646F895F" w14:textId="24CF0CC9" w:rsidR="00AB1304" w:rsidRDefault="00AB1304" w:rsidP="00AB1304">
            <w:pPr>
              <w:pStyle w:val="TableField-Left"/>
              <w:rPr>
                <w:rFonts w:ascii="Calibri Light" w:hAnsi="Calibri Light" w:cs="Arial"/>
              </w:rPr>
            </w:pPr>
            <w:r>
              <w:rPr>
                <w:rFonts w:ascii="Calibri Light" w:hAnsi="Calibri Light" w:cs="Arial"/>
              </w:rPr>
              <w:t>S/4HANA</w:t>
            </w:r>
            <w:r w:rsidR="008A63F3">
              <w:rPr>
                <w:rFonts w:ascii="Calibri Light" w:hAnsi="Calibri Light" w:cs="Arial"/>
              </w:rPr>
              <w:t xml:space="preserve"> Move Out</w:t>
            </w:r>
            <w:r>
              <w:rPr>
                <w:rFonts w:ascii="Calibri Light" w:hAnsi="Calibri Light" w:cs="Arial"/>
              </w:rPr>
              <w:t xml:space="preserve"> Creation functionality</w:t>
            </w:r>
          </w:p>
        </w:tc>
        <w:tc>
          <w:tcPr>
            <w:tcW w:w="2340" w:type="dxa"/>
            <w:tcBorders>
              <w:top w:val="single" w:sz="6" w:space="0" w:color="auto"/>
              <w:bottom w:val="threeDEmboss" w:sz="6" w:space="0" w:color="auto"/>
            </w:tcBorders>
            <w:vAlign w:val="center"/>
          </w:tcPr>
          <w:p w14:paraId="25F5DB5A" w14:textId="77777777" w:rsidR="00AB1304" w:rsidRPr="006B24F0" w:rsidRDefault="00AB1304" w:rsidP="00AB1304">
            <w:pPr>
              <w:pStyle w:val="TableField-Left"/>
              <w:rPr>
                <w:rFonts w:ascii="Calibri Light" w:hAnsi="Calibri Light" w:cs="Arial"/>
              </w:rPr>
            </w:pPr>
          </w:p>
        </w:tc>
        <w:tc>
          <w:tcPr>
            <w:tcW w:w="2520" w:type="dxa"/>
            <w:tcBorders>
              <w:top w:val="single" w:sz="6" w:space="0" w:color="auto"/>
              <w:bottom w:val="threeDEmboss" w:sz="6" w:space="0" w:color="auto"/>
            </w:tcBorders>
            <w:vAlign w:val="center"/>
          </w:tcPr>
          <w:p w14:paraId="63ECDD5E" w14:textId="3EC55469" w:rsidR="00AB1304" w:rsidRPr="006B24F0" w:rsidRDefault="00FC312F" w:rsidP="00AB1304">
            <w:pPr>
              <w:pStyle w:val="TableField-Left"/>
              <w:rPr>
                <w:rFonts w:ascii="Calibri Light" w:hAnsi="Calibri Light" w:cs="Arial"/>
              </w:rPr>
            </w:pPr>
            <w:r>
              <w:rPr>
                <w:rFonts w:ascii="Calibri Light" w:hAnsi="Calibri Light" w:cs="Arial"/>
              </w:rPr>
              <w:t>No</w:t>
            </w:r>
          </w:p>
        </w:tc>
      </w:tr>
      <w:tr w:rsidR="00AB1304" w:rsidRPr="006B24F0" w14:paraId="3668EDB3" w14:textId="77777777" w:rsidTr="656C8DC2">
        <w:trPr>
          <w:cantSplit/>
          <w:trHeight w:val="111"/>
          <w:tblHeader/>
        </w:trPr>
        <w:tc>
          <w:tcPr>
            <w:tcW w:w="1260" w:type="dxa"/>
            <w:tcBorders>
              <w:top w:val="single" w:sz="6" w:space="0" w:color="auto"/>
              <w:bottom w:val="threeDEmboss" w:sz="6" w:space="0" w:color="auto"/>
            </w:tcBorders>
            <w:vAlign w:val="center"/>
          </w:tcPr>
          <w:p w14:paraId="25AC262F" w14:textId="6DD558A7" w:rsidR="00AB1304" w:rsidRDefault="00ED4E08" w:rsidP="00AB1304">
            <w:pPr>
              <w:pStyle w:val="TableField-Left"/>
              <w:rPr>
                <w:rFonts w:ascii="Calibri Light" w:hAnsi="Calibri Light" w:cs="Arial"/>
              </w:rPr>
            </w:pPr>
            <w:del w:id="1265" w:author="Tuan Yap" w:date="2018-05-08T11:30:00Z">
              <w:r w:rsidDel="00EB120D">
                <w:rPr>
                  <w:rFonts w:ascii="Calibri Light" w:hAnsi="Calibri Light" w:cs="Arial"/>
                </w:rPr>
                <w:delText>CCC</w:delText>
              </w:r>
              <w:r w:rsidR="008A63F3" w:rsidDel="00EB120D">
                <w:rPr>
                  <w:rFonts w:ascii="Calibri Light" w:hAnsi="Calibri Light" w:cs="Arial"/>
                </w:rPr>
                <w:delText>, BCD, RSO, Offline support, SCE.COM, IVR</w:delText>
              </w:r>
            </w:del>
            <w:ins w:id="1266" w:author="Tuan Yap" w:date="2018-05-08T11:30:00Z">
              <w:r w:rsidR="00EB120D">
                <w:rPr>
                  <w:rFonts w:ascii="Calibri Light" w:hAnsi="Calibri Light" w:cs="Arial"/>
                </w:rPr>
                <w:t>Move Out Date Change</w:t>
              </w:r>
            </w:ins>
          </w:p>
        </w:tc>
        <w:tc>
          <w:tcPr>
            <w:tcW w:w="1710" w:type="dxa"/>
            <w:tcBorders>
              <w:top w:val="single" w:sz="6" w:space="0" w:color="auto"/>
              <w:bottom w:val="threeDEmboss" w:sz="6" w:space="0" w:color="auto"/>
            </w:tcBorders>
            <w:vAlign w:val="center"/>
          </w:tcPr>
          <w:p w14:paraId="5841929E" w14:textId="37F4B58C" w:rsidR="00AB1304" w:rsidRDefault="008A63F3" w:rsidP="00AB1304">
            <w:pPr>
              <w:pStyle w:val="TableField-Left"/>
              <w:rPr>
                <w:rFonts w:ascii="Calibri Light" w:hAnsi="Calibri Light" w:cs="Arial"/>
              </w:rPr>
            </w:pPr>
            <w:r>
              <w:rPr>
                <w:rFonts w:ascii="Calibri Light" w:hAnsi="Calibri Light" w:cs="Arial"/>
              </w:rPr>
              <w:t>EC56E</w:t>
            </w:r>
          </w:p>
        </w:tc>
        <w:tc>
          <w:tcPr>
            <w:tcW w:w="1980" w:type="dxa"/>
            <w:tcBorders>
              <w:top w:val="single" w:sz="6" w:space="0" w:color="auto"/>
              <w:bottom w:val="threeDEmboss" w:sz="6" w:space="0" w:color="auto"/>
            </w:tcBorders>
            <w:vAlign w:val="center"/>
          </w:tcPr>
          <w:p w14:paraId="66A2A46B" w14:textId="1BE9D107" w:rsidR="00AB1304" w:rsidRDefault="00AB1304" w:rsidP="00AB1304">
            <w:pPr>
              <w:pStyle w:val="TableField-Left"/>
              <w:rPr>
                <w:rFonts w:ascii="Calibri Light" w:hAnsi="Calibri Light" w:cs="Arial"/>
              </w:rPr>
            </w:pPr>
            <w:r>
              <w:rPr>
                <w:rFonts w:ascii="Calibri Light" w:hAnsi="Calibri Light" w:cs="Arial"/>
              </w:rPr>
              <w:t>S/4HANA</w:t>
            </w:r>
            <w:r w:rsidR="008A63F3">
              <w:rPr>
                <w:rFonts w:ascii="Calibri Light" w:hAnsi="Calibri Light" w:cs="Arial"/>
              </w:rPr>
              <w:t xml:space="preserve"> Move Out</w:t>
            </w:r>
            <w:r>
              <w:rPr>
                <w:rFonts w:ascii="Calibri Light" w:hAnsi="Calibri Light" w:cs="Arial"/>
              </w:rPr>
              <w:t xml:space="preserve"> Change functionality</w:t>
            </w:r>
          </w:p>
        </w:tc>
        <w:tc>
          <w:tcPr>
            <w:tcW w:w="2340" w:type="dxa"/>
            <w:tcBorders>
              <w:top w:val="single" w:sz="6" w:space="0" w:color="auto"/>
              <w:bottom w:val="threeDEmboss" w:sz="6" w:space="0" w:color="auto"/>
            </w:tcBorders>
            <w:vAlign w:val="center"/>
          </w:tcPr>
          <w:p w14:paraId="088A81BA" w14:textId="77777777" w:rsidR="00AB1304" w:rsidRPr="006B24F0" w:rsidRDefault="00AB1304" w:rsidP="00AB1304">
            <w:pPr>
              <w:pStyle w:val="TableField-Left"/>
              <w:rPr>
                <w:rFonts w:ascii="Calibri Light" w:hAnsi="Calibri Light" w:cs="Arial"/>
              </w:rPr>
            </w:pPr>
          </w:p>
        </w:tc>
        <w:tc>
          <w:tcPr>
            <w:tcW w:w="2520" w:type="dxa"/>
            <w:tcBorders>
              <w:top w:val="single" w:sz="6" w:space="0" w:color="auto"/>
              <w:bottom w:val="threeDEmboss" w:sz="6" w:space="0" w:color="auto"/>
            </w:tcBorders>
            <w:vAlign w:val="center"/>
          </w:tcPr>
          <w:p w14:paraId="449F82C7" w14:textId="4C467697" w:rsidR="00AB1304" w:rsidRPr="006B24F0" w:rsidRDefault="00FC312F" w:rsidP="00AB1304">
            <w:pPr>
              <w:pStyle w:val="TableField-Left"/>
              <w:rPr>
                <w:rFonts w:ascii="Calibri Light" w:hAnsi="Calibri Light" w:cs="Arial"/>
              </w:rPr>
            </w:pPr>
            <w:r>
              <w:rPr>
                <w:rFonts w:ascii="Calibri Light" w:hAnsi="Calibri Light" w:cs="Arial"/>
              </w:rPr>
              <w:t>No</w:t>
            </w:r>
          </w:p>
        </w:tc>
      </w:tr>
      <w:tr w:rsidR="00AB1304" w:rsidRPr="006B24F0" w14:paraId="6D61224D" w14:textId="77777777" w:rsidTr="656C8DC2">
        <w:trPr>
          <w:cantSplit/>
          <w:trHeight w:val="111"/>
          <w:tblHeader/>
        </w:trPr>
        <w:tc>
          <w:tcPr>
            <w:tcW w:w="1260" w:type="dxa"/>
            <w:tcBorders>
              <w:top w:val="single" w:sz="6" w:space="0" w:color="auto"/>
              <w:bottom w:val="threeDEmboss" w:sz="6" w:space="0" w:color="auto"/>
            </w:tcBorders>
            <w:vAlign w:val="center"/>
          </w:tcPr>
          <w:p w14:paraId="40169E36" w14:textId="11147EBE" w:rsidR="00AB1304" w:rsidRDefault="00ED4E08" w:rsidP="00AB1304">
            <w:pPr>
              <w:pStyle w:val="TableField-Left"/>
              <w:rPr>
                <w:rFonts w:ascii="Calibri Light" w:hAnsi="Calibri Light" w:cs="Arial"/>
              </w:rPr>
            </w:pPr>
            <w:del w:id="1267" w:author="Tuan Yap" w:date="2018-05-08T11:30:00Z">
              <w:r w:rsidDel="00EB120D">
                <w:rPr>
                  <w:rFonts w:ascii="Calibri Light" w:hAnsi="Calibri Light" w:cs="Arial"/>
                </w:rPr>
                <w:lastRenderedPageBreak/>
                <w:delText>CCC</w:delText>
              </w:r>
              <w:r w:rsidR="008A63F3" w:rsidDel="00EB120D">
                <w:rPr>
                  <w:rFonts w:ascii="Calibri Light" w:hAnsi="Calibri Light" w:cs="Arial"/>
                </w:rPr>
                <w:delText>, BCD, RSO, Offline support, SCE.COM, IVR</w:delText>
              </w:r>
            </w:del>
            <w:ins w:id="1268" w:author="Tuan Yap" w:date="2018-05-08T11:30:00Z">
              <w:r w:rsidR="00EB120D">
                <w:rPr>
                  <w:rFonts w:ascii="Calibri Light" w:hAnsi="Calibri Light" w:cs="Arial"/>
                </w:rPr>
                <w:t>Move Out Reversal</w:t>
              </w:r>
            </w:ins>
          </w:p>
        </w:tc>
        <w:tc>
          <w:tcPr>
            <w:tcW w:w="1710" w:type="dxa"/>
            <w:tcBorders>
              <w:top w:val="single" w:sz="6" w:space="0" w:color="auto"/>
              <w:bottom w:val="threeDEmboss" w:sz="6" w:space="0" w:color="auto"/>
            </w:tcBorders>
            <w:vAlign w:val="center"/>
          </w:tcPr>
          <w:p w14:paraId="3EC05BF4" w14:textId="60AEE8F5" w:rsidR="00AB1304" w:rsidRDefault="008A63F3" w:rsidP="00AB1304">
            <w:pPr>
              <w:pStyle w:val="TableField-Left"/>
              <w:rPr>
                <w:rFonts w:ascii="Calibri Light" w:hAnsi="Calibri Light" w:cs="Arial"/>
              </w:rPr>
            </w:pPr>
            <w:r>
              <w:rPr>
                <w:rFonts w:ascii="Calibri Light" w:hAnsi="Calibri Light" w:cs="Arial"/>
              </w:rPr>
              <w:t>ES58E</w:t>
            </w:r>
          </w:p>
        </w:tc>
        <w:tc>
          <w:tcPr>
            <w:tcW w:w="1980" w:type="dxa"/>
            <w:tcBorders>
              <w:top w:val="single" w:sz="6" w:space="0" w:color="auto"/>
              <w:bottom w:val="threeDEmboss" w:sz="6" w:space="0" w:color="auto"/>
            </w:tcBorders>
            <w:vAlign w:val="center"/>
          </w:tcPr>
          <w:p w14:paraId="74946D6A" w14:textId="3C7B2F4E" w:rsidR="00AB1304" w:rsidRDefault="008A63F3" w:rsidP="00AB1304">
            <w:pPr>
              <w:pStyle w:val="TableField-Left"/>
              <w:rPr>
                <w:rFonts w:ascii="Calibri Light" w:hAnsi="Calibri Light" w:cs="Arial"/>
              </w:rPr>
            </w:pPr>
            <w:r>
              <w:rPr>
                <w:rFonts w:ascii="Calibri Light" w:hAnsi="Calibri Light" w:cs="Arial"/>
              </w:rPr>
              <w:t>S/4HANA Move Out Reversal functionality</w:t>
            </w:r>
          </w:p>
        </w:tc>
        <w:tc>
          <w:tcPr>
            <w:tcW w:w="2340" w:type="dxa"/>
            <w:tcBorders>
              <w:top w:val="single" w:sz="6" w:space="0" w:color="auto"/>
              <w:bottom w:val="threeDEmboss" w:sz="6" w:space="0" w:color="auto"/>
            </w:tcBorders>
            <w:vAlign w:val="center"/>
          </w:tcPr>
          <w:p w14:paraId="7D366A2C" w14:textId="77777777" w:rsidR="00AB1304" w:rsidRPr="006B24F0" w:rsidRDefault="00AB1304" w:rsidP="00AB1304">
            <w:pPr>
              <w:pStyle w:val="TableField-Left"/>
              <w:rPr>
                <w:rFonts w:ascii="Calibri Light" w:hAnsi="Calibri Light" w:cs="Arial"/>
              </w:rPr>
            </w:pPr>
          </w:p>
        </w:tc>
        <w:tc>
          <w:tcPr>
            <w:tcW w:w="2520" w:type="dxa"/>
            <w:tcBorders>
              <w:top w:val="single" w:sz="6" w:space="0" w:color="auto"/>
              <w:bottom w:val="threeDEmboss" w:sz="6" w:space="0" w:color="auto"/>
            </w:tcBorders>
            <w:vAlign w:val="center"/>
          </w:tcPr>
          <w:p w14:paraId="2B942521" w14:textId="20C961D8" w:rsidR="00AB1304" w:rsidRPr="006B24F0" w:rsidRDefault="00FC312F" w:rsidP="00AB1304">
            <w:pPr>
              <w:pStyle w:val="TableField-Left"/>
              <w:rPr>
                <w:rFonts w:ascii="Calibri Light" w:hAnsi="Calibri Light" w:cs="Arial"/>
              </w:rPr>
            </w:pPr>
            <w:r>
              <w:rPr>
                <w:rFonts w:ascii="Calibri Light" w:hAnsi="Calibri Light" w:cs="Arial"/>
              </w:rPr>
              <w:t>No</w:t>
            </w:r>
          </w:p>
        </w:tc>
      </w:tr>
      <w:tr w:rsidR="008A63F3" w:rsidRPr="006B24F0" w14:paraId="460C34F4" w14:textId="77777777" w:rsidTr="656C8DC2">
        <w:trPr>
          <w:cantSplit/>
          <w:trHeight w:val="111"/>
          <w:tblHeader/>
        </w:trPr>
        <w:tc>
          <w:tcPr>
            <w:tcW w:w="1260" w:type="dxa"/>
            <w:tcBorders>
              <w:top w:val="single" w:sz="6" w:space="0" w:color="auto"/>
              <w:bottom w:val="threeDEmboss" w:sz="6" w:space="0" w:color="auto"/>
            </w:tcBorders>
            <w:vAlign w:val="center"/>
          </w:tcPr>
          <w:p w14:paraId="304BB1C5" w14:textId="17439E3E" w:rsidR="008A63F3" w:rsidRDefault="00ED4E08" w:rsidP="00AB1304">
            <w:pPr>
              <w:pStyle w:val="TableField-Left"/>
              <w:rPr>
                <w:rFonts w:ascii="Calibri Light" w:hAnsi="Calibri Light" w:cs="Arial"/>
              </w:rPr>
            </w:pPr>
            <w:del w:id="1269" w:author="Tuan Yap" w:date="2018-05-08T11:32:00Z">
              <w:r w:rsidDel="00EB120D">
                <w:rPr>
                  <w:rFonts w:ascii="Calibri Light" w:hAnsi="Calibri Light" w:cs="Arial"/>
                </w:rPr>
                <w:delText>CCC</w:delText>
              </w:r>
              <w:r w:rsidR="008A63F3" w:rsidDel="00EB120D">
                <w:rPr>
                  <w:rFonts w:ascii="Calibri Light" w:hAnsi="Calibri Light" w:cs="Arial"/>
                </w:rPr>
                <w:delText>, BCD, RSO, Offline support, SCE.COM, IVR</w:delText>
              </w:r>
            </w:del>
            <w:ins w:id="1270" w:author="Tuan Yap" w:date="2018-05-08T11:32:00Z">
              <w:r w:rsidR="00EB120D">
                <w:rPr>
                  <w:rFonts w:ascii="Calibri Light" w:hAnsi="Calibri Light" w:cs="Arial"/>
                </w:rPr>
                <w:t>Transfer</w:t>
              </w:r>
            </w:ins>
          </w:p>
        </w:tc>
        <w:tc>
          <w:tcPr>
            <w:tcW w:w="1710" w:type="dxa"/>
            <w:tcBorders>
              <w:top w:val="single" w:sz="6" w:space="0" w:color="auto"/>
              <w:bottom w:val="threeDEmboss" w:sz="6" w:space="0" w:color="auto"/>
            </w:tcBorders>
            <w:vAlign w:val="center"/>
          </w:tcPr>
          <w:p w14:paraId="62EFADAD" w14:textId="0D320BC4" w:rsidR="008A63F3" w:rsidRDefault="008A63F3" w:rsidP="008A63F3">
            <w:pPr>
              <w:pStyle w:val="TableField-Left"/>
              <w:rPr>
                <w:rFonts w:ascii="Calibri Light" w:hAnsi="Calibri Light" w:cs="Arial"/>
              </w:rPr>
            </w:pPr>
            <w:r>
              <w:rPr>
                <w:rFonts w:ascii="Calibri Light" w:hAnsi="Calibri Light" w:cs="Arial"/>
              </w:rPr>
              <w:t>EC70</w:t>
            </w:r>
          </w:p>
        </w:tc>
        <w:tc>
          <w:tcPr>
            <w:tcW w:w="1980" w:type="dxa"/>
            <w:tcBorders>
              <w:top w:val="single" w:sz="6" w:space="0" w:color="auto"/>
              <w:bottom w:val="threeDEmboss" w:sz="6" w:space="0" w:color="auto"/>
            </w:tcBorders>
            <w:vAlign w:val="center"/>
          </w:tcPr>
          <w:p w14:paraId="1FE6C142" w14:textId="3312CDCF" w:rsidR="008A63F3" w:rsidRDefault="008A63F3" w:rsidP="005378EF">
            <w:pPr>
              <w:pStyle w:val="TableField-Left"/>
              <w:rPr>
                <w:rFonts w:ascii="Calibri Light" w:hAnsi="Calibri Light" w:cs="Arial"/>
              </w:rPr>
            </w:pPr>
            <w:r>
              <w:rPr>
                <w:rFonts w:ascii="Calibri Light" w:hAnsi="Calibri Light" w:cs="Arial"/>
              </w:rPr>
              <w:t>S/4HANA functionality</w:t>
            </w:r>
          </w:p>
        </w:tc>
        <w:tc>
          <w:tcPr>
            <w:tcW w:w="2340" w:type="dxa"/>
            <w:tcBorders>
              <w:top w:val="single" w:sz="6" w:space="0" w:color="auto"/>
              <w:bottom w:val="threeDEmboss" w:sz="6" w:space="0" w:color="auto"/>
            </w:tcBorders>
            <w:vAlign w:val="center"/>
          </w:tcPr>
          <w:p w14:paraId="7290BAAB" w14:textId="77777777" w:rsidR="008A63F3" w:rsidRPr="006B24F0" w:rsidRDefault="008A63F3" w:rsidP="00AB1304">
            <w:pPr>
              <w:pStyle w:val="TableField-Left"/>
              <w:rPr>
                <w:rFonts w:ascii="Calibri Light" w:hAnsi="Calibri Light" w:cs="Arial"/>
              </w:rPr>
            </w:pPr>
          </w:p>
        </w:tc>
        <w:tc>
          <w:tcPr>
            <w:tcW w:w="2520" w:type="dxa"/>
            <w:tcBorders>
              <w:top w:val="single" w:sz="6" w:space="0" w:color="auto"/>
              <w:bottom w:val="threeDEmboss" w:sz="6" w:space="0" w:color="auto"/>
            </w:tcBorders>
            <w:vAlign w:val="center"/>
          </w:tcPr>
          <w:p w14:paraId="35562D14" w14:textId="461C884A" w:rsidR="008A63F3" w:rsidRPr="006B24F0" w:rsidRDefault="00FC312F" w:rsidP="00AB1304">
            <w:pPr>
              <w:pStyle w:val="TableField-Left"/>
              <w:rPr>
                <w:rFonts w:ascii="Calibri Light" w:hAnsi="Calibri Light" w:cs="Arial"/>
              </w:rPr>
            </w:pPr>
            <w:r>
              <w:rPr>
                <w:rFonts w:ascii="Calibri Light" w:hAnsi="Calibri Light" w:cs="Arial"/>
              </w:rPr>
              <w:t>No</w:t>
            </w:r>
          </w:p>
        </w:tc>
      </w:tr>
      <w:tr w:rsidR="00AB1304" w:rsidRPr="006B24F0" w14:paraId="33E42F50" w14:textId="77777777" w:rsidTr="656C8DC2">
        <w:trPr>
          <w:cantSplit/>
          <w:trHeight w:val="111"/>
          <w:tblHeader/>
        </w:trPr>
        <w:tc>
          <w:tcPr>
            <w:tcW w:w="1260" w:type="dxa"/>
            <w:tcBorders>
              <w:top w:val="single" w:sz="6" w:space="0" w:color="auto"/>
              <w:bottom w:val="threeDEmboss" w:sz="6" w:space="0" w:color="auto"/>
            </w:tcBorders>
            <w:vAlign w:val="center"/>
          </w:tcPr>
          <w:p w14:paraId="57DAC074" w14:textId="4A6D8BBB" w:rsidR="00AB1304" w:rsidRDefault="00AB1304" w:rsidP="00AB1304">
            <w:pPr>
              <w:pStyle w:val="TableField-Left"/>
              <w:rPr>
                <w:rFonts w:ascii="Calibri Light" w:hAnsi="Calibri Light" w:cs="Arial"/>
              </w:rPr>
            </w:pPr>
            <w:del w:id="1271" w:author="Tuan Yap" w:date="2018-05-08T11:32:00Z">
              <w:r w:rsidDel="00EB120D">
                <w:rPr>
                  <w:rFonts w:ascii="Calibri Light" w:hAnsi="Calibri Light" w:cs="Arial"/>
                </w:rPr>
                <w:delText>All</w:delText>
              </w:r>
            </w:del>
            <w:ins w:id="1272" w:author="Tuan Yap" w:date="2018-05-08T11:32:00Z">
              <w:r w:rsidR="006225AE">
                <w:rPr>
                  <w:rFonts w:ascii="Calibri Light" w:hAnsi="Calibri Light" w:cs="Arial"/>
                </w:rPr>
                <w:t>Create Move Out, Move Out Date Change, Move Out Reversal, Transfer</w:t>
              </w:r>
            </w:ins>
          </w:p>
        </w:tc>
        <w:tc>
          <w:tcPr>
            <w:tcW w:w="1710" w:type="dxa"/>
            <w:tcBorders>
              <w:top w:val="single" w:sz="6" w:space="0" w:color="auto"/>
              <w:bottom w:val="threeDEmboss" w:sz="6" w:space="0" w:color="auto"/>
            </w:tcBorders>
            <w:vAlign w:val="center"/>
          </w:tcPr>
          <w:p w14:paraId="7E161441" w14:textId="5032DD19" w:rsidR="00AB1304" w:rsidRDefault="00AB1304" w:rsidP="008A63F3">
            <w:pPr>
              <w:pStyle w:val="TableField-Left"/>
              <w:rPr>
                <w:rFonts w:ascii="Calibri Light" w:hAnsi="Calibri Light" w:cs="Arial"/>
              </w:rPr>
            </w:pPr>
            <w:r>
              <w:rPr>
                <w:rFonts w:ascii="Calibri Light" w:hAnsi="Calibri Light" w:cs="Arial"/>
              </w:rPr>
              <w:t>EC5</w:t>
            </w:r>
            <w:r w:rsidR="008A63F3">
              <w:rPr>
                <w:rFonts w:ascii="Calibri Light" w:hAnsi="Calibri Light" w:cs="Arial"/>
              </w:rPr>
              <w:t>7</w:t>
            </w:r>
            <w:r>
              <w:rPr>
                <w:rFonts w:ascii="Calibri Light" w:hAnsi="Calibri Light" w:cs="Arial"/>
              </w:rPr>
              <w:t>E</w:t>
            </w:r>
          </w:p>
        </w:tc>
        <w:tc>
          <w:tcPr>
            <w:tcW w:w="1980" w:type="dxa"/>
            <w:tcBorders>
              <w:top w:val="single" w:sz="6" w:space="0" w:color="auto"/>
              <w:bottom w:val="threeDEmboss" w:sz="6" w:space="0" w:color="auto"/>
            </w:tcBorders>
            <w:vAlign w:val="center"/>
          </w:tcPr>
          <w:p w14:paraId="30140AF5" w14:textId="50C5B68D" w:rsidR="00AB1304" w:rsidRDefault="00AB1304" w:rsidP="00AB1304">
            <w:pPr>
              <w:pStyle w:val="TableField-Left"/>
              <w:rPr>
                <w:rFonts w:ascii="Calibri Light" w:hAnsi="Calibri Light" w:cs="Arial"/>
              </w:rPr>
            </w:pPr>
            <w:r>
              <w:rPr>
                <w:rFonts w:ascii="Calibri Light" w:hAnsi="Calibri Light" w:cs="Arial"/>
              </w:rPr>
              <w:t>S/4HANA</w:t>
            </w:r>
            <w:r w:rsidR="008A63F3">
              <w:rPr>
                <w:rFonts w:ascii="Calibri Light" w:hAnsi="Calibri Light" w:cs="Arial"/>
              </w:rPr>
              <w:t xml:space="preserve"> Move Out</w:t>
            </w:r>
            <w:r>
              <w:rPr>
                <w:rFonts w:ascii="Calibri Light" w:hAnsi="Calibri Light" w:cs="Arial"/>
              </w:rPr>
              <w:t xml:space="preserve"> Display functionality</w:t>
            </w:r>
          </w:p>
        </w:tc>
        <w:tc>
          <w:tcPr>
            <w:tcW w:w="2340" w:type="dxa"/>
            <w:tcBorders>
              <w:top w:val="single" w:sz="6" w:space="0" w:color="auto"/>
              <w:bottom w:val="threeDEmboss" w:sz="6" w:space="0" w:color="auto"/>
            </w:tcBorders>
            <w:vAlign w:val="center"/>
          </w:tcPr>
          <w:p w14:paraId="0BF530E6" w14:textId="77777777" w:rsidR="00AB1304" w:rsidRPr="006B24F0" w:rsidRDefault="00AB1304" w:rsidP="00AB1304">
            <w:pPr>
              <w:pStyle w:val="TableField-Left"/>
              <w:rPr>
                <w:rFonts w:ascii="Calibri Light" w:hAnsi="Calibri Light" w:cs="Arial"/>
              </w:rPr>
            </w:pPr>
          </w:p>
        </w:tc>
        <w:tc>
          <w:tcPr>
            <w:tcW w:w="2520" w:type="dxa"/>
            <w:tcBorders>
              <w:top w:val="single" w:sz="6" w:space="0" w:color="auto"/>
              <w:bottom w:val="threeDEmboss" w:sz="6" w:space="0" w:color="auto"/>
            </w:tcBorders>
            <w:vAlign w:val="center"/>
          </w:tcPr>
          <w:p w14:paraId="58619D80" w14:textId="7BB7185F" w:rsidR="00AB1304" w:rsidRPr="006B24F0" w:rsidRDefault="00FC312F" w:rsidP="00AB1304">
            <w:pPr>
              <w:pStyle w:val="TableField-Left"/>
              <w:rPr>
                <w:rFonts w:ascii="Calibri Light" w:hAnsi="Calibri Light" w:cs="Arial"/>
              </w:rPr>
            </w:pPr>
            <w:r>
              <w:rPr>
                <w:rFonts w:ascii="Calibri Light" w:hAnsi="Calibri Light" w:cs="Arial"/>
              </w:rPr>
              <w:t>No</w:t>
            </w:r>
          </w:p>
        </w:tc>
      </w:tr>
    </w:tbl>
    <w:p w14:paraId="7D2D7357" w14:textId="77777777" w:rsidR="00D96A12" w:rsidRPr="006B24F0" w:rsidRDefault="00D96A12" w:rsidP="001375DC">
      <w:pPr>
        <w:pStyle w:val="Heading2TextBulleted"/>
        <w:numPr>
          <w:ilvl w:val="0"/>
          <w:numId w:val="0"/>
        </w:numPr>
        <w:ind w:left="720" w:hanging="360"/>
        <w:rPr>
          <w:rFonts w:ascii="Calibri Light" w:hAnsi="Calibri Light" w:cs="Arial"/>
        </w:rPr>
      </w:pPr>
    </w:p>
    <w:p w14:paraId="53AED5FA" w14:textId="77777777" w:rsidR="00676625" w:rsidRPr="006B24F0" w:rsidRDefault="00676625" w:rsidP="001C2777">
      <w:pPr>
        <w:pStyle w:val="Heading2"/>
      </w:pPr>
      <w:bookmarkStart w:id="1273" w:name="_Toc509409294"/>
      <w:bookmarkStart w:id="1274" w:name="_Toc509475050"/>
      <w:bookmarkStart w:id="1275" w:name="_Toc509481770"/>
      <w:bookmarkStart w:id="1276" w:name="_Toc510117078"/>
      <w:r w:rsidRPr="006B24F0">
        <w:t>Custom Program/Transaction Codes</w:t>
      </w:r>
      <w:bookmarkEnd w:id="1273"/>
      <w:bookmarkEnd w:id="1274"/>
      <w:bookmarkEnd w:id="1275"/>
      <w:bookmarkEnd w:id="1276"/>
    </w:p>
    <w:p w14:paraId="7553BDF2" w14:textId="77777777" w:rsidR="00676625" w:rsidRPr="006B24F0" w:rsidRDefault="00676625" w:rsidP="656C8DC2">
      <w:pPr>
        <w:spacing w:before="100" w:beforeAutospacing="1"/>
        <w:ind w:right="-288"/>
        <w:rPr>
          <w:rFonts w:ascii="Calibri Light" w:hAnsi="Calibri Light" w:cs="Arial"/>
        </w:rPr>
      </w:pPr>
      <w:r w:rsidRPr="006B24F0">
        <w:rPr>
          <w:rFonts w:ascii="Calibri Light" w:hAnsi="Calibri Light" w:cs="Arial"/>
        </w:rPr>
        <w:t>Please identify any custom programs/transaction codes that need to be developed for RICEFW objects.</w:t>
      </w:r>
      <w:r w:rsidRPr="006B24F0">
        <w:rPr>
          <w:rFonts w:ascii="Calibri Light" w:hAnsi="Calibri Light" w:cs="Arial"/>
        </w:rPr>
        <w:tab/>
      </w:r>
    </w:p>
    <w:p w14:paraId="28AADCDC" w14:textId="77777777" w:rsidR="00676625" w:rsidRPr="002C59E1" w:rsidRDefault="00676625" w:rsidP="002C59E1">
      <w:pPr>
        <w:pStyle w:val="Heading2TextBulleted"/>
        <w:rPr>
          <w:rFonts w:ascii="Calibri Light" w:hAnsi="Calibri Light"/>
        </w:rPr>
      </w:pPr>
      <w:r w:rsidRPr="002C59E1">
        <w:rPr>
          <w:rFonts w:ascii="Calibri Light" w:hAnsi="Calibri Light"/>
        </w:rPr>
        <w:t>Is the custom program executed in the batch mode or dialogue mode</w:t>
      </w:r>
    </w:p>
    <w:p w14:paraId="3DE7A5C9" w14:textId="77777777" w:rsidR="00676625" w:rsidRPr="002C59E1" w:rsidRDefault="00676625" w:rsidP="002C59E1">
      <w:pPr>
        <w:pStyle w:val="Heading2TextBulleted"/>
        <w:rPr>
          <w:rFonts w:ascii="Calibri Light" w:hAnsi="Calibri Light"/>
        </w:rPr>
      </w:pPr>
      <w:r w:rsidRPr="002C59E1">
        <w:rPr>
          <w:rFonts w:ascii="Calibri Light" w:hAnsi="Calibri Light"/>
        </w:rPr>
        <w:t>Is the custom program assigned to an authorization group</w:t>
      </w:r>
    </w:p>
    <w:p w14:paraId="7ACFDCE5" w14:textId="77777777" w:rsidR="00676625" w:rsidRPr="002C59E1" w:rsidRDefault="00676625" w:rsidP="002C59E1">
      <w:pPr>
        <w:pStyle w:val="Heading2TextBulleted"/>
        <w:rPr>
          <w:rFonts w:ascii="Calibri Light" w:hAnsi="Calibri Light"/>
        </w:rPr>
      </w:pPr>
      <w:r w:rsidRPr="002C59E1">
        <w:rPr>
          <w:rFonts w:ascii="Calibri Light" w:hAnsi="Calibri Light"/>
        </w:rPr>
        <w:t>What is the custom transaction code for the custom program</w:t>
      </w:r>
    </w:p>
    <w:p w14:paraId="135A24F8" w14:textId="77777777" w:rsidR="00676625" w:rsidRPr="002C59E1" w:rsidRDefault="00676625" w:rsidP="002C59E1">
      <w:pPr>
        <w:pStyle w:val="Heading2TextBulleted"/>
        <w:rPr>
          <w:rFonts w:ascii="Calibri Light" w:hAnsi="Calibri Light"/>
        </w:rPr>
      </w:pPr>
      <w:r w:rsidRPr="002C59E1">
        <w:rPr>
          <w:rFonts w:ascii="Calibri Light" w:hAnsi="Calibri Light"/>
        </w:rPr>
        <w:t>Should there be an authorization check made against any field in the custom program/custom t-code and if so what is the custom/standard authorization object used(For example does it have to be restricted to residential vs commercial customer)</w:t>
      </w:r>
    </w:p>
    <w:p w14:paraId="0449079A" w14:textId="77777777" w:rsidR="00676625" w:rsidRPr="002C59E1" w:rsidRDefault="00676625" w:rsidP="002C59E1">
      <w:pPr>
        <w:pStyle w:val="Heading2TextBulleted"/>
        <w:rPr>
          <w:rFonts w:ascii="Calibri Light" w:hAnsi="Calibri Light"/>
        </w:rPr>
      </w:pPr>
      <w:r w:rsidRPr="002C59E1">
        <w:rPr>
          <w:rFonts w:ascii="Calibri Light" w:hAnsi="Calibri Light"/>
        </w:rPr>
        <w:t>Does the custom programs/custom t-codes have any crictial or sensitive customer information that needs extra security</w:t>
      </w:r>
    </w:p>
    <w:tbl>
      <w:tblPr>
        <w:tblW w:w="9427" w:type="dxa"/>
        <w:tblInd w:w="262" w:type="dxa"/>
        <w:tblBorders>
          <w:top w:val="threeDEmboss" w:sz="6" w:space="0" w:color="auto"/>
          <w:left w:val="threeDEmboss" w:sz="6" w:space="0" w:color="auto"/>
          <w:bottom w:val="threeDEmboss" w:sz="6" w:space="0" w:color="auto"/>
          <w:right w:val="threeDEmboss" w:sz="6" w:space="0" w:color="auto"/>
          <w:insideH w:val="threeDEmboss" w:sz="6" w:space="0" w:color="auto"/>
          <w:insideV w:val="single" w:sz="6" w:space="0" w:color="auto"/>
        </w:tblBorders>
        <w:tblLayout w:type="fixed"/>
        <w:tblLook w:val="01E0" w:firstRow="1" w:lastRow="1" w:firstColumn="1" w:lastColumn="1" w:noHBand="0" w:noVBand="0"/>
      </w:tblPr>
      <w:tblGrid>
        <w:gridCol w:w="1916"/>
        <w:gridCol w:w="2291"/>
        <w:gridCol w:w="1718"/>
        <w:gridCol w:w="3502"/>
      </w:tblGrid>
      <w:tr w:rsidR="00676625" w:rsidRPr="006B24F0" w14:paraId="50AF73E0" w14:textId="77777777" w:rsidTr="656C8DC2">
        <w:trPr>
          <w:cantSplit/>
          <w:trHeight w:val="432"/>
          <w:tblHeader/>
        </w:trPr>
        <w:tc>
          <w:tcPr>
            <w:tcW w:w="1916" w:type="dxa"/>
            <w:tcBorders>
              <w:bottom w:val="threeDEmboss" w:sz="6" w:space="0" w:color="auto"/>
            </w:tcBorders>
            <w:shd w:val="clear" w:color="auto" w:fill="F9FBAF"/>
            <w:vAlign w:val="center"/>
          </w:tcPr>
          <w:p w14:paraId="00B559B1" w14:textId="77777777" w:rsidR="00676625" w:rsidRPr="006B24F0" w:rsidRDefault="00676625" w:rsidP="00086A87">
            <w:pPr>
              <w:pStyle w:val="TableHeader-Left"/>
              <w:rPr>
                <w:rFonts w:ascii="Calibri Light" w:hAnsi="Calibri Light" w:cs="Arial"/>
              </w:rPr>
            </w:pPr>
            <w:r w:rsidRPr="006B24F0">
              <w:rPr>
                <w:rFonts w:ascii="Calibri Light" w:hAnsi="Calibri Light" w:cs="Arial"/>
              </w:rPr>
              <w:t>Custom Program</w:t>
            </w:r>
          </w:p>
        </w:tc>
        <w:tc>
          <w:tcPr>
            <w:tcW w:w="2291" w:type="dxa"/>
            <w:tcBorders>
              <w:bottom w:val="threeDEmboss" w:sz="6" w:space="0" w:color="auto"/>
            </w:tcBorders>
            <w:shd w:val="clear" w:color="auto" w:fill="F9FBAF"/>
            <w:vAlign w:val="center"/>
          </w:tcPr>
          <w:p w14:paraId="483E9E5D" w14:textId="77777777" w:rsidR="00676625" w:rsidRPr="006B24F0" w:rsidRDefault="00676625" w:rsidP="00086A87">
            <w:pPr>
              <w:pStyle w:val="TableHeader-Left"/>
              <w:rPr>
                <w:rFonts w:ascii="Calibri Light" w:hAnsi="Calibri Light" w:cs="Arial"/>
              </w:rPr>
            </w:pPr>
            <w:r w:rsidRPr="006B24F0">
              <w:rPr>
                <w:rFonts w:ascii="Calibri Light" w:hAnsi="Calibri Light" w:cs="Arial"/>
              </w:rPr>
              <w:t xml:space="preserve">Authorization Grp </w:t>
            </w:r>
          </w:p>
        </w:tc>
        <w:tc>
          <w:tcPr>
            <w:tcW w:w="1718" w:type="dxa"/>
            <w:tcBorders>
              <w:bottom w:val="threeDEmboss" w:sz="6" w:space="0" w:color="auto"/>
            </w:tcBorders>
            <w:shd w:val="clear" w:color="auto" w:fill="F9FBAF"/>
            <w:vAlign w:val="center"/>
          </w:tcPr>
          <w:p w14:paraId="254E1F11" w14:textId="77777777" w:rsidR="00676625" w:rsidRPr="006B24F0" w:rsidRDefault="00676625" w:rsidP="00086A87">
            <w:pPr>
              <w:pStyle w:val="TableHeader-Left"/>
              <w:rPr>
                <w:rFonts w:ascii="Calibri Light" w:hAnsi="Calibri Light" w:cs="Arial"/>
              </w:rPr>
            </w:pPr>
            <w:r w:rsidRPr="006B24F0">
              <w:rPr>
                <w:rFonts w:ascii="Calibri Light" w:hAnsi="Calibri Light" w:cs="Arial"/>
              </w:rPr>
              <w:t>Custom T-code</w:t>
            </w:r>
          </w:p>
        </w:tc>
        <w:tc>
          <w:tcPr>
            <w:tcW w:w="3502" w:type="dxa"/>
            <w:tcBorders>
              <w:bottom w:val="threeDEmboss" w:sz="6" w:space="0" w:color="auto"/>
            </w:tcBorders>
            <w:shd w:val="clear" w:color="auto" w:fill="F9FBAF"/>
            <w:vAlign w:val="center"/>
          </w:tcPr>
          <w:p w14:paraId="410AA6D8" w14:textId="77777777" w:rsidR="00676625" w:rsidRPr="006B24F0" w:rsidRDefault="00676625" w:rsidP="00086A87">
            <w:pPr>
              <w:pStyle w:val="TableHeader-Left"/>
              <w:rPr>
                <w:rFonts w:ascii="Calibri Light" w:hAnsi="Calibri Light" w:cs="Arial"/>
              </w:rPr>
            </w:pPr>
            <w:r w:rsidRPr="006B24F0">
              <w:rPr>
                <w:rFonts w:ascii="Calibri Light" w:hAnsi="Calibri Light" w:cs="Arial"/>
              </w:rPr>
              <w:t>Authorization Object used in the authorization check statement</w:t>
            </w:r>
          </w:p>
        </w:tc>
      </w:tr>
      <w:tr w:rsidR="006650C0" w:rsidRPr="006B24F0" w14:paraId="6F67AE43" w14:textId="77777777" w:rsidTr="656C8DC2">
        <w:trPr>
          <w:cantSplit/>
          <w:trHeight w:val="54"/>
        </w:trPr>
        <w:tc>
          <w:tcPr>
            <w:tcW w:w="1916" w:type="dxa"/>
            <w:tcBorders>
              <w:bottom w:val="single" w:sz="4" w:space="0" w:color="auto"/>
            </w:tcBorders>
            <w:vAlign w:val="center"/>
          </w:tcPr>
          <w:p w14:paraId="72EEB4F9" w14:textId="3CD562C1" w:rsidR="006650C0" w:rsidRPr="006B24F0" w:rsidRDefault="008A63F3" w:rsidP="00086A87">
            <w:pPr>
              <w:pStyle w:val="TableField-Left"/>
              <w:rPr>
                <w:rFonts w:ascii="Calibri Light" w:hAnsi="Calibri Light" w:cs="Arial"/>
              </w:rPr>
            </w:pPr>
            <w:r>
              <w:rPr>
                <w:rFonts w:ascii="Calibri Light" w:hAnsi="Calibri Light" w:cs="Arial"/>
              </w:rPr>
              <w:t>N/A</w:t>
            </w:r>
          </w:p>
        </w:tc>
        <w:tc>
          <w:tcPr>
            <w:tcW w:w="2291" w:type="dxa"/>
            <w:tcBorders>
              <w:bottom w:val="single" w:sz="4" w:space="0" w:color="auto"/>
            </w:tcBorders>
            <w:vAlign w:val="center"/>
          </w:tcPr>
          <w:p w14:paraId="4AA1A66C" w14:textId="77777777" w:rsidR="006650C0" w:rsidRPr="006B24F0" w:rsidRDefault="006650C0" w:rsidP="00086A87">
            <w:pPr>
              <w:pStyle w:val="TableField-Left"/>
              <w:rPr>
                <w:rFonts w:ascii="Calibri Light" w:hAnsi="Calibri Light" w:cs="Arial"/>
              </w:rPr>
            </w:pPr>
          </w:p>
        </w:tc>
        <w:tc>
          <w:tcPr>
            <w:tcW w:w="1718" w:type="dxa"/>
            <w:tcBorders>
              <w:bottom w:val="single" w:sz="4" w:space="0" w:color="auto"/>
            </w:tcBorders>
            <w:vAlign w:val="center"/>
          </w:tcPr>
          <w:p w14:paraId="367A61B7" w14:textId="77777777" w:rsidR="006650C0" w:rsidRPr="006B24F0" w:rsidRDefault="006650C0" w:rsidP="00086A87">
            <w:pPr>
              <w:pStyle w:val="TableField-Left"/>
              <w:rPr>
                <w:rFonts w:ascii="Calibri Light" w:hAnsi="Calibri Light" w:cs="Arial"/>
              </w:rPr>
            </w:pPr>
          </w:p>
        </w:tc>
        <w:tc>
          <w:tcPr>
            <w:tcW w:w="3502" w:type="dxa"/>
            <w:tcBorders>
              <w:bottom w:val="single" w:sz="4" w:space="0" w:color="auto"/>
            </w:tcBorders>
            <w:vAlign w:val="center"/>
          </w:tcPr>
          <w:p w14:paraId="10037337" w14:textId="77777777" w:rsidR="006650C0" w:rsidRPr="006B24F0" w:rsidRDefault="006650C0" w:rsidP="00086A87">
            <w:pPr>
              <w:pStyle w:val="TableField-Left"/>
              <w:rPr>
                <w:rFonts w:ascii="Calibri Light" w:hAnsi="Calibri Light" w:cs="Arial"/>
              </w:rPr>
            </w:pPr>
          </w:p>
        </w:tc>
      </w:tr>
      <w:tr w:rsidR="00676625" w:rsidRPr="006B24F0" w14:paraId="2B316F0D" w14:textId="77777777" w:rsidTr="656C8DC2">
        <w:trPr>
          <w:cantSplit/>
          <w:trHeight w:val="54"/>
        </w:trPr>
        <w:tc>
          <w:tcPr>
            <w:tcW w:w="1916" w:type="dxa"/>
            <w:tcBorders>
              <w:top w:val="single" w:sz="4" w:space="0" w:color="auto"/>
            </w:tcBorders>
            <w:vAlign w:val="center"/>
          </w:tcPr>
          <w:p w14:paraId="75FD362F" w14:textId="77777777" w:rsidR="00676625" w:rsidRPr="006B24F0" w:rsidRDefault="00676625" w:rsidP="00086A87">
            <w:pPr>
              <w:pStyle w:val="TableField-Left"/>
              <w:rPr>
                <w:rFonts w:ascii="Calibri Light" w:hAnsi="Calibri Light" w:cs="Arial"/>
              </w:rPr>
            </w:pPr>
          </w:p>
        </w:tc>
        <w:tc>
          <w:tcPr>
            <w:tcW w:w="2291" w:type="dxa"/>
            <w:tcBorders>
              <w:top w:val="single" w:sz="4" w:space="0" w:color="auto"/>
            </w:tcBorders>
            <w:vAlign w:val="center"/>
          </w:tcPr>
          <w:p w14:paraId="0E1492CD" w14:textId="77777777" w:rsidR="00676625" w:rsidRPr="006B24F0" w:rsidRDefault="00676625" w:rsidP="00086A87">
            <w:pPr>
              <w:pStyle w:val="TableField-Left"/>
              <w:rPr>
                <w:rFonts w:ascii="Calibri Light" w:hAnsi="Calibri Light" w:cs="Arial"/>
              </w:rPr>
            </w:pPr>
          </w:p>
        </w:tc>
        <w:tc>
          <w:tcPr>
            <w:tcW w:w="1718" w:type="dxa"/>
            <w:tcBorders>
              <w:top w:val="single" w:sz="4" w:space="0" w:color="auto"/>
            </w:tcBorders>
            <w:vAlign w:val="center"/>
          </w:tcPr>
          <w:p w14:paraId="46508156" w14:textId="77777777" w:rsidR="00676625" w:rsidRPr="006B24F0" w:rsidRDefault="00676625" w:rsidP="00086A87">
            <w:pPr>
              <w:pStyle w:val="TableField-Left"/>
              <w:rPr>
                <w:rFonts w:ascii="Calibri Light" w:hAnsi="Calibri Light" w:cs="Arial"/>
              </w:rPr>
            </w:pPr>
          </w:p>
        </w:tc>
        <w:tc>
          <w:tcPr>
            <w:tcW w:w="3502" w:type="dxa"/>
            <w:tcBorders>
              <w:top w:val="single" w:sz="4" w:space="0" w:color="auto"/>
            </w:tcBorders>
            <w:vAlign w:val="center"/>
          </w:tcPr>
          <w:p w14:paraId="197EA94B" w14:textId="77777777" w:rsidR="00676625" w:rsidRPr="006B24F0" w:rsidRDefault="00676625" w:rsidP="00086A87">
            <w:pPr>
              <w:pStyle w:val="TableField-Left"/>
              <w:rPr>
                <w:rFonts w:ascii="Calibri Light" w:hAnsi="Calibri Light" w:cs="Arial"/>
              </w:rPr>
            </w:pPr>
          </w:p>
        </w:tc>
      </w:tr>
    </w:tbl>
    <w:p w14:paraId="227E002B" w14:textId="77777777" w:rsidR="00676625" w:rsidRPr="006B24F0" w:rsidRDefault="00676625" w:rsidP="00676625">
      <w:pPr>
        <w:pStyle w:val="Heading2TextBulleted"/>
        <w:numPr>
          <w:ilvl w:val="0"/>
          <w:numId w:val="0"/>
        </w:numPr>
        <w:ind w:left="3067" w:hanging="360"/>
        <w:rPr>
          <w:rFonts w:ascii="Calibri Light" w:hAnsi="Calibri Light" w:cs="Arial"/>
        </w:rPr>
      </w:pPr>
    </w:p>
    <w:p w14:paraId="56D93F2C" w14:textId="77777777" w:rsidR="00676625" w:rsidRPr="006B24F0" w:rsidRDefault="00676625" w:rsidP="001C2777">
      <w:pPr>
        <w:pStyle w:val="Heading2"/>
      </w:pPr>
      <w:r w:rsidRPr="006B24F0">
        <w:t xml:space="preserve"> </w:t>
      </w:r>
      <w:bookmarkStart w:id="1277" w:name="_Toc509409295"/>
      <w:bookmarkStart w:id="1278" w:name="_Toc509475051"/>
      <w:bookmarkStart w:id="1279" w:name="_Toc509481771"/>
      <w:bookmarkStart w:id="1280" w:name="_Toc510117079"/>
      <w:r w:rsidRPr="006B24F0">
        <w:t>Custom Table/Transaction Codes</w:t>
      </w:r>
      <w:bookmarkEnd w:id="1277"/>
      <w:bookmarkEnd w:id="1278"/>
      <w:bookmarkEnd w:id="1279"/>
      <w:bookmarkEnd w:id="1280"/>
    </w:p>
    <w:p w14:paraId="675954BF" w14:textId="77777777" w:rsidR="00280C7F" w:rsidRPr="006B24F0" w:rsidRDefault="00676625" w:rsidP="00676920">
      <w:pPr>
        <w:ind w:left="360"/>
        <w:rPr>
          <w:rFonts w:ascii="Calibri Light" w:hAnsi="Calibri Light" w:cs="Arial"/>
        </w:rPr>
      </w:pPr>
      <w:r w:rsidRPr="006B24F0">
        <w:rPr>
          <w:rFonts w:ascii="Calibri Light" w:hAnsi="Calibri Light" w:cs="Arial"/>
        </w:rPr>
        <w:t>Please identify any custom tables/transaction codes that need to be developed for RICEFW objects.</w:t>
      </w:r>
    </w:p>
    <w:p w14:paraId="69151474" w14:textId="1ED017F2" w:rsidR="00280C7F" w:rsidRPr="006B24F0" w:rsidRDefault="00280C7F" w:rsidP="009F3278">
      <w:pPr>
        <w:pStyle w:val="ListParagraph"/>
        <w:numPr>
          <w:ilvl w:val="0"/>
          <w:numId w:val="12"/>
        </w:numPr>
        <w:spacing w:before="120" w:after="120"/>
        <w:ind w:left="1080"/>
        <w:rPr>
          <w:rFonts w:ascii="Calibri Light" w:hAnsi="Calibri Light" w:cs="Arial"/>
          <w:sz w:val="20"/>
          <w:szCs w:val="20"/>
        </w:rPr>
      </w:pPr>
      <w:r w:rsidRPr="006B24F0">
        <w:rPr>
          <w:rFonts w:ascii="Calibri Light" w:hAnsi="Calibri Light" w:cs="Arial"/>
          <w:sz w:val="20"/>
          <w:szCs w:val="20"/>
        </w:rPr>
        <w:t>Are there any customer sensitive/</w:t>
      </w:r>
      <w:r w:rsidR="005F3340" w:rsidRPr="006B24F0">
        <w:rPr>
          <w:rFonts w:ascii="Calibri Light" w:hAnsi="Calibri Light" w:cs="Arial"/>
          <w:sz w:val="20"/>
          <w:szCs w:val="20"/>
        </w:rPr>
        <w:t>critical Z</w:t>
      </w:r>
      <w:r w:rsidRPr="006B24F0">
        <w:rPr>
          <w:rFonts w:ascii="Calibri Light" w:hAnsi="Calibri Light" w:cs="Arial"/>
          <w:sz w:val="20"/>
          <w:szCs w:val="20"/>
        </w:rPr>
        <w:t xml:space="preserve"> tables </w:t>
      </w:r>
      <w:r w:rsidR="005F3340" w:rsidRPr="006B24F0">
        <w:rPr>
          <w:rFonts w:ascii="Calibri Light" w:hAnsi="Calibri Light" w:cs="Arial"/>
          <w:sz w:val="20"/>
          <w:szCs w:val="20"/>
        </w:rPr>
        <w:t>created?</w:t>
      </w:r>
    </w:p>
    <w:p w14:paraId="68BE83A6" w14:textId="303351CB" w:rsidR="00280C7F" w:rsidRPr="006B24F0" w:rsidRDefault="00280C7F" w:rsidP="009F3278">
      <w:pPr>
        <w:pStyle w:val="ListParagraph"/>
        <w:numPr>
          <w:ilvl w:val="0"/>
          <w:numId w:val="12"/>
        </w:numPr>
        <w:spacing w:before="120" w:after="120"/>
        <w:ind w:left="1080"/>
        <w:rPr>
          <w:rFonts w:ascii="Calibri Light" w:hAnsi="Calibri Light" w:cs="Arial"/>
          <w:sz w:val="20"/>
          <w:szCs w:val="20"/>
        </w:rPr>
      </w:pPr>
      <w:r w:rsidRPr="006B24F0">
        <w:rPr>
          <w:rFonts w:ascii="Calibri Light" w:hAnsi="Calibri Light" w:cs="Arial"/>
          <w:sz w:val="20"/>
          <w:szCs w:val="20"/>
        </w:rPr>
        <w:t xml:space="preserve">What is the authorization group assigned to the </w:t>
      </w:r>
      <w:r w:rsidR="00BD2CFF" w:rsidRPr="006B24F0">
        <w:rPr>
          <w:rFonts w:ascii="Calibri Light" w:hAnsi="Calibri Light" w:cs="Arial"/>
          <w:sz w:val="20"/>
          <w:szCs w:val="20"/>
        </w:rPr>
        <w:t>table?</w:t>
      </w:r>
    </w:p>
    <w:p w14:paraId="6FCD6B84" w14:textId="3BD59909" w:rsidR="00280C7F" w:rsidRPr="006B24F0" w:rsidRDefault="00280C7F" w:rsidP="009F3278">
      <w:pPr>
        <w:pStyle w:val="ListParagraph"/>
        <w:numPr>
          <w:ilvl w:val="0"/>
          <w:numId w:val="12"/>
        </w:numPr>
        <w:spacing w:before="120" w:after="120"/>
        <w:ind w:left="1080"/>
        <w:rPr>
          <w:rFonts w:ascii="Calibri Light" w:hAnsi="Calibri Light" w:cs="Arial"/>
          <w:sz w:val="20"/>
          <w:szCs w:val="20"/>
        </w:rPr>
      </w:pPr>
      <w:r w:rsidRPr="006B24F0">
        <w:rPr>
          <w:rFonts w:ascii="Calibri Light" w:hAnsi="Calibri Light" w:cs="Arial"/>
          <w:sz w:val="20"/>
          <w:szCs w:val="20"/>
        </w:rPr>
        <w:t>Is it just a ma</w:t>
      </w:r>
      <w:r w:rsidR="00DC6E6B" w:rsidRPr="5C9EE791">
        <w:rPr>
          <w:rFonts w:ascii="Calibri Light" w:hAnsi="Calibri Light" w:cs="Arial"/>
        </w:rPr>
        <w:t>inten</w:t>
      </w:r>
      <w:r w:rsidRPr="5C9EE791">
        <w:rPr>
          <w:rFonts w:ascii="Calibri Light" w:hAnsi="Calibri Light" w:cs="Arial"/>
        </w:rPr>
        <w:t xml:space="preserve">ance or display only </w:t>
      </w:r>
      <w:r w:rsidR="00BD2CFF" w:rsidRPr="5C9EE791">
        <w:rPr>
          <w:rFonts w:ascii="Calibri Light" w:hAnsi="Calibri Light" w:cs="Arial"/>
        </w:rPr>
        <w:t>table?</w:t>
      </w:r>
    </w:p>
    <w:p w14:paraId="36A29C97" w14:textId="0C5CC245" w:rsidR="00280C7F" w:rsidRPr="006B24F0" w:rsidRDefault="00280C7F" w:rsidP="009F3278">
      <w:pPr>
        <w:pStyle w:val="ListParagraph"/>
        <w:numPr>
          <w:ilvl w:val="0"/>
          <w:numId w:val="12"/>
        </w:numPr>
        <w:spacing w:before="120" w:after="120"/>
        <w:ind w:left="1080"/>
        <w:rPr>
          <w:rFonts w:ascii="Calibri Light" w:hAnsi="Calibri Light" w:cs="Arial"/>
          <w:sz w:val="20"/>
          <w:szCs w:val="20"/>
        </w:rPr>
      </w:pPr>
      <w:r w:rsidRPr="006B24F0">
        <w:rPr>
          <w:rFonts w:ascii="Calibri Light" w:hAnsi="Calibri Light" w:cs="Arial"/>
          <w:sz w:val="20"/>
          <w:szCs w:val="20"/>
        </w:rPr>
        <w:t xml:space="preserve">What is the Z transaction code for the custom </w:t>
      </w:r>
      <w:r w:rsidR="00BD2CFF" w:rsidRPr="006B24F0">
        <w:rPr>
          <w:rFonts w:ascii="Calibri Light" w:hAnsi="Calibri Light" w:cs="Arial"/>
          <w:sz w:val="20"/>
          <w:szCs w:val="20"/>
        </w:rPr>
        <w:t>table?</w:t>
      </w:r>
    </w:p>
    <w:p w14:paraId="175E2D97" w14:textId="77777777" w:rsidR="00280C7F" w:rsidRPr="006B24F0" w:rsidRDefault="00280C7F" w:rsidP="00280C7F">
      <w:pPr>
        <w:rPr>
          <w:rFonts w:ascii="Calibri Light" w:hAnsi="Calibri Light" w:cs="Arial"/>
        </w:rPr>
      </w:pPr>
    </w:p>
    <w:tbl>
      <w:tblPr>
        <w:tblW w:w="9427" w:type="dxa"/>
        <w:tblInd w:w="262" w:type="dxa"/>
        <w:tblBorders>
          <w:top w:val="threeDEmboss" w:sz="6" w:space="0" w:color="auto"/>
          <w:left w:val="threeDEmboss" w:sz="6" w:space="0" w:color="auto"/>
          <w:bottom w:val="threeDEmboss" w:sz="6" w:space="0" w:color="auto"/>
          <w:right w:val="threeDEmboss" w:sz="6" w:space="0" w:color="auto"/>
          <w:insideH w:val="threeDEmboss" w:sz="6" w:space="0" w:color="auto"/>
          <w:insideV w:val="single" w:sz="6" w:space="0" w:color="auto"/>
        </w:tblBorders>
        <w:tblLayout w:type="fixed"/>
        <w:tblLook w:val="01E0" w:firstRow="1" w:lastRow="1" w:firstColumn="1" w:lastColumn="1" w:noHBand="0" w:noVBand="0"/>
      </w:tblPr>
      <w:tblGrid>
        <w:gridCol w:w="1916"/>
        <w:gridCol w:w="2291"/>
        <w:gridCol w:w="2610"/>
        <w:gridCol w:w="2610"/>
      </w:tblGrid>
      <w:tr w:rsidR="00676625" w:rsidRPr="006B24F0" w14:paraId="27AC8B30" w14:textId="77777777" w:rsidTr="656C8DC2">
        <w:trPr>
          <w:cantSplit/>
          <w:trHeight w:val="432"/>
          <w:tblHeader/>
        </w:trPr>
        <w:tc>
          <w:tcPr>
            <w:tcW w:w="1916" w:type="dxa"/>
            <w:tcBorders>
              <w:bottom w:val="threeDEmboss" w:sz="6" w:space="0" w:color="auto"/>
            </w:tcBorders>
            <w:shd w:val="clear" w:color="auto" w:fill="F9FBAF"/>
            <w:vAlign w:val="center"/>
          </w:tcPr>
          <w:p w14:paraId="1307C071" w14:textId="77777777" w:rsidR="00676625" w:rsidRPr="006B24F0" w:rsidRDefault="00676625" w:rsidP="00086A87">
            <w:pPr>
              <w:pStyle w:val="TableHeader-Left"/>
              <w:rPr>
                <w:rFonts w:ascii="Calibri Light" w:hAnsi="Calibri Light" w:cs="Arial"/>
              </w:rPr>
            </w:pPr>
            <w:r w:rsidRPr="006B24F0">
              <w:rPr>
                <w:rFonts w:ascii="Calibri Light" w:hAnsi="Calibri Light" w:cs="Arial"/>
              </w:rPr>
              <w:t>Custom Table</w:t>
            </w:r>
          </w:p>
        </w:tc>
        <w:tc>
          <w:tcPr>
            <w:tcW w:w="2291" w:type="dxa"/>
            <w:tcBorders>
              <w:bottom w:val="threeDEmboss" w:sz="6" w:space="0" w:color="auto"/>
            </w:tcBorders>
            <w:shd w:val="clear" w:color="auto" w:fill="F9FBAF"/>
            <w:vAlign w:val="center"/>
          </w:tcPr>
          <w:p w14:paraId="2B6E6693" w14:textId="77777777" w:rsidR="00676625" w:rsidRPr="006B24F0" w:rsidRDefault="00676625" w:rsidP="00086A87">
            <w:pPr>
              <w:pStyle w:val="TableHeader-Left"/>
              <w:rPr>
                <w:rFonts w:ascii="Calibri Light" w:hAnsi="Calibri Light" w:cs="Arial"/>
              </w:rPr>
            </w:pPr>
            <w:r w:rsidRPr="006B24F0">
              <w:rPr>
                <w:rFonts w:ascii="Calibri Light" w:hAnsi="Calibri Light" w:cs="Arial"/>
              </w:rPr>
              <w:t>Authorization Grp Assigned</w:t>
            </w:r>
          </w:p>
        </w:tc>
        <w:tc>
          <w:tcPr>
            <w:tcW w:w="2610" w:type="dxa"/>
            <w:tcBorders>
              <w:bottom w:val="threeDEmboss" w:sz="6" w:space="0" w:color="auto"/>
            </w:tcBorders>
            <w:shd w:val="clear" w:color="auto" w:fill="F9FBAF"/>
            <w:vAlign w:val="center"/>
          </w:tcPr>
          <w:p w14:paraId="4561DFBB" w14:textId="77777777" w:rsidR="00676625" w:rsidRPr="006B24F0" w:rsidRDefault="00676625" w:rsidP="00086A87">
            <w:pPr>
              <w:pStyle w:val="TableHeader-Left"/>
              <w:rPr>
                <w:rFonts w:ascii="Calibri Light" w:hAnsi="Calibri Light" w:cs="Arial"/>
              </w:rPr>
            </w:pPr>
            <w:r w:rsidRPr="006B24F0">
              <w:rPr>
                <w:rFonts w:ascii="Calibri Light" w:hAnsi="Calibri Light" w:cs="Arial"/>
              </w:rPr>
              <w:t>Custom T-code for the Table</w:t>
            </w:r>
          </w:p>
        </w:tc>
        <w:tc>
          <w:tcPr>
            <w:tcW w:w="2610" w:type="dxa"/>
            <w:tcBorders>
              <w:bottom w:val="threeDEmboss" w:sz="6" w:space="0" w:color="auto"/>
            </w:tcBorders>
            <w:shd w:val="clear" w:color="auto" w:fill="F9FBAF"/>
            <w:vAlign w:val="center"/>
          </w:tcPr>
          <w:p w14:paraId="56D0E9F7" w14:textId="77777777" w:rsidR="00676625" w:rsidRPr="006B24F0" w:rsidRDefault="00676625" w:rsidP="00086A87">
            <w:pPr>
              <w:pStyle w:val="TableHeader-Left"/>
              <w:rPr>
                <w:rFonts w:ascii="Calibri Light" w:hAnsi="Calibri Light" w:cs="Arial"/>
              </w:rPr>
            </w:pPr>
            <w:r w:rsidRPr="006B24F0">
              <w:rPr>
                <w:rFonts w:ascii="Calibri Light" w:hAnsi="Calibri Light" w:cs="Arial"/>
              </w:rPr>
              <w:t>Table Access (display/update)</w:t>
            </w:r>
          </w:p>
        </w:tc>
      </w:tr>
      <w:tr w:rsidR="00626709" w:rsidRPr="006B24F0" w14:paraId="58B3BE69" w14:textId="77777777" w:rsidTr="656C8DC2">
        <w:trPr>
          <w:cantSplit/>
          <w:trHeight w:val="108"/>
        </w:trPr>
        <w:tc>
          <w:tcPr>
            <w:tcW w:w="1916" w:type="dxa"/>
            <w:tcBorders>
              <w:bottom w:val="single" w:sz="4" w:space="0" w:color="auto"/>
            </w:tcBorders>
            <w:vAlign w:val="center"/>
          </w:tcPr>
          <w:p w14:paraId="655BF9FE" w14:textId="613A49B2" w:rsidR="00626709" w:rsidRPr="006B24F0" w:rsidRDefault="008A63F3" w:rsidP="00086A87">
            <w:pPr>
              <w:pStyle w:val="TableField-Left"/>
              <w:rPr>
                <w:rFonts w:ascii="Calibri Light" w:hAnsi="Calibri Light" w:cs="Arial"/>
              </w:rPr>
            </w:pPr>
            <w:r>
              <w:rPr>
                <w:rFonts w:ascii="Calibri Light" w:hAnsi="Calibri Light" w:cs="Arial"/>
              </w:rPr>
              <w:t>N/A</w:t>
            </w:r>
          </w:p>
        </w:tc>
        <w:tc>
          <w:tcPr>
            <w:tcW w:w="2291" w:type="dxa"/>
            <w:tcBorders>
              <w:bottom w:val="single" w:sz="4" w:space="0" w:color="auto"/>
            </w:tcBorders>
            <w:vAlign w:val="center"/>
          </w:tcPr>
          <w:p w14:paraId="14927093" w14:textId="77777777" w:rsidR="00626709" w:rsidRPr="006B24F0" w:rsidRDefault="00626709" w:rsidP="00086A87">
            <w:pPr>
              <w:pStyle w:val="TableField-Left"/>
              <w:rPr>
                <w:rFonts w:ascii="Calibri Light" w:hAnsi="Calibri Light" w:cs="Arial"/>
              </w:rPr>
            </w:pPr>
          </w:p>
        </w:tc>
        <w:tc>
          <w:tcPr>
            <w:tcW w:w="2610" w:type="dxa"/>
            <w:tcBorders>
              <w:bottom w:val="single" w:sz="4" w:space="0" w:color="auto"/>
            </w:tcBorders>
            <w:vAlign w:val="center"/>
          </w:tcPr>
          <w:p w14:paraId="50F56F13" w14:textId="77777777" w:rsidR="00626709" w:rsidRPr="006B24F0" w:rsidRDefault="00626709" w:rsidP="00086A87">
            <w:pPr>
              <w:pStyle w:val="TableField-Left"/>
              <w:rPr>
                <w:rFonts w:ascii="Calibri Light" w:hAnsi="Calibri Light" w:cs="Arial"/>
              </w:rPr>
            </w:pPr>
          </w:p>
        </w:tc>
        <w:tc>
          <w:tcPr>
            <w:tcW w:w="2610" w:type="dxa"/>
            <w:tcBorders>
              <w:bottom w:val="single" w:sz="4" w:space="0" w:color="auto"/>
            </w:tcBorders>
            <w:vAlign w:val="center"/>
          </w:tcPr>
          <w:p w14:paraId="72B3042A" w14:textId="77777777" w:rsidR="00626709" w:rsidRPr="006B24F0" w:rsidRDefault="00626709" w:rsidP="00086A87">
            <w:pPr>
              <w:pStyle w:val="TableField-Left"/>
              <w:rPr>
                <w:rFonts w:ascii="Calibri Light" w:hAnsi="Calibri Light" w:cs="Arial"/>
              </w:rPr>
            </w:pPr>
          </w:p>
        </w:tc>
      </w:tr>
      <w:tr w:rsidR="00676625" w:rsidRPr="006B24F0" w14:paraId="1F201C69" w14:textId="77777777" w:rsidTr="656C8DC2">
        <w:trPr>
          <w:cantSplit/>
          <w:trHeight w:val="108"/>
        </w:trPr>
        <w:tc>
          <w:tcPr>
            <w:tcW w:w="1916" w:type="dxa"/>
            <w:tcBorders>
              <w:top w:val="single" w:sz="4" w:space="0" w:color="auto"/>
            </w:tcBorders>
            <w:vAlign w:val="center"/>
          </w:tcPr>
          <w:p w14:paraId="21647DD7" w14:textId="77777777" w:rsidR="00676625" w:rsidRPr="006B24F0" w:rsidRDefault="00676625" w:rsidP="00086A87">
            <w:pPr>
              <w:pStyle w:val="TableField-Left"/>
              <w:rPr>
                <w:rFonts w:ascii="Calibri Light" w:hAnsi="Calibri Light" w:cs="Arial"/>
              </w:rPr>
            </w:pPr>
          </w:p>
        </w:tc>
        <w:tc>
          <w:tcPr>
            <w:tcW w:w="2291" w:type="dxa"/>
            <w:tcBorders>
              <w:top w:val="single" w:sz="4" w:space="0" w:color="auto"/>
            </w:tcBorders>
            <w:vAlign w:val="center"/>
          </w:tcPr>
          <w:p w14:paraId="273C6CEF" w14:textId="77777777" w:rsidR="00676625" w:rsidRPr="006B24F0" w:rsidRDefault="00676625" w:rsidP="00086A87">
            <w:pPr>
              <w:pStyle w:val="TableField-Left"/>
              <w:rPr>
                <w:rFonts w:ascii="Calibri Light" w:hAnsi="Calibri Light" w:cs="Arial"/>
              </w:rPr>
            </w:pPr>
          </w:p>
        </w:tc>
        <w:tc>
          <w:tcPr>
            <w:tcW w:w="2610" w:type="dxa"/>
            <w:tcBorders>
              <w:top w:val="single" w:sz="4" w:space="0" w:color="auto"/>
            </w:tcBorders>
            <w:vAlign w:val="center"/>
          </w:tcPr>
          <w:p w14:paraId="542BDFC5" w14:textId="77777777" w:rsidR="00676625" w:rsidRPr="006B24F0" w:rsidRDefault="00676625" w:rsidP="00086A87">
            <w:pPr>
              <w:pStyle w:val="TableField-Left"/>
              <w:rPr>
                <w:rFonts w:ascii="Calibri Light" w:hAnsi="Calibri Light" w:cs="Arial"/>
              </w:rPr>
            </w:pPr>
          </w:p>
        </w:tc>
        <w:tc>
          <w:tcPr>
            <w:tcW w:w="2610" w:type="dxa"/>
            <w:tcBorders>
              <w:top w:val="single" w:sz="4" w:space="0" w:color="auto"/>
            </w:tcBorders>
            <w:vAlign w:val="center"/>
          </w:tcPr>
          <w:p w14:paraId="32346554" w14:textId="77777777" w:rsidR="00676625" w:rsidRPr="006B24F0" w:rsidRDefault="00676625" w:rsidP="00086A87">
            <w:pPr>
              <w:pStyle w:val="TableField-Left"/>
              <w:rPr>
                <w:rFonts w:ascii="Calibri Light" w:hAnsi="Calibri Light" w:cs="Arial"/>
              </w:rPr>
            </w:pPr>
          </w:p>
        </w:tc>
      </w:tr>
    </w:tbl>
    <w:p w14:paraId="2DEEBA44" w14:textId="77777777" w:rsidR="00676625" w:rsidRPr="006B24F0" w:rsidRDefault="00676625" w:rsidP="001375DC">
      <w:pPr>
        <w:pStyle w:val="Heading2TextBulleted"/>
        <w:numPr>
          <w:ilvl w:val="0"/>
          <w:numId w:val="0"/>
        </w:numPr>
        <w:ind w:left="720" w:hanging="360"/>
        <w:rPr>
          <w:rFonts w:ascii="Calibri Light" w:hAnsi="Calibri Light" w:cs="Arial"/>
        </w:rPr>
      </w:pPr>
    </w:p>
    <w:p w14:paraId="3A6C9F8A" w14:textId="77777777" w:rsidR="000E6897" w:rsidRPr="006B24F0" w:rsidRDefault="000E6897" w:rsidP="002F58D0">
      <w:pPr>
        <w:pStyle w:val="Heading1"/>
      </w:pPr>
      <w:bookmarkStart w:id="1281" w:name="_Toc491613826"/>
      <w:bookmarkStart w:id="1282" w:name="_Toc509409296"/>
      <w:bookmarkStart w:id="1283" w:name="_Toc509475052"/>
      <w:bookmarkStart w:id="1284" w:name="_Toc509481772"/>
      <w:bookmarkStart w:id="1285" w:name="_Toc510117080"/>
      <w:r w:rsidRPr="006B24F0">
        <w:lastRenderedPageBreak/>
        <w:t>Technical Considerations</w:t>
      </w:r>
      <w:bookmarkEnd w:id="1281"/>
      <w:bookmarkEnd w:id="1282"/>
      <w:bookmarkEnd w:id="1283"/>
      <w:bookmarkEnd w:id="1284"/>
      <w:bookmarkEnd w:id="1285"/>
    </w:p>
    <w:p w14:paraId="74314CFE" w14:textId="77777777" w:rsidR="000E6897" w:rsidRPr="006B24F0" w:rsidRDefault="000E6897" w:rsidP="009F3278">
      <w:pPr>
        <w:pStyle w:val="ListParagraph"/>
        <w:keepNext/>
        <w:numPr>
          <w:ilvl w:val="0"/>
          <w:numId w:val="10"/>
        </w:numPr>
        <w:tabs>
          <w:tab w:val="left" w:pos="1260"/>
        </w:tabs>
        <w:spacing w:before="120" w:after="120" w:line="240" w:lineRule="auto"/>
        <w:contextualSpacing w:val="0"/>
        <w:outlineLvl w:val="1"/>
        <w:rPr>
          <w:rFonts w:ascii="Calibri Light" w:eastAsia="Times New Roman" w:hAnsi="Calibri Light" w:cs="Arial"/>
          <w:b/>
          <w:bCs/>
          <w:iCs/>
          <w:vanish/>
          <w:sz w:val="32"/>
          <w:szCs w:val="32"/>
        </w:rPr>
      </w:pPr>
      <w:bookmarkStart w:id="1286" w:name="_Toc491613827"/>
      <w:bookmarkStart w:id="1287" w:name="_Toc491695023"/>
      <w:bookmarkStart w:id="1288" w:name="_Toc496099276"/>
      <w:bookmarkStart w:id="1289" w:name="_Toc496176499"/>
      <w:bookmarkStart w:id="1290" w:name="_Toc496176548"/>
      <w:bookmarkStart w:id="1291" w:name="_Toc496176694"/>
      <w:bookmarkStart w:id="1292" w:name="_Toc496177057"/>
      <w:bookmarkStart w:id="1293" w:name="_Toc496177453"/>
      <w:bookmarkStart w:id="1294" w:name="_Toc496177540"/>
      <w:bookmarkStart w:id="1295" w:name="_Toc496213959"/>
      <w:bookmarkStart w:id="1296" w:name="_Toc496214163"/>
      <w:bookmarkStart w:id="1297" w:name="_Toc496795821"/>
      <w:bookmarkStart w:id="1298" w:name="_Toc497714004"/>
      <w:bookmarkStart w:id="1299" w:name="_Toc497726379"/>
      <w:bookmarkStart w:id="1300" w:name="_Toc505317358"/>
      <w:bookmarkStart w:id="1301" w:name="_Toc506064809"/>
      <w:bookmarkStart w:id="1302" w:name="_Toc506532276"/>
      <w:bookmarkStart w:id="1303" w:name="_Toc506671320"/>
      <w:bookmarkStart w:id="1304" w:name="_Toc506974340"/>
      <w:bookmarkStart w:id="1305" w:name="_Toc507081842"/>
      <w:bookmarkStart w:id="1306" w:name="_Toc509398903"/>
      <w:bookmarkStart w:id="1307" w:name="_Toc509398999"/>
      <w:bookmarkStart w:id="1308" w:name="_Toc509404837"/>
      <w:bookmarkStart w:id="1309" w:name="_Toc509405085"/>
      <w:bookmarkStart w:id="1310" w:name="_Toc509408518"/>
      <w:bookmarkStart w:id="1311" w:name="_Toc509409297"/>
      <w:bookmarkStart w:id="1312" w:name="_Toc509411295"/>
      <w:bookmarkStart w:id="1313" w:name="_Toc509474956"/>
      <w:bookmarkStart w:id="1314" w:name="_Toc509475053"/>
      <w:bookmarkStart w:id="1315" w:name="_Toc509479807"/>
      <w:bookmarkStart w:id="1316" w:name="_Toc509480015"/>
      <w:bookmarkStart w:id="1317" w:name="_Toc509481473"/>
      <w:bookmarkStart w:id="1318" w:name="_Toc509481579"/>
      <w:bookmarkStart w:id="1319" w:name="_Toc509481676"/>
      <w:bookmarkStart w:id="1320" w:name="_Toc509481773"/>
      <w:bookmarkStart w:id="1321" w:name="_Toc509481870"/>
      <w:bookmarkStart w:id="1322" w:name="_Toc510117081"/>
      <w:bookmarkStart w:id="1323" w:name="_Toc406588321"/>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p>
    <w:p w14:paraId="2263A0A4" w14:textId="77777777" w:rsidR="000E6897" w:rsidRPr="006B24F0" w:rsidRDefault="000E6897" w:rsidP="009F3278">
      <w:pPr>
        <w:pStyle w:val="ListParagraph"/>
        <w:keepNext/>
        <w:numPr>
          <w:ilvl w:val="0"/>
          <w:numId w:val="10"/>
        </w:numPr>
        <w:tabs>
          <w:tab w:val="left" w:pos="1260"/>
        </w:tabs>
        <w:spacing w:before="120" w:after="120" w:line="240" w:lineRule="auto"/>
        <w:contextualSpacing w:val="0"/>
        <w:outlineLvl w:val="1"/>
        <w:rPr>
          <w:rFonts w:ascii="Calibri Light" w:eastAsia="Times New Roman" w:hAnsi="Calibri Light" w:cs="Arial"/>
          <w:b/>
          <w:bCs/>
          <w:iCs/>
          <w:vanish/>
          <w:sz w:val="32"/>
          <w:szCs w:val="32"/>
        </w:rPr>
      </w:pPr>
      <w:bookmarkStart w:id="1324" w:name="_Toc491613828"/>
      <w:bookmarkStart w:id="1325" w:name="_Toc491695024"/>
      <w:bookmarkStart w:id="1326" w:name="_Toc496099277"/>
      <w:bookmarkStart w:id="1327" w:name="_Toc496176500"/>
      <w:bookmarkStart w:id="1328" w:name="_Toc496176549"/>
      <w:bookmarkStart w:id="1329" w:name="_Toc496176695"/>
      <w:bookmarkStart w:id="1330" w:name="_Toc496177058"/>
      <w:bookmarkStart w:id="1331" w:name="_Toc496177454"/>
      <w:bookmarkStart w:id="1332" w:name="_Toc496177541"/>
      <w:bookmarkStart w:id="1333" w:name="_Toc496213960"/>
      <w:bookmarkStart w:id="1334" w:name="_Toc496214164"/>
      <w:bookmarkStart w:id="1335" w:name="_Toc496795822"/>
      <w:bookmarkStart w:id="1336" w:name="_Toc497714005"/>
      <w:bookmarkStart w:id="1337" w:name="_Toc497726380"/>
      <w:bookmarkStart w:id="1338" w:name="_Toc505317359"/>
      <w:bookmarkStart w:id="1339" w:name="_Toc506064810"/>
      <w:bookmarkStart w:id="1340" w:name="_Toc506532277"/>
      <w:bookmarkStart w:id="1341" w:name="_Toc506671321"/>
      <w:bookmarkStart w:id="1342" w:name="_Toc506974341"/>
      <w:bookmarkStart w:id="1343" w:name="_Toc507081843"/>
      <w:bookmarkStart w:id="1344" w:name="_Toc509398904"/>
      <w:bookmarkStart w:id="1345" w:name="_Toc509399000"/>
      <w:bookmarkStart w:id="1346" w:name="_Toc509404838"/>
      <w:bookmarkStart w:id="1347" w:name="_Toc509405086"/>
      <w:bookmarkStart w:id="1348" w:name="_Toc509408519"/>
      <w:bookmarkStart w:id="1349" w:name="_Toc509409298"/>
      <w:bookmarkStart w:id="1350" w:name="_Toc509411296"/>
      <w:bookmarkStart w:id="1351" w:name="_Toc509474957"/>
      <w:bookmarkStart w:id="1352" w:name="_Toc509475054"/>
      <w:bookmarkStart w:id="1353" w:name="_Toc509479808"/>
      <w:bookmarkStart w:id="1354" w:name="_Toc509480016"/>
      <w:bookmarkStart w:id="1355" w:name="_Toc509481474"/>
      <w:bookmarkStart w:id="1356" w:name="_Toc509481580"/>
      <w:bookmarkStart w:id="1357" w:name="_Toc509481677"/>
      <w:bookmarkStart w:id="1358" w:name="_Toc509481774"/>
      <w:bookmarkStart w:id="1359" w:name="_Toc509481871"/>
      <w:bookmarkStart w:id="1360" w:name="_Toc510117082"/>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p>
    <w:p w14:paraId="63166A80" w14:textId="77777777" w:rsidR="000E6897" w:rsidRPr="006B24F0" w:rsidRDefault="000E6897" w:rsidP="009F3278">
      <w:pPr>
        <w:pStyle w:val="ListParagraph"/>
        <w:keepNext/>
        <w:numPr>
          <w:ilvl w:val="0"/>
          <w:numId w:val="10"/>
        </w:numPr>
        <w:tabs>
          <w:tab w:val="left" w:pos="1260"/>
        </w:tabs>
        <w:spacing w:before="120" w:after="120" w:line="240" w:lineRule="auto"/>
        <w:contextualSpacing w:val="0"/>
        <w:outlineLvl w:val="1"/>
        <w:rPr>
          <w:rFonts w:ascii="Calibri Light" w:eastAsia="Times New Roman" w:hAnsi="Calibri Light" w:cs="Arial"/>
          <w:b/>
          <w:bCs/>
          <w:iCs/>
          <w:vanish/>
          <w:sz w:val="32"/>
          <w:szCs w:val="32"/>
        </w:rPr>
      </w:pPr>
      <w:bookmarkStart w:id="1361" w:name="_Toc491613829"/>
      <w:bookmarkStart w:id="1362" w:name="_Toc491695025"/>
      <w:bookmarkStart w:id="1363" w:name="_Toc496099278"/>
      <w:bookmarkStart w:id="1364" w:name="_Toc496176501"/>
      <w:bookmarkStart w:id="1365" w:name="_Toc496176550"/>
      <w:bookmarkStart w:id="1366" w:name="_Toc496176696"/>
      <w:bookmarkStart w:id="1367" w:name="_Toc496177059"/>
      <w:bookmarkStart w:id="1368" w:name="_Toc496177455"/>
      <w:bookmarkStart w:id="1369" w:name="_Toc496177542"/>
      <w:bookmarkStart w:id="1370" w:name="_Toc496213961"/>
      <w:bookmarkStart w:id="1371" w:name="_Toc496214165"/>
      <w:bookmarkStart w:id="1372" w:name="_Toc496795823"/>
      <w:bookmarkStart w:id="1373" w:name="_Toc497714006"/>
      <w:bookmarkStart w:id="1374" w:name="_Toc497726381"/>
      <w:bookmarkStart w:id="1375" w:name="_Toc505317360"/>
      <w:bookmarkStart w:id="1376" w:name="_Toc506064811"/>
      <w:bookmarkStart w:id="1377" w:name="_Toc506532278"/>
      <w:bookmarkStart w:id="1378" w:name="_Toc506671322"/>
      <w:bookmarkStart w:id="1379" w:name="_Toc506974342"/>
      <w:bookmarkStart w:id="1380" w:name="_Toc507081844"/>
      <w:bookmarkStart w:id="1381" w:name="_Toc509398905"/>
      <w:bookmarkStart w:id="1382" w:name="_Toc509399001"/>
      <w:bookmarkStart w:id="1383" w:name="_Toc509404839"/>
      <w:bookmarkStart w:id="1384" w:name="_Toc509405087"/>
      <w:bookmarkStart w:id="1385" w:name="_Toc509408520"/>
      <w:bookmarkStart w:id="1386" w:name="_Toc509409299"/>
      <w:bookmarkStart w:id="1387" w:name="_Toc509411297"/>
      <w:bookmarkStart w:id="1388" w:name="_Toc509474958"/>
      <w:bookmarkStart w:id="1389" w:name="_Toc509475055"/>
      <w:bookmarkStart w:id="1390" w:name="_Toc509479809"/>
      <w:bookmarkStart w:id="1391" w:name="_Toc509480017"/>
      <w:bookmarkStart w:id="1392" w:name="_Toc509481475"/>
      <w:bookmarkStart w:id="1393" w:name="_Toc509481581"/>
      <w:bookmarkStart w:id="1394" w:name="_Toc509481678"/>
      <w:bookmarkStart w:id="1395" w:name="_Toc509481775"/>
      <w:bookmarkStart w:id="1396" w:name="_Toc509481872"/>
      <w:bookmarkStart w:id="1397" w:name="_Toc510117083"/>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p>
    <w:p w14:paraId="6E008FCE" w14:textId="77777777" w:rsidR="000E6897" w:rsidRPr="006B24F0" w:rsidRDefault="000E6897" w:rsidP="009F3278">
      <w:pPr>
        <w:pStyle w:val="ListParagraph"/>
        <w:keepNext/>
        <w:numPr>
          <w:ilvl w:val="0"/>
          <w:numId w:val="10"/>
        </w:numPr>
        <w:tabs>
          <w:tab w:val="left" w:pos="1260"/>
        </w:tabs>
        <w:spacing w:before="120" w:after="120" w:line="240" w:lineRule="auto"/>
        <w:contextualSpacing w:val="0"/>
        <w:outlineLvl w:val="1"/>
        <w:rPr>
          <w:rFonts w:ascii="Calibri Light" w:eastAsia="Times New Roman" w:hAnsi="Calibri Light" w:cs="Arial"/>
          <w:b/>
          <w:bCs/>
          <w:iCs/>
          <w:vanish/>
          <w:sz w:val="32"/>
          <w:szCs w:val="32"/>
        </w:rPr>
      </w:pPr>
      <w:bookmarkStart w:id="1398" w:name="_Toc491613830"/>
      <w:bookmarkStart w:id="1399" w:name="_Toc491695026"/>
      <w:bookmarkStart w:id="1400" w:name="_Toc496099279"/>
      <w:bookmarkStart w:id="1401" w:name="_Toc496176502"/>
      <w:bookmarkStart w:id="1402" w:name="_Toc496176551"/>
      <w:bookmarkStart w:id="1403" w:name="_Toc496176697"/>
      <w:bookmarkStart w:id="1404" w:name="_Toc496177060"/>
      <w:bookmarkStart w:id="1405" w:name="_Toc496177456"/>
      <w:bookmarkStart w:id="1406" w:name="_Toc496177543"/>
      <w:bookmarkStart w:id="1407" w:name="_Toc496213962"/>
      <w:bookmarkStart w:id="1408" w:name="_Toc496214166"/>
      <w:bookmarkStart w:id="1409" w:name="_Toc496795824"/>
      <w:bookmarkStart w:id="1410" w:name="_Toc497714007"/>
      <w:bookmarkStart w:id="1411" w:name="_Toc497726382"/>
      <w:bookmarkStart w:id="1412" w:name="_Toc505317361"/>
      <w:bookmarkStart w:id="1413" w:name="_Toc506064812"/>
      <w:bookmarkStart w:id="1414" w:name="_Toc506532279"/>
      <w:bookmarkStart w:id="1415" w:name="_Toc506671323"/>
      <w:bookmarkStart w:id="1416" w:name="_Toc506974343"/>
      <w:bookmarkStart w:id="1417" w:name="_Toc507081845"/>
      <w:bookmarkStart w:id="1418" w:name="_Toc509398906"/>
      <w:bookmarkStart w:id="1419" w:name="_Toc509399002"/>
      <w:bookmarkStart w:id="1420" w:name="_Toc509404840"/>
      <w:bookmarkStart w:id="1421" w:name="_Toc509405088"/>
      <w:bookmarkStart w:id="1422" w:name="_Toc509408521"/>
      <w:bookmarkStart w:id="1423" w:name="_Toc509409300"/>
      <w:bookmarkStart w:id="1424" w:name="_Toc509411298"/>
      <w:bookmarkStart w:id="1425" w:name="_Toc509474959"/>
      <w:bookmarkStart w:id="1426" w:name="_Toc509475056"/>
      <w:bookmarkStart w:id="1427" w:name="_Toc509479810"/>
      <w:bookmarkStart w:id="1428" w:name="_Toc509480018"/>
      <w:bookmarkStart w:id="1429" w:name="_Toc509481476"/>
      <w:bookmarkStart w:id="1430" w:name="_Toc509481582"/>
      <w:bookmarkStart w:id="1431" w:name="_Toc509481679"/>
      <w:bookmarkStart w:id="1432" w:name="_Toc509481776"/>
      <w:bookmarkStart w:id="1433" w:name="_Toc509481873"/>
      <w:bookmarkStart w:id="1434" w:name="_Toc510117084"/>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p>
    <w:p w14:paraId="2699D3D7" w14:textId="77777777" w:rsidR="0017775A" w:rsidRPr="006B24F0" w:rsidRDefault="0017775A" w:rsidP="009F3278">
      <w:pPr>
        <w:pStyle w:val="ListParagraph"/>
        <w:keepNext/>
        <w:numPr>
          <w:ilvl w:val="0"/>
          <w:numId w:val="6"/>
        </w:numPr>
        <w:tabs>
          <w:tab w:val="left" w:pos="1260"/>
        </w:tabs>
        <w:spacing w:before="120" w:after="120" w:line="240" w:lineRule="auto"/>
        <w:contextualSpacing w:val="0"/>
        <w:outlineLvl w:val="1"/>
        <w:rPr>
          <w:rFonts w:ascii="Calibri Light" w:eastAsia="Times New Roman" w:hAnsi="Calibri Light" w:cs="Arial"/>
          <w:b/>
          <w:bCs/>
          <w:iCs/>
          <w:vanish/>
          <w:sz w:val="32"/>
          <w:szCs w:val="32"/>
        </w:rPr>
      </w:pPr>
      <w:bookmarkStart w:id="1435" w:name="_Toc491613831"/>
      <w:bookmarkStart w:id="1436" w:name="_Toc491695027"/>
      <w:bookmarkStart w:id="1437" w:name="_Toc496099280"/>
      <w:bookmarkStart w:id="1438" w:name="_Toc496176503"/>
      <w:bookmarkStart w:id="1439" w:name="_Toc496176552"/>
      <w:bookmarkStart w:id="1440" w:name="_Toc496176698"/>
      <w:bookmarkStart w:id="1441" w:name="_Toc496177061"/>
      <w:bookmarkStart w:id="1442" w:name="_Toc496177457"/>
      <w:bookmarkStart w:id="1443" w:name="_Toc496177544"/>
      <w:bookmarkStart w:id="1444" w:name="_Toc496213963"/>
      <w:bookmarkStart w:id="1445" w:name="_Toc496214167"/>
      <w:bookmarkStart w:id="1446" w:name="_Toc496795825"/>
      <w:bookmarkStart w:id="1447" w:name="_Toc497714008"/>
      <w:bookmarkStart w:id="1448" w:name="_Toc497726383"/>
      <w:bookmarkStart w:id="1449" w:name="_Toc505317362"/>
      <w:bookmarkStart w:id="1450" w:name="_Toc506064813"/>
      <w:bookmarkStart w:id="1451" w:name="_Toc506532280"/>
      <w:bookmarkStart w:id="1452" w:name="_Toc506671324"/>
      <w:bookmarkStart w:id="1453" w:name="_Toc506974344"/>
      <w:bookmarkStart w:id="1454" w:name="_Toc507081846"/>
      <w:bookmarkStart w:id="1455" w:name="_Toc509398907"/>
      <w:bookmarkStart w:id="1456" w:name="_Toc509399003"/>
      <w:bookmarkStart w:id="1457" w:name="_Toc509404841"/>
      <w:bookmarkStart w:id="1458" w:name="_Toc509405089"/>
      <w:bookmarkStart w:id="1459" w:name="_Toc509408522"/>
      <w:bookmarkStart w:id="1460" w:name="_Toc509409301"/>
      <w:bookmarkStart w:id="1461" w:name="_Toc509411299"/>
      <w:bookmarkStart w:id="1462" w:name="_Toc509474960"/>
      <w:bookmarkStart w:id="1463" w:name="_Toc509475057"/>
      <w:bookmarkStart w:id="1464" w:name="_Toc509479811"/>
      <w:bookmarkStart w:id="1465" w:name="_Toc509480019"/>
      <w:bookmarkStart w:id="1466" w:name="_Toc509481477"/>
      <w:bookmarkStart w:id="1467" w:name="_Toc509481583"/>
      <w:bookmarkStart w:id="1468" w:name="_Toc509481680"/>
      <w:bookmarkStart w:id="1469" w:name="_Toc509481777"/>
      <w:bookmarkStart w:id="1470" w:name="_Toc509481874"/>
      <w:bookmarkStart w:id="1471" w:name="_Toc510117085"/>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p>
    <w:p w14:paraId="76609846" w14:textId="77777777" w:rsidR="0017775A" w:rsidRPr="006B24F0" w:rsidRDefault="0017775A" w:rsidP="009F3278">
      <w:pPr>
        <w:pStyle w:val="ListParagraph"/>
        <w:keepNext/>
        <w:numPr>
          <w:ilvl w:val="0"/>
          <w:numId w:val="6"/>
        </w:numPr>
        <w:tabs>
          <w:tab w:val="left" w:pos="1260"/>
        </w:tabs>
        <w:spacing w:before="120" w:after="120" w:line="240" w:lineRule="auto"/>
        <w:contextualSpacing w:val="0"/>
        <w:outlineLvl w:val="1"/>
        <w:rPr>
          <w:rFonts w:ascii="Calibri Light" w:eastAsia="Times New Roman" w:hAnsi="Calibri Light" w:cs="Arial"/>
          <w:b/>
          <w:bCs/>
          <w:iCs/>
          <w:vanish/>
          <w:sz w:val="32"/>
          <w:szCs w:val="32"/>
        </w:rPr>
      </w:pPr>
      <w:bookmarkStart w:id="1472" w:name="_Toc491613832"/>
      <w:bookmarkStart w:id="1473" w:name="_Toc491695028"/>
      <w:bookmarkStart w:id="1474" w:name="_Toc496099281"/>
      <w:bookmarkStart w:id="1475" w:name="_Toc496176504"/>
      <w:bookmarkStart w:id="1476" w:name="_Toc496176553"/>
      <w:bookmarkStart w:id="1477" w:name="_Toc496176699"/>
      <w:bookmarkStart w:id="1478" w:name="_Toc496177062"/>
      <w:bookmarkStart w:id="1479" w:name="_Toc496177458"/>
      <w:bookmarkStart w:id="1480" w:name="_Toc496177545"/>
      <w:bookmarkStart w:id="1481" w:name="_Toc496213964"/>
      <w:bookmarkStart w:id="1482" w:name="_Toc496214168"/>
      <w:bookmarkStart w:id="1483" w:name="_Toc496795826"/>
      <w:bookmarkStart w:id="1484" w:name="_Toc497714009"/>
      <w:bookmarkStart w:id="1485" w:name="_Toc497726384"/>
      <w:bookmarkStart w:id="1486" w:name="_Toc505317363"/>
      <w:bookmarkStart w:id="1487" w:name="_Toc506064814"/>
      <w:bookmarkStart w:id="1488" w:name="_Toc506532281"/>
      <w:bookmarkStart w:id="1489" w:name="_Toc506671325"/>
      <w:bookmarkStart w:id="1490" w:name="_Toc506974345"/>
      <w:bookmarkStart w:id="1491" w:name="_Toc507081847"/>
      <w:bookmarkStart w:id="1492" w:name="_Toc509398908"/>
      <w:bookmarkStart w:id="1493" w:name="_Toc509399004"/>
      <w:bookmarkStart w:id="1494" w:name="_Toc509404842"/>
      <w:bookmarkStart w:id="1495" w:name="_Toc509405090"/>
      <w:bookmarkStart w:id="1496" w:name="_Toc509408523"/>
      <w:bookmarkStart w:id="1497" w:name="_Toc509409302"/>
      <w:bookmarkStart w:id="1498" w:name="_Toc509411300"/>
      <w:bookmarkStart w:id="1499" w:name="_Toc509474961"/>
      <w:bookmarkStart w:id="1500" w:name="_Toc509475058"/>
      <w:bookmarkStart w:id="1501" w:name="_Toc509479812"/>
      <w:bookmarkStart w:id="1502" w:name="_Toc509480020"/>
      <w:bookmarkStart w:id="1503" w:name="_Toc509481478"/>
      <w:bookmarkStart w:id="1504" w:name="_Toc509481584"/>
      <w:bookmarkStart w:id="1505" w:name="_Toc509481681"/>
      <w:bookmarkStart w:id="1506" w:name="_Toc509481778"/>
      <w:bookmarkStart w:id="1507" w:name="_Toc509481875"/>
      <w:bookmarkStart w:id="1508" w:name="_Toc510117086"/>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p>
    <w:p w14:paraId="72BEA5F8" w14:textId="77777777" w:rsidR="0017775A" w:rsidRPr="006B24F0" w:rsidRDefault="0017775A" w:rsidP="009F3278">
      <w:pPr>
        <w:pStyle w:val="ListParagraph"/>
        <w:keepNext/>
        <w:numPr>
          <w:ilvl w:val="0"/>
          <w:numId w:val="6"/>
        </w:numPr>
        <w:tabs>
          <w:tab w:val="left" w:pos="1260"/>
        </w:tabs>
        <w:spacing w:before="120" w:after="120" w:line="240" w:lineRule="auto"/>
        <w:contextualSpacing w:val="0"/>
        <w:outlineLvl w:val="1"/>
        <w:rPr>
          <w:rFonts w:ascii="Calibri Light" w:eastAsia="Times New Roman" w:hAnsi="Calibri Light" w:cs="Arial"/>
          <w:b/>
          <w:bCs/>
          <w:iCs/>
          <w:vanish/>
          <w:sz w:val="32"/>
          <w:szCs w:val="32"/>
        </w:rPr>
      </w:pPr>
      <w:bookmarkStart w:id="1509" w:name="_Toc491613833"/>
      <w:bookmarkStart w:id="1510" w:name="_Toc491695029"/>
      <w:bookmarkStart w:id="1511" w:name="_Toc496099282"/>
      <w:bookmarkStart w:id="1512" w:name="_Toc496176505"/>
      <w:bookmarkStart w:id="1513" w:name="_Toc496176554"/>
      <w:bookmarkStart w:id="1514" w:name="_Toc496176700"/>
      <w:bookmarkStart w:id="1515" w:name="_Toc496177063"/>
      <w:bookmarkStart w:id="1516" w:name="_Toc496177459"/>
      <w:bookmarkStart w:id="1517" w:name="_Toc496177546"/>
      <w:bookmarkStart w:id="1518" w:name="_Toc496213965"/>
      <w:bookmarkStart w:id="1519" w:name="_Toc496214169"/>
      <w:bookmarkStart w:id="1520" w:name="_Toc496795827"/>
      <w:bookmarkStart w:id="1521" w:name="_Toc497714010"/>
      <w:bookmarkStart w:id="1522" w:name="_Toc497726385"/>
      <w:bookmarkStart w:id="1523" w:name="_Toc505317364"/>
      <w:bookmarkStart w:id="1524" w:name="_Toc506064815"/>
      <w:bookmarkStart w:id="1525" w:name="_Toc506532282"/>
      <w:bookmarkStart w:id="1526" w:name="_Toc506671326"/>
      <w:bookmarkStart w:id="1527" w:name="_Toc506974346"/>
      <w:bookmarkStart w:id="1528" w:name="_Toc507081848"/>
      <w:bookmarkStart w:id="1529" w:name="_Toc509398909"/>
      <w:bookmarkStart w:id="1530" w:name="_Toc509399005"/>
      <w:bookmarkStart w:id="1531" w:name="_Toc509404843"/>
      <w:bookmarkStart w:id="1532" w:name="_Toc509405091"/>
      <w:bookmarkStart w:id="1533" w:name="_Toc509408524"/>
      <w:bookmarkStart w:id="1534" w:name="_Toc509409303"/>
      <w:bookmarkStart w:id="1535" w:name="_Toc509411301"/>
      <w:bookmarkStart w:id="1536" w:name="_Toc509474962"/>
      <w:bookmarkStart w:id="1537" w:name="_Toc509475059"/>
      <w:bookmarkStart w:id="1538" w:name="_Toc509479813"/>
      <w:bookmarkStart w:id="1539" w:name="_Toc509480021"/>
      <w:bookmarkStart w:id="1540" w:name="_Toc509481479"/>
      <w:bookmarkStart w:id="1541" w:name="_Toc509481585"/>
      <w:bookmarkStart w:id="1542" w:name="_Toc509481682"/>
      <w:bookmarkStart w:id="1543" w:name="_Toc509481779"/>
      <w:bookmarkStart w:id="1544" w:name="_Toc509481876"/>
      <w:bookmarkStart w:id="1545" w:name="_Toc510117087"/>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p>
    <w:p w14:paraId="16F214B5" w14:textId="77777777" w:rsidR="0017775A" w:rsidRPr="006B24F0" w:rsidRDefault="0017775A" w:rsidP="009F3278">
      <w:pPr>
        <w:pStyle w:val="ListParagraph"/>
        <w:keepNext/>
        <w:numPr>
          <w:ilvl w:val="0"/>
          <w:numId w:val="6"/>
        </w:numPr>
        <w:tabs>
          <w:tab w:val="left" w:pos="1260"/>
        </w:tabs>
        <w:spacing w:before="120" w:after="120" w:line="240" w:lineRule="auto"/>
        <w:contextualSpacing w:val="0"/>
        <w:outlineLvl w:val="1"/>
        <w:rPr>
          <w:rFonts w:ascii="Calibri Light" w:eastAsia="Times New Roman" w:hAnsi="Calibri Light" w:cs="Arial"/>
          <w:b/>
          <w:bCs/>
          <w:iCs/>
          <w:vanish/>
          <w:sz w:val="32"/>
          <w:szCs w:val="32"/>
        </w:rPr>
      </w:pPr>
      <w:bookmarkStart w:id="1546" w:name="_Toc491613834"/>
      <w:bookmarkStart w:id="1547" w:name="_Toc491695030"/>
      <w:bookmarkStart w:id="1548" w:name="_Toc496099283"/>
      <w:bookmarkStart w:id="1549" w:name="_Toc496176506"/>
      <w:bookmarkStart w:id="1550" w:name="_Toc496176555"/>
      <w:bookmarkStart w:id="1551" w:name="_Toc496176701"/>
      <w:bookmarkStart w:id="1552" w:name="_Toc496177064"/>
      <w:bookmarkStart w:id="1553" w:name="_Toc496177460"/>
      <w:bookmarkStart w:id="1554" w:name="_Toc496177547"/>
      <w:bookmarkStart w:id="1555" w:name="_Toc496213966"/>
      <w:bookmarkStart w:id="1556" w:name="_Toc496214170"/>
      <w:bookmarkStart w:id="1557" w:name="_Toc496795828"/>
      <w:bookmarkStart w:id="1558" w:name="_Toc497714011"/>
      <w:bookmarkStart w:id="1559" w:name="_Toc497726386"/>
      <w:bookmarkStart w:id="1560" w:name="_Toc505317365"/>
      <w:bookmarkStart w:id="1561" w:name="_Toc506064816"/>
      <w:bookmarkStart w:id="1562" w:name="_Toc506532283"/>
      <w:bookmarkStart w:id="1563" w:name="_Toc506671327"/>
      <w:bookmarkStart w:id="1564" w:name="_Toc506974347"/>
      <w:bookmarkStart w:id="1565" w:name="_Toc507081849"/>
      <w:bookmarkStart w:id="1566" w:name="_Toc509398910"/>
      <w:bookmarkStart w:id="1567" w:name="_Toc509399006"/>
      <w:bookmarkStart w:id="1568" w:name="_Toc509404844"/>
      <w:bookmarkStart w:id="1569" w:name="_Toc509405092"/>
      <w:bookmarkStart w:id="1570" w:name="_Toc509408525"/>
      <w:bookmarkStart w:id="1571" w:name="_Toc509409304"/>
      <w:bookmarkStart w:id="1572" w:name="_Toc509411302"/>
      <w:bookmarkStart w:id="1573" w:name="_Toc509474963"/>
      <w:bookmarkStart w:id="1574" w:name="_Toc509475060"/>
      <w:bookmarkStart w:id="1575" w:name="_Toc509479814"/>
      <w:bookmarkStart w:id="1576" w:name="_Toc509480022"/>
      <w:bookmarkStart w:id="1577" w:name="_Toc509481480"/>
      <w:bookmarkStart w:id="1578" w:name="_Toc509481586"/>
      <w:bookmarkStart w:id="1579" w:name="_Toc509481683"/>
      <w:bookmarkStart w:id="1580" w:name="_Toc509481780"/>
      <w:bookmarkStart w:id="1581" w:name="_Toc509481877"/>
      <w:bookmarkStart w:id="1582" w:name="_Toc510117088"/>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p>
    <w:p w14:paraId="60110FBC" w14:textId="77777777" w:rsidR="00E0118B" w:rsidRPr="006B24F0" w:rsidRDefault="007E572B" w:rsidP="001C2777">
      <w:pPr>
        <w:pStyle w:val="Heading2"/>
        <w:numPr>
          <w:ilvl w:val="1"/>
          <w:numId w:val="0"/>
        </w:numPr>
        <w:ind w:left="936"/>
      </w:pPr>
      <w:bookmarkStart w:id="1583" w:name="_Toc491613835"/>
      <w:bookmarkStart w:id="1584" w:name="_Toc509409305"/>
      <w:bookmarkStart w:id="1585" w:name="_Toc509475061"/>
      <w:bookmarkStart w:id="1586" w:name="_Toc509481781"/>
      <w:bookmarkStart w:id="1587" w:name="_Toc510117089"/>
      <w:r w:rsidRPr="006B24F0">
        <w:t xml:space="preserve">4.1 </w:t>
      </w:r>
      <w:r w:rsidR="000F1011" w:rsidRPr="006B24F0">
        <w:t xml:space="preserve">RICEF-W </w:t>
      </w:r>
      <w:r w:rsidR="00E0118B" w:rsidRPr="006B24F0">
        <w:t>Assessment</w:t>
      </w:r>
      <w:bookmarkEnd w:id="1323"/>
      <w:bookmarkEnd w:id="1583"/>
      <w:bookmarkEnd w:id="1584"/>
      <w:bookmarkEnd w:id="1585"/>
      <w:bookmarkEnd w:id="1586"/>
      <w:bookmarkEnd w:id="1587"/>
    </w:p>
    <w:p w14:paraId="0995910B" w14:textId="77777777" w:rsidR="00E0118B" w:rsidRPr="006B24F0" w:rsidRDefault="00E0118B" w:rsidP="000B4A1B">
      <w:pPr>
        <w:pStyle w:val="Heading2Text"/>
        <w:rPr>
          <w:rFonts w:ascii="Calibri Light" w:hAnsi="Calibri Light" w:cs="Arial"/>
        </w:rPr>
      </w:pPr>
      <w:r w:rsidRPr="006B24F0">
        <w:rPr>
          <w:rFonts w:ascii="Calibri Light" w:hAnsi="Calibri Light" w:cs="Arial"/>
        </w:rPr>
        <w:t>All of the Forms, Reports, Interfaces, Conversion items, Enhancements and Workflows (</w:t>
      </w:r>
      <w:r w:rsidR="000F1011" w:rsidRPr="006B24F0">
        <w:rPr>
          <w:rFonts w:ascii="Calibri Light" w:hAnsi="Calibri Light" w:cs="Arial"/>
        </w:rPr>
        <w:t>RICEF-W</w:t>
      </w:r>
      <w:r w:rsidRPr="006B24F0">
        <w:rPr>
          <w:rFonts w:ascii="Calibri Light" w:hAnsi="Calibri Light" w:cs="Arial"/>
        </w:rPr>
        <w:t xml:space="preserve">) that have been identified for this BPD are detailed in the tables below and will represent the totality of all </w:t>
      </w:r>
      <w:r w:rsidR="000F1011" w:rsidRPr="006B24F0">
        <w:rPr>
          <w:rFonts w:ascii="Calibri Light" w:hAnsi="Calibri Light" w:cs="Arial"/>
        </w:rPr>
        <w:t xml:space="preserve">RICEF-W </w:t>
      </w:r>
      <w:r w:rsidRPr="006B24F0">
        <w:rPr>
          <w:rFonts w:ascii="Calibri Light" w:hAnsi="Calibri Light" w:cs="Arial"/>
        </w:rPr>
        <w:t xml:space="preserve">items documented at the time of sign-off of this BPD.  Any </w:t>
      </w:r>
      <w:r w:rsidR="000F1011" w:rsidRPr="006B24F0">
        <w:rPr>
          <w:rFonts w:ascii="Calibri Light" w:hAnsi="Calibri Light" w:cs="Arial"/>
        </w:rPr>
        <w:t xml:space="preserve">RICEF-W </w:t>
      </w:r>
      <w:r w:rsidRPr="006B24F0">
        <w:rPr>
          <w:rFonts w:ascii="Calibri Light" w:hAnsi="Calibri Light" w:cs="Arial"/>
        </w:rPr>
        <w:t xml:space="preserve">items that are identified after this BPD receives final sign-off will only be managed within </w:t>
      </w:r>
      <w:r w:rsidR="00B751B0" w:rsidRPr="006B24F0">
        <w:rPr>
          <w:rFonts w:ascii="Calibri Light" w:hAnsi="Calibri Light" w:cs="Arial"/>
        </w:rPr>
        <w:t>Southern California Edison</w:t>
      </w:r>
      <w:r w:rsidRPr="006B24F0">
        <w:rPr>
          <w:rFonts w:ascii="Calibri Light" w:hAnsi="Calibri Light" w:cs="Arial"/>
        </w:rPr>
        <w:t>’s APSE environment and not within this document.</w:t>
      </w:r>
    </w:p>
    <w:p w14:paraId="49E9FC22" w14:textId="77777777" w:rsidR="00E0118B" w:rsidRPr="006B24F0" w:rsidRDefault="00E0118B" w:rsidP="009F3278">
      <w:pPr>
        <w:pStyle w:val="Heading3"/>
        <w:keepNext/>
        <w:numPr>
          <w:ilvl w:val="2"/>
          <w:numId w:val="10"/>
        </w:numPr>
        <w:tabs>
          <w:tab w:val="left" w:pos="1440"/>
        </w:tabs>
        <w:spacing w:before="120" w:after="120"/>
        <w:ind w:left="1440" w:hanging="900"/>
        <w:rPr>
          <w:rFonts w:ascii="Calibri Light" w:hAnsi="Calibri Light"/>
        </w:rPr>
      </w:pPr>
      <w:bookmarkStart w:id="1588" w:name="_Toc406588323"/>
      <w:bookmarkStart w:id="1589" w:name="_Toc491613836"/>
      <w:bookmarkStart w:id="1590" w:name="_Toc509409306"/>
      <w:bookmarkStart w:id="1591" w:name="_Toc509475062"/>
      <w:bookmarkStart w:id="1592" w:name="_Toc509481782"/>
      <w:bookmarkStart w:id="1593" w:name="_Toc510117090"/>
      <w:r w:rsidRPr="006B24F0">
        <w:rPr>
          <w:rFonts w:ascii="Calibri Light" w:hAnsi="Calibri Light"/>
        </w:rPr>
        <w:t>Reports</w:t>
      </w:r>
      <w:bookmarkEnd w:id="1588"/>
      <w:bookmarkEnd w:id="1589"/>
      <w:bookmarkEnd w:id="1590"/>
      <w:bookmarkEnd w:id="1591"/>
      <w:bookmarkEnd w:id="1592"/>
      <w:bookmarkEnd w:id="1593"/>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6B24F0" w14:paraId="3FE2BDF0" w14:textId="77777777" w:rsidTr="656C8DC2">
        <w:trPr>
          <w:cantSplit/>
          <w:trHeight w:val="432"/>
          <w:tblHeader/>
        </w:trPr>
        <w:tc>
          <w:tcPr>
            <w:tcW w:w="5868" w:type="dxa"/>
            <w:tcBorders>
              <w:top w:val="threeDEmboss" w:sz="6" w:space="0" w:color="auto"/>
              <w:bottom w:val="threeDEmboss" w:sz="6" w:space="0" w:color="auto"/>
            </w:tcBorders>
            <w:shd w:val="clear" w:color="auto" w:fill="F9FBAF"/>
            <w:vAlign w:val="center"/>
          </w:tcPr>
          <w:p w14:paraId="307A737A"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Description (include the Business Purpose)</w:t>
            </w:r>
          </w:p>
        </w:tc>
        <w:tc>
          <w:tcPr>
            <w:tcW w:w="1710" w:type="dxa"/>
            <w:tcBorders>
              <w:top w:val="threeDEmboss" w:sz="6" w:space="0" w:color="auto"/>
              <w:bottom w:val="threeDEmboss" w:sz="6" w:space="0" w:color="auto"/>
            </w:tcBorders>
            <w:shd w:val="clear" w:color="auto" w:fill="F9FBAF"/>
            <w:vAlign w:val="center"/>
          </w:tcPr>
          <w:p w14:paraId="5765A7FB" w14:textId="3E9C2D85" w:rsidR="00E0118B" w:rsidRPr="006B24F0" w:rsidRDefault="00E0118B" w:rsidP="0035091A">
            <w:pPr>
              <w:pStyle w:val="TableHeader-Left"/>
              <w:rPr>
                <w:rFonts w:ascii="Calibri Light" w:hAnsi="Calibri Light" w:cs="Arial"/>
              </w:rPr>
            </w:pPr>
            <w:r w:rsidRPr="006B24F0">
              <w:rPr>
                <w:rFonts w:ascii="Calibri Light" w:hAnsi="Calibri Light" w:cs="Arial"/>
              </w:rPr>
              <w:t xml:space="preserve">Complexity </w:t>
            </w:r>
          </w:p>
        </w:tc>
        <w:tc>
          <w:tcPr>
            <w:tcW w:w="1890" w:type="dxa"/>
            <w:tcBorders>
              <w:top w:val="threeDEmboss" w:sz="6" w:space="0" w:color="auto"/>
              <w:bottom w:val="threeDEmboss" w:sz="6" w:space="0" w:color="auto"/>
            </w:tcBorders>
            <w:shd w:val="clear" w:color="auto" w:fill="F9FBAF"/>
            <w:vAlign w:val="center"/>
          </w:tcPr>
          <w:p w14:paraId="71EA2D8F"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Reference ID</w:t>
            </w:r>
          </w:p>
        </w:tc>
      </w:tr>
      <w:tr w:rsidR="00E0118B" w:rsidRPr="006B24F0" w14:paraId="77B7DBE4" w14:textId="77777777" w:rsidTr="656C8DC2">
        <w:trPr>
          <w:cantSplit/>
          <w:trHeight w:val="432"/>
        </w:trPr>
        <w:tc>
          <w:tcPr>
            <w:tcW w:w="5868" w:type="dxa"/>
            <w:tcBorders>
              <w:top w:val="threeDEmboss" w:sz="6" w:space="0" w:color="auto"/>
              <w:bottom w:val="single" w:sz="6" w:space="0" w:color="auto"/>
            </w:tcBorders>
            <w:vAlign w:val="center"/>
          </w:tcPr>
          <w:p w14:paraId="789D64BE" w14:textId="18CFD3DB" w:rsidR="00E0118B" w:rsidRPr="003B7D22" w:rsidRDefault="003B7D22" w:rsidP="0035091A">
            <w:pPr>
              <w:pStyle w:val="TableField-Left"/>
              <w:rPr>
                <w:rFonts w:ascii="Calibri Light" w:hAnsi="Calibri Light" w:cs="Arial"/>
                <w:strike/>
              </w:rPr>
            </w:pPr>
            <w:r w:rsidRPr="003B7D22">
              <w:rPr>
                <w:rFonts w:ascii="Calibri Light" w:hAnsi="Calibri Light" w:cs="Arial"/>
                <w:strike/>
              </w:rPr>
              <w:t xml:space="preserve">Provide the number of turn-offs created by each organization (e.g. CCC, RSO, GC, </w:t>
            </w:r>
            <w:proofErr w:type="gramStart"/>
            <w:r w:rsidRPr="003B7D22">
              <w:rPr>
                <w:rFonts w:ascii="Calibri Light" w:hAnsi="Calibri Light" w:cs="Arial"/>
                <w:strike/>
              </w:rPr>
              <w:t>BCD</w:t>
            </w:r>
            <w:proofErr w:type="gramEnd"/>
            <w:r w:rsidRPr="003B7D22">
              <w:rPr>
                <w:rFonts w:ascii="Calibri Light" w:hAnsi="Calibri Light" w:cs="Arial"/>
                <w:strike/>
              </w:rPr>
              <w:t xml:space="preserve"> etc.) and by channel (e.g.  Phone, sce.com, IVR, web-chat, etc.)</w:t>
            </w:r>
          </w:p>
        </w:tc>
        <w:tc>
          <w:tcPr>
            <w:tcW w:w="1710" w:type="dxa"/>
            <w:tcBorders>
              <w:top w:val="threeDEmboss" w:sz="6" w:space="0" w:color="auto"/>
              <w:bottom w:val="single" w:sz="6" w:space="0" w:color="auto"/>
            </w:tcBorders>
            <w:vAlign w:val="center"/>
          </w:tcPr>
          <w:p w14:paraId="492ED4F1" w14:textId="77FF370C" w:rsidR="00E0118B" w:rsidRPr="003B7D22" w:rsidRDefault="003B7D22" w:rsidP="0035091A">
            <w:pPr>
              <w:pStyle w:val="TableField-Left"/>
              <w:rPr>
                <w:rFonts w:ascii="Calibri Light" w:hAnsi="Calibri Light" w:cs="Arial"/>
                <w:strike/>
              </w:rPr>
            </w:pPr>
            <w:r>
              <w:rPr>
                <w:rFonts w:ascii="Calibri Light" w:hAnsi="Calibri Light" w:cs="Arial"/>
                <w:strike/>
              </w:rPr>
              <w:t>Complex</w:t>
            </w:r>
          </w:p>
        </w:tc>
        <w:tc>
          <w:tcPr>
            <w:tcW w:w="1890" w:type="dxa"/>
            <w:tcBorders>
              <w:top w:val="threeDEmboss" w:sz="6" w:space="0" w:color="auto"/>
              <w:bottom w:val="single" w:sz="6" w:space="0" w:color="auto"/>
            </w:tcBorders>
            <w:vAlign w:val="center"/>
          </w:tcPr>
          <w:p w14:paraId="24AC0E93" w14:textId="1CEA973F" w:rsidR="00E0118B" w:rsidRPr="003B7D22" w:rsidRDefault="003B7D22" w:rsidP="0035091A">
            <w:pPr>
              <w:pStyle w:val="TableField-Left"/>
              <w:rPr>
                <w:rFonts w:ascii="Calibri Light" w:hAnsi="Calibri Light" w:cs="Arial"/>
                <w:strike/>
              </w:rPr>
            </w:pPr>
            <w:r w:rsidRPr="003B7D22">
              <w:rPr>
                <w:rFonts w:ascii="Calibri Light" w:hAnsi="Calibri Light" w:cs="Arial"/>
                <w:strike/>
              </w:rPr>
              <w:t>REP-CIM-CS-02-1 Number of TUON TUOF by Organization &amp; Channel</w:t>
            </w:r>
          </w:p>
        </w:tc>
      </w:tr>
      <w:tr w:rsidR="00E0118B" w:rsidRPr="006B24F0" w14:paraId="33B27286" w14:textId="77777777" w:rsidTr="656C8DC2">
        <w:trPr>
          <w:cantSplit/>
          <w:trHeight w:val="432"/>
        </w:trPr>
        <w:tc>
          <w:tcPr>
            <w:tcW w:w="5868" w:type="dxa"/>
            <w:tcBorders>
              <w:top w:val="single" w:sz="6" w:space="0" w:color="auto"/>
              <w:bottom w:val="threeDEmboss" w:sz="6" w:space="0" w:color="auto"/>
            </w:tcBorders>
            <w:vAlign w:val="center"/>
          </w:tcPr>
          <w:p w14:paraId="637BA666" w14:textId="1C8DC4C5" w:rsidR="00E0118B" w:rsidRPr="006B24F0" w:rsidRDefault="00E0118B" w:rsidP="0035091A">
            <w:pPr>
              <w:pStyle w:val="TableField-Left"/>
              <w:rPr>
                <w:rFonts w:ascii="Calibri Light" w:hAnsi="Calibri Light" w:cs="Arial"/>
              </w:rPr>
            </w:pPr>
          </w:p>
        </w:tc>
        <w:tc>
          <w:tcPr>
            <w:tcW w:w="1710" w:type="dxa"/>
            <w:tcBorders>
              <w:top w:val="single" w:sz="6" w:space="0" w:color="auto"/>
              <w:bottom w:val="threeDEmboss" w:sz="6" w:space="0" w:color="auto"/>
            </w:tcBorders>
            <w:vAlign w:val="center"/>
          </w:tcPr>
          <w:p w14:paraId="19AB788A" w14:textId="2F48F28D" w:rsidR="00E0118B" w:rsidRPr="006B24F0" w:rsidRDefault="00E0118B" w:rsidP="0035091A">
            <w:pPr>
              <w:pStyle w:val="TableField-Left"/>
              <w:rPr>
                <w:rFonts w:ascii="Calibri Light" w:hAnsi="Calibri Light" w:cs="Arial"/>
              </w:rPr>
            </w:pPr>
          </w:p>
        </w:tc>
        <w:tc>
          <w:tcPr>
            <w:tcW w:w="1890" w:type="dxa"/>
            <w:tcBorders>
              <w:top w:val="single" w:sz="6" w:space="0" w:color="auto"/>
              <w:bottom w:val="threeDEmboss" w:sz="6" w:space="0" w:color="auto"/>
            </w:tcBorders>
            <w:vAlign w:val="center"/>
          </w:tcPr>
          <w:p w14:paraId="623C05AC" w14:textId="3E0DB797" w:rsidR="00E0118B" w:rsidRPr="006B24F0" w:rsidRDefault="00E0118B" w:rsidP="0035091A">
            <w:pPr>
              <w:pStyle w:val="TableField-Left"/>
              <w:rPr>
                <w:rFonts w:ascii="Calibri Light" w:hAnsi="Calibri Light" w:cs="Arial"/>
              </w:rPr>
            </w:pPr>
          </w:p>
        </w:tc>
      </w:tr>
    </w:tbl>
    <w:p w14:paraId="5FE04CC1" w14:textId="77777777" w:rsidR="00E0118B" w:rsidRPr="006B24F0" w:rsidRDefault="00E0118B" w:rsidP="009F3278">
      <w:pPr>
        <w:pStyle w:val="Heading3"/>
        <w:keepNext/>
        <w:numPr>
          <w:ilvl w:val="2"/>
          <w:numId w:val="10"/>
        </w:numPr>
        <w:tabs>
          <w:tab w:val="left" w:pos="1440"/>
        </w:tabs>
        <w:spacing w:before="120" w:after="120"/>
        <w:ind w:left="1440" w:hanging="900"/>
        <w:rPr>
          <w:rFonts w:ascii="Calibri Light" w:hAnsi="Calibri Light"/>
        </w:rPr>
      </w:pPr>
      <w:bookmarkStart w:id="1594" w:name="_Toc406588324"/>
      <w:bookmarkStart w:id="1595" w:name="_Toc491613837"/>
      <w:bookmarkStart w:id="1596" w:name="_Toc509409307"/>
      <w:bookmarkStart w:id="1597" w:name="_Toc509475063"/>
      <w:bookmarkStart w:id="1598" w:name="_Toc509481783"/>
      <w:bookmarkStart w:id="1599" w:name="_Toc510117091"/>
      <w:r w:rsidRPr="006B24F0">
        <w:rPr>
          <w:rFonts w:ascii="Calibri Light" w:hAnsi="Calibri Light"/>
        </w:rPr>
        <w:t>Interfaces</w:t>
      </w:r>
      <w:bookmarkEnd w:id="1594"/>
      <w:bookmarkEnd w:id="1595"/>
      <w:bookmarkEnd w:id="1596"/>
      <w:bookmarkEnd w:id="1597"/>
      <w:bookmarkEnd w:id="1598"/>
      <w:bookmarkEnd w:id="1599"/>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6B24F0" w14:paraId="69BE8BD2" w14:textId="77777777" w:rsidTr="656C8DC2">
        <w:trPr>
          <w:cantSplit/>
          <w:trHeight w:val="432"/>
          <w:tblHeader/>
        </w:trPr>
        <w:tc>
          <w:tcPr>
            <w:tcW w:w="5868" w:type="dxa"/>
            <w:tcBorders>
              <w:top w:val="threeDEmboss" w:sz="6" w:space="0" w:color="auto"/>
              <w:bottom w:val="threeDEmboss" w:sz="6" w:space="0" w:color="auto"/>
            </w:tcBorders>
            <w:shd w:val="clear" w:color="auto" w:fill="F9FBAF"/>
            <w:vAlign w:val="center"/>
          </w:tcPr>
          <w:p w14:paraId="3AED6C4B"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Description (include the Business Purpose)</w:t>
            </w:r>
          </w:p>
        </w:tc>
        <w:tc>
          <w:tcPr>
            <w:tcW w:w="1710" w:type="dxa"/>
            <w:tcBorders>
              <w:top w:val="threeDEmboss" w:sz="6" w:space="0" w:color="auto"/>
              <w:bottom w:val="threeDEmboss" w:sz="6" w:space="0" w:color="auto"/>
            </w:tcBorders>
            <w:shd w:val="clear" w:color="auto" w:fill="F9FBAF"/>
            <w:vAlign w:val="center"/>
          </w:tcPr>
          <w:p w14:paraId="2688AE5E" w14:textId="28A12329" w:rsidR="00E0118B" w:rsidRPr="006B24F0" w:rsidRDefault="00E0118B" w:rsidP="0035091A">
            <w:pPr>
              <w:pStyle w:val="TableHeader-Left"/>
              <w:rPr>
                <w:rFonts w:ascii="Calibri Light" w:hAnsi="Calibri Light" w:cs="Arial"/>
              </w:rPr>
            </w:pPr>
            <w:r w:rsidRPr="006B24F0">
              <w:rPr>
                <w:rFonts w:ascii="Calibri Light" w:hAnsi="Calibri Light" w:cs="Arial"/>
              </w:rPr>
              <w:t xml:space="preserve">Complexity </w:t>
            </w:r>
          </w:p>
        </w:tc>
        <w:tc>
          <w:tcPr>
            <w:tcW w:w="1890" w:type="dxa"/>
            <w:tcBorders>
              <w:top w:val="threeDEmboss" w:sz="6" w:space="0" w:color="auto"/>
              <w:bottom w:val="threeDEmboss" w:sz="6" w:space="0" w:color="auto"/>
            </w:tcBorders>
            <w:shd w:val="clear" w:color="auto" w:fill="F9FBAF"/>
            <w:vAlign w:val="center"/>
          </w:tcPr>
          <w:p w14:paraId="64960158"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Reference ID</w:t>
            </w:r>
          </w:p>
        </w:tc>
      </w:tr>
      <w:tr w:rsidR="00E0118B" w:rsidRPr="006B24F0" w14:paraId="03E31F22" w14:textId="77777777" w:rsidTr="656C8DC2">
        <w:trPr>
          <w:cantSplit/>
          <w:trHeight w:val="432"/>
        </w:trPr>
        <w:tc>
          <w:tcPr>
            <w:tcW w:w="5868" w:type="dxa"/>
            <w:tcBorders>
              <w:top w:val="threeDEmboss" w:sz="6" w:space="0" w:color="auto"/>
              <w:bottom w:val="single" w:sz="6" w:space="0" w:color="auto"/>
            </w:tcBorders>
            <w:vAlign w:val="center"/>
          </w:tcPr>
          <w:p w14:paraId="4E06E4FC" w14:textId="088B28BA" w:rsidR="00E0118B" w:rsidRPr="006B24F0" w:rsidRDefault="007325F9" w:rsidP="0035091A">
            <w:pPr>
              <w:pStyle w:val="TableField-Left"/>
              <w:rPr>
                <w:rFonts w:ascii="Calibri Light" w:hAnsi="Calibri Light" w:cs="Arial"/>
              </w:rPr>
            </w:pPr>
            <w:r>
              <w:rPr>
                <w:rFonts w:ascii="Calibri Light" w:hAnsi="Calibri Light" w:cs="Arial"/>
              </w:rPr>
              <w:t>N/A</w:t>
            </w:r>
          </w:p>
        </w:tc>
        <w:tc>
          <w:tcPr>
            <w:tcW w:w="1710" w:type="dxa"/>
            <w:tcBorders>
              <w:top w:val="threeDEmboss" w:sz="6" w:space="0" w:color="auto"/>
              <w:bottom w:val="single" w:sz="6" w:space="0" w:color="auto"/>
            </w:tcBorders>
            <w:vAlign w:val="center"/>
          </w:tcPr>
          <w:p w14:paraId="798B6E63" w14:textId="14636916" w:rsidR="00E0118B" w:rsidRPr="006B24F0" w:rsidRDefault="00E0118B" w:rsidP="0035091A">
            <w:pPr>
              <w:pStyle w:val="TableField-Left"/>
              <w:rPr>
                <w:rFonts w:ascii="Calibri Light" w:hAnsi="Calibri Light" w:cs="Arial"/>
              </w:rPr>
            </w:pPr>
          </w:p>
        </w:tc>
        <w:tc>
          <w:tcPr>
            <w:tcW w:w="1890" w:type="dxa"/>
            <w:tcBorders>
              <w:top w:val="threeDEmboss" w:sz="6" w:space="0" w:color="auto"/>
              <w:bottom w:val="single" w:sz="6" w:space="0" w:color="auto"/>
            </w:tcBorders>
            <w:vAlign w:val="center"/>
          </w:tcPr>
          <w:p w14:paraId="7516B9CF" w14:textId="1C26B7BC" w:rsidR="00E0118B" w:rsidRPr="006B24F0" w:rsidRDefault="00E0118B" w:rsidP="0035091A">
            <w:pPr>
              <w:pStyle w:val="TableField-Left"/>
              <w:rPr>
                <w:rFonts w:ascii="Calibri Light" w:hAnsi="Calibri Light" w:cs="Arial"/>
              </w:rPr>
            </w:pPr>
          </w:p>
        </w:tc>
      </w:tr>
      <w:tr w:rsidR="00E0118B" w:rsidRPr="006B24F0" w14:paraId="785083BF" w14:textId="77777777" w:rsidTr="656C8DC2">
        <w:trPr>
          <w:cantSplit/>
          <w:trHeight w:val="432"/>
        </w:trPr>
        <w:tc>
          <w:tcPr>
            <w:tcW w:w="5868" w:type="dxa"/>
            <w:tcBorders>
              <w:top w:val="single" w:sz="6" w:space="0" w:color="auto"/>
              <w:bottom w:val="threeDEmboss" w:sz="6" w:space="0" w:color="auto"/>
            </w:tcBorders>
            <w:vAlign w:val="center"/>
          </w:tcPr>
          <w:p w14:paraId="3B2E023D" w14:textId="7CB7C3D2" w:rsidR="00E0118B" w:rsidRPr="006B24F0" w:rsidRDefault="00E0118B" w:rsidP="0035091A">
            <w:pPr>
              <w:pStyle w:val="TableField-Left"/>
              <w:rPr>
                <w:rFonts w:ascii="Calibri Light" w:hAnsi="Calibri Light" w:cs="Arial"/>
              </w:rPr>
            </w:pPr>
          </w:p>
        </w:tc>
        <w:tc>
          <w:tcPr>
            <w:tcW w:w="1710" w:type="dxa"/>
            <w:tcBorders>
              <w:top w:val="single" w:sz="6" w:space="0" w:color="auto"/>
              <w:bottom w:val="threeDEmboss" w:sz="6" w:space="0" w:color="auto"/>
            </w:tcBorders>
            <w:vAlign w:val="center"/>
          </w:tcPr>
          <w:p w14:paraId="6F18C269" w14:textId="6A2A8832" w:rsidR="00E0118B" w:rsidRPr="006B24F0" w:rsidRDefault="00E0118B" w:rsidP="0035091A">
            <w:pPr>
              <w:pStyle w:val="TableField-Left"/>
              <w:rPr>
                <w:rFonts w:ascii="Calibri Light" w:hAnsi="Calibri Light" w:cs="Arial"/>
              </w:rPr>
            </w:pPr>
          </w:p>
        </w:tc>
        <w:tc>
          <w:tcPr>
            <w:tcW w:w="1890" w:type="dxa"/>
            <w:tcBorders>
              <w:top w:val="single" w:sz="6" w:space="0" w:color="auto"/>
              <w:bottom w:val="threeDEmboss" w:sz="6" w:space="0" w:color="auto"/>
            </w:tcBorders>
            <w:vAlign w:val="center"/>
          </w:tcPr>
          <w:p w14:paraId="23E737B3" w14:textId="101E0174" w:rsidR="00E0118B" w:rsidRPr="006B24F0" w:rsidRDefault="00E0118B" w:rsidP="0035091A">
            <w:pPr>
              <w:pStyle w:val="TableField-Left"/>
              <w:rPr>
                <w:rFonts w:ascii="Calibri Light" w:hAnsi="Calibri Light" w:cs="Arial"/>
              </w:rPr>
            </w:pPr>
          </w:p>
        </w:tc>
      </w:tr>
    </w:tbl>
    <w:p w14:paraId="43DB3FA8" w14:textId="77777777" w:rsidR="00E0118B" w:rsidRPr="006B24F0" w:rsidRDefault="00E0118B" w:rsidP="009F3278">
      <w:pPr>
        <w:pStyle w:val="Heading3"/>
        <w:keepNext/>
        <w:numPr>
          <w:ilvl w:val="2"/>
          <w:numId w:val="10"/>
        </w:numPr>
        <w:tabs>
          <w:tab w:val="left" w:pos="1440"/>
        </w:tabs>
        <w:spacing w:before="120" w:after="120"/>
        <w:ind w:left="1440" w:hanging="900"/>
        <w:rPr>
          <w:rFonts w:ascii="Calibri Light" w:hAnsi="Calibri Light"/>
        </w:rPr>
      </w:pPr>
      <w:bookmarkStart w:id="1600" w:name="_Toc406588325"/>
      <w:bookmarkStart w:id="1601" w:name="_Toc491613838"/>
      <w:bookmarkStart w:id="1602" w:name="_Toc509409308"/>
      <w:bookmarkStart w:id="1603" w:name="_Toc509475064"/>
      <w:bookmarkStart w:id="1604" w:name="_Toc509481784"/>
      <w:bookmarkStart w:id="1605" w:name="_Toc510117092"/>
      <w:r w:rsidRPr="006B24F0">
        <w:rPr>
          <w:rFonts w:ascii="Calibri Light" w:hAnsi="Calibri Light"/>
        </w:rPr>
        <w:t>Conversion</w:t>
      </w:r>
      <w:bookmarkEnd w:id="1600"/>
      <w:bookmarkEnd w:id="1601"/>
      <w:bookmarkEnd w:id="1602"/>
      <w:bookmarkEnd w:id="1603"/>
      <w:bookmarkEnd w:id="1604"/>
      <w:bookmarkEnd w:id="1605"/>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6B24F0" w14:paraId="555C027A" w14:textId="77777777" w:rsidTr="656C8DC2">
        <w:trPr>
          <w:cantSplit/>
          <w:trHeight w:val="432"/>
          <w:tblHeader/>
        </w:trPr>
        <w:tc>
          <w:tcPr>
            <w:tcW w:w="5868" w:type="dxa"/>
            <w:tcBorders>
              <w:top w:val="threeDEmboss" w:sz="6" w:space="0" w:color="auto"/>
              <w:bottom w:val="threeDEmboss" w:sz="6" w:space="0" w:color="auto"/>
            </w:tcBorders>
            <w:shd w:val="clear" w:color="auto" w:fill="F9FBAF"/>
            <w:vAlign w:val="center"/>
          </w:tcPr>
          <w:p w14:paraId="4D25E0E1"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Description (include the Business Purpose)</w:t>
            </w:r>
          </w:p>
        </w:tc>
        <w:tc>
          <w:tcPr>
            <w:tcW w:w="1710" w:type="dxa"/>
            <w:tcBorders>
              <w:top w:val="threeDEmboss" w:sz="6" w:space="0" w:color="auto"/>
              <w:bottom w:val="threeDEmboss" w:sz="6" w:space="0" w:color="auto"/>
            </w:tcBorders>
            <w:shd w:val="clear" w:color="auto" w:fill="F9FBAF"/>
            <w:vAlign w:val="center"/>
          </w:tcPr>
          <w:p w14:paraId="0DA22D16" w14:textId="08D98743" w:rsidR="00E0118B" w:rsidRPr="006B24F0" w:rsidRDefault="00E0118B" w:rsidP="0035091A">
            <w:pPr>
              <w:pStyle w:val="TableHeader-Left"/>
              <w:rPr>
                <w:rFonts w:ascii="Calibri Light" w:hAnsi="Calibri Light" w:cs="Arial"/>
              </w:rPr>
            </w:pPr>
            <w:r w:rsidRPr="006B24F0">
              <w:rPr>
                <w:rFonts w:ascii="Calibri Light" w:hAnsi="Calibri Light" w:cs="Arial"/>
              </w:rPr>
              <w:t xml:space="preserve">Complexity </w:t>
            </w:r>
          </w:p>
        </w:tc>
        <w:tc>
          <w:tcPr>
            <w:tcW w:w="1890" w:type="dxa"/>
            <w:tcBorders>
              <w:top w:val="threeDEmboss" w:sz="6" w:space="0" w:color="auto"/>
              <w:bottom w:val="threeDEmboss" w:sz="6" w:space="0" w:color="auto"/>
            </w:tcBorders>
            <w:shd w:val="clear" w:color="auto" w:fill="F9FBAF"/>
            <w:vAlign w:val="center"/>
          </w:tcPr>
          <w:p w14:paraId="21A86CA0"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Reference ID</w:t>
            </w:r>
          </w:p>
        </w:tc>
      </w:tr>
      <w:tr w:rsidR="00E0118B" w:rsidRPr="006B24F0" w14:paraId="543249EE" w14:textId="77777777" w:rsidTr="656C8DC2">
        <w:trPr>
          <w:cantSplit/>
          <w:trHeight w:val="432"/>
        </w:trPr>
        <w:tc>
          <w:tcPr>
            <w:tcW w:w="5868" w:type="dxa"/>
            <w:tcBorders>
              <w:top w:val="threeDEmboss" w:sz="6" w:space="0" w:color="auto"/>
              <w:bottom w:val="single" w:sz="6" w:space="0" w:color="auto"/>
            </w:tcBorders>
            <w:vAlign w:val="center"/>
          </w:tcPr>
          <w:p w14:paraId="45D7DFAE" w14:textId="1A8DBD8C" w:rsidR="00E0118B" w:rsidRPr="006B24F0" w:rsidRDefault="00023A02" w:rsidP="0035091A">
            <w:pPr>
              <w:pStyle w:val="TableField-Left"/>
              <w:rPr>
                <w:rFonts w:ascii="Calibri Light" w:hAnsi="Calibri Light" w:cs="Arial"/>
              </w:rPr>
            </w:pPr>
            <w:r>
              <w:rPr>
                <w:rFonts w:ascii="Calibri Light" w:hAnsi="Calibri Light" w:cs="Arial"/>
              </w:rPr>
              <w:t>Refer to BPD CIM-CS-02 Handle Customer Move In/Out –</w:t>
            </w:r>
            <w:r w:rsidR="00E67C00">
              <w:rPr>
                <w:rFonts w:ascii="Calibri Light" w:hAnsi="Calibri Light" w:cs="Arial"/>
              </w:rPr>
              <w:t xml:space="preserve"> Contract New for conversion RICEFW item</w:t>
            </w:r>
          </w:p>
        </w:tc>
        <w:tc>
          <w:tcPr>
            <w:tcW w:w="1710" w:type="dxa"/>
            <w:tcBorders>
              <w:top w:val="threeDEmboss" w:sz="6" w:space="0" w:color="auto"/>
              <w:bottom w:val="single" w:sz="6" w:space="0" w:color="auto"/>
            </w:tcBorders>
            <w:vAlign w:val="center"/>
          </w:tcPr>
          <w:p w14:paraId="05ACFC7E" w14:textId="2911DF2E" w:rsidR="00E0118B" w:rsidRPr="006B24F0" w:rsidRDefault="00E0118B" w:rsidP="0035091A">
            <w:pPr>
              <w:pStyle w:val="TableField-Left"/>
              <w:rPr>
                <w:rFonts w:ascii="Calibri Light" w:hAnsi="Calibri Light" w:cs="Arial"/>
              </w:rPr>
            </w:pPr>
          </w:p>
        </w:tc>
        <w:tc>
          <w:tcPr>
            <w:tcW w:w="1890" w:type="dxa"/>
            <w:tcBorders>
              <w:top w:val="threeDEmboss" w:sz="6" w:space="0" w:color="auto"/>
              <w:bottom w:val="single" w:sz="6" w:space="0" w:color="auto"/>
            </w:tcBorders>
            <w:vAlign w:val="center"/>
          </w:tcPr>
          <w:p w14:paraId="585F1EED" w14:textId="09980C05" w:rsidR="00E0118B" w:rsidRPr="006B24F0" w:rsidRDefault="00E0118B" w:rsidP="0035091A">
            <w:pPr>
              <w:pStyle w:val="TableField-Left"/>
              <w:rPr>
                <w:rFonts w:ascii="Calibri Light" w:hAnsi="Calibri Light" w:cs="Arial"/>
              </w:rPr>
            </w:pPr>
          </w:p>
        </w:tc>
      </w:tr>
      <w:tr w:rsidR="00E0118B" w:rsidRPr="006B24F0" w14:paraId="1EF6A328" w14:textId="77777777" w:rsidTr="656C8DC2">
        <w:trPr>
          <w:cantSplit/>
          <w:trHeight w:val="432"/>
        </w:trPr>
        <w:tc>
          <w:tcPr>
            <w:tcW w:w="5868" w:type="dxa"/>
            <w:tcBorders>
              <w:top w:val="single" w:sz="6" w:space="0" w:color="auto"/>
              <w:bottom w:val="threeDEmboss" w:sz="6" w:space="0" w:color="auto"/>
            </w:tcBorders>
            <w:vAlign w:val="center"/>
          </w:tcPr>
          <w:p w14:paraId="284B1584" w14:textId="4F20AE68" w:rsidR="00E0118B" w:rsidRPr="006B24F0" w:rsidRDefault="00E0118B" w:rsidP="0035091A">
            <w:pPr>
              <w:pStyle w:val="TableField-Left"/>
              <w:rPr>
                <w:rFonts w:ascii="Calibri Light" w:hAnsi="Calibri Light" w:cs="Arial"/>
              </w:rPr>
            </w:pPr>
          </w:p>
        </w:tc>
        <w:tc>
          <w:tcPr>
            <w:tcW w:w="1710" w:type="dxa"/>
            <w:tcBorders>
              <w:top w:val="single" w:sz="6" w:space="0" w:color="auto"/>
              <w:bottom w:val="threeDEmboss" w:sz="6" w:space="0" w:color="auto"/>
            </w:tcBorders>
            <w:vAlign w:val="center"/>
          </w:tcPr>
          <w:p w14:paraId="63852B90" w14:textId="277C4B0E" w:rsidR="00E0118B" w:rsidRPr="006B24F0" w:rsidRDefault="00E0118B" w:rsidP="0035091A">
            <w:pPr>
              <w:pStyle w:val="TableField-Left"/>
              <w:rPr>
                <w:rFonts w:ascii="Calibri Light" w:hAnsi="Calibri Light" w:cs="Arial"/>
              </w:rPr>
            </w:pPr>
          </w:p>
        </w:tc>
        <w:tc>
          <w:tcPr>
            <w:tcW w:w="1890" w:type="dxa"/>
            <w:tcBorders>
              <w:top w:val="single" w:sz="6" w:space="0" w:color="auto"/>
              <w:bottom w:val="threeDEmboss" w:sz="6" w:space="0" w:color="auto"/>
            </w:tcBorders>
            <w:vAlign w:val="center"/>
          </w:tcPr>
          <w:p w14:paraId="06E51F83" w14:textId="2D1F5E95" w:rsidR="00E0118B" w:rsidRPr="006B24F0" w:rsidRDefault="00E0118B" w:rsidP="0035091A">
            <w:pPr>
              <w:pStyle w:val="TableField-Left"/>
              <w:rPr>
                <w:rFonts w:ascii="Calibri Light" w:hAnsi="Calibri Light" w:cs="Arial"/>
              </w:rPr>
            </w:pPr>
          </w:p>
        </w:tc>
      </w:tr>
    </w:tbl>
    <w:p w14:paraId="76DE02B4" w14:textId="77777777" w:rsidR="00E0118B" w:rsidRPr="006B24F0" w:rsidRDefault="00E0118B" w:rsidP="009F3278">
      <w:pPr>
        <w:pStyle w:val="Heading3"/>
        <w:keepNext/>
        <w:numPr>
          <w:ilvl w:val="2"/>
          <w:numId w:val="10"/>
        </w:numPr>
        <w:tabs>
          <w:tab w:val="left" w:pos="1440"/>
        </w:tabs>
        <w:spacing w:before="120" w:after="120"/>
        <w:ind w:left="1440" w:hanging="900"/>
        <w:rPr>
          <w:rFonts w:ascii="Calibri Light" w:hAnsi="Calibri Light"/>
        </w:rPr>
      </w:pPr>
      <w:bookmarkStart w:id="1606" w:name="_Toc406588326"/>
      <w:bookmarkStart w:id="1607" w:name="_Toc491613839"/>
      <w:bookmarkStart w:id="1608" w:name="_Toc509409309"/>
      <w:bookmarkStart w:id="1609" w:name="_Toc509475065"/>
      <w:bookmarkStart w:id="1610" w:name="_Toc509481785"/>
      <w:bookmarkStart w:id="1611" w:name="_Toc510117093"/>
      <w:r w:rsidRPr="006B24F0">
        <w:rPr>
          <w:rFonts w:ascii="Calibri Light" w:hAnsi="Calibri Light"/>
        </w:rPr>
        <w:lastRenderedPageBreak/>
        <w:t>Enhancements</w:t>
      </w:r>
      <w:bookmarkEnd w:id="1606"/>
      <w:bookmarkEnd w:id="1607"/>
      <w:bookmarkEnd w:id="1608"/>
      <w:bookmarkEnd w:id="1609"/>
      <w:bookmarkEnd w:id="1610"/>
      <w:bookmarkEnd w:id="1611"/>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6B24F0" w14:paraId="459618F8" w14:textId="77777777" w:rsidTr="21FFF1CD">
        <w:trPr>
          <w:cantSplit/>
          <w:trHeight w:val="432"/>
          <w:tblHeader/>
        </w:trPr>
        <w:tc>
          <w:tcPr>
            <w:tcW w:w="5868" w:type="dxa"/>
            <w:tcBorders>
              <w:top w:val="threeDEmboss" w:sz="6" w:space="0" w:color="auto"/>
              <w:bottom w:val="threeDEmboss" w:sz="6" w:space="0" w:color="auto"/>
            </w:tcBorders>
            <w:shd w:val="clear" w:color="auto" w:fill="F9FBAF"/>
            <w:vAlign w:val="center"/>
          </w:tcPr>
          <w:p w14:paraId="3E1AB70A"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Description (include the Business Purpose)</w:t>
            </w:r>
          </w:p>
        </w:tc>
        <w:tc>
          <w:tcPr>
            <w:tcW w:w="1710" w:type="dxa"/>
            <w:tcBorders>
              <w:top w:val="threeDEmboss" w:sz="6" w:space="0" w:color="auto"/>
              <w:bottom w:val="threeDEmboss" w:sz="6" w:space="0" w:color="auto"/>
            </w:tcBorders>
            <w:shd w:val="clear" w:color="auto" w:fill="F9FBAF"/>
            <w:vAlign w:val="center"/>
          </w:tcPr>
          <w:p w14:paraId="1674AE10" w14:textId="35CE015F" w:rsidR="00E0118B" w:rsidRPr="006B24F0" w:rsidRDefault="00E0118B" w:rsidP="0035091A">
            <w:pPr>
              <w:pStyle w:val="TableHeader-Left"/>
              <w:rPr>
                <w:rFonts w:ascii="Calibri Light" w:hAnsi="Calibri Light" w:cs="Arial"/>
              </w:rPr>
            </w:pPr>
            <w:r w:rsidRPr="006B24F0">
              <w:rPr>
                <w:rFonts w:ascii="Calibri Light" w:hAnsi="Calibri Light" w:cs="Arial"/>
              </w:rPr>
              <w:t xml:space="preserve">Complexity </w:t>
            </w:r>
          </w:p>
        </w:tc>
        <w:tc>
          <w:tcPr>
            <w:tcW w:w="1890" w:type="dxa"/>
            <w:tcBorders>
              <w:top w:val="threeDEmboss" w:sz="6" w:space="0" w:color="auto"/>
              <w:bottom w:val="threeDEmboss" w:sz="6" w:space="0" w:color="auto"/>
            </w:tcBorders>
            <w:shd w:val="clear" w:color="auto" w:fill="F9FBAF"/>
            <w:vAlign w:val="center"/>
          </w:tcPr>
          <w:p w14:paraId="154650CA"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Reference ID</w:t>
            </w:r>
          </w:p>
        </w:tc>
      </w:tr>
      <w:tr w:rsidR="00E0118B" w:rsidRPr="006B24F0" w14:paraId="07F6EEA5" w14:textId="77777777" w:rsidTr="21FFF1CD">
        <w:trPr>
          <w:cantSplit/>
          <w:trHeight w:val="432"/>
        </w:trPr>
        <w:tc>
          <w:tcPr>
            <w:tcW w:w="5868" w:type="dxa"/>
            <w:tcBorders>
              <w:top w:val="threeDEmboss" w:sz="6" w:space="0" w:color="auto"/>
              <w:bottom w:val="single" w:sz="6" w:space="0" w:color="auto"/>
            </w:tcBorders>
            <w:vAlign w:val="center"/>
          </w:tcPr>
          <w:p w14:paraId="6D652C75" w14:textId="77777777" w:rsidR="00E0118B" w:rsidRDefault="008A63F3" w:rsidP="000527C4">
            <w:pPr>
              <w:pStyle w:val="TableField-Left"/>
              <w:numPr>
                <w:ilvl w:val="0"/>
                <w:numId w:val="46"/>
              </w:numPr>
              <w:rPr>
                <w:rFonts w:ascii="Calibri Light" w:hAnsi="Calibri Light" w:cs="Arial"/>
              </w:rPr>
            </w:pPr>
            <w:r>
              <w:rPr>
                <w:rFonts w:ascii="Calibri Light" w:hAnsi="Calibri Light" w:cs="Arial"/>
              </w:rPr>
              <w:t>Auto reverse for backdated move out, back dated move out change and move out reversal.</w:t>
            </w:r>
          </w:p>
          <w:p w14:paraId="60DC73C1" w14:textId="77777777" w:rsidR="000527C4" w:rsidRDefault="000527C4" w:rsidP="000527C4">
            <w:pPr>
              <w:pStyle w:val="TableField-Left"/>
              <w:numPr>
                <w:ilvl w:val="0"/>
                <w:numId w:val="46"/>
              </w:numPr>
              <w:rPr>
                <w:rFonts w:ascii="Calibri Light" w:hAnsi="Calibri Light" w:cs="Arial"/>
              </w:rPr>
            </w:pPr>
            <w:r w:rsidRPr="000527C4">
              <w:rPr>
                <w:rFonts w:ascii="Calibri Light" w:hAnsi="Calibri Light" w:cs="Arial"/>
              </w:rPr>
              <w:t>Ability to handle the billing implications of a changed/reversed move out (e.g. if bill needs adjustment) or  changed/reversed move out (e.g. rules determine when agent can do the work versus when a case flows thru to back office for handling)</w:t>
            </w:r>
          </w:p>
          <w:p w14:paraId="01D6916F" w14:textId="77777777" w:rsidR="000527C4" w:rsidRDefault="000527C4" w:rsidP="000527C4">
            <w:pPr>
              <w:pStyle w:val="TableField-Left"/>
              <w:numPr>
                <w:ilvl w:val="0"/>
                <w:numId w:val="46"/>
              </w:numPr>
              <w:rPr>
                <w:rFonts w:ascii="Calibri Light" w:hAnsi="Calibri Light" w:cs="Arial"/>
              </w:rPr>
            </w:pPr>
            <w:r w:rsidRPr="000527C4">
              <w:rPr>
                <w:rFonts w:ascii="Calibri Light" w:hAnsi="Calibri Light" w:cs="Arial"/>
              </w:rPr>
              <w:t>Ability to automatically reverse out billed and/or paid charges if backdating the turn off</w:t>
            </w:r>
          </w:p>
          <w:p w14:paraId="331A762F" w14:textId="77777777" w:rsidR="000527C4" w:rsidRDefault="000527C4" w:rsidP="000527C4">
            <w:pPr>
              <w:pStyle w:val="TableField-Left"/>
              <w:numPr>
                <w:ilvl w:val="0"/>
                <w:numId w:val="46"/>
              </w:numPr>
              <w:rPr>
                <w:rFonts w:ascii="Calibri Light" w:hAnsi="Calibri Light" w:cs="Arial"/>
              </w:rPr>
            </w:pPr>
            <w:r w:rsidRPr="000527C4">
              <w:rPr>
                <w:rFonts w:ascii="Calibri Light" w:hAnsi="Calibri Light" w:cs="Arial"/>
              </w:rPr>
              <w:t>If user perform a date change on turn off request and final bill is pending, system shall automatically cancel the final bill request and not send it to the BP</w:t>
            </w:r>
          </w:p>
          <w:p w14:paraId="53FBCD08" w14:textId="77777777" w:rsidR="000527C4" w:rsidRDefault="000527C4" w:rsidP="000527C4">
            <w:pPr>
              <w:pStyle w:val="TableField-Left"/>
              <w:numPr>
                <w:ilvl w:val="0"/>
                <w:numId w:val="46"/>
              </w:numPr>
              <w:rPr>
                <w:rFonts w:ascii="Calibri Light" w:hAnsi="Calibri Light" w:cs="Arial"/>
              </w:rPr>
            </w:pPr>
            <w:r w:rsidRPr="000527C4">
              <w:rPr>
                <w:rFonts w:ascii="Calibri Light" w:hAnsi="Calibri Light" w:cs="Arial"/>
              </w:rPr>
              <w:t>If user perform a date change on turn off request and final bill is sent, system shall automatically reverse the final bill</w:t>
            </w:r>
          </w:p>
          <w:p w14:paraId="0EF684BE" w14:textId="77777777" w:rsidR="000527C4" w:rsidRDefault="000527C4" w:rsidP="000527C4">
            <w:pPr>
              <w:pStyle w:val="TableField-Left"/>
              <w:numPr>
                <w:ilvl w:val="0"/>
                <w:numId w:val="46"/>
              </w:numPr>
              <w:rPr>
                <w:rFonts w:ascii="Calibri Light" w:hAnsi="Calibri Light" w:cs="Arial"/>
              </w:rPr>
            </w:pPr>
            <w:r w:rsidRPr="000527C4">
              <w:rPr>
                <w:rFonts w:ascii="Calibri Light" w:hAnsi="Calibri Light" w:cs="Arial"/>
              </w:rPr>
              <w:t>If user enter a cancel Move-out request and final bill is pending, system shall automatically cancel the final bill request and not send it to the BP</w:t>
            </w:r>
          </w:p>
          <w:p w14:paraId="67D59A39" w14:textId="77777777" w:rsidR="000527C4" w:rsidRDefault="000527C4" w:rsidP="000527C4">
            <w:pPr>
              <w:pStyle w:val="TableField-Left"/>
              <w:numPr>
                <w:ilvl w:val="0"/>
                <w:numId w:val="46"/>
              </w:numPr>
              <w:rPr>
                <w:ins w:id="1612" w:author="Tuan Yap" w:date="2018-05-08T12:49:00Z"/>
                <w:rFonts w:ascii="Calibri Light" w:hAnsi="Calibri Light" w:cs="Arial"/>
              </w:rPr>
            </w:pPr>
            <w:r w:rsidRPr="000527C4">
              <w:rPr>
                <w:rFonts w:ascii="Calibri Light" w:hAnsi="Calibri Light" w:cs="Arial"/>
              </w:rPr>
              <w:t>If user enter a cancel turn off request and final bill is sent, system shall automatically reverse the final bill</w:t>
            </w:r>
          </w:p>
          <w:p w14:paraId="38C4C53A" w14:textId="41A888B7" w:rsidR="00B83EC9" w:rsidRDefault="00B83EC9" w:rsidP="00B83EC9">
            <w:pPr>
              <w:pStyle w:val="TableField-Left"/>
              <w:numPr>
                <w:ilvl w:val="0"/>
                <w:numId w:val="46"/>
              </w:numPr>
              <w:rPr>
                <w:rFonts w:ascii="Calibri Light" w:hAnsi="Calibri Light" w:cs="Arial"/>
              </w:rPr>
            </w:pPr>
            <w:ins w:id="1613" w:author="Tuan Yap" w:date="2018-05-08T12:49:00Z">
              <w:r w:rsidRPr="00B83EC9">
                <w:rPr>
                  <w:rFonts w:ascii="Calibri Light" w:hAnsi="Calibri Light" w:cs="Arial"/>
                </w:rPr>
                <w:t>Ability to select remove meter (device) and service line on move out</w:t>
              </w:r>
            </w:ins>
          </w:p>
          <w:p w14:paraId="2A48B5CA" w14:textId="088A6D54" w:rsidR="000527C4" w:rsidRPr="006B24F0" w:rsidRDefault="000527C4" w:rsidP="00F647FC">
            <w:pPr>
              <w:pStyle w:val="TableField-Left"/>
              <w:ind w:left="720"/>
              <w:rPr>
                <w:rFonts w:ascii="Calibri Light" w:hAnsi="Calibri Light" w:cs="Arial"/>
              </w:rPr>
            </w:pPr>
          </w:p>
        </w:tc>
        <w:tc>
          <w:tcPr>
            <w:tcW w:w="1710" w:type="dxa"/>
            <w:tcBorders>
              <w:top w:val="threeDEmboss" w:sz="6" w:space="0" w:color="auto"/>
              <w:bottom w:val="single" w:sz="6" w:space="0" w:color="auto"/>
            </w:tcBorders>
            <w:vAlign w:val="center"/>
          </w:tcPr>
          <w:p w14:paraId="4272DC1A" w14:textId="3DABF9B9" w:rsidR="00E0118B" w:rsidRPr="006B24F0" w:rsidRDefault="007325F9" w:rsidP="0035091A">
            <w:pPr>
              <w:pStyle w:val="TableField-Left"/>
              <w:rPr>
                <w:rFonts w:ascii="Calibri Light" w:hAnsi="Calibri Light" w:cs="Arial"/>
              </w:rPr>
            </w:pPr>
            <w:r>
              <w:rPr>
                <w:rFonts w:ascii="Calibri Light" w:hAnsi="Calibri Light" w:cs="Arial"/>
              </w:rPr>
              <w:t>Complex</w:t>
            </w:r>
          </w:p>
        </w:tc>
        <w:tc>
          <w:tcPr>
            <w:tcW w:w="1890" w:type="dxa"/>
            <w:tcBorders>
              <w:top w:val="threeDEmboss" w:sz="6" w:space="0" w:color="auto"/>
              <w:bottom w:val="single" w:sz="6" w:space="0" w:color="auto"/>
            </w:tcBorders>
            <w:vAlign w:val="center"/>
          </w:tcPr>
          <w:p w14:paraId="4B72A37E" w14:textId="37D38050" w:rsidR="00E0118B" w:rsidRPr="006B24F0" w:rsidRDefault="008A63F3" w:rsidP="0035091A">
            <w:pPr>
              <w:pStyle w:val="TableField-Left"/>
              <w:rPr>
                <w:rFonts w:ascii="Calibri Light" w:hAnsi="Calibri Light" w:cs="Arial"/>
              </w:rPr>
            </w:pPr>
            <w:r w:rsidRPr="008A63F3">
              <w:rPr>
                <w:rFonts w:ascii="Calibri Light" w:hAnsi="Calibri Light" w:cs="Arial"/>
              </w:rPr>
              <w:t>E-CIM-CS-03 - Move Out /Change/Reversal - Invoice Reversal</w:t>
            </w:r>
          </w:p>
        </w:tc>
      </w:tr>
      <w:tr w:rsidR="00E0118B" w:rsidRPr="006B24F0" w14:paraId="7760F550" w14:textId="77777777" w:rsidTr="21FFF1CD">
        <w:trPr>
          <w:cantSplit/>
          <w:trHeight w:val="432"/>
        </w:trPr>
        <w:tc>
          <w:tcPr>
            <w:tcW w:w="5868" w:type="dxa"/>
            <w:tcBorders>
              <w:top w:val="single" w:sz="6" w:space="0" w:color="auto"/>
              <w:bottom w:val="single" w:sz="6" w:space="0" w:color="auto"/>
            </w:tcBorders>
            <w:vAlign w:val="center"/>
          </w:tcPr>
          <w:p w14:paraId="16AF8BCF" w14:textId="77777777" w:rsidR="00F647FC" w:rsidRDefault="00F647FC" w:rsidP="00F647FC">
            <w:pPr>
              <w:pStyle w:val="TableField-Left"/>
              <w:numPr>
                <w:ilvl w:val="0"/>
                <w:numId w:val="44"/>
              </w:numPr>
              <w:rPr>
                <w:rFonts w:ascii="Calibri Light" w:hAnsi="Calibri Light" w:cs="Arial"/>
              </w:rPr>
            </w:pPr>
            <w:r w:rsidRPr="00F647FC">
              <w:rPr>
                <w:rFonts w:ascii="Calibri Light" w:hAnsi="Calibri Light" w:cs="Arial"/>
              </w:rPr>
              <w:t xml:space="preserve">Ability to automatically generate a service order to install a smart meter when an "Opt-out" contract is closed (move out) to replace a register read meter </w:t>
            </w:r>
          </w:p>
          <w:p w14:paraId="0416EDF9" w14:textId="67935066" w:rsidR="000527C4" w:rsidRDefault="000527C4" w:rsidP="00F647FC">
            <w:pPr>
              <w:pStyle w:val="TableField-Left"/>
              <w:numPr>
                <w:ilvl w:val="0"/>
                <w:numId w:val="44"/>
              </w:numPr>
              <w:rPr>
                <w:rFonts w:ascii="Calibri Light" w:hAnsi="Calibri Light" w:cs="Arial"/>
              </w:rPr>
            </w:pPr>
            <w:r w:rsidRPr="000527C4">
              <w:rPr>
                <w:rFonts w:ascii="Calibri Light" w:hAnsi="Calibri Light" w:cs="Arial"/>
              </w:rPr>
              <w:t>Ability to create the required type of turn off WO (</w:t>
            </w:r>
            <w:proofErr w:type="spellStart"/>
            <w:r w:rsidRPr="000527C4">
              <w:rPr>
                <w:rFonts w:ascii="Calibri Light" w:hAnsi="Calibri Light" w:cs="Arial"/>
              </w:rPr>
              <w:t>eg</w:t>
            </w:r>
            <w:proofErr w:type="spellEnd"/>
            <w:r w:rsidRPr="000527C4">
              <w:rPr>
                <w:rFonts w:ascii="Calibri Light" w:hAnsi="Calibri Light" w:cs="Arial"/>
              </w:rPr>
              <w:t>. Turn off with meter removal, removal &amp; service, flow restrictor)</w:t>
            </w:r>
          </w:p>
          <w:p w14:paraId="34F50679" w14:textId="026BFC0F" w:rsidR="000527C4" w:rsidRDefault="000527C4" w:rsidP="000527C4">
            <w:pPr>
              <w:pStyle w:val="TableField-Left"/>
              <w:numPr>
                <w:ilvl w:val="0"/>
                <w:numId w:val="44"/>
              </w:numPr>
              <w:rPr>
                <w:rFonts w:ascii="Calibri Light" w:hAnsi="Calibri Light" w:cs="Arial"/>
              </w:rPr>
            </w:pPr>
            <w:r w:rsidRPr="000527C4">
              <w:rPr>
                <w:rFonts w:ascii="Calibri Light" w:hAnsi="Calibri Light" w:cs="Arial"/>
              </w:rPr>
              <w:t>If turn off is completed, the system shall enable user to</w:t>
            </w:r>
            <w:r>
              <w:rPr>
                <w:rFonts w:ascii="Calibri Light" w:hAnsi="Calibri Light" w:cs="Arial"/>
              </w:rPr>
              <w:t xml:space="preserve"> update the turn off date to fu</w:t>
            </w:r>
            <w:r w:rsidRPr="000527C4">
              <w:rPr>
                <w:rFonts w:ascii="Calibri Light" w:hAnsi="Calibri Light" w:cs="Arial"/>
              </w:rPr>
              <w:t>ture date and system shall auto issue the turn on work order for the same day  to re-energize the premise if power is already off</w:t>
            </w:r>
          </w:p>
          <w:p w14:paraId="746283EC" w14:textId="31A16047" w:rsidR="000527C4" w:rsidRDefault="000527C4" w:rsidP="000527C4">
            <w:pPr>
              <w:pStyle w:val="TableField-Left"/>
              <w:numPr>
                <w:ilvl w:val="0"/>
                <w:numId w:val="44"/>
              </w:numPr>
              <w:rPr>
                <w:rFonts w:ascii="Calibri Light" w:hAnsi="Calibri Light" w:cs="Arial"/>
              </w:rPr>
            </w:pPr>
            <w:r w:rsidRPr="000527C4">
              <w:rPr>
                <w:rFonts w:ascii="Calibri Light" w:hAnsi="Calibri Light" w:cs="Arial"/>
              </w:rPr>
              <w:t xml:space="preserve">If user reverses move out, system shall auto issue a reconnect order to be completed same day if premise power is currently off and required user to enter the access info and read the safety </w:t>
            </w:r>
            <w:proofErr w:type="spellStart"/>
            <w:r w:rsidRPr="000527C4">
              <w:rPr>
                <w:rFonts w:ascii="Calibri Light" w:hAnsi="Calibri Light" w:cs="Arial"/>
              </w:rPr>
              <w:t>msg</w:t>
            </w:r>
            <w:proofErr w:type="spellEnd"/>
            <w:r w:rsidRPr="000527C4">
              <w:rPr>
                <w:rFonts w:ascii="Calibri Light" w:hAnsi="Calibri Light" w:cs="Arial"/>
              </w:rPr>
              <w:t xml:space="preserve"> before completing the Work Order</w:t>
            </w:r>
          </w:p>
          <w:p w14:paraId="5B172F8C" w14:textId="5CBF06AF" w:rsidR="00F647FC" w:rsidRDefault="00F647FC" w:rsidP="00F647FC">
            <w:pPr>
              <w:pStyle w:val="TableField-Left"/>
              <w:numPr>
                <w:ilvl w:val="0"/>
                <w:numId w:val="44"/>
              </w:numPr>
              <w:rPr>
                <w:ins w:id="1614" w:author="Tuan Yap" w:date="2018-05-08T12:51:00Z"/>
                <w:rFonts w:ascii="Calibri Light" w:hAnsi="Calibri Light" w:cs="Arial"/>
              </w:rPr>
            </w:pPr>
            <w:r w:rsidRPr="00F647FC">
              <w:rPr>
                <w:rFonts w:ascii="Calibri Light" w:hAnsi="Calibri Light" w:cs="Arial"/>
              </w:rPr>
              <w:t>If a user cancels a move-out, the system shall automatically cancel the turn-off order as well if one exists for that move-out</w:t>
            </w:r>
          </w:p>
          <w:p w14:paraId="7991AB05" w14:textId="77777777" w:rsidR="00B83EC9" w:rsidRDefault="00B83EC9" w:rsidP="00F647FC">
            <w:pPr>
              <w:pStyle w:val="TableField-Left"/>
              <w:numPr>
                <w:ilvl w:val="0"/>
                <w:numId w:val="44"/>
              </w:numPr>
              <w:rPr>
                <w:rFonts w:ascii="Calibri Light" w:hAnsi="Calibri Light" w:cs="Arial"/>
              </w:rPr>
            </w:pPr>
          </w:p>
          <w:p w14:paraId="5F14878F" w14:textId="3EF55B12" w:rsidR="000527C4" w:rsidRPr="00F647FC" w:rsidRDefault="000527C4" w:rsidP="000527C4">
            <w:pPr>
              <w:pStyle w:val="TableField-Left"/>
              <w:numPr>
                <w:ilvl w:val="0"/>
                <w:numId w:val="44"/>
              </w:numPr>
              <w:rPr>
                <w:rFonts w:ascii="Calibri Light" w:hAnsi="Calibri Light" w:cs="Arial"/>
                <w:strike/>
              </w:rPr>
            </w:pPr>
            <w:r w:rsidRPr="00F647FC">
              <w:rPr>
                <w:rFonts w:ascii="Calibri Light" w:hAnsi="Calibri Light" w:cs="Arial"/>
                <w:strike/>
              </w:rPr>
              <w:t>If TOFF (turn off) and SDP (Summer Discount Program) /SDPO, then the A/C cycling device should automatically be turned off / set idle</w:t>
            </w:r>
          </w:p>
          <w:p w14:paraId="52216270" w14:textId="173DEDBF" w:rsidR="003F426D" w:rsidRPr="003F426D" w:rsidRDefault="003F426D" w:rsidP="000527C4">
            <w:pPr>
              <w:pStyle w:val="TableField-Left"/>
              <w:numPr>
                <w:ilvl w:val="0"/>
                <w:numId w:val="45"/>
              </w:numPr>
              <w:rPr>
                <w:rFonts w:ascii="Calibri Light" w:hAnsi="Calibri Light" w:cs="Arial"/>
                <w:strike/>
              </w:rPr>
            </w:pPr>
            <w:r w:rsidRPr="003F426D">
              <w:rPr>
                <w:rFonts w:ascii="Calibri Light" w:hAnsi="Calibri Light" w:cs="Arial"/>
                <w:strike/>
              </w:rPr>
              <w:t>If customer does not acknowledge the safety message, the system shall create a work order (send to Click for scheduling) – regardless of AMI or non-AMI meter</w:t>
            </w:r>
          </w:p>
          <w:p w14:paraId="272DE990" w14:textId="30123945" w:rsidR="003F426D" w:rsidRPr="003F426D" w:rsidRDefault="003F426D" w:rsidP="000527C4">
            <w:pPr>
              <w:pStyle w:val="TableField-Left"/>
              <w:numPr>
                <w:ilvl w:val="0"/>
                <w:numId w:val="45"/>
              </w:numPr>
              <w:rPr>
                <w:rFonts w:ascii="Calibri Light" w:hAnsi="Calibri Light" w:cs="Arial"/>
                <w:strike/>
              </w:rPr>
            </w:pPr>
            <w:r w:rsidRPr="003F426D">
              <w:rPr>
                <w:rFonts w:ascii="Calibri Light" w:hAnsi="Calibri Light" w:cs="Arial"/>
                <w:strike/>
              </w:rPr>
              <w:t>RSS in-eligible flag. if flagged, Move-In/Move-Out request will not be sent to RSS and a Turn On/Off WO will be created by system</w:t>
            </w:r>
          </w:p>
        </w:tc>
        <w:tc>
          <w:tcPr>
            <w:tcW w:w="1710" w:type="dxa"/>
            <w:tcBorders>
              <w:top w:val="single" w:sz="6" w:space="0" w:color="auto"/>
              <w:bottom w:val="single" w:sz="6" w:space="0" w:color="auto"/>
            </w:tcBorders>
            <w:vAlign w:val="center"/>
          </w:tcPr>
          <w:p w14:paraId="276606F1" w14:textId="15C476EC" w:rsidR="00E0118B" w:rsidRPr="006B24F0" w:rsidRDefault="007325F9" w:rsidP="0035091A">
            <w:pPr>
              <w:pStyle w:val="TableField-Left"/>
              <w:rPr>
                <w:rFonts w:ascii="Calibri Light" w:hAnsi="Calibri Light" w:cs="Arial"/>
              </w:rPr>
            </w:pPr>
            <w:r>
              <w:rPr>
                <w:rFonts w:ascii="Calibri Light" w:hAnsi="Calibri Light" w:cs="Arial"/>
              </w:rPr>
              <w:t>Complex</w:t>
            </w:r>
          </w:p>
        </w:tc>
        <w:tc>
          <w:tcPr>
            <w:tcW w:w="1890" w:type="dxa"/>
            <w:tcBorders>
              <w:top w:val="single" w:sz="6" w:space="0" w:color="auto"/>
              <w:bottom w:val="single" w:sz="6" w:space="0" w:color="auto"/>
            </w:tcBorders>
            <w:vAlign w:val="center"/>
          </w:tcPr>
          <w:p w14:paraId="102505EC" w14:textId="7E346B2C" w:rsidR="00E0118B" w:rsidRPr="006B24F0" w:rsidRDefault="007325F9" w:rsidP="0035091A">
            <w:pPr>
              <w:pStyle w:val="TableField-Left"/>
              <w:rPr>
                <w:rFonts w:ascii="Calibri Light" w:hAnsi="Calibri Light" w:cs="Arial"/>
              </w:rPr>
            </w:pPr>
            <w:r w:rsidRPr="007325F9">
              <w:rPr>
                <w:rFonts w:ascii="Calibri Light" w:hAnsi="Calibri Light" w:cs="Arial"/>
              </w:rPr>
              <w:t>E-CIM-CS-02 - Create Work Order during Move-In/Move-Out/Transfer</w:t>
            </w:r>
          </w:p>
        </w:tc>
      </w:tr>
      <w:tr w:rsidR="008A24AD" w:rsidRPr="006B24F0" w14:paraId="277ACF02" w14:textId="77777777" w:rsidTr="21FFF1CD">
        <w:trPr>
          <w:cantSplit/>
          <w:trHeight w:val="432"/>
        </w:trPr>
        <w:tc>
          <w:tcPr>
            <w:tcW w:w="5868" w:type="dxa"/>
            <w:tcBorders>
              <w:top w:val="single" w:sz="6" w:space="0" w:color="auto"/>
              <w:bottom w:val="single" w:sz="6" w:space="0" w:color="auto"/>
            </w:tcBorders>
            <w:vAlign w:val="center"/>
          </w:tcPr>
          <w:p w14:paraId="4BB7B6FB" w14:textId="5A5245B6" w:rsidR="008A24AD" w:rsidRDefault="00F647FC" w:rsidP="008A24AD">
            <w:pPr>
              <w:pStyle w:val="TableField-Left"/>
              <w:rPr>
                <w:ins w:id="1615" w:author="Tuan Yap" w:date="2018-06-09T12:47:00Z"/>
                <w:rFonts w:ascii="Calibri Light" w:hAnsi="Calibri Light" w:cs="Arial"/>
              </w:rPr>
            </w:pPr>
            <w:r w:rsidRPr="00F647FC">
              <w:rPr>
                <w:rFonts w:ascii="Calibri Light" w:hAnsi="Calibri Light" w:cs="Arial"/>
              </w:rPr>
              <w:lastRenderedPageBreak/>
              <w:t>Ability for the system or agent to transfer the deposit from one contract to another.</w:t>
            </w:r>
            <w:bookmarkStart w:id="1616" w:name="_GoBack"/>
            <w:bookmarkEnd w:id="1616"/>
          </w:p>
          <w:p w14:paraId="21493468" w14:textId="77777777" w:rsidR="009B3A8A" w:rsidRDefault="009B3A8A" w:rsidP="008A24AD">
            <w:pPr>
              <w:pStyle w:val="TableField-Left"/>
              <w:rPr>
                <w:ins w:id="1617" w:author="Tuan Yap" w:date="2018-06-09T12:48:00Z"/>
                <w:rFonts w:ascii="Calibri Light" w:hAnsi="Calibri Light" w:cs="Arial"/>
              </w:rPr>
            </w:pPr>
          </w:p>
          <w:p w14:paraId="61F3A01C" w14:textId="6BF83984" w:rsidR="009B3A8A" w:rsidRDefault="009B3A8A" w:rsidP="008A24AD">
            <w:pPr>
              <w:pStyle w:val="TableField-Left"/>
              <w:rPr>
                <w:ins w:id="1618" w:author="Tuan Yap" w:date="2018-06-09T12:47:00Z"/>
                <w:rFonts w:ascii="Calibri Light" w:hAnsi="Calibri Light" w:cs="Arial"/>
              </w:rPr>
            </w:pPr>
            <w:ins w:id="1619" w:author="Tuan Yap" w:date="2018-06-09T12:47:00Z">
              <w:r>
                <w:rPr>
                  <w:rFonts w:ascii="Calibri Light" w:hAnsi="Calibri Light" w:cs="Arial"/>
                </w:rPr>
                <w:t>User to reinstate Deposit back to BP for Move Out Reversal</w:t>
              </w:r>
            </w:ins>
            <w:ins w:id="1620" w:author="Tuan Yap" w:date="2018-06-09T12:48:00Z">
              <w:r>
                <w:rPr>
                  <w:rFonts w:ascii="Calibri Light" w:hAnsi="Calibri Light" w:cs="Arial"/>
                </w:rPr>
                <w:t xml:space="preserve"> </w:t>
              </w:r>
            </w:ins>
            <w:ins w:id="1621" w:author="Tuan Yap" w:date="2018-06-09T12:49:00Z">
              <w:r>
                <w:rPr>
                  <w:rFonts w:ascii="Calibri Light" w:hAnsi="Calibri Light" w:cs="Arial"/>
                </w:rPr>
                <w:t>(</w:t>
              </w:r>
              <w:proofErr w:type="spellStart"/>
              <w:r>
                <w:rPr>
                  <w:rFonts w:ascii="Calibri Light" w:hAnsi="Calibri Light" w:cs="Arial"/>
                </w:rPr>
                <w:t>tcode</w:t>
              </w:r>
              <w:proofErr w:type="spellEnd"/>
              <w:r>
                <w:rPr>
                  <w:rFonts w:ascii="Calibri Light" w:hAnsi="Calibri Light" w:cs="Arial"/>
                </w:rPr>
                <w:t xml:space="preserve"> FPSEC1)</w:t>
              </w:r>
            </w:ins>
          </w:p>
          <w:p w14:paraId="106C32BB" w14:textId="77777777" w:rsidR="009B3A8A" w:rsidRDefault="009B3A8A" w:rsidP="008A24AD">
            <w:pPr>
              <w:pStyle w:val="TableField-Left"/>
              <w:rPr>
                <w:ins w:id="1622" w:author="Tuan Yap" w:date="2018-06-09T12:48:00Z"/>
                <w:rFonts w:ascii="Calibri Light" w:hAnsi="Calibri Light" w:cs="Arial"/>
              </w:rPr>
            </w:pPr>
          </w:p>
          <w:p w14:paraId="4AFCC1FF" w14:textId="2CC36748" w:rsidR="009B3A8A" w:rsidRDefault="009B3A8A" w:rsidP="008A24AD">
            <w:pPr>
              <w:pStyle w:val="TableField-Left"/>
              <w:rPr>
                <w:rFonts w:ascii="Calibri Light" w:hAnsi="Calibri Light" w:cs="Arial"/>
              </w:rPr>
            </w:pPr>
            <w:ins w:id="1623" w:author="Tuan Yap" w:date="2018-06-09T12:48:00Z">
              <w:r>
                <w:rPr>
                  <w:rFonts w:ascii="Calibri Light" w:hAnsi="Calibri Light" w:cs="Arial"/>
                </w:rPr>
                <w:t xml:space="preserve">User to enroll BP to </w:t>
              </w:r>
              <w:proofErr w:type="spellStart"/>
              <w:r>
                <w:rPr>
                  <w:rFonts w:ascii="Calibri Light" w:hAnsi="Calibri Light" w:cs="Arial"/>
                </w:rPr>
                <w:t>eBill</w:t>
              </w:r>
              <w:proofErr w:type="spellEnd"/>
              <w:r>
                <w:rPr>
                  <w:rFonts w:ascii="Calibri Light" w:hAnsi="Calibri Light" w:cs="Arial"/>
                </w:rPr>
                <w:t xml:space="preserve"> (</w:t>
              </w:r>
            </w:ins>
            <w:proofErr w:type="spellStart"/>
            <w:ins w:id="1624" w:author="Tuan Yap" w:date="2018-06-09T12:49:00Z">
              <w:r>
                <w:rPr>
                  <w:rFonts w:ascii="Calibri Light" w:hAnsi="Calibri Light" w:cs="Arial"/>
                </w:rPr>
                <w:t>tcode</w:t>
              </w:r>
              <w:proofErr w:type="spellEnd"/>
              <w:r>
                <w:rPr>
                  <w:rFonts w:ascii="Calibri Light" w:hAnsi="Calibri Light" w:cs="Arial"/>
                </w:rPr>
                <w:t xml:space="preserve"> </w:t>
              </w:r>
            </w:ins>
            <w:ins w:id="1625" w:author="Tuan Yap" w:date="2018-06-09T12:48:00Z">
              <w:r>
                <w:rPr>
                  <w:rFonts w:ascii="Calibri Light" w:hAnsi="Calibri Light" w:cs="Arial"/>
                </w:rPr>
                <w:t>CAA2)</w:t>
              </w:r>
            </w:ins>
          </w:p>
        </w:tc>
        <w:tc>
          <w:tcPr>
            <w:tcW w:w="1710" w:type="dxa"/>
            <w:tcBorders>
              <w:top w:val="single" w:sz="6" w:space="0" w:color="auto"/>
              <w:bottom w:val="single" w:sz="6" w:space="0" w:color="auto"/>
            </w:tcBorders>
            <w:vAlign w:val="center"/>
          </w:tcPr>
          <w:p w14:paraId="5DAB2DEC" w14:textId="073210CA" w:rsidR="008A24AD" w:rsidRDefault="008A24AD" w:rsidP="008A24AD">
            <w:pPr>
              <w:pStyle w:val="TableField-Left"/>
              <w:rPr>
                <w:rFonts w:ascii="Calibri Light" w:hAnsi="Calibri Light" w:cs="Arial"/>
              </w:rPr>
            </w:pPr>
            <w:r>
              <w:rPr>
                <w:rFonts w:ascii="Calibri Light" w:hAnsi="Calibri Light" w:cs="Arial"/>
              </w:rPr>
              <w:t>Simple</w:t>
            </w:r>
          </w:p>
        </w:tc>
        <w:tc>
          <w:tcPr>
            <w:tcW w:w="1890" w:type="dxa"/>
            <w:tcBorders>
              <w:top w:val="single" w:sz="6" w:space="0" w:color="auto"/>
              <w:bottom w:val="single" w:sz="6" w:space="0" w:color="auto"/>
            </w:tcBorders>
            <w:vAlign w:val="center"/>
          </w:tcPr>
          <w:p w14:paraId="0B0DB238" w14:textId="4FD706F0" w:rsidR="008A24AD" w:rsidRPr="007325F9" w:rsidRDefault="008A24AD" w:rsidP="008A24AD">
            <w:pPr>
              <w:pStyle w:val="TableField-Left"/>
              <w:rPr>
                <w:rFonts w:ascii="Calibri Light" w:hAnsi="Calibri Light" w:cs="Arial"/>
              </w:rPr>
            </w:pPr>
            <w:r>
              <w:rPr>
                <w:rFonts w:ascii="Calibri Light" w:hAnsi="Calibri Light" w:cs="Arial"/>
              </w:rPr>
              <w:t xml:space="preserve">E-CIM-CS-02 </w:t>
            </w:r>
            <w:r w:rsidRPr="007325F9">
              <w:rPr>
                <w:rFonts w:ascii="Calibri Light" w:hAnsi="Calibri Light" w:cs="Arial"/>
              </w:rPr>
              <w:t>Transaction Launcher</w:t>
            </w:r>
          </w:p>
        </w:tc>
      </w:tr>
      <w:tr w:rsidR="007325F9" w:rsidRPr="006B24F0" w14:paraId="79CC48F7" w14:textId="77777777" w:rsidTr="21FFF1CD">
        <w:trPr>
          <w:cantSplit/>
          <w:trHeight w:val="432"/>
        </w:trPr>
        <w:tc>
          <w:tcPr>
            <w:tcW w:w="5868" w:type="dxa"/>
            <w:tcBorders>
              <w:top w:val="single" w:sz="6" w:space="0" w:color="auto"/>
              <w:bottom w:val="single" w:sz="6" w:space="0" w:color="auto"/>
            </w:tcBorders>
            <w:vAlign w:val="center"/>
          </w:tcPr>
          <w:p w14:paraId="4B466D64" w14:textId="6A2C975D" w:rsidR="007325F9" w:rsidRDefault="007325F9" w:rsidP="007325F9">
            <w:pPr>
              <w:pStyle w:val="TableField-Left"/>
              <w:rPr>
                <w:rFonts w:ascii="Calibri Light" w:hAnsi="Calibri Light" w:cs="Arial"/>
              </w:rPr>
            </w:pPr>
            <w:del w:id="1626" w:author="Tuan Yap" w:date="2018-06-09T12:43:00Z">
              <w:r w:rsidDel="009B3A8A">
                <w:rPr>
                  <w:rFonts w:ascii="Calibri Light" w:hAnsi="Calibri Light" w:cs="Arial"/>
                </w:rPr>
                <w:delText>Align the Move Out date to the Service Order or RSS Request when there is a Move Out date change</w:delText>
              </w:r>
            </w:del>
          </w:p>
        </w:tc>
        <w:tc>
          <w:tcPr>
            <w:tcW w:w="1710" w:type="dxa"/>
            <w:tcBorders>
              <w:top w:val="single" w:sz="6" w:space="0" w:color="auto"/>
              <w:bottom w:val="single" w:sz="6" w:space="0" w:color="auto"/>
            </w:tcBorders>
            <w:vAlign w:val="center"/>
          </w:tcPr>
          <w:p w14:paraId="67DF7888" w14:textId="44C239B4" w:rsidR="007325F9" w:rsidRDefault="007325F9" w:rsidP="0035091A">
            <w:pPr>
              <w:pStyle w:val="TableField-Left"/>
              <w:rPr>
                <w:rFonts w:ascii="Calibri Light" w:hAnsi="Calibri Light" w:cs="Arial"/>
              </w:rPr>
            </w:pPr>
            <w:del w:id="1627" w:author="Tuan Yap" w:date="2018-06-09T12:43:00Z">
              <w:r w:rsidDel="009B3A8A">
                <w:rPr>
                  <w:rFonts w:ascii="Calibri Light" w:hAnsi="Calibri Light" w:cs="Arial"/>
                </w:rPr>
                <w:delText>Simple</w:delText>
              </w:r>
            </w:del>
          </w:p>
        </w:tc>
        <w:tc>
          <w:tcPr>
            <w:tcW w:w="1890" w:type="dxa"/>
            <w:tcBorders>
              <w:top w:val="single" w:sz="6" w:space="0" w:color="auto"/>
              <w:bottom w:val="single" w:sz="6" w:space="0" w:color="auto"/>
            </w:tcBorders>
            <w:vAlign w:val="center"/>
          </w:tcPr>
          <w:p w14:paraId="031FE622" w14:textId="1E8739D4" w:rsidR="007325F9" w:rsidRDefault="007325F9" w:rsidP="0035091A">
            <w:pPr>
              <w:pStyle w:val="TableField-Left"/>
              <w:rPr>
                <w:rFonts w:ascii="Calibri Light" w:hAnsi="Calibri Light" w:cs="Arial"/>
              </w:rPr>
            </w:pPr>
            <w:del w:id="1628" w:author="Tuan Yap" w:date="2018-06-09T12:43:00Z">
              <w:r w:rsidRPr="007325F9" w:rsidDel="009B3A8A">
                <w:rPr>
                  <w:rFonts w:ascii="Calibri Light" w:hAnsi="Calibri Light" w:cs="Arial"/>
                </w:rPr>
                <w:delText>E-CIM-CS-02 - Align new Move-In date to Service Order</w:delText>
              </w:r>
            </w:del>
          </w:p>
        </w:tc>
      </w:tr>
      <w:tr w:rsidR="00E9618C" w:rsidRPr="006B24F0" w14:paraId="00F80A91" w14:textId="77777777" w:rsidTr="21FFF1CD">
        <w:trPr>
          <w:cantSplit/>
          <w:trHeight w:val="432"/>
        </w:trPr>
        <w:tc>
          <w:tcPr>
            <w:tcW w:w="5868" w:type="dxa"/>
            <w:tcBorders>
              <w:top w:val="single" w:sz="6" w:space="0" w:color="auto"/>
              <w:bottom w:val="single" w:sz="6" w:space="0" w:color="auto"/>
            </w:tcBorders>
            <w:vAlign w:val="center"/>
          </w:tcPr>
          <w:p w14:paraId="1368AA78" w14:textId="5D34A9A9" w:rsidR="00E9618C" w:rsidRPr="00E9618C" w:rsidRDefault="00E9618C" w:rsidP="00E9618C">
            <w:pPr>
              <w:pStyle w:val="Heading3Text"/>
              <w:ind w:left="0"/>
              <w:rPr>
                <w:rFonts w:ascii="Calibri Light" w:hAnsi="Calibri Light"/>
                <w:strike/>
              </w:rPr>
            </w:pPr>
            <w:r w:rsidRPr="00E9618C">
              <w:rPr>
                <w:rFonts w:ascii="Calibri Light" w:hAnsi="Calibri Light"/>
                <w:strike/>
              </w:rPr>
              <w:t>BP has opted out of CCA from the moving out premise and transferring within the same CCA territory, the system will not default the move in with CCA Product (Rate).</w:t>
            </w:r>
          </w:p>
          <w:p w14:paraId="31606BD3" w14:textId="2EF43AE6" w:rsidR="00E9618C" w:rsidRPr="00E9618C" w:rsidRDefault="00E9618C" w:rsidP="21FFF1CD">
            <w:pPr>
              <w:pStyle w:val="Heading3Text"/>
              <w:ind w:left="0"/>
              <w:rPr>
                <w:rFonts w:ascii="Calibri Light" w:hAnsi="Calibri Light"/>
                <w:i/>
                <w:iCs/>
                <w:strike/>
              </w:rPr>
            </w:pPr>
            <w:r w:rsidRPr="00E9618C">
              <w:rPr>
                <w:rFonts w:ascii="Calibri Light" w:hAnsi="Calibri Light"/>
                <w:strike/>
              </w:rPr>
              <w:t xml:space="preserve">BP has opted out of CCA from the moving out premise and transferring to a different CCA territory, the system will default the move in with CCA Product. </w:t>
            </w:r>
          </w:p>
          <w:p w14:paraId="3B585958" w14:textId="77777777" w:rsidR="00E9618C" w:rsidRPr="00E9618C" w:rsidRDefault="00E9618C" w:rsidP="007325F9">
            <w:pPr>
              <w:pStyle w:val="TableField-Left"/>
              <w:rPr>
                <w:rFonts w:ascii="Calibri Light" w:hAnsi="Calibri Light" w:cs="Arial"/>
                <w:strike/>
              </w:rPr>
            </w:pPr>
          </w:p>
        </w:tc>
        <w:tc>
          <w:tcPr>
            <w:tcW w:w="1710" w:type="dxa"/>
            <w:tcBorders>
              <w:top w:val="single" w:sz="6" w:space="0" w:color="auto"/>
              <w:bottom w:val="single" w:sz="6" w:space="0" w:color="auto"/>
            </w:tcBorders>
            <w:vAlign w:val="center"/>
          </w:tcPr>
          <w:p w14:paraId="4768658D" w14:textId="0CF4D341" w:rsidR="00E9618C" w:rsidRPr="00E9618C" w:rsidRDefault="00E9618C" w:rsidP="0035091A">
            <w:pPr>
              <w:pStyle w:val="TableField-Left"/>
              <w:rPr>
                <w:rFonts w:ascii="Calibri Light" w:hAnsi="Calibri Light" w:cs="Arial"/>
                <w:strike/>
              </w:rPr>
            </w:pPr>
            <w:r w:rsidRPr="00E9618C">
              <w:rPr>
                <w:rFonts w:ascii="Calibri Light" w:hAnsi="Calibri Light" w:cs="Arial"/>
                <w:strike/>
              </w:rPr>
              <w:t>Medium</w:t>
            </w:r>
          </w:p>
        </w:tc>
        <w:tc>
          <w:tcPr>
            <w:tcW w:w="1890" w:type="dxa"/>
            <w:tcBorders>
              <w:top w:val="single" w:sz="6" w:space="0" w:color="auto"/>
              <w:bottom w:val="single" w:sz="6" w:space="0" w:color="auto"/>
            </w:tcBorders>
            <w:vAlign w:val="center"/>
          </w:tcPr>
          <w:p w14:paraId="0B0CB13C" w14:textId="12414FB0" w:rsidR="00E9618C" w:rsidRPr="00E9618C" w:rsidRDefault="00E9618C" w:rsidP="0035091A">
            <w:pPr>
              <w:pStyle w:val="TableField-Left"/>
              <w:rPr>
                <w:rFonts w:ascii="Calibri Light" w:hAnsi="Calibri Light" w:cs="Arial"/>
                <w:strike/>
              </w:rPr>
            </w:pPr>
            <w:r w:rsidRPr="00E9618C">
              <w:rPr>
                <w:rFonts w:ascii="Calibri Light" w:hAnsi="Calibri Light" w:cs="Arial"/>
                <w:strike/>
              </w:rPr>
              <w:t>E-CIM-CS-02 - Default CCA rate during Move-In &amp; Transfer</w:t>
            </w:r>
          </w:p>
        </w:tc>
      </w:tr>
      <w:tr w:rsidR="003B7D22" w:rsidRPr="006B24F0" w14:paraId="73C49FC2" w14:textId="77777777" w:rsidTr="21FFF1CD">
        <w:trPr>
          <w:cantSplit/>
          <w:trHeight w:val="432"/>
        </w:trPr>
        <w:tc>
          <w:tcPr>
            <w:tcW w:w="5868" w:type="dxa"/>
            <w:tcBorders>
              <w:top w:val="single" w:sz="6" w:space="0" w:color="auto"/>
              <w:bottom w:val="single" w:sz="6" w:space="0" w:color="auto"/>
            </w:tcBorders>
            <w:vAlign w:val="center"/>
          </w:tcPr>
          <w:p w14:paraId="19DC4B68" w14:textId="0B99B4C1" w:rsidR="003B7D22" w:rsidRPr="00E9618C" w:rsidRDefault="003B7D22" w:rsidP="00E9618C">
            <w:pPr>
              <w:pStyle w:val="Heading3Text"/>
              <w:ind w:left="0"/>
              <w:rPr>
                <w:rFonts w:ascii="Calibri Light" w:hAnsi="Calibri Light"/>
                <w:strike/>
              </w:rPr>
            </w:pPr>
            <w:r w:rsidRPr="003B7D22">
              <w:rPr>
                <w:rFonts w:ascii="Calibri Light" w:hAnsi="Calibri Light"/>
                <w:strike/>
              </w:rPr>
              <w:t>A warning message if the move out date is 12 months in the past of the current date. User is able to proceed.</w:t>
            </w:r>
          </w:p>
        </w:tc>
        <w:tc>
          <w:tcPr>
            <w:tcW w:w="1710" w:type="dxa"/>
            <w:tcBorders>
              <w:top w:val="single" w:sz="6" w:space="0" w:color="auto"/>
              <w:bottom w:val="single" w:sz="6" w:space="0" w:color="auto"/>
            </w:tcBorders>
            <w:vAlign w:val="center"/>
          </w:tcPr>
          <w:p w14:paraId="33458FC0" w14:textId="402AEC72" w:rsidR="003B7D22" w:rsidRPr="00E9618C" w:rsidRDefault="003B7D22" w:rsidP="0035091A">
            <w:pPr>
              <w:pStyle w:val="TableField-Left"/>
              <w:rPr>
                <w:rFonts w:ascii="Calibri Light" w:hAnsi="Calibri Light" w:cs="Arial"/>
                <w:strike/>
              </w:rPr>
            </w:pPr>
            <w:r>
              <w:rPr>
                <w:rFonts w:ascii="Calibri Light" w:hAnsi="Calibri Light" w:cs="Arial"/>
                <w:strike/>
              </w:rPr>
              <w:t>Simple</w:t>
            </w:r>
          </w:p>
        </w:tc>
        <w:tc>
          <w:tcPr>
            <w:tcW w:w="1890" w:type="dxa"/>
            <w:tcBorders>
              <w:top w:val="single" w:sz="6" w:space="0" w:color="auto"/>
              <w:bottom w:val="single" w:sz="6" w:space="0" w:color="auto"/>
            </w:tcBorders>
            <w:vAlign w:val="center"/>
          </w:tcPr>
          <w:p w14:paraId="0EA890B8" w14:textId="38F8E9B7" w:rsidR="003B7D22" w:rsidRPr="00E9618C" w:rsidRDefault="003B7D22" w:rsidP="0035091A">
            <w:pPr>
              <w:pStyle w:val="TableField-Left"/>
              <w:rPr>
                <w:rFonts w:ascii="Calibri Light" w:hAnsi="Calibri Light" w:cs="Arial"/>
                <w:strike/>
              </w:rPr>
            </w:pPr>
            <w:r w:rsidRPr="003B7D22">
              <w:rPr>
                <w:rFonts w:ascii="Calibri Light" w:hAnsi="Calibri Light" w:cs="Arial"/>
                <w:strike/>
              </w:rPr>
              <w:t>ENH-CIM-CS-02-4-2 Move Out Date validation</w:t>
            </w:r>
          </w:p>
        </w:tc>
      </w:tr>
      <w:tr w:rsidR="003B7D22" w:rsidRPr="006B24F0" w14:paraId="485C1FBF" w14:textId="77777777" w:rsidTr="21FFF1CD">
        <w:trPr>
          <w:cantSplit/>
          <w:trHeight w:val="432"/>
        </w:trPr>
        <w:tc>
          <w:tcPr>
            <w:tcW w:w="5868" w:type="dxa"/>
            <w:tcBorders>
              <w:top w:val="single" w:sz="6" w:space="0" w:color="auto"/>
              <w:bottom w:val="single" w:sz="6" w:space="0" w:color="auto"/>
            </w:tcBorders>
            <w:vAlign w:val="center"/>
          </w:tcPr>
          <w:p w14:paraId="5CA0F62D" w14:textId="7A49E73A" w:rsidR="003B7D22" w:rsidRPr="003B7D22" w:rsidRDefault="003B7D22" w:rsidP="00E9618C">
            <w:pPr>
              <w:pStyle w:val="Heading3Text"/>
              <w:ind w:left="0"/>
              <w:rPr>
                <w:rFonts w:ascii="Calibri Light" w:hAnsi="Calibri Light"/>
                <w:strike/>
              </w:rPr>
            </w:pPr>
            <w:r w:rsidRPr="003B7D22">
              <w:rPr>
                <w:rFonts w:ascii="Calibri Light" w:hAnsi="Calibri Light"/>
                <w:strike/>
              </w:rPr>
              <w:t>Ability for system not to default CCA to move in customer when customer transfer within the same CCA territory when the customer has opted out of CCA</w:t>
            </w:r>
          </w:p>
        </w:tc>
        <w:tc>
          <w:tcPr>
            <w:tcW w:w="1710" w:type="dxa"/>
            <w:tcBorders>
              <w:top w:val="single" w:sz="6" w:space="0" w:color="auto"/>
              <w:bottom w:val="single" w:sz="6" w:space="0" w:color="auto"/>
            </w:tcBorders>
            <w:vAlign w:val="center"/>
          </w:tcPr>
          <w:p w14:paraId="261110CA" w14:textId="003889C5" w:rsidR="003B7D22" w:rsidRDefault="003B7D22" w:rsidP="0035091A">
            <w:pPr>
              <w:pStyle w:val="TableField-Left"/>
              <w:rPr>
                <w:rFonts w:ascii="Calibri Light" w:hAnsi="Calibri Light" w:cs="Arial"/>
                <w:strike/>
              </w:rPr>
            </w:pPr>
            <w:r>
              <w:rPr>
                <w:rFonts w:ascii="Calibri Light" w:hAnsi="Calibri Light" w:cs="Arial"/>
                <w:strike/>
              </w:rPr>
              <w:t>Medium</w:t>
            </w:r>
          </w:p>
        </w:tc>
        <w:tc>
          <w:tcPr>
            <w:tcW w:w="1890" w:type="dxa"/>
            <w:tcBorders>
              <w:top w:val="single" w:sz="6" w:space="0" w:color="auto"/>
              <w:bottom w:val="single" w:sz="6" w:space="0" w:color="auto"/>
            </w:tcBorders>
            <w:vAlign w:val="center"/>
          </w:tcPr>
          <w:p w14:paraId="77BDD332" w14:textId="786FA540" w:rsidR="003B7D22" w:rsidRPr="003B7D22" w:rsidRDefault="003B7D22" w:rsidP="0035091A">
            <w:pPr>
              <w:pStyle w:val="TableField-Left"/>
              <w:rPr>
                <w:rFonts w:ascii="Calibri Light" w:hAnsi="Calibri Light" w:cs="Arial"/>
                <w:strike/>
              </w:rPr>
            </w:pPr>
            <w:r w:rsidRPr="003B7D22">
              <w:rPr>
                <w:rFonts w:ascii="Calibri Light" w:hAnsi="Calibri Light" w:cs="Arial"/>
                <w:strike/>
              </w:rPr>
              <w:t>ENH-CIM-CS-02-1-027 - Not to default CCA product for CCA opt out customer</w:t>
            </w:r>
          </w:p>
        </w:tc>
      </w:tr>
      <w:tr w:rsidR="003B7D22" w:rsidRPr="006B24F0" w14:paraId="78010559" w14:textId="77777777" w:rsidTr="21FFF1CD">
        <w:trPr>
          <w:cantSplit/>
          <w:trHeight w:val="432"/>
        </w:trPr>
        <w:tc>
          <w:tcPr>
            <w:tcW w:w="5868" w:type="dxa"/>
            <w:tcBorders>
              <w:top w:val="single" w:sz="6" w:space="0" w:color="auto"/>
              <w:bottom w:val="single" w:sz="6" w:space="0" w:color="auto"/>
            </w:tcBorders>
            <w:vAlign w:val="center"/>
          </w:tcPr>
          <w:p w14:paraId="09C46FF6" w14:textId="7E4C9AC1" w:rsidR="003B7D22" w:rsidRPr="003B7D22" w:rsidRDefault="003B7D22" w:rsidP="00E9618C">
            <w:pPr>
              <w:pStyle w:val="Heading3Text"/>
              <w:ind w:left="0"/>
              <w:rPr>
                <w:rFonts w:ascii="Calibri Light" w:hAnsi="Calibri Light"/>
                <w:strike/>
              </w:rPr>
            </w:pPr>
            <w:r w:rsidRPr="003B7D22">
              <w:rPr>
                <w:rFonts w:ascii="Calibri Light" w:hAnsi="Calibri Light"/>
                <w:strike/>
              </w:rPr>
              <w:t xml:space="preserve">Ability for system to default CCA to move in customer when customer transfer to different CCA territory when the customer has opted out of </w:t>
            </w:r>
            <w:proofErr w:type="gramStart"/>
            <w:r w:rsidRPr="003B7D22">
              <w:rPr>
                <w:rFonts w:ascii="Calibri Light" w:hAnsi="Calibri Light"/>
                <w:strike/>
              </w:rPr>
              <w:t>CCA .</w:t>
            </w:r>
            <w:proofErr w:type="gramEnd"/>
          </w:p>
        </w:tc>
        <w:tc>
          <w:tcPr>
            <w:tcW w:w="1710" w:type="dxa"/>
            <w:tcBorders>
              <w:top w:val="single" w:sz="6" w:space="0" w:color="auto"/>
              <w:bottom w:val="single" w:sz="6" w:space="0" w:color="auto"/>
            </w:tcBorders>
            <w:vAlign w:val="center"/>
          </w:tcPr>
          <w:p w14:paraId="5007F1A1" w14:textId="69CA3682" w:rsidR="003B7D22" w:rsidRDefault="003B7D22" w:rsidP="0035091A">
            <w:pPr>
              <w:pStyle w:val="TableField-Left"/>
              <w:rPr>
                <w:rFonts w:ascii="Calibri Light" w:hAnsi="Calibri Light" w:cs="Arial"/>
                <w:strike/>
              </w:rPr>
            </w:pPr>
            <w:r>
              <w:rPr>
                <w:rFonts w:ascii="Calibri Light" w:hAnsi="Calibri Light" w:cs="Arial"/>
                <w:strike/>
              </w:rPr>
              <w:t>Medium</w:t>
            </w:r>
          </w:p>
        </w:tc>
        <w:tc>
          <w:tcPr>
            <w:tcW w:w="1890" w:type="dxa"/>
            <w:tcBorders>
              <w:top w:val="single" w:sz="6" w:space="0" w:color="auto"/>
              <w:bottom w:val="single" w:sz="6" w:space="0" w:color="auto"/>
            </w:tcBorders>
            <w:vAlign w:val="center"/>
          </w:tcPr>
          <w:p w14:paraId="5BCD8F58" w14:textId="4C1F59F0" w:rsidR="003B7D22" w:rsidRPr="003B7D22" w:rsidRDefault="003B7D22" w:rsidP="0035091A">
            <w:pPr>
              <w:pStyle w:val="TableField-Left"/>
              <w:rPr>
                <w:rFonts w:ascii="Calibri Light" w:hAnsi="Calibri Light" w:cs="Arial"/>
                <w:strike/>
              </w:rPr>
            </w:pPr>
            <w:r w:rsidRPr="003B7D22">
              <w:rPr>
                <w:rFonts w:ascii="Calibri Light" w:hAnsi="Calibri Light" w:cs="Arial"/>
                <w:strike/>
              </w:rPr>
              <w:t>ENH-CIM-CS-02-1-028 - Default CCA product for transfer to different CCA territory</w:t>
            </w:r>
          </w:p>
        </w:tc>
      </w:tr>
      <w:tr w:rsidR="00F647FC" w:rsidRPr="006B24F0" w14:paraId="14E70A4D" w14:textId="77777777" w:rsidTr="21FFF1CD">
        <w:trPr>
          <w:cantSplit/>
          <w:trHeight w:val="432"/>
        </w:trPr>
        <w:tc>
          <w:tcPr>
            <w:tcW w:w="5868" w:type="dxa"/>
            <w:tcBorders>
              <w:top w:val="single" w:sz="6" w:space="0" w:color="auto"/>
              <w:bottom w:val="single" w:sz="6" w:space="0" w:color="auto"/>
            </w:tcBorders>
            <w:vAlign w:val="center"/>
          </w:tcPr>
          <w:p w14:paraId="7A60FDB4" w14:textId="29DE22DD" w:rsidR="00F647FC" w:rsidRPr="003B7D22" w:rsidRDefault="00F647FC" w:rsidP="00E9618C">
            <w:pPr>
              <w:pStyle w:val="Heading3Text"/>
              <w:ind w:left="0"/>
              <w:rPr>
                <w:rFonts w:ascii="Calibri Light" w:hAnsi="Calibri Light"/>
                <w:strike/>
              </w:rPr>
            </w:pPr>
            <w:r w:rsidRPr="00F647FC">
              <w:rPr>
                <w:rFonts w:ascii="Calibri Light" w:hAnsi="Calibri Light"/>
                <w:strike/>
              </w:rPr>
              <w:t>'If an account has an active MBL or CARE enrollment and requests to transfer service to a new location, the system shall automatically transfer the program to the new contract</w:t>
            </w:r>
          </w:p>
        </w:tc>
        <w:tc>
          <w:tcPr>
            <w:tcW w:w="1710" w:type="dxa"/>
            <w:tcBorders>
              <w:top w:val="single" w:sz="6" w:space="0" w:color="auto"/>
              <w:bottom w:val="single" w:sz="6" w:space="0" w:color="auto"/>
            </w:tcBorders>
            <w:vAlign w:val="center"/>
          </w:tcPr>
          <w:p w14:paraId="75F1CB4A" w14:textId="1E777763" w:rsidR="00F647FC" w:rsidRDefault="00F647FC" w:rsidP="0035091A">
            <w:pPr>
              <w:pStyle w:val="TableField-Left"/>
              <w:rPr>
                <w:rFonts w:ascii="Calibri Light" w:hAnsi="Calibri Light" w:cs="Arial"/>
                <w:strike/>
              </w:rPr>
            </w:pPr>
            <w:r>
              <w:rPr>
                <w:rFonts w:ascii="Calibri Light" w:hAnsi="Calibri Light" w:cs="Arial"/>
                <w:strike/>
              </w:rPr>
              <w:t>Medium</w:t>
            </w:r>
          </w:p>
        </w:tc>
        <w:tc>
          <w:tcPr>
            <w:tcW w:w="1890" w:type="dxa"/>
            <w:tcBorders>
              <w:top w:val="single" w:sz="6" w:space="0" w:color="auto"/>
              <w:bottom w:val="single" w:sz="6" w:space="0" w:color="auto"/>
            </w:tcBorders>
            <w:vAlign w:val="center"/>
          </w:tcPr>
          <w:p w14:paraId="5810BB1C" w14:textId="3D591B42" w:rsidR="00F647FC" w:rsidRPr="003B7D22" w:rsidRDefault="00F647FC" w:rsidP="0035091A">
            <w:pPr>
              <w:pStyle w:val="TableField-Left"/>
              <w:rPr>
                <w:rFonts w:ascii="Calibri Light" w:hAnsi="Calibri Light" w:cs="Arial"/>
                <w:strike/>
              </w:rPr>
            </w:pPr>
            <w:r w:rsidRPr="00F647FC">
              <w:rPr>
                <w:rFonts w:ascii="Calibri Light" w:hAnsi="Calibri Light" w:cs="Arial"/>
                <w:strike/>
              </w:rPr>
              <w:t>ENH - CIM-CS-02-7-1 Auto transfer CARE &amp; MBL from old premise to new premise</w:t>
            </w:r>
          </w:p>
        </w:tc>
      </w:tr>
      <w:tr w:rsidR="00F647FC" w:rsidRPr="006B24F0" w14:paraId="4C807629" w14:textId="77777777" w:rsidTr="21FFF1CD">
        <w:trPr>
          <w:cantSplit/>
          <w:trHeight w:val="432"/>
        </w:trPr>
        <w:tc>
          <w:tcPr>
            <w:tcW w:w="5868" w:type="dxa"/>
            <w:tcBorders>
              <w:top w:val="single" w:sz="6" w:space="0" w:color="auto"/>
              <w:bottom w:val="single" w:sz="6" w:space="0" w:color="auto"/>
            </w:tcBorders>
            <w:vAlign w:val="center"/>
          </w:tcPr>
          <w:p w14:paraId="4C85C0F2" w14:textId="5DBBC45B" w:rsidR="00F647FC" w:rsidRPr="00F647FC" w:rsidRDefault="00F647FC" w:rsidP="00E9618C">
            <w:pPr>
              <w:pStyle w:val="Heading3Text"/>
              <w:ind w:left="0"/>
              <w:rPr>
                <w:rFonts w:ascii="Calibri Light" w:hAnsi="Calibri Light"/>
                <w:strike/>
              </w:rPr>
            </w:pPr>
            <w:r w:rsidRPr="00F647FC">
              <w:rPr>
                <w:rFonts w:ascii="Calibri Light" w:hAnsi="Calibri Light"/>
                <w:strike/>
              </w:rPr>
              <w:t>Ability to make the number of days between active service for MBL and CARE auto transfers to the same and configurable.</w:t>
            </w:r>
          </w:p>
        </w:tc>
        <w:tc>
          <w:tcPr>
            <w:tcW w:w="1710" w:type="dxa"/>
            <w:tcBorders>
              <w:top w:val="single" w:sz="6" w:space="0" w:color="auto"/>
              <w:bottom w:val="single" w:sz="6" w:space="0" w:color="auto"/>
            </w:tcBorders>
            <w:vAlign w:val="center"/>
          </w:tcPr>
          <w:p w14:paraId="4247CEFE" w14:textId="57A4A5CF" w:rsidR="00F647FC" w:rsidRDefault="00F647FC" w:rsidP="0035091A">
            <w:pPr>
              <w:pStyle w:val="TableField-Left"/>
              <w:rPr>
                <w:rFonts w:ascii="Calibri Light" w:hAnsi="Calibri Light" w:cs="Arial"/>
                <w:strike/>
              </w:rPr>
            </w:pPr>
            <w:r>
              <w:rPr>
                <w:rFonts w:ascii="Calibri Light" w:hAnsi="Calibri Light" w:cs="Arial"/>
                <w:strike/>
              </w:rPr>
              <w:t>Medium</w:t>
            </w:r>
          </w:p>
        </w:tc>
        <w:tc>
          <w:tcPr>
            <w:tcW w:w="1890" w:type="dxa"/>
            <w:tcBorders>
              <w:top w:val="single" w:sz="6" w:space="0" w:color="auto"/>
              <w:bottom w:val="single" w:sz="6" w:space="0" w:color="auto"/>
            </w:tcBorders>
            <w:vAlign w:val="center"/>
          </w:tcPr>
          <w:p w14:paraId="57DCCBBA" w14:textId="7B611D0E" w:rsidR="00F647FC" w:rsidRPr="00F647FC" w:rsidRDefault="00F647FC" w:rsidP="0035091A">
            <w:pPr>
              <w:pStyle w:val="TableField-Left"/>
              <w:rPr>
                <w:rFonts w:ascii="Calibri Light" w:hAnsi="Calibri Light" w:cs="Arial"/>
                <w:strike/>
              </w:rPr>
            </w:pPr>
            <w:r w:rsidRPr="00F647FC">
              <w:rPr>
                <w:rFonts w:ascii="Calibri Light" w:hAnsi="Calibri Light" w:cs="Arial"/>
                <w:strike/>
              </w:rPr>
              <w:t>ENH- CIM-CS-02-7-1 Time frame for MBL/CARE turn on</w:t>
            </w:r>
          </w:p>
        </w:tc>
      </w:tr>
      <w:tr w:rsidR="00F647FC" w:rsidRPr="006B24F0" w14:paraId="4C5FC995" w14:textId="77777777" w:rsidTr="21FFF1CD">
        <w:trPr>
          <w:cantSplit/>
          <w:trHeight w:val="432"/>
        </w:trPr>
        <w:tc>
          <w:tcPr>
            <w:tcW w:w="5868" w:type="dxa"/>
            <w:tcBorders>
              <w:top w:val="single" w:sz="6" w:space="0" w:color="auto"/>
              <w:bottom w:val="threeDEmboss" w:sz="6" w:space="0" w:color="auto"/>
            </w:tcBorders>
            <w:vAlign w:val="center"/>
          </w:tcPr>
          <w:p w14:paraId="18DCE360" w14:textId="7AB3AA05" w:rsidR="00F647FC" w:rsidRPr="00B83EC9" w:rsidRDefault="00B83EC9" w:rsidP="00E9618C">
            <w:pPr>
              <w:pStyle w:val="Heading3Text"/>
              <w:ind w:left="0"/>
              <w:rPr>
                <w:rFonts w:ascii="Calibri Light" w:hAnsi="Calibri Light"/>
              </w:rPr>
            </w:pPr>
            <w:ins w:id="1629" w:author="Tuan Yap" w:date="2018-05-08T12:52:00Z">
              <w:r w:rsidRPr="00B83EC9">
                <w:rPr>
                  <w:rFonts w:ascii="Calibri Light" w:hAnsi="Calibri Light"/>
                </w:rPr>
                <w:t xml:space="preserve">Ability to view if an Installation is marked for deletion. </w:t>
              </w:r>
              <w:proofErr w:type="spellStart"/>
              <w:r w:rsidRPr="00B83EC9">
                <w:rPr>
                  <w:rFonts w:ascii="Calibri Light" w:hAnsi="Calibri Light"/>
                </w:rPr>
                <w:t>Eg</w:t>
              </w:r>
              <w:proofErr w:type="spellEnd"/>
              <w:r w:rsidRPr="00B83EC9">
                <w:rPr>
                  <w:rFonts w:ascii="Calibri Light" w:hAnsi="Calibri Light"/>
                </w:rPr>
                <w:t>. Added Facility.</w:t>
              </w:r>
            </w:ins>
          </w:p>
        </w:tc>
        <w:tc>
          <w:tcPr>
            <w:tcW w:w="1710" w:type="dxa"/>
            <w:tcBorders>
              <w:top w:val="single" w:sz="6" w:space="0" w:color="auto"/>
              <w:bottom w:val="threeDEmboss" w:sz="6" w:space="0" w:color="auto"/>
            </w:tcBorders>
            <w:vAlign w:val="center"/>
          </w:tcPr>
          <w:p w14:paraId="6D0BA6AD" w14:textId="598E6D30" w:rsidR="00F647FC" w:rsidRPr="00B83EC9" w:rsidRDefault="00B83EC9" w:rsidP="0035091A">
            <w:pPr>
              <w:pStyle w:val="TableField-Left"/>
              <w:rPr>
                <w:rFonts w:ascii="Calibri Light" w:hAnsi="Calibri Light" w:cs="Arial"/>
              </w:rPr>
            </w:pPr>
            <w:ins w:id="1630" w:author="Tuan Yap" w:date="2018-05-08T12:52:00Z">
              <w:r w:rsidRPr="00B83EC9">
                <w:rPr>
                  <w:rFonts w:ascii="Calibri Light" w:hAnsi="Calibri Light" w:cs="Arial"/>
                </w:rPr>
                <w:t>Medium</w:t>
              </w:r>
            </w:ins>
          </w:p>
        </w:tc>
        <w:tc>
          <w:tcPr>
            <w:tcW w:w="1890" w:type="dxa"/>
            <w:tcBorders>
              <w:top w:val="single" w:sz="6" w:space="0" w:color="auto"/>
              <w:bottom w:val="threeDEmboss" w:sz="6" w:space="0" w:color="auto"/>
            </w:tcBorders>
            <w:vAlign w:val="center"/>
          </w:tcPr>
          <w:p w14:paraId="73061BA7" w14:textId="2B0FFF39" w:rsidR="00F647FC" w:rsidRPr="00B83EC9" w:rsidRDefault="00B83EC9" w:rsidP="0035091A">
            <w:pPr>
              <w:pStyle w:val="TableField-Left"/>
              <w:rPr>
                <w:rFonts w:ascii="Calibri Light" w:hAnsi="Calibri Light" w:cs="Arial"/>
              </w:rPr>
            </w:pPr>
            <w:ins w:id="1631" w:author="Tuan Yap" w:date="2018-05-08T12:54:00Z">
              <w:r w:rsidRPr="00B83EC9">
                <w:rPr>
                  <w:rFonts w:ascii="Calibri Light" w:hAnsi="Calibri Light" w:cs="Arial"/>
                </w:rPr>
                <w:t>E-CIM-CS-02 - Capture Opt Out, Inspection Required and service fees</w:t>
              </w:r>
            </w:ins>
          </w:p>
        </w:tc>
      </w:tr>
    </w:tbl>
    <w:p w14:paraId="5DB0024F" w14:textId="77777777" w:rsidR="000F1011" w:rsidRPr="006B24F0" w:rsidRDefault="000F1011" w:rsidP="009F3278">
      <w:pPr>
        <w:pStyle w:val="Heading3"/>
        <w:keepNext/>
        <w:numPr>
          <w:ilvl w:val="2"/>
          <w:numId w:val="10"/>
        </w:numPr>
        <w:tabs>
          <w:tab w:val="left" w:pos="1440"/>
        </w:tabs>
        <w:spacing w:before="120" w:after="120"/>
        <w:ind w:left="1440" w:hanging="900"/>
        <w:rPr>
          <w:rFonts w:ascii="Calibri Light" w:hAnsi="Calibri Light"/>
        </w:rPr>
      </w:pPr>
      <w:bookmarkStart w:id="1632" w:name="_Toc406588322"/>
      <w:bookmarkStart w:id="1633" w:name="_Toc491613840"/>
      <w:bookmarkStart w:id="1634" w:name="_Toc509409310"/>
      <w:bookmarkStart w:id="1635" w:name="_Toc509475066"/>
      <w:bookmarkStart w:id="1636" w:name="_Toc509481786"/>
      <w:bookmarkStart w:id="1637" w:name="_Toc510117094"/>
      <w:bookmarkStart w:id="1638" w:name="_Toc406588327"/>
      <w:r w:rsidRPr="006B24F0">
        <w:rPr>
          <w:rFonts w:ascii="Calibri Light" w:hAnsi="Calibri Light"/>
        </w:rPr>
        <w:t>Forms</w:t>
      </w:r>
      <w:bookmarkEnd w:id="1632"/>
      <w:bookmarkEnd w:id="1633"/>
      <w:bookmarkEnd w:id="1634"/>
      <w:bookmarkEnd w:id="1635"/>
      <w:bookmarkEnd w:id="1636"/>
      <w:bookmarkEnd w:id="1637"/>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0F1011" w:rsidRPr="006B24F0" w14:paraId="3A6F3E46" w14:textId="77777777" w:rsidTr="21FFF1CD">
        <w:trPr>
          <w:cantSplit/>
          <w:trHeight w:val="432"/>
          <w:tblHeader/>
        </w:trPr>
        <w:tc>
          <w:tcPr>
            <w:tcW w:w="5868" w:type="dxa"/>
            <w:tcBorders>
              <w:top w:val="threeDEmboss" w:sz="6" w:space="0" w:color="auto"/>
              <w:bottom w:val="threeDEmboss" w:sz="6" w:space="0" w:color="auto"/>
            </w:tcBorders>
            <w:shd w:val="clear" w:color="auto" w:fill="F9FBAF"/>
            <w:vAlign w:val="center"/>
          </w:tcPr>
          <w:p w14:paraId="44558177" w14:textId="77777777" w:rsidR="000F1011" w:rsidRPr="006B24F0" w:rsidRDefault="000F1011" w:rsidP="00613D1D">
            <w:pPr>
              <w:pStyle w:val="TableHeader-Left"/>
              <w:rPr>
                <w:rFonts w:ascii="Calibri Light" w:hAnsi="Calibri Light" w:cs="Arial"/>
              </w:rPr>
            </w:pPr>
            <w:r w:rsidRPr="006B24F0">
              <w:rPr>
                <w:rFonts w:ascii="Calibri Light" w:hAnsi="Calibri Light" w:cs="Arial"/>
              </w:rPr>
              <w:t>Description (include the Business Purpose)</w:t>
            </w:r>
          </w:p>
        </w:tc>
        <w:tc>
          <w:tcPr>
            <w:tcW w:w="1710" w:type="dxa"/>
            <w:tcBorders>
              <w:top w:val="threeDEmboss" w:sz="6" w:space="0" w:color="auto"/>
              <w:bottom w:val="threeDEmboss" w:sz="6" w:space="0" w:color="auto"/>
            </w:tcBorders>
            <w:shd w:val="clear" w:color="auto" w:fill="F9FBAF"/>
            <w:vAlign w:val="center"/>
          </w:tcPr>
          <w:p w14:paraId="0BADA7C6" w14:textId="410109AC" w:rsidR="000F1011" w:rsidRPr="006B24F0" w:rsidRDefault="000F1011" w:rsidP="00613D1D">
            <w:pPr>
              <w:pStyle w:val="TableHeader-Left"/>
              <w:rPr>
                <w:rFonts w:ascii="Calibri Light" w:hAnsi="Calibri Light" w:cs="Arial"/>
              </w:rPr>
            </w:pPr>
            <w:r w:rsidRPr="006B24F0">
              <w:rPr>
                <w:rFonts w:ascii="Calibri Light" w:hAnsi="Calibri Light" w:cs="Arial"/>
              </w:rPr>
              <w:t xml:space="preserve">Complexity </w:t>
            </w:r>
          </w:p>
        </w:tc>
        <w:tc>
          <w:tcPr>
            <w:tcW w:w="1890" w:type="dxa"/>
            <w:tcBorders>
              <w:top w:val="threeDEmboss" w:sz="6" w:space="0" w:color="auto"/>
              <w:bottom w:val="threeDEmboss" w:sz="6" w:space="0" w:color="auto"/>
            </w:tcBorders>
            <w:shd w:val="clear" w:color="auto" w:fill="F9FBAF"/>
            <w:vAlign w:val="center"/>
          </w:tcPr>
          <w:p w14:paraId="2009FE58" w14:textId="77777777" w:rsidR="000F1011" w:rsidRPr="006B24F0" w:rsidRDefault="000F1011" w:rsidP="00613D1D">
            <w:pPr>
              <w:pStyle w:val="TableHeader-Left"/>
              <w:rPr>
                <w:rFonts w:ascii="Calibri Light" w:hAnsi="Calibri Light" w:cs="Arial"/>
              </w:rPr>
            </w:pPr>
            <w:r w:rsidRPr="006B24F0">
              <w:rPr>
                <w:rFonts w:ascii="Calibri Light" w:hAnsi="Calibri Light" w:cs="Arial"/>
              </w:rPr>
              <w:t>Reference ID</w:t>
            </w:r>
          </w:p>
        </w:tc>
      </w:tr>
      <w:tr w:rsidR="00343B0B" w:rsidRPr="006B24F0" w14:paraId="0DCE070F" w14:textId="77777777" w:rsidTr="21FFF1CD">
        <w:trPr>
          <w:cantSplit/>
          <w:trHeight w:val="432"/>
        </w:trPr>
        <w:tc>
          <w:tcPr>
            <w:tcW w:w="5868" w:type="dxa"/>
            <w:tcBorders>
              <w:top w:val="threeDEmboss" w:sz="6" w:space="0" w:color="auto"/>
              <w:bottom w:val="single" w:sz="6" w:space="0" w:color="auto"/>
            </w:tcBorders>
            <w:vAlign w:val="center"/>
          </w:tcPr>
          <w:p w14:paraId="47DED2B4" w14:textId="33F1924E" w:rsidR="00343B0B" w:rsidRPr="0038601A" w:rsidRDefault="00343B0B" w:rsidP="00613D1D">
            <w:pPr>
              <w:pStyle w:val="TableField-Left"/>
              <w:rPr>
                <w:rFonts w:ascii="Calibri Light" w:hAnsi="Calibri Light" w:cs="Arial"/>
                <w:strike/>
              </w:rPr>
            </w:pPr>
            <w:r w:rsidRPr="0038601A">
              <w:rPr>
                <w:rFonts w:ascii="Calibri Light" w:hAnsi="Calibri Light" w:cs="Arial"/>
                <w:strike/>
              </w:rPr>
              <w:t>Move Out notification from Open Text to BP via preferred channel.</w:t>
            </w:r>
          </w:p>
        </w:tc>
        <w:tc>
          <w:tcPr>
            <w:tcW w:w="1710" w:type="dxa"/>
            <w:tcBorders>
              <w:top w:val="threeDEmboss" w:sz="6" w:space="0" w:color="auto"/>
              <w:bottom w:val="single" w:sz="6" w:space="0" w:color="auto"/>
            </w:tcBorders>
            <w:vAlign w:val="center"/>
          </w:tcPr>
          <w:p w14:paraId="4A461BF5" w14:textId="55869B98" w:rsidR="00343B0B" w:rsidRPr="0038601A" w:rsidRDefault="00343B0B" w:rsidP="00613D1D">
            <w:pPr>
              <w:pStyle w:val="TableField-Left"/>
              <w:rPr>
                <w:rFonts w:ascii="Calibri Light" w:hAnsi="Calibri Light" w:cs="Arial"/>
                <w:strike/>
              </w:rPr>
            </w:pPr>
            <w:r w:rsidRPr="0038601A">
              <w:rPr>
                <w:rFonts w:ascii="Calibri Light" w:hAnsi="Calibri Light" w:cs="Arial"/>
                <w:strike/>
              </w:rPr>
              <w:t>Medium</w:t>
            </w:r>
          </w:p>
        </w:tc>
        <w:tc>
          <w:tcPr>
            <w:tcW w:w="1890" w:type="dxa"/>
            <w:tcBorders>
              <w:top w:val="threeDEmboss" w:sz="6" w:space="0" w:color="auto"/>
              <w:bottom w:val="single" w:sz="6" w:space="0" w:color="auto"/>
            </w:tcBorders>
            <w:vAlign w:val="center"/>
          </w:tcPr>
          <w:p w14:paraId="7EAB544D" w14:textId="208AC3ED" w:rsidR="00343B0B" w:rsidRPr="0038601A" w:rsidRDefault="00343B0B" w:rsidP="008D1DDB">
            <w:pPr>
              <w:pStyle w:val="TableField-Left"/>
              <w:rPr>
                <w:rFonts w:ascii="Calibri Light" w:hAnsi="Calibri Light" w:cs="Arial"/>
                <w:strike/>
              </w:rPr>
            </w:pPr>
            <w:r w:rsidRPr="0038601A">
              <w:rPr>
                <w:rFonts w:ascii="Calibri Light" w:hAnsi="Calibri Light" w:cs="Arial"/>
                <w:strike/>
              </w:rPr>
              <w:t xml:space="preserve">F-CIM-CS-03 </w:t>
            </w:r>
            <w:r w:rsidR="008D1DDB" w:rsidRPr="0038601A">
              <w:rPr>
                <w:rFonts w:ascii="Calibri Light" w:hAnsi="Calibri Light" w:cs="Arial"/>
                <w:strike/>
              </w:rPr>
              <w:t>Thank You</w:t>
            </w:r>
            <w:r w:rsidRPr="0038601A">
              <w:rPr>
                <w:rFonts w:ascii="Calibri Light" w:hAnsi="Calibri Light" w:cs="Arial"/>
                <w:strike/>
              </w:rPr>
              <w:t xml:space="preserve"> Notification</w:t>
            </w:r>
          </w:p>
        </w:tc>
      </w:tr>
      <w:tr w:rsidR="000F1011" w:rsidRPr="006B24F0" w14:paraId="58ABE359" w14:textId="77777777" w:rsidTr="21FFF1CD">
        <w:trPr>
          <w:cantSplit/>
          <w:trHeight w:val="432"/>
        </w:trPr>
        <w:tc>
          <w:tcPr>
            <w:tcW w:w="5868" w:type="dxa"/>
            <w:tcBorders>
              <w:top w:val="threeDEmboss" w:sz="6" w:space="0" w:color="auto"/>
              <w:bottom w:val="single" w:sz="6" w:space="0" w:color="auto"/>
            </w:tcBorders>
            <w:vAlign w:val="center"/>
          </w:tcPr>
          <w:p w14:paraId="58B4E822" w14:textId="747559A1" w:rsidR="000F1011" w:rsidRPr="0038601A" w:rsidRDefault="00343B0B" w:rsidP="00613D1D">
            <w:pPr>
              <w:pStyle w:val="TableField-Left"/>
              <w:rPr>
                <w:rFonts w:ascii="Calibri Light" w:hAnsi="Calibri Light" w:cs="Arial"/>
                <w:strike/>
              </w:rPr>
            </w:pPr>
            <w:r w:rsidRPr="0038601A">
              <w:rPr>
                <w:rFonts w:ascii="Calibri Light" w:hAnsi="Calibri Light" w:cs="Arial"/>
                <w:strike/>
              </w:rPr>
              <w:lastRenderedPageBreak/>
              <w:t>Move Out Date change notification from Open Text to BP via preferred channel.</w:t>
            </w:r>
          </w:p>
        </w:tc>
        <w:tc>
          <w:tcPr>
            <w:tcW w:w="1710" w:type="dxa"/>
            <w:tcBorders>
              <w:top w:val="threeDEmboss" w:sz="6" w:space="0" w:color="auto"/>
              <w:bottom w:val="single" w:sz="6" w:space="0" w:color="auto"/>
            </w:tcBorders>
            <w:vAlign w:val="center"/>
          </w:tcPr>
          <w:p w14:paraId="2F3A3EFD" w14:textId="15763991" w:rsidR="000F1011" w:rsidRPr="0038601A" w:rsidRDefault="00343B0B" w:rsidP="00613D1D">
            <w:pPr>
              <w:pStyle w:val="TableField-Left"/>
              <w:rPr>
                <w:rFonts w:ascii="Calibri Light" w:hAnsi="Calibri Light" w:cs="Arial"/>
                <w:strike/>
              </w:rPr>
            </w:pPr>
            <w:r w:rsidRPr="0038601A">
              <w:rPr>
                <w:rFonts w:ascii="Calibri Light" w:hAnsi="Calibri Light" w:cs="Arial"/>
                <w:strike/>
              </w:rPr>
              <w:t>Medium</w:t>
            </w:r>
          </w:p>
        </w:tc>
        <w:tc>
          <w:tcPr>
            <w:tcW w:w="1890" w:type="dxa"/>
            <w:tcBorders>
              <w:top w:val="threeDEmboss" w:sz="6" w:space="0" w:color="auto"/>
              <w:bottom w:val="single" w:sz="6" w:space="0" w:color="auto"/>
            </w:tcBorders>
            <w:vAlign w:val="center"/>
          </w:tcPr>
          <w:p w14:paraId="688F3332" w14:textId="269FABD5" w:rsidR="000F1011" w:rsidRPr="0038601A" w:rsidRDefault="00343B0B" w:rsidP="00613D1D">
            <w:pPr>
              <w:pStyle w:val="TableField-Left"/>
              <w:rPr>
                <w:rFonts w:ascii="Calibri Light" w:hAnsi="Calibri Light" w:cs="Arial"/>
                <w:strike/>
              </w:rPr>
            </w:pPr>
            <w:r w:rsidRPr="0038601A">
              <w:rPr>
                <w:rFonts w:ascii="Calibri Light" w:hAnsi="Calibri Light" w:cs="Arial"/>
                <w:strike/>
              </w:rPr>
              <w:t>F-CIM-CS-03 Move Out Date Change Notification</w:t>
            </w:r>
          </w:p>
        </w:tc>
      </w:tr>
      <w:tr w:rsidR="000F1011" w:rsidRPr="006B24F0" w14:paraId="246F90EB" w14:textId="77777777" w:rsidTr="21FFF1CD">
        <w:trPr>
          <w:cantSplit/>
          <w:trHeight w:val="432"/>
        </w:trPr>
        <w:tc>
          <w:tcPr>
            <w:tcW w:w="5868" w:type="dxa"/>
            <w:tcBorders>
              <w:top w:val="single" w:sz="6" w:space="0" w:color="auto"/>
              <w:bottom w:val="threeDEmboss" w:sz="6" w:space="0" w:color="auto"/>
            </w:tcBorders>
            <w:vAlign w:val="center"/>
          </w:tcPr>
          <w:p w14:paraId="553DB389" w14:textId="3222E93C" w:rsidR="000F1011" w:rsidRPr="0038601A" w:rsidRDefault="00343B0B" w:rsidP="00613D1D">
            <w:pPr>
              <w:pStyle w:val="TableField-Left"/>
              <w:rPr>
                <w:rFonts w:ascii="Calibri Light" w:hAnsi="Calibri Light" w:cs="Arial"/>
                <w:strike/>
              </w:rPr>
            </w:pPr>
            <w:r w:rsidRPr="0038601A">
              <w:rPr>
                <w:rFonts w:ascii="Calibri Light" w:hAnsi="Calibri Light" w:cs="Arial"/>
                <w:strike/>
              </w:rPr>
              <w:t>Move Out Reversal notification from Open Text to BP via preferred channel.</w:t>
            </w:r>
          </w:p>
        </w:tc>
        <w:tc>
          <w:tcPr>
            <w:tcW w:w="1710" w:type="dxa"/>
            <w:tcBorders>
              <w:top w:val="single" w:sz="6" w:space="0" w:color="auto"/>
              <w:bottom w:val="threeDEmboss" w:sz="6" w:space="0" w:color="auto"/>
            </w:tcBorders>
            <w:vAlign w:val="center"/>
          </w:tcPr>
          <w:p w14:paraId="3B1D5F51" w14:textId="56BF543A" w:rsidR="000F1011" w:rsidRPr="0038601A" w:rsidRDefault="00343B0B" w:rsidP="00613D1D">
            <w:pPr>
              <w:pStyle w:val="TableField-Left"/>
              <w:rPr>
                <w:rFonts w:ascii="Calibri Light" w:hAnsi="Calibri Light" w:cs="Arial"/>
                <w:strike/>
              </w:rPr>
            </w:pPr>
            <w:r w:rsidRPr="0038601A">
              <w:rPr>
                <w:rFonts w:ascii="Calibri Light" w:hAnsi="Calibri Light" w:cs="Arial"/>
                <w:strike/>
              </w:rPr>
              <w:t>Medium</w:t>
            </w:r>
          </w:p>
        </w:tc>
        <w:tc>
          <w:tcPr>
            <w:tcW w:w="1890" w:type="dxa"/>
            <w:tcBorders>
              <w:top w:val="single" w:sz="6" w:space="0" w:color="auto"/>
              <w:bottom w:val="threeDEmboss" w:sz="6" w:space="0" w:color="auto"/>
            </w:tcBorders>
            <w:vAlign w:val="center"/>
          </w:tcPr>
          <w:p w14:paraId="70DE8A61" w14:textId="2E206DCB" w:rsidR="000F1011" w:rsidRPr="0038601A" w:rsidRDefault="00343B0B" w:rsidP="00613D1D">
            <w:pPr>
              <w:pStyle w:val="TableField-Left"/>
              <w:rPr>
                <w:rFonts w:ascii="Calibri Light" w:hAnsi="Calibri Light" w:cs="Arial"/>
                <w:strike/>
              </w:rPr>
            </w:pPr>
            <w:r w:rsidRPr="0038601A">
              <w:rPr>
                <w:rFonts w:ascii="Calibri Light" w:hAnsi="Calibri Light" w:cs="Arial"/>
                <w:strike/>
              </w:rPr>
              <w:t>F-CIM-CS-03 Move Out Reversal Notification.</w:t>
            </w:r>
          </w:p>
        </w:tc>
      </w:tr>
    </w:tbl>
    <w:p w14:paraId="67174D94" w14:textId="77777777" w:rsidR="00E0118B" w:rsidRPr="006B24F0" w:rsidRDefault="00E0118B" w:rsidP="009F3278">
      <w:pPr>
        <w:pStyle w:val="Heading3"/>
        <w:keepNext/>
        <w:numPr>
          <w:ilvl w:val="2"/>
          <w:numId w:val="10"/>
        </w:numPr>
        <w:tabs>
          <w:tab w:val="left" w:pos="1440"/>
        </w:tabs>
        <w:spacing w:before="120" w:after="120"/>
        <w:ind w:left="1440" w:hanging="900"/>
        <w:rPr>
          <w:rFonts w:ascii="Calibri Light" w:hAnsi="Calibri Light"/>
        </w:rPr>
      </w:pPr>
      <w:bookmarkStart w:id="1639" w:name="_Toc491613841"/>
      <w:bookmarkStart w:id="1640" w:name="_Toc509409311"/>
      <w:bookmarkStart w:id="1641" w:name="_Toc509475067"/>
      <w:bookmarkStart w:id="1642" w:name="_Toc509481787"/>
      <w:bookmarkStart w:id="1643" w:name="_Toc510117095"/>
      <w:r w:rsidRPr="006B24F0">
        <w:rPr>
          <w:rFonts w:ascii="Calibri Light" w:hAnsi="Calibri Light"/>
        </w:rPr>
        <w:t>Workflows</w:t>
      </w:r>
      <w:bookmarkEnd w:id="1638"/>
      <w:bookmarkEnd w:id="1639"/>
      <w:bookmarkEnd w:id="1640"/>
      <w:bookmarkEnd w:id="1641"/>
      <w:bookmarkEnd w:id="1642"/>
      <w:bookmarkEnd w:id="1643"/>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6B24F0" w14:paraId="29702283" w14:textId="77777777" w:rsidTr="21FFF1CD">
        <w:trPr>
          <w:cantSplit/>
          <w:trHeight w:val="432"/>
          <w:tblHeader/>
        </w:trPr>
        <w:tc>
          <w:tcPr>
            <w:tcW w:w="5868" w:type="dxa"/>
            <w:tcBorders>
              <w:top w:val="threeDEmboss" w:sz="6" w:space="0" w:color="auto"/>
              <w:bottom w:val="threeDEmboss" w:sz="6" w:space="0" w:color="auto"/>
            </w:tcBorders>
            <w:shd w:val="clear" w:color="auto" w:fill="F9FBAF"/>
            <w:vAlign w:val="center"/>
          </w:tcPr>
          <w:p w14:paraId="0408082D"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Description (include the Business Purpose)</w:t>
            </w:r>
          </w:p>
        </w:tc>
        <w:tc>
          <w:tcPr>
            <w:tcW w:w="1710" w:type="dxa"/>
            <w:tcBorders>
              <w:top w:val="threeDEmboss" w:sz="6" w:space="0" w:color="auto"/>
              <w:bottom w:val="threeDEmboss" w:sz="6" w:space="0" w:color="auto"/>
            </w:tcBorders>
            <w:shd w:val="clear" w:color="auto" w:fill="F9FBAF"/>
            <w:vAlign w:val="center"/>
          </w:tcPr>
          <w:p w14:paraId="64FC3C87" w14:textId="7AE221FF" w:rsidR="00E0118B" w:rsidRPr="006B24F0" w:rsidRDefault="00E0118B" w:rsidP="0035091A">
            <w:pPr>
              <w:pStyle w:val="TableHeader-Left"/>
              <w:rPr>
                <w:rFonts w:ascii="Calibri Light" w:hAnsi="Calibri Light" w:cs="Arial"/>
              </w:rPr>
            </w:pPr>
            <w:r w:rsidRPr="006B24F0">
              <w:rPr>
                <w:rFonts w:ascii="Calibri Light" w:hAnsi="Calibri Light" w:cs="Arial"/>
              </w:rPr>
              <w:t xml:space="preserve">Complexity </w:t>
            </w:r>
          </w:p>
        </w:tc>
        <w:tc>
          <w:tcPr>
            <w:tcW w:w="1890" w:type="dxa"/>
            <w:tcBorders>
              <w:top w:val="threeDEmboss" w:sz="6" w:space="0" w:color="auto"/>
              <w:bottom w:val="threeDEmboss" w:sz="6" w:space="0" w:color="auto"/>
            </w:tcBorders>
            <w:shd w:val="clear" w:color="auto" w:fill="F9FBAF"/>
            <w:vAlign w:val="center"/>
          </w:tcPr>
          <w:p w14:paraId="3BAAFB1C"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Reference ID</w:t>
            </w:r>
          </w:p>
        </w:tc>
      </w:tr>
      <w:tr w:rsidR="009B3A8A" w:rsidRPr="006B24F0" w14:paraId="4F1F978F" w14:textId="77777777" w:rsidTr="21FFF1CD">
        <w:trPr>
          <w:cantSplit/>
          <w:trHeight w:val="432"/>
        </w:trPr>
        <w:tc>
          <w:tcPr>
            <w:tcW w:w="5868" w:type="dxa"/>
            <w:tcBorders>
              <w:top w:val="threeDEmboss" w:sz="6" w:space="0" w:color="auto"/>
              <w:bottom w:val="single" w:sz="6" w:space="0" w:color="auto"/>
            </w:tcBorders>
            <w:vAlign w:val="center"/>
          </w:tcPr>
          <w:p w14:paraId="4DE8BE0D" w14:textId="75B7E3D3" w:rsidR="009B3A8A" w:rsidRPr="006B24F0" w:rsidRDefault="009B3A8A" w:rsidP="009B3A8A">
            <w:pPr>
              <w:pStyle w:val="TableField-Left"/>
              <w:rPr>
                <w:rFonts w:ascii="Calibri Light" w:hAnsi="Calibri Light" w:cs="Arial"/>
              </w:rPr>
            </w:pPr>
            <w:ins w:id="1644" w:author="Tuan Yap" w:date="2018-06-09T12:42:00Z">
              <w:r>
                <w:rPr>
                  <w:rFonts w:ascii="Calibri Light" w:hAnsi="Calibri Light" w:cs="Arial"/>
                </w:rPr>
                <w:t>Align the Move Out date to the Service Order or RSS Request when there is a Move Out date change</w:t>
              </w:r>
            </w:ins>
          </w:p>
        </w:tc>
        <w:tc>
          <w:tcPr>
            <w:tcW w:w="1710" w:type="dxa"/>
            <w:tcBorders>
              <w:top w:val="threeDEmboss" w:sz="6" w:space="0" w:color="auto"/>
              <w:bottom w:val="single" w:sz="6" w:space="0" w:color="auto"/>
            </w:tcBorders>
            <w:vAlign w:val="center"/>
          </w:tcPr>
          <w:p w14:paraId="74CFD6FB" w14:textId="51737CC3" w:rsidR="009B3A8A" w:rsidRPr="006B24F0" w:rsidRDefault="009B3A8A" w:rsidP="009B3A8A">
            <w:pPr>
              <w:pStyle w:val="TableField-Left"/>
              <w:rPr>
                <w:rFonts w:ascii="Calibri Light" w:hAnsi="Calibri Light" w:cs="Arial"/>
              </w:rPr>
            </w:pPr>
            <w:ins w:id="1645" w:author="Tuan Yap" w:date="2018-06-09T12:42:00Z">
              <w:r>
                <w:rPr>
                  <w:rFonts w:ascii="Calibri Light" w:hAnsi="Calibri Light" w:cs="Arial"/>
                </w:rPr>
                <w:t>Simple</w:t>
              </w:r>
            </w:ins>
          </w:p>
        </w:tc>
        <w:tc>
          <w:tcPr>
            <w:tcW w:w="1890" w:type="dxa"/>
            <w:tcBorders>
              <w:top w:val="threeDEmboss" w:sz="6" w:space="0" w:color="auto"/>
              <w:bottom w:val="single" w:sz="6" w:space="0" w:color="auto"/>
            </w:tcBorders>
            <w:vAlign w:val="center"/>
          </w:tcPr>
          <w:p w14:paraId="08AC4E10" w14:textId="77777777" w:rsidR="009B3A8A" w:rsidRDefault="009B3A8A" w:rsidP="009B3A8A">
            <w:pPr>
              <w:pStyle w:val="TableField-Left"/>
              <w:rPr>
                <w:ins w:id="1646" w:author="Tuan Yap" w:date="2018-06-09T12:42:00Z"/>
                <w:rFonts w:ascii="Calibri Light" w:hAnsi="Calibri Light" w:cs="Arial"/>
              </w:rPr>
            </w:pPr>
            <w:ins w:id="1647" w:author="Tuan Yap" w:date="2018-06-09T12:42:00Z">
              <w:r>
                <w:rPr>
                  <w:rFonts w:ascii="Calibri Light" w:hAnsi="Calibri Light" w:cs="Arial"/>
                </w:rPr>
                <w:t>W</w:t>
              </w:r>
              <w:r w:rsidRPr="007325F9">
                <w:rPr>
                  <w:rFonts w:ascii="Calibri Light" w:hAnsi="Calibri Light" w:cs="Arial"/>
                </w:rPr>
                <w:t>-CIM-CS-02 - Align new Move-In date to Service Order</w:t>
              </w:r>
            </w:ins>
          </w:p>
          <w:p w14:paraId="553B7BBA" w14:textId="77777777" w:rsidR="009B3A8A" w:rsidRDefault="009B3A8A" w:rsidP="009B3A8A">
            <w:pPr>
              <w:pStyle w:val="TableField-Left"/>
              <w:rPr>
                <w:ins w:id="1648" w:author="Tuan Yap" w:date="2018-06-09T12:42:00Z"/>
                <w:rFonts w:ascii="Calibri Light" w:hAnsi="Calibri Light" w:cs="Arial"/>
              </w:rPr>
            </w:pPr>
          </w:p>
          <w:p w14:paraId="6477485A" w14:textId="66066616" w:rsidR="009B3A8A" w:rsidRPr="006B24F0" w:rsidRDefault="009B3A8A" w:rsidP="009B3A8A">
            <w:pPr>
              <w:pStyle w:val="TableField-Left"/>
              <w:rPr>
                <w:rFonts w:ascii="Calibri Light" w:hAnsi="Calibri Light" w:cs="Arial"/>
              </w:rPr>
            </w:pPr>
            <w:ins w:id="1649" w:author="Tuan Yap" w:date="2018-06-09T12:42:00Z">
              <w:r>
                <w:rPr>
                  <w:rFonts w:ascii="Calibri Light" w:hAnsi="Calibri Light" w:cs="Arial"/>
                </w:rPr>
                <w:t>**Changed from E to W</w:t>
              </w:r>
            </w:ins>
          </w:p>
        </w:tc>
      </w:tr>
      <w:tr w:rsidR="009B3A8A" w:rsidRPr="006B24F0" w14:paraId="786CB8C9" w14:textId="77777777" w:rsidTr="21FFF1CD">
        <w:trPr>
          <w:cantSplit/>
          <w:trHeight w:val="432"/>
        </w:trPr>
        <w:tc>
          <w:tcPr>
            <w:tcW w:w="5868" w:type="dxa"/>
            <w:tcBorders>
              <w:top w:val="single" w:sz="6" w:space="0" w:color="auto"/>
              <w:bottom w:val="threeDEmboss" w:sz="6" w:space="0" w:color="auto"/>
            </w:tcBorders>
            <w:vAlign w:val="center"/>
          </w:tcPr>
          <w:p w14:paraId="0A063440" w14:textId="2E66D8D8" w:rsidR="009B3A8A" w:rsidRPr="006B24F0" w:rsidRDefault="009B3A8A" w:rsidP="009B3A8A">
            <w:pPr>
              <w:pStyle w:val="TableField-Left"/>
              <w:rPr>
                <w:rFonts w:ascii="Calibri Light" w:hAnsi="Calibri Light" w:cs="Arial"/>
              </w:rPr>
            </w:pPr>
          </w:p>
        </w:tc>
        <w:tc>
          <w:tcPr>
            <w:tcW w:w="1710" w:type="dxa"/>
            <w:tcBorders>
              <w:top w:val="single" w:sz="6" w:space="0" w:color="auto"/>
              <w:bottom w:val="threeDEmboss" w:sz="6" w:space="0" w:color="auto"/>
            </w:tcBorders>
            <w:vAlign w:val="center"/>
          </w:tcPr>
          <w:p w14:paraId="2B0F32EC" w14:textId="2A98439E" w:rsidR="009B3A8A" w:rsidRPr="006B24F0" w:rsidRDefault="009B3A8A" w:rsidP="009B3A8A">
            <w:pPr>
              <w:pStyle w:val="TableField-Left"/>
              <w:rPr>
                <w:rFonts w:ascii="Calibri Light" w:hAnsi="Calibri Light" w:cs="Arial"/>
              </w:rPr>
            </w:pPr>
          </w:p>
        </w:tc>
        <w:tc>
          <w:tcPr>
            <w:tcW w:w="1890" w:type="dxa"/>
            <w:tcBorders>
              <w:top w:val="single" w:sz="6" w:space="0" w:color="auto"/>
              <w:bottom w:val="threeDEmboss" w:sz="6" w:space="0" w:color="auto"/>
            </w:tcBorders>
            <w:vAlign w:val="center"/>
          </w:tcPr>
          <w:p w14:paraId="01216001" w14:textId="4CB3D8FD" w:rsidR="009B3A8A" w:rsidRPr="006B24F0" w:rsidRDefault="009B3A8A" w:rsidP="009B3A8A">
            <w:pPr>
              <w:pStyle w:val="TableField-Left"/>
              <w:rPr>
                <w:rFonts w:ascii="Calibri Light" w:hAnsi="Calibri Light" w:cs="Arial"/>
              </w:rPr>
            </w:pPr>
          </w:p>
        </w:tc>
      </w:tr>
    </w:tbl>
    <w:p w14:paraId="7DFA0096" w14:textId="77777777" w:rsidR="0035091A" w:rsidRPr="006B24F0" w:rsidRDefault="0035091A" w:rsidP="0035091A">
      <w:pPr>
        <w:pStyle w:val="Heading2TextBulleted"/>
        <w:numPr>
          <w:ilvl w:val="0"/>
          <w:numId w:val="0"/>
        </w:numPr>
        <w:ind w:left="360" w:hanging="360"/>
        <w:rPr>
          <w:rFonts w:ascii="Calibri Light" w:hAnsi="Calibri Light" w:cs="Arial"/>
        </w:rPr>
      </w:pPr>
    </w:p>
    <w:p w14:paraId="7AF572C0" w14:textId="77777777" w:rsidR="00E0118B" w:rsidRPr="006B24F0" w:rsidRDefault="00E0118B" w:rsidP="001C2777">
      <w:pPr>
        <w:pStyle w:val="Heading2"/>
        <w:numPr>
          <w:ilvl w:val="1"/>
          <w:numId w:val="10"/>
        </w:numPr>
      </w:pPr>
      <w:bookmarkStart w:id="1650" w:name="_Toc406588329"/>
      <w:bookmarkStart w:id="1651" w:name="_Toc491613843"/>
      <w:bookmarkStart w:id="1652" w:name="_Toc509409312"/>
      <w:bookmarkStart w:id="1653" w:name="_Toc509475068"/>
      <w:bookmarkStart w:id="1654" w:name="_Toc509481788"/>
      <w:bookmarkStart w:id="1655" w:name="_Toc510117096"/>
      <w:r w:rsidRPr="006B24F0">
        <w:t>IDEX Considerations</w:t>
      </w:r>
      <w:bookmarkEnd w:id="1650"/>
      <w:bookmarkEnd w:id="1651"/>
      <w:bookmarkEnd w:id="1652"/>
      <w:bookmarkEnd w:id="1653"/>
      <w:bookmarkEnd w:id="1654"/>
      <w:bookmarkEnd w:id="1655"/>
    </w:p>
    <w:p w14:paraId="3BB888B5" w14:textId="77B34E2F" w:rsidR="007325F9" w:rsidRDefault="007325F9" w:rsidP="007325F9">
      <w:pPr>
        <w:pStyle w:val="Heading2TextBulleted"/>
        <w:numPr>
          <w:ilvl w:val="0"/>
          <w:numId w:val="35"/>
        </w:numPr>
        <w:rPr>
          <w:rFonts w:ascii="Calibri Light" w:hAnsi="Calibri Light" w:cs="Arial"/>
        </w:rPr>
      </w:pPr>
      <w:r>
        <w:rPr>
          <w:rFonts w:ascii="Calibri Light" w:hAnsi="Calibri Light" w:cs="Arial"/>
        </w:rPr>
        <w:t>Upon completion of Move Out, IDEX will interface and provide the data to CCA/DA system for CCA/DA to drop the service from BP</w:t>
      </w:r>
    </w:p>
    <w:p w14:paraId="31614BDD" w14:textId="29C49C0C" w:rsidR="007325F9" w:rsidRDefault="007325F9" w:rsidP="007325F9">
      <w:pPr>
        <w:pStyle w:val="Heading2TextBulleted"/>
        <w:numPr>
          <w:ilvl w:val="0"/>
          <w:numId w:val="35"/>
        </w:numPr>
        <w:rPr>
          <w:rFonts w:ascii="Calibri Light" w:hAnsi="Calibri Light" w:cs="Arial"/>
        </w:rPr>
      </w:pPr>
      <w:r>
        <w:rPr>
          <w:rFonts w:ascii="Calibri Light" w:hAnsi="Calibri Light" w:cs="Arial"/>
        </w:rPr>
        <w:t>Upon completion of Move Out data change, IDEX will interface and provide the data to CCA/DA system for change of data</w:t>
      </w:r>
    </w:p>
    <w:p w14:paraId="7CA83B64" w14:textId="03E85910" w:rsidR="007325F9" w:rsidRDefault="007325F9" w:rsidP="007325F9">
      <w:pPr>
        <w:pStyle w:val="Heading2TextBulleted"/>
        <w:numPr>
          <w:ilvl w:val="0"/>
          <w:numId w:val="35"/>
        </w:numPr>
        <w:rPr>
          <w:rFonts w:ascii="Calibri Light" w:hAnsi="Calibri Light" w:cs="Arial"/>
        </w:rPr>
      </w:pPr>
      <w:r>
        <w:rPr>
          <w:rFonts w:ascii="Calibri Light" w:hAnsi="Calibri Light" w:cs="Arial"/>
        </w:rPr>
        <w:t>Upon completion of Move Out reversal, IDEX will interface and provide the data to CCA/DA system to  establishment of service to BP</w:t>
      </w:r>
    </w:p>
    <w:p w14:paraId="61A8CE68" w14:textId="736E5E7B" w:rsidR="00DE720A" w:rsidRPr="006B24F0" w:rsidRDefault="00DE720A" w:rsidP="007325F9">
      <w:pPr>
        <w:pStyle w:val="Heading2TextBulleted"/>
        <w:numPr>
          <w:ilvl w:val="0"/>
          <w:numId w:val="35"/>
        </w:numPr>
        <w:rPr>
          <w:rFonts w:ascii="Calibri Light" w:hAnsi="Calibri Light" w:cs="Arial"/>
        </w:rPr>
      </w:pPr>
      <w:r>
        <w:rPr>
          <w:rFonts w:ascii="Calibri Light" w:hAnsi="Calibri Light" w:cs="Arial"/>
        </w:rPr>
        <w:t>Upon completion of Transfer, IDEX will interface and provide the data to CCA/DA system to drop and/or establish service to BP</w:t>
      </w:r>
    </w:p>
    <w:p w14:paraId="35401E1F" w14:textId="48BAA77F" w:rsidR="00E0118B" w:rsidRPr="006B24F0" w:rsidRDefault="00E0118B" w:rsidP="00AC0521">
      <w:pPr>
        <w:pStyle w:val="Heading2TextBulleted"/>
        <w:numPr>
          <w:ilvl w:val="0"/>
          <w:numId w:val="0"/>
        </w:numPr>
        <w:ind w:left="936" w:hanging="360"/>
        <w:rPr>
          <w:rFonts w:ascii="Calibri Light" w:hAnsi="Calibri Light" w:cs="Arial"/>
        </w:rPr>
      </w:pPr>
    </w:p>
    <w:p w14:paraId="77D0542A" w14:textId="2582389A" w:rsidR="00E0118B" w:rsidRPr="006B24F0" w:rsidRDefault="00F95998" w:rsidP="001C2777">
      <w:pPr>
        <w:pStyle w:val="Heading2"/>
        <w:numPr>
          <w:ilvl w:val="1"/>
          <w:numId w:val="10"/>
        </w:numPr>
      </w:pPr>
      <w:bookmarkStart w:id="1656" w:name="_Toc406588330"/>
      <w:bookmarkStart w:id="1657" w:name="_Toc491613844"/>
      <w:bookmarkStart w:id="1658" w:name="_Toc509409313"/>
      <w:bookmarkStart w:id="1659" w:name="_Toc509475069"/>
      <w:bookmarkStart w:id="1660" w:name="_Toc509481789"/>
      <w:bookmarkStart w:id="1661" w:name="_Toc510117097"/>
      <w:r>
        <w:t xml:space="preserve">Production System </w:t>
      </w:r>
      <w:r w:rsidR="00E0118B" w:rsidRPr="006B24F0">
        <w:t>Cut-over Considerations</w:t>
      </w:r>
      <w:bookmarkEnd w:id="1656"/>
      <w:bookmarkEnd w:id="1657"/>
      <w:bookmarkEnd w:id="1658"/>
      <w:bookmarkEnd w:id="1659"/>
      <w:bookmarkEnd w:id="1660"/>
      <w:bookmarkEnd w:id="1661"/>
    </w:p>
    <w:p w14:paraId="28188F4D" w14:textId="547803AB" w:rsidR="007F1487" w:rsidRDefault="007325F9" w:rsidP="007F1487">
      <w:pPr>
        <w:pStyle w:val="Heading2TextBulleted"/>
        <w:numPr>
          <w:ilvl w:val="0"/>
          <w:numId w:val="38"/>
        </w:numPr>
        <w:rPr>
          <w:rFonts w:ascii="Calibri Light" w:hAnsi="Calibri Light" w:cs="Arial"/>
        </w:rPr>
      </w:pPr>
      <w:r>
        <w:rPr>
          <w:rFonts w:ascii="Calibri Light" w:hAnsi="Calibri Light" w:cs="Arial"/>
        </w:rPr>
        <w:t xml:space="preserve">Contracts that </w:t>
      </w:r>
      <w:r w:rsidR="00A022A6">
        <w:rPr>
          <w:rFonts w:ascii="Calibri Light" w:hAnsi="Calibri Light" w:cs="Arial"/>
        </w:rPr>
        <w:t xml:space="preserve">are </w:t>
      </w:r>
      <w:r>
        <w:rPr>
          <w:rFonts w:ascii="Calibri Light" w:hAnsi="Calibri Light" w:cs="Arial"/>
        </w:rPr>
        <w:t xml:space="preserve">marked </w:t>
      </w:r>
      <w:r w:rsidR="00A022A6">
        <w:rPr>
          <w:rFonts w:ascii="Calibri Light" w:hAnsi="Calibri Light" w:cs="Arial"/>
        </w:rPr>
        <w:t xml:space="preserve">as </w:t>
      </w:r>
      <w:r>
        <w:rPr>
          <w:rFonts w:ascii="Calibri Light" w:hAnsi="Calibri Light" w:cs="Arial"/>
        </w:rPr>
        <w:t xml:space="preserve">deleted or having a move out date that is in the past or equal to system date will not be migrated over. </w:t>
      </w:r>
    </w:p>
    <w:p w14:paraId="0E39C559" w14:textId="513E3338" w:rsidR="00E0118B" w:rsidRPr="006B24F0" w:rsidRDefault="007325F9" w:rsidP="007F1487">
      <w:pPr>
        <w:pStyle w:val="Heading2TextBulleted"/>
        <w:numPr>
          <w:ilvl w:val="0"/>
          <w:numId w:val="38"/>
        </w:numPr>
        <w:rPr>
          <w:rFonts w:ascii="Calibri Light" w:hAnsi="Calibri Light" w:cs="Arial"/>
        </w:rPr>
      </w:pPr>
      <w:r>
        <w:rPr>
          <w:rFonts w:ascii="Calibri Light" w:hAnsi="Calibri Light" w:cs="Arial"/>
        </w:rPr>
        <w:t>Contracts having future dated move out date will be migrated over.</w:t>
      </w:r>
    </w:p>
    <w:p w14:paraId="5954A4FF" w14:textId="77777777" w:rsidR="00E0118B" w:rsidRPr="006B24F0" w:rsidRDefault="00872604" w:rsidP="001C2777">
      <w:pPr>
        <w:pStyle w:val="Heading2"/>
        <w:numPr>
          <w:ilvl w:val="1"/>
          <w:numId w:val="0"/>
        </w:numPr>
      </w:pPr>
      <w:bookmarkStart w:id="1662" w:name="_Toc509409314"/>
      <w:bookmarkStart w:id="1663" w:name="_Toc509475070"/>
      <w:bookmarkStart w:id="1664" w:name="_Toc509481790"/>
      <w:bookmarkStart w:id="1665" w:name="_Toc510117098"/>
      <w:r w:rsidRPr="006B24F0">
        <w:t xml:space="preserve">4.4 </w:t>
      </w:r>
      <w:bookmarkStart w:id="1666" w:name="_Toc406588331"/>
      <w:bookmarkStart w:id="1667" w:name="_Toc491613845"/>
      <w:r w:rsidR="00E0118B" w:rsidRPr="006B24F0">
        <w:t>Other Considerations</w:t>
      </w:r>
      <w:bookmarkEnd w:id="1662"/>
      <w:bookmarkEnd w:id="1663"/>
      <w:bookmarkEnd w:id="1664"/>
      <w:bookmarkEnd w:id="1665"/>
      <w:bookmarkEnd w:id="1666"/>
      <w:bookmarkEnd w:id="1667"/>
    </w:p>
    <w:p w14:paraId="10662D89" w14:textId="3369224E" w:rsidR="00E0118B" w:rsidRDefault="007325F9" w:rsidP="00DE720A">
      <w:pPr>
        <w:pStyle w:val="Heading2TextBulleted"/>
        <w:numPr>
          <w:ilvl w:val="0"/>
          <w:numId w:val="0"/>
        </w:numPr>
        <w:ind w:left="576"/>
        <w:rPr>
          <w:rFonts w:ascii="Calibri Light" w:hAnsi="Calibri Light" w:cs="Arial"/>
        </w:rPr>
      </w:pPr>
      <w:r>
        <w:rPr>
          <w:rFonts w:ascii="Calibri Light" w:hAnsi="Calibri Light" w:cs="Arial"/>
        </w:rPr>
        <w:t>N/A</w:t>
      </w:r>
    </w:p>
    <w:p w14:paraId="5E1DAC55" w14:textId="08DAF429" w:rsidR="00F00F74" w:rsidRDefault="00F00F74" w:rsidP="00DE720A">
      <w:pPr>
        <w:pStyle w:val="Heading2TextBulleted"/>
        <w:numPr>
          <w:ilvl w:val="0"/>
          <w:numId w:val="0"/>
        </w:numPr>
        <w:ind w:left="576"/>
        <w:rPr>
          <w:rFonts w:ascii="Calibri Light" w:hAnsi="Calibri Light" w:cs="Arial"/>
        </w:rPr>
      </w:pPr>
    </w:p>
    <w:p w14:paraId="35539BAB" w14:textId="77777777" w:rsidR="00F00F74" w:rsidRPr="006B24F0" w:rsidRDefault="00F00F74" w:rsidP="00DE720A">
      <w:pPr>
        <w:pStyle w:val="Heading2TextBulleted"/>
        <w:numPr>
          <w:ilvl w:val="0"/>
          <w:numId w:val="0"/>
        </w:numPr>
        <w:ind w:left="576"/>
        <w:rPr>
          <w:rFonts w:ascii="Calibri Light" w:hAnsi="Calibri Light" w:cs="Arial"/>
        </w:rPr>
      </w:pPr>
    </w:p>
    <w:p w14:paraId="3AED9538" w14:textId="77777777" w:rsidR="00E0118B" w:rsidRPr="006B24F0" w:rsidRDefault="003A2B84" w:rsidP="009F3278">
      <w:pPr>
        <w:pStyle w:val="Heading1"/>
        <w:numPr>
          <w:ilvl w:val="0"/>
          <w:numId w:val="10"/>
        </w:numPr>
      </w:pPr>
      <w:bookmarkStart w:id="1668" w:name="_Toc406588332"/>
      <w:bookmarkStart w:id="1669" w:name="_Toc491613846"/>
      <w:r w:rsidRPr="006B24F0">
        <w:lastRenderedPageBreak/>
        <w:t xml:space="preserve">  </w:t>
      </w:r>
      <w:bookmarkStart w:id="1670" w:name="_Toc509409315"/>
      <w:bookmarkStart w:id="1671" w:name="_Toc509475071"/>
      <w:bookmarkStart w:id="1672" w:name="_Toc509481791"/>
      <w:bookmarkStart w:id="1673" w:name="_Toc510117099"/>
      <w:r w:rsidR="00E0118B" w:rsidRPr="006B24F0">
        <w:t>Change Management</w:t>
      </w:r>
      <w:bookmarkEnd w:id="1670"/>
      <w:bookmarkEnd w:id="1671"/>
      <w:bookmarkEnd w:id="1672"/>
      <w:bookmarkEnd w:id="1673"/>
      <w:r w:rsidR="00E0118B" w:rsidRPr="006B24F0">
        <w:t xml:space="preserve"> </w:t>
      </w:r>
      <w:bookmarkEnd w:id="1668"/>
      <w:bookmarkEnd w:id="1669"/>
    </w:p>
    <w:p w14:paraId="478264E1" w14:textId="77777777" w:rsidR="00E0118B" w:rsidRPr="006B24F0" w:rsidRDefault="00DA26C3" w:rsidP="001C2777">
      <w:pPr>
        <w:pStyle w:val="Heading2"/>
        <w:numPr>
          <w:ilvl w:val="1"/>
          <w:numId w:val="0"/>
        </w:numPr>
        <w:ind w:left="936"/>
      </w:pPr>
      <w:bookmarkStart w:id="1674" w:name="_Toc406588333"/>
      <w:bookmarkStart w:id="1675" w:name="_Toc491613847"/>
      <w:bookmarkStart w:id="1676" w:name="_Toc509409316"/>
      <w:bookmarkStart w:id="1677" w:name="_Toc509475072"/>
      <w:bookmarkStart w:id="1678" w:name="_Toc509481792"/>
      <w:bookmarkStart w:id="1679" w:name="_Toc510117100"/>
      <w:r w:rsidRPr="006B24F0">
        <w:t xml:space="preserve">5.1 </w:t>
      </w:r>
      <w:r w:rsidR="00E0118B" w:rsidRPr="006B24F0">
        <w:t>Change Impacts</w:t>
      </w:r>
      <w:bookmarkEnd w:id="1674"/>
      <w:bookmarkEnd w:id="1675"/>
      <w:bookmarkEnd w:id="1676"/>
      <w:bookmarkEnd w:id="1677"/>
      <w:bookmarkEnd w:id="1678"/>
      <w:bookmarkEnd w:id="1679"/>
    </w:p>
    <w:tbl>
      <w:tblPr>
        <w:tblW w:w="9183" w:type="dxa"/>
        <w:tblInd w:w="131"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ayout w:type="fixed"/>
        <w:tblLook w:val="01E0" w:firstRow="1" w:lastRow="1" w:firstColumn="1" w:lastColumn="1" w:noHBand="0" w:noVBand="0"/>
      </w:tblPr>
      <w:tblGrid>
        <w:gridCol w:w="2636"/>
        <w:gridCol w:w="2038"/>
        <w:gridCol w:w="2007"/>
        <w:gridCol w:w="1291"/>
        <w:gridCol w:w="1211"/>
      </w:tblGrid>
      <w:tr w:rsidR="005C6879" w:rsidRPr="006B24F0" w14:paraId="60C9AAC9" w14:textId="77777777" w:rsidTr="672CB0CE">
        <w:trPr>
          <w:cantSplit/>
          <w:trHeight w:val="432"/>
          <w:tblHeader/>
        </w:trPr>
        <w:tc>
          <w:tcPr>
            <w:tcW w:w="2636" w:type="dxa"/>
            <w:tcBorders>
              <w:top w:val="threeDEmboss" w:sz="6" w:space="0" w:color="auto"/>
              <w:bottom w:val="single" w:sz="6" w:space="0" w:color="auto"/>
            </w:tcBorders>
            <w:shd w:val="clear" w:color="auto" w:fill="F9FBAF"/>
            <w:vAlign w:val="center"/>
          </w:tcPr>
          <w:p w14:paraId="676F6B77" w14:textId="77777777" w:rsidR="005C6879" w:rsidRPr="006B24F0" w:rsidRDefault="00B33A9A" w:rsidP="005C6879">
            <w:pPr>
              <w:pStyle w:val="TableHeader-Left"/>
              <w:rPr>
                <w:rFonts w:ascii="Calibri Light" w:hAnsi="Calibri Light" w:cs="Arial"/>
              </w:rPr>
            </w:pPr>
            <w:r w:rsidRPr="006B24F0">
              <w:rPr>
                <w:rFonts w:ascii="Calibri Light" w:hAnsi="Calibri Light" w:cs="Arial"/>
              </w:rPr>
              <w:t>Change Element Short Description</w:t>
            </w:r>
          </w:p>
        </w:tc>
        <w:tc>
          <w:tcPr>
            <w:tcW w:w="2038" w:type="dxa"/>
            <w:tcBorders>
              <w:top w:val="threeDEmboss" w:sz="6" w:space="0" w:color="auto"/>
              <w:bottom w:val="single" w:sz="6" w:space="0" w:color="auto"/>
            </w:tcBorders>
            <w:shd w:val="clear" w:color="auto" w:fill="F9FBAF"/>
            <w:vAlign w:val="center"/>
          </w:tcPr>
          <w:p w14:paraId="387A9F01" w14:textId="77777777" w:rsidR="005C6879" w:rsidRPr="006B24F0" w:rsidRDefault="00B33A9A" w:rsidP="005C6879">
            <w:pPr>
              <w:pStyle w:val="TableHeader-Left"/>
              <w:rPr>
                <w:rFonts w:ascii="Calibri Light" w:hAnsi="Calibri Light" w:cs="Arial"/>
              </w:rPr>
            </w:pPr>
            <w:r w:rsidRPr="006B24F0">
              <w:rPr>
                <w:rFonts w:ascii="Calibri Light" w:hAnsi="Calibri Light" w:cs="Arial"/>
              </w:rPr>
              <w:t>Change Impact Category</w:t>
            </w:r>
          </w:p>
        </w:tc>
        <w:tc>
          <w:tcPr>
            <w:tcW w:w="2007" w:type="dxa"/>
            <w:tcBorders>
              <w:top w:val="threeDEmboss" w:sz="6" w:space="0" w:color="auto"/>
              <w:bottom w:val="single" w:sz="6" w:space="0" w:color="auto"/>
            </w:tcBorders>
            <w:shd w:val="clear" w:color="auto" w:fill="F9FBAF"/>
            <w:vAlign w:val="center"/>
          </w:tcPr>
          <w:p w14:paraId="5332BCFB" w14:textId="77777777" w:rsidR="005C6879" w:rsidRPr="006B24F0" w:rsidRDefault="00B33A9A" w:rsidP="005C6879">
            <w:pPr>
              <w:pStyle w:val="TableHeader-Left"/>
              <w:rPr>
                <w:rFonts w:ascii="Calibri Light" w:hAnsi="Calibri Light" w:cs="Arial"/>
              </w:rPr>
            </w:pPr>
            <w:r w:rsidRPr="006B24F0">
              <w:rPr>
                <w:rFonts w:ascii="Calibri Light" w:hAnsi="Calibri Light" w:cs="Arial"/>
              </w:rPr>
              <w:t>Audience</w:t>
            </w:r>
            <w:r w:rsidR="005C6879" w:rsidRPr="006B24F0">
              <w:rPr>
                <w:rFonts w:ascii="Calibri Light" w:hAnsi="Calibri Light" w:cs="Arial"/>
              </w:rPr>
              <w:t xml:space="preserve"> Group(s)</w:t>
            </w:r>
          </w:p>
        </w:tc>
        <w:tc>
          <w:tcPr>
            <w:tcW w:w="1291" w:type="dxa"/>
            <w:tcBorders>
              <w:top w:val="threeDEmboss" w:sz="6" w:space="0" w:color="auto"/>
              <w:bottom w:val="single" w:sz="6" w:space="0" w:color="auto"/>
            </w:tcBorders>
            <w:shd w:val="clear" w:color="auto" w:fill="F9FBAF"/>
            <w:vAlign w:val="center"/>
          </w:tcPr>
          <w:p w14:paraId="5C88DE4C" w14:textId="77777777" w:rsidR="005C6879" w:rsidRPr="006B24F0" w:rsidRDefault="00B33A9A" w:rsidP="005C6879">
            <w:pPr>
              <w:pStyle w:val="TableHeader-Left"/>
              <w:rPr>
                <w:rFonts w:ascii="Calibri Light" w:hAnsi="Calibri Light" w:cs="Arial"/>
              </w:rPr>
            </w:pPr>
            <w:r w:rsidRPr="006B24F0">
              <w:rPr>
                <w:rFonts w:ascii="Calibri Light" w:hAnsi="Calibri Light" w:cs="Arial"/>
              </w:rPr>
              <w:t>Impact</w:t>
            </w:r>
          </w:p>
        </w:tc>
        <w:tc>
          <w:tcPr>
            <w:tcW w:w="1211" w:type="dxa"/>
            <w:tcBorders>
              <w:top w:val="threeDEmboss" w:sz="6" w:space="0" w:color="auto"/>
              <w:bottom w:val="single" w:sz="6" w:space="0" w:color="auto"/>
            </w:tcBorders>
            <w:shd w:val="clear" w:color="auto" w:fill="F9FBAF"/>
            <w:vAlign w:val="center"/>
          </w:tcPr>
          <w:p w14:paraId="09C4DFC8" w14:textId="77777777" w:rsidR="005C6879" w:rsidRPr="006B24F0" w:rsidRDefault="005C6879" w:rsidP="005C6879">
            <w:pPr>
              <w:pStyle w:val="TableHeader-Left"/>
              <w:rPr>
                <w:rFonts w:ascii="Calibri Light" w:hAnsi="Calibri Light" w:cs="Arial"/>
              </w:rPr>
            </w:pPr>
            <w:r w:rsidRPr="006B24F0">
              <w:rPr>
                <w:rFonts w:ascii="Calibri Light" w:hAnsi="Calibri Light" w:cs="Arial"/>
              </w:rPr>
              <w:t>Business Effort</w:t>
            </w:r>
          </w:p>
        </w:tc>
      </w:tr>
      <w:tr w:rsidR="00C369D4" w:rsidRPr="006B24F0" w14:paraId="2FCA198E" w14:textId="77777777" w:rsidTr="672CB0CE">
        <w:trPr>
          <w:cantSplit/>
          <w:trHeight w:val="432"/>
        </w:trPr>
        <w:tc>
          <w:tcPr>
            <w:tcW w:w="2636" w:type="dxa"/>
            <w:tcBorders>
              <w:top w:val="threeDEmboss" w:sz="6" w:space="0" w:color="auto"/>
              <w:bottom w:val="threeDEmboss" w:sz="6" w:space="0" w:color="auto"/>
            </w:tcBorders>
            <w:vAlign w:val="center"/>
          </w:tcPr>
          <w:p w14:paraId="7E3D3813" w14:textId="77777777" w:rsidR="00C369D4" w:rsidRPr="00AE11F2" w:rsidRDefault="00C369D4" w:rsidP="00C369D4">
            <w:pPr>
              <w:pStyle w:val="TableField-Left"/>
              <w:rPr>
                <w:rFonts w:ascii="Calibri Light" w:hAnsi="Calibri Light" w:cs="Arial"/>
              </w:rPr>
            </w:pPr>
            <w:r w:rsidRPr="00AE11F2">
              <w:rPr>
                <w:rFonts w:ascii="Calibri Light" w:hAnsi="Calibri Light" w:cs="Arial"/>
              </w:rPr>
              <w:t>The naming convention will change in SAP related to turn on/turn off services. Move in is an object vs turn on is a work order to connect the power (e.g. RSS, field turn on) as a result of the move in object. Move out is an object vs a turn off is a work order that disconnects the power as a result of the move out object. Move in/out adjustment is the change of date. Move in/out reversal is equal to move in/out cancellation.</w:t>
            </w:r>
          </w:p>
          <w:p w14:paraId="33A9C486" w14:textId="6FFDB54E" w:rsidR="00C369D4" w:rsidRPr="006B24F0" w:rsidRDefault="00C369D4" w:rsidP="005378EF">
            <w:pPr>
              <w:pStyle w:val="TableField-Left"/>
              <w:rPr>
                <w:rFonts w:ascii="Calibri Light" w:hAnsi="Calibri Light" w:cs="Arial"/>
              </w:rPr>
            </w:pPr>
            <w:r w:rsidRPr="00AE11F2">
              <w:rPr>
                <w:rFonts w:ascii="Calibri Light" w:hAnsi="Calibri Light" w:cs="Arial"/>
              </w:rPr>
              <w:t>Proce</w:t>
            </w:r>
            <w:r w:rsidR="005378EF">
              <w:rPr>
                <w:rFonts w:ascii="Calibri Light" w:hAnsi="Calibri Light" w:cs="Arial"/>
              </w:rPr>
              <w:t>ss Start Stop is equivalent to T</w:t>
            </w:r>
            <w:r w:rsidRPr="00AE11F2">
              <w:rPr>
                <w:rFonts w:ascii="Calibri Light" w:hAnsi="Calibri Light" w:cs="Arial"/>
              </w:rPr>
              <w:t>ransfer in SAP</w:t>
            </w:r>
          </w:p>
        </w:tc>
        <w:tc>
          <w:tcPr>
            <w:tcW w:w="2038" w:type="dxa"/>
            <w:tcBorders>
              <w:top w:val="threeDEmboss" w:sz="6" w:space="0" w:color="auto"/>
              <w:bottom w:val="threeDEmboss" w:sz="6" w:space="0" w:color="auto"/>
            </w:tcBorders>
            <w:vAlign w:val="center"/>
          </w:tcPr>
          <w:p w14:paraId="12E52AEA" w14:textId="6368DF6E" w:rsidR="00C369D4" w:rsidRPr="006B24F0" w:rsidRDefault="00C369D4" w:rsidP="00C369D4">
            <w:pPr>
              <w:pStyle w:val="TableField-Left"/>
              <w:rPr>
                <w:rFonts w:ascii="Calibri Light" w:hAnsi="Calibri Light" w:cs="Arial"/>
              </w:rPr>
            </w:pPr>
            <w:r>
              <w:rPr>
                <w:rFonts w:ascii="Calibri Light" w:hAnsi="Calibri Light" w:cs="Arial"/>
              </w:rPr>
              <w:t>Process (177)</w:t>
            </w:r>
          </w:p>
        </w:tc>
        <w:tc>
          <w:tcPr>
            <w:tcW w:w="2007" w:type="dxa"/>
            <w:tcBorders>
              <w:top w:val="threeDEmboss" w:sz="6" w:space="0" w:color="auto"/>
              <w:bottom w:val="threeDEmboss" w:sz="6" w:space="0" w:color="auto"/>
            </w:tcBorders>
            <w:vAlign w:val="center"/>
          </w:tcPr>
          <w:p w14:paraId="49507C8A" w14:textId="77777777" w:rsidR="00C369D4" w:rsidRDefault="00C369D4" w:rsidP="00C369D4">
            <w:pPr>
              <w:pStyle w:val="TableField-Left"/>
              <w:rPr>
                <w:rFonts w:ascii="Calibri Light" w:hAnsi="Calibri Light" w:cs="Arial"/>
              </w:rPr>
            </w:pPr>
            <w:r w:rsidRPr="00AE11F2">
              <w:rPr>
                <w:rFonts w:ascii="Calibri Light" w:hAnsi="Calibri Light" w:cs="Arial"/>
              </w:rPr>
              <w:t>CS-CSOD-CCC All;</w:t>
            </w:r>
          </w:p>
          <w:p w14:paraId="2FC6A475" w14:textId="77777777" w:rsidR="00C369D4" w:rsidRDefault="00C369D4" w:rsidP="00C369D4">
            <w:pPr>
              <w:pStyle w:val="TableField-Left"/>
              <w:rPr>
                <w:rFonts w:ascii="Calibri Light" w:hAnsi="Calibri Light" w:cs="Arial"/>
              </w:rPr>
            </w:pPr>
            <w:r w:rsidRPr="00AE11F2">
              <w:rPr>
                <w:rFonts w:ascii="Calibri Light" w:hAnsi="Calibri Light" w:cs="Arial"/>
              </w:rPr>
              <w:t>CS-CSOD-RSO All;</w:t>
            </w:r>
          </w:p>
          <w:p w14:paraId="7CAC0B80" w14:textId="729FECAD" w:rsidR="00C369D4" w:rsidRPr="006B24F0" w:rsidRDefault="00C369D4" w:rsidP="00C369D4">
            <w:pPr>
              <w:pStyle w:val="TableField-Left"/>
              <w:rPr>
                <w:rFonts w:ascii="Calibri Light" w:hAnsi="Calibri Light" w:cs="Arial"/>
              </w:rPr>
            </w:pPr>
            <w:r w:rsidRPr="00AE11F2">
              <w:rPr>
                <w:rFonts w:ascii="Calibri Light" w:hAnsi="Calibri Light" w:cs="Arial"/>
              </w:rPr>
              <w:t>CS-BCD-All</w:t>
            </w:r>
          </w:p>
        </w:tc>
        <w:tc>
          <w:tcPr>
            <w:tcW w:w="1291" w:type="dxa"/>
            <w:tcBorders>
              <w:top w:val="threeDEmboss" w:sz="6" w:space="0" w:color="auto"/>
              <w:bottom w:val="threeDEmboss" w:sz="6" w:space="0" w:color="auto"/>
            </w:tcBorders>
            <w:vAlign w:val="center"/>
          </w:tcPr>
          <w:p w14:paraId="6F422C0D" w14:textId="7C479052" w:rsidR="00C369D4" w:rsidRPr="006B24F0" w:rsidRDefault="00C369D4" w:rsidP="00C369D4">
            <w:pPr>
              <w:pStyle w:val="TableField-Left"/>
              <w:rPr>
                <w:rFonts w:ascii="Calibri Light" w:hAnsi="Calibri Light" w:cs="Arial"/>
              </w:rPr>
            </w:pPr>
            <w:r>
              <w:rPr>
                <w:rFonts w:ascii="Calibri Light" w:hAnsi="Calibri Light" w:cs="Arial"/>
              </w:rPr>
              <w:t>Low</w:t>
            </w:r>
          </w:p>
        </w:tc>
        <w:tc>
          <w:tcPr>
            <w:tcW w:w="1211" w:type="dxa"/>
            <w:tcBorders>
              <w:top w:val="threeDEmboss" w:sz="6" w:space="0" w:color="auto"/>
              <w:bottom w:val="threeDEmboss" w:sz="6" w:space="0" w:color="auto"/>
            </w:tcBorders>
            <w:vAlign w:val="center"/>
          </w:tcPr>
          <w:p w14:paraId="58A0E6FB" w14:textId="60789425" w:rsidR="00C369D4" w:rsidRPr="006B24F0" w:rsidRDefault="00C369D4" w:rsidP="00C369D4">
            <w:pPr>
              <w:pStyle w:val="TableField-Left"/>
              <w:rPr>
                <w:rFonts w:ascii="Calibri Light" w:hAnsi="Calibri Light" w:cs="Arial"/>
              </w:rPr>
            </w:pPr>
            <w:r>
              <w:rPr>
                <w:rFonts w:ascii="Calibri Light" w:hAnsi="Calibri Light" w:cs="Arial"/>
              </w:rPr>
              <w:t>Low</w:t>
            </w:r>
          </w:p>
        </w:tc>
      </w:tr>
      <w:tr w:rsidR="007A19E4" w:rsidRPr="006B24F0" w14:paraId="55C1217F" w14:textId="77777777" w:rsidTr="672CB0CE">
        <w:trPr>
          <w:cantSplit/>
          <w:trHeight w:val="432"/>
        </w:trPr>
        <w:tc>
          <w:tcPr>
            <w:tcW w:w="2636" w:type="dxa"/>
            <w:tcBorders>
              <w:top w:val="threeDEmboss" w:sz="6" w:space="0" w:color="auto"/>
              <w:bottom w:val="threeDEmboss" w:sz="6" w:space="0" w:color="auto"/>
            </w:tcBorders>
            <w:vAlign w:val="center"/>
          </w:tcPr>
          <w:p w14:paraId="7B0B6111" w14:textId="28A05172" w:rsidR="007A19E4" w:rsidRPr="007A19E4" w:rsidRDefault="007A19E4" w:rsidP="00C369D4">
            <w:pPr>
              <w:pStyle w:val="TableField-Left"/>
              <w:rPr>
                <w:rFonts w:ascii="Calibri Light" w:hAnsi="Calibri Light" w:cs="Arial"/>
              </w:rPr>
            </w:pPr>
            <w:r w:rsidRPr="007A19E4">
              <w:rPr>
                <w:rFonts w:ascii="Calibri Light" w:hAnsi="Calibri Light" w:cs="Arial"/>
              </w:rPr>
              <w:t>Policy discussion regarding the level of access for different relationships and authentication requirements in regards to account activity. As part of the process, the frontline users may require to review relationships with the customer at the time of move in and move out. The relationships may need to be updated based on the conversation. Currently authorized callers can access all information a</w:t>
            </w:r>
            <w:r>
              <w:rPr>
                <w:rFonts w:ascii="Calibri Light" w:hAnsi="Calibri Light" w:cs="Arial"/>
              </w:rPr>
              <w:t>nd issue transactions with</w:t>
            </w:r>
            <w:r w:rsidRPr="007A19E4">
              <w:rPr>
                <w:rFonts w:ascii="Calibri Light" w:hAnsi="Calibri Light" w:cs="Arial"/>
              </w:rPr>
              <w:t>out any differentiation.</w:t>
            </w:r>
          </w:p>
        </w:tc>
        <w:tc>
          <w:tcPr>
            <w:tcW w:w="2038" w:type="dxa"/>
            <w:tcBorders>
              <w:top w:val="threeDEmboss" w:sz="6" w:space="0" w:color="auto"/>
              <w:bottom w:val="threeDEmboss" w:sz="6" w:space="0" w:color="auto"/>
            </w:tcBorders>
            <w:vAlign w:val="center"/>
          </w:tcPr>
          <w:p w14:paraId="49A499B8" w14:textId="79979FA1" w:rsidR="007A19E4" w:rsidRDefault="007A19E4" w:rsidP="00C369D4">
            <w:pPr>
              <w:pStyle w:val="TableField-Left"/>
              <w:rPr>
                <w:rFonts w:ascii="Calibri Light" w:hAnsi="Calibri Light" w:cs="Arial"/>
              </w:rPr>
            </w:pPr>
            <w:r>
              <w:rPr>
                <w:rFonts w:ascii="Calibri Light" w:hAnsi="Calibri Light" w:cs="Arial"/>
              </w:rPr>
              <w:t>Decision Making;</w:t>
            </w:r>
          </w:p>
          <w:p w14:paraId="26B720FF" w14:textId="77777777" w:rsidR="007A19E4" w:rsidRDefault="007A19E4" w:rsidP="00C369D4">
            <w:pPr>
              <w:pStyle w:val="TableField-Left"/>
              <w:rPr>
                <w:rFonts w:ascii="Calibri Light" w:hAnsi="Calibri Light" w:cs="Arial"/>
              </w:rPr>
            </w:pPr>
            <w:r w:rsidRPr="007A19E4">
              <w:rPr>
                <w:rFonts w:ascii="Calibri Light" w:hAnsi="Calibri Light" w:cs="Arial"/>
              </w:rPr>
              <w:t>Process;</w:t>
            </w:r>
            <w:r>
              <w:rPr>
                <w:rFonts w:ascii="Calibri Light" w:hAnsi="Calibri Light" w:cs="Arial"/>
              </w:rPr>
              <w:t xml:space="preserve"> </w:t>
            </w:r>
          </w:p>
          <w:p w14:paraId="7E97B358" w14:textId="37294726" w:rsidR="007A19E4" w:rsidRPr="007A19E4" w:rsidRDefault="007A19E4" w:rsidP="00C369D4">
            <w:pPr>
              <w:pStyle w:val="TableField-Left"/>
              <w:rPr>
                <w:rFonts w:ascii="Calibri Light" w:hAnsi="Calibri Light" w:cs="Arial"/>
              </w:rPr>
            </w:pPr>
            <w:r w:rsidRPr="007A19E4">
              <w:rPr>
                <w:rFonts w:ascii="Calibri Light" w:hAnsi="Calibri Light" w:cs="Arial"/>
              </w:rPr>
              <w:t>Culture Shift</w:t>
            </w:r>
            <w:r w:rsidR="00A65DCA">
              <w:rPr>
                <w:rFonts w:ascii="Calibri Light" w:hAnsi="Calibri Light" w:cs="Arial"/>
              </w:rPr>
              <w:t xml:space="preserve"> (465)</w:t>
            </w:r>
          </w:p>
        </w:tc>
        <w:tc>
          <w:tcPr>
            <w:tcW w:w="2007" w:type="dxa"/>
            <w:tcBorders>
              <w:top w:val="threeDEmboss" w:sz="6" w:space="0" w:color="auto"/>
              <w:bottom w:val="threeDEmboss" w:sz="6" w:space="0" w:color="auto"/>
            </w:tcBorders>
            <w:vAlign w:val="center"/>
          </w:tcPr>
          <w:p w14:paraId="38447996" w14:textId="77777777" w:rsidR="0073476E" w:rsidRDefault="007A19E4" w:rsidP="007A19E4">
            <w:pPr>
              <w:pStyle w:val="TableField-Left"/>
              <w:rPr>
                <w:rFonts w:ascii="Calibri Light" w:hAnsi="Calibri Light" w:cs="Arial"/>
              </w:rPr>
            </w:pPr>
            <w:r w:rsidRPr="007A19E4">
              <w:rPr>
                <w:rFonts w:ascii="Calibri Light" w:hAnsi="Calibri Light" w:cs="Arial"/>
              </w:rPr>
              <w:t>CS-CSOD-CCC All</w:t>
            </w:r>
            <w:r w:rsidR="0073476E">
              <w:rPr>
                <w:rFonts w:ascii="Calibri Light" w:hAnsi="Calibri Light" w:cs="Arial"/>
              </w:rPr>
              <w:t>;</w:t>
            </w:r>
          </w:p>
          <w:p w14:paraId="1CC84602" w14:textId="2A5316B6" w:rsidR="007A19E4" w:rsidRPr="007A19E4" w:rsidRDefault="0073476E" w:rsidP="007A19E4">
            <w:pPr>
              <w:pStyle w:val="TableField-Left"/>
              <w:rPr>
                <w:rFonts w:ascii="Calibri Light" w:hAnsi="Calibri Light" w:cs="Arial"/>
              </w:rPr>
            </w:pPr>
            <w:r>
              <w:rPr>
                <w:rFonts w:ascii="Calibri Light" w:hAnsi="Calibri Light" w:cs="Arial"/>
              </w:rPr>
              <w:t>CS-BCD-All</w:t>
            </w:r>
          </w:p>
        </w:tc>
        <w:tc>
          <w:tcPr>
            <w:tcW w:w="1291" w:type="dxa"/>
            <w:tcBorders>
              <w:top w:val="threeDEmboss" w:sz="6" w:space="0" w:color="auto"/>
              <w:bottom w:val="threeDEmboss" w:sz="6" w:space="0" w:color="auto"/>
            </w:tcBorders>
            <w:vAlign w:val="center"/>
          </w:tcPr>
          <w:p w14:paraId="4A328B20" w14:textId="317A48C0" w:rsidR="007A19E4" w:rsidRDefault="007A19E4" w:rsidP="00C369D4">
            <w:pPr>
              <w:pStyle w:val="TableField-Left"/>
              <w:rPr>
                <w:rFonts w:ascii="Calibri Light" w:hAnsi="Calibri Light" w:cs="Arial"/>
              </w:rPr>
            </w:pPr>
            <w:r>
              <w:rPr>
                <w:rFonts w:ascii="Calibri Light" w:hAnsi="Calibri Light" w:cs="Arial"/>
              </w:rPr>
              <w:t>High</w:t>
            </w:r>
          </w:p>
        </w:tc>
        <w:tc>
          <w:tcPr>
            <w:tcW w:w="1211" w:type="dxa"/>
            <w:tcBorders>
              <w:top w:val="threeDEmboss" w:sz="6" w:space="0" w:color="auto"/>
              <w:bottom w:val="threeDEmboss" w:sz="6" w:space="0" w:color="auto"/>
            </w:tcBorders>
            <w:vAlign w:val="center"/>
          </w:tcPr>
          <w:p w14:paraId="101020A5" w14:textId="3B45C5DE" w:rsidR="007A19E4" w:rsidRDefault="007A19E4" w:rsidP="00C369D4">
            <w:pPr>
              <w:pStyle w:val="TableField-Left"/>
              <w:rPr>
                <w:rFonts w:ascii="Calibri Light" w:hAnsi="Calibri Light" w:cs="Arial"/>
              </w:rPr>
            </w:pPr>
            <w:r>
              <w:rPr>
                <w:rFonts w:ascii="Calibri Light" w:hAnsi="Calibri Light" w:cs="Arial"/>
              </w:rPr>
              <w:t>Medium</w:t>
            </w:r>
          </w:p>
        </w:tc>
      </w:tr>
      <w:tr w:rsidR="007A19E4" w:rsidRPr="006B24F0" w14:paraId="2BB72E7A" w14:textId="77777777" w:rsidTr="672CB0CE">
        <w:trPr>
          <w:cantSplit/>
          <w:trHeight w:val="432"/>
        </w:trPr>
        <w:tc>
          <w:tcPr>
            <w:tcW w:w="2636" w:type="dxa"/>
            <w:tcBorders>
              <w:top w:val="threeDEmboss" w:sz="6" w:space="0" w:color="auto"/>
              <w:bottom w:val="threeDEmboss" w:sz="6" w:space="0" w:color="auto"/>
            </w:tcBorders>
            <w:vAlign w:val="center"/>
          </w:tcPr>
          <w:p w14:paraId="24FC92D9" w14:textId="7A202D89" w:rsidR="007A19E4" w:rsidRPr="007A19E4" w:rsidRDefault="007A19E4" w:rsidP="00C369D4">
            <w:pPr>
              <w:pStyle w:val="TableField-Left"/>
              <w:rPr>
                <w:rFonts w:ascii="Calibri Light" w:hAnsi="Calibri Light" w:cs="Arial"/>
              </w:rPr>
            </w:pPr>
            <w:r w:rsidRPr="007A19E4">
              <w:rPr>
                <w:rFonts w:ascii="Calibri Light" w:hAnsi="Calibri Light" w:cs="Arial"/>
              </w:rPr>
              <w:lastRenderedPageBreak/>
              <w:t>The user will need to manually reinstate the program if a move out reversal has occurred. An automation requirement is pending which will automatically reinstate the program.  Currently enrollment of programs and rates needs to be completed by RSO users.</w:t>
            </w:r>
          </w:p>
        </w:tc>
        <w:tc>
          <w:tcPr>
            <w:tcW w:w="2038" w:type="dxa"/>
            <w:tcBorders>
              <w:top w:val="threeDEmboss" w:sz="6" w:space="0" w:color="auto"/>
              <w:bottom w:val="threeDEmboss" w:sz="6" w:space="0" w:color="auto"/>
            </w:tcBorders>
            <w:vAlign w:val="center"/>
          </w:tcPr>
          <w:p w14:paraId="4E2B8F1C" w14:textId="77777777" w:rsidR="007A19E4" w:rsidRDefault="007A19E4" w:rsidP="00C369D4">
            <w:pPr>
              <w:pStyle w:val="TableField-Left"/>
              <w:rPr>
                <w:rFonts w:ascii="Calibri Light" w:hAnsi="Calibri Light" w:cs="Arial"/>
              </w:rPr>
            </w:pPr>
            <w:r w:rsidRPr="007A19E4">
              <w:rPr>
                <w:rFonts w:ascii="Calibri Light" w:hAnsi="Calibri Light" w:cs="Arial"/>
              </w:rPr>
              <w:t>Process;</w:t>
            </w:r>
          </w:p>
          <w:p w14:paraId="3273A043" w14:textId="77777777" w:rsidR="007A19E4" w:rsidRDefault="007A19E4" w:rsidP="00C369D4">
            <w:pPr>
              <w:pStyle w:val="TableField-Left"/>
              <w:rPr>
                <w:rFonts w:ascii="Calibri Light" w:hAnsi="Calibri Light" w:cs="Arial"/>
              </w:rPr>
            </w:pPr>
            <w:r w:rsidRPr="007A19E4">
              <w:rPr>
                <w:rFonts w:ascii="Calibri Light" w:hAnsi="Calibri Light" w:cs="Arial"/>
              </w:rPr>
              <w:t>Decision Making;</w:t>
            </w:r>
          </w:p>
          <w:p w14:paraId="089A4B4E" w14:textId="59D54DE4" w:rsidR="007A19E4" w:rsidRDefault="007A19E4" w:rsidP="00C369D4">
            <w:pPr>
              <w:pStyle w:val="TableField-Left"/>
              <w:rPr>
                <w:rFonts w:ascii="Calibri Light" w:hAnsi="Calibri Light" w:cs="Arial"/>
              </w:rPr>
            </w:pPr>
            <w:r w:rsidRPr="007A19E4">
              <w:rPr>
                <w:rFonts w:ascii="Calibri Light" w:hAnsi="Calibri Light" w:cs="Arial"/>
              </w:rPr>
              <w:t>Job Roles</w:t>
            </w:r>
            <w:r w:rsidR="00A65DCA">
              <w:rPr>
                <w:rFonts w:ascii="Calibri Light" w:hAnsi="Calibri Light" w:cs="Arial"/>
              </w:rPr>
              <w:t xml:space="preserve"> (183)</w:t>
            </w:r>
          </w:p>
        </w:tc>
        <w:tc>
          <w:tcPr>
            <w:tcW w:w="2007" w:type="dxa"/>
            <w:tcBorders>
              <w:top w:val="threeDEmboss" w:sz="6" w:space="0" w:color="auto"/>
              <w:bottom w:val="threeDEmboss" w:sz="6" w:space="0" w:color="auto"/>
            </w:tcBorders>
            <w:vAlign w:val="center"/>
          </w:tcPr>
          <w:p w14:paraId="0935E880" w14:textId="77777777" w:rsidR="007A19E4" w:rsidRDefault="007A19E4" w:rsidP="007A19E4">
            <w:pPr>
              <w:pStyle w:val="TableField-Left"/>
              <w:rPr>
                <w:rFonts w:ascii="Calibri Light" w:hAnsi="Calibri Light" w:cs="Arial"/>
              </w:rPr>
            </w:pPr>
            <w:r w:rsidRPr="007A19E4">
              <w:rPr>
                <w:rFonts w:ascii="Calibri Light" w:hAnsi="Calibri Light" w:cs="Arial"/>
              </w:rPr>
              <w:t>CS-CSOD-CCC All;</w:t>
            </w:r>
          </w:p>
          <w:p w14:paraId="0CECBDA2" w14:textId="77777777" w:rsidR="007A19E4" w:rsidRDefault="007A19E4" w:rsidP="007A19E4">
            <w:pPr>
              <w:pStyle w:val="TableField-Left"/>
              <w:rPr>
                <w:rFonts w:ascii="Calibri Light" w:hAnsi="Calibri Light" w:cs="Arial"/>
              </w:rPr>
            </w:pPr>
            <w:r w:rsidRPr="007A19E4">
              <w:rPr>
                <w:rFonts w:ascii="Calibri Light" w:hAnsi="Calibri Light" w:cs="Arial"/>
              </w:rPr>
              <w:t>CS-CSOD-RSO-BOM</w:t>
            </w:r>
            <w:r w:rsidR="0073476E">
              <w:rPr>
                <w:rFonts w:ascii="Calibri Light" w:hAnsi="Calibri Light" w:cs="Arial"/>
              </w:rPr>
              <w:t>;</w:t>
            </w:r>
          </w:p>
          <w:p w14:paraId="224792DB" w14:textId="55B1FB6E" w:rsidR="0073476E" w:rsidRPr="007A19E4" w:rsidRDefault="0073476E" w:rsidP="007A19E4">
            <w:pPr>
              <w:pStyle w:val="TableField-Left"/>
              <w:rPr>
                <w:rFonts w:ascii="Calibri Light" w:hAnsi="Calibri Light" w:cs="Arial"/>
              </w:rPr>
            </w:pPr>
            <w:r>
              <w:rPr>
                <w:rFonts w:ascii="Calibri Light" w:hAnsi="Calibri Light" w:cs="Arial"/>
              </w:rPr>
              <w:t>CS-BCD-All</w:t>
            </w:r>
          </w:p>
        </w:tc>
        <w:tc>
          <w:tcPr>
            <w:tcW w:w="1291" w:type="dxa"/>
            <w:tcBorders>
              <w:top w:val="threeDEmboss" w:sz="6" w:space="0" w:color="auto"/>
              <w:bottom w:val="threeDEmboss" w:sz="6" w:space="0" w:color="auto"/>
            </w:tcBorders>
            <w:vAlign w:val="center"/>
          </w:tcPr>
          <w:p w14:paraId="2ED992C8" w14:textId="5229BD96" w:rsidR="007A19E4" w:rsidRDefault="007A19E4" w:rsidP="00C369D4">
            <w:pPr>
              <w:pStyle w:val="TableField-Left"/>
              <w:rPr>
                <w:rFonts w:ascii="Calibri Light" w:hAnsi="Calibri Light" w:cs="Arial"/>
              </w:rPr>
            </w:pPr>
            <w:r>
              <w:rPr>
                <w:rFonts w:ascii="Calibri Light" w:hAnsi="Calibri Light" w:cs="Arial"/>
              </w:rPr>
              <w:t>Medium</w:t>
            </w:r>
          </w:p>
        </w:tc>
        <w:tc>
          <w:tcPr>
            <w:tcW w:w="1211" w:type="dxa"/>
            <w:tcBorders>
              <w:top w:val="threeDEmboss" w:sz="6" w:space="0" w:color="auto"/>
              <w:bottom w:val="threeDEmboss" w:sz="6" w:space="0" w:color="auto"/>
            </w:tcBorders>
            <w:vAlign w:val="center"/>
          </w:tcPr>
          <w:p w14:paraId="6BE0D779" w14:textId="265AF4CB" w:rsidR="007A19E4" w:rsidRDefault="007A19E4" w:rsidP="00C369D4">
            <w:pPr>
              <w:pStyle w:val="TableField-Left"/>
              <w:rPr>
                <w:rFonts w:ascii="Calibri Light" w:hAnsi="Calibri Light" w:cs="Arial"/>
              </w:rPr>
            </w:pPr>
            <w:r>
              <w:rPr>
                <w:rFonts w:ascii="Calibri Light" w:hAnsi="Calibri Light" w:cs="Arial"/>
              </w:rPr>
              <w:t>Medium</w:t>
            </w:r>
          </w:p>
        </w:tc>
      </w:tr>
      <w:tr w:rsidR="000C0C55" w:rsidRPr="006B24F0" w14:paraId="677C65F2" w14:textId="77777777" w:rsidTr="672CB0CE">
        <w:trPr>
          <w:cantSplit/>
          <w:trHeight w:val="432"/>
        </w:trPr>
        <w:tc>
          <w:tcPr>
            <w:tcW w:w="2636" w:type="dxa"/>
            <w:tcBorders>
              <w:top w:val="threeDEmboss" w:sz="6" w:space="0" w:color="auto"/>
              <w:bottom w:val="threeDEmboss" w:sz="6" w:space="0" w:color="auto"/>
            </w:tcBorders>
            <w:vAlign w:val="center"/>
          </w:tcPr>
          <w:p w14:paraId="756D37B2" w14:textId="13FDF469" w:rsidR="00151678" w:rsidRDefault="00151678" w:rsidP="00C369D4">
            <w:pPr>
              <w:pStyle w:val="TableField-Left"/>
              <w:rPr>
                <w:rFonts w:ascii="Calibri Light" w:hAnsi="Calibri Light" w:cs="Arial"/>
              </w:rPr>
            </w:pPr>
          </w:p>
          <w:p w14:paraId="6B3CD912" w14:textId="1182FAD8" w:rsidR="000C0C55" w:rsidRPr="007A19E4" w:rsidRDefault="00151678" w:rsidP="00C369D4">
            <w:pPr>
              <w:pStyle w:val="TableField-Left"/>
              <w:rPr>
                <w:rFonts w:ascii="Calibri Light" w:hAnsi="Calibri Light" w:cs="Arial"/>
              </w:rPr>
            </w:pPr>
            <w:r w:rsidRPr="00D74C51">
              <w:rPr>
                <w:rFonts w:ascii="Calibri Light" w:hAnsi="Calibri Light" w:cs="Arial"/>
              </w:rPr>
              <w:t>If the end date of the move out is changed or cancelled, the user will need to validate the mailing address. Since the mailing address is stored at the business partner level, it is recommended to validate the mailing address at the business partner screen (outside of the move out object) to verify if there are any impacts to the standard business partner address. If the address is set as "fixed", then the address is specific to that contract account.  Currently the mailing address is visible within the turn off window and can be verified without having to access a separate screen because the mailing address is stored at the customer account level and does not impact any other business partner addresses.</w:t>
            </w:r>
          </w:p>
        </w:tc>
        <w:tc>
          <w:tcPr>
            <w:tcW w:w="2038" w:type="dxa"/>
            <w:tcBorders>
              <w:top w:val="threeDEmboss" w:sz="6" w:space="0" w:color="auto"/>
              <w:bottom w:val="threeDEmboss" w:sz="6" w:space="0" w:color="auto"/>
            </w:tcBorders>
            <w:vAlign w:val="center"/>
          </w:tcPr>
          <w:p w14:paraId="18608486" w14:textId="3C15E7E1" w:rsidR="000C0C55" w:rsidRPr="007A19E4" w:rsidRDefault="000C0C55" w:rsidP="00C369D4">
            <w:pPr>
              <w:pStyle w:val="TableField-Left"/>
              <w:rPr>
                <w:rFonts w:ascii="Calibri Light" w:hAnsi="Calibri Light" w:cs="Arial"/>
              </w:rPr>
            </w:pPr>
            <w:r>
              <w:rPr>
                <w:rFonts w:ascii="Calibri Light" w:hAnsi="Calibri Light" w:cs="Arial"/>
              </w:rPr>
              <w:t>Process</w:t>
            </w:r>
            <w:r w:rsidR="00A65DCA">
              <w:rPr>
                <w:rFonts w:ascii="Calibri Light" w:hAnsi="Calibri Light" w:cs="Arial"/>
              </w:rPr>
              <w:t xml:space="preserve"> (748)</w:t>
            </w:r>
          </w:p>
        </w:tc>
        <w:tc>
          <w:tcPr>
            <w:tcW w:w="2007" w:type="dxa"/>
            <w:tcBorders>
              <w:top w:val="threeDEmboss" w:sz="6" w:space="0" w:color="auto"/>
              <w:bottom w:val="threeDEmboss" w:sz="6" w:space="0" w:color="auto"/>
            </w:tcBorders>
            <w:vAlign w:val="center"/>
          </w:tcPr>
          <w:p w14:paraId="3BAF0BF5" w14:textId="77777777" w:rsidR="000C0C55" w:rsidRDefault="000C0C55" w:rsidP="007A19E4">
            <w:pPr>
              <w:pStyle w:val="TableField-Left"/>
              <w:rPr>
                <w:rFonts w:ascii="Calibri Light" w:hAnsi="Calibri Light" w:cs="Arial"/>
              </w:rPr>
            </w:pPr>
            <w:r w:rsidRPr="000C0C55">
              <w:rPr>
                <w:rFonts w:ascii="Calibri Light" w:hAnsi="Calibri Light" w:cs="Arial"/>
              </w:rPr>
              <w:t>CS-BCD-All;</w:t>
            </w:r>
          </w:p>
          <w:p w14:paraId="2467DFC8" w14:textId="77777777" w:rsidR="000C0C55" w:rsidRDefault="000C0C55" w:rsidP="007A19E4">
            <w:pPr>
              <w:pStyle w:val="TableField-Left"/>
              <w:rPr>
                <w:rFonts w:ascii="Calibri Light" w:hAnsi="Calibri Light" w:cs="Arial"/>
              </w:rPr>
            </w:pPr>
            <w:r w:rsidRPr="000C0C55">
              <w:rPr>
                <w:rFonts w:ascii="Calibri Light" w:hAnsi="Calibri Light" w:cs="Arial"/>
              </w:rPr>
              <w:t>CS-CSOD-CCC All;</w:t>
            </w:r>
          </w:p>
          <w:p w14:paraId="766AF016" w14:textId="77777777" w:rsidR="000C0C55" w:rsidRDefault="000C0C55" w:rsidP="007A19E4">
            <w:pPr>
              <w:pStyle w:val="TableField-Left"/>
              <w:rPr>
                <w:rFonts w:ascii="Calibri Light" w:hAnsi="Calibri Light" w:cs="Arial"/>
              </w:rPr>
            </w:pPr>
            <w:r w:rsidRPr="000C0C55">
              <w:rPr>
                <w:rFonts w:ascii="Calibri Light" w:hAnsi="Calibri Light" w:cs="Arial"/>
              </w:rPr>
              <w:t>CS-CSOD-RSO All;</w:t>
            </w:r>
          </w:p>
          <w:p w14:paraId="49C8BB42" w14:textId="7F8985A2" w:rsidR="000C0C55" w:rsidRPr="007A19E4" w:rsidRDefault="000C0C55" w:rsidP="007A19E4">
            <w:pPr>
              <w:pStyle w:val="TableField-Left"/>
              <w:rPr>
                <w:rFonts w:ascii="Calibri Light" w:hAnsi="Calibri Light" w:cs="Arial"/>
              </w:rPr>
            </w:pPr>
            <w:r w:rsidRPr="000C0C55">
              <w:rPr>
                <w:rFonts w:ascii="Calibri Light" w:hAnsi="Calibri Light" w:cs="Arial"/>
              </w:rPr>
              <w:t>CS-CSOD-Consumer Affairs</w:t>
            </w:r>
          </w:p>
        </w:tc>
        <w:tc>
          <w:tcPr>
            <w:tcW w:w="1291" w:type="dxa"/>
            <w:tcBorders>
              <w:top w:val="threeDEmboss" w:sz="6" w:space="0" w:color="auto"/>
              <w:bottom w:val="threeDEmboss" w:sz="6" w:space="0" w:color="auto"/>
            </w:tcBorders>
            <w:vAlign w:val="center"/>
          </w:tcPr>
          <w:p w14:paraId="34C49DC2" w14:textId="0AF27186" w:rsidR="000C0C55" w:rsidRDefault="000C0C55" w:rsidP="00C369D4">
            <w:pPr>
              <w:pStyle w:val="TableField-Left"/>
              <w:rPr>
                <w:rFonts w:ascii="Calibri Light" w:hAnsi="Calibri Light" w:cs="Arial"/>
              </w:rPr>
            </w:pPr>
            <w:r>
              <w:rPr>
                <w:rFonts w:ascii="Calibri Light" w:hAnsi="Calibri Light" w:cs="Arial"/>
              </w:rPr>
              <w:t>Low</w:t>
            </w:r>
          </w:p>
        </w:tc>
        <w:tc>
          <w:tcPr>
            <w:tcW w:w="1211" w:type="dxa"/>
            <w:tcBorders>
              <w:top w:val="threeDEmboss" w:sz="6" w:space="0" w:color="auto"/>
              <w:bottom w:val="threeDEmboss" w:sz="6" w:space="0" w:color="auto"/>
            </w:tcBorders>
            <w:vAlign w:val="center"/>
          </w:tcPr>
          <w:p w14:paraId="75E4D997" w14:textId="44621A8C" w:rsidR="000C0C55" w:rsidRDefault="0073476E" w:rsidP="00C369D4">
            <w:pPr>
              <w:pStyle w:val="TableField-Left"/>
              <w:rPr>
                <w:rFonts w:ascii="Calibri Light" w:hAnsi="Calibri Light" w:cs="Arial"/>
              </w:rPr>
            </w:pPr>
            <w:r>
              <w:rPr>
                <w:rFonts w:ascii="Calibri Light" w:hAnsi="Calibri Light" w:cs="Arial"/>
              </w:rPr>
              <w:t>High</w:t>
            </w:r>
          </w:p>
        </w:tc>
      </w:tr>
      <w:tr w:rsidR="00A65DCA" w:rsidRPr="006B24F0" w14:paraId="0C0A4520" w14:textId="77777777" w:rsidTr="672CB0CE">
        <w:trPr>
          <w:cantSplit/>
          <w:trHeight w:val="432"/>
        </w:trPr>
        <w:tc>
          <w:tcPr>
            <w:tcW w:w="2636" w:type="dxa"/>
            <w:tcBorders>
              <w:top w:val="threeDEmboss" w:sz="6" w:space="0" w:color="auto"/>
              <w:bottom w:val="threeDEmboss" w:sz="6" w:space="0" w:color="auto"/>
            </w:tcBorders>
            <w:vAlign w:val="center"/>
          </w:tcPr>
          <w:p w14:paraId="33AF546F" w14:textId="77777777" w:rsidR="00A65DCA" w:rsidRPr="00A65DCA" w:rsidRDefault="00A65DCA" w:rsidP="00A65DCA">
            <w:pPr>
              <w:pStyle w:val="NormalWeb"/>
              <w:rPr>
                <w:rFonts w:ascii="Calibri Light" w:eastAsia="MS Mincho" w:hAnsi="Calibri Light" w:cs="Arial"/>
                <w:sz w:val="20"/>
                <w:szCs w:val="20"/>
                <w:lang w:eastAsia="ja-JP"/>
              </w:rPr>
            </w:pPr>
            <w:r w:rsidRPr="00A65DCA">
              <w:rPr>
                <w:rFonts w:ascii="Calibri Light" w:eastAsia="MS Mincho" w:hAnsi="Calibri Light" w:cs="Arial"/>
                <w:sz w:val="20"/>
                <w:szCs w:val="20"/>
                <w:lang w:eastAsia="ja-JP"/>
              </w:rPr>
              <w:lastRenderedPageBreak/>
              <w:t>Front office users will create BPEM cases for transactions that need to be worked by back office users. BPEM cases will create visibility and traceability to the order that we do not have access today. Currently users will add a note and send an email to the appropriate parties. Users are not able to view if the email was sent properly or the status of the request or when the request was completed. It provides more visibility to front office of the request and can advise customers the status of their requests.</w:t>
            </w:r>
          </w:p>
          <w:p w14:paraId="6846FDD7" w14:textId="77777777" w:rsidR="00A65DCA" w:rsidRPr="00A65DCA" w:rsidRDefault="00A65DCA" w:rsidP="672CB0CE">
            <w:pPr>
              <w:spacing w:before="100" w:beforeAutospacing="1" w:after="100" w:afterAutospacing="1"/>
              <w:rPr>
                <w:rFonts w:ascii="Calibri Light" w:eastAsia="MS Mincho" w:hAnsi="Calibri Light" w:cs="Arial"/>
                <w:sz w:val="20"/>
                <w:szCs w:val="20"/>
                <w:lang w:eastAsia="ja-JP"/>
              </w:rPr>
            </w:pPr>
            <w:r w:rsidRPr="00A65DCA">
              <w:rPr>
                <w:rFonts w:ascii="Calibri Light" w:eastAsia="MS Mincho" w:hAnsi="Calibri Light" w:cs="Arial"/>
                <w:sz w:val="20"/>
                <w:szCs w:val="20"/>
                <w:lang w:eastAsia="ja-JP"/>
              </w:rPr>
              <w:t xml:space="preserve">Examples: streetlight requests, water flow restrictor, </w:t>
            </w:r>
            <w:proofErr w:type="spellStart"/>
            <w:r w:rsidRPr="00A65DCA">
              <w:rPr>
                <w:rFonts w:ascii="Calibri Light" w:eastAsia="MS Mincho" w:hAnsi="Calibri Light" w:cs="Arial"/>
                <w:sz w:val="20"/>
                <w:szCs w:val="20"/>
                <w:lang w:eastAsia="ja-JP"/>
              </w:rPr>
              <w:t>self certify</w:t>
            </w:r>
            <w:proofErr w:type="spellEnd"/>
            <w:r w:rsidRPr="00A65DCA">
              <w:rPr>
                <w:rFonts w:ascii="Calibri Light" w:eastAsia="MS Mincho" w:hAnsi="Calibri Light" w:cs="Arial"/>
                <w:sz w:val="20"/>
                <w:szCs w:val="20"/>
                <w:lang w:eastAsia="ja-JP"/>
              </w:rPr>
              <w:t xml:space="preserve"> sensitive</w:t>
            </w:r>
          </w:p>
          <w:p w14:paraId="1D512F4A" w14:textId="77777777" w:rsidR="00A65DCA" w:rsidRPr="000C0C55" w:rsidRDefault="00A65DCA" w:rsidP="00C369D4">
            <w:pPr>
              <w:pStyle w:val="TableField-Left"/>
              <w:rPr>
                <w:rFonts w:ascii="Calibri Light" w:hAnsi="Calibri Light" w:cs="Arial"/>
              </w:rPr>
            </w:pPr>
          </w:p>
        </w:tc>
        <w:tc>
          <w:tcPr>
            <w:tcW w:w="2038" w:type="dxa"/>
            <w:tcBorders>
              <w:top w:val="threeDEmboss" w:sz="6" w:space="0" w:color="auto"/>
              <w:bottom w:val="threeDEmboss" w:sz="6" w:space="0" w:color="auto"/>
            </w:tcBorders>
            <w:vAlign w:val="center"/>
          </w:tcPr>
          <w:p w14:paraId="4E8FF8A2" w14:textId="49CA8717" w:rsidR="00A65DCA" w:rsidRDefault="00A65DCA" w:rsidP="00C369D4">
            <w:pPr>
              <w:pStyle w:val="TableField-Left"/>
              <w:rPr>
                <w:rFonts w:ascii="Calibri Light" w:hAnsi="Calibri Light" w:cs="Arial"/>
              </w:rPr>
            </w:pPr>
            <w:r w:rsidRPr="00A65DCA">
              <w:rPr>
                <w:rFonts w:ascii="Calibri Light" w:hAnsi="Calibri Light" w:cs="Arial"/>
              </w:rPr>
              <w:t>Benefit/Improvement</w:t>
            </w:r>
            <w:r w:rsidRPr="00A65DCA">
              <w:rPr>
                <w:rFonts w:ascii="Calibri Light" w:hAnsi="Calibri Light" w:cs="Arial"/>
              </w:rPr>
              <w:br/>
              <w:t>Culture Shift</w:t>
            </w:r>
            <w:r w:rsidRPr="00A65DCA">
              <w:rPr>
                <w:rFonts w:ascii="Calibri Light" w:hAnsi="Calibri Light" w:cs="Arial"/>
              </w:rPr>
              <w:br/>
              <w:t>Decision Making</w:t>
            </w:r>
            <w:r w:rsidRPr="00A65DCA">
              <w:rPr>
                <w:rFonts w:ascii="Calibri Light" w:hAnsi="Calibri Light" w:cs="Arial"/>
              </w:rPr>
              <w:br/>
              <w:t>Process (782)</w:t>
            </w:r>
          </w:p>
        </w:tc>
        <w:tc>
          <w:tcPr>
            <w:tcW w:w="2007" w:type="dxa"/>
            <w:tcBorders>
              <w:top w:val="threeDEmboss" w:sz="6" w:space="0" w:color="auto"/>
              <w:bottom w:val="threeDEmboss" w:sz="6" w:space="0" w:color="auto"/>
            </w:tcBorders>
            <w:vAlign w:val="center"/>
          </w:tcPr>
          <w:p w14:paraId="704F1183" w14:textId="77777777" w:rsidR="00A65DCA" w:rsidRDefault="00A65DCA" w:rsidP="00A65DCA">
            <w:pPr>
              <w:pStyle w:val="TableField-Left"/>
              <w:rPr>
                <w:rFonts w:ascii="Calibri Light" w:hAnsi="Calibri Light" w:cs="Arial"/>
              </w:rPr>
            </w:pPr>
            <w:r w:rsidRPr="000C0C55">
              <w:rPr>
                <w:rFonts w:ascii="Calibri Light" w:hAnsi="Calibri Light" w:cs="Arial"/>
              </w:rPr>
              <w:t>CS-BCD-All;</w:t>
            </w:r>
          </w:p>
          <w:p w14:paraId="245FCD4C" w14:textId="77777777" w:rsidR="00A65DCA" w:rsidRDefault="00A65DCA" w:rsidP="00A65DCA">
            <w:pPr>
              <w:pStyle w:val="TableField-Left"/>
              <w:rPr>
                <w:rFonts w:ascii="Calibri Light" w:hAnsi="Calibri Light" w:cs="Arial"/>
              </w:rPr>
            </w:pPr>
            <w:r w:rsidRPr="000C0C55">
              <w:rPr>
                <w:rFonts w:ascii="Calibri Light" w:hAnsi="Calibri Light" w:cs="Arial"/>
              </w:rPr>
              <w:t>CS-CSOD-CCC All;</w:t>
            </w:r>
          </w:p>
          <w:p w14:paraId="0A53AD03" w14:textId="77777777" w:rsidR="00A65DCA" w:rsidRDefault="00A65DCA" w:rsidP="00A65DCA">
            <w:pPr>
              <w:pStyle w:val="TableField-Left"/>
              <w:rPr>
                <w:rFonts w:ascii="Calibri Light" w:hAnsi="Calibri Light" w:cs="Arial"/>
              </w:rPr>
            </w:pPr>
            <w:r w:rsidRPr="000C0C55">
              <w:rPr>
                <w:rFonts w:ascii="Calibri Light" w:hAnsi="Calibri Light" w:cs="Arial"/>
              </w:rPr>
              <w:t>CS-CSOD-RSO All;</w:t>
            </w:r>
          </w:p>
          <w:p w14:paraId="04423506" w14:textId="4720FBBE" w:rsidR="00A65DCA" w:rsidRPr="000C0C55" w:rsidRDefault="00A65DCA" w:rsidP="00A65DCA">
            <w:pPr>
              <w:pStyle w:val="TableField-Left"/>
              <w:rPr>
                <w:rFonts w:ascii="Calibri Light" w:hAnsi="Calibri Light" w:cs="Arial"/>
              </w:rPr>
            </w:pPr>
            <w:r w:rsidRPr="000C0C55">
              <w:rPr>
                <w:rFonts w:ascii="Calibri Light" w:hAnsi="Calibri Light" w:cs="Arial"/>
              </w:rPr>
              <w:t>CS-CSOD-Consumer Affairs</w:t>
            </w:r>
          </w:p>
        </w:tc>
        <w:tc>
          <w:tcPr>
            <w:tcW w:w="1291" w:type="dxa"/>
            <w:tcBorders>
              <w:top w:val="threeDEmboss" w:sz="6" w:space="0" w:color="auto"/>
              <w:bottom w:val="threeDEmboss" w:sz="6" w:space="0" w:color="auto"/>
            </w:tcBorders>
            <w:vAlign w:val="center"/>
          </w:tcPr>
          <w:p w14:paraId="7AF8D64E" w14:textId="576695F1" w:rsidR="00A65DCA" w:rsidRDefault="00A65DCA" w:rsidP="00C369D4">
            <w:pPr>
              <w:pStyle w:val="TableField-Left"/>
              <w:rPr>
                <w:rFonts w:ascii="Calibri Light" w:hAnsi="Calibri Light" w:cs="Arial"/>
              </w:rPr>
            </w:pPr>
            <w:r>
              <w:rPr>
                <w:rFonts w:ascii="Calibri Light" w:hAnsi="Calibri Light" w:cs="Arial"/>
              </w:rPr>
              <w:t>Medium</w:t>
            </w:r>
          </w:p>
        </w:tc>
        <w:tc>
          <w:tcPr>
            <w:tcW w:w="1211" w:type="dxa"/>
            <w:tcBorders>
              <w:top w:val="threeDEmboss" w:sz="6" w:space="0" w:color="auto"/>
              <w:bottom w:val="threeDEmboss" w:sz="6" w:space="0" w:color="auto"/>
            </w:tcBorders>
            <w:vAlign w:val="center"/>
          </w:tcPr>
          <w:p w14:paraId="37427834" w14:textId="15932A4D" w:rsidR="00A65DCA" w:rsidRDefault="00A65DCA" w:rsidP="00C369D4">
            <w:pPr>
              <w:pStyle w:val="TableField-Left"/>
              <w:rPr>
                <w:rFonts w:ascii="Calibri Light" w:hAnsi="Calibri Light" w:cs="Arial"/>
              </w:rPr>
            </w:pPr>
            <w:r>
              <w:rPr>
                <w:rFonts w:ascii="Calibri Light" w:hAnsi="Calibri Light" w:cs="Arial"/>
              </w:rPr>
              <w:t>Low</w:t>
            </w:r>
          </w:p>
        </w:tc>
      </w:tr>
      <w:tr w:rsidR="00A65DCA" w:rsidRPr="006B24F0" w14:paraId="40902F87" w14:textId="77777777" w:rsidTr="672CB0CE">
        <w:trPr>
          <w:cantSplit/>
          <w:trHeight w:val="432"/>
        </w:trPr>
        <w:tc>
          <w:tcPr>
            <w:tcW w:w="2636" w:type="dxa"/>
            <w:tcBorders>
              <w:top w:val="threeDEmboss" w:sz="6" w:space="0" w:color="auto"/>
              <w:bottom w:val="threeDEmboss" w:sz="6" w:space="0" w:color="auto"/>
            </w:tcBorders>
            <w:vAlign w:val="center"/>
          </w:tcPr>
          <w:p w14:paraId="4163F3D0" w14:textId="2C660521" w:rsidR="00A65DCA" w:rsidRPr="00A65DCA" w:rsidRDefault="00A65DCA" w:rsidP="00A65DCA">
            <w:pPr>
              <w:pStyle w:val="NormalWeb"/>
              <w:rPr>
                <w:rFonts w:ascii="Calibri Light" w:eastAsia="MS Mincho" w:hAnsi="Calibri Light" w:cs="Arial"/>
                <w:sz w:val="20"/>
                <w:szCs w:val="20"/>
                <w:lang w:eastAsia="ja-JP"/>
              </w:rPr>
            </w:pPr>
            <w:r w:rsidRPr="00A65DCA">
              <w:rPr>
                <w:rFonts w:ascii="Calibri Light" w:eastAsia="MS Mincho" w:hAnsi="Calibri Light" w:cs="Arial"/>
                <w:sz w:val="20"/>
                <w:szCs w:val="20"/>
                <w:lang w:eastAsia="ja-JP"/>
              </w:rPr>
              <w:t>Users can not cancel a move out request if a New party has a move in pending. They would only be able to change the date up to the new party in's move in request. To cancel the move out request, users will need to cancel the move in for the new party. Currently we are able to cancel the turn off request without having the cancel the new party in. Typically a new party in move in is not cancelled unless we hear from the business partner.</w:t>
            </w:r>
          </w:p>
        </w:tc>
        <w:tc>
          <w:tcPr>
            <w:tcW w:w="2038" w:type="dxa"/>
            <w:tcBorders>
              <w:top w:val="threeDEmboss" w:sz="6" w:space="0" w:color="auto"/>
              <w:bottom w:val="threeDEmboss" w:sz="6" w:space="0" w:color="auto"/>
            </w:tcBorders>
            <w:vAlign w:val="center"/>
          </w:tcPr>
          <w:p w14:paraId="328D3B52" w14:textId="4BE094C4" w:rsidR="00A65DCA" w:rsidRPr="00A65DCA" w:rsidRDefault="00A65DCA" w:rsidP="00A65DCA">
            <w:pPr>
              <w:pStyle w:val="NormalWeb"/>
              <w:rPr>
                <w:rFonts w:ascii="Calibri Light" w:eastAsia="MS Mincho" w:hAnsi="Calibri Light" w:cs="Arial"/>
                <w:sz w:val="20"/>
                <w:szCs w:val="20"/>
                <w:lang w:eastAsia="ja-JP"/>
              </w:rPr>
            </w:pPr>
            <w:r w:rsidRPr="00A65DCA">
              <w:rPr>
                <w:rFonts w:ascii="Calibri Light" w:eastAsia="MS Mincho" w:hAnsi="Calibri Light" w:cs="Arial"/>
                <w:sz w:val="20"/>
                <w:szCs w:val="20"/>
                <w:lang w:eastAsia="ja-JP"/>
              </w:rPr>
              <w:t>Process;</w:t>
            </w:r>
            <w:r w:rsidR="009D41AD">
              <w:rPr>
                <w:rFonts w:ascii="Calibri Light" w:eastAsia="MS Mincho" w:hAnsi="Calibri Light" w:cs="Arial"/>
                <w:sz w:val="20"/>
                <w:szCs w:val="20"/>
                <w:lang w:eastAsia="ja-JP"/>
              </w:rPr>
              <w:t xml:space="preserve"> </w:t>
            </w:r>
            <w:r w:rsidRPr="00A65DCA">
              <w:rPr>
                <w:rFonts w:ascii="Calibri Light" w:eastAsia="MS Mincho" w:hAnsi="Calibri Light" w:cs="Arial"/>
                <w:sz w:val="20"/>
                <w:szCs w:val="20"/>
                <w:lang w:eastAsia="ja-JP"/>
              </w:rPr>
              <w:t>Decision Making</w:t>
            </w:r>
            <w:r w:rsidR="005B2907">
              <w:rPr>
                <w:rFonts w:ascii="Calibri Light" w:eastAsia="MS Mincho" w:hAnsi="Calibri Light" w:cs="Arial"/>
                <w:sz w:val="20"/>
                <w:szCs w:val="20"/>
                <w:lang w:eastAsia="ja-JP"/>
              </w:rPr>
              <w:t xml:space="preserve"> (783)</w:t>
            </w:r>
          </w:p>
        </w:tc>
        <w:tc>
          <w:tcPr>
            <w:tcW w:w="2007" w:type="dxa"/>
            <w:tcBorders>
              <w:top w:val="threeDEmboss" w:sz="6" w:space="0" w:color="auto"/>
              <w:bottom w:val="threeDEmboss" w:sz="6" w:space="0" w:color="auto"/>
            </w:tcBorders>
            <w:vAlign w:val="center"/>
          </w:tcPr>
          <w:p w14:paraId="6F297A93" w14:textId="7155E4F8" w:rsidR="00A65DCA" w:rsidRPr="00A65DCA" w:rsidRDefault="00A65DCA" w:rsidP="00A65DCA">
            <w:pPr>
              <w:pStyle w:val="NormalWeb"/>
              <w:rPr>
                <w:rFonts w:ascii="Calibri Light" w:eastAsia="MS Mincho" w:hAnsi="Calibri Light" w:cs="Arial"/>
                <w:sz w:val="20"/>
                <w:szCs w:val="20"/>
                <w:lang w:eastAsia="ja-JP"/>
              </w:rPr>
            </w:pPr>
            <w:r w:rsidRPr="00A65DCA">
              <w:rPr>
                <w:rFonts w:ascii="Calibri Light" w:eastAsia="MS Mincho" w:hAnsi="Calibri Light" w:cs="Arial"/>
                <w:sz w:val="20"/>
                <w:szCs w:val="20"/>
                <w:lang w:eastAsia="ja-JP"/>
              </w:rPr>
              <w:t>CS-BCD-All;</w:t>
            </w:r>
            <w:r>
              <w:rPr>
                <w:rFonts w:ascii="Calibri Light" w:eastAsia="MS Mincho" w:hAnsi="Calibri Light" w:cs="Arial"/>
                <w:sz w:val="20"/>
                <w:szCs w:val="20"/>
                <w:lang w:eastAsia="ja-JP"/>
              </w:rPr>
              <w:t xml:space="preserve"> </w:t>
            </w:r>
            <w:r w:rsidRPr="00A65DCA">
              <w:rPr>
                <w:rFonts w:ascii="Calibri Light" w:eastAsia="MS Mincho" w:hAnsi="Calibri Light" w:cs="Arial"/>
                <w:sz w:val="20"/>
                <w:szCs w:val="20"/>
                <w:lang w:eastAsia="ja-JP"/>
              </w:rPr>
              <w:t>CS-CSOD-CCC All;</w:t>
            </w:r>
            <w:r>
              <w:rPr>
                <w:rFonts w:ascii="Calibri Light" w:eastAsia="MS Mincho" w:hAnsi="Calibri Light" w:cs="Arial"/>
                <w:sz w:val="20"/>
                <w:szCs w:val="20"/>
                <w:lang w:eastAsia="ja-JP"/>
              </w:rPr>
              <w:t xml:space="preserve"> </w:t>
            </w:r>
            <w:r w:rsidRPr="00A65DCA">
              <w:rPr>
                <w:rFonts w:ascii="Calibri Light" w:eastAsia="MS Mincho" w:hAnsi="Calibri Light" w:cs="Arial"/>
                <w:sz w:val="20"/>
                <w:szCs w:val="20"/>
                <w:lang w:eastAsia="ja-JP"/>
              </w:rPr>
              <w:t>CS-CSOD-Consumer Affairs;</w:t>
            </w:r>
            <w:r>
              <w:rPr>
                <w:rFonts w:ascii="Calibri Light" w:eastAsia="MS Mincho" w:hAnsi="Calibri Light" w:cs="Arial"/>
                <w:sz w:val="20"/>
                <w:szCs w:val="20"/>
                <w:lang w:eastAsia="ja-JP"/>
              </w:rPr>
              <w:t xml:space="preserve"> </w:t>
            </w:r>
            <w:r w:rsidRPr="00A65DCA">
              <w:rPr>
                <w:rFonts w:ascii="Calibri Light" w:eastAsia="MS Mincho" w:hAnsi="Calibri Light" w:cs="Arial"/>
                <w:sz w:val="20"/>
                <w:szCs w:val="20"/>
                <w:lang w:eastAsia="ja-JP"/>
              </w:rPr>
              <w:t>CS-CSOD-RSO All</w:t>
            </w:r>
          </w:p>
        </w:tc>
        <w:tc>
          <w:tcPr>
            <w:tcW w:w="1291" w:type="dxa"/>
            <w:tcBorders>
              <w:top w:val="threeDEmboss" w:sz="6" w:space="0" w:color="auto"/>
              <w:bottom w:val="threeDEmboss" w:sz="6" w:space="0" w:color="auto"/>
            </w:tcBorders>
            <w:vAlign w:val="center"/>
          </w:tcPr>
          <w:p w14:paraId="255045AD" w14:textId="3DE2E9A9" w:rsidR="00A65DCA" w:rsidRPr="00A65DCA" w:rsidRDefault="00A65DCA" w:rsidP="00A65DCA">
            <w:pPr>
              <w:pStyle w:val="NormalWeb"/>
              <w:rPr>
                <w:rFonts w:ascii="Calibri Light" w:eastAsia="MS Mincho" w:hAnsi="Calibri Light" w:cs="Arial"/>
                <w:sz w:val="20"/>
                <w:szCs w:val="20"/>
                <w:lang w:eastAsia="ja-JP"/>
              </w:rPr>
            </w:pPr>
            <w:r w:rsidRPr="00A65DCA">
              <w:rPr>
                <w:rFonts w:ascii="Calibri Light" w:eastAsia="MS Mincho" w:hAnsi="Calibri Light" w:cs="Arial"/>
                <w:sz w:val="20"/>
                <w:szCs w:val="20"/>
                <w:lang w:eastAsia="ja-JP"/>
              </w:rPr>
              <w:t>Low</w:t>
            </w:r>
          </w:p>
        </w:tc>
        <w:tc>
          <w:tcPr>
            <w:tcW w:w="1211" w:type="dxa"/>
            <w:tcBorders>
              <w:top w:val="threeDEmboss" w:sz="6" w:space="0" w:color="auto"/>
              <w:bottom w:val="threeDEmboss" w:sz="6" w:space="0" w:color="auto"/>
            </w:tcBorders>
            <w:vAlign w:val="center"/>
          </w:tcPr>
          <w:p w14:paraId="138DC376" w14:textId="452AC532" w:rsidR="00A65DCA" w:rsidRPr="00A65DCA" w:rsidRDefault="00A65DCA" w:rsidP="00A65DCA">
            <w:pPr>
              <w:pStyle w:val="NormalWeb"/>
              <w:rPr>
                <w:rFonts w:ascii="Calibri Light" w:eastAsia="MS Mincho" w:hAnsi="Calibri Light" w:cs="Arial"/>
                <w:sz w:val="20"/>
                <w:szCs w:val="20"/>
                <w:lang w:eastAsia="ja-JP"/>
              </w:rPr>
            </w:pPr>
            <w:r w:rsidRPr="00A65DCA">
              <w:rPr>
                <w:rFonts w:ascii="Calibri Light" w:eastAsia="MS Mincho" w:hAnsi="Calibri Light" w:cs="Arial"/>
                <w:sz w:val="20"/>
                <w:szCs w:val="20"/>
                <w:lang w:eastAsia="ja-JP"/>
              </w:rPr>
              <w:t>Low</w:t>
            </w:r>
          </w:p>
        </w:tc>
      </w:tr>
    </w:tbl>
    <w:p w14:paraId="7743256A" w14:textId="5E5FBB8A" w:rsidR="005C6879" w:rsidRPr="006B24F0" w:rsidRDefault="005C6879" w:rsidP="004861E2">
      <w:pPr>
        <w:pStyle w:val="Heading2Text"/>
        <w:rPr>
          <w:rFonts w:ascii="Calibri Light" w:hAnsi="Calibri Light" w:cs="Arial"/>
        </w:rPr>
      </w:pPr>
    </w:p>
    <w:p w14:paraId="65FF42A0" w14:textId="77777777" w:rsidR="004861E2" w:rsidRPr="006B24F0" w:rsidRDefault="004861E2" w:rsidP="00435441">
      <w:pPr>
        <w:pStyle w:val="Heading2Text"/>
        <w:ind w:left="0"/>
        <w:rPr>
          <w:rFonts w:ascii="Calibri Light" w:hAnsi="Calibri Light" w:cs="Arial"/>
        </w:rPr>
      </w:pPr>
      <w:r w:rsidRPr="006B24F0">
        <w:rPr>
          <w:rFonts w:ascii="Calibri Light" w:hAnsi="Calibri Light" w:cs="Arial"/>
        </w:rPr>
        <w:t xml:space="preserve"> </w:t>
      </w:r>
      <w:r w:rsidR="00B33A9A" w:rsidRPr="006B24F0">
        <w:rPr>
          <w:rFonts w:ascii="Calibri Light" w:hAnsi="Calibri Light" w:cs="Arial"/>
        </w:rPr>
        <w:t>Below is a description of each</w:t>
      </w:r>
      <w:r w:rsidRPr="006B24F0">
        <w:rPr>
          <w:rFonts w:ascii="Calibri Light" w:hAnsi="Calibri Light" w:cs="Arial"/>
        </w:rPr>
        <w:t>:</w:t>
      </w:r>
    </w:p>
    <w:p w14:paraId="0CABDC5B" w14:textId="424E07F0" w:rsidR="004861E2" w:rsidRPr="006B24F0" w:rsidRDefault="00B33A9A" w:rsidP="00435441">
      <w:pPr>
        <w:pStyle w:val="Heading2TextBulleted"/>
        <w:numPr>
          <w:ilvl w:val="0"/>
          <w:numId w:val="0"/>
        </w:numPr>
        <w:tabs>
          <w:tab w:val="num" w:pos="3150"/>
        </w:tabs>
        <w:ind w:left="900" w:hanging="360"/>
        <w:rPr>
          <w:rFonts w:ascii="Calibri Light" w:hAnsi="Calibri Light" w:cs="Arial"/>
        </w:rPr>
      </w:pPr>
      <w:r w:rsidRPr="00435441">
        <w:rPr>
          <w:rFonts w:ascii="Calibri Light" w:hAnsi="Calibri Light" w:cs="Arial"/>
          <w:b/>
        </w:rPr>
        <w:t>Change Element Short Description</w:t>
      </w:r>
      <w:r w:rsidR="004861E2" w:rsidRPr="00435441">
        <w:rPr>
          <w:rFonts w:ascii="Calibri Light" w:hAnsi="Calibri Light" w:cs="Arial"/>
          <w:b/>
        </w:rPr>
        <w:t>:</w:t>
      </w:r>
      <w:r w:rsidR="00435441">
        <w:rPr>
          <w:rFonts w:ascii="Calibri Light" w:hAnsi="Calibri Light" w:cs="Arial"/>
        </w:rPr>
        <w:t xml:space="preserve"> </w:t>
      </w:r>
      <w:r w:rsidRPr="006B24F0">
        <w:rPr>
          <w:rFonts w:ascii="Calibri Light" w:hAnsi="Calibri Light" w:cs="Arial"/>
        </w:rPr>
        <w:t xml:space="preserve">Describes </w:t>
      </w:r>
      <w:r w:rsidR="004861E2" w:rsidRPr="006B24F0">
        <w:rPr>
          <w:rFonts w:ascii="Calibri Light" w:hAnsi="Calibri Light" w:cs="Arial"/>
        </w:rPr>
        <w:t>the ‘As-Is’ scenario and what is changing</w:t>
      </w:r>
      <w:r w:rsidRPr="006B24F0">
        <w:rPr>
          <w:rFonts w:ascii="Calibri Light" w:hAnsi="Calibri Light" w:cs="Arial"/>
        </w:rPr>
        <w:t>.</w:t>
      </w:r>
    </w:p>
    <w:p w14:paraId="38313593" w14:textId="77777777" w:rsidR="004861E2" w:rsidRPr="006B24F0" w:rsidRDefault="004861E2" w:rsidP="00435441">
      <w:pPr>
        <w:pStyle w:val="Heading2TextBulleted"/>
        <w:numPr>
          <w:ilvl w:val="0"/>
          <w:numId w:val="0"/>
        </w:numPr>
        <w:tabs>
          <w:tab w:val="num" w:pos="3150"/>
        </w:tabs>
        <w:ind w:left="540"/>
        <w:rPr>
          <w:rFonts w:ascii="Calibri Light" w:hAnsi="Calibri Light" w:cs="Arial"/>
        </w:rPr>
      </w:pPr>
      <w:r w:rsidRPr="00435441">
        <w:rPr>
          <w:rFonts w:ascii="Calibri Light" w:hAnsi="Calibri Light" w:cs="Arial"/>
          <w:b/>
        </w:rPr>
        <w:t>Change Impact Category</w:t>
      </w:r>
      <w:r w:rsidR="00B33A9A" w:rsidRPr="00435441">
        <w:rPr>
          <w:rFonts w:ascii="Calibri Light" w:hAnsi="Calibri Light" w:cs="Arial"/>
          <w:b/>
        </w:rPr>
        <w:t>:</w:t>
      </w:r>
      <w:r w:rsidR="00B33A9A" w:rsidRPr="006B24F0">
        <w:rPr>
          <w:rFonts w:ascii="Calibri Light" w:hAnsi="Calibri Light" w:cs="Arial"/>
        </w:rPr>
        <w:t xml:space="preserve"> Determined by asking the questions below.</w:t>
      </w:r>
    </w:p>
    <w:p w14:paraId="52E109D0" w14:textId="3D52C73B" w:rsidR="004861E2" w:rsidRPr="006B24F0" w:rsidRDefault="004861E2" w:rsidP="009F3278">
      <w:pPr>
        <w:pStyle w:val="Heading2TextSubsetNumbered"/>
        <w:numPr>
          <w:ilvl w:val="0"/>
          <w:numId w:val="7"/>
        </w:numPr>
        <w:tabs>
          <w:tab w:val="num" w:pos="1080"/>
        </w:tabs>
        <w:ind w:left="1440"/>
        <w:rPr>
          <w:rFonts w:ascii="Calibri Light" w:hAnsi="Calibri Light"/>
        </w:rPr>
      </w:pPr>
      <w:r w:rsidRPr="5C9EE791">
        <w:rPr>
          <w:rFonts w:ascii="Calibri Light" w:hAnsi="Calibri Light"/>
          <w:b/>
          <w:bCs/>
        </w:rPr>
        <w:t>Staffing Levels</w:t>
      </w:r>
      <w:r w:rsidR="00435441">
        <w:rPr>
          <w:rFonts w:ascii="Calibri Light" w:hAnsi="Calibri Light"/>
        </w:rPr>
        <w:t xml:space="preserve"> -</w:t>
      </w:r>
      <w:r w:rsidRPr="006B24F0">
        <w:rPr>
          <w:rFonts w:ascii="Calibri Light" w:hAnsi="Calibri Light"/>
        </w:rPr>
        <w:t xml:space="preserve"> Is the work effort increasing or decreasing (staffing levels), and how (e.g., task automation, new process/tasks)?</w:t>
      </w:r>
    </w:p>
    <w:p w14:paraId="1E42605C" w14:textId="580EB5D8" w:rsidR="004861E2" w:rsidRPr="006B24F0" w:rsidRDefault="004861E2" w:rsidP="009F3278">
      <w:pPr>
        <w:pStyle w:val="Heading2TextSubsetNumbered"/>
        <w:numPr>
          <w:ilvl w:val="0"/>
          <w:numId w:val="7"/>
        </w:numPr>
        <w:tabs>
          <w:tab w:val="num" w:pos="1080"/>
        </w:tabs>
        <w:ind w:left="1440"/>
        <w:rPr>
          <w:rFonts w:ascii="Calibri Light" w:hAnsi="Calibri Light"/>
        </w:rPr>
      </w:pPr>
      <w:r w:rsidRPr="5C9EE791">
        <w:rPr>
          <w:rFonts w:ascii="Calibri Light" w:hAnsi="Calibri Light"/>
          <w:b/>
          <w:bCs/>
        </w:rPr>
        <w:lastRenderedPageBreak/>
        <w:t>Job Roles</w:t>
      </w:r>
      <w:r w:rsidR="00435441">
        <w:rPr>
          <w:rFonts w:ascii="Calibri Light" w:hAnsi="Calibri Light"/>
        </w:rPr>
        <w:t xml:space="preserve"> -</w:t>
      </w:r>
      <w:r w:rsidRPr="006B24F0">
        <w:rPr>
          <w:rFonts w:ascii="Calibri Light" w:hAnsi="Calibri Light"/>
        </w:rPr>
        <w:t xml:space="preserve"> Will the responsibilities, authority, or required skills for a job or job roles change? Will people be reporting to new leaders? Will </w:t>
      </w:r>
      <w:r w:rsidR="00742966" w:rsidRPr="006B24F0">
        <w:rPr>
          <w:rFonts w:ascii="Calibri Light" w:hAnsi="Calibri Light"/>
        </w:rPr>
        <w:t>managers’</w:t>
      </w:r>
      <w:r w:rsidRPr="006B24F0">
        <w:rPr>
          <w:rFonts w:ascii="Calibri Light" w:hAnsi="Calibri Light"/>
        </w:rPr>
        <w:t xml:space="preserve"> responsibilities change?</w:t>
      </w:r>
    </w:p>
    <w:p w14:paraId="73775D32" w14:textId="3A3426AF" w:rsidR="004861E2" w:rsidRPr="006B24F0" w:rsidRDefault="004861E2" w:rsidP="009F3278">
      <w:pPr>
        <w:pStyle w:val="Heading2TextSubsetNumbered"/>
        <w:numPr>
          <w:ilvl w:val="0"/>
          <w:numId w:val="7"/>
        </w:numPr>
        <w:tabs>
          <w:tab w:val="num" w:pos="1080"/>
        </w:tabs>
        <w:ind w:left="1440"/>
        <w:rPr>
          <w:rFonts w:ascii="Calibri Light" w:hAnsi="Calibri Light"/>
        </w:rPr>
      </w:pPr>
      <w:r w:rsidRPr="5C9EE791">
        <w:rPr>
          <w:rFonts w:ascii="Calibri Light" w:hAnsi="Calibri Light"/>
          <w:b/>
          <w:bCs/>
        </w:rPr>
        <w:t>Compensation / Performance</w:t>
      </w:r>
      <w:r w:rsidR="00435441">
        <w:rPr>
          <w:rFonts w:ascii="Calibri Light" w:hAnsi="Calibri Light"/>
        </w:rPr>
        <w:t xml:space="preserve"> -</w:t>
      </w:r>
      <w:r w:rsidRPr="006B24F0">
        <w:rPr>
          <w:rFonts w:ascii="Calibri Light" w:hAnsi="Calibri Light"/>
        </w:rPr>
        <w:t xml:space="preserve"> Will the changes have such an impact on roles of an individual that merits a change in how they are compensated or how their performance will be evaluated? What behaviors are rewarded and recognized?</w:t>
      </w:r>
    </w:p>
    <w:p w14:paraId="453F34B6" w14:textId="7DBCD6C5" w:rsidR="004861E2" w:rsidRPr="006B24F0" w:rsidRDefault="004861E2" w:rsidP="009F3278">
      <w:pPr>
        <w:pStyle w:val="Heading2TextSubsetNumbered"/>
        <w:numPr>
          <w:ilvl w:val="0"/>
          <w:numId w:val="7"/>
        </w:numPr>
        <w:tabs>
          <w:tab w:val="num" w:pos="1080"/>
        </w:tabs>
        <w:ind w:left="1440"/>
        <w:rPr>
          <w:rFonts w:ascii="Calibri Light" w:hAnsi="Calibri Light"/>
        </w:rPr>
      </w:pPr>
      <w:r w:rsidRPr="5C9EE791">
        <w:rPr>
          <w:rFonts w:ascii="Calibri Light" w:hAnsi="Calibri Light"/>
          <w:b/>
          <w:bCs/>
        </w:rPr>
        <w:t>Organization</w:t>
      </w:r>
      <w:r w:rsidRPr="006B24F0">
        <w:rPr>
          <w:rFonts w:ascii="Calibri Light" w:hAnsi="Calibri Light"/>
        </w:rPr>
        <w:t xml:space="preserve"> </w:t>
      </w:r>
      <w:r w:rsidRPr="5C9EE791">
        <w:rPr>
          <w:rFonts w:ascii="Calibri Light" w:hAnsi="Calibri Light"/>
          <w:b/>
          <w:bCs/>
        </w:rPr>
        <w:t>Structure</w:t>
      </w:r>
      <w:r w:rsidR="00435441" w:rsidRPr="5C9EE791">
        <w:rPr>
          <w:rFonts w:ascii="Calibri Light" w:hAnsi="Calibri Light"/>
          <w:b/>
          <w:bCs/>
        </w:rPr>
        <w:t xml:space="preserve"> </w:t>
      </w:r>
      <w:r w:rsidRPr="006B24F0">
        <w:rPr>
          <w:rFonts w:ascii="Calibri Light" w:hAnsi="Calibri Light"/>
        </w:rPr>
        <w:t xml:space="preserve">- Is the ownership of the Process or Data changing (think departments, jobs, or roles, not individuals)?  </w:t>
      </w:r>
    </w:p>
    <w:p w14:paraId="24D5F32D" w14:textId="16940EA1" w:rsidR="004861E2" w:rsidRPr="006B24F0" w:rsidRDefault="004861E2" w:rsidP="009F3278">
      <w:pPr>
        <w:pStyle w:val="Heading2TextSubsetNumbered"/>
        <w:numPr>
          <w:ilvl w:val="0"/>
          <w:numId w:val="7"/>
        </w:numPr>
        <w:tabs>
          <w:tab w:val="num" w:pos="1080"/>
        </w:tabs>
        <w:ind w:left="1440"/>
        <w:rPr>
          <w:rFonts w:ascii="Calibri Light" w:hAnsi="Calibri Light"/>
        </w:rPr>
      </w:pPr>
      <w:r w:rsidRPr="5C9EE791">
        <w:rPr>
          <w:rFonts w:ascii="Calibri Light" w:hAnsi="Calibri Light"/>
          <w:b/>
          <w:bCs/>
        </w:rPr>
        <w:t>Decision Making</w:t>
      </w:r>
      <w:r w:rsidR="00435441">
        <w:rPr>
          <w:rFonts w:ascii="Calibri Light" w:hAnsi="Calibri Light"/>
        </w:rPr>
        <w:t xml:space="preserve"> -</w:t>
      </w:r>
      <w:r w:rsidRPr="006B24F0">
        <w:rPr>
          <w:rFonts w:ascii="Calibri Light" w:hAnsi="Calibri Light"/>
        </w:rPr>
        <w:t xml:space="preserve"> Will any of the changes impact how decisions are made, by or between, business units / departments?  Who makes them, how they determine the criteria for making a change?</w:t>
      </w:r>
    </w:p>
    <w:p w14:paraId="3EDEBCA5" w14:textId="6B4285D6" w:rsidR="004861E2" w:rsidRPr="006B24F0" w:rsidRDefault="004861E2" w:rsidP="009F3278">
      <w:pPr>
        <w:pStyle w:val="Heading2TextSubsetNumbered"/>
        <w:numPr>
          <w:ilvl w:val="0"/>
          <w:numId w:val="7"/>
        </w:numPr>
        <w:tabs>
          <w:tab w:val="num" w:pos="1080"/>
        </w:tabs>
        <w:ind w:left="1440"/>
        <w:rPr>
          <w:rFonts w:ascii="Calibri Light" w:hAnsi="Calibri Light"/>
        </w:rPr>
      </w:pPr>
      <w:r w:rsidRPr="5C9EE791">
        <w:rPr>
          <w:rFonts w:ascii="Calibri Light" w:hAnsi="Calibri Light"/>
          <w:b/>
          <w:bCs/>
        </w:rPr>
        <w:t>Culture Shift</w:t>
      </w:r>
      <w:r w:rsidR="00435441">
        <w:rPr>
          <w:rFonts w:ascii="Calibri Light" w:hAnsi="Calibri Light"/>
        </w:rPr>
        <w:t xml:space="preserve"> -</w:t>
      </w:r>
      <w:r w:rsidRPr="006B24F0">
        <w:rPr>
          <w:rFonts w:ascii="Calibri Light" w:hAnsi="Calibri Light"/>
        </w:rPr>
        <w:t xml:space="preserve"> Will organizational value systems impact the way change happens or be impacted by the change? What are the underlying values of the organization that will directly influence the way change will be accepted and how much work will ultimately be required to ensure successful outcomes for the business?</w:t>
      </w:r>
    </w:p>
    <w:p w14:paraId="01F7E1BC" w14:textId="38FA95AA" w:rsidR="004861E2" w:rsidRPr="006B24F0" w:rsidRDefault="004861E2" w:rsidP="009F3278">
      <w:pPr>
        <w:pStyle w:val="Heading2TextSubsetNumbered"/>
        <w:numPr>
          <w:ilvl w:val="0"/>
          <w:numId w:val="7"/>
        </w:numPr>
        <w:tabs>
          <w:tab w:val="num" w:pos="1080"/>
        </w:tabs>
        <w:ind w:left="1440"/>
        <w:rPr>
          <w:rFonts w:ascii="Calibri Light" w:hAnsi="Calibri Light"/>
        </w:rPr>
      </w:pPr>
      <w:r w:rsidRPr="5C9EE791">
        <w:rPr>
          <w:rFonts w:ascii="Calibri Light" w:hAnsi="Calibri Light"/>
          <w:b/>
          <w:bCs/>
        </w:rPr>
        <w:t>Location / Facilities</w:t>
      </w:r>
      <w:r w:rsidR="00435441">
        <w:rPr>
          <w:rFonts w:ascii="Calibri Light" w:hAnsi="Calibri Light"/>
        </w:rPr>
        <w:t xml:space="preserve"> -</w:t>
      </w:r>
      <w:r w:rsidRPr="006B24F0">
        <w:rPr>
          <w:rFonts w:ascii="Calibri Light" w:hAnsi="Calibri Light"/>
        </w:rPr>
        <w:t xml:space="preserve"> Will the change impact the physical location where they process is being implemented or require changes to the facilities to enable the process to be effective?</w:t>
      </w:r>
    </w:p>
    <w:p w14:paraId="1D9B89F8" w14:textId="77777777" w:rsidR="004861E2" w:rsidRPr="006B24F0" w:rsidRDefault="004861E2" w:rsidP="009F3278">
      <w:pPr>
        <w:pStyle w:val="Heading2TextSubsetNumbered"/>
        <w:numPr>
          <w:ilvl w:val="0"/>
          <w:numId w:val="7"/>
        </w:numPr>
        <w:tabs>
          <w:tab w:val="num" w:pos="1080"/>
        </w:tabs>
        <w:ind w:left="1440"/>
        <w:rPr>
          <w:rFonts w:ascii="Calibri Light" w:hAnsi="Calibri Light"/>
        </w:rPr>
      </w:pPr>
      <w:r w:rsidRPr="5C9EE791">
        <w:rPr>
          <w:rFonts w:ascii="Calibri Light" w:hAnsi="Calibri Light"/>
          <w:b/>
          <w:bCs/>
        </w:rPr>
        <w:t>Process</w:t>
      </w:r>
      <w:r w:rsidRPr="006B24F0">
        <w:rPr>
          <w:rFonts w:ascii="Calibri Light" w:hAnsi="Calibri Light"/>
        </w:rPr>
        <w:t xml:space="preserve"> - Any change to the current process (e.g. manual process becomes automatic, or vice versa)? Are there new processes being introduced or an old process being decommissioned? Is there a requirement to change an existing business rule or business policy? Will new business rule or policy needs to be introduced and enforced or complied to?</w:t>
      </w:r>
    </w:p>
    <w:p w14:paraId="7308AA10" w14:textId="77777777" w:rsidR="004861E2" w:rsidRPr="006B24F0" w:rsidRDefault="004861E2" w:rsidP="009F3278">
      <w:pPr>
        <w:pStyle w:val="Heading2TextSubsetNumbered"/>
        <w:numPr>
          <w:ilvl w:val="0"/>
          <w:numId w:val="7"/>
        </w:numPr>
        <w:tabs>
          <w:tab w:val="num" w:pos="1080"/>
        </w:tabs>
        <w:ind w:left="1440"/>
        <w:rPr>
          <w:rFonts w:ascii="Calibri Light" w:hAnsi="Calibri Light"/>
        </w:rPr>
      </w:pPr>
      <w:r w:rsidRPr="5C9EE791">
        <w:rPr>
          <w:rFonts w:ascii="Calibri Light" w:hAnsi="Calibri Light"/>
          <w:b/>
          <w:bCs/>
        </w:rPr>
        <w:t xml:space="preserve">Regulatory/ Legal </w:t>
      </w:r>
      <w:r w:rsidRPr="006B24F0">
        <w:rPr>
          <w:rFonts w:ascii="Calibri Light" w:hAnsi="Calibri Light"/>
        </w:rPr>
        <w:t xml:space="preserve">- Are there any legal / regulatory requirements that might be impacted </w:t>
      </w:r>
    </w:p>
    <w:p w14:paraId="2E7116C8" w14:textId="77777777" w:rsidR="004861E2" w:rsidRPr="006B24F0" w:rsidRDefault="004861E2" w:rsidP="009F3278">
      <w:pPr>
        <w:pStyle w:val="Heading2TextSubsetNumbered"/>
        <w:numPr>
          <w:ilvl w:val="0"/>
          <w:numId w:val="7"/>
        </w:numPr>
        <w:tabs>
          <w:tab w:val="num" w:pos="1080"/>
        </w:tabs>
        <w:ind w:left="1440"/>
        <w:rPr>
          <w:rFonts w:ascii="Calibri Light" w:hAnsi="Calibri Light"/>
        </w:rPr>
      </w:pPr>
      <w:r w:rsidRPr="5C9EE791">
        <w:rPr>
          <w:rFonts w:ascii="Calibri Light" w:hAnsi="Calibri Light"/>
          <w:b/>
          <w:bCs/>
        </w:rPr>
        <w:t>Technology</w:t>
      </w:r>
      <w:r w:rsidRPr="006B24F0">
        <w:rPr>
          <w:rFonts w:ascii="Calibri Light" w:hAnsi="Calibri Light"/>
        </w:rPr>
        <w:t xml:space="preserve"> - Are other applications impacted (e.g., going away, becoming read-only), or are there new requirements (e.g., new SW / HW, new version) </w:t>
      </w:r>
    </w:p>
    <w:p w14:paraId="4383D0F2" w14:textId="105B60AC" w:rsidR="004861E2" w:rsidRPr="006B24F0" w:rsidRDefault="004861E2" w:rsidP="009F3278">
      <w:pPr>
        <w:pStyle w:val="Heading2TextSubsetNumbered"/>
        <w:numPr>
          <w:ilvl w:val="0"/>
          <w:numId w:val="7"/>
        </w:numPr>
        <w:tabs>
          <w:tab w:val="num" w:pos="1080"/>
        </w:tabs>
        <w:ind w:left="1440"/>
        <w:rPr>
          <w:rFonts w:ascii="Calibri Light" w:hAnsi="Calibri Light"/>
        </w:rPr>
      </w:pPr>
      <w:r w:rsidRPr="5C9EE791">
        <w:rPr>
          <w:rFonts w:ascii="Calibri Light" w:hAnsi="Calibri Light"/>
          <w:b/>
          <w:bCs/>
        </w:rPr>
        <w:t xml:space="preserve">Benefit/Improvement </w:t>
      </w:r>
      <w:r w:rsidR="00435441">
        <w:rPr>
          <w:rFonts w:ascii="Calibri Light" w:hAnsi="Calibri Light"/>
        </w:rPr>
        <w:t>-</w:t>
      </w:r>
      <w:r w:rsidRPr="006B24F0">
        <w:rPr>
          <w:rFonts w:ascii="Calibri Light" w:hAnsi="Calibri Light"/>
        </w:rPr>
        <w:t xml:space="preserve"> Will there be an improvement or benefit to any of the stakeholders because of this change. (Be sure to include any pain points that are being alleviated) </w:t>
      </w:r>
    </w:p>
    <w:p w14:paraId="32F3A909" w14:textId="77777777" w:rsidR="004861E2" w:rsidRPr="006B24F0" w:rsidRDefault="004861E2" w:rsidP="009F3278">
      <w:pPr>
        <w:pStyle w:val="Heading2TextSubsetNumbered"/>
        <w:numPr>
          <w:ilvl w:val="0"/>
          <w:numId w:val="7"/>
        </w:numPr>
        <w:tabs>
          <w:tab w:val="num" w:pos="1080"/>
        </w:tabs>
        <w:ind w:left="1440"/>
        <w:rPr>
          <w:rFonts w:ascii="Calibri Light" w:hAnsi="Calibri Light"/>
        </w:rPr>
      </w:pPr>
      <w:r w:rsidRPr="5C9EE791">
        <w:rPr>
          <w:rFonts w:ascii="Calibri Light" w:hAnsi="Calibri Light"/>
          <w:b/>
          <w:bCs/>
        </w:rPr>
        <w:t>Other</w:t>
      </w:r>
      <w:r w:rsidRPr="006B24F0">
        <w:rPr>
          <w:rFonts w:ascii="Calibri Light" w:hAnsi="Calibri Light"/>
        </w:rPr>
        <w:t xml:space="preserve"> - Are there emotional implications stemming from any of these changes (think of buy-in issues or fears) </w:t>
      </w:r>
    </w:p>
    <w:p w14:paraId="48A87EEF" w14:textId="1BDA05C4" w:rsidR="004861E2" w:rsidRPr="006B24F0" w:rsidRDefault="00B33A9A" w:rsidP="00435441">
      <w:pPr>
        <w:pStyle w:val="Heading2TextBulleted"/>
        <w:numPr>
          <w:ilvl w:val="0"/>
          <w:numId w:val="0"/>
        </w:numPr>
        <w:ind w:left="540"/>
        <w:rPr>
          <w:rFonts w:ascii="Calibri Light" w:hAnsi="Calibri Light" w:cs="Arial"/>
        </w:rPr>
      </w:pPr>
      <w:r w:rsidRPr="00435441">
        <w:rPr>
          <w:rFonts w:ascii="Calibri Light" w:hAnsi="Calibri Light" w:cs="Arial"/>
          <w:b/>
        </w:rPr>
        <w:t>Audience Group</w:t>
      </w:r>
      <w:r w:rsidR="00435441">
        <w:rPr>
          <w:rFonts w:ascii="Calibri Light" w:hAnsi="Calibri Light" w:cs="Arial"/>
          <w:b/>
        </w:rPr>
        <w:t>(</w:t>
      </w:r>
      <w:r w:rsidRPr="00435441">
        <w:rPr>
          <w:rFonts w:ascii="Calibri Light" w:hAnsi="Calibri Light" w:cs="Arial"/>
          <w:b/>
        </w:rPr>
        <w:t>s</w:t>
      </w:r>
      <w:r w:rsidR="00435441">
        <w:rPr>
          <w:rFonts w:ascii="Calibri Light" w:hAnsi="Calibri Light" w:cs="Arial"/>
          <w:b/>
        </w:rPr>
        <w:t>)</w:t>
      </w:r>
      <w:r w:rsidR="00435441">
        <w:rPr>
          <w:rFonts w:ascii="Calibri Light" w:hAnsi="Calibri Light" w:cs="Arial"/>
        </w:rPr>
        <w:t>: T</w:t>
      </w:r>
      <w:r w:rsidR="004861E2" w:rsidRPr="006B24F0">
        <w:rPr>
          <w:rFonts w:ascii="Calibri Light" w:hAnsi="Calibri Light" w:cs="Arial"/>
        </w:rPr>
        <w:t>he</w:t>
      </w:r>
      <w:r w:rsidRPr="006B24F0">
        <w:rPr>
          <w:rFonts w:ascii="Calibri Light" w:hAnsi="Calibri Light" w:cs="Arial"/>
        </w:rPr>
        <w:t>se are the</w:t>
      </w:r>
      <w:r w:rsidR="004861E2" w:rsidRPr="006B24F0">
        <w:rPr>
          <w:rFonts w:ascii="Calibri Light" w:hAnsi="Calibri Light" w:cs="Arial"/>
        </w:rPr>
        <w:t xml:space="preserve"> </w:t>
      </w:r>
      <w:r w:rsidRPr="006B24F0">
        <w:rPr>
          <w:rFonts w:ascii="Calibri Light" w:hAnsi="Calibri Light" w:cs="Arial"/>
        </w:rPr>
        <w:t xml:space="preserve">affected </w:t>
      </w:r>
      <w:r w:rsidR="004861E2" w:rsidRPr="006B24F0">
        <w:rPr>
          <w:rFonts w:ascii="Calibri Light" w:hAnsi="Calibri Light" w:cs="Arial"/>
        </w:rPr>
        <w:t xml:space="preserve">departments, </w:t>
      </w:r>
      <w:r w:rsidRPr="006B24F0">
        <w:rPr>
          <w:rFonts w:ascii="Calibri Light" w:hAnsi="Calibri Light" w:cs="Arial"/>
        </w:rPr>
        <w:t xml:space="preserve">divisions etc… </w:t>
      </w:r>
    </w:p>
    <w:p w14:paraId="031A674D" w14:textId="265C70CA" w:rsidR="002C4E01" w:rsidRPr="006B24F0" w:rsidRDefault="00B33A9A" w:rsidP="00435441">
      <w:pPr>
        <w:pStyle w:val="Heading2TextBulleted"/>
        <w:numPr>
          <w:ilvl w:val="0"/>
          <w:numId w:val="0"/>
        </w:numPr>
        <w:ind w:left="540"/>
        <w:rPr>
          <w:rFonts w:ascii="Calibri Light" w:hAnsi="Calibri Light" w:cs="Arial"/>
        </w:rPr>
      </w:pPr>
      <w:r w:rsidRPr="00435441">
        <w:rPr>
          <w:rFonts w:ascii="Calibri Light" w:hAnsi="Calibri Light" w:cs="Arial"/>
          <w:b/>
        </w:rPr>
        <w:t>Impact</w:t>
      </w:r>
      <w:r w:rsidR="00435441">
        <w:rPr>
          <w:rFonts w:ascii="Calibri Light" w:hAnsi="Calibri Light" w:cs="Arial"/>
        </w:rPr>
        <w:t>:</w:t>
      </w:r>
      <w:r w:rsidR="004861E2" w:rsidRPr="006B24F0">
        <w:rPr>
          <w:rFonts w:ascii="Calibri Light" w:hAnsi="Calibri Light" w:cs="Arial"/>
        </w:rPr>
        <w:t xml:space="preserve"> </w:t>
      </w:r>
      <w:r w:rsidRPr="006B24F0">
        <w:rPr>
          <w:rFonts w:ascii="Calibri Light" w:hAnsi="Calibri Light" w:cs="Arial"/>
        </w:rPr>
        <w:t>The following were used to determine the</w:t>
      </w:r>
      <w:r w:rsidR="004861E2" w:rsidRPr="006B24F0">
        <w:rPr>
          <w:rFonts w:ascii="Calibri Light" w:hAnsi="Calibri Light" w:cs="Arial"/>
        </w:rPr>
        <w:t xml:space="preserve"> </w:t>
      </w:r>
      <w:r w:rsidRPr="006B24F0">
        <w:rPr>
          <w:rFonts w:ascii="Calibri Light" w:hAnsi="Calibri Light" w:cs="Arial"/>
        </w:rPr>
        <w:t>impact</w:t>
      </w:r>
      <w:r w:rsidR="00B63789">
        <w:rPr>
          <w:rFonts w:ascii="Calibri Light" w:hAnsi="Calibri Light" w:cs="Arial"/>
        </w:rPr>
        <w:t>:</w:t>
      </w:r>
    </w:p>
    <w:p w14:paraId="26F9AB99" w14:textId="77777777" w:rsidR="002C4E01" w:rsidRPr="006B24F0" w:rsidRDefault="002C4E01" w:rsidP="00E0118B">
      <w:pPr>
        <w:rPr>
          <w:rFonts w:ascii="Calibri Light" w:hAnsi="Calibri Light" w:cs="Arial"/>
        </w:rPr>
      </w:pPr>
    </w:p>
    <w:p w14:paraId="5338D005" w14:textId="77777777" w:rsidR="002C4E01" w:rsidRPr="006B24F0" w:rsidRDefault="002C4E01" w:rsidP="001A04BA">
      <w:pPr>
        <w:jc w:val="center"/>
        <w:rPr>
          <w:rFonts w:ascii="Calibri Light" w:hAnsi="Calibri Light" w:cs="Arial"/>
        </w:rPr>
      </w:pPr>
      <w:r w:rsidRPr="006B24F0">
        <w:rPr>
          <w:rFonts w:ascii="Calibri Light" w:hAnsi="Calibri Light" w:cs="Arial"/>
          <w:noProof/>
        </w:rPr>
        <w:drawing>
          <wp:inline distT="0" distB="0" distL="0" distR="0" wp14:anchorId="19CFF1CD" wp14:editId="597C0430">
            <wp:extent cx="4389120" cy="2432304"/>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referRelativeResize="0">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4389120" cy="2432304"/>
                    </a:xfrm>
                    <a:prstGeom prst="rect">
                      <a:avLst/>
                    </a:prstGeom>
                    <a:noFill/>
                  </pic:spPr>
                </pic:pic>
              </a:graphicData>
            </a:graphic>
          </wp:inline>
        </w:drawing>
      </w:r>
    </w:p>
    <w:p w14:paraId="45912C94" w14:textId="77777777" w:rsidR="002C4E01" w:rsidRPr="006B24F0" w:rsidRDefault="002C4E01" w:rsidP="001A04BA">
      <w:pPr>
        <w:jc w:val="center"/>
        <w:rPr>
          <w:rFonts w:ascii="Calibri Light" w:hAnsi="Calibri Light" w:cs="Arial"/>
        </w:rPr>
      </w:pPr>
      <w:r w:rsidRPr="006B24F0">
        <w:rPr>
          <w:rFonts w:ascii="Calibri Light" w:hAnsi="Calibri Light" w:cs="Arial"/>
          <w:noProof/>
        </w:rPr>
        <w:lastRenderedPageBreak/>
        <w:drawing>
          <wp:inline distT="0" distB="0" distL="0" distR="0" wp14:anchorId="05B9808E" wp14:editId="38857644">
            <wp:extent cx="4389120" cy="24963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4389120" cy="2496312"/>
                    </a:xfrm>
                    <a:prstGeom prst="rect">
                      <a:avLst/>
                    </a:prstGeom>
                    <a:noFill/>
                  </pic:spPr>
                </pic:pic>
              </a:graphicData>
            </a:graphic>
          </wp:inline>
        </w:drawing>
      </w:r>
    </w:p>
    <w:p w14:paraId="6D67FEA8" w14:textId="77777777" w:rsidR="00B33A9A" w:rsidRPr="006B24F0" w:rsidRDefault="002C4E01" w:rsidP="001A04BA">
      <w:pPr>
        <w:jc w:val="center"/>
        <w:rPr>
          <w:rFonts w:ascii="Calibri Light" w:hAnsi="Calibri Light" w:cs="Arial"/>
        </w:rPr>
      </w:pPr>
      <w:r w:rsidRPr="006B24F0">
        <w:rPr>
          <w:rFonts w:ascii="Calibri Light" w:hAnsi="Calibri Light" w:cs="Arial"/>
          <w:noProof/>
          <w:color w:val="000000"/>
          <w:szCs w:val="20"/>
        </w:rPr>
        <w:drawing>
          <wp:inline distT="0" distB="0" distL="0" distR="0" wp14:anchorId="7316EEC2" wp14:editId="51D2836F">
            <wp:extent cx="4389120" cy="2560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referRelativeResize="0">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4389120" cy="2560320"/>
                    </a:xfrm>
                    <a:prstGeom prst="rect">
                      <a:avLst/>
                    </a:prstGeom>
                    <a:noFill/>
                  </pic:spPr>
                </pic:pic>
              </a:graphicData>
            </a:graphic>
          </wp:inline>
        </w:drawing>
      </w:r>
    </w:p>
    <w:p w14:paraId="49A16B84" w14:textId="77777777" w:rsidR="00B33A9A" w:rsidRPr="006B24F0" w:rsidRDefault="00B33A9A" w:rsidP="00E0118B">
      <w:pPr>
        <w:rPr>
          <w:rFonts w:ascii="Calibri Light" w:hAnsi="Calibri Light" w:cs="Arial"/>
        </w:rPr>
      </w:pPr>
    </w:p>
    <w:p w14:paraId="50A683CA" w14:textId="77777777" w:rsidR="00E0118B" w:rsidRPr="006B24F0" w:rsidRDefault="00B33A9A" w:rsidP="000458DA">
      <w:pPr>
        <w:pStyle w:val="ListParagraph"/>
        <w:rPr>
          <w:rFonts w:ascii="Calibri Light" w:hAnsi="Calibri Light" w:cs="Arial"/>
          <w:color w:val="000000"/>
          <w:szCs w:val="20"/>
        </w:rPr>
      </w:pPr>
      <w:r w:rsidRPr="00FF601A">
        <w:rPr>
          <w:rFonts w:ascii="Calibri Light" w:eastAsia="MS Mincho" w:hAnsi="Calibri Light" w:cs="Arial"/>
          <w:b/>
          <w:noProof/>
          <w:sz w:val="20"/>
          <w:szCs w:val="24"/>
          <w:lang w:eastAsia="ja-JP"/>
        </w:rPr>
        <w:t>Business Effort</w:t>
      </w:r>
      <w:r w:rsidRPr="006B24F0">
        <w:rPr>
          <w:rFonts w:ascii="Calibri Light" w:eastAsia="MS Mincho" w:hAnsi="Calibri Light" w:cs="Arial"/>
          <w:noProof/>
          <w:sz w:val="20"/>
          <w:szCs w:val="24"/>
          <w:lang w:eastAsia="ja-JP"/>
        </w:rPr>
        <w:t>: Initial assessment of the impact to the business High, Medium, Low</w:t>
      </w:r>
      <w:r w:rsidR="00E0118B" w:rsidRPr="006B24F0">
        <w:rPr>
          <w:rFonts w:ascii="Calibri Light" w:hAnsi="Calibri Light" w:cs="Arial"/>
        </w:rPr>
        <w:br w:type="page"/>
      </w:r>
    </w:p>
    <w:p w14:paraId="1F1AB83F" w14:textId="77777777" w:rsidR="00532AC3" w:rsidRPr="006B24F0" w:rsidRDefault="00693EDB" w:rsidP="009F3278">
      <w:pPr>
        <w:pStyle w:val="Heading1"/>
        <w:numPr>
          <w:ilvl w:val="0"/>
          <w:numId w:val="11"/>
        </w:numPr>
      </w:pPr>
      <w:bookmarkStart w:id="1680" w:name="_Toc491613849"/>
      <w:r w:rsidRPr="006B24F0">
        <w:lastRenderedPageBreak/>
        <w:t xml:space="preserve"> </w:t>
      </w:r>
      <w:bookmarkStart w:id="1681" w:name="_Toc509409317"/>
      <w:bookmarkStart w:id="1682" w:name="_Toc509475073"/>
      <w:bookmarkStart w:id="1683" w:name="_Toc509481793"/>
      <w:bookmarkStart w:id="1684" w:name="_Toc510117101"/>
      <w:r w:rsidR="00532AC3" w:rsidRPr="006B24F0">
        <w:t>Requirements</w:t>
      </w:r>
      <w:bookmarkEnd w:id="1680"/>
      <w:bookmarkEnd w:id="1681"/>
      <w:bookmarkEnd w:id="1682"/>
      <w:bookmarkEnd w:id="1683"/>
      <w:bookmarkEnd w:id="1684"/>
    </w:p>
    <w:tbl>
      <w:tblPr>
        <w:tblStyle w:val="TableGrid"/>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4A0" w:firstRow="1" w:lastRow="0" w:firstColumn="1" w:lastColumn="0" w:noHBand="0" w:noVBand="1"/>
      </w:tblPr>
      <w:tblGrid>
        <w:gridCol w:w="2045"/>
        <w:gridCol w:w="1622"/>
        <w:gridCol w:w="5647"/>
      </w:tblGrid>
      <w:tr w:rsidR="00CF7985" w:rsidRPr="006B24F0" w14:paraId="330AB932" w14:textId="77777777" w:rsidTr="672CB0CE">
        <w:trPr>
          <w:trHeight w:val="300"/>
        </w:trPr>
        <w:tc>
          <w:tcPr>
            <w:tcW w:w="2045" w:type="dxa"/>
            <w:tcBorders>
              <w:top w:val="threeDEmboss" w:sz="6" w:space="0" w:color="auto"/>
              <w:bottom w:val="threeDEmboss" w:sz="6" w:space="0" w:color="auto"/>
            </w:tcBorders>
            <w:shd w:val="clear" w:color="auto" w:fill="F9FBAF"/>
            <w:noWrap/>
            <w:vAlign w:val="center"/>
          </w:tcPr>
          <w:p w14:paraId="2D49DFAD" w14:textId="77777777" w:rsidR="00CF7985" w:rsidRPr="00CF7985" w:rsidRDefault="00CF7985" w:rsidP="5C9EE791">
            <w:pPr>
              <w:jc w:val="center"/>
              <w:rPr>
                <w:rFonts w:ascii="Calibri Light" w:hAnsi="Calibri Light" w:cs="Arial"/>
                <w:b/>
                <w:bCs/>
                <w:sz w:val="20"/>
                <w:szCs w:val="20"/>
              </w:rPr>
            </w:pPr>
            <w:r w:rsidRPr="5C9EE791">
              <w:rPr>
                <w:rFonts w:ascii="Calibri Light" w:hAnsi="Calibri Light" w:cs="Arial"/>
                <w:b/>
                <w:bCs/>
                <w:sz w:val="20"/>
                <w:szCs w:val="20"/>
              </w:rPr>
              <w:t>Requirement #</w:t>
            </w:r>
          </w:p>
        </w:tc>
        <w:tc>
          <w:tcPr>
            <w:tcW w:w="1622" w:type="dxa"/>
            <w:tcBorders>
              <w:top w:val="threeDEmboss" w:sz="6" w:space="0" w:color="auto"/>
              <w:bottom w:val="threeDEmboss" w:sz="6" w:space="0" w:color="auto"/>
            </w:tcBorders>
            <w:shd w:val="clear" w:color="auto" w:fill="F9FBAF"/>
            <w:vAlign w:val="center"/>
          </w:tcPr>
          <w:p w14:paraId="11FDD54D" w14:textId="54439D0D" w:rsidR="00CF7985" w:rsidRPr="00CF7985" w:rsidRDefault="00CF7985" w:rsidP="5C9EE791">
            <w:pPr>
              <w:jc w:val="center"/>
              <w:rPr>
                <w:rFonts w:ascii="Calibri Light" w:hAnsi="Calibri Light" w:cs="Arial"/>
                <w:b/>
                <w:bCs/>
                <w:sz w:val="20"/>
                <w:szCs w:val="20"/>
              </w:rPr>
            </w:pPr>
            <w:r w:rsidRPr="5C9EE791">
              <w:rPr>
                <w:rFonts w:ascii="Calibri Light" w:hAnsi="Calibri Light" w:cs="Arial"/>
                <w:b/>
                <w:bCs/>
                <w:sz w:val="20"/>
                <w:szCs w:val="20"/>
              </w:rPr>
              <w:t>APSE Requirement #</w:t>
            </w:r>
          </w:p>
        </w:tc>
        <w:tc>
          <w:tcPr>
            <w:tcW w:w="5647" w:type="dxa"/>
            <w:tcBorders>
              <w:top w:val="threeDEmboss" w:sz="6" w:space="0" w:color="auto"/>
              <w:bottom w:val="threeDEmboss" w:sz="6" w:space="0" w:color="auto"/>
            </w:tcBorders>
            <w:shd w:val="clear" w:color="auto" w:fill="F9FBAF"/>
            <w:vAlign w:val="center"/>
          </w:tcPr>
          <w:p w14:paraId="0616C831" w14:textId="7B30962A" w:rsidR="00CF7985" w:rsidRPr="00CF7985" w:rsidRDefault="00CF7985" w:rsidP="5C9EE791">
            <w:pPr>
              <w:jc w:val="center"/>
              <w:rPr>
                <w:rFonts w:ascii="Calibri Light" w:hAnsi="Calibri Light" w:cs="Arial"/>
                <w:b/>
                <w:bCs/>
                <w:sz w:val="20"/>
                <w:szCs w:val="20"/>
              </w:rPr>
            </w:pPr>
            <w:r w:rsidRPr="5C9EE791">
              <w:rPr>
                <w:rFonts w:ascii="Calibri Light" w:hAnsi="Calibri Light" w:cs="Arial"/>
                <w:b/>
                <w:bCs/>
                <w:sz w:val="20"/>
                <w:szCs w:val="20"/>
              </w:rPr>
              <w:t>Requirement Description</w:t>
            </w:r>
          </w:p>
        </w:tc>
      </w:tr>
      <w:tr w:rsidR="00CF7985" w:rsidRPr="006B24F0" w14:paraId="4D83F401" w14:textId="77777777" w:rsidTr="672CB0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00"/>
        </w:trPr>
        <w:tc>
          <w:tcPr>
            <w:tcW w:w="2045" w:type="dxa"/>
            <w:tcBorders>
              <w:top w:val="threeDEmboss" w:sz="6" w:space="0" w:color="auto"/>
              <w:left w:val="threeDEmboss" w:sz="6" w:space="0" w:color="auto"/>
              <w:bottom w:val="single" w:sz="4" w:space="0" w:color="auto"/>
              <w:right w:val="single" w:sz="4" w:space="0" w:color="auto"/>
            </w:tcBorders>
            <w:noWrap/>
          </w:tcPr>
          <w:p w14:paraId="3D6F9240" w14:textId="77777777" w:rsidR="00CF7985" w:rsidRPr="006B24F0" w:rsidRDefault="00CF7985" w:rsidP="0035091A">
            <w:pPr>
              <w:rPr>
                <w:rFonts w:ascii="Calibri Light" w:hAnsi="Calibri Light" w:cs="Arial"/>
                <w:color w:val="000000"/>
              </w:rPr>
            </w:pPr>
          </w:p>
        </w:tc>
        <w:tc>
          <w:tcPr>
            <w:tcW w:w="1622" w:type="dxa"/>
            <w:tcBorders>
              <w:top w:val="threeDEmboss" w:sz="6" w:space="0" w:color="auto"/>
              <w:left w:val="single" w:sz="4" w:space="0" w:color="auto"/>
              <w:bottom w:val="single" w:sz="4" w:space="0" w:color="auto"/>
              <w:right w:val="single" w:sz="4" w:space="0" w:color="auto"/>
            </w:tcBorders>
          </w:tcPr>
          <w:p w14:paraId="0056131F" w14:textId="77777777" w:rsidR="00CF7985" w:rsidRPr="006B24F0" w:rsidRDefault="00CF7985" w:rsidP="0035091A">
            <w:pPr>
              <w:rPr>
                <w:rFonts w:ascii="Calibri Light" w:hAnsi="Calibri Light" w:cs="Arial"/>
                <w:color w:val="000000"/>
              </w:rPr>
            </w:pPr>
          </w:p>
        </w:tc>
        <w:tc>
          <w:tcPr>
            <w:tcW w:w="5647" w:type="dxa"/>
            <w:tcBorders>
              <w:top w:val="threeDEmboss" w:sz="6" w:space="0" w:color="auto"/>
              <w:left w:val="single" w:sz="4" w:space="0" w:color="auto"/>
              <w:bottom w:val="single" w:sz="4" w:space="0" w:color="auto"/>
              <w:right w:val="threeDEmboss" w:sz="6" w:space="0" w:color="auto"/>
            </w:tcBorders>
            <w:noWrap/>
          </w:tcPr>
          <w:p w14:paraId="7C4A67FB" w14:textId="51ECB12E" w:rsidR="00CF7985" w:rsidRPr="006B24F0" w:rsidRDefault="00CF7985" w:rsidP="0035091A">
            <w:pPr>
              <w:rPr>
                <w:rFonts w:ascii="Calibri Light" w:hAnsi="Calibri Light" w:cs="Arial"/>
                <w:color w:val="000000"/>
              </w:rPr>
            </w:pPr>
          </w:p>
        </w:tc>
      </w:tr>
      <w:tr w:rsidR="00CF7985" w:rsidRPr="006B24F0" w14:paraId="7B18F045" w14:textId="77777777" w:rsidTr="672CB0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00"/>
        </w:trPr>
        <w:tc>
          <w:tcPr>
            <w:tcW w:w="2045" w:type="dxa"/>
            <w:tcBorders>
              <w:top w:val="single" w:sz="4" w:space="0" w:color="auto"/>
              <w:left w:val="threeDEmboss" w:sz="6" w:space="0" w:color="auto"/>
              <w:bottom w:val="single" w:sz="4" w:space="0" w:color="auto"/>
              <w:right w:val="single" w:sz="4" w:space="0" w:color="auto"/>
            </w:tcBorders>
            <w:noWrap/>
          </w:tcPr>
          <w:p w14:paraId="5A34B2E3" w14:textId="77777777" w:rsidR="00CF7985" w:rsidRPr="006B24F0" w:rsidRDefault="00CF7985" w:rsidP="0035091A">
            <w:pPr>
              <w:rPr>
                <w:rFonts w:ascii="Calibri Light" w:hAnsi="Calibri Light" w:cs="Arial"/>
                <w:color w:val="000000"/>
              </w:rPr>
            </w:pPr>
          </w:p>
        </w:tc>
        <w:tc>
          <w:tcPr>
            <w:tcW w:w="1622" w:type="dxa"/>
            <w:tcBorders>
              <w:top w:val="single" w:sz="4" w:space="0" w:color="auto"/>
              <w:left w:val="single" w:sz="4" w:space="0" w:color="auto"/>
              <w:bottom w:val="single" w:sz="4" w:space="0" w:color="auto"/>
              <w:right w:val="single" w:sz="4" w:space="0" w:color="auto"/>
            </w:tcBorders>
          </w:tcPr>
          <w:p w14:paraId="00E57E8B" w14:textId="77777777" w:rsidR="00CF7985" w:rsidRPr="006B24F0" w:rsidRDefault="00CF7985" w:rsidP="0035091A">
            <w:pPr>
              <w:rPr>
                <w:rFonts w:ascii="Calibri Light" w:hAnsi="Calibri Light" w:cs="Arial"/>
                <w:color w:val="000000"/>
              </w:rPr>
            </w:pPr>
          </w:p>
        </w:tc>
        <w:tc>
          <w:tcPr>
            <w:tcW w:w="5647" w:type="dxa"/>
            <w:tcBorders>
              <w:top w:val="single" w:sz="4" w:space="0" w:color="auto"/>
              <w:left w:val="single" w:sz="4" w:space="0" w:color="auto"/>
              <w:bottom w:val="single" w:sz="4" w:space="0" w:color="auto"/>
              <w:right w:val="threeDEmboss" w:sz="6" w:space="0" w:color="auto"/>
            </w:tcBorders>
            <w:noWrap/>
          </w:tcPr>
          <w:p w14:paraId="32BF9737" w14:textId="012844D6" w:rsidR="00CF7985" w:rsidRPr="006B24F0" w:rsidRDefault="00CF7985" w:rsidP="0035091A">
            <w:pPr>
              <w:rPr>
                <w:rFonts w:ascii="Calibri Light" w:hAnsi="Calibri Light" w:cs="Arial"/>
                <w:color w:val="000000"/>
              </w:rPr>
            </w:pPr>
          </w:p>
        </w:tc>
      </w:tr>
      <w:tr w:rsidR="00CF7985" w:rsidRPr="006B24F0" w14:paraId="465162CF" w14:textId="77777777" w:rsidTr="672CB0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00"/>
        </w:trPr>
        <w:tc>
          <w:tcPr>
            <w:tcW w:w="2045" w:type="dxa"/>
            <w:tcBorders>
              <w:top w:val="single" w:sz="4" w:space="0" w:color="auto"/>
              <w:left w:val="threeDEmboss" w:sz="6" w:space="0" w:color="auto"/>
              <w:bottom w:val="single" w:sz="4" w:space="0" w:color="auto"/>
              <w:right w:val="single" w:sz="4" w:space="0" w:color="auto"/>
            </w:tcBorders>
            <w:noWrap/>
          </w:tcPr>
          <w:p w14:paraId="06C6785D" w14:textId="77777777" w:rsidR="00CF7985" w:rsidRPr="006B24F0" w:rsidRDefault="00CF7985" w:rsidP="0035091A">
            <w:pPr>
              <w:rPr>
                <w:rFonts w:ascii="Calibri Light" w:hAnsi="Calibri Light" w:cs="Arial"/>
                <w:color w:val="000000"/>
              </w:rPr>
            </w:pPr>
          </w:p>
        </w:tc>
        <w:tc>
          <w:tcPr>
            <w:tcW w:w="1622" w:type="dxa"/>
            <w:tcBorders>
              <w:top w:val="single" w:sz="4" w:space="0" w:color="auto"/>
              <w:left w:val="single" w:sz="4" w:space="0" w:color="auto"/>
              <w:bottom w:val="single" w:sz="4" w:space="0" w:color="auto"/>
              <w:right w:val="single" w:sz="4" w:space="0" w:color="auto"/>
            </w:tcBorders>
          </w:tcPr>
          <w:p w14:paraId="14F5D8C7" w14:textId="77777777" w:rsidR="00CF7985" w:rsidRPr="006B24F0" w:rsidRDefault="00CF7985" w:rsidP="0035091A">
            <w:pPr>
              <w:rPr>
                <w:rFonts w:ascii="Calibri Light" w:hAnsi="Calibri Light" w:cs="Arial"/>
                <w:color w:val="000000"/>
              </w:rPr>
            </w:pPr>
          </w:p>
        </w:tc>
        <w:tc>
          <w:tcPr>
            <w:tcW w:w="5647" w:type="dxa"/>
            <w:tcBorders>
              <w:top w:val="single" w:sz="4" w:space="0" w:color="auto"/>
              <w:left w:val="single" w:sz="4" w:space="0" w:color="auto"/>
              <w:bottom w:val="single" w:sz="4" w:space="0" w:color="auto"/>
              <w:right w:val="threeDEmboss" w:sz="6" w:space="0" w:color="auto"/>
            </w:tcBorders>
            <w:noWrap/>
          </w:tcPr>
          <w:p w14:paraId="07042D7A" w14:textId="7F345034" w:rsidR="00CF7985" w:rsidRPr="006B24F0" w:rsidRDefault="00CF7985" w:rsidP="0035091A">
            <w:pPr>
              <w:rPr>
                <w:rFonts w:ascii="Calibri Light" w:hAnsi="Calibri Light" w:cs="Arial"/>
                <w:color w:val="000000"/>
              </w:rPr>
            </w:pPr>
          </w:p>
        </w:tc>
      </w:tr>
      <w:tr w:rsidR="00CF7985" w:rsidRPr="006B24F0" w14:paraId="1CE5D981" w14:textId="77777777" w:rsidTr="672CB0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00"/>
        </w:trPr>
        <w:tc>
          <w:tcPr>
            <w:tcW w:w="2045" w:type="dxa"/>
            <w:tcBorders>
              <w:top w:val="single" w:sz="4" w:space="0" w:color="auto"/>
              <w:left w:val="threeDEmboss" w:sz="6" w:space="0" w:color="auto"/>
              <w:bottom w:val="single" w:sz="4" w:space="0" w:color="auto"/>
              <w:right w:val="single" w:sz="4" w:space="0" w:color="auto"/>
            </w:tcBorders>
            <w:noWrap/>
          </w:tcPr>
          <w:p w14:paraId="3B486F99" w14:textId="77777777" w:rsidR="00CF7985" w:rsidRPr="006B24F0" w:rsidRDefault="00CF7985" w:rsidP="0035091A">
            <w:pPr>
              <w:rPr>
                <w:rFonts w:ascii="Calibri Light" w:hAnsi="Calibri Light" w:cs="Arial"/>
                <w:color w:val="000000"/>
              </w:rPr>
            </w:pPr>
          </w:p>
        </w:tc>
        <w:tc>
          <w:tcPr>
            <w:tcW w:w="1622" w:type="dxa"/>
            <w:tcBorders>
              <w:top w:val="single" w:sz="4" w:space="0" w:color="auto"/>
              <w:left w:val="single" w:sz="4" w:space="0" w:color="auto"/>
              <w:bottom w:val="single" w:sz="4" w:space="0" w:color="auto"/>
              <w:right w:val="single" w:sz="4" w:space="0" w:color="auto"/>
            </w:tcBorders>
          </w:tcPr>
          <w:p w14:paraId="6574D046" w14:textId="77777777" w:rsidR="00CF7985" w:rsidRPr="006B24F0" w:rsidRDefault="00CF7985" w:rsidP="0035091A">
            <w:pPr>
              <w:rPr>
                <w:rFonts w:ascii="Calibri Light" w:hAnsi="Calibri Light" w:cs="Arial"/>
                <w:color w:val="000000"/>
              </w:rPr>
            </w:pPr>
          </w:p>
        </w:tc>
        <w:tc>
          <w:tcPr>
            <w:tcW w:w="5647" w:type="dxa"/>
            <w:tcBorders>
              <w:top w:val="single" w:sz="4" w:space="0" w:color="auto"/>
              <w:left w:val="single" w:sz="4" w:space="0" w:color="auto"/>
              <w:bottom w:val="single" w:sz="4" w:space="0" w:color="auto"/>
              <w:right w:val="threeDEmboss" w:sz="6" w:space="0" w:color="auto"/>
            </w:tcBorders>
            <w:noWrap/>
          </w:tcPr>
          <w:p w14:paraId="64EE1699" w14:textId="3689F47A" w:rsidR="00CF7985" w:rsidRPr="006B24F0" w:rsidRDefault="00CF7985" w:rsidP="0035091A">
            <w:pPr>
              <w:rPr>
                <w:rFonts w:ascii="Calibri Light" w:hAnsi="Calibri Light" w:cs="Arial"/>
                <w:color w:val="000000"/>
              </w:rPr>
            </w:pPr>
          </w:p>
        </w:tc>
      </w:tr>
      <w:tr w:rsidR="00CF7985" w:rsidRPr="006B24F0" w14:paraId="24CE6D0E" w14:textId="77777777" w:rsidTr="672CB0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00"/>
        </w:trPr>
        <w:tc>
          <w:tcPr>
            <w:tcW w:w="2045" w:type="dxa"/>
            <w:tcBorders>
              <w:top w:val="single" w:sz="4" w:space="0" w:color="auto"/>
              <w:left w:val="threeDEmboss" w:sz="6" w:space="0" w:color="auto"/>
              <w:bottom w:val="threeDEmboss" w:sz="6" w:space="0" w:color="auto"/>
              <w:right w:val="single" w:sz="4" w:space="0" w:color="auto"/>
            </w:tcBorders>
            <w:noWrap/>
          </w:tcPr>
          <w:p w14:paraId="38D5EF3F" w14:textId="77777777" w:rsidR="00CF7985" w:rsidRPr="006B24F0" w:rsidRDefault="00CF7985" w:rsidP="0035091A">
            <w:pPr>
              <w:rPr>
                <w:rFonts w:ascii="Calibri Light" w:hAnsi="Calibri Light" w:cs="Arial"/>
                <w:color w:val="000000"/>
              </w:rPr>
            </w:pPr>
          </w:p>
        </w:tc>
        <w:tc>
          <w:tcPr>
            <w:tcW w:w="1622" w:type="dxa"/>
            <w:tcBorders>
              <w:top w:val="single" w:sz="4" w:space="0" w:color="auto"/>
              <w:left w:val="single" w:sz="4" w:space="0" w:color="auto"/>
              <w:bottom w:val="threeDEmboss" w:sz="6" w:space="0" w:color="auto"/>
              <w:right w:val="single" w:sz="4" w:space="0" w:color="auto"/>
            </w:tcBorders>
          </w:tcPr>
          <w:p w14:paraId="01893F4F" w14:textId="77777777" w:rsidR="00CF7985" w:rsidRPr="006B24F0" w:rsidRDefault="00CF7985" w:rsidP="0035091A">
            <w:pPr>
              <w:rPr>
                <w:rFonts w:ascii="Calibri Light" w:hAnsi="Calibri Light" w:cs="Arial"/>
                <w:color w:val="000000"/>
              </w:rPr>
            </w:pPr>
          </w:p>
        </w:tc>
        <w:tc>
          <w:tcPr>
            <w:tcW w:w="5647" w:type="dxa"/>
            <w:tcBorders>
              <w:top w:val="single" w:sz="4" w:space="0" w:color="auto"/>
              <w:left w:val="single" w:sz="4" w:space="0" w:color="auto"/>
              <w:bottom w:val="threeDEmboss" w:sz="6" w:space="0" w:color="auto"/>
              <w:right w:val="threeDEmboss" w:sz="6" w:space="0" w:color="auto"/>
            </w:tcBorders>
            <w:noWrap/>
          </w:tcPr>
          <w:p w14:paraId="0248255F" w14:textId="4D66F31B" w:rsidR="00CF7985" w:rsidRPr="006B24F0" w:rsidRDefault="00CF7985" w:rsidP="0035091A">
            <w:pPr>
              <w:rPr>
                <w:rFonts w:ascii="Calibri Light" w:hAnsi="Calibri Light" w:cs="Arial"/>
                <w:color w:val="000000"/>
              </w:rPr>
            </w:pPr>
          </w:p>
        </w:tc>
      </w:tr>
    </w:tbl>
    <w:p w14:paraId="758FB716" w14:textId="77777777" w:rsidR="00475BB6" w:rsidRPr="006B24F0" w:rsidRDefault="00475BB6" w:rsidP="00E0118B">
      <w:pPr>
        <w:rPr>
          <w:rFonts w:ascii="Calibri Light" w:hAnsi="Calibri Light" w:cs="Arial"/>
        </w:rPr>
      </w:pPr>
    </w:p>
    <w:p w14:paraId="256FCD6A" w14:textId="77777777" w:rsidR="00E0118B" w:rsidRPr="006B24F0" w:rsidRDefault="00E0118B" w:rsidP="00456384">
      <w:pPr>
        <w:rPr>
          <w:rFonts w:ascii="Calibri Light" w:hAnsi="Calibri Light" w:cs="Arial"/>
        </w:rPr>
      </w:pPr>
    </w:p>
    <w:bookmarkEnd w:id="7"/>
    <w:bookmarkStart w:id="1685" w:name="_MON_1580918736"/>
    <w:bookmarkEnd w:id="1685"/>
    <w:p w14:paraId="135A65CB" w14:textId="77777777" w:rsidR="0061304F" w:rsidRDefault="00D25F84" w:rsidP="00456384">
      <w:pPr>
        <w:rPr>
          <w:rFonts w:ascii="Calibri Light" w:hAnsi="Calibri Light" w:cs="Arial"/>
        </w:rPr>
      </w:pPr>
      <w:r>
        <w:rPr>
          <w:rFonts w:ascii="Calibri Light" w:hAnsi="Calibri Light" w:cs="Arial"/>
        </w:rPr>
        <w:object w:dxaOrig="3000" w:dyaOrig="1960" w14:anchorId="3E43A7AB">
          <v:shape id="_x0000_i1030" type="#_x0000_t75" style="width:151.75pt;height:100.8pt" o:ole="">
            <v:imagedata r:id="rId108" o:title=""/>
          </v:shape>
          <o:OLEObject Type="Embed" ProgID="Excel.Sheet.12" ShapeID="_x0000_i1030" DrawAspect="Icon" ObjectID="_1590053757" r:id="rId109"/>
        </w:object>
      </w:r>
    </w:p>
    <w:p w14:paraId="0DFFDCF7" w14:textId="77777777" w:rsidR="0061304F" w:rsidRDefault="0061304F" w:rsidP="00456384">
      <w:pPr>
        <w:rPr>
          <w:rFonts w:ascii="Calibri Light" w:hAnsi="Calibri Light" w:cs="Arial"/>
        </w:rPr>
      </w:pPr>
    </w:p>
    <w:p w14:paraId="2FB1F50C" w14:textId="250AF1CA" w:rsidR="004219FF" w:rsidRDefault="004219FF" w:rsidP="00B92DD0">
      <w:pPr>
        <w:pStyle w:val="Heading1"/>
        <w:numPr>
          <w:ilvl w:val="0"/>
          <w:numId w:val="0"/>
        </w:numPr>
        <w:ind w:left="432"/>
      </w:pPr>
      <w:bookmarkStart w:id="1686" w:name="_Toc509409318"/>
      <w:bookmarkStart w:id="1687" w:name="_Toc509475074"/>
      <w:bookmarkStart w:id="1688" w:name="_Toc509481794"/>
      <w:bookmarkStart w:id="1689" w:name="_Toc510117102"/>
      <w:bookmarkStart w:id="1690" w:name="_Toc504031698"/>
      <w:r>
        <w:lastRenderedPageBreak/>
        <w:t>7. Ticket</w:t>
      </w:r>
      <w:bookmarkEnd w:id="1686"/>
      <w:bookmarkEnd w:id="1687"/>
      <w:bookmarkEnd w:id="1688"/>
      <w:bookmarkEnd w:id="1689"/>
    </w:p>
    <w:p w14:paraId="3CFEDEA4" w14:textId="37613079" w:rsidR="004219FF" w:rsidRDefault="004219FF" w:rsidP="004219FF">
      <w:pPr>
        <w:rPr>
          <w:rFonts w:ascii="Calibri Light" w:hAnsi="Calibri Light" w:cs="Arial"/>
        </w:rPr>
      </w:pPr>
      <w:r>
        <w:rPr>
          <w:rFonts w:ascii="Calibri Light" w:hAnsi="Calibri Light" w:cs="Arial"/>
        </w:rPr>
        <w:t>Attached is the list of Tickets defined in this BPD.</w:t>
      </w:r>
    </w:p>
    <w:bookmarkStart w:id="1691" w:name="_MON_1583220965"/>
    <w:bookmarkEnd w:id="1691"/>
    <w:p w14:paraId="1AD2D390" w14:textId="18B01D4F" w:rsidR="004219FF" w:rsidRPr="004219FF" w:rsidRDefault="00D25F84" w:rsidP="004219FF">
      <w:r>
        <w:rPr>
          <w:rFonts w:ascii="Calibri Light" w:hAnsi="Calibri Light" w:cs="Arial"/>
        </w:rPr>
        <w:object w:dxaOrig="3000" w:dyaOrig="1960" w14:anchorId="6E18804C">
          <v:shape id="_x0000_i1031" type="#_x0000_t75" style="width:151.75pt;height:93.6pt" o:ole="">
            <v:imagedata r:id="rId110" o:title=""/>
          </v:shape>
          <o:OLEObject Type="Embed" ProgID="Excel.Sheet.12" ShapeID="_x0000_i1031" DrawAspect="Icon" ObjectID="_1590053758" r:id="rId111"/>
        </w:object>
      </w:r>
    </w:p>
    <w:p w14:paraId="7281172E" w14:textId="3EF5E2BD" w:rsidR="0061304F" w:rsidRDefault="00B1464B" w:rsidP="00B92DD0">
      <w:pPr>
        <w:pStyle w:val="Heading1"/>
        <w:numPr>
          <w:ilvl w:val="0"/>
          <w:numId w:val="0"/>
        </w:numPr>
        <w:ind w:left="432"/>
      </w:pPr>
      <w:bookmarkStart w:id="1692" w:name="_Toc509409319"/>
      <w:bookmarkStart w:id="1693" w:name="_Toc509475075"/>
      <w:bookmarkStart w:id="1694" w:name="_Toc509481795"/>
      <w:bookmarkStart w:id="1695" w:name="_Toc510117103"/>
      <w:r>
        <w:lastRenderedPageBreak/>
        <w:t>8</w:t>
      </w:r>
      <w:r w:rsidR="0061304F">
        <w:t>. Appendix</w:t>
      </w:r>
      <w:bookmarkEnd w:id="1690"/>
      <w:bookmarkEnd w:id="1692"/>
      <w:bookmarkEnd w:id="1693"/>
      <w:bookmarkEnd w:id="1694"/>
      <w:bookmarkEnd w:id="1695"/>
    </w:p>
    <w:p w14:paraId="5D6340F6" w14:textId="77777777" w:rsidR="0061304F" w:rsidRDefault="0061304F" w:rsidP="0061304F"/>
    <w:p w14:paraId="43C003F2" w14:textId="77777777" w:rsidR="0061304F" w:rsidRDefault="0061304F" w:rsidP="0061304F">
      <w:r>
        <w:t>Visio Template</w:t>
      </w:r>
    </w:p>
    <w:p w14:paraId="386427F1" w14:textId="65B0CE4D" w:rsidR="0061304F" w:rsidRDefault="0061304F" w:rsidP="0061304F"/>
    <w:p w14:paraId="2BCC9665" w14:textId="349D83F9" w:rsidR="0061304F" w:rsidRDefault="0061304F" w:rsidP="00456384">
      <w:pPr>
        <w:rPr>
          <w:rFonts w:ascii="Calibri Light" w:hAnsi="Calibri Light" w:cs="Arial"/>
        </w:rPr>
      </w:pPr>
    </w:p>
    <w:p w14:paraId="448414C7" w14:textId="20BE114A" w:rsidR="00525504" w:rsidRDefault="002B2AD0" w:rsidP="00456384">
      <w:pPr>
        <w:rPr>
          <w:rFonts w:ascii="Calibri Light" w:hAnsi="Calibri Light" w:cs="Arial"/>
        </w:rPr>
      </w:pPr>
      <w:ins w:id="1696" w:author="Tuan Yap" w:date="2018-05-13T06:27:00Z">
        <w:r>
          <w:rPr>
            <w:rFonts w:ascii="Calibri Light" w:hAnsi="Calibri Light" w:cs="Arial"/>
          </w:rPr>
          <w:object w:dxaOrig="1501" w:dyaOrig="980" w14:anchorId="36AA07B2">
            <v:shape id="_x0000_i1032" type="#_x0000_t75" style="width:74.75pt;height:48.75pt" o:ole="">
              <v:imagedata r:id="rId112" o:title=""/>
            </v:shape>
            <o:OLEObject Type="Embed" ProgID="Visio.Drawing.11" ShapeID="_x0000_i1032" DrawAspect="Icon" ObjectID="_1590053759" r:id="rId113"/>
          </w:object>
        </w:r>
      </w:ins>
    </w:p>
    <w:p w14:paraId="14F02792" w14:textId="77777777" w:rsidR="00F36552" w:rsidRDefault="00F36552" w:rsidP="00456384">
      <w:pPr>
        <w:rPr>
          <w:rFonts w:ascii="Calibri Light" w:hAnsi="Calibri Light" w:cs="Arial"/>
        </w:rPr>
      </w:pPr>
    </w:p>
    <w:p w14:paraId="5C2ABD1E" w14:textId="77777777" w:rsidR="00F36552" w:rsidRDefault="00F36552" w:rsidP="00456384">
      <w:pPr>
        <w:rPr>
          <w:rFonts w:ascii="Calibri Light" w:hAnsi="Calibri Light" w:cs="Arial"/>
        </w:rPr>
      </w:pPr>
      <w:r>
        <w:rPr>
          <w:rFonts w:ascii="Calibri Light" w:hAnsi="Calibri Light" w:cs="Arial"/>
        </w:rPr>
        <w:object w:dxaOrig="1501" w:dyaOrig="980" w14:anchorId="6EA600C3">
          <v:shape id="_x0000_i1033" type="#_x0000_t75" style="width:74.75pt;height:48.75pt" o:ole="">
            <v:imagedata r:id="rId114" o:title=""/>
          </v:shape>
          <o:OLEObject Type="Embed" ProgID="Visio.Drawing.11" ShapeID="_x0000_i1033" DrawAspect="Icon" ObjectID="_1590053760" r:id="rId115"/>
        </w:object>
      </w:r>
    </w:p>
    <w:p w14:paraId="71782303" w14:textId="77777777" w:rsidR="00F36552" w:rsidRDefault="00F36552" w:rsidP="00456384">
      <w:pPr>
        <w:rPr>
          <w:rFonts w:ascii="Calibri Light" w:hAnsi="Calibri Light" w:cs="Arial"/>
        </w:rPr>
      </w:pPr>
    </w:p>
    <w:p w14:paraId="28E412C4" w14:textId="77777777" w:rsidR="00F36552" w:rsidRDefault="00F36552" w:rsidP="00456384">
      <w:pPr>
        <w:rPr>
          <w:rFonts w:ascii="Calibri Light" w:hAnsi="Calibri Light" w:cs="Arial"/>
        </w:rPr>
      </w:pPr>
      <w:r>
        <w:rPr>
          <w:rFonts w:ascii="Calibri Light" w:hAnsi="Calibri Light" w:cs="Arial"/>
        </w:rPr>
        <w:object w:dxaOrig="1501" w:dyaOrig="980" w14:anchorId="50B0B99A">
          <v:shape id="_x0000_i1034" type="#_x0000_t75" style="width:74.75pt;height:48.75pt" o:ole="">
            <v:imagedata r:id="rId116" o:title=""/>
          </v:shape>
          <o:OLEObject Type="Embed" ProgID="Visio.Drawing.11" ShapeID="_x0000_i1034" DrawAspect="Icon" ObjectID="_1590053761" r:id="rId117"/>
        </w:object>
      </w:r>
    </w:p>
    <w:p w14:paraId="26CD1EF7" w14:textId="77777777" w:rsidR="00F36552" w:rsidRDefault="00F36552" w:rsidP="00456384">
      <w:pPr>
        <w:rPr>
          <w:rFonts w:ascii="Calibri Light" w:hAnsi="Calibri Light" w:cs="Arial"/>
        </w:rPr>
      </w:pPr>
    </w:p>
    <w:p w14:paraId="2629B14A" w14:textId="77777777" w:rsidR="00F36552" w:rsidRDefault="00F36552" w:rsidP="00456384">
      <w:pPr>
        <w:rPr>
          <w:rFonts w:ascii="Calibri Light" w:hAnsi="Calibri Light" w:cs="Arial"/>
        </w:rPr>
      </w:pPr>
      <w:r>
        <w:rPr>
          <w:rFonts w:ascii="Calibri Light" w:hAnsi="Calibri Light" w:cs="Arial"/>
        </w:rPr>
        <w:object w:dxaOrig="1501" w:dyaOrig="980" w14:anchorId="28832945">
          <v:shape id="_x0000_i1035" type="#_x0000_t75" style="width:74.75pt;height:48.75pt" o:ole="">
            <v:imagedata r:id="rId118" o:title=""/>
          </v:shape>
          <o:OLEObject Type="Embed" ProgID="Visio.Drawing.15" ShapeID="_x0000_i1035" DrawAspect="Icon" ObjectID="_1590053762" r:id="rId119"/>
        </w:object>
      </w:r>
    </w:p>
    <w:p w14:paraId="5A4BBECC" w14:textId="77777777" w:rsidR="007A31B0" w:rsidRDefault="007A31B0" w:rsidP="00456384">
      <w:pPr>
        <w:rPr>
          <w:rFonts w:ascii="Calibri Light" w:hAnsi="Calibri Light" w:cs="Arial"/>
        </w:rPr>
      </w:pPr>
    </w:p>
    <w:p w14:paraId="08E2EEB7" w14:textId="7A7D7AD3" w:rsidR="007A31B0" w:rsidRDefault="007A31B0" w:rsidP="00456384">
      <w:pPr>
        <w:rPr>
          <w:rFonts w:ascii="Calibri Light" w:hAnsi="Calibri Light" w:cs="Arial"/>
        </w:rPr>
      </w:pPr>
    </w:p>
    <w:p w14:paraId="480A4BC1" w14:textId="77777777" w:rsidR="007A31B0" w:rsidRDefault="007A31B0" w:rsidP="00456384">
      <w:pPr>
        <w:rPr>
          <w:rFonts w:ascii="Calibri Light" w:hAnsi="Calibri Light" w:cs="Arial"/>
        </w:rPr>
      </w:pPr>
    </w:p>
    <w:p w14:paraId="5D7D665D" w14:textId="3ADDDEF3" w:rsidR="007A31B0" w:rsidRDefault="007A31B0" w:rsidP="00456384">
      <w:pPr>
        <w:rPr>
          <w:rFonts w:ascii="Calibri Light" w:hAnsi="Calibri Light" w:cs="Arial"/>
        </w:rPr>
      </w:pPr>
    </w:p>
    <w:p w14:paraId="02C11B05" w14:textId="77777777" w:rsidR="007A31B0" w:rsidRDefault="007A31B0" w:rsidP="00456384">
      <w:pPr>
        <w:rPr>
          <w:rFonts w:ascii="Calibri Light" w:hAnsi="Calibri Light" w:cs="Arial"/>
        </w:rPr>
      </w:pPr>
    </w:p>
    <w:p w14:paraId="7B65D581" w14:textId="6DD60BB4" w:rsidR="007A31B0" w:rsidRDefault="007A31B0" w:rsidP="00456384">
      <w:pPr>
        <w:rPr>
          <w:rFonts w:ascii="Calibri Light" w:hAnsi="Calibri Light" w:cs="Arial"/>
        </w:rPr>
      </w:pPr>
    </w:p>
    <w:p w14:paraId="2D88ED47" w14:textId="6CBED223" w:rsidR="001F27DA" w:rsidRDefault="001F27DA" w:rsidP="00456384">
      <w:pPr>
        <w:rPr>
          <w:rFonts w:ascii="Calibri Light" w:hAnsi="Calibri Light" w:cs="Arial"/>
        </w:rPr>
      </w:pPr>
    </w:p>
    <w:p w14:paraId="5AE2832B" w14:textId="523E2FAD" w:rsidR="001F27DA" w:rsidRDefault="001F27DA" w:rsidP="00456384">
      <w:pPr>
        <w:rPr>
          <w:rFonts w:ascii="Calibri Light" w:hAnsi="Calibri Light" w:cs="Arial"/>
        </w:rPr>
      </w:pPr>
    </w:p>
    <w:p w14:paraId="27C382A5" w14:textId="77777777" w:rsidR="00976536" w:rsidRDefault="00976536" w:rsidP="00456384">
      <w:pPr>
        <w:rPr>
          <w:rFonts w:ascii="Calibri Light" w:hAnsi="Calibri Light" w:cs="Arial"/>
        </w:rPr>
      </w:pPr>
    </w:p>
    <w:p w14:paraId="1277B8F4" w14:textId="3D9E8BEC" w:rsidR="00976536" w:rsidRDefault="00976536" w:rsidP="00456384">
      <w:pPr>
        <w:rPr>
          <w:rFonts w:ascii="Calibri Light" w:hAnsi="Calibri Light" w:cs="Arial"/>
        </w:rPr>
      </w:pPr>
    </w:p>
    <w:p w14:paraId="7892C94C" w14:textId="77777777" w:rsidR="00976536" w:rsidRDefault="00976536" w:rsidP="00456384">
      <w:pPr>
        <w:rPr>
          <w:rFonts w:ascii="Calibri Light" w:hAnsi="Calibri Light" w:cs="Arial"/>
        </w:rPr>
      </w:pPr>
    </w:p>
    <w:p w14:paraId="32416823" w14:textId="0B9154D1" w:rsidR="00976536" w:rsidRDefault="00976536" w:rsidP="00456384">
      <w:pPr>
        <w:rPr>
          <w:rFonts w:ascii="Calibri Light" w:hAnsi="Calibri Light" w:cs="Arial"/>
        </w:rPr>
      </w:pPr>
    </w:p>
    <w:p w14:paraId="784D6EE9" w14:textId="77777777" w:rsidR="00976536" w:rsidRDefault="00976536" w:rsidP="00456384">
      <w:pPr>
        <w:rPr>
          <w:rFonts w:ascii="Calibri Light" w:hAnsi="Calibri Light" w:cs="Arial"/>
        </w:rPr>
      </w:pPr>
    </w:p>
    <w:p w14:paraId="4DA4C99E" w14:textId="62A71A48" w:rsidR="00976536" w:rsidRDefault="00976536" w:rsidP="00456384">
      <w:pPr>
        <w:rPr>
          <w:rFonts w:ascii="Calibri Light" w:hAnsi="Calibri Light" w:cs="Arial"/>
        </w:rPr>
      </w:pPr>
    </w:p>
    <w:p w14:paraId="06FFD7A5" w14:textId="77777777" w:rsidR="00525504" w:rsidRDefault="00525504" w:rsidP="00456384">
      <w:pPr>
        <w:rPr>
          <w:rFonts w:ascii="Calibri Light" w:hAnsi="Calibri Light" w:cs="Arial"/>
        </w:rPr>
      </w:pPr>
    </w:p>
    <w:p w14:paraId="2000789C" w14:textId="3F61D02B" w:rsidR="00525504" w:rsidRDefault="00525504" w:rsidP="00456384">
      <w:pPr>
        <w:rPr>
          <w:rFonts w:ascii="Calibri Light" w:hAnsi="Calibri Light" w:cs="Arial"/>
        </w:rPr>
      </w:pPr>
    </w:p>
    <w:p w14:paraId="55C260F4" w14:textId="77777777" w:rsidR="00525504" w:rsidRDefault="00525504" w:rsidP="00456384">
      <w:pPr>
        <w:rPr>
          <w:rFonts w:ascii="Calibri Light" w:hAnsi="Calibri Light" w:cs="Arial"/>
        </w:rPr>
      </w:pPr>
    </w:p>
    <w:p w14:paraId="1D0E62E9" w14:textId="267BDB9D" w:rsidR="00525504" w:rsidRDefault="00525504" w:rsidP="00456384">
      <w:pPr>
        <w:rPr>
          <w:rFonts w:ascii="Calibri Light" w:hAnsi="Calibri Light" w:cs="Arial"/>
        </w:rPr>
      </w:pPr>
    </w:p>
    <w:p w14:paraId="1979AECF" w14:textId="77777777" w:rsidR="00525504" w:rsidRDefault="00525504" w:rsidP="00456384">
      <w:pPr>
        <w:rPr>
          <w:rFonts w:ascii="Calibri Light" w:hAnsi="Calibri Light" w:cs="Arial"/>
        </w:rPr>
      </w:pPr>
    </w:p>
    <w:p w14:paraId="6C33EA1A" w14:textId="78A4CF47" w:rsidR="00525504" w:rsidRPr="006B24F0" w:rsidRDefault="00525504" w:rsidP="00456384">
      <w:pPr>
        <w:rPr>
          <w:rFonts w:ascii="Calibri Light" w:hAnsi="Calibri Light" w:cs="Arial"/>
        </w:rPr>
      </w:pPr>
    </w:p>
    <w:sectPr w:rsidR="00525504" w:rsidRPr="006B24F0" w:rsidSect="006F41F2">
      <w:headerReference w:type="default" r:id="rId120"/>
      <w:footerReference w:type="default" r:id="rId121"/>
      <w:headerReference w:type="first" r:id="rId122"/>
      <w:type w:val="continuous"/>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26" w:author="Tuan Yap" w:date="2018-05-08T11:13:00Z" w:initials="TY">
    <w:p w14:paraId="5DBF5068" w14:textId="39AE209A" w:rsidR="00863F0B" w:rsidRDefault="00863F0B">
      <w:pPr>
        <w:pStyle w:val="CommentText"/>
      </w:pPr>
      <w:r>
        <w:rPr>
          <w:rStyle w:val="CommentReference"/>
        </w:rPr>
        <w:annotationRef/>
      </w:r>
      <w:r>
        <w:t>Updated</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DBF506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9214326" w14:textId="77777777" w:rsidR="00AD355F" w:rsidRDefault="00AD355F">
      <w:r>
        <w:separator/>
      </w:r>
    </w:p>
  </w:endnote>
  <w:endnote w:type="continuationSeparator" w:id="0">
    <w:p w14:paraId="3CBBD034" w14:textId="77777777" w:rsidR="00AD355F" w:rsidRDefault="00AD355F">
      <w:r>
        <w:continuationSeparator/>
      </w:r>
    </w:p>
  </w:endnote>
  <w:endnote w:type="continuationNotice" w:id="1">
    <w:p w14:paraId="07DED471" w14:textId="77777777" w:rsidR="00AD355F" w:rsidRDefault="00AD35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65DEA8" w14:textId="6D19C9E7" w:rsidR="00863F0B" w:rsidRPr="00E76680" w:rsidRDefault="00863F0B" w:rsidP="0033718C">
    <w:pPr>
      <w:pStyle w:val="Footer"/>
      <w:tabs>
        <w:tab w:val="clear" w:pos="8640"/>
        <w:tab w:val="right" w:pos="9214"/>
      </w:tabs>
      <w:jc w:val="right"/>
      <w:rPr>
        <w:rStyle w:val="PageNumber"/>
        <w:rFonts w:ascii="Calibri Light" w:hAnsi="Calibri Light"/>
      </w:rPr>
    </w:pPr>
    <w:r>
      <w:rPr>
        <w:noProof/>
      </w:rPr>
      <mc:AlternateContent>
        <mc:Choice Requires="wps">
          <w:drawing>
            <wp:anchor distT="0" distB="0" distL="114300" distR="114300" simplePos="0" relativeHeight="251658240" behindDoc="0" locked="0" layoutInCell="1" allowOverlap="1" wp14:anchorId="172AB880" wp14:editId="5CF4CEE1">
              <wp:simplePos x="0" y="0"/>
              <wp:positionH relativeFrom="column">
                <wp:posOffset>-6985</wp:posOffset>
              </wp:positionH>
              <wp:positionV relativeFrom="paragraph">
                <wp:posOffset>-116205</wp:posOffset>
              </wp:positionV>
              <wp:extent cx="5841365" cy="13335"/>
              <wp:effectExtent l="12065" t="7620" r="13970" b="762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41365" cy="133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18FC5F7" id="_x0000_t32" coordsize="21600,21600" o:spt="32" o:oned="t" path="m,l21600,21600e" filled="f">
              <v:path arrowok="t" fillok="f" o:connecttype="none"/>
              <o:lock v:ext="edit" shapetype="t"/>
            </v:shapetype>
            <v:shape id="AutoShape 2" o:spid="_x0000_s1026" type="#_x0000_t32" style="position:absolute;margin-left:-.55pt;margin-top:-9.15pt;width:459.95pt;height:1.0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"/>
          </w:pict>
        </mc:Fallback>
      </mc:AlternateContent>
    </w:r>
    <w:r w:rsidRPr="00E86253">
      <w:tab/>
    </w:r>
    <w:r w:rsidRPr="00E86253">
      <w:tab/>
    </w:r>
    <w:r w:rsidRPr="00E76680">
      <w:rPr>
        <w:rFonts w:ascii="Calibri Light" w:hAnsi="Calibri Light"/>
      </w:rPr>
      <w:t xml:space="preserve">                        Page </w:t>
    </w:r>
    <w:r w:rsidRPr="5C9EE791">
      <w:rPr>
        <w:rStyle w:val="PageNumber"/>
        <w:rFonts w:ascii="Calibri Light" w:hAnsi="Calibri Light"/>
        <w:noProof/>
      </w:rPr>
      <w:fldChar w:fldCharType="begin"/>
    </w:r>
    <w:r w:rsidRPr="00E76680">
      <w:rPr>
        <w:rStyle w:val="PageNumber"/>
        <w:rFonts w:ascii="Calibri Light" w:hAnsi="Calibri Light"/>
      </w:rPr>
      <w:instrText xml:space="preserve"> PAGE </w:instrText>
    </w:r>
    <w:r w:rsidRPr="5C9EE791">
      <w:rPr>
        <w:rStyle w:val="PageNumber"/>
        <w:rFonts w:ascii="Calibri Light" w:hAnsi="Calibri Light"/>
      </w:rPr>
      <w:fldChar w:fldCharType="separate"/>
    </w:r>
    <w:r w:rsidR="009B3A8A">
      <w:rPr>
        <w:rStyle w:val="PageNumber"/>
        <w:rFonts w:ascii="Calibri Light" w:hAnsi="Calibri Light"/>
        <w:noProof/>
      </w:rPr>
      <w:t>86</w:t>
    </w:r>
    <w:r w:rsidRPr="5C9EE791">
      <w:rPr>
        <w:rStyle w:val="PageNumber"/>
        <w:rFonts w:ascii="Calibri Light" w:hAnsi="Calibri Light"/>
        <w:noProof/>
      </w:rPr>
      <w:fldChar w:fldCharType="end"/>
    </w:r>
    <w:r w:rsidRPr="00E76680">
      <w:rPr>
        <w:rStyle w:val="PageNumber"/>
        <w:rFonts w:ascii="Calibri Light" w:hAnsi="Calibri Light"/>
      </w:rPr>
      <w:t xml:space="preserve"> of </w:t>
    </w:r>
    <w:r w:rsidRPr="5C9EE791">
      <w:rPr>
        <w:rStyle w:val="PageNumber"/>
        <w:rFonts w:ascii="Calibri Light" w:hAnsi="Calibri Light"/>
        <w:noProof/>
      </w:rPr>
      <w:fldChar w:fldCharType="begin"/>
    </w:r>
    <w:r w:rsidRPr="00E76680">
      <w:rPr>
        <w:rStyle w:val="PageNumber"/>
        <w:rFonts w:ascii="Calibri Light" w:hAnsi="Calibri Light"/>
      </w:rPr>
      <w:instrText xml:space="preserve"> NUMPAGES </w:instrText>
    </w:r>
    <w:r w:rsidRPr="5C9EE791">
      <w:rPr>
        <w:rStyle w:val="PageNumber"/>
        <w:rFonts w:ascii="Calibri Light" w:hAnsi="Calibri Light"/>
      </w:rPr>
      <w:fldChar w:fldCharType="separate"/>
    </w:r>
    <w:r w:rsidR="009B3A8A">
      <w:rPr>
        <w:rStyle w:val="PageNumber"/>
        <w:rFonts w:ascii="Calibri Light" w:hAnsi="Calibri Light"/>
        <w:noProof/>
      </w:rPr>
      <w:t>87</w:t>
    </w:r>
    <w:r w:rsidRPr="5C9EE791">
      <w:rPr>
        <w:rStyle w:val="PageNumber"/>
        <w:rFonts w:ascii="Calibri Light" w:hAnsi="Calibri Light"/>
        <w:noProof/>
      </w:rPr>
      <w:fldChar w:fldCharType="end"/>
    </w:r>
    <w:r w:rsidRPr="00E76680">
      <w:rPr>
        <w:rStyle w:val="PageNumber"/>
        <w:rFonts w:ascii="Calibri Light" w:hAnsi="Calibri Light"/>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E26CF7E" w14:textId="77777777" w:rsidR="00AD355F" w:rsidRDefault="00AD355F">
      <w:r>
        <w:separator/>
      </w:r>
    </w:p>
  </w:footnote>
  <w:footnote w:type="continuationSeparator" w:id="0">
    <w:p w14:paraId="7D1B0CD6" w14:textId="77777777" w:rsidR="00AD355F" w:rsidRDefault="00AD355F">
      <w:r>
        <w:continuationSeparator/>
      </w:r>
    </w:p>
  </w:footnote>
  <w:footnote w:type="continuationNotice" w:id="1">
    <w:p w14:paraId="51488D6C" w14:textId="77777777" w:rsidR="00AD355F" w:rsidRDefault="00AD355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900" w:type="dxa"/>
      <w:tblInd w:w="-95"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6480"/>
      <w:gridCol w:w="1710"/>
    </w:tblGrid>
    <w:tr w:rsidR="00863F0B" w14:paraId="4AE2147F" w14:textId="77777777" w:rsidTr="5C9EE791">
      <w:tc>
        <w:tcPr>
          <w:tcW w:w="1710" w:type="dxa"/>
        </w:tcPr>
        <w:p w14:paraId="26E6FF7B" w14:textId="77777777" w:rsidR="00863F0B" w:rsidRDefault="00863F0B" w:rsidP="0049033B">
          <w:pPr>
            <w:pStyle w:val="Footer"/>
            <w:ind w:right="-108"/>
          </w:pPr>
          <w:r w:rsidRPr="00560135">
            <w:rPr>
              <w:noProof/>
            </w:rPr>
            <w:drawing>
              <wp:inline distT="0" distB="0" distL="0" distR="0" wp14:anchorId="48D2CDA0" wp14:editId="5A275461">
                <wp:extent cx="878171" cy="241300"/>
                <wp:effectExtent l="0" t="0" r="0" b="635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
                        <a:stretch>
                          <a:fillRect/>
                        </a:stretch>
                      </pic:blipFill>
                      <pic:spPr>
                        <a:xfrm>
                          <a:off x="0" y="0"/>
                          <a:ext cx="909667" cy="249954"/>
                        </a:xfrm>
                        <a:prstGeom prst="rect">
                          <a:avLst/>
                        </a:prstGeom>
                      </pic:spPr>
                    </pic:pic>
                  </a:graphicData>
                </a:graphic>
              </wp:inline>
            </w:drawing>
          </w:r>
        </w:p>
      </w:tc>
      <w:tc>
        <w:tcPr>
          <w:tcW w:w="6480" w:type="dxa"/>
        </w:tcPr>
        <w:p w14:paraId="06E3C7C9" w14:textId="06C199EE" w:rsidR="00863F0B" w:rsidRPr="00777E49" w:rsidRDefault="00863F0B" w:rsidP="0007759E">
          <w:pPr>
            <w:pStyle w:val="Footer"/>
            <w:ind w:right="-108"/>
            <w:jc w:val="center"/>
            <w:rPr>
              <w:rFonts w:ascii="Calibri Light" w:hAnsi="Calibri Light"/>
            </w:rPr>
          </w:pPr>
          <w:r>
            <w:rPr>
              <w:rFonts w:ascii="Calibri Light" w:hAnsi="Calibri Light"/>
            </w:rPr>
            <w:t>Handle Customer Move-In/Out - Contract End</w:t>
          </w:r>
        </w:p>
      </w:tc>
      <w:tc>
        <w:tcPr>
          <w:tcW w:w="1710" w:type="dxa"/>
        </w:tcPr>
        <w:p w14:paraId="6B74230A" w14:textId="77777777" w:rsidR="00863F0B" w:rsidRPr="00B92D02" w:rsidRDefault="00863F0B" w:rsidP="006F41F2">
          <w:pPr>
            <w:pStyle w:val="Footer"/>
            <w:ind w:right="-108"/>
            <w:jc w:val="right"/>
            <w:rPr>
              <w:sz w:val="8"/>
            </w:rPr>
          </w:pPr>
        </w:p>
        <w:p w14:paraId="6171193D" w14:textId="77777777" w:rsidR="00863F0B" w:rsidRDefault="00863F0B" w:rsidP="006F41F2">
          <w:pPr>
            <w:pStyle w:val="Footer"/>
            <w:ind w:right="-108"/>
            <w:jc w:val="right"/>
          </w:pPr>
          <w:r w:rsidRPr="00456384">
            <w:rPr>
              <w:noProof/>
            </w:rPr>
            <w:drawing>
              <wp:inline distT="0" distB="0" distL="0" distR="0" wp14:anchorId="31DD049A" wp14:editId="070648FD">
                <wp:extent cx="850392" cy="137160"/>
                <wp:effectExtent l="0" t="0" r="6985" b="0"/>
                <wp:docPr id="50185" name="Picture 7" descr="HCL Logo">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xmlns:a14="http://schemas.microsoft.com/office/drawing/2010/main" xmlns:pic="http://schemas.openxmlformats.org/drawingml/2006/picture" id="{1AE1F78A-8CE5-43CE-AC51-F1D174110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HCL Logo">
                          <a:extLst>
                            <a:ext uri="{FF2B5EF4-FFF2-40B4-BE49-F238E27FC236}">
                              <a16:creationId xmlns:a16="http://schemas.microsoft.com/office/drawing/2014/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xmlns:a14="http://schemas.microsoft.com/office/drawing/2010/main" id="{1AE1F78A-8CE5-43CE-AC51-F1D174110E48}"/>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t="25212" b="28896"/>
                        <a:stretch>
                          <a:fillRect/>
                        </a:stretch>
                      </pic:blipFill>
                      <pic:spPr bwMode="auto">
                        <a:xfrm>
                          <a:off x="0" y="0"/>
                          <a:ext cx="850392" cy="137160"/>
                        </a:xfrm>
                        <a:prstGeom prst="rect">
                          <a:avLst/>
                        </a:prstGeom>
                        <a:noFill/>
                        <a:ln>
                          <a:noFill/>
                        </a:ln>
                        <a:extLst/>
                      </pic:spPr>
                    </pic:pic>
                  </a:graphicData>
                </a:graphic>
              </wp:inline>
            </w:drawing>
          </w:r>
        </w:p>
      </w:tc>
    </w:tr>
  </w:tbl>
  <w:p w14:paraId="5E393615" w14:textId="77777777" w:rsidR="00863F0B" w:rsidRPr="00F20358" w:rsidRDefault="00863F0B" w:rsidP="00B92D02">
    <w:pPr>
      <w:pStyle w:val="Header"/>
      <w:tabs>
        <w:tab w:val="right" w:pos="954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98C622" w14:textId="77777777" w:rsidR="00863F0B" w:rsidRDefault="00863F0B" w:rsidP="00F20358">
    <w:pPr>
      <w:pStyle w:val="Footer"/>
      <w:ind w:right="-108"/>
    </w:pPr>
    <w:r w:rsidRPr="00006038">
      <w:t xml:space="preserve"> </w:t>
    </w:r>
  </w:p>
  <w:tbl>
    <w:tblPr>
      <w:tblStyle w:val="TableGrid"/>
      <w:tblW w:w="9900" w:type="dxa"/>
      <w:tblInd w:w="-95"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3640"/>
      <w:gridCol w:w="2894"/>
    </w:tblGrid>
    <w:tr w:rsidR="00863F0B" w14:paraId="6FAFECB2" w14:textId="77777777" w:rsidTr="00B92D02">
      <w:tc>
        <w:tcPr>
          <w:tcW w:w="2070" w:type="dxa"/>
        </w:tcPr>
        <w:p w14:paraId="27F5E656" w14:textId="77777777" w:rsidR="00863F0B" w:rsidRDefault="00863F0B" w:rsidP="00B92D02">
          <w:pPr>
            <w:pStyle w:val="Footer"/>
            <w:ind w:right="-108"/>
          </w:pPr>
          <w:r w:rsidRPr="00560135">
            <w:rPr>
              <w:noProof/>
            </w:rPr>
            <w:drawing>
              <wp:inline distT="0" distB="0" distL="0" distR="0" wp14:anchorId="36B17969" wp14:editId="518B8BA8">
                <wp:extent cx="1993392" cy="548640"/>
                <wp:effectExtent l="0" t="0" r="6985" b="3810"/>
                <wp:docPr id="501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
                        <a:stretch>
                          <a:fillRect/>
                        </a:stretch>
                      </pic:blipFill>
                      <pic:spPr>
                        <a:xfrm>
                          <a:off x="0" y="0"/>
                          <a:ext cx="1993392" cy="548640"/>
                        </a:xfrm>
                        <a:prstGeom prst="rect">
                          <a:avLst/>
                        </a:prstGeom>
                      </pic:spPr>
                    </pic:pic>
                  </a:graphicData>
                </a:graphic>
              </wp:inline>
            </w:drawing>
          </w:r>
        </w:p>
      </w:tc>
      <w:tc>
        <w:tcPr>
          <w:tcW w:w="5760" w:type="dxa"/>
        </w:tcPr>
        <w:p w14:paraId="1F923EDF" w14:textId="77777777" w:rsidR="00863F0B" w:rsidRDefault="00863F0B" w:rsidP="00B92D02">
          <w:pPr>
            <w:pStyle w:val="Footer"/>
            <w:ind w:right="-108"/>
            <w:jc w:val="center"/>
          </w:pPr>
        </w:p>
      </w:tc>
      <w:tc>
        <w:tcPr>
          <w:tcW w:w="2070" w:type="dxa"/>
        </w:tcPr>
        <w:p w14:paraId="4882AB61" w14:textId="77777777" w:rsidR="00863F0B" w:rsidRPr="00B92D02" w:rsidRDefault="00863F0B" w:rsidP="00B92D02">
          <w:pPr>
            <w:pStyle w:val="Footer"/>
            <w:ind w:right="-108"/>
            <w:jc w:val="right"/>
            <w:rPr>
              <w:sz w:val="8"/>
            </w:rPr>
          </w:pPr>
        </w:p>
        <w:p w14:paraId="57F5952F" w14:textId="77777777" w:rsidR="00863F0B" w:rsidRDefault="00863F0B" w:rsidP="00B92D02">
          <w:pPr>
            <w:pStyle w:val="Footer"/>
            <w:ind w:right="-108"/>
            <w:jc w:val="right"/>
            <w:rPr>
              <w:sz w:val="32"/>
            </w:rPr>
          </w:pPr>
          <w:r w:rsidRPr="00456384">
            <w:rPr>
              <w:noProof/>
            </w:rPr>
            <w:drawing>
              <wp:inline distT="0" distB="0" distL="0" distR="0" wp14:anchorId="7179960D" wp14:editId="607E71BF">
                <wp:extent cx="1700784" cy="274320"/>
                <wp:effectExtent l="0" t="0" r="0" b="0"/>
                <wp:docPr id="50187" name="Picture 7" descr="HCL Logo">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xmlns:a14="http://schemas.microsoft.com/office/drawing/2010/main" xmlns:pic="http://schemas.openxmlformats.org/drawingml/2006/picture" id="{1AE1F78A-8CE5-43CE-AC51-F1D174110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HCL Logo">
                          <a:extLst>
                            <a:ext uri="{FF2B5EF4-FFF2-40B4-BE49-F238E27FC236}">
                              <a16:creationId xmlns:a16="http://schemas.microsoft.com/office/drawing/2014/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xmlns:a14="http://schemas.microsoft.com/office/drawing/2010/main" id="{1AE1F78A-8CE5-43CE-AC51-F1D174110E48}"/>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t="25212" b="28896"/>
                        <a:stretch>
                          <a:fillRect/>
                        </a:stretch>
                      </pic:blipFill>
                      <pic:spPr bwMode="auto">
                        <a:xfrm>
                          <a:off x="0" y="0"/>
                          <a:ext cx="1700784" cy="274320"/>
                        </a:xfrm>
                        <a:prstGeom prst="rect">
                          <a:avLst/>
                        </a:prstGeom>
                        <a:noFill/>
                        <a:ln>
                          <a:noFill/>
                        </a:ln>
                        <a:extLst/>
                      </pic:spPr>
                    </pic:pic>
                  </a:graphicData>
                </a:graphic>
              </wp:inline>
            </w:drawing>
          </w:r>
        </w:p>
        <w:p w14:paraId="036909F7" w14:textId="77777777" w:rsidR="00863F0B" w:rsidRDefault="00863F0B" w:rsidP="00B92D02">
          <w:pPr>
            <w:pStyle w:val="Footer"/>
            <w:ind w:right="-108"/>
            <w:jc w:val="right"/>
          </w:pPr>
        </w:p>
      </w:tc>
    </w:tr>
  </w:tbl>
  <w:p w14:paraId="4B1849B2" w14:textId="77777777" w:rsidR="00863F0B" w:rsidRDefault="00863F0B" w:rsidP="00B92D02">
    <w:pPr>
      <w:pStyle w:val="Header"/>
      <w:tabs>
        <w:tab w:val="right" w:pos="954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402EC1"/>
    <w:multiLevelType w:val="hybridMultilevel"/>
    <w:tmpl w:val="F6281FAA"/>
    <w:lvl w:ilvl="0" w:tplc="6B5C44E2">
      <w:start w:val="5"/>
      <w:numFmt w:val="bullet"/>
      <w:lvlText w:val="-"/>
      <w:lvlJc w:val="left"/>
      <w:pPr>
        <w:ind w:left="1080" w:hanging="360"/>
      </w:pPr>
      <w:rPr>
        <w:rFonts w:ascii="Calibri Light" w:eastAsia="MS Mincho" w:hAnsi="Calibri Ligh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5E58A3"/>
    <w:multiLevelType w:val="multilevel"/>
    <w:tmpl w:val="38CA10B6"/>
    <w:lvl w:ilvl="0">
      <w:start w:val="1"/>
      <w:numFmt w:val="bullet"/>
      <w:pStyle w:val="Heading3TextBulleted"/>
      <w:lvlText w:val=""/>
      <w:lvlJc w:val="left"/>
      <w:pPr>
        <w:tabs>
          <w:tab w:val="num" w:pos="2347"/>
        </w:tabs>
        <w:ind w:left="2347" w:hanging="360"/>
      </w:pPr>
      <w:rPr>
        <w:rFonts w:ascii="Symbol" w:hAnsi="Symbol" w:hint="default"/>
      </w:rPr>
    </w:lvl>
    <w:lvl w:ilvl="1">
      <w:start w:val="1"/>
      <w:numFmt w:val="lowerLetter"/>
      <w:lvlText w:val="%2."/>
      <w:lvlJc w:val="left"/>
      <w:pPr>
        <w:tabs>
          <w:tab w:val="num" w:pos="3067"/>
        </w:tabs>
        <w:ind w:left="3067" w:hanging="360"/>
      </w:pPr>
    </w:lvl>
    <w:lvl w:ilvl="2">
      <w:start w:val="1"/>
      <w:numFmt w:val="lowerRoman"/>
      <w:lvlText w:val="%3."/>
      <w:lvlJc w:val="right"/>
      <w:pPr>
        <w:tabs>
          <w:tab w:val="num" w:pos="3787"/>
        </w:tabs>
        <w:ind w:left="3787" w:hanging="180"/>
      </w:pPr>
    </w:lvl>
    <w:lvl w:ilvl="3">
      <w:start w:val="1"/>
      <w:numFmt w:val="decimal"/>
      <w:lvlText w:val="%4."/>
      <w:lvlJc w:val="left"/>
      <w:pPr>
        <w:tabs>
          <w:tab w:val="num" w:pos="4507"/>
        </w:tabs>
        <w:ind w:left="4507" w:hanging="360"/>
      </w:pPr>
    </w:lvl>
    <w:lvl w:ilvl="4">
      <w:start w:val="1"/>
      <w:numFmt w:val="lowerLetter"/>
      <w:lvlText w:val="%5."/>
      <w:lvlJc w:val="left"/>
      <w:pPr>
        <w:tabs>
          <w:tab w:val="num" w:pos="5227"/>
        </w:tabs>
        <w:ind w:left="5227" w:hanging="360"/>
      </w:pPr>
    </w:lvl>
    <w:lvl w:ilvl="5">
      <w:start w:val="1"/>
      <w:numFmt w:val="lowerRoman"/>
      <w:lvlText w:val="%6."/>
      <w:lvlJc w:val="right"/>
      <w:pPr>
        <w:tabs>
          <w:tab w:val="num" w:pos="5947"/>
        </w:tabs>
        <w:ind w:left="5947" w:hanging="180"/>
      </w:pPr>
    </w:lvl>
    <w:lvl w:ilvl="6">
      <w:start w:val="1"/>
      <w:numFmt w:val="decimal"/>
      <w:lvlText w:val="%7."/>
      <w:lvlJc w:val="left"/>
      <w:pPr>
        <w:tabs>
          <w:tab w:val="num" w:pos="6667"/>
        </w:tabs>
        <w:ind w:left="6667" w:hanging="360"/>
      </w:pPr>
    </w:lvl>
    <w:lvl w:ilvl="7">
      <w:start w:val="1"/>
      <w:numFmt w:val="lowerLetter"/>
      <w:lvlText w:val="%8."/>
      <w:lvlJc w:val="left"/>
      <w:pPr>
        <w:tabs>
          <w:tab w:val="num" w:pos="7387"/>
        </w:tabs>
        <w:ind w:left="7387" w:hanging="360"/>
      </w:pPr>
    </w:lvl>
    <w:lvl w:ilvl="8">
      <w:start w:val="1"/>
      <w:numFmt w:val="lowerRoman"/>
      <w:lvlText w:val="%9."/>
      <w:lvlJc w:val="right"/>
      <w:pPr>
        <w:tabs>
          <w:tab w:val="num" w:pos="8107"/>
        </w:tabs>
        <w:ind w:left="8107" w:hanging="180"/>
      </w:pPr>
    </w:lvl>
  </w:abstractNum>
  <w:abstractNum w:abstractNumId="2" w15:restartNumberingAfterBreak="0">
    <w:nsid w:val="0779641B"/>
    <w:multiLevelType w:val="hybridMultilevel"/>
    <w:tmpl w:val="51524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4E139F"/>
    <w:multiLevelType w:val="hybridMultilevel"/>
    <w:tmpl w:val="DDAE21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E71545"/>
    <w:multiLevelType w:val="hybridMultilevel"/>
    <w:tmpl w:val="7AAED6D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B613622"/>
    <w:multiLevelType w:val="hybridMultilevel"/>
    <w:tmpl w:val="73305EE4"/>
    <w:lvl w:ilvl="0" w:tplc="AC2EEA6A">
      <w:start w:val="1"/>
      <w:numFmt w:val="bullet"/>
      <w:pStyle w:val="ListBullet2"/>
      <w:lvlText w:val=""/>
      <w:lvlJc w:val="left"/>
      <w:pPr>
        <w:ind w:left="360" w:hanging="360"/>
      </w:pPr>
      <w:rPr>
        <w:rFonts w:ascii="Symbol" w:hAnsi="Symbol" w:hint="default"/>
      </w:rPr>
    </w:lvl>
    <w:lvl w:ilvl="1" w:tplc="6922A098">
      <w:start w:val="1"/>
      <w:numFmt w:val="bullet"/>
      <w:lvlText w:val="o"/>
      <w:lvlJc w:val="left"/>
      <w:pPr>
        <w:ind w:left="1080" w:hanging="360"/>
      </w:pPr>
      <w:rPr>
        <w:rFonts w:ascii="Courier New" w:hAnsi="Courier New" w:cs="Courier New" w:hint="default"/>
      </w:rPr>
    </w:lvl>
    <w:lvl w:ilvl="2" w:tplc="08070005">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6" w15:restartNumberingAfterBreak="0">
    <w:nsid w:val="0D0D5612"/>
    <w:multiLevelType w:val="hybridMultilevel"/>
    <w:tmpl w:val="583C75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0245EAE"/>
    <w:multiLevelType w:val="hybridMultilevel"/>
    <w:tmpl w:val="B48E1F5E"/>
    <w:lvl w:ilvl="0" w:tplc="1ABAB71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1E83648"/>
    <w:multiLevelType w:val="hybridMultilevel"/>
    <w:tmpl w:val="501A646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F83891"/>
    <w:multiLevelType w:val="hybridMultilevel"/>
    <w:tmpl w:val="6C8EE51A"/>
    <w:lvl w:ilvl="0" w:tplc="98963172">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67C44FA"/>
    <w:multiLevelType w:val="hybridMultilevel"/>
    <w:tmpl w:val="D6029A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B245834"/>
    <w:multiLevelType w:val="hybridMultilevel"/>
    <w:tmpl w:val="1D968A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EB40DF2"/>
    <w:multiLevelType w:val="hybridMultilevel"/>
    <w:tmpl w:val="496405B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AFB20E4"/>
    <w:multiLevelType w:val="hybridMultilevel"/>
    <w:tmpl w:val="015A295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2B410B25"/>
    <w:multiLevelType w:val="hybridMultilevel"/>
    <w:tmpl w:val="C76CED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1A396A"/>
    <w:multiLevelType w:val="hybridMultilevel"/>
    <w:tmpl w:val="93883E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F97652C"/>
    <w:multiLevelType w:val="hybridMultilevel"/>
    <w:tmpl w:val="D2CC722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5220732"/>
    <w:multiLevelType w:val="hybridMultilevel"/>
    <w:tmpl w:val="86141070"/>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E24B66"/>
    <w:multiLevelType w:val="hybridMultilevel"/>
    <w:tmpl w:val="9BDCB0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1422DF"/>
    <w:multiLevelType w:val="hybridMultilevel"/>
    <w:tmpl w:val="2BA4A2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87603A"/>
    <w:multiLevelType w:val="multilevel"/>
    <w:tmpl w:val="C6E61690"/>
    <w:lvl w:ilvl="0">
      <w:start w:val="1"/>
      <w:numFmt w:val="decimal"/>
      <w:lvlText w:val="%1"/>
      <w:lvlJc w:val="left"/>
      <w:pPr>
        <w:ind w:left="432" w:hanging="432"/>
      </w:pPr>
    </w:lvl>
    <w:lvl w:ilvl="1">
      <w:start w:val="1"/>
      <w:numFmt w:val="decimal"/>
      <w:lvlText w:val="%1.%2"/>
      <w:lvlJc w:val="left"/>
      <w:pPr>
        <w:ind w:left="576" w:hanging="576"/>
      </w:pPr>
      <w:rPr>
        <w:color w:val="000000" w:themeColor="text1"/>
      </w:rPr>
    </w:lvl>
    <w:lvl w:ilvl="2">
      <w:start w:val="1"/>
      <w:numFmt w:val="decimal"/>
      <w:pStyle w:val="Heading3"/>
      <w:lvlText w:val="%1.%2.%3"/>
      <w:lvlJc w:val="left"/>
      <w:pPr>
        <w:ind w:left="3510" w:hanging="720"/>
      </w:pPr>
      <w:rPr>
        <w:color w:val="auto"/>
      </w:r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391E70CA"/>
    <w:multiLevelType w:val="hybridMultilevel"/>
    <w:tmpl w:val="643CEF56"/>
    <w:lvl w:ilvl="0" w:tplc="76728F66">
      <w:start w:val="1"/>
      <w:numFmt w:val="bullet"/>
      <w:pStyle w:val="Heading2TextBulleted"/>
      <w:lvlText w:val=""/>
      <w:lvlJc w:val="left"/>
      <w:pPr>
        <w:tabs>
          <w:tab w:val="num" w:pos="2520"/>
        </w:tabs>
        <w:ind w:left="2520" w:hanging="360"/>
      </w:pPr>
      <w:rPr>
        <w:rFonts w:ascii="Symbol" w:hAnsi="Symbol" w:hint="default"/>
      </w:rPr>
    </w:lvl>
    <w:lvl w:ilvl="1" w:tplc="25E29A30">
      <w:start w:val="1"/>
      <w:numFmt w:val="lowerLetter"/>
      <w:lvlText w:val="%2."/>
      <w:lvlJc w:val="left"/>
      <w:pPr>
        <w:tabs>
          <w:tab w:val="num" w:pos="3600"/>
        </w:tabs>
        <w:ind w:left="3600" w:hanging="360"/>
      </w:pPr>
    </w:lvl>
    <w:lvl w:ilvl="2" w:tplc="92AA0ABE" w:tentative="1">
      <w:start w:val="1"/>
      <w:numFmt w:val="lowerRoman"/>
      <w:lvlText w:val="%3."/>
      <w:lvlJc w:val="right"/>
      <w:pPr>
        <w:tabs>
          <w:tab w:val="num" w:pos="4320"/>
        </w:tabs>
        <w:ind w:left="4320" w:hanging="180"/>
      </w:pPr>
    </w:lvl>
    <w:lvl w:ilvl="3" w:tplc="861AFE98" w:tentative="1">
      <w:start w:val="1"/>
      <w:numFmt w:val="decimal"/>
      <w:lvlText w:val="%4."/>
      <w:lvlJc w:val="left"/>
      <w:pPr>
        <w:tabs>
          <w:tab w:val="num" w:pos="5040"/>
        </w:tabs>
        <w:ind w:left="5040" w:hanging="360"/>
      </w:pPr>
    </w:lvl>
    <w:lvl w:ilvl="4" w:tplc="BBC64F38" w:tentative="1">
      <w:start w:val="1"/>
      <w:numFmt w:val="lowerLetter"/>
      <w:lvlText w:val="%5."/>
      <w:lvlJc w:val="left"/>
      <w:pPr>
        <w:tabs>
          <w:tab w:val="num" w:pos="5760"/>
        </w:tabs>
        <w:ind w:left="5760" w:hanging="360"/>
      </w:pPr>
    </w:lvl>
    <w:lvl w:ilvl="5" w:tplc="AD98305A" w:tentative="1">
      <w:start w:val="1"/>
      <w:numFmt w:val="lowerRoman"/>
      <w:lvlText w:val="%6."/>
      <w:lvlJc w:val="right"/>
      <w:pPr>
        <w:tabs>
          <w:tab w:val="num" w:pos="6480"/>
        </w:tabs>
        <w:ind w:left="6480" w:hanging="180"/>
      </w:pPr>
    </w:lvl>
    <w:lvl w:ilvl="6" w:tplc="4094BCA2" w:tentative="1">
      <w:start w:val="1"/>
      <w:numFmt w:val="decimal"/>
      <w:lvlText w:val="%7."/>
      <w:lvlJc w:val="left"/>
      <w:pPr>
        <w:tabs>
          <w:tab w:val="num" w:pos="7200"/>
        </w:tabs>
        <w:ind w:left="7200" w:hanging="360"/>
      </w:pPr>
    </w:lvl>
    <w:lvl w:ilvl="7" w:tplc="10CEEBF0" w:tentative="1">
      <w:start w:val="1"/>
      <w:numFmt w:val="lowerLetter"/>
      <w:lvlText w:val="%8."/>
      <w:lvlJc w:val="left"/>
      <w:pPr>
        <w:tabs>
          <w:tab w:val="num" w:pos="7920"/>
        </w:tabs>
        <w:ind w:left="7920" w:hanging="360"/>
      </w:pPr>
    </w:lvl>
    <w:lvl w:ilvl="8" w:tplc="072454C6" w:tentative="1">
      <w:start w:val="1"/>
      <w:numFmt w:val="lowerRoman"/>
      <w:lvlText w:val="%9."/>
      <w:lvlJc w:val="right"/>
      <w:pPr>
        <w:tabs>
          <w:tab w:val="num" w:pos="8640"/>
        </w:tabs>
        <w:ind w:left="8640" w:hanging="180"/>
      </w:pPr>
    </w:lvl>
  </w:abstractNum>
  <w:abstractNum w:abstractNumId="22" w15:restartNumberingAfterBreak="0">
    <w:nsid w:val="3A5A6163"/>
    <w:multiLevelType w:val="hybridMultilevel"/>
    <w:tmpl w:val="B094BE02"/>
    <w:lvl w:ilvl="0" w:tplc="6B5C44E2">
      <w:start w:val="5"/>
      <w:numFmt w:val="bullet"/>
      <w:lvlText w:val="-"/>
      <w:lvlJc w:val="left"/>
      <w:pPr>
        <w:ind w:left="1080" w:hanging="360"/>
      </w:pPr>
      <w:rPr>
        <w:rFonts w:ascii="Calibri Light" w:eastAsia="MS Mincho" w:hAnsi="Calibri Ligh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CAF4194"/>
    <w:multiLevelType w:val="hybridMultilevel"/>
    <w:tmpl w:val="ACD4C8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A76280"/>
    <w:multiLevelType w:val="multilevel"/>
    <w:tmpl w:val="49E0789A"/>
    <w:lvl w:ilvl="0">
      <w:start w:val="1"/>
      <w:numFmt w:val="decimal"/>
      <w:pStyle w:val="Heading1TextNumbered"/>
      <w:lvlText w:val="%1."/>
      <w:lvlJc w:val="left"/>
      <w:pPr>
        <w:tabs>
          <w:tab w:val="num" w:pos="8820"/>
        </w:tabs>
        <w:ind w:left="8820" w:hanging="360"/>
      </w:pPr>
    </w:lvl>
    <w:lvl w:ilvl="1">
      <w:start w:val="1"/>
      <w:numFmt w:val="lowerLetter"/>
      <w:lvlText w:val="%2."/>
      <w:lvlJc w:val="left"/>
      <w:pPr>
        <w:tabs>
          <w:tab w:val="num" w:pos="9540"/>
        </w:tabs>
        <w:ind w:left="9540" w:hanging="360"/>
      </w:pPr>
    </w:lvl>
    <w:lvl w:ilvl="2">
      <w:start w:val="1"/>
      <w:numFmt w:val="lowerRoman"/>
      <w:lvlText w:val="%3."/>
      <w:lvlJc w:val="right"/>
      <w:pPr>
        <w:tabs>
          <w:tab w:val="num" w:pos="10260"/>
        </w:tabs>
        <w:ind w:left="10260" w:hanging="180"/>
      </w:pPr>
    </w:lvl>
    <w:lvl w:ilvl="3">
      <w:start w:val="1"/>
      <w:numFmt w:val="decimal"/>
      <w:lvlText w:val="%4."/>
      <w:lvlJc w:val="left"/>
      <w:pPr>
        <w:tabs>
          <w:tab w:val="num" w:pos="10980"/>
        </w:tabs>
        <w:ind w:left="10980" w:hanging="360"/>
      </w:pPr>
    </w:lvl>
    <w:lvl w:ilvl="4">
      <w:start w:val="1"/>
      <w:numFmt w:val="lowerLetter"/>
      <w:lvlText w:val="%5."/>
      <w:lvlJc w:val="left"/>
      <w:pPr>
        <w:tabs>
          <w:tab w:val="num" w:pos="11700"/>
        </w:tabs>
        <w:ind w:left="11700" w:hanging="360"/>
      </w:pPr>
    </w:lvl>
    <w:lvl w:ilvl="5">
      <w:start w:val="1"/>
      <w:numFmt w:val="lowerRoman"/>
      <w:lvlText w:val="%6."/>
      <w:lvlJc w:val="right"/>
      <w:pPr>
        <w:tabs>
          <w:tab w:val="num" w:pos="12420"/>
        </w:tabs>
        <w:ind w:left="12420" w:hanging="180"/>
      </w:pPr>
    </w:lvl>
    <w:lvl w:ilvl="6">
      <w:start w:val="1"/>
      <w:numFmt w:val="decimal"/>
      <w:lvlText w:val="%7."/>
      <w:lvlJc w:val="left"/>
      <w:pPr>
        <w:tabs>
          <w:tab w:val="num" w:pos="13140"/>
        </w:tabs>
        <w:ind w:left="13140" w:hanging="360"/>
      </w:pPr>
    </w:lvl>
    <w:lvl w:ilvl="7">
      <w:start w:val="1"/>
      <w:numFmt w:val="lowerLetter"/>
      <w:lvlText w:val="%8."/>
      <w:lvlJc w:val="left"/>
      <w:pPr>
        <w:tabs>
          <w:tab w:val="num" w:pos="13860"/>
        </w:tabs>
        <w:ind w:left="13860" w:hanging="360"/>
      </w:pPr>
    </w:lvl>
    <w:lvl w:ilvl="8">
      <w:start w:val="1"/>
      <w:numFmt w:val="lowerRoman"/>
      <w:lvlText w:val="%9."/>
      <w:lvlJc w:val="right"/>
      <w:pPr>
        <w:tabs>
          <w:tab w:val="num" w:pos="14580"/>
        </w:tabs>
        <w:ind w:left="14580" w:hanging="180"/>
      </w:pPr>
    </w:lvl>
  </w:abstractNum>
  <w:abstractNum w:abstractNumId="25" w15:restartNumberingAfterBreak="0">
    <w:nsid w:val="450D3C88"/>
    <w:multiLevelType w:val="hybridMultilevel"/>
    <w:tmpl w:val="BA862CE8"/>
    <w:lvl w:ilvl="0" w:tplc="6B5C44E2">
      <w:start w:val="5"/>
      <w:numFmt w:val="bullet"/>
      <w:lvlText w:val="-"/>
      <w:lvlJc w:val="left"/>
      <w:pPr>
        <w:ind w:left="1080" w:hanging="360"/>
      </w:pPr>
      <w:rPr>
        <w:rFonts w:ascii="Calibri Light" w:eastAsia="MS Mincho" w:hAnsi="Calibri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E83B8F"/>
    <w:multiLevelType w:val="hybridMultilevel"/>
    <w:tmpl w:val="6A56F7CC"/>
    <w:lvl w:ilvl="0" w:tplc="8AC6748E">
      <w:start w:val="1"/>
      <w:numFmt w:val="decimal"/>
      <w:lvlText w:val="%1."/>
      <w:lvlJc w:val="left"/>
      <w:pPr>
        <w:tabs>
          <w:tab w:val="num" w:pos="2160"/>
        </w:tabs>
        <w:ind w:left="2160" w:hanging="360"/>
      </w:pPr>
    </w:lvl>
    <w:lvl w:ilvl="1" w:tplc="04090019" w:tentative="1">
      <w:start w:val="1"/>
      <w:numFmt w:val="lowerLetter"/>
      <w:lvlText w:val="%2."/>
      <w:lvlJc w:val="left"/>
      <w:pPr>
        <w:tabs>
          <w:tab w:val="num" w:pos="5137"/>
        </w:tabs>
        <w:ind w:left="5137" w:hanging="360"/>
      </w:pPr>
    </w:lvl>
    <w:lvl w:ilvl="2" w:tplc="0409001B" w:tentative="1">
      <w:start w:val="1"/>
      <w:numFmt w:val="lowerRoman"/>
      <w:lvlText w:val="%3."/>
      <w:lvlJc w:val="right"/>
      <w:pPr>
        <w:tabs>
          <w:tab w:val="num" w:pos="5857"/>
        </w:tabs>
        <w:ind w:left="5857" w:hanging="180"/>
      </w:pPr>
    </w:lvl>
    <w:lvl w:ilvl="3" w:tplc="0409000F" w:tentative="1">
      <w:start w:val="1"/>
      <w:numFmt w:val="decimal"/>
      <w:lvlText w:val="%4."/>
      <w:lvlJc w:val="left"/>
      <w:pPr>
        <w:tabs>
          <w:tab w:val="num" w:pos="6577"/>
        </w:tabs>
        <w:ind w:left="6577" w:hanging="360"/>
      </w:pPr>
    </w:lvl>
    <w:lvl w:ilvl="4" w:tplc="04090019" w:tentative="1">
      <w:start w:val="1"/>
      <w:numFmt w:val="lowerLetter"/>
      <w:lvlText w:val="%5."/>
      <w:lvlJc w:val="left"/>
      <w:pPr>
        <w:tabs>
          <w:tab w:val="num" w:pos="7297"/>
        </w:tabs>
        <w:ind w:left="7297" w:hanging="360"/>
      </w:pPr>
    </w:lvl>
    <w:lvl w:ilvl="5" w:tplc="0409001B" w:tentative="1">
      <w:start w:val="1"/>
      <w:numFmt w:val="lowerRoman"/>
      <w:lvlText w:val="%6."/>
      <w:lvlJc w:val="right"/>
      <w:pPr>
        <w:tabs>
          <w:tab w:val="num" w:pos="8017"/>
        </w:tabs>
        <w:ind w:left="8017" w:hanging="180"/>
      </w:pPr>
    </w:lvl>
    <w:lvl w:ilvl="6" w:tplc="0409000F" w:tentative="1">
      <w:start w:val="1"/>
      <w:numFmt w:val="decimal"/>
      <w:lvlText w:val="%7."/>
      <w:lvlJc w:val="left"/>
      <w:pPr>
        <w:tabs>
          <w:tab w:val="num" w:pos="8737"/>
        </w:tabs>
        <w:ind w:left="8737" w:hanging="360"/>
      </w:pPr>
    </w:lvl>
    <w:lvl w:ilvl="7" w:tplc="04090019" w:tentative="1">
      <w:start w:val="1"/>
      <w:numFmt w:val="lowerLetter"/>
      <w:lvlText w:val="%8."/>
      <w:lvlJc w:val="left"/>
      <w:pPr>
        <w:tabs>
          <w:tab w:val="num" w:pos="9457"/>
        </w:tabs>
        <w:ind w:left="9457" w:hanging="360"/>
      </w:pPr>
    </w:lvl>
    <w:lvl w:ilvl="8" w:tplc="0409001B" w:tentative="1">
      <w:start w:val="1"/>
      <w:numFmt w:val="lowerRoman"/>
      <w:lvlText w:val="%9."/>
      <w:lvlJc w:val="right"/>
      <w:pPr>
        <w:tabs>
          <w:tab w:val="num" w:pos="10177"/>
        </w:tabs>
        <w:ind w:left="10177" w:hanging="180"/>
      </w:pPr>
    </w:lvl>
  </w:abstractNum>
  <w:abstractNum w:abstractNumId="27" w15:restartNumberingAfterBreak="0">
    <w:nsid w:val="48FA593D"/>
    <w:multiLevelType w:val="hybridMultilevel"/>
    <w:tmpl w:val="0548F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155693"/>
    <w:multiLevelType w:val="hybridMultilevel"/>
    <w:tmpl w:val="06589A0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AFD1B9B"/>
    <w:multiLevelType w:val="hybridMultilevel"/>
    <w:tmpl w:val="08C240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F531D3"/>
    <w:multiLevelType w:val="hybridMultilevel"/>
    <w:tmpl w:val="31946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681602"/>
    <w:multiLevelType w:val="hybridMultilevel"/>
    <w:tmpl w:val="DEC4A5C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540F0D33"/>
    <w:multiLevelType w:val="hybridMultilevel"/>
    <w:tmpl w:val="D668D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BC7622"/>
    <w:multiLevelType w:val="hybridMultilevel"/>
    <w:tmpl w:val="8FAC263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6246B27"/>
    <w:multiLevelType w:val="hybridMultilevel"/>
    <w:tmpl w:val="16842A0C"/>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5" w15:restartNumberingAfterBreak="0">
    <w:nsid w:val="5EA35EA9"/>
    <w:multiLevelType w:val="multilevel"/>
    <w:tmpl w:val="EC8AFCA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936" w:hanging="576"/>
      </w:pPr>
      <w:rPr>
        <w:rFonts w:hint="default"/>
      </w:rPr>
    </w:lvl>
    <w:lvl w:ilvl="2">
      <w:start w:val="1"/>
      <w:numFmt w:val="decimal"/>
      <w:lvlText w:val="%1.%2.%3"/>
      <w:lvlJc w:val="left"/>
      <w:pPr>
        <w:ind w:left="513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6" w15:restartNumberingAfterBreak="0">
    <w:nsid w:val="60014F2A"/>
    <w:multiLevelType w:val="hybridMultilevel"/>
    <w:tmpl w:val="7FDA2C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14F5300"/>
    <w:multiLevelType w:val="hybridMultilevel"/>
    <w:tmpl w:val="E9CE46F8"/>
    <w:lvl w:ilvl="0" w:tplc="6B5C44E2">
      <w:start w:val="5"/>
      <w:numFmt w:val="bullet"/>
      <w:lvlText w:val="-"/>
      <w:lvlJc w:val="left"/>
      <w:pPr>
        <w:ind w:left="1800" w:hanging="360"/>
      </w:pPr>
      <w:rPr>
        <w:rFonts w:ascii="Calibri Light" w:eastAsia="MS Mincho" w:hAnsi="Calibri Light"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98C6F04"/>
    <w:multiLevelType w:val="hybridMultilevel"/>
    <w:tmpl w:val="552CE74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186F0C"/>
    <w:multiLevelType w:val="hybridMultilevel"/>
    <w:tmpl w:val="EAEC037E"/>
    <w:lvl w:ilvl="0" w:tplc="ABCAE3E8">
      <w:start w:val="1"/>
      <w:numFmt w:val="decimal"/>
      <w:pStyle w:val="Heading2TextSubsetNumbered"/>
      <w:lvlText w:val="%1."/>
      <w:lvlJc w:val="left"/>
      <w:pPr>
        <w:tabs>
          <w:tab w:val="num" w:pos="1800"/>
        </w:tabs>
        <w:ind w:left="1800" w:hanging="360"/>
      </w:pPr>
      <w:rPr>
        <w:rFonts w:hint="default"/>
      </w:rPr>
    </w:lvl>
    <w:lvl w:ilvl="1" w:tplc="04090019" w:tentative="1">
      <w:start w:val="1"/>
      <w:numFmt w:val="lowerLetter"/>
      <w:lvlText w:val="%2."/>
      <w:lvlJc w:val="left"/>
      <w:pPr>
        <w:tabs>
          <w:tab w:val="num" w:pos="4777"/>
        </w:tabs>
        <w:ind w:left="4777" w:hanging="360"/>
      </w:pPr>
    </w:lvl>
    <w:lvl w:ilvl="2" w:tplc="0409001B" w:tentative="1">
      <w:start w:val="1"/>
      <w:numFmt w:val="lowerRoman"/>
      <w:lvlText w:val="%3."/>
      <w:lvlJc w:val="right"/>
      <w:pPr>
        <w:tabs>
          <w:tab w:val="num" w:pos="5497"/>
        </w:tabs>
        <w:ind w:left="5497" w:hanging="180"/>
      </w:pPr>
    </w:lvl>
    <w:lvl w:ilvl="3" w:tplc="0409000F" w:tentative="1">
      <w:start w:val="1"/>
      <w:numFmt w:val="decimal"/>
      <w:lvlText w:val="%4."/>
      <w:lvlJc w:val="left"/>
      <w:pPr>
        <w:tabs>
          <w:tab w:val="num" w:pos="6217"/>
        </w:tabs>
        <w:ind w:left="6217" w:hanging="360"/>
      </w:pPr>
    </w:lvl>
    <w:lvl w:ilvl="4" w:tplc="04090019" w:tentative="1">
      <w:start w:val="1"/>
      <w:numFmt w:val="lowerLetter"/>
      <w:lvlText w:val="%5."/>
      <w:lvlJc w:val="left"/>
      <w:pPr>
        <w:tabs>
          <w:tab w:val="num" w:pos="6937"/>
        </w:tabs>
        <w:ind w:left="6937" w:hanging="360"/>
      </w:pPr>
    </w:lvl>
    <w:lvl w:ilvl="5" w:tplc="0409001B" w:tentative="1">
      <w:start w:val="1"/>
      <w:numFmt w:val="lowerRoman"/>
      <w:lvlText w:val="%6."/>
      <w:lvlJc w:val="right"/>
      <w:pPr>
        <w:tabs>
          <w:tab w:val="num" w:pos="7657"/>
        </w:tabs>
        <w:ind w:left="7657" w:hanging="180"/>
      </w:pPr>
    </w:lvl>
    <w:lvl w:ilvl="6" w:tplc="0409000F" w:tentative="1">
      <w:start w:val="1"/>
      <w:numFmt w:val="decimal"/>
      <w:lvlText w:val="%7."/>
      <w:lvlJc w:val="left"/>
      <w:pPr>
        <w:tabs>
          <w:tab w:val="num" w:pos="8377"/>
        </w:tabs>
        <w:ind w:left="8377" w:hanging="360"/>
      </w:pPr>
    </w:lvl>
    <w:lvl w:ilvl="7" w:tplc="04090019" w:tentative="1">
      <w:start w:val="1"/>
      <w:numFmt w:val="lowerLetter"/>
      <w:lvlText w:val="%8."/>
      <w:lvlJc w:val="left"/>
      <w:pPr>
        <w:tabs>
          <w:tab w:val="num" w:pos="9097"/>
        </w:tabs>
        <w:ind w:left="9097" w:hanging="360"/>
      </w:pPr>
    </w:lvl>
    <w:lvl w:ilvl="8" w:tplc="0409001B" w:tentative="1">
      <w:start w:val="1"/>
      <w:numFmt w:val="lowerRoman"/>
      <w:lvlText w:val="%9."/>
      <w:lvlJc w:val="right"/>
      <w:pPr>
        <w:tabs>
          <w:tab w:val="num" w:pos="9817"/>
        </w:tabs>
        <w:ind w:left="9817" w:hanging="180"/>
      </w:pPr>
    </w:lvl>
  </w:abstractNum>
  <w:abstractNum w:abstractNumId="40" w15:restartNumberingAfterBreak="0">
    <w:nsid w:val="6E4524E3"/>
    <w:multiLevelType w:val="hybridMultilevel"/>
    <w:tmpl w:val="BC220E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F5C76CA"/>
    <w:multiLevelType w:val="hybridMultilevel"/>
    <w:tmpl w:val="FC3AC6CA"/>
    <w:lvl w:ilvl="0" w:tplc="4420DFB8">
      <w:numFmt w:val="bullet"/>
      <w:lvlText w:val="-"/>
      <w:lvlJc w:val="left"/>
      <w:pPr>
        <w:ind w:left="1296" w:hanging="360"/>
      </w:pPr>
      <w:rPr>
        <w:rFonts w:ascii="Calibri Light" w:eastAsia="MS Mincho" w:hAnsi="Calibri Light" w:cs="Aria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2" w15:restartNumberingAfterBreak="0">
    <w:nsid w:val="70041502"/>
    <w:multiLevelType w:val="hybridMultilevel"/>
    <w:tmpl w:val="5D0E3D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5AB600B"/>
    <w:multiLevelType w:val="multilevel"/>
    <w:tmpl w:val="B13A6FF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171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4" w15:restartNumberingAfterBreak="0">
    <w:nsid w:val="76A8560C"/>
    <w:multiLevelType w:val="hybridMultilevel"/>
    <w:tmpl w:val="0CBCF500"/>
    <w:lvl w:ilvl="0" w:tplc="B002EC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DF212BF"/>
    <w:multiLevelType w:val="hybridMultilevel"/>
    <w:tmpl w:val="9AE4A9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EFD0FD1"/>
    <w:multiLevelType w:val="hybridMultilevel"/>
    <w:tmpl w:val="E1C00DD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5"/>
  </w:num>
  <w:num w:numId="2">
    <w:abstractNumId w:val="20"/>
  </w:num>
  <w:num w:numId="3">
    <w:abstractNumId w:val="18"/>
  </w:num>
  <w:num w:numId="4">
    <w:abstractNumId w:val="21"/>
  </w:num>
  <w:num w:numId="5">
    <w:abstractNumId w:val="1"/>
  </w:num>
  <w:num w:numId="6">
    <w:abstractNumId w:val="35"/>
  </w:num>
  <w:num w:numId="7">
    <w:abstractNumId w:val="26"/>
  </w:num>
  <w:num w:numId="8">
    <w:abstractNumId w:val="29"/>
  </w:num>
  <w:num w:numId="9">
    <w:abstractNumId w:val="39"/>
  </w:num>
  <w:num w:numId="10">
    <w:abstractNumId w:val="43"/>
  </w:num>
  <w:num w:numId="11">
    <w:abstractNumId w:val="9"/>
  </w:num>
  <w:num w:numId="12">
    <w:abstractNumId w:val="2"/>
  </w:num>
  <w:num w:numId="1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3"/>
  </w:num>
  <w:num w:numId="15">
    <w:abstractNumId w:val="11"/>
  </w:num>
  <w:num w:numId="16">
    <w:abstractNumId w:val="40"/>
  </w:num>
  <w:num w:numId="17">
    <w:abstractNumId w:val="46"/>
  </w:num>
  <w:num w:numId="18">
    <w:abstractNumId w:val="45"/>
  </w:num>
  <w:num w:numId="19">
    <w:abstractNumId w:val="6"/>
  </w:num>
  <w:num w:numId="20">
    <w:abstractNumId w:val="15"/>
  </w:num>
  <w:num w:numId="2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5"/>
    <w:lvlOverride w:ilvl="0">
      <w:startOverride w:val="2"/>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
  </w:num>
  <w:num w:numId="24">
    <w:abstractNumId w:val="13"/>
  </w:num>
  <w:num w:numId="25">
    <w:abstractNumId w:val="31"/>
  </w:num>
  <w:num w:numId="26">
    <w:abstractNumId w:val="8"/>
  </w:num>
  <w:num w:numId="27">
    <w:abstractNumId w:val="12"/>
  </w:num>
  <w:num w:numId="28">
    <w:abstractNumId w:val="17"/>
  </w:num>
  <w:num w:numId="29">
    <w:abstractNumId w:val="7"/>
  </w:num>
  <w:num w:numId="30">
    <w:abstractNumId w:val="44"/>
  </w:num>
  <w:num w:numId="31">
    <w:abstractNumId w:val="41"/>
  </w:num>
  <w:num w:numId="32">
    <w:abstractNumId w:val="28"/>
  </w:num>
  <w:num w:numId="33">
    <w:abstractNumId w:val="34"/>
  </w:num>
  <w:num w:numId="34">
    <w:abstractNumId w:val="19"/>
  </w:num>
  <w:num w:numId="35">
    <w:abstractNumId w:val="38"/>
  </w:num>
  <w:num w:numId="36">
    <w:abstractNumId w:val="42"/>
  </w:num>
  <w:num w:numId="37">
    <w:abstractNumId w:val="10"/>
  </w:num>
  <w:num w:numId="38">
    <w:abstractNumId w:val="3"/>
  </w:num>
  <w:num w:numId="39">
    <w:abstractNumId w:val="14"/>
  </w:num>
  <w:num w:numId="40">
    <w:abstractNumId w:val="33"/>
  </w:num>
  <w:num w:numId="41">
    <w:abstractNumId w:val="16"/>
  </w:num>
  <w:num w:numId="42">
    <w:abstractNumId w:val="0"/>
  </w:num>
  <w:num w:numId="43">
    <w:abstractNumId w:val="36"/>
  </w:num>
  <w:num w:numId="44">
    <w:abstractNumId w:val="27"/>
  </w:num>
  <w:num w:numId="45">
    <w:abstractNumId w:val="30"/>
  </w:num>
  <w:num w:numId="46">
    <w:abstractNumId w:val="32"/>
  </w:num>
  <w:num w:numId="47">
    <w:abstractNumId w:val="25"/>
  </w:num>
  <w:num w:numId="48">
    <w:abstractNumId w:val="37"/>
  </w:num>
  <w:num w:numId="49">
    <w:abstractNumId w:val="22"/>
  </w:num>
  <w:numIdMacAtCleanup w:val="33"/>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Tuan Yap">
    <w15:presenceInfo w15:providerId="AD" w15:userId="S-1-5-21-2559334742-469970549-2024990295-2787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MzE0MTE3MTQ1NTayNDJQ0lEKTi0uzszPAykwqQUAG5fTtCwAAAA="/>
  </w:docVars>
  <w:rsids>
    <w:rsidRoot w:val="0035091A"/>
    <w:rsid w:val="000003D7"/>
    <w:rsid w:val="000003DB"/>
    <w:rsid w:val="00001142"/>
    <w:rsid w:val="000012D3"/>
    <w:rsid w:val="000017B0"/>
    <w:rsid w:val="00002B14"/>
    <w:rsid w:val="00003582"/>
    <w:rsid w:val="00004421"/>
    <w:rsid w:val="000046B4"/>
    <w:rsid w:val="00004781"/>
    <w:rsid w:val="000057CD"/>
    <w:rsid w:val="00005EA8"/>
    <w:rsid w:val="00006038"/>
    <w:rsid w:val="000062BF"/>
    <w:rsid w:val="0000657D"/>
    <w:rsid w:val="000075C9"/>
    <w:rsid w:val="00010907"/>
    <w:rsid w:val="000109F6"/>
    <w:rsid w:val="00010AA6"/>
    <w:rsid w:val="000128BC"/>
    <w:rsid w:val="00013913"/>
    <w:rsid w:val="000149A6"/>
    <w:rsid w:val="000151F7"/>
    <w:rsid w:val="00015333"/>
    <w:rsid w:val="00016FFE"/>
    <w:rsid w:val="00017173"/>
    <w:rsid w:val="00017711"/>
    <w:rsid w:val="00017933"/>
    <w:rsid w:val="00020148"/>
    <w:rsid w:val="00020A6C"/>
    <w:rsid w:val="000216D9"/>
    <w:rsid w:val="0002276C"/>
    <w:rsid w:val="00022937"/>
    <w:rsid w:val="00023339"/>
    <w:rsid w:val="00023544"/>
    <w:rsid w:val="000238F1"/>
    <w:rsid w:val="00023A02"/>
    <w:rsid w:val="00023EA4"/>
    <w:rsid w:val="00025613"/>
    <w:rsid w:val="00025F1C"/>
    <w:rsid w:val="00026745"/>
    <w:rsid w:val="00027616"/>
    <w:rsid w:val="00027A82"/>
    <w:rsid w:val="00027D8C"/>
    <w:rsid w:val="00027E2A"/>
    <w:rsid w:val="00030271"/>
    <w:rsid w:val="000303F0"/>
    <w:rsid w:val="0003060B"/>
    <w:rsid w:val="00030B29"/>
    <w:rsid w:val="00030CA7"/>
    <w:rsid w:val="00031117"/>
    <w:rsid w:val="000322D1"/>
    <w:rsid w:val="000323C3"/>
    <w:rsid w:val="0003351C"/>
    <w:rsid w:val="00033D47"/>
    <w:rsid w:val="000346BD"/>
    <w:rsid w:val="00034A0E"/>
    <w:rsid w:val="00035CDE"/>
    <w:rsid w:val="00036967"/>
    <w:rsid w:val="00037AEF"/>
    <w:rsid w:val="00040B93"/>
    <w:rsid w:val="00041069"/>
    <w:rsid w:val="00041D42"/>
    <w:rsid w:val="00041F21"/>
    <w:rsid w:val="0004351B"/>
    <w:rsid w:val="000441A4"/>
    <w:rsid w:val="00044D13"/>
    <w:rsid w:val="00044FE4"/>
    <w:rsid w:val="000458DA"/>
    <w:rsid w:val="00045F7E"/>
    <w:rsid w:val="00045F9B"/>
    <w:rsid w:val="000468C2"/>
    <w:rsid w:val="0004731A"/>
    <w:rsid w:val="000501D9"/>
    <w:rsid w:val="0005054A"/>
    <w:rsid w:val="000527C4"/>
    <w:rsid w:val="000530B2"/>
    <w:rsid w:val="000533AC"/>
    <w:rsid w:val="00053C13"/>
    <w:rsid w:val="00054364"/>
    <w:rsid w:val="00054810"/>
    <w:rsid w:val="000552E4"/>
    <w:rsid w:val="00055DF3"/>
    <w:rsid w:val="000561E9"/>
    <w:rsid w:val="0005764E"/>
    <w:rsid w:val="00060FD8"/>
    <w:rsid w:val="00061117"/>
    <w:rsid w:val="00061750"/>
    <w:rsid w:val="00062465"/>
    <w:rsid w:val="00062488"/>
    <w:rsid w:val="00063B1F"/>
    <w:rsid w:val="00063C7C"/>
    <w:rsid w:val="00063F6E"/>
    <w:rsid w:val="00063FDB"/>
    <w:rsid w:val="00064E15"/>
    <w:rsid w:val="00065B2E"/>
    <w:rsid w:val="00066862"/>
    <w:rsid w:val="0006698D"/>
    <w:rsid w:val="000671F2"/>
    <w:rsid w:val="00067C26"/>
    <w:rsid w:val="00070CC2"/>
    <w:rsid w:val="00070EDD"/>
    <w:rsid w:val="000715B1"/>
    <w:rsid w:val="00071A96"/>
    <w:rsid w:val="00071B44"/>
    <w:rsid w:val="00071CB3"/>
    <w:rsid w:val="00072637"/>
    <w:rsid w:val="000729AB"/>
    <w:rsid w:val="00073B93"/>
    <w:rsid w:val="0007457C"/>
    <w:rsid w:val="000749AC"/>
    <w:rsid w:val="000749F0"/>
    <w:rsid w:val="000751D4"/>
    <w:rsid w:val="00075CAE"/>
    <w:rsid w:val="000763D2"/>
    <w:rsid w:val="00076A43"/>
    <w:rsid w:val="00076D71"/>
    <w:rsid w:val="000773DA"/>
    <w:rsid w:val="0007759E"/>
    <w:rsid w:val="000800DA"/>
    <w:rsid w:val="00080873"/>
    <w:rsid w:val="00081321"/>
    <w:rsid w:val="000824EE"/>
    <w:rsid w:val="000825FF"/>
    <w:rsid w:val="0008293D"/>
    <w:rsid w:val="00082B7D"/>
    <w:rsid w:val="00083002"/>
    <w:rsid w:val="00083908"/>
    <w:rsid w:val="00083D6D"/>
    <w:rsid w:val="00083F4A"/>
    <w:rsid w:val="0008425E"/>
    <w:rsid w:val="00084973"/>
    <w:rsid w:val="00084977"/>
    <w:rsid w:val="000854E3"/>
    <w:rsid w:val="0008585A"/>
    <w:rsid w:val="00085C72"/>
    <w:rsid w:val="00085FBF"/>
    <w:rsid w:val="00086A87"/>
    <w:rsid w:val="00087099"/>
    <w:rsid w:val="0008787A"/>
    <w:rsid w:val="000878C2"/>
    <w:rsid w:val="00087D2F"/>
    <w:rsid w:val="00087E11"/>
    <w:rsid w:val="000900F0"/>
    <w:rsid w:val="000910BA"/>
    <w:rsid w:val="00091BDB"/>
    <w:rsid w:val="0009231D"/>
    <w:rsid w:val="00092362"/>
    <w:rsid w:val="00092572"/>
    <w:rsid w:val="00092C70"/>
    <w:rsid w:val="000936C3"/>
    <w:rsid w:val="00093C2E"/>
    <w:rsid w:val="0009423A"/>
    <w:rsid w:val="00094469"/>
    <w:rsid w:val="00094490"/>
    <w:rsid w:val="0009597E"/>
    <w:rsid w:val="00096CFE"/>
    <w:rsid w:val="000972A7"/>
    <w:rsid w:val="00097C8B"/>
    <w:rsid w:val="000A03CA"/>
    <w:rsid w:val="000A05F7"/>
    <w:rsid w:val="000A0841"/>
    <w:rsid w:val="000A0F46"/>
    <w:rsid w:val="000A101F"/>
    <w:rsid w:val="000A2B3F"/>
    <w:rsid w:val="000A4286"/>
    <w:rsid w:val="000A460B"/>
    <w:rsid w:val="000A526F"/>
    <w:rsid w:val="000A568A"/>
    <w:rsid w:val="000A5A07"/>
    <w:rsid w:val="000A637B"/>
    <w:rsid w:val="000B0AC0"/>
    <w:rsid w:val="000B10CA"/>
    <w:rsid w:val="000B1EA6"/>
    <w:rsid w:val="000B1F21"/>
    <w:rsid w:val="000B47C8"/>
    <w:rsid w:val="000B48FC"/>
    <w:rsid w:val="000B4A1B"/>
    <w:rsid w:val="000B5043"/>
    <w:rsid w:val="000B549B"/>
    <w:rsid w:val="000B600A"/>
    <w:rsid w:val="000B7F4C"/>
    <w:rsid w:val="000C00A7"/>
    <w:rsid w:val="000C0C55"/>
    <w:rsid w:val="000C1378"/>
    <w:rsid w:val="000C16F8"/>
    <w:rsid w:val="000C26CE"/>
    <w:rsid w:val="000C2A34"/>
    <w:rsid w:val="000C3193"/>
    <w:rsid w:val="000C396C"/>
    <w:rsid w:val="000C3994"/>
    <w:rsid w:val="000C50DA"/>
    <w:rsid w:val="000C5EE5"/>
    <w:rsid w:val="000C7546"/>
    <w:rsid w:val="000C774A"/>
    <w:rsid w:val="000C7AFA"/>
    <w:rsid w:val="000D15DF"/>
    <w:rsid w:val="000D1979"/>
    <w:rsid w:val="000D1FA7"/>
    <w:rsid w:val="000D2034"/>
    <w:rsid w:val="000D2A05"/>
    <w:rsid w:val="000D3998"/>
    <w:rsid w:val="000D39C7"/>
    <w:rsid w:val="000D3DC8"/>
    <w:rsid w:val="000D3F66"/>
    <w:rsid w:val="000D4913"/>
    <w:rsid w:val="000D6D2C"/>
    <w:rsid w:val="000D6D6E"/>
    <w:rsid w:val="000D715A"/>
    <w:rsid w:val="000D7278"/>
    <w:rsid w:val="000D78AA"/>
    <w:rsid w:val="000D7C2B"/>
    <w:rsid w:val="000D7DFA"/>
    <w:rsid w:val="000E07F5"/>
    <w:rsid w:val="000E13B7"/>
    <w:rsid w:val="000E166C"/>
    <w:rsid w:val="000E1745"/>
    <w:rsid w:val="000E1E6B"/>
    <w:rsid w:val="000E1FA5"/>
    <w:rsid w:val="000E2749"/>
    <w:rsid w:val="000E3FF1"/>
    <w:rsid w:val="000E5A89"/>
    <w:rsid w:val="000E5E8A"/>
    <w:rsid w:val="000E6897"/>
    <w:rsid w:val="000E7E2C"/>
    <w:rsid w:val="000F02B8"/>
    <w:rsid w:val="000F04FC"/>
    <w:rsid w:val="000F0AFA"/>
    <w:rsid w:val="000F0E77"/>
    <w:rsid w:val="000F1011"/>
    <w:rsid w:val="000F1584"/>
    <w:rsid w:val="000F19D3"/>
    <w:rsid w:val="000F2995"/>
    <w:rsid w:val="000F2A20"/>
    <w:rsid w:val="000F2A22"/>
    <w:rsid w:val="000F4356"/>
    <w:rsid w:val="000F45E7"/>
    <w:rsid w:val="000F48E4"/>
    <w:rsid w:val="000F5A94"/>
    <w:rsid w:val="000F64E4"/>
    <w:rsid w:val="000F68EF"/>
    <w:rsid w:val="000F740F"/>
    <w:rsid w:val="000F7473"/>
    <w:rsid w:val="00100484"/>
    <w:rsid w:val="00100770"/>
    <w:rsid w:val="0010123A"/>
    <w:rsid w:val="00102207"/>
    <w:rsid w:val="00102494"/>
    <w:rsid w:val="001031DB"/>
    <w:rsid w:val="001031DD"/>
    <w:rsid w:val="00103338"/>
    <w:rsid w:val="00103F01"/>
    <w:rsid w:val="00104404"/>
    <w:rsid w:val="00104626"/>
    <w:rsid w:val="00104B9A"/>
    <w:rsid w:val="00105818"/>
    <w:rsid w:val="00105E1F"/>
    <w:rsid w:val="00105F9E"/>
    <w:rsid w:val="00106070"/>
    <w:rsid w:val="001064F0"/>
    <w:rsid w:val="00106711"/>
    <w:rsid w:val="00106C59"/>
    <w:rsid w:val="00107A9A"/>
    <w:rsid w:val="00107C4F"/>
    <w:rsid w:val="001101C6"/>
    <w:rsid w:val="001103F9"/>
    <w:rsid w:val="00110956"/>
    <w:rsid w:val="001109B6"/>
    <w:rsid w:val="00110BC1"/>
    <w:rsid w:val="00110FFE"/>
    <w:rsid w:val="0011136F"/>
    <w:rsid w:val="00113845"/>
    <w:rsid w:val="00113D93"/>
    <w:rsid w:val="00114C19"/>
    <w:rsid w:val="0011553C"/>
    <w:rsid w:val="00115E29"/>
    <w:rsid w:val="001163CD"/>
    <w:rsid w:val="001174C7"/>
    <w:rsid w:val="0011797D"/>
    <w:rsid w:val="00117AE7"/>
    <w:rsid w:val="0012032A"/>
    <w:rsid w:val="00120EC7"/>
    <w:rsid w:val="00122E14"/>
    <w:rsid w:val="00122F63"/>
    <w:rsid w:val="00123F4C"/>
    <w:rsid w:val="001243DA"/>
    <w:rsid w:val="0012575C"/>
    <w:rsid w:val="00125A09"/>
    <w:rsid w:val="0012622A"/>
    <w:rsid w:val="0012697D"/>
    <w:rsid w:val="00126D4F"/>
    <w:rsid w:val="00127CE4"/>
    <w:rsid w:val="00130AB5"/>
    <w:rsid w:val="0013204A"/>
    <w:rsid w:val="001324A6"/>
    <w:rsid w:val="001327FA"/>
    <w:rsid w:val="00133202"/>
    <w:rsid w:val="001338E4"/>
    <w:rsid w:val="001345D3"/>
    <w:rsid w:val="00134902"/>
    <w:rsid w:val="0013501D"/>
    <w:rsid w:val="001350D8"/>
    <w:rsid w:val="00135725"/>
    <w:rsid w:val="00135959"/>
    <w:rsid w:val="0013650E"/>
    <w:rsid w:val="001366AB"/>
    <w:rsid w:val="00136991"/>
    <w:rsid w:val="001369CD"/>
    <w:rsid w:val="001370F9"/>
    <w:rsid w:val="001375DC"/>
    <w:rsid w:val="001376E2"/>
    <w:rsid w:val="0014037C"/>
    <w:rsid w:val="00140A96"/>
    <w:rsid w:val="00140A9F"/>
    <w:rsid w:val="001411CF"/>
    <w:rsid w:val="00141B9E"/>
    <w:rsid w:val="00141C97"/>
    <w:rsid w:val="001420EF"/>
    <w:rsid w:val="00142E9C"/>
    <w:rsid w:val="00143DD1"/>
    <w:rsid w:val="0014406F"/>
    <w:rsid w:val="00144388"/>
    <w:rsid w:val="00144474"/>
    <w:rsid w:val="001447A8"/>
    <w:rsid w:val="00144E5F"/>
    <w:rsid w:val="00145844"/>
    <w:rsid w:val="0014587C"/>
    <w:rsid w:val="00146827"/>
    <w:rsid w:val="00146984"/>
    <w:rsid w:val="00147844"/>
    <w:rsid w:val="0015096B"/>
    <w:rsid w:val="00150E14"/>
    <w:rsid w:val="00150F96"/>
    <w:rsid w:val="00151678"/>
    <w:rsid w:val="00151866"/>
    <w:rsid w:val="001525DD"/>
    <w:rsid w:val="00153D78"/>
    <w:rsid w:val="001552CF"/>
    <w:rsid w:val="00155715"/>
    <w:rsid w:val="00155763"/>
    <w:rsid w:val="001573F2"/>
    <w:rsid w:val="0016054D"/>
    <w:rsid w:val="001607B9"/>
    <w:rsid w:val="00160CB0"/>
    <w:rsid w:val="00160E39"/>
    <w:rsid w:val="00160E9B"/>
    <w:rsid w:val="001615CC"/>
    <w:rsid w:val="001618A5"/>
    <w:rsid w:val="00162A42"/>
    <w:rsid w:val="001633F4"/>
    <w:rsid w:val="00163DEB"/>
    <w:rsid w:val="00164393"/>
    <w:rsid w:val="0016449E"/>
    <w:rsid w:val="00165220"/>
    <w:rsid w:val="0016547E"/>
    <w:rsid w:val="00165653"/>
    <w:rsid w:val="00165D26"/>
    <w:rsid w:val="001660F6"/>
    <w:rsid w:val="00166325"/>
    <w:rsid w:val="00167164"/>
    <w:rsid w:val="00167F8C"/>
    <w:rsid w:val="00170C06"/>
    <w:rsid w:val="001713C9"/>
    <w:rsid w:val="00171528"/>
    <w:rsid w:val="00171820"/>
    <w:rsid w:val="0017224C"/>
    <w:rsid w:val="00173046"/>
    <w:rsid w:val="001736BE"/>
    <w:rsid w:val="00173B47"/>
    <w:rsid w:val="00173C7F"/>
    <w:rsid w:val="00174594"/>
    <w:rsid w:val="00175C7D"/>
    <w:rsid w:val="00175D12"/>
    <w:rsid w:val="0017775A"/>
    <w:rsid w:val="00177E3D"/>
    <w:rsid w:val="00177F0E"/>
    <w:rsid w:val="00180707"/>
    <w:rsid w:val="00181278"/>
    <w:rsid w:val="00182147"/>
    <w:rsid w:val="001830B7"/>
    <w:rsid w:val="00183A6A"/>
    <w:rsid w:val="00184319"/>
    <w:rsid w:val="00184BBD"/>
    <w:rsid w:val="001850F2"/>
    <w:rsid w:val="001860E0"/>
    <w:rsid w:val="0018699A"/>
    <w:rsid w:val="00186B58"/>
    <w:rsid w:val="00186D26"/>
    <w:rsid w:val="00187CB8"/>
    <w:rsid w:val="00190511"/>
    <w:rsid w:val="001911A1"/>
    <w:rsid w:val="001921A4"/>
    <w:rsid w:val="00192544"/>
    <w:rsid w:val="00192D18"/>
    <w:rsid w:val="001945F3"/>
    <w:rsid w:val="00194F35"/>
    <w:rsid w:val="00196220"/>
    <w:rsid w:val="001968E8"/>
    <w:rsid w:val="0019698B"/>
    <w:rsid w:val="00196FA3"/>
    <w:rsid w:val="00196FC6"/>
    <w:rsid w:val="00197990"/>
    <w:rsid w:val="00197A0B"/>
    <w:rsid w:val="001A01F5"/>
    <w:rsid w:val="001A04BA"/>
    <w:rsid w:val="001A0F60"/>
    <w:rsid w:val="001A22A5"/>
    <w:rsid w:val="001A2ACB"/>
    <w:rsid w:val="001A3717"/>
    <w:rsid w:val="001A39E0"/>
    <w:rsid w:val="001A5430"/>
    <w:rsid w:val="001A5455"/>
    <w:rsid w:val="001A559C"/>
    <w:rsid w:val="001A592D"/>
    <w:rsid w:val="001A7964"/>
    <w:rsid w:val="001B0086"/>
    <w:rsid w:val="001B03FB"/>
    <w:rsid w:val="001B0DDE"/>
    <w:rsid w:val="001B0FC8"/>
    <w:rsid w:val="001B10EB"/>
    <w:rsid w:val="001B16B6"/>
    <w:rsid w:val="001B1BDE"/>
    <w:rsid w:val="001B23CD"/>
    <w:rsid w:val="001B2455"/>
    <w:rsid w:val="001B26B8"/>
    <w:rsid w:val="001B2BF4"/>
    <w:rsid w:val="001B35C8"/>
    <w:rsid w:val="001B35D4"/>
    <w:rsid w:val="001B387B"/>
    <w:rsid w:val="001B3A80"/>
    <w:rsid w:val="001B3C83"/>
    <w:rsid w:val="001B48A8"/>
    <w:rsid w:val="001B5522"/>
    <w:rsid w:val="001B578C"/>
    <w:rsid w:val="001B60E9"/>
    <w:rsid w:val="001B6442"/>
    <w:rsid w:val="001B767C"/>
    <w:rsid w:val="001B7823"/>
    <w:rsid w:val="001B7A22"/>
    <w:rsid w:val="001B7F83"/>
    <w:rsid w:val="001C011C"/>
    <w:rsid w:val="001C0CE0"/>
    <w:rsid w:val="001C18BD"/>
    <w:rsid w:val="001C1EC9"/>
    <w:rsid w:val="001C2777"/>
    <w:rsid w:val="001C2C4B"/>
    <w:rsid w:val="001C34E5"/>
    <w:rsid w:val="001C4AE3"/>
    <w:rsid w:val="001C59EF"/>
    <w:rsid w:val="001C5A50"/>
    <w:rsid w:val="001C5E6C"/>
    <w:rsid w:val="001C5F1E"/>
    <w:rsid w:val="001C6846"/>
    <w:rsid w:val="001C76C3"/>
    <w:rsid w:val="001C7E45"/>
    <w:rsid w:val="001D164F"/>
    <w:rsid w:val="001D173C"/>
    <w:rsid w:val="001D3211"/>
    <w:rsid w:val="001D36C0"/>
    <w:rsid w:val="001D4001"/>
    <w:rsid w:val="001D4812"/>
    <w:rsid w:val="001D4A4F"/>
    <w:rsid w:val="001D4FBA"/>
    <w:rsid w:val="001D593A"/>
    <w:rsid w:val="001D5C03"/>
    <w:rsid w:val="001D6039"/>
    <w:rsid w:val="001D690F"/>
    <w:rsid w:val="001D6C63"/>
    <w:rsid w:val="001E12AD"/>
    <w:rsid w:val="001E1582"/>
    <w:rsid w:val="001E17AF"/>
    <w:rsid w:val="001E2323"/>
    <w:rsid w:val="001E312F"/>
    <w:rsid w:val="001E40B5"/>
    <w:rsid w:val="001E448A"/>
    <w:rsid w:val="001E46D7"/>
    <w:rsid w:val="001E4948"/>
    <w:rsid w:val="001E4E33"/>
    <w:rsid w:val="001E4E73"/>
    <w:rsid w:val="001E5857"/>
    <w:rsid w:val="001E7BAE"/>
    <w:rsid w:val="001F02FA"/>
    <w:rsid w:val="001F0308"/>
    <w:rsid w:val="001F107F"/>
    <w:rsid w:val="001F149C"/>
    <w:rsid w:val="001F185C"/>
    <w:rsid w:val="001F246E"/>
    <w:rsid w:val="001F27DA"/>
    <w:rsid w:val="001F3BCA"/>
    <w:rsid w:val="001F3F99"/>
    <w:rsid w:val="001F4C1C"/>
    <w:rsid w:val="001F5A89"/>
    <w:rsid w:val="001F670F"/>
    <w:rsid w:val="001F67A0"/>
    <w:rsid w:val="001F6F30"/>
    <w:rsid w:val="001F7274"/>
    <w:rsid w:val="001F735E"/>
    <w:rsid w:val="001F7988"/>
    <w:rsid w:val="0020058C"/>
    <w:rsid w:val="00201847"/>
    <w:rsid w:val="00201D13"/>
    <w:rsid w:val="002021BF"/>
    <w:rsid w:val="0020281B"/>
    <w:rsid w:val="00202FEA"/>
    <w:rsid w:val="00203F48"/>
    <w:rsid w:val="00203F61"/>
    <w:rsid w:val="00203FD1"/>
    <w:rsid w:val="00206915"/>
    <w:rsid w:val="00206E94"/>
    <w:rsid w:val="002075DD"/>
    <w:rsid w:val="002103EE"/>
    <w:rsid w:val="0021076B"/>
    <w:rsid w:val="00211413"/>
    <w:rsid w:val="002119EC"/>
    <w:rsid w:val="00211F11"/>
    <w:rsid w:val="002121E9"/>
    <w:rsid w:val="002129EE"/>
    <w:rsid w:val="00212B0E"/>
    <w:rsid w:val="00213316"/>
    <w:rsid w:val="0021465F"/>
    <w:rsid w:val="002153C7"/>
    <w:rsid w:val="002154EA"/>
    <w:rsid w:val="002156A3"/>
    <w:rsid w:val="002156F9"/>
    <w:rsid w:val="002157AF"/>
    <w:rsid w:val="00217A67"/>
    <w:rsid w:val="0022020D"/>
    <w:rsid w:val="0022096E"/>
    <w:rsid w:val="00220DD6"/>
    <w:rsid w:val="00222006"/>
    <w:rsid w:val="0022206D"/>
    <w:rsid w:val="00222151"/>
    <w:rsid w:val="00222243"/>
    <w:rsid w:val="00223362"/>
    <w:rsid w:val="00223E6B"/>
    <w:rsid w:val="00225FA9"/>
    <w:rsid w:val="00225FCC"/>
    <w:rsid w:val="0022607C"/>
    <w:rsid w:val="002264F7"/>
    <w:rsid w:val="00226B56"/>
    <w:rsid w:val="00227236"/>
    <w:rsid w:val="00230707"/>
    <w:rsid w:val="0023101C"/>
    <w:rsid w:val="002312B9"/>
    <w:rsid w:val="00231A8C"/>
    <w:rsid w:val="00231AF7"/>
    <w:rsid w:val="00231E6E"/>
    <w:rsid w:val="00233089"/>
    <w:rsid w:val="002339D2"/>
    <w:rsid w:val="00233ABC"/>
    <w:rsid w:val="00233CE2"/>
    <w:rsid w:val="00233D96"/>
    <w:rsid w:val="002344A3"/>
    <w:rsid w:val="00236314"/>
    <w:rsid w:val="00236981"/>
    <w:rsid w:val="00236F83"/>
    <w:rsid w:val="00237377"/>
    <w:rsid w:val="0024128E"/>
    <w:rsid w:val="00241AB0"/>
    <w:rsid w:val="00241C97"/>
    <w:rsid w:val="002431D1"/>
    <w:rsid w:val="002433AA"/>
    <w:rsid w:val="00243F81"/>
    <w:rsid w:val="00244294"/>
    <w:rsid w:val="002454BC"/>
    <w:rsid w:val="00246AAF"/>
    <w:rsid w:val="00246BE7"/>
    <w:rsid w:val="00246F40"/>
    <w:rsid w:val="00247129"/>
    <w:rsid w:val="0025138E"/>
    <w:rsid w:val="002518E6"/>
    <w:rsid w:val="00251918"/>
    <w:rsid w:val="0025242B"/>
    <w:rsid w:val="00252EC6"/>
    <w:rsid w:val="002536CA"/>
    <w:rsid w:val="00253A05"/>
    <w:rsid w:val="00253FF9"/>
    <w:rsid w:val="00254AFB"/>
    <w:rsid w:val="002552E3"/>
    <w:rsid w:val="0025546C"/>
    <w:rsid w:val="0025641B"/>
    <w:rsid w:val="0025654A"/>
    <w:rsid w:val="00256E4B"/>
    <w:rsid w:val="00260549"/>
    <w:rsid w:val="0026127A"/>
    <w:rsid w:val="002617F2"/>
    <w:rsid w:val="00261A04"/>
    <w:rsid w:val="00261B87"/>
    <w:rsid w:val="00262727"/>
    <w:rsid w:val="00262D33"/>
    <w:rsid w:val="00262EC3"/>
    <w:rsid w:val="00262FDC"/>
    <w:rsid w:val="00263CB6"/>
    <w:rsid w:val="002640BD"/>
    <w:rsid w:val="002643C3"/>
    <w:rsid w:val="0026505E"/>
    <w:rsid w:val="00265EE9"/>
    <w:rsid w:val="00266A86"/>
    <w:rsid w:val="002676B7"/>
    <w:rsid w:val="0027022B"/>
    <w:rsid w:val="00270B0D"/>
    <w:rsid w:val="00270E49"/>
    <w:rsid w:val="00271934"/>
    <w:rsid w:val="0027225B"/>
    <w:rsid w:val="00272D45"/>
    <w:rsid w:val="002740F4"/>
    <w:rsid w:val="0027419C"/>
    <w:rsid w:val="00274205"/>
    <w:rsid w:val="00274318"/>
    <w:rsid w:val="00274EC6"/>
    <w:rsid w:val="0027515F"/>
    <w:rsid w:val="00275319"/>
    <w:rsid w:val="00276A8E"/>
    <w:rsid w:val="00276ECC"/>
    <w:rsid w:val="00277302"/>
    <w:rsid w:val="002805DB"/>
    <w:rsid w:val="002807D4"/>
    <w:rsid w:val="002809CF"/>
    <w:rsid w:val="00280AC1"/>
    <w:rsid w:val="00280C7F"/>
    <w:rsid w:val="00282005"/>
    <w:rsid w:val="002828CC"/>
    <w:rsid w:val="00282A70"/>
    <w:rsid w:val="00282DC9"/>
    <w:rsid w:val="00282F6F"/>
    <w:rsid w:val="0028307B"/>
    <w:rsid w:val="00283B81"/>
    <w:rsid w:val="0028476D"/>
    <w:rsid w:val="00285725"/>
    <w:rsid w:val="002859BD"/>
    <w:rsid w:val="00285C6B"/>
    <w:rsid w:val="00287FFD"/>
    <w:rsid w:val="002900F6"/>
    <w:rsid w:val="00290501"/>
    <w:rsid w:val="00290DDD"/>
    <w:rsid w:val="00291297"/>
    <w:rsid w:val="0029166C"/>
    <w:rsid w:val="00291BBD"/>
    <w:rsid w:val="00292202"/>
    <w:rsid w:val="00292393"/>
    <w:rsid w:val="002923DC"/>
    <w:rsid w:val="00292BCA"/>
    <w:rsid w:val="00292C61"/>
    <w:rsid w:val="002933E8"/>
    <w:rsid w:val="0029504F"/>
    <w:rsid w:val="00295B93"/>
    <w:rsid w:val="00295F12"/>
    <w:rsid w:val="00297357"/>
    <w:rsid w:val="002A12DD"/>
    <w:rsid w:val="002A19CF"/>
    <w:rsid w:val="002A1C6A"/>
    <w:rsid w:val="002A3022"/>
    <w:rsid w:val="002A34D7"/>
    <w:rsid w:val="002A3B32"/>
    <w:rsid w:val="002A3E64"/>
    <w:rsid w:val="002A46C6"/>
    <w:rsid w:val="002A5927"/>
    <w:rsid w:val="002A7E1F"/>
    <w:rsid w:val="002B0C5E"/>
    <w:rsid w:val="002B0CCF"/>
    <w:rsid w:val="002B18BE"/>
    <w:rsid w:val="002B2382"/>
    <w:rsid w:val="002B2740"/>
    <w:rsid w:val="002B2A91"/>
    <w:rsid w:val="002B2AD0"/>
    <w:rsid w:val="002B2C72"/>
    <w:rsid w:val="002B2F44"/>
    <w:rsid w:val="002B3AD4"/>
    <w:rsid w:val="002B45F3"/>
    <w:rsid w:val="002B5B36"/>
    <w:rsid w:val="002B66BB"/>
    <w:rsid w:val="002B72B5"/>
    <w:rsid w:val="002B7C72"/>
    <w:rsid w:val="002C04B5"/>
    <w:rsid w:val="002C081F"/>
    <w:rsid w:val="002C0CCB"/>
    <w:rsid w:val="002C2147"/>
    <w:rsid w:val="002C23C2"/>
    <w:rsid w:val="002C2BF3"/>
    <w:rsid w:val="002C3121"/>
    <w:rsid w:val="002C4852"/>
    <w:rsid w:val="002C4997"/>
    <w:rsid w:val="002C4B99"/>
    <w:rsid w:val="002C4C2F"/>
    <w:rsid w:val="002C4DCF"/>
    <w:rsid w:val="002C4E01"/>
    <w:rsid w:val="002C59E1"/>
    <w:rsid w:val="002C5D79"/>
    <w:rsid w:val="002C775A"/>
    <w:rsid w:val="002C78DA"/>
    <w:rsid w:val="002C7ECD"/>
    <w:rsid w:val="002D05BE"/>
    <w:rsid w:val="002D0904"/>
    <w:rsid w:val="002D0C45"/>
    <w:rsid w:val="002D1A2E"/>
    <w:rsid w:val="002D1E53"/>
    <w:rsid w:val="002D1F0C"/>
    <w:rsid w:val="002D281F"/>
    <w:rsid w:val="002D3759"/>
    <w:rsid w:val="002D419E"/>
    <w:rsid w:val="002D420D"/>
    <w:rsid w:val="002D48AA"/>
    <w:rsid w:val="002D509E"/>
    <w:rsid w:val="002D53C8"/>
    <w:rsid w:val="002D5486"/>
    <w:rsid w:val="002D56D2"/>
    <w:rsid w:val="002D5DD6"/>
    <w:rsid w:val="002D5E88"/>
    <w:rsid w:val="002D643D"/>
    <w:rsid w:val="002D7408"/>
    <w:rsid w:val="002D7935"/>
    <w:rsid w:val="002E00F2"/>
    <w:rsid w:val="002E02E0"/>
    <w:rsid w:val="002E049B"/>
    <w:rsid w:val="002E057B"/>
    <w:rsid w:val="002E0996"/>
    <w:rsid w:val="002E1A59"/>
    <w:rsid w:val="002E21C5"/>
    <w:rsid w:val="002E2748"/>
    <w:rsid w:val="002E363F"/>
    <w:rsid w:val="002E4599"/>
    <w:rsid w:val="002E4AD3"/>
    <w:rsid w:val="002E5424"/>
    <w:rsid w:val="002E5B21"/>
    <w:rsid w:val="002E6D83"/>
    <w:rsid w:val="002E7464"/>
    <w:rsid w:val="002F03E9"/>
    <w:rsid w:val="002F28C2"/>
    <w:rsid w:val="002F427B"/>
    <w:rsid w:val="002F54D6"/>
    <w:rsid w:val="002F58D0"/>
    <w:rsid w:val="002F65B5"/>
    <w:rsid w:val="002F729A"/>
    <w:rsid w:val="00300361"/>
    <w:rsid w:val="00300FEE"/>
    <w:rsid w:val="003012E2"/>
    <w:rsid w:val="003014CF"/>
    <w:rsid w:val="003014D7"/>
    <w:rsid w:val="00301E5D"/>
    <w:rsid w:val="00302865"/>
    <w:rsid w:val="00303924"/>
    <w:rsid w:val="00304829"/>
    <w:rsid w:val="00305021"/>
    <w:rsid w:val="00305BA4"/>
    <w:rsid w:val="00305FF6"/>
    <w:rsid w:val="0030634C"/>
    <w:rsid w:val="00306621"/>
    <w:rsid w:val="003066DD"/>
    <w:rsid w:val="00306847"/>
    <w:rsid w:val="0030764C"/>
    <w:rsid w:val="003102A3"/>
    <w:rsid w:val="003102D4"/>
    <w:rsid w:val="00311323"/>
    <w:rsid w:val="0031197F"/>
    <w:rsid w:val="00311B4A"/>
    <w:rsid w:val="0031209B"/>
    <w:rsid w:val="003120BE"/>
    <w:rsid w:val="0031243E"/>
    <w:rsid w:val="0031271A"/>
    <w:rsid w:val="00315732"/>
    <w:rsid w:val="003157D3"/>
    <w:rsid w:val="00316DC0"/>
    <w:rsid w:val="00316EE7"/>
    <w:rsid w:val="003170A1"/>
    <w:rsid w:val="00317C2E"/>
    <w:rsid w:val="00317F40"/>
    <w:rsid w:val="00320957"/>
    <w:rsid w:val="00320E52"/>
    <w:rsid w:val="00321417"/>
    <w:rsid w:val="003217F6"/>
    <w:rsid w:val="003219F2"/>
    <w:rsid w:val="00321E09"/>
    <w:rsid w:val="003220C8"/>
    <w:rsid w:val="00322EEB"/>
    <w:rsid w:val="00323431"/>
    <w:rsid w:val="00324FC2"/>
    <w:rsid w:val="003273CB"/>
    <w:rsid w:val="00327564"/>
    <w:rsid w:val="003275D9"/>
    <w:rsid w:val="00327740"/>
    <w:rsid w:val="003312AF"/>
    <w:rsid w:val="00331D18"/>
    <w:rsid w:val="0033206D"/>
    <w:rsid w:val="00332D5B"/>
    <w:rsid w:val="0033464D"/>
    <w:rsid w:val="003348E1"/>
    <w:rsid w:val="003355A8"/>
    <w:rsid w:val="003359BD"/>
    <w:rsid w:val="00335F34"/>
    <w:rsid w:val="00336EF9"/>
    <w:rsid w:val="0033718C"/>
    <w:rsid w:val="00337804"/>
    <w:rsid w:val="00337F18"/>
    <w:rsid w:val="00340649"/>
    <w:rsid w:val="0034079B"/>
    <w:rsid w:val="00341C2B"/>
    <w:rsid w:val="0034372A"/>
    <w:rsid w:val="00343B0B"/>
    <w:rsid w:val="00344182"/>
    <w:rsid w:val="003443AA"/>
    <w:rsid w:val="003445AC"/>
    <w:rsid w:val="003447F4"/>
    <w:rsid w:val="0034493E"/>
    <w:rsid w:val="003456DC"/>
    <w:rsid w:val="00345D97"/>
    <w:rsid w:val="003460AD"/>
    <w:rsid w:val="003469C9"/>
    <w:rsid w:val="00346DCC"/>
    <w:rsid w:val="0034702A"/>
    <w:rsid w:val="003471A9"/>
    <w:rsid w:val="0034736B"/>
    <w:rsid w:val="0035091A"/>
    <w:rsid w:val="00350F5E"/>
    <w:rsid w:val="00350F6B"/>
    <w:rsid w:val="0035150C"/>
    <w:rsid w:val="00351753"/>
    <w:rsid w:val="00351C72"/>
    <w:rsid w:val="0035236B"/>
    <w:rsid w:val="003526CA"/>
    <w:rsid w:val="0035335B"/>
    <w:rsid w:val="00353881"/>
    <w:rsid w:val="003539EF"/>
    <w:rsid w:val="00353E23"/>
    <w:rsid w:val="0035525A"/>
    <w:rsid w:val="00356262"/>
    <w:rsid w:val="003570E9"/>
    <w:rsid w:val="00357B44"/>
    <w:rsid w:val="00357D4F"/>
    <w:rsid w:val="00360169"/>
    <w:rsid w:val="00360268"/>
    <w:rsid w:val="003616E4"/>
    <w:rsid w:val="003618E8"/>
    <w:rsid w:val="003629EE"/>
    <w:rsid w:val="0036319B"/>
    <w:rsid w:val="00363215"/>
    <w:rsid w:val="003635CB"/>
    <w:rsid w:val="003636F4"/>
    <w:rsid w:val="00363874"/>
    <w:rsid w:val="00364D7A"/>
    <w:rsid w:val="003658B9"/>
    <w:rsid w:val="003659B3"/>
    <w:rsid w:val="00365BAC"/>
    <w:rsid w:val="0036648A"/>
    <w:rsid w:val="003668E9"/>
    <w:rsid w:val="00367D49"/>
    <w:rsid w:val="00367FFA"/>
    <w:rsid w:val="003706FE"/>
    <w:rsid w:val="003708CF"/>
    <w:rsid w:val="00370DAB"/>
    <w:rsid w:val="00370FC9"/>
    <w:rsid w:val="0037155D"/>
    <w:rsid w:val="00371561"/>
    <w:rsid w:val="0037171F"/>
    <w:rsid w:val="0037272D"/>
    <w:rsid w:val="0037286C"/>
    <w:rsid w:val="00372D05"/>
    <w:rsid w:val="00373152"/>
    <w:rsid w:val="003739DC"/>
    <w:rsid w:val="00373FB7"/>
    <w:rsid w:val="00374C38"/>
    <w:rsid w:val="00374D75"/>
    <w:rsid w:val="00375512"/>
    <w:rsid w:val="00375867"/>
    <w:rsid w:val="00375F04"/>
    <w:rsid w:val="00376A0D"/>
    <w:rsid w:val="00377277"/>
    <w:rsid w:val="0038047C"/>
    <w:rsid w:val="00380E93"/>
    <w:rsid w:val="0038118E"/>
    <w:rsid w:val="00381B7A"/>
    <w:rsid w:val="003823C4"/>
    <w:rsid w:val="00382A74"/>
    <w:rsid w:val="0038601A"/>
    <w:rsid w:val="003861A6"/>
    <w:rsid w:val="0038632C"/>
    <w:rsid w:val="00387D43"/>
    <w:rsid w:val="00387D74"/>
    <w:rsid w:val="003907A8"/>
    <w:rsid w:val="00391EFA"/>
    <w:rsid w:val="00393156"/>
    <w:rsid w:val="003947AB"/>
    <w:rsid w:val="00394853"/>
    <w:rsid w:val="003950F7"/>
    <w:rsid w:val="0039535E"/>
    <w:rsid w:val="00395C29"/>
    <w:rsid w:val="00396334"/>
    <w:rsid w:val="00396440"/>
    <w:rsid w:val="0039664B"/>
    <w:rsid w:val="003A011A"/>
    <w:rsid w:val="003A0322"/>
    <w:rsid w:val="003A03DA"/>
    <w:rsid w:val="003A049D"/>
    <w:rsid w:val="003A2B3F"/>
    <w:rsid w:val="003A2B84"/>
    <w:rsid w:val="003A2E82"/>
    <w:rsid w:val="003A2F48"/>
    <w:rsid w:val="003A2F79"/>
    <w:rsid w:val="003A300F"/>
    <w:rsid w:val="003A42D4"/>
    <w:rsid w:val="003A436B"/>
    <w:rsid w:val="003A461D"/>
    <w:rsid w:val="003A4C5A"/>
    <w:rsid w:val="003A4FDA"/>
    <w:rsid w:val="003A580B"/>
    <w:rsid w:val="003A6943"/>
    <w:rsid w:val="003A72ED"/>
    <w:rsid w:val="003B003F"/>
    <w:rsid w:val="003B05BD"/>
    <w:rsid w:val="003B0F3B"/>
    <w:rsid w:val="003B10B1"/>
    <w:rsid w:val="003B1481"/>
    <w:rsid w:val="003B29DB"/>
    <w:rsid w:val="003B3C01"/>
    <w:rsid w:val="003B3D0A"/>
    <w:rsid w:val="003B437E"/>
    <w:rsid w:val="003B48B4"/>
    <w:rsid w:val="003B4DC5"/>
    <w:rsid w:val="003B5EE8"/>
    <w:rsid w:val="003B6CC4"/>
    <w:rsid w:val="003B71ED"/>
    <w:rsid w:val="003B7333"/>
    <w:rsid w:val="003B765D"/>
    <w:rsid w:val="003B7D22"/>
    <w:rsid w:val="003B7F76"/>
    <w:rsid w:val="003C0028"/>
    <w:rsid w:val="003C0338"/>
    <w:rsid w:val="003C08EB"/>
    <w:rsid w:val="003C0AF8"/>
    <w:rsid w:val="003C1AF3"/>
    <w:rsid w:val="003C25F9"/>
    <w:rsid w:val="003C2842"/>
    <w:rsid w:val="003C2936"/>
    <w:rsid w:val="003C2D06"/>
    <w:rsid w:val="003C3BC9"/>
    <w:rsid w:val="003C42C4"/>
    <w:rsid w:val="003C4535"/>
    <w:rsid w:val="003C45DF"/>
    <w:rsid w:val="003C5301"/>
    <w:rsid w:val="003C5A00"/>
    <w:rsid w:val="003C6D94"/>
    <w:rsid w:val="003C6F09"/>
    <w:rsid w:val="003C7A2C"/>
    <w:rsid w:val="003C7D9D"/>
    <w:rsid w:val="003D00B6"/>
    <w:rsid w:val="003D0C6A"/>
    <w:rsid w:val="003D1219"/>
    <w:rsid w:val="003D19B7"/>
    <w:rsid w:val="003D299D"/>
    <w:rsid w:val="003D2B08"/>
    <w:rsid w:val="003D2DDF"/>
    <w:rsid w:val="003D3254"/>
    <w:rsid w:val="003D4CFD"/>
    <w:rsid w:val="003D5038"/>
    <w:rsid w:val="003D5391"/>
    <w:rsid w:val="003D59F6"/>
    <w:rsid w:val="003D6A74"/>
    <w:rsid w:val="003D6C6C"/>
    <w:rsid w:val="003D7A7B"/>
    <w:rsid w:val="003E0032"/>
    <w:rsid w:val="003E0B5D"/>
    <w:rsid w:val="003E1599"/>
    <w:rsid w:val="003E24C4"/>
    <w:rsid w:val="003E2D9B"/>
    <w:rsid w:val="003E3468"/>
    <w:rsid w:val="003E385C"/>
    <w:rsid w:val="003E4385"/>
    <w:rsid w:val="003E4670"/>
    <w:rsid w:val="003E4A07"/>
    <w:rsid w:val="003E5F77"/>
    <w:rsid w:val="003E65EE"/>
    <w:rsid w:val="003E6B3D"/>
    <w:rsid w:val="003E6C66"/>
    <w:rsid w:val="003E6E28"/>
    <w:rsid w:val="003E6F2B"/>
    <w:rsid w:val="003E7425"/>
    <w:rsid w:val="003F0385"/>
    <w:rsid w:val="003F1E3A"/>
    <w:rsid w:val="003F23E5"/>
    <w:rsid w:val="003F256C"/>
    <w:rsid w:val="003F2932"/>
    <w:rsid w:val="003F3C4D"/>
    <w:rsid w:val="003F41AC"/>
    <w:rsid w:val="003F426D"/>
    <w:rsid w:val="003F4AC6"/>
    <w:rsid w:val="003F52C1"/>
    <w:rsid w:val="003F5844"/>
    <w:rsid w:val="00400B72"/>
    <w:rsid w:val="00400BA7"/>
    <w:rsid w:val="00401D30"/>
    <w:rsid w:val="004030F9"/>
    <w:rsid w:val="00403692"/>
    <w:rsid w:val="00403777"/>
    <w:rsid w:val="00403815"/>
    <w:rsid w:val="00403B63"/>
    <w:rsid w:val="00403D66"/>
    <w:rsid w:val="004044BC"/>
    <w:rsid w:val="0040471B"/>
    <w:rsid w:val="00404F8D"/>
    <w:rsid w:val="004051F3"/>
    <w:rsid w:val="004055D7"/>
    <w:rsid w:val="0040668B"/>
    <w:rsid w:val="00406830"/>
    <w:rsid w:val="00406CBC"/>
    <w:rsid w:val="00406E22"/>
    <w:rsid w:val="00406F3A"/>
    <w:rsid w:val="004072DA"/>
    <w:rsid w:val="00407348"/>
    <w:rsid w:val="0041254D"/>
    <w:rsid w:val="00412A7F"/>
    <w:rsid w:val="00413568"/>
    <w:rsid w:val="00413942"/>
    <w:rsid w:val="0041441A"/>
    <w:rsid w:val="00414AB4"/>
    <w:rsid w:val="00414E2F"/>
    <w:rsid w:val="0041514D"/>
    <w:rsid w:val="00415D01"/>
    <w:rsid w:val="00416F0C"/>
    <w:rsid w:val="00421094"/>
    <w:rsid w:val="00421506"/>
    <w:rsid w:val="004219FF"/>
    <w:rsid w:val="00421D07"/>
    <w:rsid w:val="004220CB"/>
    <w:rsid w:val="00423E5F"/>
    <w:rsid w:val="0042438D"/>
    <w:rsid w:val="0042463A"/>
    <w:rsid w:val="004252C1"/>
    <w:rsid w:val="00426CB3"/>
    <w:rsid w:val="00427452"/>
    <w:rsid w:val="00427BE9"/>
    <w:rsid w:val="0043098A"/>
    <w:rsid w:val="0043098C"/>
    <w:rsid w:val="00431C4A"/>
    <w:rsid w:val="004320AB"/>
    <w:rsid w:val="0043383D"/>
    <w:rsid w:val="0043385F"/>
    <w:rsid w:val="00433907"/>
    <w:rsid w:val="00433920"/>
    <w:rsid w:val="004345AE"/>
    <w:rsid w:val="00435441"/>
    <w:rsid w:val="004360F4"/>
    <w:rsid w:val="004366D1"/>
    <w:rsid w:val="00436731"/>
    <w:rsid w:val="00437005"/>
    <w:rsid w:val="0043764C"/>
    <w:rsid w:val="00437D61"/>
    <w:rsid w:val="00440260"/>
    <w:rsid w:val="00441651"/>
    <w:rsid w:val="00442593"/>
    <w:rsid w:val="0044269A"/>
    <w:rsid w:val="004434F8"/>
    <w:rsid w:val="00444A2D"/>
    <w:rsid w:val="00444C14"/>
    <w:rsid w:val="0044533F"/>
    <w:rsid w:val="00445FA6"/>
    <w:rsid w:val="00447C80"/>
    <w:rsid w:val="00450774"/>
    <w:rsid w:val="004517FF"/>
    <w:rsid w:val="00451F84"/>
    <w:rsid w:val="004526B7"/>
    <w:rsid w:val="00453017"/>
    <w:rsid w:val="004539ED"/>
    <w:rsid w:val="004544F9"/>
    <w:rsid w:val="00454618"/>
    <w:rsid w:val="00454738"/>
    <w:rsid w:val="00454AFA"/>
    <w:rsid w:val="00456384"/>
    <w:rsid w:val="00456CD0"/>
    <w:rsid w:val="00457925"/>
    <w:rsid w:val="00457EA4"/>
    <w:rsid w:val="00460440"/>
    <w:rsid w:val="00460EAD"/>
    <w:rsid w:val="00461111"/>
    <w:rsid w:val="00462233"/>
    <w:rsid w:val="00462BE4"/>
    <w:rsid w:val="00463346"/>
    <w:rsid w:val="004658F6"/>
    <w:rsid w:val="0046662C"/>
    <w:rsid w:val="00466B22"/>
    <w:rsid w:val="004672ED"/>
    <w:rsid w:val="0046768A"/>
    <w:rsid w:val="00467D9E"/>
    <w:rsid w:val="00470C5B"/>
    <w:rsid w:val="00471008"/>
    <w:rsid w:val="00471A94"/>
    <w:rsid w:val="00471CC5"/>
    <w:rsid w:val="00472836"/>
    <w:rsid w:val="004737C8"/>
    <w:rsid w:val="0047415C"/>
    <w:rsid w:val="0047448A"/>
    <w:rsid w:val="004744BA"/>
    <w:rsid w:val="00474D9E"/>
    <w:rsid w:val="00475112"/>
    <w:rsid w:val="004753B2"/>
    <w:rsid w:val="00475BB6"/>
    <w:rsid w:val="0047660F"/>
    <w:rsid w:val="004767C2"/>
    <w:rsid w:val="00476CC5"/>
    <w:rsid w:val="00480433"/>
    <w:rsid w:val="00481D4D"/>
    <w:rsid w:val="004822B7"/>
    <w:rsid w:val="004850E2"/>
    <w:rsid w:val="0048547A"/>
    <w:rsid w:val="004861E2"/>
    <w:rsid w:val="00487833"/>
    <w:rsid w:val="00487EBB"/>
    <w:rsid w:val="0049033B"/>
    <w:rsid w:val="00490B17"/>
    <w:rsid w:val="0049114F"/>
    <w:rsid w:val="0049128D"/>
    <w:rsid w:val="004925BB"/>
    <w:rsid w:val="00492918"/>
    <w:rsid w:val="00492BEE"/>
    <w:rsid w:val="004937CF"/>
    <w:rsid w:val="00493847"/>
    <w:rsid w:val="004948A1"/>
    <w:rsid w:val="00494AE2"/>
    <w:rsid w:val="00496489"/>
    <w:rsid w:val="0049679E"/>
    <w:rsid w:val="00496CC5"/>
    <w:rsid w:val="004973DA"/>
    <w:rsid w:val="00497B31"/>
    <w:rsid w:val="004A0704"/>
    <w:rsid w:val="004A0BB7"/>
    <w:rsid w:val="004A1D38"/>
    <w:rsid w:val="004A233A"/>
    <w:rsid w:val="004A26D1"/>
    <w:rsid w:val="004A2C24"/>
    <w:rsid w:val="004A34D6"/>
    <w:rsid w:val="004A3724"/>
    <w:rsid w:val="004A4259"/>
    <w:rsid w:val="004A47ED"/>
    <w:rsid w:val="004A4C13"/>
    <w:rsid w:val="004A6A9B"/>
    <w:rsid w:val="004A71FA"/>
    <w:rsid w:val="004B0490"/>
    <w:rsid w:val="004B0854"/>
    <w:rsid w:val="004B0CCE"/>
    <w:rsid w:val="004B0EF9"/>
    <w:rsid w:val="004B100B"/>
    <w:rsid w:val="004B174D"/>
    <w:rsid w:val="004B2F3A"/>
    <w:rsid w:val="004B3520"/>
    <w:rsid w:val="004B5858"/>
    <w:rsid w:val="004B5D13"/>
    <w:rsid w:val="004B7224"/>
    <w:rsid w:val="004B7709"/>
    <w:rsid w:val="004B7D02"/>
    <w:rsid w:val="004B7F3E"/>
    <w:rsid w:val="004C116C"/>
    <w:rsid w:val="004C1616"/>
    <w:rsid w:val="004C1781"/>
    <w:rsid w:val="004C20DC"/>
    <w:rsid w:val="004C22C2"/>
    <w:rsid w:val="004C2323"/>
    <w:rsid w:val="004C3B90"/>
    <w:rsid w:val="004C45DB"/>
    <w:rsid w:val="004C4A60"/>
    <w:rsid w:val="004C4BAE"/>
    <w:rsid w:val="004C5B7B"/>
    <w:rsid w:val="004C61C7"/>
    <w:rsid w:val="004C6A96"/>
    <w:rsid w:val="004C6D06"/>
    <w:rsid w:val="004C7457"/>
    <w:rsid w:val="004C7A70"/>
    <w:rsid w:val="004C7F09"/>
    <w:rsid w:val="004D055D"/>
    <w:rsid w:val="004D0E21"/>
    <w:rsid w:val="004D1BF8"/>
    <w:rsid w:val="004D30E4"/>
    <w:rsid w:val="004D32B7"/>
    <w:rsid w:val="004D3E23"/>
    <w:rsid w:val="004D3F1B"/>
    <w:rsid w:val="004D53EA"/>
    <w:rsid w:val="004D6707"/>
    <w:rsid w:val="004D6F25"/>
    <w:rsid w:val="004D752D"/>
    <w:rsid w:val="004E048C"/>
    <w:rsid w:val="004E0ADC"/>
    <w:rsid w:val="004E15BD"/>
    <w:rsid w:val="004E25C6"/>
    <w:rsid w:val="004E3524"/>
    <w:rsid w:val="004E3923"/>
    <w:rsid w:val="004E3CD3"/>
    <w:rsid w:val="004E4B46"/>
    <w:rsid w:val="004E5262"/>
    <w:rsid w:val="004E5D3E"/>
    <w:rsid w:val="004E62C7"/>
    <w:rsid w:val="004E744D"/>
    <w:rsid w:val="004E766D"/>
    <w:rsid w:val="004E7976"/>
    <w:rsid w:val="004E7B82"/>
    <w:rsid w:val="004F03CD"/>
    <w:rsid w:val="004F0942"/>
    <w:rsid w:val="004F0AD0"/>
    <w:rsid w:val="004F0EE3"/>
    <w:rsid w:val="004F1406"/>
    <w:rsid w:val="004F141E"/>
    <w:rsid w:val="004F1C52"/>
    <w:rsid w:val="004F25FC"/>
    <w:rsid w:val="004F2AEB"/>
    <w:rsid w:val="004F360F"/>
    <w:rsid w:val="004F367A"/>
    <w:rsid w:val="004F3AFD"/>
    <w:rsid w:val="004F48FE"/>
    <w:rsid w:val="004F4BD5"/>
    <w:rsid w:val="004F4ED9"/>
    <w:rsid w:val="004F4EF7"/>
    <w:rsid w:val="004F5DE9"/>
    <w:rsid w:val="004F6444"/>
    <w:rsid w:val="004F6C92"/>
    <w:rsid w:val="004F708A"/>
    <w:rsid w:val="004F759D"/>
    <w:rsid w:val="004F7EB5"/>
    <w:rsid w:val="005003E7"/>
    <w:rsid w:val="005005A5"/>
    <w:rsid w:val="0050074A"/>
    <w:rsid w:val="00500832"/>
    <w:rsid w:val="00501524"/>
    <w:rsid w:val="00502165"/>
    <w:rsid w:val="00502533"/>
    <w:rsid w:val="00503A41"/>
    <w:rsid w:val="00503ABE"/>
    <w:rsid w:val="00503D3A"/>
    <w:rsid w:val="00503D4C"/>
    <w:rsid w:val="00504099"/>
    <w:rsid w:val="0050486C"/>
    <w:rsid w:val="00505B5C"/>
    <w:rsid w:val="00505D88"/>
    <w:rsid w:val="0050642E"/>
    <w:rsid w:val="00506CAA"/>
    <w:rsid w:val="005071F7"/>
    <w:rsid w:val="00507B1C"/>
    <w:rsid w:val="0051055C"/>
    <w:rsid w:val="00510821"/>
    <w:rsid w:val="00510D9E"/>
    <w:rsid w:val="00510EFA"/>
    <w:rsid w:val="005114F8"/>
    <w:rsid w:val="00511F5C"/>
    <w:rsid w:val="005130C4"/>
    <w:rsid w:val="0051323D"/>
    <w:rsid w:val="00513AA4"/>
    <w:rsid w:val="00513B80"/>
    <w:rsid w:val="005149CF"/>
    <w:rsid w:val="0051511C"/>
    <w:rsid w:val="00515606"/>
    <w:rsid w:val="0051581E"/>
    <w:rsid w:val="005159B5"/>
    <w:rsid w:val="00515C8D"/>
    <w:rsid w:val="00516B8D"/>
    <w:rsid w:val="00516EEE"/>
    <w:rsid w:val="00517FAF"/>
    <w:rsid w:val="00520B1F"/>
    <w:rsid w:val="0052157D"/>
    <w:rsid w:val="0052202D"/>
    <w:rsid w:val="005233C8"/>
    <w:rsid w:val="00523F1D"/>
    <w:rsid w:val="00523FB6"/>
    <w:rsid w:val="00524C13"/>
    <w:rsid w:val="00524D89"/>
    <w:rsid w:val="00524F28"/>
    <w:rsid w:val="0052509F"/>
    <w:rsid w:val="005250B6"/>
    <w:rsid w:val="00525504"/>
    <w:rsid w:val="00525724"/>
    <w:rsid w:val="0052601A"/>
    <w:rsid w:val="005268FC"/>
    <w:rsid w:val="00526992"/>
    <w:rsid w:val="00526F63"/>
    <w:rsid w:val="00530100"/>
    <w:rsid w:val="005301B0"/>
    <w:rsid w:val="00530B94"/>
    <w:rsid w:val="005311B2"/>
    <w:rsid w:val="0053151B"/>
    <w:rsid w:val="00531F5D"/>
    <w:rsid w:val="0053236D"/>
    <w:rsid w:val="00532AC3"/>
    <w:rsid w:val="00532EA6"/>
    <w:rsid w:val="00533457"/>
    <w:rsid w:val="00533E9A"/>
    <w:rsid w:val="00534705"/>
    <w:rsid w:val="00534F29"/>
    <w:rsid w:val="00535786"/>
    <w:rsid w:val="005359B7"/>
    <w:rsid w:val="005366DD"/>
    <w:rsid w:val="00536C41"/>
    <w:rsid w:val="005378EF"/>
    <w:rsid w:val="00540775"/>
    <w:rsid w:val="00541046"/>
    <w:rsid w:val="005416F1"/>
    <w:rsid w:val="00542480"/>
    <w:rsid w:val="0054293B"/>
    <w:rsid w:val="00542BE5"/>
    <w:rsid w:val="00542DF2"/>
    <w:rsid w:val="005434EF"/>
    <w:rsid w:val="0054385B"/>
    <w:rsid w:val="0054475A"/>
    <w:rsid w:val="0054518E"/>
    <w:rsid w:val="00545216"/>
    <w:rsid w:val="005452B9"/>
    <w:rsid w:val="0054579E"/>
    <w:rsid w:val="00545AFB"/>
    <w:rsid w:val="005465AF"/>
    <w:rsid w:val="00546631"/>
    <w:rsid w:val="005503FE"/>
    <w:rsid w:val="00550659"/>
    <w:rsid w:val="005523C3"/>
    <w:rsid w:val="005526A2"/>
    <w:rsid w:val="00552A6C"/>
    <w:rsid w:val="00553525"/>
    <w:rsid w:val="005541ED"/>
    <w:rsid w:val="00554650"/>
    <w:rsid w:val="005547AF"/>
    <w:rsid w:val="00554974"/>
    <w:rsid w:val="0055497D"/>
    <w:rsid w:val="00554D30"/>
    <w:rsid w:val="00555012"/>
    <w:rsid w:val="005551FA"/>
    <w:rsid w:val="00555869"/>
    <w:rsid w:val="0055665C"/>
    <w:rsid w:val="00557486"/>
    <w:rsid w:val="005578D8"/>
    <w:rsid w:val="00560135"/>
    <w:rsid w:val="005606FD"/>
    <w:rsid w:val="00560A9A"/>
    <w:rsid w:val="00561B49"/>
    <w:rsid w:val="0056232E"/>
    <w:rsid w:val="00563D82"/>
    <w:rsid w:val="005640BA"/>
    <w:rsid w:val="005647AF"/>
    <w:rsid w:val="00564BED"/>
    <w:rsid w:val="00564F8B"/>
    <w:rsid w:val="00565647"/>
    <w:rsid w:val="00566D4E"/>
    <w:rsid w:val="005671AC"/>
    <w:rsid w:val="00570FAB"/>
    <w:rsid w:val="00571FB4"/>
    <w:rsid w:val="00572B69"/>
    <w:rsid w:val="00572D50"/>
    <w:rsid w:val="00572E8F"/>
    <w:rsid w:val="00574364"/>
    <w:rsid w:val="005748DF"/>
    <w:rsid w:val="0057498C"/>
    <w:rsid w:val="00574EB3"/>
    <w:rsid w:val="00575618"/>
    <w:rsid w:val="00575853"/>
    <w:rsid w:val="00575D7D"/>
    <w:rsid w:val="0057636B"/>
    <w:rsid w:val="00576671"/>
    <w:rsid w:val="00576768"/>
    <w:rsid w:val="0057739D"/>
    <w:rsid w:val="005773F3"/>
    <w:rsid w:val="005778C6"/>
    <w:rsid w:val="00577A35"/>
    <w:rsid w:val="00580334"/>
    <w:rsid w:val="00580D47"/>
    <w:rsid w:val="00580F7B"/>
    <w:rsid w:val="005819F2"/>
    <w:rsid w:val="00582657"/>
    <w:rsid w:val="00583C3A"/>
    <w:rsid w:val="005840BE"/>
    <w:rsid w:val="00584563"/>
    <w:rsid w:val="00584A45"/>
    <w:rsid w:val="00584B2B"/>
    <w:rsid w:val="005851B2"/>
    <w:rsid w:val="005851B6"/>
    <w:rsid w:val="00585A08"/>
    <w:rsid w:val="005860F9"/>
    <w:rsid w:val="0058663C"/>
    <w:rsid w:val="00586CA4"/>
    <w:rsid w:val="00586E81"/>
    <w:rsid w:val="0058715E"/>
    <w:rsid w:val="00592357"/>
    <w:rsid w:val="0059277C"/>
    <w:rsid w:val="00594746"/>
    <w:rsid w:val="00594F76"/>
    <w:rsid w:val="00595700"/>
    <w:rsid w:val="005957A7"/>
    <w:rsid w:val="00595A78"/>
    <w:rsid w:val="00595B27"/>
    <w:rsid w:val="0059671E"/>
    <w:rsid w:val="00597831"/>
    <w:rsid w:val="005A04AF"/>
    <w:rsid w:val="005A0711"/>
    <w:rsid w:val="005A09BC"/>
    <w:rsid w:val="005A0AD3"/>
    <w:rsid w:val="005A10C3"/>
    <w:rsid w:val="005A2012"/>
    <w:rsid w:val="005A2DB4"/>
    <w:rsid w:val="005A3A4B"/>
    <w:rsid w:val="005A4BB2"/>
    <w:rsid w:val="005A4EDC"/>
    <w:rsid w:val="005A5321"/>
    <w:rsid w:val="005A5400"/>
    <w:rsid w:val="005A70D1"/>
    <w:rsid w:val="005A7535"/>
    <w:rsid w:val="005B1865"/>
    <w:rsid w:val="005B2907"/>
    <w:rsid w:val="005B2960"/>
    <w:rsid w:val="005B2A60"/>
    <w:rsid w:val="005B3525"/>
    <w:rsid w:val="005B3D35"/>
    <w:rsid w:val="005B404F"/>
    <w:rsid w:val="005B4288"/>
    <w:rsid w:val="005B4EAC"/>
    <w:rsid w:val="005B508A"/>
    <w:rsid w:val="005B51A0"/>
    <w:rsid w:val="005B567A"/>
    <w:rsid w:val="005B7944"/>
    <w:rsid w:val="005B7C31"/>
    <w:rsid w:val="005C0297"/>
    <w:rsid w:val="005C04B4"/>
    <w:rsid w:val="005C04FC"/>
    <w:rsid w:val="005C169A"/>
    <w:rsid w:val="005C23D8"/>
    <w:rsid w:val="005C321E"/>
    <w:rsid w:val="005C37A1"/>
    <w:rsid w:val="005C3EED"/>
    <w:rsid w:val="005C4A70"/>
    <w:rsid w:val="005C4BCD"/>
    <w:rsid w:val="005C51BF"/>
    <w:rsid w:val="005C57AC"/>
    <w:rsid w:val="005C638B"/>
    <w:rsid w:val="005C6542"/>
    <w:rsid w:val="005C6718"/>
    <w:rsid w:val="005C6879"/>
    <w:rsid w:val="005C6FDF"/>
    <w:rsid w:val="005C742C"/>
    <w:rsid w:val="005C77D0"/>
    <w:rsid w:val="005C7803"/>
    <w:rsid w:val="005C7B5A"/>
    <w:rsid w:val="005C7F43"/>
    <w:rsid w:val="005D0BF1"/>
    <w:rsid w:val="005D0F03"/>
    <w:rsid w:val="005D1726"/>
    <w:rsid w:val="005D1B03"/>
    <w:rsid w:val="005D1FB2"/>
    <w:rsid w:val="005D2A5F"/>
    <w:rsid w:val="005D3043"/>
    <w:rsid w:val="005D3190"/>
    <w:rsid w:val="005D3CA2"/>
    <w:rsid w:val="005D3D16"/>
    <w:rsid w:val="005D450B"/>
    <w:rsid w:val="005D5233"/>
    <w:rsid w:val="005D5689"/>
    <w:rsid w:val="005D5A2D"/>
    <w:rsid w:val="005D793D"/>
    <w:rsid w:val="005E0538"/>
    <w:rsid w:val="005E183F"/>
    <w:rsid w:val="005E1C56"/>
    <w:rsid w:val="005E266A"/>
    <w:rsid w:val="005E27A3"/>
    <w:rsid w:val="005E2B56"/>
    <w:rsid w:val="005E339E"/>
    <w:rsid w:val="005E3AB0"/>
    <w:rsid w:val="005E4D22"/>
    <w:rsid w:val="005E59EC"/>
    <w:rsid w:val="005E60CF"/>
    <w:rsid w:val="005E6195"/>
    <w:rsid w:val="005E6243"/>
    <w:rsid w:val="005E72FB"/>
    <w:rsid w:val="005E7648"/>
    <w:rsid w:val="005F0490"/>
    <w:rsid w:val="005F05C5"/>
    <w:rsid w:val="005F0959"/>
    <w:rsid w:val="005F137D"/>
    <w:rsid w:val="005F150D"/>
    <w:rsid w:val="005F18DE"/>
    <w:rsid w:val="005F22B0"/>
    <w:rsid w:val="005F239D"/>
    <w:rsid w:val="005F30ED"/>
    <w:rsid w:val="005F3340"/>
    <w:rsid w:val="005F3439"/>
    <w:rsid w:val="005F3BFC"/>
    <w:rsid w:val="005F4D16"/>
    <w:rsid w:val="005F635A"/>
    <w:rsid w:val="005F7390"/>
    <w:rsid w:val="005F7A6D"/>
    <w:rsid w:val="005F7EAD"/>
    <w:rsid w:val="006008B4"/>
    <w:rsid w:val="00600CB0"/>
    <w:rsid w:val="00602A3D"/>
    <w:rsid w:val="0060368D"/>
    <w:rsid w:val="006056FC"/>
    <w:rsid w:val="006057B4"/>
    <w:rsid w:val="00606A3F"/>
    <w:rsid w:val="00606F48"/>
    <w:rsid w:val="00610A98"/>
    <w:rsid w:val="006115FC"/>
    <w:rsid w:val="00611998"/>
    <w:rsid w:val="00612067"/>
    <w:rsid w:val="0061273F"/>
    <w:rsid w:val="0061304F"/>
    <w:rsid w:val="006134AB"/>
    <w:rsid w:val="006134B2"/>
    <w:rsid w:val="006137A7"/>
    <w:rsid w:val="00613D1D"/>
    <w:rsid w:val="0061401F"/>
    <w:rsid w:val="006149DE"/>
    <w:rsid w:val="00614CF8"/>
    <w:rsid w:val="00617882"/>
    <w:rsid w:val="006215C5"/>
    <w:rsid w:val="00621CDB"/>
    <w:rsid w:val="00622434"/>
    <w:rsid w:val="006225AE"/>
    <w:rsid w:val="006229FB"/>
    <w:rsid w:val="00622B43"/>
    <w:rsid w:val="00622D7B"/>
    <w:rsid w:val="00623172"/>
    <w:rsid w:val="00623704"/>
    <w:rsid w:val="00623AD2"/>
    <w:rsid w:val="00625600"/>
    <w:rsid w:val="00625B03"/>
    <w:rsid w:val="00625CA2"/>
    <w:rsid w:val="00626010"/>
    <w:rsid w:val="00626709"/>
    <w:rsid w:val="00626836"/>
    <w:rsid w:val="00626952"/>
    <w:rsid w:val="00626BFD"/>
    <w:rsid w:val="00626C31"/>
    <w:rsid w:val="006302E7"/>
    <w:rsid w:val="006308E4"/>
    <w:rsid w:val="0063128D"/>
    <w:rsid w:val="00631A3A"/>
    <w:rsid w:val="00632B7B"/>
    <w:rsid w:val="00632F16"/>
    <w:rsid w:val="00634A03"/>
    <w:rsid w:val="00636C3A"/>
    <w:rsid w:val="006373BC"/>
    <w:rsid w:val="00637E7C"/>
    <w:rsid w:val="00640924"/>
    <w:rsid w:val="00640998"/>
    <w:rsid w:val="00641581"/>
    <w:rsid w:val="00642637"/>
    <w:rsid w:val="00642A61"/>
    <w:rsid w:val="00642B30"/>
    <w:rsid w:val="00642F8A"/>
    <w:rsid w:val="00642FEB"/>
    <w:rsid w:val="00643955"/>
    <w:rsid w:val="00645768"/>
    <w:rsid w:val="006457B8"/>
    <w:rsid w:val="00645BC1"/>
    <w:rsid w:val="00645ECA"/>
    <w:rsid w:val="00646D8C"/>
    <w:rsid w:val="00647BDA"/>
    <w:rsid w:val="0065123D"/>
    <w:rsid w:val="00652E42"/>
    <w:rsid w:val="00653F9C"/>
    <w:rsid w:val="00654097"/>
    <w:rsid w:val="00654189"/>
    <w:rsid w:val="00655E21"/>
    <w:rsid w:val="006560B1"/>
    <w:rsid w:val="00656753"/>
    <w:rsid w:val="00656BCF"/>
    <w:rsid w:val="00656EDF"/>
    <w:rsid w:val="00660A89"/>
    <w:rsid w:val="00661494"/>
    <w:rsid w:val="006619C5"/>
    <w:rsid w:val="00661F47"/>
    <w:rsid w:val="00662511"/>
    <w:rsid w:val="00662A61"/>
    <w:rsid w:val="00662D6A"/>
    <w:rsid w:val="006635E0"/>
    <w:rsid w:val="006637F0"/>
    <w:rsid w:val="006638E6"/>
    <w:rsid w:val="00663E06"/>
    <w:rsid w:val="00664587"/>
    <w:rsid w:val="006645A5"/>
    <w:rsid w:val="006650C0"/>
    <w:rsid w:val="006678F7"/>
    <w:rsid w:val="00667D40"/>
    <w:rsid w:val="0067100F"/>
    <w:rsid w:val="0067196B"/>
    <w:rsid w:val="0067222C"/>
    <w:rsid w:val="00673A6C"/>
    <w:rsid w:val="00676625"/>
    <w:rsid w:val="00676920"/>
    <w:rsid w:val="00676ED7"/>
    <w:rsid w:val="006775B9"/>
    <w:rsid w:val="006778C9"/>
    <w:rsid w:val="00677B06"/>
    <w:rsid w:val="00680350"/>
    <w:rsid w:val="006807BD"/>
    <w:rsid w:val="00680CBF"/>
    <w:rsid w:val="00681787"/>
    <w:rsid w:val="00681BF4"/>
    <w:rsid w:val="00681FF4"/>
    <w:rsid w:val="006830E0"/>
    <w:rsid w:val="006839CC"/>
    <w:rsid w:val="00683AB5"/>
    <w:rsid w:val="0068477B"/>
    <w:rsid w:val="006854C6"/>
    <w:rsid w:val="0068586C"/>
    <w:rsid w:val="00685E2C"/>
    <w:rsid w:val="0068719D"/>
    <w:rsid w:val="0069052A"/>
    <w:rsid w:val="006915F3"/>
    <w:rsid w:val="00691C72"/>
    <w:rsid w:val="006923B6"/>
    <w:rsid w:val="006929E4"/>
    <w:rsid w:val="00692FB3"/>
    <w:rsid w:val="00693A78"/>
    <w:rsid w:val="00693DA7"/>
    <w:rsid w:val="00693EDB"/>
    <w:rsid w:val="006940AB"/>
    <w:rsid w:val="00694C0B"/>
    <w:rsid w:val="00694D05"/>
    <w:rsid w:val="00694E8B"/>
    <w:rsid w:val="00695D12"/>
    <w:rsid w:val="00696155"/>
    <w:rsid w:val="0069705C"/>
    <w:rsid w:val="00697083"/>
    <w:rsid w:val="0069741B"/>
    <w:rsid w:val="00697D6D"/>
    <w:rsid w:val="006A02C1"/>
    <w:rsid w:val="006A07D3"/>
    <w:rsid w:val="006A0EB6"/>
    <w:rsid w:val="006A1558"/>
    <w:rsid w:val="006A182C"/>
    <w:rsid w:val="006A1D52"/>
    <w:rsid w:val="006A3153"/>
    <w:rsid w:val="006A4271"/>
    <w:rsid w:val="006A49D5"/>
    <w:rsid w:val="006A4D7D"/>
    <w:rsid w:val="006A5072"/>
    <w:rsid w:val="006A50C7"/>
    <w:rsid w:val="006A5189"/>
    <w:rsid w:val="006A5A44"/>
    <w:rsid w:val="006A6105"/>
    <w:rsid w:val="006A614B"/>
    <w:rsid w:val="006A66B5"/>
    <w:rsid w:val="006A6E9D"/>
    <w:rsid w:val="006A71FC"/>
    <w:rsid w:val="006A723D"/>
    <w:rsid w:val="006A7388"/>
    <w:rsid w:val="006B0EB9"/>
    <w:rsid w:val="006B11F9"/>
    <w:rsid w:val="006B17C6"/>
    <w:rsid w:val="006B24F0"/>
    <w:rsid w:val="006B47FB"/>
    <w:rsid w:val="006B4C09"/>
    <w:rsid w:val="006B4C6D"/>
    <w:rsid w:val="006B61FD"/>
    <w:rsid w:val="006B624D"/>
    <w:rsid w:val="006B65FE"/>
    <w:rsid w:val="006B69A9"/>
    <w:rsid w:val="006B6BCE"/>
    <w:rsid w:val="006B7ECE"/>
    <w:rsid w:val="006C14A1"/>
    <w:rsid w:val="006C1E2E"/>
    <w:rsid w:val="006C3262"/>
    <w:rsid w:val="006C344A"/>
    <w:rsid w:val="006C4040"/>
    <w:rsid w:val="006C449A"/>
    <w:rsid w:val="006C49E1"/>
    <w:rsid w:val="006C4BB0"/>
    <w:rsid w:val="006C5135"/>
    <w:rsid w:val="006C5587"/>
    <w:rsid w:val="006C5750"/>
    <w:rsid w:val="006C5834"/>
    <w:rsid w:val="006C584A"/>
    <w:rsid w:val="006C5943"/>
    <w:rsid w:val="006C618E"/>
    <w:rsid w:val="006C6DB9"/>
    <w:rsid w:val="006C716A"/>
    <w:rsid w:val="006D0068"/>
    <w:rsid w:val="006D067F"/>
    <w:rsid w:val="006D0924"/>
    <w:rsid w:val="006D0D4C"/>
    <w:rsid w:val="006D1E02"/>
    <w:rsid w:val="006D3190"/>
    <w:rsid w:val="006D3907"/>
    <w:rsid w:val="006D448A"/>
    <w:rsid w:val="006D4F06"/>
    <w:rsid w:val="006D529C"/>
    <w:rsid w:val="006D5950"/>
    <w:rsid w:val="006D5EE8"/>
    <w:rsid w:val="006D6192"/>
    <w:rsid w:val="006D63F5"/>
    <w:rsid w:val="006D65B8"/>
    <w:rsid w:val="006D661F"/>
    <w:rsid w:val="006D6793"/>
    <w:rsid w:val="006D6ACF"/>
    <w:rsid w:val="006D7BBD"/>
    <w:rsid w:val="006D7F44"/>
    <w:rsid w:val="006E0DC8"/>
    <w:rsid w:val="006E181D"/>
    <w:rsid w:val="006E1C65"/>
    <w:rsid w:val="006E213B"/>
    <w:rsid w:val="006E2950"/>
    <w:rsid w:val="006E34D9"/>
    <w:rsid w:val="006E3F42"/>
    <w:rsid w:val="006E49D9"/>
    <w:rsid w:val="006E50E0"/>
    <w:rsid w:val="006E53D8"/>
    <w:rsid w:val="006E546E"/>
    <w:rsid w:val="006E6746"/>
    <w:rsid w:val="006E683D"/>
    <w:rsid w:val="006E6DF1"/>
    <w:rsid w:val="006F02CD"/>
    <w:rsid w:val="006F19D6"/>
    <w:rsid w:val="006F1B9D"/>
    <w:rsid w:val="006F1CF9"/>
    <w:rsid w:val="006F1F95"/>
    <w:rsid w:val="006F24DA"/>
    <w:rsid w:val="006F2AF8"/>
    <w:rsid w:val="006F35BD"/>
    <w:rsid w:val="006F35F1"/>
    <w:rsid w:val="006F3973"/>
    <w:rsid w:val="006F3AD4"/>
    <w:rsid w:val="006F3B48"/>
    <w:rsid w:val="006F3D3A"/>
    <w:rsid w:val="006F41F2"/>
    <w:rsid w:val="006F47EC"/>
    <w:rsid w:val="006F491D"/>
    <w:rsid w:val="006F56CE"/>
    <w:rsid w:val="006F5B30"/>
    <w:rsid w:val="006F6424"/>
    <w:rsid w:val="006F6A4F"/>
    <w:rsid w:val="006F6B29"/>
    <w:rsid w:val="006F7F6D"/>
    <w:rsid w:val="00700850"/>
    <w:rsid w:val="00700F1F"/>
    <w:rsid w:val="007010D4"/>
    <w:rsid w:val="00701627"/>
    <w:rsid w:val="0070199F"/>
    <w:rsid w:val="00702025"/>
    <w:rsid w:val="0070210F"/>
    <w:rsid w:val="007021CE"/>
    <w:rsid w:val="00702F51"/>
    <w:rsid w:val="007045AB"/>
    <w:rsid w:val="0070512D"/>
    <w:rsid w:val="007059A0"/>
    <w:rsid w:val="00706312"/>
    <w:rsid w:val="00706C86"/>
    <w:rsid w:val="00706E31"/>
    <w:rsid w:val="007072FC"/>
    <w:rsid w:val="0071096E"/>
    <w:rsid w:val="007114DC"/>
    <w:rsid w:val="007119A8"/>
    <w:rsid w:val="00711A48"/>
    <w:rsid w:val="00711C35"/>
    <w:rsid w:val="00711F7D"/>
    <w:rsid w:val="0071213F"/>
    <w:rsid w:val="007123F5"/>
    <w:rsid w:val="007124B9"/>
    <w:rsid w:val="0071369D"/>
    <w:rsid w:val="007144FA"/>
    <w:rsid w:val="00714624"/>
    <w:rsid w:val="007148C7"/>
    <w:rsid w:val="00714BB2"/>
    <w:rsid w:val="00715BE0"/>
    <w:rsid w:val="007168F5"/>
    <w:rsid w:val="0071699F"/>
    <w:rsid w:val="007170CF"/>
    <w:rsid w:val="00717785"/>
    <w:rsid w:val="0071778C"/>
    <w:rsid w:val="00717A23"/>
    <w:rsid w:val="00717C32"/>
    <w:rsid w:val="0072008E"/>
    <w:rsid w:val="00720788"/>
    <w:rsid w:val="00722C46"/>
    <w:rsid w:val="007239EA"/>
    <w:rsid w:val="00724327"/>
    <w:rsid w:val="00724624"/>
    <w:rsid w:val="0072484E"/>
    <w:rsid w:val="00725269"/>
    <w:rsid w:val="007252DF"/>
    <w:rsid w:val="00725D20"/>
    <w:rsid w:val="007276AE"/>
    <w:rsid w:val="00727A1B"/>
    <w:rsid w:val="00727AE6"/>
    <w:rsid w:val="007306B8"/>
    <w:rsid w:val="00730802"/>
    <w:rsid w:val="0073086B"/>
    <w:rsid w:val="00730F7E"/>
    <w:rsid w:val="0073104C"/>
    <w:rsid w:val="0073122B"/>
    <w:rsid w:val="00731294"/>
    <w:rsid w:val="00732180"/>
    <w:rsid w:val="007325F9"/>
    <w:rsid w:val="0073335D"/>
    <w:rsid w:val="00734220"/>
    <w:rsid w:val="0073476E"/>
    <w:rsid w:val="00734847"/>
    <w:rsid w:val="007348F0"/>
    <w:rsid w:val="00734B75"/>
    <w:rsid w:val="00735574"/>
    <w:rsid w:val="00735A15"/>
    <w:rsid w:val="00735AB5"/>
    <w:rsid w:val="007368B2"/>
    <w:rsid w:val="00736BEF"/>
    <w:rsid w:val="00737908"/>
    <w:rsid w:val="00737D4C"/>
    <w:rsid w:val="0074061E"/>
    <w:rsid w:val="007408B0"/>
    <w:rsid w:val="007408D0"/>
    <w:rsid w:val="00740C85"/>
    <w:rsid w:val="007417E9"/>
    <w:rsid w:val="00741970"/>
    <w:rsid w:val="00742966"/>
    <w:rsid w:val="00742F77"/>
    <w:rsid w:val="0074301F"/>
    <w:rsid w:val="007440D7"/>
    <w:rsid w:val="00744246"/>
    <w:rsid w:val="007447D4"/>
    <w:rsid w:val="00744A20"/>
    <w:rsid w:val="00744CC5"/>
    <w:rsid w:val="0074545A"/>
    <w:rsid w:val="0074585B"/>
    <w:rsid w:val="00745FEC"/>
    <w:rsid w:val="00746AEF"/>
    <w:rsid w:val="00746F1B"/>
    <w:rsid w:val="0074702A"/>
    <w:rsid w:val="00747B2C"/>
    <w:rsid w:val="007500D1"/>
    <w:rsid w:val="0075017F"/>
    <w:rsid w:val="00751A43"/>
    <w:rsid w:val="00752254"/>
    <w:rsid w:val="0075243B"/>
    <w:rsid w:val="00752591"/>
    <w:rsid w:val="00752613"/>
    <w:rsid w:val="00752EFA"/>
    <w:rsid w:val="00755055"/>
    <w:rsid w:val="007556A5"/>
    <w:rsid w:val="007562E0"/>
    <w:rsid w:val="00757322"/>
    <w:rsid w:val="00757753"/>
    <w:rsid w:val="00757BF2"/>
    <w:rsid w:val="0076056B"/>
    <w:rsid w:val="007605B4"/>
    <w:rsid w:val="007614B6"/>
    <w:rsid w:val="0076175A"/>
    <w:rsid w:val="00761D0E"/>
    <w:rsid w:val="007622B2"/>
    <w:rsid w:val="007622B5"/>
    <w:rsid w:val="00762748"/>
    <w:rsid w:val="0076275F"/>
    <w:rsid w:val="0076469A"/>
    <w:rsid w:val="00764E8E"/>
    <w:rsid w:val="00765820"/>
    <w:rsid w:val="0076666C"/>
    <w:rsid w:val="00766969"/>
    <w:rsid w:val="00766C31"/>
    <w:rsid w:val="00766E01"/>
    <w:rsid w:val="00766E79"/>
    <w:rsid w:val="00767A7C"/>
    <w:rsid w:val="00767C1F"/>
    <w:rsid w:val="0077385D"/>
    <w:rsid w:val="007741C0"/>
    <w:rsid w:val="007744F7"/>
    <w:rsid w:val="00775C51"/>
    <w:rsid w:val="00775C70"/>
    <w:rsid w:val="00775F71"/>
    <w:rsid w:val="007762C6"/>
    <w:rsid w:val="007765F2"/>
    <w:rsid w:val="007766BE"/>
    <w:rsid w:val="0077681D"/>
    <w:rsid w:val="00776CD1"/>
    <w:rsid w:val="007772E4"/>
    <w:rsid w:val="007775F2"/>
    <w:rsid w:val="007779CF"/>
    <w:rsid w:val="00777E49"/>
    <w:rsid w:val="00780C14"/>
    <w:rsid w:val="00780F4C"/>
    <w:rsid w:val="00781125"/>
    <w:rsid w:val="007820D6"/>
    <w:rsid w:val="00782321"/>
    <w:rsid w:val="00782570"/>
    <w:rsid w:val="00782922"/>
    <w:rsid w:val="00782EA1"/>
    <w:rsid w:val="007832A6"/>
    <w:rsid w:val="007834CD"/>
    <w:rsid w:val="007852C5"/>
    <w:rsid w:val="00785334"/>
    <w:rsid w:val="00785EED"/>
    <w:rsid w:val="00786451"/>
    <w:rsid w:val="007867D8"/>
    <w:rsid w:val="007869CD"/>
    <w:rsid w:val="00787571"/>
    <w:rsid w:val="00790021"/>
    <w:rsid w:val="0079017B"/>
    <w:rsid w:val="007901AF"/>
    <w:rsid w:val="00790512"/>
    <w:rsid w:val="00791578"/>
    <w:rsid w:val="00791D4C"/>
    <w:rsid w:val="0079318F"/>
    <w:rsid w:val="00793D45"/>
    <w:rsid w:val="007941FA"/>
    <w:rsid w:val="00794943"/>
    <w:rsid w:val="00794B91"/>
    <w:rsid w:val="0079574E"/>
    <w:rsid w:val="00795AEC"/>
    <w:rsid w:val="00796407"/>
    <w:rsid w:val="007964E0"/>
    <w:rsid w:val="00796976"/>
    <w:rsid w:val="007975FA"/>
    <w:rsid w:val="007A047E"/>
    <w:rsid w:val="007A0B5B"/>
    <w:rsid w:val="007A19E4"/>
    <w:rsid w:val="007A20A3"/>
    <w:rsid w:val="007A2214"/>
    <w:rsid w:val="007A2453"/>
    <w:rsid w:val="007A28A2"/>
    <w:rsid w:val="007A28A3"/>
    <w:rsid w:val="007A29E3"/>
    <w:rsid w:val="007A2E83"/>
    <w:rsid w:val="007A31B0"/>
    <w:rsid w:val="007A44C0"/>
    <w:rsid w:val="007A4EAE"/>
    <w:rsid w:val="007A569A"/>
    <w:rsid w:val="007A5F3D"/>
    <w:rsid w:val="007A6100"/>
    <w:rsid w:val="007A7DBE"/>
    <w:rsid w:val="007A7F69"/>
    <w:rsid w:val="007B0039"/>
    <w:rsid w:val="007B0CDA"/>
    <w:rsid w:val="007B0E40"/>
    <w:rsid w:val="007B1AFF"/>
    <w:rsid w:val="007B1DF9"/>
    <w:rsid w:val="007B1E9A"/>
    <w:rsid w:val="007B2051"/>
    <w:rsid w:val="007B226C"/>
    <w:rsid w:val="007B267C"/>
    <w:rsid w:val="007B2C21"/>
    <w:rsid w:val="007B30A3"/>
    <w:rsid w:val="007B32F3"/>
    <w:rsid w:val="007B3398"/>
    <w:rsid w:val="007B34A7"/>
    <w:rsid w:val="007B3576"/>
    <w:rsid w:val="007B4317"/>
    <w:rsid w:val="007B4A23"/>
    <w:rsid w:val="007B4DC2"/>
    <w:rsid w:val="007B5506"/>
    <w:rsid w:val="007B5A52"/>
    <w:rsid w:val="007B5B26"/>
    <w:rsid w:val="007B5E9E"/>
    <w:rsid w:val="007B613D"/>
    <w:rsid w:val="007B64B0"/>
    <w:rsid w:val="007B7380"/>
    <w:rsid w:val="007B7806"/>
    <w:rsid w:val="007C0194"/>
    <w:rsid w:val="007C0E07"/>
    <w:rsid w:val="007C14F3"/>
    <w:rsid w:val="007C2777"/>
    <w:rsid w:val="007C3551"/>
    <w:rsid w:val="007C37D3"/>
    <w:rsid w:val="007C4226"/>
    <w:rsid w:val="007C4933"/>
    <w:rsid w:val="007C4B04"/>
    <w:rsid w:val="007C605D"/>
    <w:rsid w:val="007C6130"/>
    <w:rsid w:val="007C6305"/>
    <w:rsid w:val="007C7AA0"/>
    <w:rsid w:val="007D04A2"/>
    <w:rsid w:val="007D0546"/>
    <w:rsid w:val="007D08BC"/>
    <w:rsid w:val="007D0C44"/>
    <w:rsid w:val="007D0DBA"/>
    <w:rsid w:val="007D0ECB"/>
    <w:rsid w:val="007D13F0"/>
    <w:rsid w:val="007D25CD"/>
    <w:rsid w:val="007D2F22"/>
    <w:rsid w:val="007D3880"/>
    <w:rsid w:val="007D38FF"/>
    <w:rsid w:val="007D3CE6"/>
    <w:rsid w:val="007D45D1"/>
    <w:rsid w:val="007D473E"/>
    <w:rsid w:val="007D68DE"/>
    <w:rsid w:val="007D783D"/>
    <w:rsid w:val="007D7E8B"/>
    <w:rsid w:val="007E066A"/>
    <w:rsid w:val="007E09F4"/>
    <w:rsid w:val="007E0EF6"/>
    <w:rsid w:val="007E17F4"/>
    <w:rsid w:val="007E1847"/>
    <w:rsid w:val="007E2FFB"/>
    <w:rsid w:val="007E40BC"/>
    <w:rsid w:val="007E4AB1"/>
    <w:rsid w:val="007E4AF9"/>
    <w:rsid w:val="007E572B"/>
    <w:rsid w:val="007E59DB"/>
    <w:rsid w:val="007E65A9"/>
    <w:rsid w:val="007E6AF5"/>
    <w:rsid w:val="007E737A"/>
    <w:rsid w:val="007E7718"/>
    <w:rsid w:val="007E7BC3"/>
    <w:rsid w:val="007F0303"/>
    <w:rsid w:val="007F1487"/>
    <w:rsid w:val="007F16F3"/>
    <w:rsid w:val="007F2648"/>
    <w:rsid w:val="007F28B0"/>
    <w:rsid w:val="007F2E56"/>
    <w:rsid w:val="007F3B20"/>
    <w:rsid w:val="007F4970"/>
    <w:rsid w:val="007F5303"/>
    <w:rsid w:val="007F5AA7"/>
    <w:rsid w:val="007F5C69"/>
    <w:rsid w:val="007F7ED3"/>
    <w:rsid w:val="00800DAD"/>
    <w:rsid w:val="00801424"/>
    <w:rsid w:val="00801DFD"/>
    <w:rsid w:val="008020B8"/>
    <w:rsid w:val="0080429D"/>
    <w:rsid w:val="008044B2"/>
    <w:rsid w:val="00804B72"/>
    <w:rsid w:val="00805700"/>
    <w:rsid w:val="00805DC0"/>
    <w:rsid w:val="00806164"/>
    <w:rsid w:val="00806993"/>
    <w:rsid w:val="00806CFD"/>
    <w:rsid w:val="00806ED8"/>
    <w:rsid w:val="008079D5"/>
    <w:rsid w:val="00807AD3"/>
    <w:rsid w:val="00807FBE"/>
    <w:rsid w:val="00810196"/>
    <w:rsid w:val="0081026A"/>
    <w:rsid w:val="0081066B"/>
    <w:rsid w:val="008110A5"/>
    <w:rsid w:val="00812B75"/>
    <w:rsid w:val="008137AF"/>
    <w:rsid w:val="00815009"/>
    <w:rsid w:val="00815351"/>
    <w:rsid w:val="00815EF0"/>
    <w:rsid w:val="00816820"/>
    <w:rsid w:val="00816ADC"/>
    <w:rsid w:val="008170E3"/>
    <w:rsid w:val="00817746"/>
    <w:rsid w:val="00817BC5"/>
    <w:rsid w:val="0082032F"/>
    <w:rsid w:val="00820677"/>
    <w:rsid w:val="008209A8"/>
    <w:rsid w:val="00821AE0"/>
    <w:rsid w:val="008224F1"/>
    <w:rsid w:val="0082284C"/>
    <w:rsid w:val="00822DBB"/>
    <w:rsid w:val="0082321C"/>
    <w:rsid w:val="0082353C"/>
    <w:rsid w:val="00823561"/>
    <w:rsid w:val="00823B03"/>
    <w:rsid w:val="00823E1A"/>
    <w:rsid w:val="00824763"/>
    <w:rsid w:val="00824A86"/>
    <w:rsid w:val="00824C12"/>
    <w:rsid w:val="00826D66"/>
    <w:rsid w:val="00827652"/>
    <w:rsid w:val="008278E8"/>
    <w:rsid w:val="00827BC3"/>
    <w:rsid w:val="00827F66"/>
    <w:rsid w:val="008317EF"/>
    <w:rsid w:val="008322E2"/>
    <w:rsid w:val="008331F0"/>
    <w:rsid w:val="00833FAE"/>
    <w:rsid w:val="00834661"/>
    <w:rsid w:val="00835128"/>
    <w:rsid w:val="0083531D"/>
    <w:rsid w:val="008355AE"/>
    <w:rsid w:val="00835EF0"/>
    <w:rsid w:val="008361C9"/>
    <w:rsid w:val="0083687B"/>
    <w:rsid w:val="00836FBE"/>
    <w:rsid w:val="00837DD3"/>
    <w:rsid w:val="00837FC5"/>
    <w:rsid w:val="00840A6B"/>
    <w:rsid w:val="00842126"/>
    <w:rsid w:val="0084332C"/>
    <w:rsid w:val="008437CC"/>
    <w:rsid w:val="008438B1"/>
    <w:rsid w:val="00845C6E"/>
    <w:rsid w:val="00846499"/>
    <w:rsid w:val="0084677D"/>
    <w:rsid w:val="00846B90"/>
    <w:rsid w:val="00846E55"/>
    <w:rsid w:val="00846E94"/>
    <w:rsid w:val="00847095"/>
    <w:rsid w:val="00847ED2"/>
    <w:rsid w:val="0085004A"/>
    <w:rsid w:val="00850BFF"/>
    <w:rsid w:val="00851DCD"/>
    <w:rsid w:val="008529E7"/>
    <w:rsid w:val="008536F0"/>
    <w:rsid w:val="008537C5"/>
    <w:rsid w:val="00854119"/>
    <w:rsid w:val="008541F7"/>
    <w:rsid w:val="008550B8"/>
    <w:rsid w:val="0085534D"/>
    <w:rsid w:val="008554B9"/>
    <w:rsid w:val="008556A9"/>
    <w:rsid w:val="0085676D"/>
    <w:rsid w:val="00856A7B"/>
    <w:rsid w:val="00856AA5"/>
    <w:rsid w:val="008570F5"/>
    <w:rsid w:val="00857D69"/>
    <w:rsid w:val="008601F5"/>
    <w:rsid w:val="00861ED9"/>
    <w:rsid w:val="00861FF4"/>
    <w:rsid w:val="008627E3"/>
    <w:rsid w:val="00862DA3"/>
    <w:rsid w:val="00863908"/>
    <w:rsid w:val="00863F0B"/>
    <w:rsid w:val="00864F89"/>
    <w:rsid w:val="00865174"/>
    <w:rsid w:val="008653D8"/>
    <w:rsid w:val="00865B78"/>
    <w:rsid w:val="00865CA4"/>
    <w:rsid w:val="00866113"/>
    <w:rsid w:val="00867408"/>
    <w:rsid w:val="008679E5"/>
    <w:rsid w:val="00870892"/>
    <w:rsid w:val="00870E73"/>
    <w:rsid w:val="00871DD6"/>
    <w:rsid w:val="0087254E"/>
    <w:rsid w:val="00872604"/>
    <w:rsid w:val="00872AA8"/>
    <w:rsid w:val="00873651"/>
    <w:rsid w:val="00873D0A"/>
    <w:rsid w:val="00874D15"/>
    <w:rsid w:val="00874FFC"/>
    <w:rsid w:val="008754A1"/>
    <w:rsid w:val="00875DFD"/>
    <w:rsid w:val="008762C7"/>
    <w:rsid w:val="00876BB6"/>
    <w:rsid w:val="00876D76"/>
    <w:rsid w:val="00877782"/>
    <w:rsid w:val="008777F5"/>
    <w:rsid w:val="008812D1"/>
    <w:rsid w:val="008819AA"/>
    <w:rsid w:val="00881C5C"/>
    <w:rsid w:val="00881ECF"/>
    <w:rsid w:val="00882E0E"/>
    <w:rsid w:val="00883066"/>
    <w:rsid w:val="00883AAE"/>
    <w:rsid w:val="00883C48"/>
    <w:rsid w:val="0088411B"/>
    <w:rsid w:val="00884A44"/>
    <w:rsid w:val="00885148"/>
    <w:rsid w:val="0088534F"/>
    <w:rsid w:val="008864C4"/>
    <w:rsid w:val="008866E1"/>
    <w:rsid w:val="00886C19"/>
    <w:rsid w:val="00886FD7"/>
    <w:rsid w:val="008878BE"/>
    <w:rsid w:val="00887E4D"/>
    <w:rsid w:val="008902B1"/>
    <w:rsid w:val="00890CF4"/>
    <w:rsid w:val="0089204D"/>
    <w:rsid w:val="00892515"/>
    <w:rsid w:val="008936E4"/>
    <w:rsid w:val="0089393D"/>
    <w:rsid w:val="00893EF7"/>
    <w:rsid w:val="00893FAA"/>
    <w:rsid w:val="008947A3"/>
    <w:rsid w:val="0089507A"/>
    <w:rsid w:val="00897D61"/>
    <w:rsid w:val="00897F08"/>
    <w:rsid w:val="008A0183"/>
    <w:rsid w:val="008A10E5"/>
    <w:rsid w:val="008A15A8"/>
    <w:rsid w:val="008A24AD"/>
    <w:rsid w:val="008A3B35"/>
    <w:rsid w:val="008A3BF5"/>
    <w:rsid w:val="008A4715"/>
    <w:rsid w:val="008A4F7B"/>
    <w:rsid w:val="008A56FE"/>
    <w:rsid w:val="008A57DF"/>
    <w:rsid w:val="008A63F3"/>
    <w:rsid w:val="008A6AED"/>
    <w:rsid w:val="008A7130"/>
    <w:rsid w:val="008A7507"/>
    <w:rsid w:val="008B0522"/>
    <w:rsid w:val="008B0EBF"/>
    <w:rsid w:val="008B108E"/>
    <w:rsid w:val="008B14F0"/>
    <w:rsid w:val="008B3024"/>
    <w:rsid w:val="008B31AE"/>
    <w:rsid w:val="008B35B4"/>
    <w:rsid w:val="008B379A"/>
    <w:rsid w:val="008B3EFD"/>
    <w:rsid w:val="008B5261"/>
    <w:rsid w:val="008B58B5"/>
    <w:rsid w:val="008B59E9"/>
    <w:rsid w:val="008B5C5C"/>
    <w:rsid w:val="008B5F5E"/>
    <w:rsid w:val="008B70F8"/>
    <w:rsid w:val="008B711A"/>
    <w:rsid w:val="008C0BDB"/>
    <w:rsid w:val="008C11BE"/>
    <w:rsid w:val="008C1542"/>
    <w:rsid w:val="008C15B3"/>
    <w:rsid w:val="008C198C"/>
    <w:rsid w:val="008C2592"/>
    <w:rsid w:val="008C2C20"/>
    <w:rsid w:val="008C3396"/>
    <w:rsid w:val="008C3AF4"/>
    <w:rsid w:val="008C4DC7"/>
    <w:rsid w:val="008C55A6"/>
    <w:rsid w:val="008C5E54"/>
    <w:rsid w:val="008C7124"/>
    <w:rsid w:val="008C73A4"/>
    <w:rsid w:val="008C7AE6"/>
    <w:rsid w:val="008D01FC"/>
    <w:rsid w:val="008D1D57"/>
    <w:rsid w:val="008D1DDB"/>
    <w:rsid w:val="008D1E38"/>
    <w:rsid w:val="008D23FE"/>
    <w:rsid w:val="008D2BC8"/>
    <w:rsid w:val="008D3E4D"/>
    <w:rsid w:val="008D56F5"/>
    <w:rsid w:val="008D5F4D"/>
    <w:rsid w:val="008D60A4"/>
    <w:rsid w:val="008E067A"/>
    <w:rsid w:val="008E14AC"/>
    <w:rsid w:val="008E1CDD"/>
    <w:rsid w:val="008E3186"/>
    <w:rsid w:val="008E6E72"/>
    <w:rsid w:val="008E73D5"/>
    <w:rsid w:val="008F00F0"/>
    <w:rsid w:val="008F0E89"/>
    <w:rsid w:val="008F0F00"/>
    <w:rsid w:val="008F153A"/>
    <w:rsid w:val="008F320A"/>
    <w:rsid w:val="008F3A58"/>
    <w:rsid w:val="008F4B44"/>
    <w:rsid w:val="008F5D36"/>
    <w:rsid w:val="008F5FC2"/>
    <w:rsid w:val="008F617C"/>
    <w:rsid w:val="008F645D"/>
    <w:rsid w:val="009003CF"/>
    <w:rsid w:val="009004A3"/>
    <w:rsid w:val="00900F6A"/>
    <w:rsid w:val="009010B7"/>
    <w:rsid w:val="009017CD"/>
    <w:rsid w:val="00901A80"/>
    <w:rsid w:val="00902048"/>
    <w:rsid w:val="00902B1C"/>
    <w:rsid w:val="00903235"/>
    <w:rsid w:val="00903C8F"/>
    <w:rsid w:val="00904DAF"/>
    <w:rsid w:val="00905B85"/>
    <w:rsid w:val="00905F0F"/>
    <w:rsid w:val="00906511"/>
    <w:rsid w:val="0090750A"/>
    <w:rsid w:val="00907F9C"/>
    <w:rsid w:val="00911ED9"/>
    <w:rsid w:val="00912571"/>
    <w:rsid w:val="00912D12"/>
    <w:rsid w:val="00913378"/>
    <w:rsid w:val="00914BE5"/>
    <w:rsid w:val="00915F87"/>
    <w:rsid w:val="00917DBE"/>
    <w:rsid w:val="00920961"/>
    <w:rsid w:val="0092100C"/>
    <w:rsid w:val="00922BB0"/>
    <w:rsid w:val="00923D6E"/>
    <w:rsid w:val="00924C64"/>
    <w:rsid w:val="00925549"/>
    <w:rsid w:val="009265CF"/>
    <w:rsid w:val="0092743F"/>
    <w:rsid w:val="00927458"/>
    <w:rsid w:val="009279FC"/>
    <w:rsid w:val="0093128F"/>
    <w:rsid w:val="009313FB"/>
    <w:rsid w:val="00931E1C"/>
    <w:rsid w:val="0093295D"/>
    <w:rsid w:val="0093402B"/>
    <w:rsid w:val="00934DC4"/>
    <w:rsid w:val="009359DD"/>
    <w:rsid w:val="009376D2"/>
    <w:rsid w:val="009414EF"/>
    <w:rsid w:val="00941520"/>
    <w:rsid w:val="00941FAD"/>
    <w:rsid w:val="00942192"/>
    <w:rsid w:val="0094256F"/>
    <w:rsid w:val="00942941"/>
    <w:rsid w:val="00942EED"/>
    <w:rsid w:val="00943C0D"/>
    <w:rsid w:val="00943FF2"/>
    <w:rsid w:val="00944640"/>
    <w:rsid w:val="00944C20"/>
    <w:rsid w:val="009455C8"/>
    <w:rsid w:val="00945958"/>
    <w:rsid w:val="0094677B"/>
    <w:rsid w:val="00946A3B"/>
    <w:rsid w:val="00947073"/>
    <w:rsid w:val="00947133"/>
    <w:rsid w:val="00947165"/>
    <w:rsid w:val="009477DD"/>
    <w:rsid w:val="00950901"/>
    <w:rsid w:val="00951399"/>
    <w:rsid w:val="00951FFF"/>
    <w:rsid w:val="0095247B"/>
    <w:rsid w:val="00952ACA"/>
    <w:rsid w:val="0095306D"/>
    <w:rsid w:val="009530EE"/>
    <w:rsid w:val="00953315"/>
    <w:rsid w:val="00953472"/>
    <w:rsid w:val="00954B42"/>
    <w:rsid w:val="009558B0"/>
    <w:rsid w:val="009568B2"/>
    <w:rsid w:val="00956B8D"/>
    <w:rsid w:val="00956CD9"/>
    <w:rsid w:val="00957769"/>
    <w:rsid w:val="00957F13"/>
    <w:rsid w:val="009622D1"/>
    <w:rsid w:val="009622FE"/>
    <w:rsid w:val="0096249C"/>
    <w:rsid w:val="00962595"/>
    <w:rsid w:val="00962607"/>
    <w:rsid w:val="0096320C"/>
    <w:rsid w:val="009635C9"/>
    <w:rsid w:val="009642A1"/>
    <w:rsid w:val="0096444C"/>
    <w:rsid w:val="00964F93"/>
    <w:rsid w:val="00965B0D"/>
    <w:rsid w:val="00965BDA"/>
    <w:rsid w:val="009663CC"/>
    <w:rsid w:val="00966F18"/>
    <w:rsid w:val="00967209"/>
    <w:rsid w:val="00970313"/>
    <w:rsid w:val="00971959"/>
    <w:rsid w:val="00971A1D"/>
    <w:rsid w:val="00971F90"/>
    <w:rsid w:val="009732E9"/>
    <w:rsid w:val="00973CB0"/>
    <w:rsid w:val="00974DCF"/>
    <w:rsid w:val="0097588D"/>
    <w:rsid w:val="00976398"/>
    <w:rsid w:val="00976536"/>
    <w:rsid w:val="00976732"/>
    <w:rsid w:val="00976734"/>
    <w:rsid w:val="00977139"/>
    <w:rsid w:val="009801A9"/>
    <w:rsid w:val="009805F9"/>
    <w:rsid w:val="00980B04"/>
    <w:rsid w:val="0098127E"/>
    <w:rsid w:val="0098188F"/>
    <w:rsid w:val="00981C27"/>
    <w:rsid w:val="00981DDB"/>
    <w:rsid w:val="009832D5"/>
    <w:rsid w:val="0098380C"/>
    <w:rsid w:val="00983F9F"/>
    <w:rsid w:val="00984E79"/>
    <w:rsid w:val="00985031"/>
    <w:rsid w:val="009854DF"/>
    <w:rsid w:val="0098576B"/>
    <w:rsid w:val="00985D99"/>
    <w:rsid w:val="009864FA"/>
    <w:rsid w:val="00987282"/>
    <w:rsid w:val="0099034A"/>
    <w:rsid w:val="00990516"/>
    <w:rsid w:val="00991322"/>
    <w:rsid w:val="00991BD7"/>
    <w:rsid w:val="00991E49"/>
    <w:rsid w:val="0099394D"/>
    <w:rsid w:val="00994213"/>
    <w:rsid w:val="0099445E"/>
    <w:rsid w:val="00994BD7"/>
    <w:rsid w:val="00994ED1"/>
    <w:rsid w:val="009950BB"/>
    <w:rsid w:val="00995EEF"/>
    <w:rsid w:val="00996293"/>
    <w:rsid w:val="00996542"/>
    <w:rsid w:val="00997536"/>
    <w:rsid w:val="009977F1"/>
    <w:rsid w:val="00997966"/>
    <w:rsid w:val="009A0190"/>
    <w:rsid w:val="009A094A"/>
    <w:rsid w:val="009A105E"/>
    <w:rsid w:val="009A1CA2"/>
    <w:rsid w:val="009A1F52"/>
    <w:rsid w:val="009A28EE"/>
    <w:rsid w:val="009A2B25"/>
    <w:rsid w:val="009A2C03"/>
    <w:rsid w:val="009A3A5B"/>
    <w:rsid w:val="009A3B55"/>
    <w:rsid w:val="009A3DA5"/>
    <w:rsid w:val="009A413B"/>
    <w:rsid w:val="009A44B6"/>
    <w:rsid w:val="009A4509"/>
    <w:rsid w:val="009A5196"/>
    <w:rsid w:val="009A5306"/>
    <w:rsid w:val="009A6176"/>
    <w:rsid w:val="009A6645"/>
    <w:rsid w:val="009A7D32"/>
    <w:rsid w:val="009B0436"/>
    <w:rsid w:val="009B07FC"/>
    <w:rsid w:val="009B2E1C"/>
    <w:rsid w:val="009B3197"/>
    <w:rsid w:val="009B3A8A"/>
    <w:rsid w:val="009B44CC"/>
    <w:rsid w:val="009B472B"/>
    <w:rsid w:val="009B494E"/>
    <w:rsid w:val="009B4992"/>
    <w:rsid w:val="009B5DE5"/>
    <w:rsid w:val="009B5F9E"/>
    <w:rsid w:val="009B6311"/>
    <w:rsid w:val="009B7059"/>
    <w:rsid w:val="009B7503"/>
    <w:rsid w:val="009C036C"/>
    <w:rsid w:val="009C0982"/>
    <w:rsid w:val="009C0983"/>
    <w:rsid w:val="009C112B"/>
    <w:rsid w:val="009C12A6"/>
    <w:rsid w:val="009C1810"/>
    <w:rsid w:val="009C217E"/>
    <w:rsid w:val="009C25AF"/>
    <w:rsid w:val="009C334A"/>
    <w:rsid w:val="009C3BB4"/>
    <w:rsid w:val="009C420D"/>
    <w:rsid w:val="009C48F6"/>
    <w:rsid w:val="009C4C57"/>
    <w:rsid w:val="009C4DBD"/>
    <w:rsid w:val="009C5546"/>
    <w:rsid w:val="009C5E59"/>
    <w:rsid w:val="009C6388"/>
    <w:rsid w:val="009C6519"/>
    <w:rsid w:val="009C6939"/>
    <w:rsid w:val="009C6EAF"/>
    <w:rsid w:val="009C7D8E"/>
    <w:rsid w:val="009D03E6"/>
    <w:rsid w:val="009D03E7"/>
    <w:rsid w:val="009D0DFC"/>
    <w:rsid w:val="009D0E48"/>
    <w:rsid w:val="009D223B"/>
    <w:rsid w:val="009D2403"/>
    <w:rsid w:val="009D2E31"/>
    <w:rsid w:val="009D2FD3"/>
    <w:rsid w:val="009D41AD"/>
    <w:rsid w:val="009D480D"/>
    <w:rsid w:val="009D55DB"/>
    <w:rsid w:val="009D579D"/>
    <w:rsid w:val="009D622C"/>
    <w:rsid w:val="009D6543"/>
    <w:rsid w:val="009D6559"/>
    <w:rsid w:val="009D6EA9"/>
    <w:rsid w:val="009D71D6"/>
    <w:rsid w:val="009D7413"/>
    <w:rsid w:val="009D7600"/>
    <w:rsid w:val="009D78AA"/>
    <w:rsid w:val="009D791B"/>
    <w:rsid w:val="009D7A85"/>
    <w:rsid w:val="009E0097"/>
    <w:rsid w:val="009E08C0"/>
    <w:rsid w:val="009E095E"/>
    <w:rsid w:val="009E1B7F"/>
    <w:rsid w:val="009E1FAB"/>
    <w:rsid w:val="009E20EB"/>
    <w:rsid w:val="009E22BD"/>
    <w:rsid w:val="009E3477"/>
    <w:rsid w:val="009E3E03"/>
    <w:rsid w:val="009E4BF5"/>
    <w:rsid w:val="009E6BB7"/>
    <w:rsid w:val="009E6FE3"/>
    <w:rsid w:val="009F251D"/>
    <w:rsid w:val="009F292A"/>
    <w:rsid w:val="009F3278"/>
    <w:rsid w:val="009F379D"/>
    <w:rsid w:val="009F3AC6"/>
    <w:rsid w:val="009F3DCD"/>
    <w:rsid w:val="009F4229"/>
    <w:rsid w:val="009F4539"/>
    <w:rsid w:val="009F5E08"/>
    <w:rsid w:val="009F65E0"/>
    <w:rsid w:val="009F67E8"/>
    <w:rsid w:val="009F7A57"/>
    <w:rsid w:val="00A003AE"/>
    <w:rsid w:val="00A00420"/>
    <w:rsid w:val="00A00C4F"/>
    <w:rsid w:val="00A00D36"/>
    <w:rsid w:val="00A00D7D"/>
    <w:rsid w:val="00A022A6"/>
    <w:rsid w:val="00A03266"/>
    <w:rsid w:val="00A04113"/>
    <w:rsid w:val="00A04E08"/>
    <w:rsid w:val="00A06048"/>
    <w:rsid w:val="00A06A7A"/>
    <w:rsid w:val="00A11401"/>
    <w:rsid w:val="00A117BE"/>
    <w:rsid w:val="00A12580"/>
    <w:rsid w:val="00A140EA"/>
    <w:rsid w:val="00A14DC0"/>
    <w:rsid w:val="00A14F29"/>
    <w:rsid w:val="00A1541B"/>
    <w:rsid w:val="00A15EFE"/>
    <w:rsid w:val="00A169B2"/>
    <w:rsid w:val="00A20B7C"/>
    <w:rsid w:val="00A20B87"/>
    <w:rsid w:val="00A22E78"/>
    <w:rsid w:val="00A23CDA"/>
    <w:rsid w:val="00A24168"/>
    <w:rsid w:val="00A2467F"/>
    <w:rsid w:val="00A259E2"/>
    <w:rsid w:val="00A26123"/>
    <w:rsid w:val="00A26555"/>
    <w:rsid w:val="00A269D5"/>
    <w:rsid w:val="00A26B52"/>
    <w:rsid w:val="00A26BD2"/>
    <w:rsid w:val="00A27E26"/>
    <w:rsid w:val="00A3018C"/>
    <w:rsid w:val="00A30A62"/>
    <w:rsid w:val="00A3176C"/>
    <w:rsid w:val="00A33C3C"/>
    <w:rsid w:val="00A35C0B"/>
    <w:rsid w:val="00A35E83"/>
    <w:rsid w:val="00A378EF"/>
    <w:rsid w:val="00A4036A"/>
    <w:rsid w:val="00A40D0B"/>
    <w:rsid w:val="00A40F43"/>
    <w:rsid w:val="00A41289"/>
    <w:rsid w:val="00A42341"/>
    <w:rsid w:val="00A42718"/>
    <w:rsid w:val="00A42AB2"/>
    <w:rsid w:val="00A44567"/>
    <w:rsid w:val="00A46332"/>
    <w:rsid w:val="00A504C5"/>
    <w:rsid w:val="00A505C0"/>
    <w:rsid w:val="00A50CD6"/>
    <w:rsid w:val="00A51B45"/>
    <w:rsid w:val="00A524A3"/>
    <w:rsid w:val="00A5304D"/>
    <w:rsid w:val="00A530E8"/>
    <w:rsid w:val="00A533A7"/>
    <w:rsid w:val="00A53470"/>
    <w:rsid w:val="00A539DA"/>
    <w:rsid w:val="00A53C75"/>
    <w:rsid w:val="00A53EDE"/>
    <w:rsid w:val="00A551B0"/>
    <w:rsid w:val="00A55C3F"/>
    <w:rsid w:val="00A565B3"/>
    <w:rsid w:val="00A57DC0"/>
    <w:rsid w:val="00A600D8"/>
    <w:rsid w:val="00A61527"/>
    <w:rsid w:val="00A632DE"/>
    <w:rsid w:val="00A632E3"/>
    <w:rsid w:val="00A64B18"/>
    <w:rsid w:val="00A64E77"/>
    <w:rsid w:val="00A64FB2"/>
    <w:rsid w:val="00A65704"/>
    <w:rsid w:val="00A65DCA"/>
    <w:rsid w:val="00A65EC6"/>
    <w:rsid w:val="00A65F74"/>
    <w:rsid w:val="00A6646C"/>
    <w:rsid w:val="00A6674E"/>
    <w:rsid w:val="00A670CA"/>
    <w:rsid w:val="00A674C7"/>
    <w:rsid w:val="00A70172"/>
    <w:rsid w:val="00A70C35"/>
    <w:rsid w:val="00A70D64"/>
    <w:rsid w:val="00A7144E"/>
    <w:rsid w:val="00A72349"/>
    <w:rsid w:val="00A7256E"/>
    <w:rsid w:val="00A730D3"/>
    <w:rsid w:val="00A74752"/>
    <w:rsid w:val="00A77324"/>
    <w:rsid w:val="00A77869"/>
    <w:rsid w:val="00A77A8A"/>
    <w:rsid w:val="00A8020D"/>
    <w:rsid w:val="00A81CDE"/>
    <w:rsid w:val="00A8207A"/>
    <w:rsid w:val="00A82F0A"/>
    <w:rsid w:val="00A83F0E"/>
    <w:rsid w:val="00A84994"/>
    <w:rsid w:val="00A84CCF"/>
    <w:rsid w:val="00A84E44"/>
    <w:rsid w:val="00A856D2"/>
    <w:rsid w:val="00A857AC"/>
    <w:rsid w:val="00A8626A"/>
    <w:rsid w:val="00A866E6"/>
    <w:rsid w:val="00A86828"/>
    <w:rsid w:val="00A86C23"/>
    <w:rsid w:val="00A90501"/>
    <w:rsid w:val="00A90929"/>
    <w:rsid w:val="00A90B66"/>
    <w:rsid w:val="00A90BC7"/>
    <w:rsid w:val="00A90FC8"/>
    <w:rsid w:val="00A910C5"/>
    <w:rsid w:val="00A91495"/>
    <w:rsid w:val="00A91782"/>
    <w:rsid w:val="00A919CA"/>
    <w:rsid w:val="00A9201D"/>
    <w:rsid w:val="00A9415D"/>
    <w:rsid w:val="00A965E6"/>
    <w:rsid w:val="00A96B2F"/>
    <w:rsid w:val="00A96D6A"/>
    <w:rsid w:val="00A96F48"/>
    <w:rsid w:val="00A9716F"/>
    <w:rsid w:val="00A97E0C"/>
    <w:rsid w:val="00AA0041"/>
    <w:rsid w:val="00AA01B8"/>
    <w:rsid w:val="00AA0437"/>
    <w:rsid w:val="00AA0A53"/>
    <w:rsid w:val="00AA158B"/>
    <w:rsid w:val="00AA27B8"/>
    <w:rsid w:val="00AA2985"/>
    <w:rsid w:val="00AA2EB8"/>
    <w:rsid w:val="00AA3554"/>
    <w:rsid w:val="00AA4276"/>
    <w:rsid w:val="00AA452D"/>
    <w:rsid w:val="00AA4D4C"/>
    <w:rsid w:val="00AA5559"/>
    <w:rsid w:val="00AA5E2A"/>
    <w:rsid w:val="00AA6332"/>
    <w:rsid w:val="00AA66A8"/>
    <w:rsid w:val="00AA74EF"/>
    <w:rsid w:val="00AA7BBE"/>
    <w:rsid w:val="00AA7E29"/>
    <w:rsid w:val="00AB006C"/>
    <w:rsid w:val="00AB058E"/>
    <w:rsid w:val="00AB1304"/>
    <w:rsid w:val="00AB16EA"/>
    <w:rsid w:val="00AB21BF"/>
    <w:rsid w:val="00AB2DFD"/>
    <w:rsid w:val="00AB3591"/>
    <w:rsid w:val="00AB3E60"/>
    <w:rsid w:val="00AB64EF"/>
    <w:rsid w:val="00AB7107"/>
    <w:rsid w:val="00AB762C"/>
    <w:rsid w:val="00AC0521"/>
    <w:rsid w:val="00AC10BA"/>
    <w:rsid w:val="00AC13EE"/>
    <w:rsid w:val="00AC1A59"/>
    <w:rsid w:val="00AC1CA1"/>
    <w:rsid w:val="00AC216C"/>
    <w:rsid w:val="00AC2BFC"/>
    <w:rsid w:val="00AC3371"/>
    <w:rsid w:val="00AC3CA7"/>
    <w:rsid w:val="00AC4ABD"/>
    <w:rsid w:val="00AC645A"/>
    <w:rsid w:val="00AC6476"/>
    <w:rsid w:val="00AC6FF9"/>
    <w:rsid w:val="00AC7215"/>
    <w:rsid w:val="00AC7236"/>
    <w:rsid w:val="00AC7418"/>
    <w:rsid w:val="00AC752E"/>
    <w:rsid w:val="00AD02EA"/>
    <w:rsid w:val="00AD08D1"/>
    <w:rsid w:val="00AD1021"/>
    <w:rsid w:val="00AD10E2"/>
    <w:rsid w:val="00AD1228"/>
    <w:rsid w:val="00AD2100"/>
    <w:rsid w:val="00AD311F"/>
    <w:rsid w:val="00AD355F"/>
    <w:rsid w:val="00AD363A"/>
    <w:rsid w:val="00AD3B8D"/>
    <w:rsid w:val="00AD3E51"/>
    <w:rsid w:val="00AD45C7"/>
    <w:rsid w:val="00AD4A20"/>
    <w:rsid w:val="00AD543E"/>
    <w:rsid w:val="00AD56E4"/>
    <w:rsid w:val="00AD5AD6"/>
    <w:rsid w:val="00AD79D5"/>
    <w:rsid w:val="00AE017D"/>
    <w:rsid w:val="00AE03AC"/>
    <w:rsid w:val="00AE0EFE"/>
    <w:rsid w:val="00AE11F2"/>
    <w:rsid w:val="00AE1682"/>
    <w:rsid w:val="00AE20DF"/>
    <w:rsid w:val="00AE2B76"/>
    <w:rsid w:val="00AE2BA3"/>
    <w:rsid w:val="00AE4183"/>
    <w:rsid w:val="00AE4AC6"/>
    <w:rsid w:val="00AE4F3B"/>
    <w:rsid w:val="00AE5D14"/>
    <w:rsid w:val="00AE5F86"/>
    <w:rsid w:val="00AE62F0"/>
    <w:rsid w:val="00AE65F6"/>
    <w:rsid w:val="00AE667C"/>
    <w:rsid w:val="00AE779D"/>
    <w:rsid w:val="00AE7C98"/>
    <w:rsid w:val="00AF007D"/>
    <w:rsid w:val="00AF14E3"/>
    <w:rsid w:val="00AF1AEC"/>
    <w:rsid w:val="00AF1CB5"/>
    <w:rsid w:val="00AF2779"/>
    <w:rsid w:val="00AF332B"/>
    <w:rsid w:val="00AF4300"/>
    <w:rsid w:val="00AF4495"/>
    <w:rsid w:val="00AF4AEA"/>
    <w:rsid w:val="00AF6373"/>
    <w:rsid w:val="00AF6564"/>
    <w:rsid w:val="00AF75D6"/>
    <w:rsid w:val="00B00102"/>
    <w:rsid w:val="00B001DA"/>
    <w:rsid w:val="00B00CD9"/>
    <w:rsid w:val="00B00E23"/>
    <w:rsid w:val="00B0135D"/>
    <w:rsid w:val="00B0172A"/>
    <w:rsid w:val="00B02A3E"/>
    <w:rsid w:val="00B02E79"/>
    <w:rsid w:val="00B02FB5"/>
    <w:rsid w:val="00B0439B"/>
    <w:rsid w:val="00B04A9B"/>
    <w:rsid w:val="00B04F53"/>
    <w:rsid w:val="00B0519D"/>
    <w:rsid w:val="00B052A6"/>
    <w:rsid w:val="00B054D6"/>
    <w:rsid w:val="00B05DD0"/>
    <w:rsid w:val="00B06755"/>
    <w:rsid w:val="00B076D7"/>
    <w:rsid w:val="00B0780C"/>
    <w:rsid w:val="00B07C4F"/>
    <w:rsid w:val="00B116FE"/>
    <w:rsid w:val="00B1175F"/>
    <w:rsid w:val="00B13292"/>
    <w:rsid w:val="00B13A78"/>
    <w:rsid w:val="00B144C7"/>
    <w:rsid w:val="00B1464B"/>
    <w:rsid w:val="00B14680"/>
    <w:rsid w:val="00B148C6"/>
    <w:rsid w:val="00B15016"/>
    <w:rsid w:val="00B155CF"/>
    <w:rsid w:val="00B15B2D"/>
    <w:rsid w:val="00B15D36"/>
    <w:rsid w:val="00B16041"/>
    <w:rsid w:val="00B164B7"/>
    <w:rsid w:val="00B1697F"/>
    <w:rsid w:val="00B16C5D"/>
    <w:rsid w:val="00B17034"/>
    <w:rsid w:val="00B17689"/>
    <w:rsid w:val="00B20712"/>
    <w:rsid w:val="00B220CD"/>
    <w:rsid w:val="00B225C5"/>
    <w:rsid w:val="00B22855"/>
    <w:rsid w:val="00B22AA6"/>
    <w:rsid w:val="00B23674"/>
    <w:rsid w:val="00B251A8"/>
    <w:rsid w:val="00B25220"/>
    <w:rsid w:val="00B2531C"/>
    <w:rsid w:val="00B25D78"/>
    <w:rsid w:val="00B25E32"/>
    <w:rsid w:val="00B26131"/>
    <w:rsid w:val="00B261A1"/>
    <w:rsid w:val="00B261BC"/>
    <w:rsid w:val="00B2724F"/>
    <w:rsid w:val="00B2752B"/>
    <w:rsid w:val="00B27949"/>
    <w:rsid w:val="00B30622"/>
    <w:rsid w:val="00B30EE4"/>
    <w:rsid w:val="00B312EB"/>
    <w:rsid w:val="00B31858"/>
    <w:rsid w:val="00B318D6"/>
    <w:rsid w:val="00B31B65"/>
    <w:rsid w:val="00B323C2"/>
    <w:rsid w:val="00B326EA"/>
    <w:rsid w:val="00B32F2A"/>
    <w:rsid w:val="00B333AA"/>
    <w:rsid w:val="00B3361D"/>
    <w:rsid w:val="00B33A9A"/>
    <w:rsid w:val="00B33BC6"/>
    <w:rsid w:val="00B35564"/>
    <w:rsid w:val="00B36073"/>
    <w:rsid w:val="00B3670E"/>
    <w:rsid w:val="00B3683C"/>
    <w:rsid w:val="00B3712A"/>
    <w:rsid w:val="00B37D3A"/>
    <w:rsid w:val="00B37F4B"/>
    <w:rsid w:val="00B41834"/>
    <w:rsid w:val="00B41A55"/>
    <w:rsid w:val="00B41AEB"/>
    <w:rsid w:val="00B4275B"/>
    <w:rsid w:val="00B4282D"/>
    <w:rsid w:val="00B4294A"/>
    <w:rsid w:val="00B432AD"/>
    <w:rsid w:val="00B4342C"/>
    <w:rsid w:val="00B43CED"/>
    <w:rsid w:val="00B4515D"/>
    <w:rsid w:val="00B453A5"/>
    <w:rsid w:val="00B45DC7"/>
    <w:rsid w:val="00B4791C"/>
    <w:rsid w:val="00B502D2"/>
    <w:rsid w:val="00B505F6"/>
    <w:rsid w:val="00B52BCE"/>
    <w:rsid w:val="00B52F62"/>
    <w:rsid w:val="00B538DC"/>
    <w:rsid w:val="00B545DD"/>
    <w:rsid w:val="00B5783E"/>
    <w:rsid w:val="00B5788E"/>
    <w:rsid w:val="00B611B8"/>
    <w:rsid w:val="00B61643"/>
    <w:rsid w:val="00B635DE"/>
    <w:rsid w:val="00B63789"/>
    <w:rsid w:val="00B63C16"/>
    <w:rsid w:val="00B66A1A"/>
    <w:rsid w:val="00B66BA3"/>
    <w:rsid w:val="00B66CAB"/>
    <w:rsid w:val="00B674A7"/>
    <w:rsid w:val="00B679AD"/>
    <w:rsid w:val="00B67F1E"/>
    <w:rsid w:val="00B70792"/>
    <w:rsid w:val="00B7178D"/>
    <w:rsid w:val="00B729C2"/>
    <w:rsid w:val="00B73108"/>
    <w:rsid w:val="00B73437"/>
    <w:rsid w:val="00B747E6"/>
    <w:rsid w:val="00B751B0"/>
    <w:rsid w:val="00B765E2"/>
    <w:rsid w:val="00B76997"/>
    <w:rsid w:val="00B76C67"/>
    <w:rsid w:val="00B77545"/>
    <w:rsid w:val="00B77C7A"/>
    <w:rsid w:val="00B80204"/>
    <w:rsid w:val="00B80238"/>
    <w:rsid w:val="00B80677"/>
    <w:rsid w:val="00B80978"/>
    <w:rsid w:val="00B812FB"/>
    <w:rsid w:val="00B81C01"/>
    <w:rsid w:val="00B8212F"/>
    <w:rsid w:val="00B83755"/>
    <w:rsid w:val="00B83992"/>
    <w:rsid w:val="00B83EC9"/>
    <w:rsid w:val="00B84458"/>
    <w:rsid w:val="00B8462E"/>
    <w:rsid w:val="00B853F9"/>
    <w:rsid w:val="00B85CD2"/>
    <w:rsid w:val="00B85E0B"/>
    <w:rsid w:val="00B85E16"/>
    <w:rsid w:val="00B8693B"/>
    <w:rsid w:val="00B8724B"/>
    <w:rsid w:val="00B87CD2"/>
    <w:rsid w:val="00B90CEB"/>
    <w:rsid w:val="00B90D8C"/>
    <w:rsid w:val="00B916C2"/>
    <w:rsid w:val="00B92148"/>
    <w:rsid w:val="00B92716"/>
    <w:rsid w:val="00B92B44"/>
    <w:rsid w:val="00B92D02"/>
    <w:rsid w:val="00B92DD0"/>
    <w:rsid w:val="00B94176"/>
    <w:rsid w:val="00B94926"/>
    <w:rsid w:val="00B94930"/>
    <w:rsid w:val="00B9495C"/>
    <w:rsid w:val="00B9571D"/>
    <w:rsid w:val="00B96C14"/>
    <w:rsid w:val="00B96DE7"/>
    <w:rsid w:val="00B9779A"/>
    <w:rsid w:val="00BA02AA"/>
    <w:rsid w:val="00BA2F7F"/>
    <w:rsid w:val="00BA35F1"/>
    <w:rsid w:val="00BA4109"/>
    <w:rsid w:val="00BA4487"/>
    <w:rsid w:val="00BA4B50"/>
    <w:rsid w:val="00BA50BE"/>
    <w:rsid w:val="00BA58B7"/>
    <w:rsid w:val="00BA59D1"/>
    <w:rsid w:val="00BA6D03"/>
    <w:rsid w:val="00BA72B5"/>
    <w:rsid w:val="00BA7359"/>
    <w:rsid w:val="00BA760E"/>
    <w:rsid w:val="00BB1869"/>
    <w:rsid w:val="00BB264D"/>
    <w:rsid w:val="00BB2B37"/>
    <w:rsid w:val="00BB2FD5"/>
    <w:rsid w:val="00BB36F1"/>
    <w:rsid w:val="00BB3E0B"/>
    <w:rsid w:val="00BB43F0"/>
    <w:rsid w:val="00BB48BB"/>
    <w:rsid w:val="00BB4C55"/>
    <w:rsid w:val="00BB515C"/>
    <w:rsid w:val="00BB529D"/>
    <w:rsid w:val="00BB547E"/>
    <w:rsid w:val="00BB5786"/>
    <w:rsid w:val="00BB5833"/>
    <w:rsid w:val="00BB62C4"/>
    <w:rsid w:val="00BB793C"/>
    <w:rsid w:val="00BB7F16"/>
    <w:rsid w:val="00BC0302"/>
    <w:rsid w:val="00BC205B"/>
    <w:rsid w:val="00BC30E3"/>
    <w:rsid w:val="00BC337A"/>
    <w:rsid w:val="00BC4A10"/>
    <w:rsid w:val="00BC4A3E"/>
    <w:rsid w:val="00BC4B3F"/>
    <w:rsid w:val="00BC4D26"/>
    <w:rsid w:val="00BC4E84"/>
    <w:rsid w:val="00BC50C5"/>
    <w:rsid w:val="00BC545E"/>
    <w:rsid w:val="00BC55A1"/>
    <w:rsid w:val="00BC5836"/>
    <w:rsid w:val="00BC5EE9"/>
    <w:rsid w:val="00BC72A0"/>
    <w:rsid w:val="00BC7DEA"/>
    <w:rsid w:val="00BD036A"/>
    <w:rsid w:val="00BD0615"/>
    <w:rsid w:val="00BD09CE"/>
    <w:rsid w:val="00BD1A9F"/>
    <w:rsid w:val="00BD289A"/>
    <w:rsid w:val="00BD2CFF"/>
    <w:rsid w:val="00BD36B3"/>
    <w:rsid w:val="00BD3B94"/>
    <w:rsid w:val="00BD3BBA"/>
    <w:rsid w:val="00BD419C"/>
    <w:rsid w:val="00BD4921"/>
    <w:rsid w:val="00BD66AB"/>
    <w:rsid w:val="00BD6D75"/>
    <w:rsid w:val="00BD72FF"/>
    <w:rsid w:val="00BD75C7"/>
    <w:rsid w:val="00BE0084"/>
    <w:rsid w:val="00BE09F7"/>
    <w:rsid w:val="00BE0A4D"/>
    <w:rsid w:val="00BE1484"/>
    <w:rsid w:val="00BE17C2"/>
    <w:rsid w:val="00BE2213"/>
    <w:rsid w:val="00BE287F"/>
    <w:rsid w:val="00BE5188"/>
    <w:rsid w:val="00BE596B"/>
    <w:rsid w:val="00BE59B9"/>
    <w:rsid w:val="00BE5E24"/>
    <w:rsid w:val="00BE6055"/>
    <w:rsid w:val="00BE63FC"/>
    <w:rsid w:val="00BE6494"/>
    <w:rsid w:val="00BE7CA9"/>
    <w:rsid w:val="00BE7F8C"/>
    <w:rsid w:val="00BF03B0"/>
    <w:rsid w:val="00BF058C"/>
    <w:rsid w:val="00BF0669"/>
    <w:rsid w:val="00BF0AF2"/>
    <w:rsid w:val="00BF1025"/>
    <w:rsid w:val="00BF1B96"/>
    <w:rsid w:val="00BF260C"/>
    <w:rsid w:val="00BF6E91"/>
    <w:rsid w:val="00BF7525"/>
    <w:rsid w:val="00BF7CC7"/>
    <w:rsid w:val="00C00781"/>
    <w:rsid w:val="00C019A1"/>
    <w:rsid w:val="00C019BD"/>
    <w:rsid w:val="00C019FA"/>
    <w:rsid w:val="00C01B64"/>
    <w:rsid w:val="00C01F7A"/>
    <w:rsid w:val="00C027E5"/>
    <w:rsid w:val="00C03376"/>
    <w:rsid w:val="00C035AD"/>
    <w:rsid w:val="00C04306"/>
    <w:rsid w:val="00C04830"/>
    <w:rsid w:val="00C04A59"/>
    <w:rsid w:val="00C04C92"/>
    <w:rsid w:val="00C05016"/>
    <w:rsid w:val="00C06A0B"/>
    <w:rsid w:val="00C06E71"/>
    <w:rsid w:val="00C07F2D"/>
    <w:rsid w:val="00C116EC"/>
    <w:rsid w:val="00C12188"/>
    <w:rsid w:val="00C12AA8"/>
    <w:rsid w:val="00C12B15"/>
    <w:rsid w:val="00C13246"/>
    <w:rsid w:val="00C13277"/>
    <w:rsid w:val="00C13562"/>
    <w:rsid w:val="00C14120"/>
    <w:rsid w:val="00C146B3"/>
    <w:rsid w:val="00C14E05"/>
    <w:rsid w:val="00C14FB7"/>
    <w:rsid w:val="00C150CD"/>
    <w:rsid w:val="00C16645"/>
    <w:rsid w:val="00C16B4A"/>
    <w:rsid w:val="00C16E80"/>
    <w:rsid w:val="00C17A1A"/>
    <w:rsid w:val="00C21CEE"/>
    <w:rsid w:val="00C22F18"/>
    <w:rsid w:val="00C23B45"/>
    <w:rsid w:val="00C244E7"/>
    <w:rsid w:val="00C24633"/>
    <w:rsid w:val="00C24B6E"/>
    <w:rsid w:val="00C251F3"/>
    <w:rsid w:val="00C25F04"/>
    <w:rsid w:val="00C267B3"/>
    <w:rsid w:val="00C26C2C"/>
    <w:rsid w:val="00C26D6E"/>
    <w:rsid w:val="00C30177"/>
    <w:rsid w:val="00C309D3"/>
    <w:rsid w:val="00C31230"/>
    <w:rsid w:val="00C316B9"/>
    <w:rsid w:val="00C318FF"/>
    <w:rsid w:val="00C321AD"/>
    <w:rsid w:val="00C32628"/>
    <w:rsid w:val="00C346E3"/>
    <w:rsid w:val="00C3470D"/>
    <w:rsid w:val="00C3473C"/>
    <w:rsid w:val="00C34B80"/>
    <w:rsid w:val="00C35518"/>
    <w:rsid w:val="00C362EF"/>
    <w:rsid w:val="00C36350"/>
    <w:rsid w:val="00C36557"/>
    <w:rsid w:val="00C3656F"/>
    <w:rsid w:val="00C369D4"/>
    <w:rsid w:val="00C37EBF"/>
    <w:rsid w:val="00C37EFB"/>
    <w:rsid w:val="00C40BD2"/>
    <w:rsid w:val="00C40CAD"/>
    <w:rsid w:val="00C41252"/>
    <w:rsid w:val="00C42A59"/>
    <w:rsid w:val="00C42E6F"/>
    <w:rsid w:val="00C434EB"/>
    <w:rsid w:val="00C4398A"/>
    <w:rsid w:val="00C43A26"/>
    <w:rsid w:val="00C4481B"/>
    <w:rsid w:val="00C4495B"/>
    <w:rsid w:val="00C44B9E"/>
    <w:rsid w:val="00C45402"/>
    <w:rsid w:val="00C45757"/>
    <w:rsid w:val="00C47360"/>
    <w:rsid w:val="00C50489"/>
    <w:rsid w:val="00C50660"/>
    <w:rsid w:val="00C507CA"/>
    <w:rsid w:val="00C50B78"/>
    <w:rsid w:val="00C516ED"/>
    <w:rsid w:val="00C518DC"/>
    <w:rsid w:val="00C522C3"/>
    <w:rsid w:val="00C52973"/>
    <w:rsid w:val="00C52F5A"/>
    <w:rsid w:val="00C53D73"/>
    <w:rsid w:val="00C54ECF"/>
    <w:rsid w:val="00C55328"/>
    <w:rsid w:val="00C555F3"/>
    <w:rsid w:val="00C557C6"/>
    <w:rsid w:val="00C55D6F"/>
    <w:rsid w:val="00C56B71"/>
    <w:rsid w:val="00C56BF3"/>
    <w:rsid w:val="00C56F09"/>
    <w:rsid w:val="00C60B25"/>
    <w:rsid w:val="00C60D28"/>
    <w:rsid w:val="00C60F5F"/>
    <w:rsid w:val="00C61024"/>
    <w:rsid w:val="00C614F5"/>
    <w:rsid w:val="00C61752"/>
    <w:rsid w:val="00C61BDF"/>
    <w:rsid w:val="00C62065"/>
    <w:rsid w:val="00C62E9F"/>
    <w:rsid w:val="00C63A24"/>
    <w:rsid w:val="00C64518"/>
    <w:rsid w:val="00C64735"/>
    <w:rsid w:val="00C6584E"/>
    <w:rsid w:val="00C66AD0"/>
    <w:rsid w:val="00C66CF8"/>
    <w:rsid w:val="00C670F1"/>
    <w:rsid w:val="00C67D32"/>
    <w:rsid w:val="00C703BB"/>
    <w:rsid w:val="00C711B3"/>
    <w:rsid w:val="00C71B5A"/>
    <w:rsid w:val="00C726A4"/>
    <w:rsid w:val="00C72A2B"/>
    <w:rsid w:val="00C72F03"/>
    <w:rsid w:val="00C73A26"/>
    <w:rsid w:val="00C73EE9"/>
    <w:rsid w:val="00C73F88"/>
    <w:rsid w:val="00C74A44"/>
    <w:rsid w:val="00C74FDE"/>
    <w:rsid w:val="00C753E9"/>
    <w:rsid w:val="00C7596F"/>
    <w:rsid w:val="00C76300"/>
    <w:rsid w:val="00C76E4F"/>
    <w:rsid w:val="00C779F5"/>
    <w:rsid w:val="00C80B29"/>
    <w:rsid w:val="00C821BD"/>
    <w:rsid w:val="00C8245F"/>
    <w:rsid w:val="00C8298E"/>
    <w:rsid w:val="00C836C8"/>
    <w:rsid w:val="00C83937"/>
    <w:rsid w:val="00C84399"/>
    <w:rsid w:val="00C844D0"/>
    <w:rsid w:val="00C84EA8"/>
    <w:rsid w:val="00C84FF6"/>
    <w:rsid w:val="00C86135"/>
    <w:rsid w:val="00C86B3C"/>
    <w:rsid w:val="00C87129"/>
    <w:rsid w:val="00C87AC2"/>
    <w:rsid w:val="00C90E0A"/>
    <w:rsid w:val="00C91173"/>
    <w:rsid w:val="00C911BC"/>
    <w:rsid w:val="00C9188E"/>
    <w:rsid w:val="00C91E06"/>
    <w:rsid w:val="00C91E50"/>
    <w:rsid w:val="00C922EB"/>
    <w:rsid w:val="00C928BC"/>
    <w:rsid w:val="00C92EBF"/>
    <w:rsid w:val="00C94E72"/>
    <w:rsid w:val="00C957D9"/>
    <w:rsid w:val="00C95AF3"/>
    <w:rsid w:val="00C96654"/>
    <w:rsid w:val="00C96B44"/>
    <w:rsid w:val="00C97759"/>
    <w:rsid w:val="00CA093C"/>
    <w:rsid w:val="00CA09CB"/>
    <w:rsid w:val="00CA1E40"/>
    <w:rsid w:val="00CA3387"/>
    <w:rsid w:val="00CA34EE"/>
    <w:rsid w:val="00CA3641"/>
    <w:rsid w:val="00CA50BB"/>
    <w:rsid w:val="00CA645E"/>
    <w:rsid w:val="00CA6806"/>
    <w:rsid w:val="00CA6D16"/>
    <w:rsid w:val="00CA70BF"/>
    <w:rsid w:val="00CA73CD"/>
    <w:rsid w:val="00CA762D"/>
    <w:rsid w:val="00CA779C"/>
    <w:rsid w:val="00CA7C97"/>
    <w:rsid w:val="00CB11F6"/>
    <w:rsid w:val="00CB1752"/>
    <w:rsid w:val="00CB1E7A"/>
    <w:rsid w:val="00CB2336"/>
    <w:rsid w:val="00CB2CB2"/>
    <w:rsid w:val="00CB381B"/>
    <w:rsid w:val="00CB3E7C"/>
    <w:rsid w:val="00CB5ADF"/>
    <w:rsid w:val="00CB6E61"/>
    <w:rsid w:val="00CB7655"/>
    <w:rsid w:val="00CB79E9"/>
    <w:rsid w:val="00CB79EC"/>
    <w:rsid w:val="00CB7D7E"/>
    <w:rsid w:val="00CB7FFE"/>
    <w:rsid w:val="00CC0394"/>
    <w:rsid w:val="00CC0968"/>
    <w:rsid w:val="00CC0C4F"/>
    <w:rsid w:val="00CC0CA4"/>
    <w:rsid w:val="00CC1DDB"/>
    <w:rsid w:val="00CC1F63"/>
    <w:rsid w:val="00CC22F9"/>
    <w:rsid w:val="00CC2481"/>
    <w:rsid w:val="00CC2BC2"/>
    <w:rsid w:val="00CC328C"/>
    <w:rsid w:val="00CC353C"/>
    <w:rsid w:val="00CC495D"/>
    <w:rsid w:val="00CC4C13"/>
    <w:rsid w:val="00CC50AB"/>
    <w:rsid w:val="00CC55D1"/>
    <w:rsid w:val="00CC5E77"/>
    <w:rsid w:val="00CC6349"/>
    <w:rsid w:val="00CC670E"/>
    <w:rsid w:val="00CC702D"/>
    <w:rsid w:val="00CC7D37"/>
    <w:rsid w:val="00CC7D3D"/>
    <w:rsid w:val="00CD03EF"/>
    <w:rsid w:val="00CD0E5C"/>
    <w:rsid w:val="00CD2DB3"/>
    <w:rsid w:val="00CD335D"/>
    <w:rsid w:val="00CD3FCF"/>
    <w:rsid w:val="00CD402F"/>
    <w:rsid w:val="00CD4529"/>
    <w:rsid w:val="00CD4CA2"/>
    <w:rsid w:val="00CD5569"/>
    <w:rsid w:val="00CD5D92"/>
    <w:rsid w:val="00CD6E00"/>
    <w:rsid w:val="00CD6EB5"/>
    <w:rsid w:val="00CD7E8A"/>
    <w:rsid w:val="00CE0149"/>
    <w:rsid w:val="00CE1950"/>
    <w:rsid w:val="00CE227D"/>
    <w:rsid w:val="00CE2E6D"/>
    <w:rsid w:val="00CE4A7D"/>
    <w:rsid w:val="00CE578D"/>
    <w:rsid w:val="00CE617E"/>
    <w:rsid w:val="00CE685E"/>
    <w:rsid w:val="00CF1F32"/>
    <w:rsid w:val="00CF218E"/>
    <w:rsid w:val="00CF238F"/>
    <w:rsid w:val="00CF2585"/>
    <w:rsid w:val="00CF2F79"/>
    <w:rsid w:val="00CF3049"/>
    <w:rsid w:val="00CF3A2E"/>
    <w:rsid w:val="00CF3C82"/>
    <w:rsid w:val="00CF41D0"/>
    <w:rsid w:val="00CF4812"/>
    <w:rsid w:val="00CF55EA"/>
    <w:rsid w:val="00CF5A63"/>
    <w:rsid w:val="00CF60D0"/>
    <w:rsid w:val="00CF60D6"/>
    <w:rsid w:val="00CF60D9"/>
    <w:rsid w:val="00CF6ADC"/>
    <w:rsid w:val="00CF6AFB"/>
    <w:rsid w:val="00CF6F36"/>
    <w:rsid w:val="00CF73A4"/>
    <w:rsid w:val="00CF7985"/>
    <w:rsid w:val="00CF7EEC"/>
    <w:rsid w:val="00D01AE6"/>
    <w:rsid w:val="00D01D5B"/>
    <w:rsid w:val="00D02968"/>
    <w:rsid w:val="00D02B60"/>
    <w:rsid w:val="00D02C12"/>
    <w:rsid w:val="00D02C53"/>
    <w:rsid w:val="00D0306E"/>
    <w:rsid w:val="00D0320B"/>
    <w:rsid w:val="00D03E21"/>
    <w:rsid w:val="00D05322"/>
    <w:rsid w:val="00D055DB"/>
    <w:rsid w:val="00D05AC5"/>
    <w:rsid w:val="00D05D39"/>
    <w:rsid w:val="00D06B02"/>
    <w:rsid w:val="00D0722F"/>
    <w:rsid w:val="00D07787"/>
    <w:rsid w:val="00D077E8"/>
    <w:rsid w:val="00D078A6"/>
    <w:rsid w:val="00D07BF3"/>
    <w:rsid w:val="00D10152"/>
    <w:rsid w:val="00D122AA"/>
    <w:rsid w:val="00D12336"/>
    <w:rsid w:val="00D142B5"/>
    <w:rsid w:val="00D144EF"/>
    <w:rsid w:val="00D14CB2"/>
    <w:rsid w:val="00D1555A"/>
    <w:rsid w:val="00D161A6"/>
    <w:rsid w:val="00D171DC"/>
    <w:rsid w:val="00D173B8"/>
    <w:rsid w:val="00D20610"/>
    <w:rsid w:val="00D20689"/>
    <w:rsid w:val="00D20777"/>
    <w:rsid w:val="00D21A10"/>
    <w:rsid w:val="00D22376"/>
    <w:rsid w:val="00D22848"/>
    <w:rsid w:val="00D22B18"/>
    <w:rsid w:val="00D233E9"/>
    <w:rsid w:val="00D24DC2"/>
    <w:rsid w:val="00D25F84"/>
    <w:rsid w:val="00D2718C"/>
    <w:rsid w:val="00D27C06"/>
    <w:rsid w:val="00D30238"/>
    <w:rsid w:val="00D317A5"/>
    <w:rsid w:val="00D31A03"/>
    <w:rsid w:val="00D321EE"/>
    <w:rsid w:val="00D3295A"/>
    <w:rsid w:val="00D32F24"/>
    <w:rsid w:val="00D3336B"/>
    <w:rsid w:val="00D3437F"/>
    <w:rsid w:val="00D34D60"/>
    <w:rsid w:val="00D34F8E"/>
    <w:rsid w:val="00D35229"/>
    <w:rsid w:val="00D353FC"/>
    <w:rsid w:val="00D37345"/>
    <w:rsid w:val="00D37670"/>
    <w:rsid w:val="00D37A85"/>
    <w:rsid w:val="00D37BCC"/>
    <w:rsid w:val="00D37D6C"/>
    <w:rsid w:val="00D37D78"/>
    <w:rsid w:val="00D4017B"/>
    <w:rsid w:val="00D40AE9"/>
    <w:rsid w:val="00D40DFD"/>
    <w:rsid w:val="00D40EAA"/>
    <w:rsid w:val="00D41A64"/>
    <w:rsid w:val="00D41C5B"/>
    <w:rsid w:val="00D423B1"/>
    <w:rsid w:val="00D42401"/>
    <w:rsid w:val="00D42DB5"/>
    <w:rsid w:val="00D432E0"/>
    <w:rsid w:val="00D43561"/>
    <w:rsid w:val="00D441F4"/>
    <w:rsid w:val="00D44710"/>
    <w:rsid w:val="00D45110"/>
    <w:rsid w:val="00D45A2D"/>
    <w:rsid w:val="00D4676D"/>
    <w:rsid w:val="00D46F2E"/>
    <w:rsid w:val="00D46F7D"/>
    <w:rsid w:val="00D4724A"/>
    <w:rsid w:val="00D47604"/>
    <w:rsid w:val="00D47634"/>
    <w:rsid w:val="00D479D2"/>
    <w:rsid w:val="00D5026C"/>
    <w:rsid w:val="00D5064F"/>
    <w:rsid w:val="00D50F71"/>
    <w:rsid w:val="00D5182A"/>
    <w:rsid w:val="00D52A03"/>
    <w:rsid w:val="00D53D44"/>
    <w:rsid w:val="00D5464B"/>
    <w:rsid w:val="00D548A4"/>
    <w:rsid w:val="00D550C6"/>
    <w:rsid w:val="00D556CD"/>
    <w:rsid w:val="00D56025"/>
    <w:rsid w:val="00D57436"/>
    <w:rsid w:val="00D57483"/>
    <w:rsid w:val="00D57EE3"/>
    <w:rsid w:val="00D606CA"/>
    <w:rsid w:val="00D60BBF"/>
    <w:rsid w:val="00D60ECB"/>
    <w:rsid w:val="00D6159A"/>
    <w:rsid w:val="00D61CD1"/>
    <w:rsid w:val="00D62728"/>
    <w:rsid w:val="00D634A2"/>
    <w:rsid w:val="00D6358E"/>
    <w:rsid w:val="00D63907"/>
    <w:rsid w:val="00D63AA7"/>
    <w:rsid w:val="00D6521C"/>
    <w:rsid w:val="00D65C74"/>
    <w:rsid w:val="00D6680C"/>
    <w:rsid w:val="00D66A8A"/>
    <w:rsid w:val="00D674E7"/>
    <w:rsid w:val="00D67848"/>
    <w:rsid w:val="00D70035"/>
    <w:rsid w:val="00D70BA2"/>
    <w:rsid w:val="00D70C91"/>
    <w:rsid w:val="00D72370"/>
    <w:rsid w:val="00D72B38"/>
    <w:rsid w:val="00D73BEB"/>
    <w:rsid w:val="00D74384"/>
    <w:rsid w:val="00D74C51"/>
    <w:rsid w:val="00D75481"/>
    <w:rsid w:val="00D75A79"/>
    <w:rsid w:val="00D76101"/>
    <w:rsid w:val="00D7617C"/>
    <w:rsid w:val="00D7692E"/>
    <w:rsid w:val="00D76B87"/>
    <w:rsid w:val="00D77039"/>
    <w:rsid w:val="00D77CAC"/>
    <w:rsid w:val="00D8014D"/>
    <w:rsid w:val="00D80674"/>
    <w:rsid w:val="00D80AD9"/>
    <w:rsid w:val="00D80BA7"/>
    <w:rsid w:val="00D810DB"/>
    <w:rsid w:val="00D81112"/>
    <w:rsid w:val="00D81AD7"/>
    <w:rsid w:val="00D823F1"/>
    <w:rsid w:val="00D82775"/>
    <w:rsid w:val="00D82FA5"/>
    <w:rsid w:val="00D83211"/>
    <w:rsid w:val="00D83E40"/>
    <w:rsid w:val="00D8556E"/>
    <w:rsid w:val="00D860B8"/>
    <w:rsid w:val="00D861F0"/>
    <w:rsid w:val="00D86A04"/>
    <w:rsid w:val="00D9007C"/>
    <w:rsid w:val="00D9062E"/>
    <w:rsid w:val="00D91054"/>
    <w:rsid w:val="00D9146B"/>
    <w:rsid w:val="00D91581"/>
    <w:rsid w:val="00D9181E"/>
    <w:rsid w:val="00D91987"/>
    <w:rsid w:val="00D921CA"/>
    <w:rsid w:val="00D93C00"/>
    <w:rsid w:val="00D94961"/>
    <w:rsid w:val="00D94EDC"/>
    <w:rsid w:val="00D95354"/>
    <w:rsid w:val="00D96696"/>
    <w:rsid w:val="00D966F2"/>
    <w:rsid w:val="00D96A12"/>
    <w:rsid w:val="00D976C1"/>
    <w:rsid w:val="00D97F43"/>
    <w:rsid w:val="00DA04DE"/>
    <w:rsid w:val="00DA0C66"/>
    <w:rsid w:val="00DA167C"/>
    <w:rsid w:val="00DA1EC4"/>
    <w:rsid w:val="00DA26C3"/>
    <w:rsid w:val="00DA2E28"/>
    <w:rsid w:val="00DA3228"/>
    <w:rsid w:val="00DA3632"/>
    <w:rsid w:val="00DA452A"/>
    <w:rsid w:val="00DA4FE6"/>
    <w:rsid w:val="00DA57DE"/>
    <w:rsid w:val="00DA7B49"/>
    <w:rsid w:val="00DB036E"/>
    <w:rsid w:val="00DB06D7"/>
    <w:rsid w:val="00DB0D34"/>
    <w:rsid w:val="00DB0DC5"/>
    <w:rsid w:val="00DB1000"/>
    <w:rsid w:val="00DB161C"/>
    <w:rsid w:val="00DB1E68"/>
    <w:rsid w:val="00DB3700"/>
    <w:rsid w:val="00DB47B9"/>
    <w:rsid w:val="00DB4B0D"/>
    <w:rsid w:val="00DB5981"/>
    <w:rsid w:val="00DB6EA4"/>
    <w:rsid w:val="00DB7093"/>
    <w:rsid w:val="00DB7233"/>
    <w:rsid w:val="00DB786D"/>
    <w:rsid w:val="00DC023C"/>
    <w:rsid w:val="00DC0A8C"/>
    <w:rsid w:val="00DC1328"/>
    <w:rsid w:val="00DC1741"/>
    <w:rsid w:val="00DC2191"/>
    <w:rsid w:val="00DC234E"/>
    <w:rsid w:val="00DC24C9"/>
    <w:rsid w:val="00DC2698"/>
    <w:rsid w:val="00DC2A7D"/>
    <w:rsid w:val="00DC3A73"/>
    <w:rsid w:val="00DC439A"/>
    <w:rsid w:val="00DC4434"/>
    <w:rsid w:val="00DC62D8"/>
    <w:rsid w:val="00DC6E6B"/>
    <w:rsid w:val="00DC71B3"/>
    <w:rsid w:val="00DC71F7"/>
    <w:rsid w:val="00DC780E"/>
    <w:rsid w:val="00DD005E"/>
    <w:rsid w:val="00DD0579"/>
    <w:rsid w:val="00DD25B6"/>
    <w:rsid w:val="00DD2B18"/>
    <w:rsid w:val="00DD437D"/>
    <w:rsid w:val="00DD4A15"/>
    <w:rsid w:val="00DD4DF7"/>
    <w:rsid w:val="00DD5BBF"/>
    <w:rsid w:val="00DD77F3"/>
    <w:rsid w:val="00DD7F26"/>
    <w:rsid w:val="00DE05CC"/>
    <w:rsid w:val="00DE066E"/>
    <w:rsid w:val="00DE0DA7"/>
    <w:rsid w:val="00DE14B4"/>
    <w:rsid w:val="00DE22F7"/>
    <w:rsid w:val="00DE23DC"/>
    <w:rsid w:val="00DE261A"/>
    <w:rsid w:val="00DE2646"/>
    <w:rsid w:val="00DE287E"/>
    <w:rsid w:val="00DE38AE"/>
    <w:rsid w:val="00DE5702"/>
    <w:rsid w:val="00DE57F2"/>
    <w:rsid w:val="00DE6363"/>
    <w:rsid w:val="00DE6E0F"/>
    <w:rsid w:val="00DE720A"/>
    <w:rsid w:val="00DE78BA"/>
    <w:rsid w:val="00DF04CF"/>
    <w:rsid w:val="00DF09AC"/>
    <w:rsid w:val="00DF0CB2"/>
    <w:rsid w:val="00DF0F8A"/>
    <w:rsid w:val="00DF12CF"/>
    <w:rsid w:val="00DF12D4"/>
    <w:rsid w:val="00DF1E53"/>
    <w:rsid w:val="00DF20F6"/>
    <w:rsid w:val="00DF4306"/>
    <w:rsid w:val="00DF4671"/>
    <w:rsid w:val="00DF62DD"/>
    <w:rsid w:val="00DF64A2"/>
    <w:rsid w:val="00DF68AA"/>
    <w:rsid w:val="00DF7511"/>
    <w:rsid w:val="00E00168"/>
    <w:rsid w:val="00E00A0B"/>
    <w:rsid w:val="00E00FBA"/>
    <w:rsid w:val="00E0118B"/>
    <w:rsid w:val="00E024E8"/>
    <w:rsid w:val="00E02DBE"/>
    <w:rsid w:val="00E03677"/>
    <w:rsid w:val="00E04D95"/>
    <w:rsid w:val="00E06B8C"/>
    <w:rsid w:val="00E07437"/>
    <w:rsid w:val="00E11956"/>
    <w:rsid w:val="00E12078"/>
    <w:rsid w:val="00E126FC"/>
    <w:rsid w:val="00E1295E"/>
    <w:rsid w:val="00E13811"/>
    <w:rsid w:val="00E13974"/>
    <w:rsid w:val="00E13B43"/>
    <w:rsid w:val="00E1453F"/>
    <w:rsid w:val="00E14B55"/>
    <w:rsid w:val="00E165B9"/>
    <w:rsid w:val="00E16810"/>
    <w:rsid w:val="00E16D36"/>
    <w:rsid w:val="00E17CDE"/>
    <w:rsid w:val="00E215DC"/>
    <w:rsid w:val="00E219BC"/>
    <w:rsid w:val="00E21E55"/>
    <w:rsid w:val="00E22B68"/>
    <w:rsid w:val="00E24144"/>
    <w:rsid w:val="00E24473"/>
    <w:rsid w:val="00E24947"/>
    <w:rsid w:val="00E251B3"/>
    <w:rsid w:val="00E2573C"/>
    <w:rsid w:val="00E2639F"/>
    <w:rsid w:val="00E26D20"/>
    <w:rsid w:val="00E26F71"/>
    <w:rsid w:val="00E27339"/>
    <w:rsid w:val="00E277CC"/>
    <w:rsid w:val="00E27AEC"/>
    <w:rsid w:val="00E27F2F"/>
    <w:rsid w:val="00E30897"/>
    <w:rsid w:val="00E313AF"/>
    <w:rsid w:val="00E31619"/>
    <w:rsid w:val="00E32976"/>
    <w:rsid w:val="00E32E59"/>
    <w:rsid w:val="00E3349F"/>
    <w:rsid w:val="00E3391B"/>
    <w:rsid w:val="00E33A71"/>
    <w:rsid w:val="00E33F8B"/>
    <w:rsid w:val="00E356D5"/>
    <w:rsid w:val="00E35874"/>
    <w:rsid w:val="00E35AC1"/>
    <w:rsid w:val="00E36708"/>
    <w:rsid w:val="00E36A23"/>
    <w:rsid w:val="00E36D54"/>
    <w:rsid w:val="00E37482"/>
    <w:rsid w:val="00E3761D"/>
    <w:rsid w:val="00E3772B"/>
    <w:rsid w:val="00E40F3D"/>
    <w:rsid w:val="00E4211A"/>
    <w:rsid w:val="00E43179"/>
    <w:rsid w:val="00E43A9F"/>
    <w:rsid w:val="00E43CEE"/>
    <w:rsid w:val="00E44A4A"/>
    <w:rsid w:val="00E45437"/>
    <w:rsid w:val="00E45571"/>
    <w:rsid w:val="00E45A00"/>
    <w:rsid w:val="00E45AFC"/>
    <w:rsid w:val="00E45B4D"/>
    <w:rsid w:val="00E47A71"/>
    <w:rsid w:val="00E501B7"/>
    <w:rsid w:val="00E50DF5"/>
    <w:rsid w:val="00E51BD9"/>
    <w:rsid w:val="00E526FF"/>
    <w:rsid w:val="00E52FE2"/>
    <w:rsid w:val="00E5315D"/>
    <w:rsid w:val="00E531A8"/>
    <w:rsid w:val="00E538EF"/>
    <w:rsid w:val="00E54571"/>
    <w:rsid w:val="00E54BEB"/>
    <w:rsid w:val="00E550B6"/>
    <w:rsid w:val="00E56408"/>
    <w:rsid w:val="00E56C14"/>
    <w:rsid w:val="00E57749"/>
    <w:rsid w:val="00E614B0"/>
    <w:rsid w:val="00E62250"/>
    <w:rsid w:val="00E62270"/>
    <w:rsid w:val="00E62399"/>
    <w:rsid w:val="00E623F6"/>
    <w:rsid w:val="00E62666"/>
    <w:rsid w:val="00E6438B"/>
    <w:rsid w:val="00E649EB"/>
    <w:rsid w:val="00E649F7"/>
    <w:rsid w:val="00E64C65"/>
    <w:rsid w:val="00E65415"/>
    <w:rsid w:val="00E6567A"/>
    <w:rsid w:val="00E65C93"/>
    <w:rsid w:val="00E65D7B"/>
    <w:rsid w:val="00E66018"/>
    <w:rsid w:val="00E66B5C"/>
    <w:rsid w:val="00E66E01"/>
    <w:rsid w:val="00E67C00"/>
    <w:rsid w:val="00E67E40"/>
    <w:rsid w:val="00E72E99"/>
    <w:rsid w:val="00E739BA"/>
    <w:rsid w:val="00E74981"/>
    <w:rsid w:val="00E75822"/>
    <w:rsid w:val="00E76077"/>
    <w:rsid w:val="00E76680"/>
    <w:rsid w:val="00E76DD9"/>
    <w:rsid w:val="00E76E00"/>
    <w:rsid w:val="00E772E7"/>
    <w:rsid w:val="00E77792"/>
    <w:rsid w:val="00E77897"/>
    <w:rsid w:val="00E77C34"/>
    <w:rsid w:val="00E80509"/>
    <w:rsid w:val="00E80D45"/>
    <w:rsid w:val="00E8150A"/>
    <w:rsid w:val="00E81CA9"/>
    <w:rsid w:val="00E823A4"/>
    <w:rsid w:val="00E8241D"/>
    <w:rsid w:val="00E82A06"/>
    <w:rsid w:val="00E82E97"/>
    <w:rsid w:val="00E8328D"/>
    <w:rsid w:val="00E8454C"/>
    <w:rsid w:val="00E84B63"/>
    <w:rsid w:val="00E84C6B"/>
    <w:rsid w:val="00E857B2"/>
    <w:rsid w:val="00E85895"/>
    <w:rsid w:val="00E85C93"/>
    <w:rsid w:val="00E86253"/>
    <w:rsid w:val="00E878F6"/>
    <w:rsid w:val="00E90081"/>
    <w:rsid w:val="00E90FEA"/>
    <w:rsid w:val="00E91197"/>
    <w:rsid w:val="00E916E9"/>
    <w:rsid w:val="00E91EF7"/>
    <w:rsid w:val="00E92BC6"/>
    <w:rsid w:val="00E93053"/>
    <w:rsid w:val="00E931D9"/>
    <w:rsid w:val="00E934DD"/>
    <w:rsid w:val="00E936A1"/>
    <w:rsid w:val="00E93CBB"/>
    <w:rsid w:val="00E93D33"/>
    <w:rsid w:val="00E94259"/>
    <w:rsid w:val="00E94295"/>
    <w:rsid w:val="00E95F8E"/>
    <w:rsid w:val="00E9618C"/>
    <w:rsid w:val="00E962A8"/>
    <w:rsid w:val="00E9767D"/>
    <w:rsid w:val="00E97D89"/>
    <w:rsid w:val="00EA01B0"/>
    <w:rsid w:val="00EA0928"/>
    <w:rsid w:val="00EA0C82"/>
    <w:rsid w:val="00EA0E35"/>
    <w:rsid w:val="00EA0FFB"/>
    <w:rsid w:val="00EA1093"/>
    <w:rsid w:val="00EA18B8"/>
    <w:rsid w:val="00EA1A61"/>
    <w:rsid w:val="00EA267F"/>
    <w:rsid w:val="00EA2762"/>
    <w:rsid w:val="00EA2EDF"/>
    <w:rsid w:val="00EA4DE4"/>
    <w:rsid w:val="00EA4E64"/>
    <w:rsid w:val="00EA523F"/>
    <w:rsid w:val="00EA614C"/>
    <w:rsid w:val="00EA6CD5"/>
    <w:rsid w:val="00EA7645"/>
    <w:rsid w:val="00EA7646"/>
    <w:rsid w:val="00EB02CB"/>
    <w:rsid w:val="00EB0368"/>
    <w:rsid w:val="00EB0A00"/>
    <w:rsid w:val="00EB0BC7"/>
    <w:rsid w:val="00EB0FE7"/>
    <w:rsid w:val="00EB120D"/>
    <w:rsid w:val="00EB2678"/>
    <w:rsid w:val="00EB2D72"/>
    <w:rsid w:val="00EB3038"/>
    <w:rsid w:val="00EB31FE"/>
    <w:rsid w:val="00EB3750"/>
    <w:rsid w:val="00EB3973"/>
    <w:rsid w:val="00EB3B3F"/>
    <w:rsid w:val="00EB3FCA"/>
    <w:rsid w:val="00EB3FD4"/>
    <w:rsid w:val="00EB40A5"/>
    <w:rsid w:val="00EB415B"/>
    <w:rsid w:val="00EB46C6"/>
    <w:rsid w:val="00EB4F37"/>
    <w:rsid w:val="00EB5705"/>
    <w:rsid w:val="00EB5FF3"/>
    <w:rsid w:val="00EB627D"/>
    <w:rsid w:val="00EB66A9"/>
    <w:rsid w:val="00EB79A0"/>
    <w:rsid w:val="00EB7AB6"/>
    <w:rsid w:val="00EB7D6C"/>
    <w:rsid w:val="00EC03C6"/>
    <w:rsid w:val="00EC1013"/>
    <w:rsid w:val="00EC105F"/>
    <w:rsid w:val="00EC1E02"/>
    <w:rsid w:val="00EC2613"/>
    <w:rsid w:val="00EC310A"/>
    <w:rsid w:val="00EC337C"/>
    <w:rsid w:val="00EC358D"/>
    <w:rsid w:val="00EC411A"/>
    <w:rsid w:val="00EC4A5C"/>
    <w:rsid w:val="00EC4E4C"/>
    <w:rsid w:val="00EC64EB"/>
    <w:rsid w:val="00EC66C8"/>
    <w:rsid w:val="00EC707B"/>
    <w:rsid w:val="00EC7AD4"/>
    <w:rsid w:val="00ED2298"/>
    <w:rsid w:val="00ED28BA"/>
    <w:rsid w:val="00ED2DD5"/>
    <w:rsid w:val="00ED3949"/>
    <w:rsid w:val="00ED3E21"/>
    <w:rsid w:val="00ED43BB"/>
    <w:rsid w:val="00ED43F9"/>
    <w:rsid w:val="00ED4474"/>
    <w:rsid w:val="00ED4C89"/>
    <w:rsid w:val="00ED4E08"/>
    <w:rsid w:val="00ED5C68"/>
    <w:rsid w:val="00ED6035"/>
    <w:rsid w:val="00ED7A60"/>
    <w:rsid w:val="00ED7CD1"/>
    <w:rsid w:val="00EE1FC5"/>
    <w:rsid w:val="00EE319C"/>
    <w:rsid w:val="00EE483C"/>
    <w:rsid w:val="00EE4F5E"/>
    <w:rsid w:val="00EE5503"/>
    <w:rsid w:val="00EE6013"/>
    <w:rsid w:val="00EE6304"/>
    <w:rsid w:val="00EE6449"/>
    <w:rsid w:val="00EE6AB0"/>
    <w:rsid w:val="00EE6F28"/>
    <w:rsid w:val="00EF089F"/>
    <w:rsid w:val="00EF09C7"/>
    <w:rsid w:val="00EF24B9"/>
    <w:rsid w:val="00EF4326"/>
    <w:rsid w:val="00EF5230"/>
    <w:rsid w:val="00EF53F6"/>
    <w:rsid w:val="00EF548F"/>
    <w:rsid w:val="00EF5A3A"/>
    <w:rsid w:val="00EF5FAE"/>
    <w:rsid w:val="00EF66DF"/>
    <w:rsid w:val="00EF69F6"/>
    <w:rsid w:val="00EF786F"/>
    <w:rsid w:val="00EF7B83"/>
    <w:rsid w:val="00F00201"/>
    <w:rsid w:val="00F00773"/>
    <w:rsid w:val="00F00E2B"/>
    <w:rsid w:val="00F00F74"/>
    <w:rsid w:val="00F01108"/>
    <w:rsid w:val="00F02756"/>
    <w:rsid w:val="00F02905"/>
    <w:rsid w:val="00F029C3"/>
    <w:rsid w:val="00F02BF4"/>
    <w:rsid w:val="00F02DF9"/>
    <w:rsid w:val="00F030F2"/>
    <w:rsid w:val="00F0326F"/>
    <w:rsid w:val="00F0362E"/>
    <w:rsid w:val="00F042AC"/>
    <w:rsid w:val="00F043CC"/>
    <w:rsid w:val="00F044C0"/>
    <w:rsid w:val="00F059F1"/>
    <w:rsid w:val="00F05B16"/>
    <w:rsid w:val="00F05CBF"/>
    <w:rsid w:val="00F06F1D"/>
    <w:rsid w:val="00F0763B"/>
    <w:rsid w:val="00F07FA7"/>
    <w:rsid w:val="00F11E1D"/>
    <w:rsid w:val="00F12E53"/>
    <w:rsid w:val="00F13308"/>
    <w:rsid w:val="00F13CBA"/>
    <w:rsid w:val="00F14E0A"/>
    <w:rsid w:val="00F163C6"/>
    <w:rsid w:val="00F16AA0"/>
    <w:rsid w:val="00F176C5"/>
    <w:rsid w:val="00F20358"/>
    <w:rsid w:val="00F20A69"/>
    <w:rsid w:val="00F21DB0"/>
    <w:rsid w:val="00F21FDB"/>
    <w:rsid w:val="00F230F1"/>
    <w:rsid w:val="00F23535"/>
    <w:rsid w:val="00F24EAB"/>
    <w:rsid w:val="00F251A2"/>
    <w:rsid w:val="00F257BB"/>
    <w:rsid w:val="00F26520"/>
    <w:rsid w:val="00F26D48"/>
    <w:rsid w:val="00F26E57"/>
    <w:rsid w:val="00F30AB9"/>
    <w:rsid w:val="00F30DD1"/>
    <w:rsid w:val="00F31224"/>
    <w:rsid w:val="00F31856"/>
    <w:rsid w:val="00F33523"/>
    <w:rsid w:val="00F335E4"/>
    <w:rsid w:val="00F34B80"/>
    <w:rsid w:val="00F352CE"/>
    <w:rsid w:val="00F36552"/>
    <w:rsid w:val="00F36561"/>
    <w:rsid w:val="00F378A4"/>
    <w:rsid w:val="00F37A0B"/>
    <w:rsid w:val="00F407B2"/>
    <w:rsid w:val="00F41C0B"/>
    <w:rsid w:val="00F4290A"/>
    <w:rsid w:val="00F43041"/>
    <w:rsid w:val="00F430D6"/>
    <w:rsid w:val="00F43359"/>
    <w:rsid w:val="00F43555"/>
    <w:rsid w:val="00F44704"/>
    <w:rsid w:val="00F45818"/>
    <w:rsid w:val="00F46040"/>
    <w:rsid w:val="00F4755B"/>
    <w:rsid w:val="00F47996"/>
    <w:rsid w:val="00F47C37"/>
    <w:rsid w:val="00F50103"/>
    <w:rsid w:val="00F5119F"/>
    <w:rsid w:val="00F51265"/>
    <w:rsid w:val="00F5141E"/>
    <w:rsid w:val="00F52038"/>
    <w:rsid w:val="00F5234A"/>
    <w:rsid w:val="00F5283A"/>
    <w:rsid w:val="00F5328E"/>
    <w:rsid w:val="00F532F8"/>
    <w:rsid w:val="00F53580"/>
    <w:rsid w:val="00F53B5E"/>
    <w:rsid w:val="00F552A2"/>
    <w:rsid w:val="00F557DE"/>
    <w:rsid w:val="00F56C7C"/>
    <w:rsid w:val="00F5708B"/>
    <w:rsid w:val="00F57E7F"/>
    <w:rsid w:val="00F601A7"/>
    <w:rsid w:val="00F60F26"/>
    <w:rsid w:val="00F61702"/>
    <w:rsid w:val="00F61E09"/>
    <w:rsid w:val="00F61E25"/>
    <w:rsid w:val="00F62174"/>
    <w:rsid w:val="00F62B0B"/>
    <w:rsid w:val="00F63517"/>
    <w:rsid w:val="00F642AA"/>
    <w:rsid w:val="00F647FC"/>
    <w:rsid w:val="00F6573E"/>
    <w:rsid w:val="00F65935"/>
    <w:rsid w:val="00F65C10"/>
    <w:rsid w:val="00F668F2"/>
    <w:rsid w:val="00F66E6C"/>
    <w:rsid w:val="00F66FF8"/>
    <w:rsid w:val="00F70BD8"/>
    <w:rsid w:val="00F70EE2"/>
    <w:rsid w:val="00F7113E"/>
    <w:rsid w:val="00F71A78"/>
    <w:rsid w:val="00F71B84"/>
    <w:rsid w:val="00F7295A"/>
    <w:rsid w:val="00F7351B"/>
    <w:rsid w:val="00F73BEC"/>
    <w:rsid w:val="00F7524E"/>
    <w:rsid w:val="00F76BBD"/>
    <w:rsid w:val="00F771FB"/>
    <w:rsid w:val="00F77957"/>
    <w:rsid w:val="00F77ABF"/>
    <w:rsid w:val="00F80105"/>
    <w:rsid w:val="00F803B9"/>
    <w:rsid w:val="00F8084B"/>
    <w:rsid w:val="00F80A0D"/>
    <w:rsid w:val="00F81892"/>
    <w:rsid w:val="00F81921"/>
    <w:rsid w:val="00F81D1B"/>
    <w:rsid w:val="00F81D9D"/>
    <w:rsid w:val="00F831CF"/>
    <w:rsid w:val="00F83C88"/>
    <w:rsid w:val="00F85A02"/>
    <w:rsid w:val="00F8642D"/>
    <w:rsid w:val="00F8653F"/>
    <w:rsid w:val="00F86F77"/>
    <w:rsid w:val="00F87ED6"/>
    <w:rsid w:val="00F87FC1"/>
    <w:rsid w:val="00F90C0D"/>
    <w:rsid w:val="00F90CC2"/>
    <w:rsid w:val="00F91314"/>
    <w:rsid w:val="00F913FA"/>
    <w:rsid w:val="00F91DE8"/>
    <w:rsid w:val="00F925DC"/>
    <w:rsid w:val="00F925F7"/>
    <w:rsid w:val="00F93D11"/>
    <w:rsid w:val="00F93D31"/>
    <w:rsid w:val="00F94E8C"/>
    <w:rsid w:val="00F94EF7"/>
    <w:rsid w:val="00F95998"/>
    <w:rsid w:val="00F95FDA"/>
    <w:rsid w:val="00F967A3"/>
    <w:rsid w:val="00F96BD4"/>
    <w:rsid w:val="00F96BD9"/>
    <w:rsid w:val="00F976DA"/>
    <w:rsid w:val="00F97737"/>
    <w:rsid w:val="00F97E45"/>
    <w:rsid w:val="00FA06C8"/>
    <w:rsid w:val="00FA153A"/>
    <w:rsid w:val="00FA1AEE"/>
    <w:rsid w:val="00FA2311"/>
    <w:rsid w:val="00FA24F4"/>
    <w:rsid w:val="00FA36F7"/>
    <w:rsid w:val="00FA3EB3"/>
    <w:rsid w:val="00FA4C35"/>
    <w:rsid w:val="00FA606C"/>
    <w:rsid w:val="00FA6C4B"/>
    <w:rsid w:val="00FA7A84"/>
    <w:rsid w:val="00FA7CB0"/>
    <w:rsid w:val="00FA7E5F"/>
    <w:rsid w:val="00FB0647"/>
    <w:rsid w:val="00FB1281"/>
    <w:rsid w:val="00FB1812"/>
    <w:rsid w:val="00FB23D1"/>
    <w:rsid w:val="00FB23DA"/>
    <w:rsid w:val="00FB2603"/>
    <w:rsid w:val="00FB26E8"/>
    <w:rsid w:val="00FB276F"/>
    <w:rsid w:val="00FB289A"/>
    <w:rsid w:val="00FB3337"/>
    <w:rsid w:val="00FB3572"/>
    <w:rsid w:val="00FB4556"/>
    <w:rsid w:val="00FB4BCE"/>
    <w:rsid w:val="00FB4D24"/>
    <w:rsid w:val="00FB748B"/>
    <w:rsid w:val="00FB758F"/>
    <w:rsid w:val="00FB79D9"/>
    <w:rsid w:val="00FB7B9F"/>
    <w:rsid w:val="00FC0782"/>
    <w:rsid w:val="00FC0BFB"/>
    <w:rsid w:val="00FC1013"/>
    <w:rsid w:val="00FC12C0"/>
    <w:rsid w:val="00FC1F5A"/>
    <w:rsid w:val="00FC312F"/>
    <w:rsid w:val="00FC32E5"/>
    <w:rsid w:val="00FC48B2"/>
    <w:rsid w:val="00FC575C"/>
    <w:rsid w:val="00FC75EE"/>
    <w:rsid w:val="00FC768B"/>
    <w:rsid w:val="00FD0D90"/>
    <w:rsid w:val="00FD156E"/>
    <w:rsid w:val="00FD2A85"/>
    <w:rsid w:val="00FD407E"/>
    <w:rsid w:val="00FD4587"/>
    <w:rsid w:val="00FD4BC9"/>
    <w:rsid w:val="00FD4CDB"/>
    <w:rsid w:val="00FD4EAE"/>
    <w:rsid w:val="00FD559A"/>
    <w:rsid w:val="00FD5A46"/>
    <w:rsid w:val="00FD625A"/>
    <w:rsid w:val="00FD63AC"/>
    <w:rsid w:val="00FD64AC"/>
    <w:rsid w:val="00FD6B39"/>
    <w:rsid w:val="00FD732D"/>
    <w:rsid w:val="00FE13A4"/>
    <w:rsid w:val="00FE233D"/>
    <w:rsid w:val="00FE3093"/>
    <w:rsid w:val="00FE3142"/>
    <w:rsid w:val="00FE344C"/>
    <w:rsid w:val="00FE39DA"/>
    <w:rsid w:val="00FE3A4C"/>
    <w:rsid w:val="00FE4341"/>
    <w:rsid w:val="00FE46F7"/>
    <w:rsid w:val="00FE501A"/>
    <w:rsid w:val="00FE5337"/>
    <w:rsid w:val="00FE62D5"/>
    <w:rsid w:val="00FE67DE"/>
    <w:rsid w:val="00FE6E81"/>
    <w:rsid w:val="00FF0327"/>
    <w:rsid w:val="00FF0CC0"/>
    <w:rsid w:val="00FF12BC"/>
    <w:rsid w:val="00FF13F0"/>
    <w:rsid w:val="00FF1611"/>
    <w:rsid w:val="00FF1D28"/>
    <w:rsid w:val="00FF2CEE"/>
    <w:rsid w:val="00FF4721"/>
    <w:rsid w:val="00FF4FD9"/>
    <w:rsid w:val="00FF5172"/>
    <w:rsid w:val="00FF5496"/>
    <w:rsid w:val="00FF596A"/>
    <w:rsid w:val="00FF5B9B"/>
    <w:rsid w:val="00FF5FE1"/>
    <w:rsid w:val="00FF601A"/>
    <w:rsid w:val="011AAE5B"/>
    <w:rsid w:val="03BCAD8B"/>
    <w:rsid w:val="05F228DC"/>
    <w:rsid w:val="06AC1E6B"/>
    <w:rsid w:val="08D99F6C"/>
    <w:rsid w:val="09DC3F56"/>
    <w:rsid w:val="0C1E33B5"/>
    <w:rsid w:val="151FDB74"/>
    <w:rsid w:val="200FBB24"/>
    <w:rsid w:val="21FFF1CD"/>
    <w:rsid w:val="23F92CAA"/>
    <w:rsid w:val="2DF41CD4"/>
    <w:rsid w:val="2E93A7D7"/>
    <w:rsid w:val="31DFAD6C"/>
    <w:rsid w:val="3268D997"/>
    <w:rsid w:val="35970DA5"/>
    <w:rsid w:val="3D05D11D"/>
    <w:rsid w:val="3E920158"/>
    <w:rsid w:val="3F8C5AA8"/>
    <w:rsid w:val="40F2FBF0"/>
    <w:rsid w:val="4150B557"/>
    <w:rsid w:val="4211AAD5"/>
    <w:rsid w:val="4626C194"/>
    <w:rsid w:val="49A208C6"/>
    <w:rsid w:val="4B5AD881"/>
    <w:rsid w:val="4C4C4D01"/>
    <w:rsid w:val="4D5BB89A"/>
    <w:rsid w:val="4ED4C945"/>
    <w:rsid w:val="4FF4B8A2"/>
    <w:rsid w:val="4FF4F192"/>
    <w:rsid w:val="4FFC051F"/>
    <w:rsid w:val="558562F8"/>
    <w:rsid w:val="5786B8F8"/>
    <w:rsid w:val="579D17B4"/>
    <w:rsid w:val="5827012F"/>
    <w:rsid w:val="5A82C9A0"/>
    <w:rsid w:val="5C9EE791"/>
    <w:rsid w:val="5D0E0EE3"/>
    <w:rsid w:val="603DC2A8"/>
    <w:rsid w:val="60C2DFC5"/>
    <w:rsid w:val="61D9F8AB"/>
    <w:rsid w:val="62422BC8"/>
    <w:rsid w:val="6378DC11"/>
    <w:rsid w:val="640250AF"/>
    <w:rsid w:val="656C8DC2"/>
    <w:rsid w:val="663AAB14"/>
    <w:rsid w:val="67103AA7"/>
    <w:rsid w:val="672CB0CE"/>
    <w:rsid w:val="69182E61"/>
    <w:rsid w:val="6AE7EEFA"/>
    <w:rsid w:val="6AEBA5BD"/>
    <w:rsid w:val="6BEF7EDB"/>
    <w:rsid w:val="6C78D2E3"/>
    <w:rsid w:val="6F440F8A"/>
    <w:rsid w:val="70B4A984"/>
    <w:rsid w:val="737694D1"/>
    <w:rsid w:val="7731B51B"/>
    <w:rsid w:val="785FA02F"/>
    <w:rsid w:val="7B304FEF"/>
    <w:rsid w:val="7C769899"/>
    <w:rsid w:val="7F2AEA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1597C7F"/>
  <w15:docId w15:val="{3A434932-0FAE-49CB-B1CE-5E09FFFB2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2A2B"/>
    <w:rPr>
      <w:rFonts w:ascii="Arial" w:hAnsi="Arial"/>
      <w:sz w:val="22"/>
      <w:szCs w:val="22"/>
      <w:lang w:val="en-US" w:eastAsia="en-US"/>
    </w:rPr>
  </w:style>
  <w:style w:type="paragraph" w:styleId="Heading1">
    <w:name w:val="heading 1"/>
    <w:aliases w:val="h1,Part"/>
    <w:basedOn w:val="Normal"/>
    <w:next w:val="Normal"/>
    <w:link w:val="Heading1Char"/>
    <w:autoRedefine/>
    <w:qFormat/>
    <w:rsid w:val="00B92DD0"/>
    <w:pPr>
      <w:keepNext/>
      <w:pageBreakBefore/>
      <w:numPr>
        <w:numId w:val="6"/>
      </w:numPr>
      <w:tabs>
        <w:tab w:val="left" w:pos="540"/>
      </w:tabs>
      <w:spacing w:before="240" w:after="240"/>
      <w:outlineLvl w:val="0"/>
    </w:pPr>
    <w:rPr>
      <w:rFonts w:cs="Arial"/>
      <w:b/>
      <w:bCs/>
      <w:kern w:val="32"/>
      <w:sz w:val="32"/>
      <w:szCs w:val="32"/>
    </w:rPr>
  </w:style>
  <w:style w:type="paragraph" w:styleId="Heading2">
    <w:name w:val="heading 2"/>
    <w:aliases w:val="H2,h2,Reset numbering,Chapter Title,Heading 2 Char"/>
    <w:basedOn w:val="Normal"/>
    <w:next w:val="Normal"/>
    <w:link w:val="Heading2Char1"/>
    <w:autoRedefine/>
    <w:qFormat/>
    <w:rsid w:val="001C2777"/>
    <w:pPr>
      <w:keepNext/>
      <w:numPr>
        <w:ilvl w:val="1"/>
        <w:numId w:val="6"/>
      </w:numPr>
      <w:tabs>
        <w:tab w:val="left" w:pos="1260"/>
      </w:tabs>
      <w:spacing w:before="240" w:after="240"/>
      <w:outlineLvl w:val="1"/>
    </w:pPr>
    <w:rPr>
      <w:rFonts w:ascii="Calibri Light" w:hAnsi="Calibri Light" w:cs="Arial"/>
      <w:b/>
      <w:bCs/>
      <w:iCs/>
      <w:sz w:val="32"/>
      <w:szCs w:val="32"/>
    </w:rPr>
  </w:style>
  <w:style w:type="paragraph" w:styleId="Heading3">
    <w:name w:val="heading 3"/>
    <w:aliases w:val="Level 1 - 1,H3,h3,subhead,1.,Topic Heading"/>
    <w:basedOn w:val="Normal"/>
    <w:next w:val="Normal"/>
    <w:link w:val="Heading3Char"/>
    <w:qFormat/>
    <w:rsid w:val="00B87CD2"/>
    <w:pPr>
      <w:numPr>
        <w:ilvl w:val="2"/>
        <w:numId w:val="2"/>
      </w:numPr>
      <w:spacing w:before="240" w:after="60"/>
      <w:outlineLvl w:val="2"/>
    </w:pPr>
    <w:rPr>
      <w:rFonts w:cs="Arial"/>
      <w:b/>
      <w:bCs/>
      <w:sz w:val="24"/>
      <w:szCs w:val="26"/>
    </w:rPr>
  </w:style>
  <w:style w:type="paragraph" w:styleId="Heading4">
    <w:name w:val="heading 4"/>
    <w:basedOn w:val="Normal"/>
    <w:next w:val="Normal"/>
    <w:link w:val="Heading4Char"/>
    <w:qFormat/>
    <w:rsid w:val="0095247B"/>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qFormat/>
    <w:rsid w:val="00045F9B"/>
    <w:pPr>
      <w:numPr>
        <w:ilvl w:val="4"/>
        <w:numId w:val="2"/>
      </w:numPr>
      <w:spacing w:after="240"/>
      <w:jc w:val="both"/>
      <w:outlineLvl w:val="4"/>
    </w:pPr>
    <w:rPr>
      <w:rFonts w:ascii="Times New Roman" w:hAnsi="Times New Roman"/>
      <w:b/>
      <w:sz w:val="20"/>
      <w:szCs w:val="20"/>
    </w:rPr>
  </w:style>
  <w:style w:type="paragraph" w:styleId="Heading6">
    <w:name w:val="heading 6"/>
    <w:basedOn w:val="Normal"/>
    <w:next w:val="Normal"/>
    <w:qFormat/>
    <w:rsid w:val="00FF5496"/>
    <w:pPr>
      <w:keepNext/>
      <w:numPr>
        <w:ilvl w:val="5"/>
        <w:numId w:val="2"/>
      </w:numPr>
      <w:outlineLvl w:val="5"/>
    </w:pPr>
    <w:rPr>
      <w:rFonts w:cs="Arial"/>
      <w:b/>
      <w:bCs/>
      <w:sz w:val="20"/>
      <w:szCs w:val="20"/>
      <w:lang w:eastAsia="zh-CN"/>
    </w:rPr>
  </w:style>
  <w:style w:type="paragraph" w:styleId="Heading7">
    <w:name w:val="heading 7"/>
    <w:basedOn w:val="Normal"/>
    <w:next w:val="Normal"/>
    <w:qFormat/>
    <w:rsid w:val="00045F9B"/>
    <w:pPr>
      <w:numPr>
        <w:ilvl w:val="6"/>
        <w:numId w:val="2"/>
      </w:numPr>
      <w:spacing w:before="240" w:after="60"/>
      <w:jc w:val="both"/>
      <w:outlineLvl w:val="6"/>
    </w:pPr>
    <w:rPr>
      <w:sz w:val="20"/>
      <w:szCs w:val="20"/>
    </w:rPr>
  </w:style>
  <w:style w:type="paragraph" w:styleId="Heading8">
    <w:name w:val="heading 8"/>
    <w:aliases w:val="Legal Level 1.1.1."/>
    <w:basedOn w:val="Normal"/>
    <w:next w:val="Normal"/>
    <w:qFormat/>
    <w:rsid w:val="00045F9B"/>
    <w:pPr>
      <w:numPr>
        <w:ilvl w:val="7"/>
        <w:numId w:val="2"/>
      </w:numPr>
      <w:spacing w:before="240" w:after="60"/>
      <w:jc w:val="both"/>
      <w:outlineLvl w:val="7"/>
    </w:pPr>
    <w:rPr>
      <w:i/>
      <w:sz w:val="20"/>
      <w:szCs w:val="20"/>
    </w:rPr>
  </w:style>
  <w:style w:type="paragraph" w:styleId="Heading9">
    <w:name w:val="heading 9"/>
    <w:aliases w:val="App Heading"/>
    <w:basedOn w:val="Normal"/>
    <w:next w:val="Normal"/>
    <w:qFormat/>
    <w:rsid w:val="00045F9B"/>
    <w:pPr>
      <w:numPr>
        <w:ilvl w:val="8"/>
        <w:numId w:val="2"/>
      </w:numPr>
      <w:spacing w:before="240" w:after="60"/>
      <w:jc w:val="both"/>
      <w:outlineLvl w:val="8"/>
    </w:pPr>
    <w:rPr>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Part Char"/>
    <w:basedOn w:val="DefaultParagraphFont"/>
    <w:link w:val="Heading1"/>
    <w:rsid w:val="002F58D0"/>
    <w:rPr>
      <w:rFonts w:ascii="Arial" w:hAnsi="Arial" w:cs="Arial"/>
      <w:b/>
      <w:bCs/>
      <w:kern w:val="32"/>
      <w:sz w:val="32"/>
      <w:szCs w:val="32"/>
      <w:lang w:val="en-US" w:eastAsia="en-US"/>
    </w:rPr>
  </w:style>
  <w:style w:type="paragraph" w:styleId="Header">
    <w:name w:val="header"/>
    <w:aliases w:val="*Header,page-header,ph,Header/Footer,header odd,header,Hyphen"/>
    <w:basedOn w:val="Normal"/>
    <w:link w:val="HeaderChar"/>
    <w:rsid w:val="009376D2"/>
    <w:pPr>
      <w:tabs>
        <w:tab w:val="center" w:pos="4320"/>
        <w:tab w:val="right" w:pos="8640"/>
      </w:tabs>
    </w:pPr>
  </w:style>
  <w:style w:type="character" w:customStyle="1" w:styleId="HeaderChar">
    <w:name w:val="Header Char"/>
    <w:aliases w:val="*Header Char,page-header Char,ph Char,Header/Footer Char,header odd Char,header Char,Hyphen Char"/>
    <w:basedOn w:val="DefaultParagraphFont"/>
    <w:link w:val="Header"/>
    <w:rsid w:val="002C4852"/>
    <w:rPr>
      <w:rFonts w:ascii="Arial" w:hAnsi="Arial"/>
      <w:sz w:val="22"/>
      <w:szCs w:val="22"/>
      <w:lang w:val="en-US" w:eastAsia="en-US" w:bidi="ar-SA"/>
    </w:rPr>
  </w:style>
  <w:style w:type="paragraph" w:styleId="Footer">
    <w:name w:val="footer"/>
    <w:basedOn w:val="Normal"/>
    <w:link w:val="FooterChar"/>
    <w:rsid w:val="009376D2"/>
    <w:pPr>
      <w:tabs>
        <w:tab w:val="center" w:pos="4320"/>
        <w:tab w:val="right" w:pos="8640"/>
      </w:tabs>
    </w:pPr>
  </w:style>
  <w:style w:type="character" w:customStyle="1" w:styleId="FooterChar">
    <w:name w:val="Footer Char"/>
    <w:basedOn w:val="DefaultParagraphFont"/>
    <w:link w:val="Footer"/>
    <w:rsid w:val="00E90081"/>
    <w:rPr>
      <w:rFonts w:ascii="Arial" w:hAnsi="Arial"/>
      <w:sz w:val="22"/>
      <w:szCs w:val="22"/>
      <w:lang w:val="en-US" w:eastAsia="en-US" w:bidi="ar-SA"/>
    </w:rPr>
  </w:style>
  <w:style w:type="paragraph" w:styleId="BodyText">
    <w:name w:val="Body Text"/>
    <w:basedOn w:val="Normal"/>
    <w:link w:val="BodyTextChar"/>
    <w:rsid w:val="009376D2"/>
    <w:pPr>
      <w:tabs>
        <w:tab w:val="left" w:pos="360"/>
        <w:tab w:val="left" w:pos="4320"/>
        <w:tab w:val="left" w:pos="5760"/>
      </w:tabs>
      <w:overflowPunct w:val="0"/>
      <w:autoSpaceDE w:val="0"/>
      <w:autoSpaceDN w:val="0"/>
      <w:adjustRightInd w:val="0"/>
      <w:textAlignment w:val="baseline"/>
    </w:pPr>
    <w:rPr>
      <w:b/>
      <w:i/>
      <w:sz w:val="20"/>
      <w:szCs w:val="20"/>
    </w:rPr>
  </w:style>
  <w:style w:type="character" w:customStyle="1" w:styleId="BodyTextChar">
    <w:name w:val="Body Text Char"/>
    <w:basedOn w:val="DefaultParagraphFont"/>
    <w:link w:val="BodyText"/>
    <w:rsid w:val="00904DAF"/>
    <w:rPr>
      <w:rFonts w:ascii="Arial" w:hAnsi="Arial"/>
      <w:b/>
      <w:i/>
      <w:lang w:val="en-US" w:eastAsia="en-US" w:bidi="ar-SA"/>
    </w:rPr>
  </w:style>
  <w:style w:type="character" w:styleId="PageNumber">
    <w:name w:val="page number"/>
    <w:basedOn w:val="DefaultParagraphFont"/>
    <w:rsid w:val="009376D2"/>
  </w:style>
  <w:style w:type="paragraph" w:styleId="TOC1">
    <w:name w:val="toc 1"/>
    <w:basedOn w:val="Normal"/>
    <w:next w:val="Normal"/>
    <w:autoRedefine/>
    <w:uiPriority w:val="39"/>
    <w:qFormat/>
    <w:rsid w:val="0049128D"/>
    <w:pPr>
      <w:tabs>
        <w:tab w:val="left" w:pos="480"/>
        <w:tab w:val="right" w:leader="dot" w:pos="9350"/>
      </w:tabs>
    </w:pPr>
    <w:rPr>
      <w:sz w:val="24"/>
    </w:rPr>
  </w:style>
  <w:style w:type="character" w:styleId="Hyperlink">
    <w:name w:val="Hyperlink"/>
    <w:basedOn w:val="DefaultParagraphFont"/>
    <w:uiPriority w:val="99"/>
    <w:rsid w:val="00827652"/>
    <w:rPr>
      <w:color w:val="0000FF"/>
      <w:u w:val="single"/>
    </w:rPr>
  </w:style>
  <w:style w:type="paragraph" w:styleId="TOC2">
    <w:name w:val="toc 2"/>
    <w:basedOn w:val="Normal"/>
    <w:next w:val="Normal"/>
    <w:autoRedefine/>
    <w:uiPriority w:val="39"/>
    <w:qFormat/>
    <w:rsid w:val="00BF058C"/>
    <w:pPr>
      <w:ind w:left="240"/>
    </w:pPr>
    <w:rPr>
      <w:sz w:val="24"/>
    </w:rPr>
  </w:style>
  <w:style w:type="paragraph" w:styleId="TOC3">
    <w:name w:val="toc 3"/>
    <w:basedOn w:val="Normal"/>
    <w:next w:val="Normal"/>
    <w:autoRedefine/>
    <w:uiPriority w:val="39"/>
    <w:qFormat/>
    <w:rsid w:val="00BF058C"/>
    <w:pPr>
      <w:ind w:left="480"/>
    </w:pPr>
    <w:rPr>
      <w:sz w:val="24"/>
    </w:rPr>
  </w:style>
  <w:style w:type="paragraph" w:styleId="ListBullet2">
    <w:name w:val="List Bullet 2"/>
    <w:basedOn w:val="Normal"/>
    <w:autoRedefine/>
    <w:rsid w:val="007779CF"/>
    <w:pPr>
      <w:numPr>
        <w:numId w:val="1"/>
      </w:numPr>
      <w:jc w:val="both"/>
    </w:pPr>
    <w:rPr>
      <w:sz w:val="20"/>
    </w:rPr>
  </w:style>
  <w:style w:type="paragraph" w:customStyle="1" w:styleId="BodyBullet">
    <w:name w:val="Body Bullet"/>
    <w:basedOn w:val="Normal"/>
    <w:rsid w:val="005D793D"/>
    <w:pPr>
      <w:tabs>
        <w:tab w:val="left" w:pos="720"/>
        <w:tab w:val="num" w:pos="1080"/>
      </w:tabs>
      <w:ind w:left="1080" w:hanging="360"/>
    </w:pPr>
    <w:rPr>
      <w:rFonts w:cs="Arial"/>
    </w:rPr>
  </w:style>
  <w:style w:type="paragraph" w:customStyle="1" w:styleId="HollowBodyBullet">
    <w:name w:val="Hollow Body Bullet"/>
    <w:basedOn w:val="BodyBullet"/>
    <w:rsid w:val="005D793D"/>
    <w:pPr>
      <w:numPr>
        <w:ilvl w:val="1"/>
      </w:numPr>
      <w:tabs>
        <w:tab w:val="num" w:pos="1080"/>
      </w:tabs>
      <w:ind w:left="1080" w:hanging="360"/>
    </w:pPr>
    <w:rPr>
      <w:snapToGrid w:val="0"/>
      <w:color w:val="000000"/>
      <w:kern w:val="2"/>
    </w:rPr>
  </w:style>
  <w:style w:type="paragraph" w:styleId="BalloonText">
    <w:name w:val="Balloon Text"/>
    <w:basedOn w:val="Normal"/>
    <w:semiHidden/>
    <w:rsid w:val="00B8212F"/>
    <w:rPr>
      <w:rFonts w:ascii="Tahoma" w:hAnsi="Tahoma" w:cs="Tahoma"/>
      <w:sz w:val="16"/>
      <w:szCs w:val="16"/>
    </w:rPr>
  </w:style>
  <w:style w:type="table" w:styleId="TableGrid">
    <w:name w:val="Table Grid"/>
    <w:basedOn w:val="TableNormal"/>
    <w:uiPriority w:val="39"/>
    <w:rsid w:val="000216D9"/>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A90929"/>
    <w:pPr>
      <w:spacing w:after="160" w:line="240" w:lineRule="exact"/>
    </w:pPr>
    <w:rPr>
      <w:rFonts w:ascii="Verdana" w:hAnsi="Verdana"/>
      <w:sz w:val="20"/>
      <w:szCs w:val="20"/>
    </w:rPr>
  </w:style>
  <w:style w:type="paragraph" w:styleId="BodyText2">
    <w:name w:val="Body Text 2"/>
    <w:basedOn w:val="Normal"/>
    <w:rsid w:val="00FF5496"/>
    <w:pPr>
      <w:spacing w:after="120" w:line="480" w:lineRule="auto"/>
    </w:pPr>
  </w:style>
  <w:style w:type="paragraph" w:styleId="NormalWeb">
    <w:name w:val="Normal (Web)"/>
    <w:basedOn w:val="Normal"/>
    <w:uiPriority w:val="99"/>
    <w:rsid w:val="00FF5496"/>
    <w:pPr>
      <w:spacing w:before="100" w:beforeAutospacing="1" w:after="100" w:afterAutospacing="1"/>
    </w:pPr>
    <w:rPr>
      <w:rFonts w:ascii="Times New Roman" w:eastAsia="SimSun" w:hAnsi="Times New Roman"/>
      <w:sz w:val="24"/>
      <w:szCs w:val="24"/>
      <w:lang w:eastAsia="zh-CN"/>
    </w:rPr>
  </w:style>
  <w:style w:type="character" w:styleId="FollowedHyperlink">
    <w:name w:val="FollowedHyperlink"/>
    <w:basedOn w:val="DefaultParagraphFont"/>
    <w:rsid w:val="00FF5496"/>
    <w:rPr>
      <w:color w:val="800080"/>
      <w:u w:val="single"/>
    </w:rPr>
  </w:style>
  <w:style w:type="paragraph" w:styleId="ListBullet">
    <w:name w:val="List Bullet"/>
    <w:basedOn w:val="Normal"/>
    <w:rsid w:val="00967209"/>
    <w:pPr>
      <w:tabs>
        <w:tab w:val="num" w:pos="360"/>
      </w:tabs>
      <w:ind w:left="360" w:hanging="360"/>
    </w:pPr>
  </w:style>
  <w:style w:type="paragraph" w:styleId="ListNumber">
    <w:name w:val="List Number"/>
    <w:basedOn w:val="Normal"/>
    <w:rsid w:val="00A33C3C"/>
    <w:pPr>
      <w:tabs>
        <w:tab w:val="num" w:pos="1656"/>
      </w:tabs>
      <w:ind w:left="1656" w:hanging="360"/>
    </w:pPr>
    <w:rPr>
      <w:sz w:val="20"/>
      <w:szCs w:val="24"/>
    </w:rPr>
  </w:style>
  <w:style w:type="paragraph" w:customStyle="1" w:styleId="tabletext">
    <w:name w:val="tabletext"/>
    <w:basedOn w:val="Normal"/>
    <w:rsid w:val="00A33C3C"/>
    <w:pPr>
      <w:tabs>
        <w:tab w:val="num" w:pos="360"/>
      </w:tabs>
      <w:ind w:left="360" w:hanging="360"/>
    </w:pPr>
    <w:rPr>
      <w:rFonts w:cs="Arial"/>
      <w:sz w:val="20"/>
      <w:szCs w:val="20"/>
    </w:rPr>
  </w:style>
  <w:style w:type="paragraph" w:customStyle="1" w:styleId="Char1">
    <w:name w:val="Char1"/>
    <w:basedOn w:val="BodyText"/>
    <w:link w:val="CharChar"/>
    <w:rsid w:val="0098576B"/>
    <w:rPr>
      <w:rFonts w:cs="Arial"/>
      <w:b w:val="0"/>
      <w:i w:val="0"/>
      <w:sz w:val="22"/>
      <w:szCs w:val="22"/>
    </w:rPr>
  </w:style>
  <w:style w:type="character" w:customStyle="1" w:styleId="CharChar">
    <w:name w:val="Char Char"/>
    <w:basedOn w:val="BodyTextChar"/>
    <w:link w:val="Char1"/>
    <w:rsid w:val="00904DAF"/>
    <w:rPr>
      <w:rFonts w:ascii="Arial" w:hAnsi="Arial" w:cs="Arial"/>
      <w:b/>
      <w:i/>
      <w:sz w:val="22"/>
      <w:szCs w:val="22"/>
      <w:lang w:val="en-US" w:eastAsia="en-US" w:bidi="ar-SA"/>
    </w:rPr>
  </w:style>
  <w:style w:type="character" w:styleId="CommentReference">
    <w:name w:val="annotation reference"/>
    <w:basedOn w:val="DefaultParagraphFont"/>
    <w:rsid w:val="002B5B36"/>
    <w:rPr>
      <w:sz w:val="16"/>
      <w:szCs w:val="16"/>
    </w:rPr>
  </w:style>
  <w:style w:type="paragraph" w:styleId="CommentText">
    <w:name w:val="annotation text"/>
    <w:basedOn w:val="Normal"/>
    <w:link w:val="CommentTextChar"/>
    <w:rsid w:val="002B5B36"/>
    <w:rPr>
      <w:sz w:val="20"/>
      <w:szCs w:val="20"/>
    </w:rPr>
  </w:style>
  <w:style w:type="paragraph" w:styleId="CommentSubject">
    <w:name w:val="annotation subject"/>
    <w:basedOn w:val="CommentText"/>
    <w:next w:val="CommentText"/>
    <w:semiHidden/>
    <w:rsid w:val="002B5B36"/>
    <w:rPr>
      <w:b/>
      <w:bCs/>
    </w:rPr>
  </w:style>
  <w:style w:type="paragraph" w:styleId="ListParagraph">
    <w:name w:val="List Paragraph"/>
    <w:basedOn w:val="Normal"/>
    <w:link w:val="ListParagraphChar"/>
    <w:uiPriority w:val="34"/>
    <w:qFormat/>
    <w:rsid w:val="0054579E"/>
    <w:pPr>
      <w:spacing w:after="200" w:line="276" w:lineRule="auto"/>
      <w:ind w:left="720"/>
      <w:contextualSpacing/>
    </w:pPr>
    <w:rPr>
      <w:rFonts w:ascii="Calibri" w:eastAsia="Calibri" w:hAnsi="Calibri"/>
    </w:rPr>
  </w:style>
  <w:style w:type="character" w:customStyle="1" w:styleId="ListParagraphChar">
    <w:name w:val="List Paragraph Char"/>
    <w:basedOn w:val="DefaultParagraphFont"/>
    <w:link w:val="ListParagraph"/>
    <w:uiPriority w:val="34"/>
    <w:rsid w:val="0054579E"/>
    <w:rPr>
      <w:rFonts w:ascii="Calibri" w:eastAsia="Calibri" w:hAnsi="Calibri"/>
      <w:sz w:val="22"/>
      <w:szCs w:val="22"/>
      <w:lang w:val="en-US" w:eastAsia="en-US" w:bidi="ar-SA"/>
    </w:rPr>
  </w:style>
  <w:style w:type="paragraph" w:styleId="BodyText3">
    <w:name w:val="Body Text 3"/>
    <w:basedOn w:val="Normal"/>
    <w:rsid w:val="002C4852"/>
    <w:pPr>
      <w:spacing w:after="120"/>
    </w:pPr>
    <w:rPr>
      <w:sz w:val="16"/>
      <w:szCs w:val="16"/>
    </w:rPr>
  </w:style>
  <w:style w:type="paragraph" w:styleId="Revision">
    <w:name w:val="Revision"/>
    <w:hidden/>
    <w:uiPriority w:val="99"/>
    <w:semiHidden/>
    <w:rsid w:val="0053236D"/>
    <w:rPr>
      <w:rFonts w:ascii="Arial" w:hAnsi="Arial"/>
      <w:sz w:val="22"/>
      <w:szCs w:val="22"/>
      <w:lang w:val="en-US" w:eastAsia="en-US"/>
    </w:rPr>
  </w:style>
  <w:style w:type="paragraph" w:customStyle="1" w:styleId="TableTextCenter">
    <w:name w:val="Table Text Center"/>
    <w:basedOn w:val="Normal"/>
    <w:rsid w:val="00E277CC"/>
    <w:pPr>
      <w:overflowPunct w:val="0"/>
      <w:autoSpaceDE w:val="0"/>
      <w:autoSpaceDN w:val="0"/>
      <w:adjustRightInd w:val="0"/>
      <w:spacing w:before="60" w:after="60"/>
      <w:jc w:val="center"/>
      <w:textAlignment w:val="baseline"/>
    </w:pPr>
    <w:rPr>
      <w:rFonts w:ascii="Arial Narrow" w:hAnsi="Arial Narrow"/>
      <w:szCs w:val="20"/>
      <w:lang w:eastAsia="de-DE"/>
    </w:rPr>
  </w:style>
  <w:style w:type="paragraph" w:styleId="BodyTextIndent2">
    <w:name w:val="Body Text Indent 2"/>
    <w:basedOn w:val="Normal"/>
    <w:link w:val="BodyTextIndent2Char"/>
    <w:rsid w:val="006A7388"/>
    <w:pPr>
      <w:spacing w:after="120" w:line="480" w:lineRule="auto"/>
      <w:ind w:left="283"/>
    </w:pPr>
  </w:style>
  <w:style w:type="character" w:customStyle="1" w:styleId="BodyTextIndent2Char">
    <w:name w:val="Body Text Indent 2 Char"/>
    <w:basedOn w:val="DefaultParagraphFont"/>
    <w:link w:val="BodyTextIndent2"/>
    <w:rsid w:val="006A7388"/>
    <w:rPr>
      <w:rFonts w:ascii="Arial" w:hAnsi="Arial"/>
      <w:sz w:val="22"/>
      <w:szCs w:val="22"/>
      <w:lang w:val="en-US" w:eastAsia="en-US"/>
    </w:rPr>
  </w:style>
  <w:style w:type="paragraph" w:styleId="BodyTextIndent">
    <w:name w:val="Body Text Indent"/>
    <w:basedOn w:val="Normal"/>
    <w:link w:val="BodyTextIndentChar"/>
    <w:rsid w:val="006A7388"/>
    <w:pPr>
      <w:spacing w:after="120"/>
      <w:ind w:left="283"/>
    </w:pPr>
  </w:style>
  <w:style w:type="character" w:customStyle="1" w:styleId="BodyTextIndentChar">
    <w:name w:val="Body Text Indent Char"/>
    <w:basedOn w:val="DefaultParagraphFont"/>
    <w:link w:val="BodyTextIndent"/>
    <w:rsid w:val="006A7388"/>
    <w:rPr>
      <w:rFonts w:ascii="Arial" w:hAnsi="Arial"/>
      <w:sz w:val="22"/>
      <w:szCs w:val="22"/>
      <w:lang w:val="en-US" w:eastAsia="en-US"/>
    </w:rPr>
  </w:style>
  <w:style w:type="paragraph" w:customStyle="1" w:styleId="Style1">
    <w:name w:val="Style1"/>
    <w:basedOn w:val="Heading3"/>
    <w:rsid w:val="00237377"/>
    <w:pPr>
      <w:keepNext/>
      <w:ind w:left="1800"/>
    </w:pPr>
    <w:rPr>
      <w:b w:val="0"/>
      <w:sz w:val="26"/>
    </w:rPr>
  </w:style>
  <w:style w:type="paragraph" w:styleId="TOC4">
    <w:name w:val="toc 4"/>
    <w:basedOn w:val="Normal"/>
    <w:next w:val="Normal"/>
    <w:autoRedefine/>
    <w:uiPriority w:val="39"/>
    <w:unhideWhenUsed/>
    <w:rsid w:val="00BF058C"/>
    <w:pPr>
      <w:ind w:left="658"/>
    </w:pPr>
    <w:rPr>
      <w:sz w:val="24"/>
      <w:lang w:val="de-CH" w:eastAsia="de-CH"/>
    </w:rPr>
  </w:style>
  <w:style w:type="paragraph" w:styleId="TOC5">
    <w:name w:val="toc 5"/>
    <w:basedOn w:val="Normal"/>
    <w:next w:val="Normal"/>
    <w:autoRedefine/>
    <w:uiPriority w:val="39"/>
    <w:unhideWhenUsed/>
    <w:rsid w:val="0005764E"/>
    <w:pPr>
      <w:spacing w:after="100" w:line="276" w:lineRule="auto"/>
      <w:ind w:left="880"/>
    </w:pPr>
    <w:rPr>
      <w:lang w:val="de-CH" w:eastAsia="de-CH"/>
    </w:rPr>
  </w:style>
  <w:style w:type="paragraph" w:styleId="TOC6">
    <w:name w:val="toc 6"/>
    <w:basedOn w:val="Normal"/>
    <w:next w:val="Normal"/>
    <w:autoRedefine/>
    <w:uiPriority w:val="39"/>
    <w:unhideWhenUsed/>
    <w:rsid w:val="00BC72A0"/>
    <w:pPr>
      <w:spacing w:after="100" w:line="276" w:lineRule="auto"/>
      <w:ind w:left="1100"/>
    </w:pPr>
    <w:rPr>
      <w:rFonts w:ascii="Calibri" w:hAnsi="Calibri"/>
      <w:lang w:val="de-CH" w:eastAsia="de-CH"/>
    </w:rPr>
  </w:style>
  <w:style w:type="paragraph" w:styleId="TOC7">
    <w:name w:val="toc 7"/>
    <w:basedOn w:val="Normal"/>
    <w:next w:val="Normal"/>
    <w:autoRedefine/>
    <w:uiPriority w:val="39"/>
    <w:unhideWhenUsed/>
    <w:rsid w:val="00BC72A0"/>
    <w:pPr>
      <w:spacing w:after="100" w:line="276" w:lineRule="auto"/>
      <w:ind w:left="1320"/>
    </w:pPr>
    <w:rPr>
      <w:rFonts w:ascii="Calibri" w:hAnsi="Calibri"/>
      <w:lang w:val="de-CH" w:eastAsia="de-CH"/>
    </w:rPr>
  </w:style>
  <w:style w:type="paragraph" w:styleId="TOC8">
    <w:name w:val="toc 8"/>
    <w:basedOn w:val="Normal"/>
    <w:next w:val="Normal"/>
    <w:autoRedefine/>
    <w:uiPriority w:val="39"/>
    <w:unhideWhenUsed/>
    <w:rsid w:val="00BC72A0"/>
    <w:pPr>
      <w:spacing w:after="100" w:line="276" w:lineRule="auto"/>
      <w:ind w:left="1540"/>
    </w:pPr>
    <w:rPr>
      <w:rFonts w:ascii="Calibri" w:hAnsi="Calibri"/>
      <w:lang w:val="de-CH" w:eastAsia="de-CH"/>
    </w:rPr>
  </w:style>
  <w:style w:type="paragraph" w:styleId="TOC9">
    <w:name w:val="toc 9"/>
    <w:basedOn w:val="Normal"/>
    <w:next w:val="Normal"/>
    <w:autoRedefine/>
    <w:uiPriority w:val="39"/>
    <w:unhideWhenUsed/>
    <w:rsid w:val="00BC72A0"/>
    <w:pPr>
      <w:spacing w:after="100" w:line="276" w:lineRule="auto"/>
      <w:ind w:left="1760"/>
    </w:pPr>
    <w:rPr>
      <w:rFonts w:ascii="Calibri" w:hAnsi="Calibri"/>
      <w:lang w:val="de-CH" w:eastAsia="de-CH"/>
    </w:rPr>
  </w:style>
  <w:style w:type="paragraph" w:customStyle="1" w:styleId="TitleCover">
    <w:name w:val="Title Cover"/>
    <w:basedOn w:val="Normal"/>
    <w:next w:val="Normal"/>
    <w:rsid w:val="00241C97"/>
    <w:pPr>
      <w:keepNext/>
      <w:keepLines/>
      <w:pBdr>
        <w:top w:val="single" w:sz="48" w:space="31" w:color="auto"/>
      </w:pBdr>
      <w:tabs>
        <w:tab w:val="left" w:pos="0"/>
      </w:tabs>
      <w:overflowPunct w:val="0"/>
      <w:autoSpaceDE w:val="0"/>
      <w:autoSpaceDN w:val="0"/>
      <w:adjustRightInd w:val="0"/>
      <w:spacing w:before="240" w:after="500" w:line="640" w:lineRule="exact"/>
      <w:textAlignment w:val="baseline"/>
    </w:pPr>
    <w:rPr>
      <w:rFonts w:ascii="Arial Black" w:hAnsi="Arial Black"/>
      <w:b/>
      <w:spacing w:val="-48"/>
      <w:kern w:val="28"/>
      <w:sz w:val="64"/>
      <w:szCs w:val="20"/>
    </w:rPr>
  </w:style>
  <w:style w:type="paragraph" w:customStyle="1" w:styleId="HiddenTitle">
    <w:name w:val="Hidden Title"/>
    <w:basedOn w:val="Normal"/>
    <w:rsid w:val="000C00A7"/>
    <w:pPr>
      <w:spacing w:before="120" w:after="240"/>
      <w:jc w:val="both"/>
    </w:pPr>
    <w:rPr>
      <w:rFonts w:ascii="Times New Roman" w:hAnsi="Times New Roman"/>
      <w:b/>
      <w:sz w:val="28"/>
      <w:szCs w:val="20"/>
    </w:rPr>
  </w:style>
  <w:style w:type="paragraph" w:customStyle="1" w:styleId="TableText0">
    <w:name w:val="Table Text"/>
    <w:basedOn w:val="Normal"/>
    <w:rsid w:val="000C00A7"/>
    <w:pPr>
      <w:overflowPunct w:val="0"/>
      <w:autoSpaceDE w:val="0"/>
      <w:autoSpaceDN w:val="0"/>
      <w:adjustRightInd w:val="0"/>
      <w:spacing w:before="60"/>
      <w:textAlignment w:val="baseline"/>
    </w:pPr>
    <w:rPr>
      <w:spacing w:val="-5"/>
      <w:sz w:val="16"/>
      <w:szCs w:val="20"/>
    </w:rPr>
  </w:style>
  <w:style w:type="paragraph" w:customStyle="1" w:styleId="TableHeading">
    <w:name w:val="Table Heading"/>
    <w:basedOn w:val="TableText0"/>
    <w:rsid w:val="000C00A7"/>
    <w:pPr>
      <w:overflowPunct/>
      <w:autoSpaceDE/>
      <w:autoSpaceDN/>
      <w:adjustRightInd/>
      <w:spacing w:after="20"/>
      <w:jc w:val="both"/>
      <w:textAlignment w:val="auto"/>
    </w:pPr>
    <w:rPr>
      <w:b/>
      <w:caps/>
      <w:spacing w:val="0"/>
      <w:sz w:val="22"/>
      <w:lang w:eastAsia="nl-NL"/>
    </w:rPr>
  </w:style>
  <w:style w:type="character" w:customStyle="1" w:styleId="CommentTextChar">
    <w:name w:val="Comment Text Char"/>
    <w:basedOn w:val="DefaultParagraphFont"/>
    <w:link w:val="CommentText"/>
    <w:rsid w:val="00374C38"/>
    <w:rPr>
      <w:rFonts w:ascii="Arial" w:hAnsi="Arial"/>
      <w:lang w:val="en-US" w:eastAsia="en-US"/>
    </w:rPr>
  </w:style>
  <w:style w:type="paragraph" w:customStyle="1" w:styleId="NormalTable">
    <w:name w:val="NormalTable"/>
    <w:basedOn w:val="Normal"/>
    <w:rsid w:val="00F20358"/>
    <w:pPr>
      <w:spacing w:before="120"/>
    </w:pPr>
    <w:rPr>
      <w:rFonts w:ascii="Times New Roman" w:eastAsia="MS Mincho" w:hAnsi="Times New Roman"/>
      <w:szCs w:val="20"/>
      <w:lang w:val="en-GB" w:eastAsia="en-GB"/>
    </w:rPr>
  </w:style>
  <w:style w:type="paragraph" w:styleId="Caption">
    <w:name w:val="caption"/>
    <w:basedOn w:val="Normal"/>
    <w:next w:val="Normal"/>
    <w:unhideWhenUsed/>
    <w:qFormat/>
    <w:rsid w:val="00F93D31"/>
    <w:rPr>
      <w:b/>
      <w:bCs/>
      <w:sz w:val="20"/>
      <w:szCs w:val="20"/>
    </w:rPr>
  </w:style>
  <w:style w:type="character" w:customStyle="1" w:styleId="Heading2Char1">
    <w:name w:val="Heading 2 Char1"/>
    <w:aliases w:val="H2 Char,h2 Char,Reset numbering Char,Chapter Title Char,Heading 2 Char Char"/>
    <w:basedOn w:val="DefaultParagraphFont"/>
    <w:link w:val="Heading2"/>
    <w:rsid w:val="001C2777"/>
    <w:rPr>
      <w:rFonts w:ascii="Calibri Light" w:hAnsi="Calibri Light" w:cs="Arial"/>
      <w:b/>
      <w:bCs/>
      <w:iCs/>
      <w:sz w:val="32"/>
      <w:szCs w:val="32"/>
      <w:lang w:val="en-US" w:eastAsia="en-US"/>
    </w:rPr>
  </w:style>
  <w:style w:type="paragraph" w:styleId="FootnoteText">
    <w:name w:val="footnote text"/>
    <w:basedOn w:val="Normal"/>
    <w:link w:val="FootnoteTextChar"/>
    <w:rsid w:val="0016054D"/>
    <w:pPr>
      <w:ind w:left="720"/>
    </w:pPr>
    <w:rPr>
      <w:sz w:val="20"/>
      <w:szCs w:val="20"/>
    </w:rPr>
  </w:style>
  <w:style w:type="character" w:customStyle="1" w:styleId="FootnoteTextChar">
    <w:name w:val="Footnote Text Char"/>
    <w:basedOn w:val="DefaultParagraphFont"/>
    <w:link w:val="FootnoteText"/>
    <w:rsid w:val="0016054D"/>
    <w:rPr>
      <w:rFonts w:ascii="Arial" w:hAnsi="Arial"/>
    </w:rPr>
  </w:style>
  <w:style w:type="character" w:styleId="FootnoteReference">
    <w:name w:val="footnote reference"/>
    <w:basedOn w:val="DefaultParagraphFont"/>
    <w:rsid w:val="007F0303"/>
    <w:rPr>
      <w:vertAlign w:val="superscript"/>
    </w:rPr>
  </w:style>
  <w:style w:type="paragraph" w:styleId="TableofFigures">
    <w:name w:val="table of figures"/>
    <w:basedOn w:val="Normal"/>
    <w:next w:val="Normal"/>
    <w:uiPriority w:val="99"/>
    <w:rsid w:val="003A2E82"/>
    <w:rPr>
      <w:sz w:val="24"/>
    </w:rPr>
  </w:style>
  <w:style w:type="character" w:customStyle="1" w:styleId="Heading4Char">
    <w:name w:val="Heading 4 Char"/>
    <w:basedOn w:val="DefaultParagraphFont"/>
    <w:link w:val="Heading4"/>
    <w:rsid w:val="0095247B"/>
    <w:rPr>
      <w:rFonts w:asciiTheme="majorHAnsi" w:eastAsiaTheme="majorEastAsia" w:hAnsiTheme="majorHAnsi" w:cstheme="majorBidi"/>
      <w:b/>
      <w:bCs/>
      <w:i/>
      <w:iCs/>
      <w:color w:val="4F81BD" w:themeColor="accent1"/>
      <w:sz w:val="22"/>
      <w:szCs w:val="22"/>
      <w:lang w:val="en-US" w:eastAsia="en-US"/>
    </w:rPr>
  </w:style>
  <w:style w:type="character" w:customStyle="1" w:styleId="Heading3Char">
    <w:name w:val="Heading 3 Char"/>
    <w:aliases w:val="Level 1 - 1 Char,H3 Char,h3 Char,subhead Char,1. Char,Topic Heading Char"/>
    <w:basedOn w:val="DefaultParagraphFont"/>
    <w:link w:val="Heading3"/>
    <w:rsid w:val="006E546E"/>
    <w:rPr>
      <w:rFonts w:ascii="Arial" w:hAnsi="Arial" w:cs="Arial"/>
      <w:b/>
      <w:bCs/>
      <w:sz w:val="24"/>
      <w:szCs w:val="26"/>
      <w:lang w:val="en-US" w:eastAsia="en-US"/>
    </w:rPr>
  </w:style>
  <w:style w:type="paragraph" w:styleId="NoSpacing">
    <w:name w:val="No Spacing"/>
    <w:uiPriority w:val="1"/>
    <w:qFormat/>
    <w:rsid w:val="00A259E2"/>
    <w:rPr>
      <w:rFonts w:ascii="Calibri" w:eastAsia="Calibri" w:hAnsi="Calibri"/>
      <w:sz w:val="22"/>
      <w:szCs w:val="22"/>
      <w:lang w:val="en-US" w:eastAsia="en-US"/>
    </w:rPr>
  </w:style>
  <w:style w:type="paragraph" w:styleId="Subtitle">
    <w:name w:val="Subtitle"/>
    <w:next w:val="Normal"/>
    <w:link w:val="SubtitleChar"/>
    <w:qFormat/>
    <w:rsid w:val="009D0DFC"/>
    <w:pPr>
      <w:jc w:val="right"/>
    </w:pPr>
    <w:rPr>
      <w:rFonts w:ascii="Arial" w:hAnsi="Arial"/>
      <w:b/>
      <w:sz w:val="28"/>
      <w:lang w:val="de-DE" w:eastAsia="de-DE"/>
    </w:rPr>
  </w:style>
  <w:style w:type="character" w:customStyle="1" w:styleId="SubtitleChar">
    <w:name w:val="Subtitle Char"/>
    <w:basedOn w:val="DefaultParagraphFont"/>
    <w:link w:val="Subtitle"/>
    <w:rsid w:val="009D0DFC"/>
    <w:rPr>
      <w:rFonts w:ascii="Arial" w:hAnsi="Arial"/>
      <w:b/>
      <w:sz w:val="28"/>
      <w:lang w:val="de-DE" w:eastAsia="de-DE"/>
    </w:rPr>
  </w:style>
  <w:style w:type="paragraph" w:styleId="TableofAuthorities">
    <w:name w:val="table of authorities"/>
    <w:basedOn w:val="Normal"/>
    <w:next w:val="Normal"/>
    <w:unhideWhenUsed/>
    <w:rsid w:val="00530100"/>
    <w:pPr>
      <w:ind w:left="220" w:hanging="220"/>
    </w:pPr>
    <w:rPr>
      <w:rFonts w:asciiTheme="minorHAnsi" w:hAnsiTheme="minorHAnsi"/>
      <w:sz w:val="20"/>
      <w:szCs w:val="20"/>
    </w:rPr>
  </w:style>
  <w:style w:type="paragraph" w:styleId="TOAHeading">
    <w:name w:val="toa heading"/>
    <w:basedOn w:val="Normal"/>
    <w:next w:val="Normal"/>
    <w:unhideWhenUsed/>
    <w:rsid w:val="00530100"/>
    <w:pPr>
      <w:spacing w:before="240" w:after="120"/>
    </w:pPr>
    <w:rPr>
      <w:rFonts w:asciiTheme="minorHAnsi" w:hAnsiTheme="minorHAnsi" w:cs="Arial"/>
      <w:b/>
      <w:bCs/>
      <w:caps/>
      <w:sz w:val="20"/>
      <w:szCs w:val="20"/>
    </w:rPr>
  </w:style>
  <w:style w:type="paragraph" w:styleId="TOCHeading">
    <w:name w:val="TOC Heading"/>
    <w:basedOn w:val="Heading1"/>
    <w:next w:val="Normal"/>
    <w:uiPriority w:val="39"/>
    <w:unhideWhenUsed/>
    <w:qFormat/>
    <w:rsid w:val="002103EE"/>
    <w:pPr>
      <w:keepLines/>
      <w:pageBreakBefore w:val="0"/>
      <w:numPr>
        <w:numId w:val="0"/>
      </w:numPr>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Index1">
    <w:name w:val="index 1"/>
    <w:basedOn w:val="Normal"/>
    <w:next w:val="Normal"/>
    <w:autoRedefine/>
    <w:uiPriority w:val="99"/>
    <w:unhideWhenUsed/>
    <w:rsid w:val="00BD3B94"/>
    <w:pPr>
      <w:ind w:left="220" w:hanging="220"/>
    </w:pPr>
    <w:rPr>
      <w:rFonts w:asciiTheme="minorHAnsi" w:hAnsiTheme="minorHAnsi"/>
      <w:sz w:val="18"/>
      <w:szCs w:val="18"/>
    </w:rPr>
  </w:style>
  <w:style w:type="paragraph" w:styleId="Index2">
    <w:name w:val="index 2"/>
    <w:basedOn w:val="Normal"/>
    <w:next w:val="Normal"/>
    <w:autoRedefine/>
    <w:unhideWhenUsed/>
    <w:rsid w:val="00BD3B94"/>
    <w:pPr>
      <w:ind w:left="440" w:hanging="220"/>
    </w:pPr>
    <w:rPr>
      <w:rFonts w:asciiTheme="minorHAnsi" w:hAnsiTheme="minorHAnsi"/>
      <w:sz w:val="18"/>
      <w:szCs w:val="18"/>
    </w:rPr>
  </w:style>
  <w:style w:type="paragraph" w:styleId="Index3">
    <w:name w:val="index 3"/>
    <w:basedOn w:val="Normal"/>
    <w:next w:val="Normal"/>
    <w:autoRedefine/>
    <w:unhideWhenUsed/>
    <w:rsid w:val="00BD3B94"/>
    <w:pPr>
      <w:ind w:left="660" w:hanging="220"/>
    </w:pPr>
    <w:rPr>
      <w:rFonts w:asciiTheme="minorHAnsi" w:hAnsiTheme="minorHAnsi"/>
      <w:sz w:val="18"/>
      <w:szCs w:val="18"/>
    </w:rPr>
  </w:style>
  <w:style w:type="paragraph" w:styleId="Index4">
    <w:name w:val="index 4"/>
    <w:basedOn w:val="Normal"/>
    <w:next w:val="Normal"/>
    <w:autoRedefine/>
    <w:unhideWhenUsed/>
    <w:rsid w:val="00BD3B94"/>
    <w:pPr>
      <w:ind w:left="880" w:hanging="220"/>
    </w:pPr>
    <w:rPr>
      <w:rFonts w:asciiTheme="minorHAnsi" w:hAnsiTheme="minorHAnsi"/>
      <w:sz w:val="18"/>
      <w:szCs w:val="18"/>
    </w:rPr>
  </w:style>
  <w:style w:type="paragraph" w:styleId="Index5">
    <w:name w:val="index 5"/>
    <w:basedOn w:val="Normal"/>
    <w:next w:val="Normal"/>
    <w:autoRedefine/>
    <w:unhideWhenUsed/>
    <w:rsid w:val="00BD3B94"/>
    <w:pPr>
      <w:ind w:left="1100" w:hanging="220"/>
    </w:pPr>
    <w:rPr>
      <w:rFonts w:asciiTheme="minorHAnsi" w:hAnsiTheme="minorHAnsi"/>
      <w:sz w:val="18"/>
      <w:szCs w:val="18"/>
    </w:rPr>
  </w:style>
  <w:style w:type="paragraph" w:styleId="Index6">
    <w:name w:val="index 6"/>
    <w:basedOn w:val="Normal"/>
    <w:next w:val="Normal"/>
    <w:autoRedefine/>
    <w:unhideWhenUsed/>
    <w:rsid w:val="00BD3B94"/>
    <w:pPr>
      <w:ind w:left="1320" w:hanging="220"/>
    </w:pPr>
    <w:rPr>
      <w:rFonts w:asciiTheme="minorHAnsi" w:hAnsiTheme="minorHAnsi"/>
      <w:sz w:val="18"/>
      <w:szCs w:val="18"/>
    </w:rPr>
  </w:style>
  <w:style w:type="paragraph" w:styleId="Index7">
    <w:name w:val="index 7"/>
    <w:basedOn w:val="Normal"/>
    <w:next w:val="Normal"/>
    <w:autoRedefine/>
    <w:unhideWhenUsed/>
    <w:rsid w:val="00BD3B94"/>
    <w:pPr>
      <w:ind w:left="1540" w:hanging="220"/>
    </w:pPr>
    <w:rPr>
      <w:rFonts w:asciiTheme="minorHAnsi" w:hAnsiTheme="minorHAnsi"/>
      <w:sz w:val="18"/>
      <w:szCs w:val="18"/>
    </w:rPr>
  </w:style>
  <w:style w:type="paragraph" w:styleId="Index8">
    <w:name w:val="index 8"/>
    <w:basedOn w:val="Normal"/>
    <w:next w:val="Normal"/>
    <w:autoRedefine/>
    <w:unhideWhenUsed/>
    <w:rsid w:val="00BD3B94"/>
    <w:pPr>
      <w:ind w:left="1760" w:hanging="220"/>
    </w:pPr>
    <w:rPr>
      <w:rFonts w:asciiTheme="minorHAnsi" w:hAnsiTheme="minorHAnsi"/>
      <w:sz w:val="18"/>
      <w:szCs w:val="18"/>
    </w:rPr>
  </w:style>
  <w:style w:type="paragraph" w:styleId="Index9">
    <w:name w:val="index 9"/>
    <w:basedOn w:val="Normal"/>
    <w:next w:val="Normal"/>
    <w:autoRedefine/>
    <w:unhideWhenUsed/>
    <w:rsid w:val="00BD3B94"/>
    <w:pPr>
      <w:ind w:left="1980" w:hanging="220"/>
    </w:pPr>
    <w:rPr>
      <w:rFonts w:asciiTheme="minorHAnsi" w:hAnsiTheme="minorHAnsi"/>
      <w:sz w:val="18"/>
      <w:szCs w:val="18"/>
    </w:rPr>
  </w:style>
  <w:style w:type="paragraph" w:styleId="IndexHeading">
    <w:name w:val="index heading"/>
    <w:basedOn w:val="Normal"/>
    <w:next w:val="Index1"/>
    <w:uiPriority w:val="99"/>
    <w:unhideWhenUsed/>
    <w:rsid w:val="00BD3B94"/>
    <w:pPr>
      <w:spacing w:before="240" w:after="120"/>
      <w:ind w:left="140"/>
    </w:pPr>
    <w:rPr>
      <w:rFonts w:asciiTheme="majorHAnsi" w:hAnsiTheme="majorHAnsi"/>
      <w:b/>
      <w:bCs/>
      <w:sz w:val="28"/>
      <w:szCs w:val="28"/>
    </w:rPr>
  </w:style>
  <w:style w:type="paragraph" w:customStyle="1" w:styleId="Cover-CustomerName">
    <w:name w:val="Cover - Customer Name"/>
    <w:next w:val="Normal"/>
    <w:link w:val="Cover-CustomerNameChar"/>
    <w:uiPriority w:val="99"/>
    <w:rsid w:val="00A96F48"/>
    <w:pPr>
      <w:spacing w:before="120" w:after="120"/>
      <w:jc w:val="right"/>
    </w:pPr>
    <w:rPr>
      <w:rFonts w:ascii="Calibri" w:hAnsi="Calibri" w:cs="Arial"/>
      <w:b/>
      <w:color w:val="F79646"/>
      <w:sz w:val="48"/>
      <w:szCs w:val="48"/>
      <w:lang w:val="en-MY" w:eastAsia="en-US"/>
    </w:rPr>
  </w:style>
  <w:style w:type="character" w:customStyle="1" w:styleId="Cover-CustomerNameChar">
    <w:name w:val="Cover - Customer Name Char"/>
    <w:link w:val="Cover-CustomerName"/>
    <w:uiPriority w:val="99"/>
    <w:locked/>
    <w:rsid w:val="00A96F48"/>
    <w:rPr>
      <w:rFonts w:ascii="Calibri" w:hAnsi="Calibri" w:cs="Arial"/>
      <w:b/>
      <w:color w:val="F79646"/>
      <w:sz w:val="48"/>
      <w:szCs w:val="48"/>
      <w:lang w:val="en-MY" w:eastAsia="en-US"/>
    </w:rPr>
  </w:style>
  <w:style w:type="paragraph" w:customStyle="1" w:styleId="Cover-ProposalText">
    <w:name w:val="Cover - Proposal Text"/>
    <w:link w:val="Cover-ProposalTextChar"/>
    <w:uiPriority w:val="99"/>
    <w:rsid w:val="00A96F48"/>
    <w:pPr>
      <w:spacing w:before="120" w:after="120"/>
      <w:jc w:val="right"/>
    </w:pPr>
    <w:rPr>
      <w:rFonts w:ascii="Calibri" w:hAnsi="Calibri" w:cs="Arial"/>
      <w:b/>
      <w:color w:val="BFBFBF"/>
      <w:sz w:val="48"/>
      <w:szCs w:val="48"/>
      <w:lang w:val="en-MY" w:eastAsia="en-US"/>
    </w:rPr>
  </w:style>
  <w:style w:type="character" w:customStyle="1" w:styleId="Cover-ProposalTextChar">
    <w:name w:val="Cover - Proposal Text Char"/>
    <w:link w:val="Cover-ProposalText"/>
    <w:uiPriority w:val="99"/>
    <w:locked/>
    <w:rsid w:val="00A96F48"/>
    <w:rPr>
      <w:rFonts w:ascii="Calibri" w:hAnsi="Calibri" w:cs="Arial"/>
      <w:b/>
      <w:color w:val="BFBFBF"/>
      <w:sz w:val="48"/>
      <w:szCs w:val="48"/>
      <w:lang w:val="en-MY" w:eastAsia="en-US"/>
    </w:rPr>
  </w:style>
  <w:style w:type="paragraph" w:customStyle="1" w:styleId="TitlePage-BoldCentered">
    <w:name w:val="Title Page - Bold &amp; Centered"/>
    <w:basedOn w:val="Normal"/>
    <w:next w:val="Normal"/>
    <w:rsid w:val="00A14DC0"/>
    <w:pPr>
      <w:jc w:val="center"/>
    </w:pPr>
    <w:rPr>
      <w:rFonts w:ascii="Tahoma" w:hAnsi="Tahoma"/>
      <w:b/>
      <w:bCs/>
      <w:sz w:val="36"/>
      <w:szCs w:val="20"/>
      <w:lang w:eastAsia="ja-JP"/>
    </w:rPr>
  </w:style>
  <w:style w:type="character" w:customStyle="1" w:styleId="TOCHeader">
    <w:name w:val="TOC Header"/>
    <w:rsid w:val="00A14DC0"/>
    <w:rPr>
      <w:b/>
      <w:bCs/>
      <w:sz w:val="36"/>
    </w:rPr>
  </w:style>
  <w:style w:type="paragraph" w:customStyle="1" w:styleId="TitlePage-BoldItalic">
    <w:name w:val="Title Page - Bold &amp; Italic"/>
    <w:basedOn w:val="Normal"/>
    <w:qFormat/>
    <w:rsid w:val="00A14DC0"/>
    <w:pPr>
      <w:jc w:val="right"/>
    </w:pPr>
    <w:rPr>
      <w:rFonts w:ascii="Tahoma" w:hAnsi="Tahoma"/>
      <w:b/>
      <w:bCs/>
      <w:i/>
      <w:spacing w:val="20"/>
      <w:sz w:val="40"/>
      <w:szCs w:val="52"/>
      <w:lang w:eastAsia="ja-JP"/>
    </w:rPr>
  </w:style>
  <w:style w:type="paragraph" w:customStyle="1" w:styleId="TitlePage-Italic">
    <w:name w:val="Title Page - Italic"/>
    <w:basedOn w:val="Normal"/>
    <w:rsid w:val="00A14DC0"/>
    <w:pPr>
      <w:jc w:val="right"/>
    </w:pPr>
    <w:rPr>
      <w:rFonts w:ascii="Tahoma" w:hAnsi="Tahoma"/>
      <w:i/>
      <w:iCs/>
      <w:spacing w:val="20"/>
      <w:sz w:val="40"/>
      <w:szCs w:val="20"/>
      <w:lang w:eastAsia="ja-JP"/>
    </w:rPr>
  </w:style>
  <w:style w:type="paragraph" w:customStyle="1" w:styleId="NormalCenteredBold">
    <w:name w:val="Normal Centered Bold"/>
    <w:basedOn w:val="Normal"/>
    <w:rsid w:val="00752EFA"/>
    <w:pPr>
      <w:jc w:val="center"/>
    </w:pPr>
    <w:rPr>
      <w:rFonts w:ascii="Tahoma" w:hAnsi="Tahoma"/>
      <w:b/>
      <w:bCs/>
      <w:sz w:val="20"/>
      <w:szCs w:val="20"/>
      <w:lang w:eastAsia="ja-JP"/>
    </w:rPr>
  </w:style>
  <w:style w:type="paragraph" w:customStyle="1" w:styleId="Heading1Text">
    <w:name w:val="Heading 1 Text"/>
    <w:basedOn w:val="Normal"/>
    <w:link w:val="Heading1TextChar"/>
    <w:qFormat/>
    <w:rsid w:val="00E0118B"/>
    <w:pPr>
      <w:spacing w:after="120"/>
      <w:ind w:left="360"/>
    </w:pPr>
    <w:rPr>
      <w:rFonts w:ascii="Tahoma" w:eastAsia="MS Mincho" w:hAnsi="Tahoma"/>
      <w:sz w:val="20"/>
      <w:szCs w:val="24"/>
      <w:lang w:eastAsia="ja-JP"/>
    </w:rPr>
  </w:style>
  <w:style w:type="paragraph" w:customStyle="1" w:styleId="Heading2Text">
    <w:name w:val="Heading 2 Text"/>
    <w:basedOn w:val="Normal"/>
    <w:link w:val="Heading2TextChar"/>
    <w:qFormat/>
    <w:rsid w:val="00E0118B"/>
    <w:pPr>
      <w:spacing w:after="120"/>
      <w:ind w:left="720"/>
    </w:pPr>
    <w:rPr>
      <w:rFonts w:ascii="Tahoma" w:eastAsia="MS Mincho" w:hAnsi="Tahoma"/>
      <w:sz w:val="20"/>
      <w:szCs w:val="24"/>
      <w:lang w:eastAsia="ja-JP"/>
    </w:rPr>
  </w:style>
  <w:style w:type="paragraph" w:customStyle="1" w:styleId="Heading3Text">
    <w:name w:val="Heading 3 Text"/>
    <w:basedOn w:val="Normal"/>
    <w:qFormat/>
    <w:rsid w:val="00E0118B"/>
    <w:pPr>
      <w:spacing w:after="120"/>
      <w:ind w:left="1080"/>
    </w:pPr>
    <w:rPr>
      <w:rFonts w:ascii="Tahoma" w:hAnsi="Tahoma" w:cs="Arial"/>
      <w:color w:val="000000"/>
      <w:sz w:val="20"/>
      <w:szCs w:val="20"/>
      <w:lang w:eastAsia="ja-JP"/>
    </w:rPr>
  </w:style>
  <w:style w:type="character" w:customStyle="1" w:styleId="Heading1TextChar">
    <w:name w:val="Heading 1 Text Char"/>
    <w:link w:val="Heading1Text"/>
    <w:rsid w:val="00E0118B"/>
    <w:rPr>
      <w:rFonts w:ascii="Tahoma" w:eastAsia="MS Mincho" w:hAnsi="Tahoma"/>
      <w:szCs w:val="24"/>
      <w:lang w:val="en-US" w:eastAsia="ja-JP"/>
    </w:rPr>
  </w:style>
  <w:style w:type="character" w:customStyle="1" w:styleId="Heading2TextChar">
    <w:name w:val="Heading 2 Text Char"/>
    <w:link w:val="Heading2Text"/>
    <w:rsid w:val="00E0118B"/>
    <w:rPr>
      <w:rFonts w:ascii="Tahoma" w:eastAsia="MS Mincho" w:hAnsi="Tahoma"/>
      <w:szCs w:val="24"/>
      <w:lang w:val="en-US" w:eastAsia="ja-JP"/>
    </w:rPr>
  </w:style>
  <w:style w:type="paragraph" w:customStyle="1" w:styleId="Heading2TextBulleted">
    <w:name w:val="Heading 2 Text Bulleted"/>
    <w:basedOn w:val="Heading2Text"/>
    <w:qFormat/>
    <w:rsid w:val="00E0118B"/>
    <w:pPr>
      <w:numPr>
        <w:numId w:val="4"/>
      </w:numPr>
    </w:pPr>
    <w:rPr>
      <w:noProof/>
    </w:rPr>
  </w:style>
  <w:style w:type="paragraph" w:customStyle="1" w:styleId="Heading3TextBulleted">
    <w:name w:val="Heading 3 Text Bulleted"/>
    <w:basedOn w:val="Heading3Text"/>
    <w:qFormat/>
    <w:rsid w:val="00E0118B"/>
    <w:pPr>
      <w:numPr>
        <w:numId w:val="5"/>
      </w:numPr>
      <w:tabs>
        <w:tab w:val="clear" w:pos="2347"/>
        <w:tab w:val="num" w:pos="1440"/>
      </w:tabs>
      <w:ind w:left="1440"/>
    </w:pPr>
  </w:style>
  <w:style w:type="paragraph" w:customStyle="1" w:styleId="Heading2TextBold">
    <w:name w:val="Heading 2 Text Bold"/>
    <w:basedOn w:val="Heading2Text"/>
    <w:qFormat/>
    <w:rsid w:val="00E0118B"/>
    <w:rPr>
      <w:b/>
    </w:rPr>
  </w:style>
  <w:style w:type="paragraph" w:customStyle="1" w:styleId="TableHeader-Left">
    <w:name w:val="Table Header - Left"/>
    <w:basedOn w:val="Normal"/>
    <w:qFormat/>
    <w:rsid w:val="00E0118B"/>
    <w:rPr>
      <w:rFonts w:ascii="Tahoma" w:eastAsia="MS Mincho" w:hAnsi="Tahoma"/>
      <w:b/>
      <w:sz w:val="20"/>
      <w:szCs w:val="24"/>
      <w:lang w:eastAsia="ja-JP"/>
    </w:rPr>
  </w:style>
  <w:style w:type="paragraph" w:customStyle="1" w:styleId="TableField-Left">
    <w:name w:val="Table Field - Left"/>
    <w:basedOn w:val="Normal"/>
    <w:qFormat/>
    <w:rsid w:val="00E0118B"/>
    <w:rPr>
      <w:rFonts w:ascii="Tahoma" w:eastAsia="MS Mincho" w:hAnsi="Tahoma"/>
      <w:sz w:val="20"/>
      <w:szCs w:val="20"/>
      <w:lang w:eastAsia="ja-JP"/>
    </w:rPr>
  </w:style>
  <w:style w:type="paragraph" w:customStyle="1" w:styleId="TableField-Center">
    <w:name w:val="Table Field - Center"/>
    <w:basedOn w:val="Normal"/>
    <w:qFormat/>
    <w:rsid w:val="00E0118B"/>
    <w:pPr>
      <w:jc w:val="center"/>
    </w:pPr>
    <w:rPr>
      <w:rFonts w:ascii="Tahoma" w:eastAsia="MS Mincho" w:hAnsi="Tahoma"/>
      <w:sz w:val="20"/>
      <w:szCs w:val="24"/>
      <w:lang w:eastAsia="ja-JP"/>
    </w:rPr>
  </w:style>
  <w:style w:type="paragraph" w:customStyle="1" w:styleId="TableHeader-Center">
    <w:name w:val="Table Header - Center"/>
    <w:basedOn w:val="Normal"/>
    <w:qFormat/>
    <w:rsid w:val="00E0118B"/>
    <w:pPr>
      <w:jc w:val="center"/>
    </w:pPr>
    <w:rPr>
      <w:rFonts w:ascii="Tahoma" w:eastAsia="MS Mincho" w:hAnsi="Tahoma"/>
      <w:b/>
      <w:sz w:val="20"/>
      <w:szCs w:val="24"/>
      <w:lang w:eastAsia="ja-JP"/>
    </w:rPr>
  </w:style>
  <w:style w:type="paragraph" w:customStyle="1" w:styleId="Heading2TextSubsetNumbered">
    <w:name w:val="Heading 2 Text Subset Numbered"/>
    <w:qFormat/>
    <w:rsid w:val="00E0118B"/>
    <w:pPr>
      <w:numPr>
        <w:numId w:val="9"/>
      </w:numPr>
    </w:pPr>
    <w:rPr>
      <w:rFonts w:ascii="Tahoma" w:hAnsi="Tahoma" w:cs="Arial"/>
      <w:color w:val="000000"/>
      <w:lang w:val="en-US" w:eastAsia="ja-JP"/>
    </w:rPr>
  </w:style>
  <w:style w:type="paragraph" w:customStyle="1" w:styleId="Heading2TextBlueDescriptive">
    <w:name w:val="Heading 2 Text Blue Descriptive"/>
    <w:basedOn w:val="Heading2Text"/>
    <w:rsid w:val="00E0118B"/>
    <w:rPr>
      <w:i/>
      <w:color w:val="0000FF"/>
      <w:sz w:val="18"/>
    </w:rPr>
  </w:style>
  <w:style w:type="character" w:customStyle="1" w:styleId="apple-converted-space">
    <w:name w:val="apple-converted-space"/>
    <w:basedOn w:val="DefaultParagraphFont"/>
    <w:rsid w:val="00FD4587"/>
  </w:style>
  <w:style w:type="paragraph" w:customStyle="1" w:styleId="Heading1TextNumbered">
    <w:name w:val="Heading 1 Text Numbered"/>
    <w:basedOn w:val="Heading1Text"/>
    <w:rsid w:val="0007759E"/>
    <w:pPr>
      <w:numPr>
        <w:numId w:val="13"/>
      </w:numPr>
      <w:tabs>
        <w:tab w:val="clear" w:pos="8820"/>
        <w:tab w:val="num" w:pos="360"/>
        <w:tab w:val="left" w:pos="720"/>
      </w:tabs>
      <w:ind w:left="720" w:firstLine="0"/>
    </w:pPr>
    <w:rPr>
      <w:rFonts w:eastAsia="Times New Roman" w:cs="Tahoma"/>
      <w:lang w:val="de-CH"/>
    </w:rPr>
  </w:style>
  <w:style w:type="paragraph" w:customStyle="1" w:styleId="Heading3TextBold">
    <w:name w:val="Heading 3 Text Bold"/>
    <w:basedOn w:val="Heading3Text"/>
    <w:uiPriority w:val="99"/>
    <w:qFormat/>
    <w:rsid w:val="003B3C01"/>
    <w:rPr>
      <w:b/>
    </w:rPr>
  </w:style>
  <w:style w:type="character" w:customStyle="1" w:styleId="widgetcontainerread">
    <w:name w:val="widgetcontainerread"/>
    <w:basedOn w:val="DefaultParagraphFont"/>
    <w:rsid w:val="003B3C01"/>
  </w:style>
  <w:style w:type="paragraph" w:customStyle="1" w:styleId="Default">
    <w:name w:val="Default"/>
    <w:rsid w:val="0040668B"/>
    <w:pPr>
      <w:autoSpaceDE w:val="0"/>
      <w:autoSpaceDN w:val="0"/>
      <w:adjustRightInd w:val="0"/>
    </w:pPr>
    <w:rPr>
      <w:color w:val="000000"/>
      <w:sz w:val="24"/>
      <w:szCs w:val="24"/>
      <w:lang w:val="en-US"/>
    </w:rPr>
  </w:style>
  <w:style w:type="character" w:customStyle="1" w:styleId="listselectkey">
    <w:name w:val="list_select_key"/>
    <w:basedOn w:val="DefaultParagraphFont"/>
    <w:rsid w:val="00A65D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822749">
      <w:bodyDiv w:val="1"/>
      <w:marLeft w:val="0"/>
      <w:marRight w:val="0"/>
      <w:marTop w:val="0"/>
      <w:marBottom w:val="0"/>
      <w:divBdr>
        <w:top w:val="none" w:sz="0" w:space="0" w:color="auto"/>
        <w:left w:val="none" w:sz="0" w:space="0" w:color="auto"/>
        <w:bottom w:val="none" w:sz="0" w:space="0" w:color="auto"/>
        <w:right w:val="none" w:sz="0" w:space="0" w:color="auto"/>
      </w:divBdr>
      <w:divsChild>
        <w:div w:id="18090604">
          <w:marLeft w:val="547"/>
          <w:marRight w:val="0"/>
          <w:marTop w:val="0"/>
          <w:marBottom w:val="0"/>
          <w:divBdr>
            <w:top w:val="none" w:sz="0" w:space="0" w:color="auto"/>
            <w:left w:val="none" w:sz="0" w:space="0" w:color="auto"/>
            <w:bottom w:val="none" w:sz="0" w:space="0" w:color="auto"/>
            <w:right w:val="none" w:sz="0" w:space="0" w:color="auto"/>
          </w:divBdr>
        </w:div>
        <w:div w:id="137846180">
          <w:marLeft w:val="547"/>
          <w:marRight w:val="0"/>
          <w:marTop w:val="0"/>
          <w:marBottom w:val="0"/>
          <w:divBdr>
            <w:top w:val="none" w:sz="0" w:space="0" w:color="auto"/>
            <w:left w:val="none" w:sz="0" w:space="0" w:color="auto"/>
            <w:bottom w:val="none" w:sz="0" w:space="0" w:color="auto"/>
            <w:right w:val="none" w:sz="0" w:space="0" w:color="auto"/>
          </w:divBdr>
        </w:div>
        <w:div w:id="324742672">
          <w:marLeft w:val="1166"/>
          <w:marRight w:val="0"/>
          <w:marTop w:val="0"/>
          <w:marBottom w:val="0"/>
          <w:divBdr>
            <w:top w:val="none" w:sz="0" w:space="0" w:color="auto"/>
            <w:left w:val="none" w:sz="0" w:space="0" w:color="auto"/>
            <w:bottom w:val="none" w:sz="0" w:space="0" w:color="auto"/>
            <w:right w:val="none" w:sz="0" w:space="0" w:color="auto"/>
          </w:divBdr>
        </w:div>
        <w:div w:id="419912921">
          <w:marLeft w:val="1800"/>
          <w:marRight w:val="0"/>
          <w:marTop w:val="0"/>
          <w:marBottom w:val="0"/>
          <w:divBdr>
            <w:top w:val="none" w:sz="0" w:space="0" w:color="auto"/>
            <w:left w:val="none" w:sz="0" w:space="0" w:color="auto"/>
            <w:bottom w:val="none" w:sz="0" w:space="0" w:color="auto"/>
            <w:right w:val="none" w:sz="0" w:space="0" w:color="auto"/>
          </w:divBdr>
        </w:div>
        <w:div w:id="592592192">
          <w:marLeft w:val="1800"/>
          <w:marRight w:val="0"/>
          <w:marTop w:val="0"/>
          <w:marBottom w:val="0"/>
          <w:divBdr>
            <w:top w:val="none" w:sz="0" w:space="0" w:color="auto"/>
            <w:left w:val="none" w:sz="0" w:space="0" w:color="auto"/>
            <w:bottom w:val="none" w:sz="0" w:space="0" w:color="auto"/>
            <w:right w:val="none" w:sz="0" w:space="0" w:color="auto"/>
          </w:divBdr>
        </w:div>
        <w:div w:id="602570552">
          <w:marLeft w:val="1800"/>
          <w:marRight w:val="0"/>
          <w:marTop w:val="0"/>
          <w:marBottom w:val="0"/>
          <w:divBdr>
            <w:top w:val="none" w:sz="0" w:space="0" w:color="auto"/>
            <w:left w:val="none" w:sz="0" w:space="0" w:color="auto"/>
            <w:bottom w:val="none" w:sz="0" w:space="0" w:color="auto"/>
            <w:right w:val="none" w:sz="0" w:space="0" w:color="auto"/>
          </w:divBdr>
        </w:div>
        <w:div w:id="1167867971">
          <w:marLeft w:val="1800"/>
          <w:marRight w:val="0"/>
          <w:marTop w:val="0"/>
          <w:marBottom w:val="0"/>
          <w:divBdr>
            <w:top w:val="none" w:sz="0" w:space="0" w:color="auto"/>
            <w:left w:val="none" w:sz="0" w:space="0" w:color="auto"/>
            <w:bottom w:val="none" w:sz="0" w:space="0" w:color="auto"/>
            <w:right w:val="none" w:sz="0" w:space="0" w:color="auto"/>
          </w:divBdr>
        </w:div>
        <w:div w:id="1322198451">
          <w:marLeft w:val="1166"/>
          <w:marRight w:val="0"/>
          <w:marTop w:val="0"/>
          <w:marBottom w:val="0"/>
          <w:divBdr>
            <w:top w:val="none" w:sz="0" w:space="0" w:color="auto"/>
            <w:left w:val="none" w:sz="0" w:space="0" w:color="auto"/>
            <w:bottom w:val="none" w:sz="0" w:space="0" w:color="auto"/>
            <w:right w:val="none" w:sz="0" w:space="0" w:color="auto"/>
          </w:divBdr>
        </w:div>
        <w:div w:id="1481269352">
          <w:marLeft w:val="1800"/>
          <w:marRight w:val="0"/>
          <w:marTop w:val="0"/>
          <w:marBottom w:val="0"/>
          <w:divBdr>
            <w:top w:val="none" w:sz="0" w:space="0" w:color="auto"/>
            <w:left w:val="none" w:sz="0" w:space="0" w:color="auto"/>
            <w:bottom w:val="none" w:sz="0" w:space="0" w:color="auto"/>
            <w:right w:val="none" w:sz="0" w:space="0" w:color="auto"/>
          </w:divBdr>
        </w:div>
        <w:div w:id="1620799649">
          <w:marLeft w:val="547"/>
          <w:marRight w:val="0"/>
          <w:marTop w:val="0"/>
          <w:marBottom w:val="0"/>
          <w:divBdr>
            <w:top w:val="none" w:sz="0" w:space="0" w:color="auto"/>
            <w:left w:val="none" w:sz="0" w:space="0" w:color="auto"/>
            <w:bottom w:val="none" w:sz="0" w:space="0" w:color="auto"/>
            <w:right w:val="none" w:sz="0" w:space="0" w:color="auto"/>
          </w:divBdr>
        </w:div>
        <w:div w:id="1793554097">
          <w:marLeft w:val="1166"/>
          <w:marRight w:val="0"/>
          <w:marTop w:val="0"/>
          <w:marBottom w:val="0"/>
          <w:divBdr>
            <w:top w:val="none" w:sz="0" w:space="0" w:color="auto"/>
            <w:left w:val="none" w:sz="0" w:space="0" w:color="auto"/>
            <w:bottom w:val="none" w:sz="0" w:space="0" w:color="auto"/>
            <w:right w:val="none" w:sz="0" w:space="0" w:color="auto"/>
          </w:divBdr>
        </w:div>
        <w:div w:id="2097356184">
          <w:marLeft w:val="547"/>
          <w:marRight w:val="0"/>
          <w:marTop w:val="0"/>
          <w:marBottom w:val="0"/>
          <w:divBdr>
            <w:top w:val="none" w:sz="0" w:space="0" w:color="auto"/>
            <w:left w:val="none" w:sz="0" w:space="0" w:color="auto"/>
            <w:bottom w:val="none" w:sz="0" w:space="0" w:color="auto"/>
            <w:right w:val="none" w:sz="0" w:space="0" w:color="auto"/>
          </w:divBdr>
        </w:div>
      </w:divsChild>
    </w:div>
    <w:div w:id="40911887">
      <w:bodyDiv w:val="1"/>
      <w:marLeft w:val="0"/>
      <w:marRight w:val="0"/>
      <w:marTop w:val="0"/>
      <w:marBottom w:val="0"/>
      <w:divBdr>
        <w:top w:val="none" w:sz="0" w:space="0" w:color="auto"/>
        <w:left w:val="none" w:sz="0" w:space="0" w:color="auto"/>
        <w:bottom w:val="none" w:sz="0" w:space="0" w:color="auto"/>
        <w:right w:val="none" w:sz="0" w:space="0" w:color="auto"/>
      </w:divBdr>
    </w:div>
    <w:div w:id="44958970">
      <w:bodyDiv w:val="1"/>
      <w:marLeft w:val="0"/>
      <w:marRight w:val="0"/>
      <w:marTop w:val="0"/>
      <w:marBottom w:val="0"/>
      <w:divBdr>
        <w:top w:val="none" w:sz="0" w:space="0" w:color="auto"/>
        <w:left w:val="none" w:sz="0" w:space="0" w:color="auto"/>
        <w:bottom w:val="none" w:sz="0" w:space="0" w:color="auto"/>
        <w:right w:val="none" w:sz="0" w:space="0" w:color="auto"/>
      </w:divBdr>
    </w:div>
    <w:div w:id="72090845">
      <w:bodyDiv w:val="1"/>
      <w:marLeft w:val="0"/>
      <w:marRight w:val="0"/>
      <w:marTop w:val="0"/>
      <w:marBottom w:val="0"/>
      <w:divBdr>
        <w:top w:val="none" w:sz="0" w:space="0" w:color="auto"/>
        <w:left w:val="none" w:sz="0" w:space="0" w:color="auto"/>
        <w:bottom w:val="none" w:sz="0" w:space="0" w:color="auto"/>
        <w:right w:val="none" w:sz="0" w:space="0" w:color="auto"/>
      </w:divBdr>
    </w:div>
    <w:div w:id="94055479">
      <w:bodyDiv w:val="1"/>
      <w:marLeft w:val="0"/>
      <w:marRight w:val="0"/>
      <w:marTop w:val="0"/>
      <w:marBottom w:val="0"/>
      <w:divBdr>
        <w:top w:val="none" w:sz="0" w:space="0" w:color="auto"/>
        <w:left w:val="none" w:sz="0" w:space="0" w:color="auto"/>
        <w:bottom w:val="none" w:sz="0" w:space="0" w:color="auto"/>
        <w:right w:val="none" w:sz="0" w:space="0" w:color="auto"/>
      </w:divBdr>
    </w:div>
    <w:div w:id="105395357">
      <w:bodyDiv w:val="1"/>
      <w:marLeft w:val="0"/>
      <w:marRight w:val="0"/>
      <w:marTop w:val="0"/>
      <w:marBottom w:val="0"/>
      <w:divBdr>
        <w:top w:val="none" w:sz="0" w:space="0" w:color="auto"/>
        <w:left w:val="none" w:sz="0" w:space="0" w:color="auto"/>
        <w:bottom w:val="none" w:sz="0" w:space="0" w:color="auto"/>
        <w:right w:val="none" w:sz="0" w:space="0" w:color="auto"/>
      </w:divBdr>
      <w:divsChild>
        <w:div w:id="863060630">
          <w:marLeft w:val="240"/>
          <w:marRight w:val="240"/>
          <w:marTop w:val="0"/>
          <w:marBottom w:val="0"/>
          <w:divBdr>
            <w:top w:val="none" w:sz="0" w:space="0" w:color="auto"/>
            <w:left w:val="none" w:sz="0" w:space="0" w:color="auto"/>
            <w:bottom w:val="none" w:sz="0" w:space="0" w:color="auto"/>
            <w:right w:val="none" w:sz="0" w:space="0" w:color="auto"/>
          </w:divBdr>
          <w:divsChild>
            <w:div w:id="138619911">
              <w:marLeft w:val="0"/>
              <w:marRight w:val="0"/>
              <w:marTop w:val="0"/>
              <w:marBottom w:val="0"/>
              <w:divBdr>
                <w:top w:val="none" w:sz="0" w:space="0" w:color="auto"/>
                <w:left w:val="none" w:sz="0" w:space="0" w:color="auto"/>
                <w:bottom w:val="none" w:sz="0" w:space="0" w:color="auto"/>
                <w:right w:val="none" w:sz="0" w:space="0" w:color="auto"/>
              </w:divBdr>
            </w:div>
            <w:div w:id="430660802">
              <w:marLeft w:val="0"/>
              <w:marRight w:val="0"/>
              <w:marTop w:val="0"/>
              <w:marBottom w:val="0"/>
              <w:divBdr>
                <w:top w:val="none" w:sz="0" w:space="0" w:color="auto"/>
                <w:left w:val="none" w:sz="0" w:space="0" w:color="auto"/>
                <w:bottom w:val="none" w:sz="0" w:space="0" w:color="auto"/>
                <w:right w:val="none" w:sz="0" w:space="0" w:color="auto"/>
              </w:divBdr>
            </w:div>
            <w:div w:id="439378357">
              <w:marLeft w:val="0"/>
              <w:marRight w:val="0"/>
              <w:marTop w:val="0"/>
              <w:marBottom w:val="0"/>
              <w:divBdr>
                <w:top w:val="none" w:sz="0" w:space="0" w:color="auto"/>
                <w:left w:val="none" w:sz="0" w:space="0" w:color="auto"/>
                <w:bottom w:val="none" w:sz="0" w:space="0" w:color="auto"/>
                <w:right w:val="none" w:sz="0" w:space="0" w:color="auto"/>
              </w:divBdr>
            </w:div>
            <w:div w:id="548764069">
              <w:marLeft w:val="0"/>
              <w:marRight w:val="0"/>
              <w:marTop w:val="0"/>
              <w:marBottom w:val="0"/>
              <w:divBdr>
                <w:top w:val="none" w:sz="0" w:space="0" w:color="auto"/>
                <w:left w:val="none" w:sz="0" w:space="0" w:color="auto"/>
                <w:bottom w:val="none" w:sz="0" w:space="0" w:color="auto"/>
                <w:right w:val="none" w:sz="0" w:space="0" w:color="auto"/>
              </w:divBdr>
            </w:div>
            <w:div w:id="622468912">
              <w:marLeft w:val="0"/>
              <w:marRight w:val="0"/>
              <w:marTop w:val="0"/>
              <w:marBottom w:val="0"/>
              <w:divBdr>
                <w:top w:val="none" w:sz="0" w:space="0" w:color="auto"/>
                <w:left w:val="none" w:sz="0" w:space="0" w:color="auto"/>
                <w:bottom w:val="none" w:sz="0" w:space="0" w:color="auto"/>
                <w:right w:val="none" w:sz="0" w:space="0" w:color="auto"/>
              </w:divBdr>
            </w:div>
            <w:div w:id="994837995">
              <w:marLeft w:val="0"/>
              <w:marRight w:val="0"/>
              <w:marTop w:val="0"/>
              <w:marBottom w:val="0"/>
              <w:divBdr>
                <w:top w:val="none" w:sz="0" w:space="0" w:color="auto"/>
                <w:left w:val="none" w:sz="0" w:space="0" w:color="auto"/>
                <w:bottom w:val="none" w:sz="0" w:space="0" w:color="auto"/>
                <w:right w:val="none" w:sz="0" w:space="0" w:color="auto"/>
              </w:divBdr>
            </w:div>
            <w:div w:id="1831484074">
              <w:marLeft w:val="0"/>
              <w:marRight w:val="0"/>
              <w:marTop w:val="0"/>
              <w:marBottom w:val="0"/>
              <w:divBdr>
                <w:top w:val="none" w:sz="0" w:space="0" w:color="auto"/>
                <w:left w:val="none" w:sz="0" w:space="0" w:color="auto"/>
                <w:bottom w:val="none" w:sz="0" w:space="0" w:color="auto"/>
                <w:right w:val="none" w:sz="0" w:space="0" w:color="auto"/>
              </w:divBdr>
            </w:div>
            <w:div w:id="1849322952">
              <w:marLeft w:val="0"/>
              <w:marRight w:val="0"/>
              <w:marTop w:val="0"/>
              <w:marBottom w:val="0"/>
              <w:divBdr>
                <w:top w:val="none" w:sz="0" w:space="0" w:color="auto"/>
                <w:left w:val="none" w:sz="0" w:space="0" w:color="auto"/>
                <w:bottom w:val="none" w:sz="0" w:space="0" w:color="auto"/>
                <w:right w:val="none" w:sz="0" w:space="0" w:color="auto"/>
              </w:divBdr>
            </w:div>
            <w:div w:id="1967881652">
              <w:marLeft w:val="0"/>
              <w:marRight w:val="0"/>
              <w:marTop w:val="0"/>
              <w:marBottom w:val="0"/>
              <w:divBdr>
                <w:top w:val="none" w:sz="0" w:space="0" w:color="auto"/>
                <w:left w:val="none" w:sz="0" w:space="0" w:color="auto"/>
                <w:bottom w:val="none" w:sz="0" w:space="0" w:color="auto"/>
                <w:right w:val="none" w:sz="0" w:space="0" w:color="auto"/>
              </w:divBdr>
            </w:div>
            <w:div w:id="197737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0547">
      <w:bodyDiv w:val="1"/>
      <w:marLeft w:val="0"/>
      <w:marRight w:val="0"/>
      <w:marTop w:val="0"/>
      <w:marBottom w:val="0"/>
      <w:divBdr>
        <w:top w:val="none" w:sz="0" w:space="0" w:color="auto"/>
        <w:left w:val="none" w:sz="0" w:space="0" w:color="auto"/>
        <w:bottom w:val="none" w:sz="0" w:space="0" w:color="auto"/>
        <w:right w:val="none" w:sz="0" w:space="0" w:color="auto"/>
      </w:divBdr>
    </w:div>
    <w:div w:id="127020839">
      <w:bodyDiv w:val="1"/>
      <w:marLeft w:val="0"/>
      <w:marRight w:val="0"/>
      <w:marTop w:val="0"/>
      <w:marBottom w:val="0"/>
      <w:divBdr>
        <w:top w:val="none" w:sz="0" w:space="0" w:color="auto"/>
        <w:left w:val="none" w:sz="0" w:space="0" w:color="auto"/>
        <w:bottom w:val="none" w:sz="0" w:space="0" w:color="auto"/>
        <w:right w:val="none" w:sz="0" w:space="0" w:color="auto"/>
      </w:divBdr>
      <w:divsChild>
        <w:div w:id="217017158">
          <w:marLeft w:val="0"/>
          <w:marRight w:val="0"/>
          <w:marTop w:val="0"/>
          <w:marBottom w:val="0"/>
          <w:divBdr>
            <w:top w:val="none" w:sz="0" w:space="0" w:color="auto"/>
            <w:left w:val="none" w:sz="0" w:space="0" w:color="auto"/>
            <w:bottom w:val="none" w:sz="0" w:space="0" w:color="auto"/>
            <w:right w:val="none" w:sz="0" w:space="0" w:color="auto"/>
          </w:divBdr>
        </w:div>
      </w:divsChild>
    </w:div>
    <w:div w:id="140734743">
      <w:bodyDiv w:val="1"/>
      <w:marLeft w:val="0"/>
      <w:marRight w:val="0"/>
      <w:marTop w:val="0"/>
      <w:marBottom w:val="0"/>
      <w:divBdr>
        <w:top w:val="none" w:sz="0" w:space="0" w:color="auto"/>
        <w:left w:val="none" w:sz="0" w:space="0" w:color="auto"/>
        <w:bottom w:val="none" w:sz="0" w:space="0" w:color="auto"/>
        <w:right w:val="none" w:sz="0" w:space="0" w:color="auto"/>
      </w:divBdr>
    </w:div>
    <w:div w:id="164175292">
      <w:bodyDiv w:val="1"/>
      <w:marLeft w:val="0"/>
      <w:marRight w:val="0"/>
      <w:marTop w:val="0"/>
      <w:marBottom w:val="0"/>
      <w:divBdr>
        <w:top w:val="none" w:sz="0" w:space="0" w:color="auto"/>
        <w:left w:val="none" w:sz="0" w:space="0" w:color="auto"/>
        <w:bottom w:val="none" w:sz="0" w:space="0" w:color="auto"/>
        <w:right w:val="none" w:sz="0" w:space="0" w:color="auto"/>
      </w:divBdr>
    </w:div>
    <w:div w:id="208880671">
      <w:bodyDiv w:val="1"/>
      <w:marLeft w:val="0"/>
      <w:marRight w:val="0"/>
      <w:marTop w:val="0"/>
      <w:marBottom w:val="0"/>
      <w:divBdr>
        <w:top w:val="none" w:sz="0" w:space="0" w:color="auto"/>
        <w:left w:val="none" w:sz="0" w:space="0" w:color="auto"/>
        <w:bottom w:val="none" w:sz="0" w:space="0" w:color="auto"/>
        <w:right w:val="none" w:sz="0" w:space="0" w:color="auto"/>
      </w:divBdr>
    </w:div>
    <w:div w:id="299849100">
      <w:bodyDiv w:val="1"/>
      <w:marLeft w:val="0"/>
      <w:marRight w:val="0"/>
      <w:marTop w:val="0"/>
      <w:marBottom w:val="0"/>
      <w:divBdr>
        <w:top w:val="none" w:sz="0" w:space="0" w:color="auto"/>
        <w:left w:val="none" w:sz="0" w:space="0" w:color="auto"/>
        <w:bottom w:val="none" w:sz="0" w:space="0" w:color="auto"/>
        <w:right w:val="none" w:sz="0" w:space="0" w:color="auto"/>
      </w:divBdr>
    </w:div>
    <w:div w:id="303317077">
      <w:bodyDiv w:val="1"/>
      <w:marLeft w:val="0"/>
      <w:marRight w:val="0"/>
      <w:marTop w:val="0"/>
      <w:marBottom w:val="0"/>
      <w:divBdr>
        <w:top w:val="none" w:sz="0" w:space="0" w:color="auto"/>
        <w:left w:val="none" w:sz="0" w:space="0" w:color="auto"/>
        <w:bottom w:val="none" w:sz="0" w:space="0" w:color="auto"/>
        <w:right w:val="none" w:sz="0" w:space="0" w:color="auto"/>
      </w:divBdr>
    </w:div>
    <w:div w:id="326135769">
      <w:bodyDiv w:val="1"/>
      <w:marLeft w:val="0"/>
      <w:marRight w:val="0"/>
      <w:marTop w:val="0"/>
      <w:marBottom w:val="0"/>
      <w:divBdr>
        <w:top w:val="none" w:sz="0" w:space="0" w:color="auto"/>
        <w:left w:val="none" w:sz="0" w:space="0" w:color="auto"/>
        <w:bottom w:val="none" w:sz="0" w:space="0" w:color="auto"/>
        <w:right w:val="none" w:sz="0" w:space="0" w:color="auto"/>
      </w:divBdr>
    </w:div>
    <w:div w:id="326834149">
      <w:bodyDiv w:val="1"/>
      <w:marLeft w:val="0"/>
      <w:marRight w:val="0"/>
      <w:marTop w:val="0"/>
      <w:marBottom w:val="0"/>
      <w:divBdr>
        <w:top w:val="none" w:sz="0" w:space="0" w:color="auto"/>
        <w:left w:val="none" w:sz="0" w:space="0" w:color="auto"/>
        <w:bottom w:val="none" w:sz="0" w:space="0" w:color="auto"/>
        <w:right w:val="none" w:sz="0" w:space="0" w:color="auto"/>
      </w:divBdr>
    </w:div>
    <w:div w:id="336813852">
      <w:bodyDiv w:val="1"/>
      <w:marLeft w:val="0"/>
      <w:marRight w:val="0"/>
      <w:marTop w:val="0"/>
      <w:marBottom w:val="0"/>
      <w:divBdr>
        <w:top w:val="none" w:sz="0" w:space="0" w:color="auto"/>
        <w:left w:val="none" w:sz="0" w:space="0" w:color="auto"/>
        <w:bottom w:val="none" w:sz="0" w:space="0" w:color="auto"/>
        <w:right w:val="none" w:sz="0" w:space="0" w:color="auto"/>
      </w:divBdr>
    </w:div>
    <w:div w:id="346833883">
      <w:bodyDiv w:val="1"/>
      <w:marLeft w:val="0"/>
      <w:marRight w:val="0"/>
      <w:marTop w:val="0"/>
      <w:marBottom w:val="0"/>
      <w:divBdr>
        <w:top w:val="none" w:sz="0" w:space="0" w:color="auto"/>
        <w:left w:val="none" w:sz="0" w:space="0" w:color="auto"/>
        <w:bottom w:val="none" w:sz="0" w:space="0" w:color="auto"/>
        <w:right w:val="none" w:sz="0" w:space="0" w:color="auto"/>
      </w:divBdr>
    </w:div>
    <w:div w:id="360202361">
      <w:bodyDiv w:val="1"/>
      <w:marLeft w:val="0"/>
      <w:marRight w:val="0"/>
      <w:marTop w:val="0"/>
      <w:marBottom w:val="0"/>
      <w:divBdr>
        <w:top w:val="none" w:sz="0" w:space="0" w:color="auto"/>
        <w:left w:val="none" w:sz="0" w:space="0" w:color="auto"/>
        <w:bottom w:val="none" w:sz="0" w:space="0" w:color="auto"/>
        <w:right w:val="none" w:sz="0" w:space="0" w:color="auto"/>
      </w:divBdr>
      <w:divsChild>
        <w:div w:id="1485658989">
          <w:marLeft w:val="0"/>
          <w:marRight w:val="0"/>
          <w:marTop w:val="0"/>
          <w:marBottom w:val="0"/>
          <w:divBdr>
            <w:top w:val="none" w:sz="0" w:space="0" w:color="auto"/>
            <w:left w:val="none" w:sz="0" w:space="0" w:color="auto"/>
            <w:bottom w:val="none" w:sz="0" w:space="0" w:color="auto"/>
            <w:right w:val="none" w:sz="0" w:space="0" w:color="auto"/>
          </w:divBdr>
          <w:divsChild>
            <w:div w:id="276110320">
              <w:marLeft w:val="0"/>
              <w:marRight w:val="0"/>
              <w:marTop w:val="0"/>
              <w:marBottom w:val="0"/>
              <w:divBdr>
                <w:top w:val="none" w:sz="0" w:space="0" w:color="auto"/>
                <w:left w:val="none" w:sz="0" w:space="0" w:color="auto"/>
                <w:bottom w:val="none" w:sz="0" w:space="0" w:color="auto"/>
                <w:right w:val="none" w:sz="0" w:space="0" w:color="auto"/>
              </w:divBdr>
            </w:div>
            <w:div w:id="800878259">
              <w:marLeft w:val="0"/>
              <w:marRight w:val="0"/>
              <w:marTop w:val="0"/>
              <w:marBottom w:val="0"/>
              <w:divBdr>
                <w:top w:val="none" w:sz="0" w:space="0" w:color="auto"/>
                <w:left w:val="none" w:sz="0" w:space="0" w:color="auto"/>
                <w:bottom w:val="none" w:sz="0" w:space="0" w:color="auto"/>
                <w:right w:val="none" w:sz="0" w:space="0" w:color="auto"/>
              </w:divBdr>
            </w:div>
            <w:div w:id="1522283174">
              <w:marLeft w:val="0"/>
              <w:marRight w:val="0"/>
              <w:marTop w:val="0"/>
              <w:marBottom w:val="0"/>
              <w:divBdr>
                <w:top w:val="none" w:sz="0" w:space="0" w:color="auto"/>
                <w:left w:val="none" w:sz="0" w:space="0" w:color="auto"/>
                <w:bottom w:val="none" w:sz="0" w:space="0" w:color="auto"/>
                <w:right w:val="none" w:sz="0" w:space="0" w:color="auto"/>
              </w:divBdr>
            </w:div>
            <w:div w:id="1709179257">
              <w:marLeft w:val="0"/>
              <w:marRight w:val="0"/>
              <w:marTop w:val="0"/>
              <w:marBottom w:val="0"/>
              <w:divBdr>
                <w:top w:val="none" w:sz="0" w:space="0" w:color="auto"/>
                <w:left w:val="none" w:sz="0" w:space="0" w:color="auto"/>
                <w:bottom w:val="none" w:sz="0" w:space="0" w:color="auto"/>
                <w:right w:val="none" w:sz="0" w:space="0" w:color="auto"/>
              </w:divBdr>
            </w:div>
            <w:div w:id="1739161271">
              <w:marLeft w:val="0"/>
              <w:marRight w:val="0"/>
              <w:marTop w:val="0"/>
              <w:marBottom w:val="0"/>
              <w:divBdr>
                <w:top w:val="none" w:sz="0" w:space="0" w:color="auto"/>
                <w:left w:val="none" w:sz="0" w:space="0" w:color="auto"/>
                <w:bottom w:val="none" w:sz="0" w:space="0" w:color="auto"/>
                <w:right w:val="none" w:sz="0" w:space="0" w:color="auto"/>
              </w:divBdr>
            </w:div>
            <w:div w:id="2091266189">
              <w:marLeft w:val="0"/>
              <w:marRight w:val="0"/>
              <w:marTop w:val="0"/>
              <w:marBottom w:val="0"/>
              <w:divBdr>
                <w:top w:val="none" w:sz="0" w:space="0" w:color="auto"/>
                <w:left w:val="none" w:sz="0" w:space="0" w:color="auto"/>
                <w:bottom w:val="none" w:sz="0" w:space="0" w:color="auto"/>
                <w:right w:val="none" w:sz="0" w:space="0" w:color="auto"/>
              </w:divBdr>
            </w:div>
            <w:div w:id="213930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755846">
      <w:bodyDiv w:val="1"/>
      <w:marLeft w:val="0"/>
      <w:marRight w:val="0"/>
      <w:marTop w:val="0"/>
      <w:marBottom w:val="0"/>
      <w:divBdr>
        <w:top w:val="none" w:sz="0" w:space="0" w:color="auto"/>
        <w:left w:val="none" w:sz="0" w:space="0" w:color="auto"/>
        <w:bottom w:val="none" w:sz="0" w:space="0" w:color="auto"/>
        <w:right w:val="none" w:sz="0" w:space="0" w:color="auto"/>
      </w:divBdr>
    </w:div>
    <w:div w:id="378747759">
      <w:bodyDiv w:val="1"/>
      <w:marLeft w:val="0"/>
      <w:marRight w:val="0"/>
      <w:marTop w:val="0"/>
      <w:marBottom w:val="0"/>
      <w:divBdr>
        <w:top w:val="none" w:sz="0" w:space="0" w:color="auto"/>
        <w:left w:val="none" w:sz="0" w:space="0" w:color="auto"/>
        <w:bottom w:val="none" w:sz="0" w:space="0" w:color="auto"/>
        <w:right w:val="none" w:sz="0" w:space="0" w:color="auto"/>
      </w:divBdr>
    </w:div>
    <w:div w:id="380634610">
      <w:bodyDiv w:val="1"/>
      <w:marLeft w:val="0"/>
      <w:marRight w:val="0"/>
      <w:marTop w:val="0"/>
      <w:marBottom w:val="0"/>
      <w:divBdr>
        <w:top w:val="none" w:sz="0" w:space="0" w:color="auto"/>
        <w:left w:val="none" w:sz="0" w:space="0" w:color="auto"/>
        <w:bottom w:val="none" w:sz="0" w:space="0" w:color="auto"/>
        <w:right w:val="none" w:sz="0" w:space="0" w:color="auto"/>
      </w:divBdr>
    </w:div>
    <w:div w:id="400060454">
      <w:bodyDiv w:val="1"/>
      <w:marLeft w:val="0"/>
      <w:marRight w:val="0"/>
      <w:marTop w:val="0"/>
      <w:marBottom w:val="0"/>
      <w:divBdr>
        <w:top w:val="none" w:sz="0" w:space="0" w:color="auto"/>
        <w:left w:val="none" w:sz="0" w:space="0" w:color="auto"/>
        <w:bottom w:val="none" w:sz="0" w:space="0" w:color="auto"/>
        <w:right w:val="none" w:sz="0" w:space="0" w:color="auto"/>
      </w:divBdr>
    </w:div>
    <w:div w:id="405155440">
      <w:bodyDiv w:val="1"/>
      <w:marLeft w:val="0"/>
      <w:marRight w:val="0"/>
      <w:marTop w:val="0"/>
      <w:marBottom w:val="0"/>
      <w:divBdr>
        <w:top w:val="none" w:sz="0" w:space="0" w:color="auto"/>
        <w:left w:val="none" w:sz="0" w:space="0" w:color="auto"/>
        <w:bottom w:val="none" w:sz="0" w:space="0" w:color="auto"/>
        <w:right w:val="none" w:sz="0" w:space="0" w:color="auto"/>
      </w:divBdr>
    </w:div>
    <w:div w:id="456025514">
      <w:bodyDiv w:val="1"/>
      <w:marLeft w:val="0"/>
      <w:marRight w:val="0"/>
      <w:marTop w:val="0"/>
      <w:marBottom w:val="0"/>
      <w:divBdr>
        <w:top w:val="none" w:sz="0" w:space="0" w:color="auto"/>
        <w:left w:val="none" w:sz="0" w:space="0" w:color="auto"/>
        <w:bottom w:val="none" w:sz="0" w:space="0" w:color="auto"/>
        <w:right w:val="none" w:sz="0" w:space="0" w:color="auto"/>
      </w:divBdr>
    </w:div>
    <w:div w:id="488642622">
      <w:bodyDiv w:val="1"/>
      <w:marLeft w:val="0"/>
      <w:marRight w:val="0"/>
      <w:marTop w:val="0"/>
      <w:marBottom w:val="0"/>
      <w:divBdr>
        <w:top w:val="none" w:sz="0" w:space="0" w:color="auto"/>
        <w:left w:val="none" w:sz="0" w:space="0" w:color="auto"/>
        <w:bottom w:val="none" w:sz="0" w:space="0" w:color="auto"/>
        <w:right w:val="none" w:sz="0" w:space="0" w:color="auto"/>
      </w:divBdr>
      <w:divsChild>
        <w:div w:id="236327121">
          <w:marLeft w:val="547"/>
          <w:marRight w:val="0"/>
          <w:marTop w:val="200"/>
          <w:marBottom w:val="0"/>
          <w:divBdr>
            <w:top w:val="none" w:sz="0" w:space="0" w:color="auto"/>
            <w:left w:val="none" w:sz="0" w:space="0" w:color="auto"/>
            <w:bottom w:val="none" w:sz="0" w:space="0" w:color="auto"/>
            <w:right w:val="none" w:sz="0" w:space="0" w:color="auto"/>
          </w:divBdr>
        </w:div>
        <w:div w:id="410202761">
          <w:marLeft w:val="547"/>
          <w:marRight w:val="0"/>
          <w:marTop w:val="200"/>
          <w:marBottom w:val="0"/>
          <w:divBdr>
            <w:top w:val="none" w:sz="0" w:space="0" w:color="auto"/>
            <w:left w:val="none" w:sz="0" w:space="0" w:color="auto"/>
            <w:bottom w:val="none" w:sz="0" w:space="0" w:color="auto"/>
            <w:right w:val="none" w:sz="0" w:space="0" w:color="auto"/>
          </w:divBdr>
        </w:div>
        <w:div w:id="821046725">
          <w:marLeft w:val="547"/>
          <w:marRight w:val="0"/>
          <w:marTop w:val="200"/>
          <w:marBottom w:val="0"/>
          <w:divBdr>
            <w:top w:val="none" w:sz="0" w:space="0" w:color="auto"/>
            <w:left w:val="none" w:sz="0" w:space="0" w:color="auto"/>
            <w:bottom w:val="none" w:sz="0" w:space="0" w:color="auto"/>
            <w:right w:val="none" w:sz="0" w:space="0" w:color="auto"/>
          </w:divBdr>
        </w:div>
        <w:div w:id="1428963093">
          <w:marLeft w:val="547"/>
          <w:marRight w:val="0"/>
          <w:marTop w:val="200"/>
          <w:marBottom w:val="0"/>
          <w:divBdr>
            <w:top w:val="none" w:sz="0" w:space="0" w:color="auto"/>
            <w:left w:val="none" w:sz="0" w:space="0" w:color="auto"/>
            <w:bottom w:val="none" w:sz="0" w:space="0" w:color="auto"/>
            <w:right w:val="none" w:sz="0" w:space="0" w:color="auto"/>
          </w:divBdr>
        </w:div>
        <w:div w:id="2033725207">
          <w:marLeft w:val="547"/>
          <w:marRight w:val="0"/>
          <w:marTop w:val="200"/>
          <w:marBottom w:val="0"/>
          <w:divBdr>
            <w:top w:val="none" w:sz="0" w:space="0" w:color="auto"/>
            <w:left w:val="none" w:sz="0" w:space="0" w:color="auto"/>
            <w:bottom w:val="none" w:sz="0" w:space="0" w:color="auto"/>
            <w:right w:val="none" w:sz="0" w:space="0" w:color="auto"/>
          </w:divBdr>
        </w:div>
        <w:div w:id="2065057024">
          <w:marLeft w:val="547"/>
          <w:marRight w:val="0"/>
          <w:marTop w:val="200"/>
          <w:marBottom w:val="0"/>
          <w:divBdr>
            <w:top w:val="none" w:sz="0" w:space="0" w:color="auto"/>
            <w:left w:val="none" w:sz="0" w:space="0" w:color="auto"/>
            <w:bottom w:val="none" w:sz="0" w:space="0" w:color="auto"/>
            <w:right w:val="none" w:sz="0" w:space="0" w:color="auto"/>
          </w:divBdr>
        </w:div>
      </w:divsChild>
    </w:div>
    <w:div w:id="526984494">
      <w:bodyDiv w:val="1"/>
      <w:marLeft w:val="0"/>
      <w:marRight w:val="0"/>
      <w:marTop w:val="0"/>
      <w:marBottom w:val="0"/>
      <w:divBdr>
        <w:top w:val="none" w:sz="0" w:space="0" w:color="auto"/>
        <w:left w:val="none" w:sz="0" w:space="0" w:color="auto"/>
        <w:bottom w:val="none" w:sz="0" w:space="0" w:color="auto"/>
        <w:right w:val="none" w:sz="0" w:space="0" w:color="auto"/>
      </w:divBdr>
      <w:divsChild>
        <w:div w:id="302538623">
          <w:marLeft w:val="720"/>
          <w:marRight w:val="0"/>
          <w:marTop w:val="96"/>
          <w:marBottom w:val="0"/>
          <w:divBdr>
            <w:top w:val="none" w:sz="0" w:space="0" w:color="auto"/>
            <w:left w:val="none" w:sz="0" w:space="0" w:color="auto"/>
            <w:bottom w:val="none" w:sz="0" w:space="0" w:color="auto"/>
            <w:right w:val="none" w:sz="0" w:space="0" w:color="auto"/>
          </w:divBdr>
        </w:div>
        <w:div w:id="362904026">
          <w:marLeft w:val="720"/>
          <w:marRight w:val="0"/>
          <w:marTop w:val="96"/>
          <w:marBottom w:val="0"/>
          <w:divBdr>
            <w:top w:val="none" w:sz="0" w:space="0" w:color="auto"/>
            <w:left w:val="none" w:sz="0" w:space="0" w:color="auto"/>
            <w:bottom w:val="none" w:sz="0" w:space="0" w:color="auto"/>
            <w:right w:val="none" w:sz="0" w:space="0" w:color="auto"/>
          </w:divBdr>
        </w:div>
        <w:div w:id="494421835">
          <w:marLeft w:val="1440"/>
          <w:marRight w:val="0"/>
          <w:marTop w:val="86"/>
          <w:marBottom w:val="0"/>
          <w:divBdr>
            <w:top w:val="none" w:sz="0" w:space="0" w:color="auto"/>
            <w:left w:val="none" w:sz="0" w:space="0" w:color="auto"/>
            <w:bottom w:val="none" w:sz="0" w:space="0" w:color="auto"/>
            <w:right w:val="none" w:sz="0" w:space="0" w:color="auto"/>
          </w:divBdr>
        </w:div>
        <w:div w:id="593904412">
          <w:marLeft w:val="1440"/>
          <w:marRight w:val="0"/>
          <w:marTop w:val="86"/>
          <w:marBottom w:val="0"/>
          <w:divBdr>
            <w:top w:val="none" w:sz="0" w:space="0" w:color="auto"/>
            <w:left w:val="none" w:sz="0" w:space="0" w:color="auto"/>
            <w:bottom w:val="none" w:sz="0" w:space="0" w:color="auto"/>
            <w:right w:val="none" w:sz="0" w:space="0" w:color="auto"/>
          </w:divBdr>
        </w:div>
        <w:div w:id="654802141">
          <w:marLeft w:val="1440"/>
          <w:marRight w:val="0"/>
          <w:marTop w:val="86"/>
          <w:marBottom w:val="0"/>
          <w:divBdr>
            <w:top w:val="none" w:sz="0" w:space="0" w:color="auto"/>
            <w:left w:val="none" w:sz="0" w:space="0" w:color="auto"/>
            <w:bottom w:val="none" w:sz="0" w:space="0" w:color="auto"/>
            <w:right w:val="none" w:sz="0" w:space="0" w:color="auto"/>
          </w:divBdr>
        </w:div>
        <w:div w:id="697046951">
          <w:marLeft w:val="1440"/>
          <w:marRight w:val="0"/>
          <w:marTop w:val="86"/>
          <w:marBottom w:val="0"/>
          <w:divBdr>
            <w:top w:val="none" w:sz="0" w:space="0" w:color="auto"/>
            <w:left w:val="none" w:sz="0" w:space="0" w:color="auto"/>
            <w:bottom w:val="none" w:sz="0" w:space="0" w:color="auto"/>
            <w:right w:val="none" w:sz="0" w:space="0" w:color="auto"/>
          </w:divBdr>
        </w:div>
        <w:div w:id="821390790">
          <w:marLeft w:val="1440"/>
          <w:marRight w:val="0"/>
          <w:marTop w:val="86"/>
          <w:marBottom w:val="0"/>
          <w:divBdr>
            <w:top w:val="none" w:sz="0" w:space="0" w:color="auto"/>
            <w:left w:val="none" w:sz="0" w:space="0" w:color="auto"/>
            <w:bottom w:val="none" w:sz="0" w:space="0" w:color="auto"/>
            <w:right w:val="none" w:sz="0" w:space="0" w:color="auto"/>
          </w:divBdr>
        </w:div>
        <w:div w:id="1047334708">
          <w:marLeft w:val="1440"/>
          <w:marRight w:val="0"/>
          <w:marTop w:val="86"/>
          <w:marBottom w:val="0"/>
          <w:divBdr>
            <w:top w:val="none" w:sz="0" w:space="0" w:color="auto"/>
            <w:left w:val="none" w:sz="0" w:space="0" w:color="auto"/>
            <w:bottom w:val="none" w:sz="0" w:space="0" w:color="auto"/>
            <w:right w:val="none" w:sz="0" w:space="0" w:color="auto"/>
          </w:divBdr>
        </w:div>
        <w:div w:id="1179395985">
          <w:marLeft w:val="1440"/>
          <w:marRight w:val="0"/>
          <w:marTop w:val="86"/>
          <w:marBottom w:val="0"/>
          <w:divBdr>
            <w:top w:val="none" w:sz="0" w:space="0" w:color="auto"/>
            <w:left w:val="none" w:sz="0" w:space="0" w:color="auto"/>
            <w:bottom w:val="none" w:sz="0" w:space="0" w:color="auto"/>
            <w:right w:val="none" w:sz="0" w:space="0" w:color="auto"/>
          </w:divBdr>
        </w:div>
        <w:div w:id="2019194893">
          <w:marLeft w:val="1440"/>
          <w:marRight w:val="0"/>
          <w:marTop w:val="86"/>
          <w:marBottom w:val="0"/>
          <w:divBdr>
            <w:top w:val="none" w:sz="0" w:space="0" w:color="auto"/>
            <w:left w:val="none" w:sz="0" w:space="0" w:color="auto"/>
            <w:bottom w:val="none" w:sz="0" w:space="0" w:color="auto"/>
            <w:right w:val="none" w:sz="0" w:space="0" w:color="auto"/>
          </w:divBdr>
        </w:div>
      </w:divsChild>
    </w:div>
    <w:div w:id="541945396">
      <w:bodyDiv w:val="1"/>
      <w:marLeft w:val="0"/>
      <w:marRight w:val="0"/>
      <w:marTop w:val="0"/>
      <w:marBottom w:val="0"/>
      <w:divBdr>
        <w:top w:val="none" w:sz="0" w:space="0" w:color="auto"/>
        <w:left w:val="none" w:sz="0" w:space="0" w:color="auto"/>
        <w:bottom w:val="none" w:sz="0" w:space="0" w:color="auto"/>
        <w:right w:val="none" w:sz="0" w:space="0" w:color="auto"/>
      </w:divBdr>
    </w:div>
    <w:div w:id="546992745">
      <w:bodyDiv w:val="1"/>
      <w:marLeft w:val="0"/>
      <w:marRight w:val="0"/>
      <w:marTop w:val="0"/>
      <w:marBottom w:val="0"/>
      <w:divBdr>
        <w:top w:val="none" w:sz="0" w:space="0" w:color="auto"/>
        <w:left w:val="none" w:sz="0" w:space="0" w:color="auto"/>
        <w:bottom w:val="none" w:sz="0" w:space="0" w:color="auto"/>
        <w:right w:val="none" w:sz="0" w:space="0" w:color="auto"/>
      </w:divBdr>
    </w:div>
    <w:div w:id="577595153">
      <w:bodyDiv w:val="1"/>
      <w:marLeft w:val="0"/>
      <w:marRight w:val="0"/>
      <w:marTop w:val="0"/>
      <w:marBottom w:val="0"/>
      <w:divBdr>
        <w:top w:val="none" w:sz="0" w:space="0" w:color="auto"/>
        <w:left w:val="none" w:sz="0" w:space="0" w:color="auto"/>
        <w:bottom w:val="none" w:sz="0" w:space="0" w:color="auto"/>
        <w:right w:val="none" w:sz="0" w:space="0" w:color="auto"/>
      </w:divBdr>
    </w:div>
    <w:div w:id="590241475">
      <w:bodyDiv w:val="1"/>
      <w:marLeft w:val="0"/>
      <w:marRight w:val="0"/>
      <w:marTop w:val="0"/>
      <w:marBottom w:val="0"/>
      <w:divBdr>
        <w:top w:val="none" w:sz="0" w:space="0" w:color="auto"/>
        <w:left w:val="none" w:sz="0" w:space="0" w:color="auto"/>
        <w:bottom w:val="none" w:sz="0" w:space="0" w:color="auto"/>
        <w:right w:val="none" w:sz="0" w:space="0" w:color="auto"/>
      </w:divBdr>
    </w:div>
    <w:div w:id="610434589">
      <w:bodyDiv w:val="1"/>
      <w:marLeft w:val="0"/>
      <w:marRight w:val="0"/>
      <w:marTop w:val="0"/>
      <w:marBottom w:val="0"/>
      <w:divBdr>
        <w:top w:val="none" w:sz="0" w:space="0" w:color="auto"/>
        <w:left w:val="none" w:sz="0" w:space="0" w:color="auto"/>
        <w:bottom w:val="none" w:sz="0" w:space="0" w:color="auto"/>
        <w:right w:val="none" w:sz="0" w:space="0" w:color="auto"/>
      </w:divBdr>
    </w:div>
    <w:div w:id="705712194">
      <w:bodyDiv w:val="1"/>
      <w:marLeft w:val="0"/>
      <w:marRight w:val="0"/>
      <w:marTop w:val="0"/>
      <w:marBottom w:val="0"/>
      <w:divBdr>
        <w:top w:val="none" w:sz="0" w:space="0" w:color="auto"/>
        <w:left w:val="none" w:sz="0" w:space="0" w:color="auto"/>
        <w:bottom w:val="none" w:sz="0" w:space="0" w:color="auto"/>
        <w:right w:val="none" w:sz="0" w:space="0" w:color="auto"/>
      </w:divBdr>
    </w:div>
    <w:div w:id="719675196">
      <w:bodyDiv w:val="1"/>
      <w:marLeft w:val="0"/>
      <w:marRight w:val="0"/>
      <w:marTop w:val="0"/>
      <w:marBottom w:val="0"/>
      <w:divBdr>
        <w:top w:val="none" w:sz="0" w:space="0" w:color="auto"/>
        <w:left w:val="none" w:sz="0" w:space="0" w:color="auto"/>
        <w:bottom w:val="none" w:sz="0" w:space="0" w:color="auto"/>
        <w:right w:val="none" w:sz="0" w:space="0" w:color="auto"/>
      </w:divBdr>
    </w:div>
    <w:div w:id="745802864">
      <w:bodyDiv w:val="1"/>
      <w:marLeft w:val="0"/>
      <w:marRight w:val="0"/>
      <w:marTop w:val="0"/>
      <w:marBottom w:val="0"/>
      <w:divBdr>
        <w:top w:val="none" w:sz="0" w:space="0" w:color="auto"/>
        <w:left w:val="none" w:sz="0" w:space="0" w:color="auto"/>
        <w:bottom w:val="none" w:sz="0" w:space="0" w:color="auto"/>
        <w:right w:val="none" w:sz="0" w:space="0" w:color="auto"/>
      </w:divBdr>
      <w:divsChild>
        <w:div w:id="1760446293">
          <w:marLeft w:val="0"/>
          <w:marRight w:val="0"/>
          <w:marTop w:val="0"/>
          <w:marBottom w:val="0"/>
          <w:divBdr>
            <w:top w:val="none" w:sz="0" w:space="0" w:color="auto"/>
            <w:left w:val="none" w:sz="0" w:space="0" w:color="auto"/>
            <w:bottom w:val="none" w:sz="0" w:space="0" w:color="auto"/>
            <w:right w:val="none" w:sz="0" w:space="0" w:color="auto"/>
          </w:divBdr>
          <w:divsChild>
            <w:div w:id="332101752">
              <w:marLeft w:val="0"/>
              <w:marRight w:val="0"/>
              <w:marTop w:val="0"/>
              <w:marBottom w:val="0"/>
              <w:divBdr>
                <w:top w:val="none" w:sz="0" w:space="0" w:color="auto"/>
                <w:left w:val="none" w:sz="0" w:space="0" w:color="auto"/>
                <w:bottom w:val="none" w:sz="0" w:space="0" w:color="auto"/>
                <w:right w:val="none" w:sz="0" w:space="0" w:color="auto"/>
              </w:divBdr>
            </w:div>
            <w:div w:id="916355951">
              <w:marLeft w:val="0"/>
              <w:marRight w:val="0"/>
              <w:marTop w:val="0"/>
              <w:marBottom w:val="0"/>
              <w:divBdr>
                <w:top w:val="none" w:sz="0" w:space="0" w:color="auto"/>
                <w:left w:val="none" w:sz="0" w:space="0" w:color="auto"/>
                <w:bottom w:val="none" w:sz="0" w:space="0" w:color="auto"/>
                <w:right w:val="none" w:sz="0" w:space="0" w:color="auto"/>
              </w:divBdr>
            </w:div>
            <w:div w:id="1000472674">
              <w:marLeft w:val="0"/>
              <w:marRight w:val="0"/>
              <w:marTop w:val="0"/>
              <w:marBottom w:val="0"/>
              <w:divBdr>
                <w:top w:val="none" w:sz="0" w:space="0" w:color="auto"/>
                <w:left w:val="none" w:sz="0" w:space="0" w:color="auto"/>
                <w:bottom w:val="none" w:sz="0" w:space="0" w:color="auto"/>
                <w:right w:val="none" w:sz="0" w:space="0" w:color="auto"/>
              </w:divBdr>
            </w:div>
            <w:div w:id="1054112952">
              <w:marLeft w:val="0"/>
              <w:marRight w:val="0"/>
              <w:marTop w:val="0"/>
              <w:marBottom w:val="0"/>
              <w:divBdr>
                <w:top w:val="none" w:sz="0" w:space="0" w:color="auto"/>
                <w:left w:val="none" w:sz="0" w:space="0" w:color="auto"/>
                <w:bottom w:val="none" w:sz="0" w:space="0" w:color="auto"/>
                <w:right w:val="none" w:sz="0" w:space="0" w:color="auto"/>
              </w:divBdr>
            </w:div>
            <w:div w:id="1113284344">
              <w:marLeft w:val="0"/>
              <w:marRight w:val="0"/>
              <w:marTop w:val="0"/>
              <w:marBottom w:val="0"/>
              <w:divBdr>
                <w:top w:val="none" w:sz="0" w:space="0" w:color="auto"/>
                <w:left w:val="none" w:sz="0" w:space="0" w:color="auto"/>
                <w:bottom w:val="none" w:sz="0" w:space="0" w:color="auto"/>
                <w:right w:val="none" w:sz="0" w:space="0" w:color="auto"/>
              </w:divBdr>
            </w:div>
            <w:div w:id="1187794602">
              <w:marLeft w:val="0"/>
              <w:marRight w:val="0"/>
              <w:marTop w:val="0"/>
              <w:marBottom w:val="0"/>
              <w:divBdr>
                <w:top w:val="none" w:sz="0" w:space="0" w:color="auto"/>
                <w:left w:val="none" w:sz="0" w:space="0" w:color="auto"/>
                <w:bottom w:val="none" w:sz="0" w:space="0" w:color="auto"/>
                <w:right w:val="none" w:sz="0" w:space="0" w:color="auto"/>
              </w:divBdr>
            </w:div>
            <w:div w:id="1799839616">
              <w:marLeft w:val="0"/>
              <w:marRight w:val="0"/>
              <w:marTop w:val="0"/>
              <w:marBottom w:val="0"/>
              <w:divBdr>
                <w:top w:val="none" w:sz="0" w:space="0" w:color="auto"/>
                <w:left w:val="none" w:sz="0" w:space="0" w:color="auto"/>
                <w:bottom w:val="none" w:sz="0" w:space="0" w:color="auto"/>
                <w:right w:val="none" w:sz="0" w:space="0" w:color="auto"/>
              </w:divBdr>
            </w:div>
            <w:div w:id="1912110829">
              <w:marLeft w:val="0"/>
              <w:marRight w:val="0"/>
              <w:marTop w:val="0"/>
              <w:marBottom w:val="0"/>
              <w:divBdr>
                <w:top w:val="none" w:sz="0" w:space="0" w:color="auto"/>
                <w:left w:val="none" w:sz="0" w:space="0" w:color="auto"/>
                <w:bottom w:val="none" w:sz="0" w:space="0" w:color="auto"/>
                <w:right w:val="none" w:sz="0" w:space="0" w:color="auto"/>
              </w:divBdr>
            </w:div>
            <w:div w:id="2093311070">
              <w:marLeft w:val="0"/>
              <w:marRight w:val="0"/>
              <w:marTop w:val="0"/>
              <w:marBottom w:val="0"/>
              <w:divBdr>
                <w:top w:val="none" w:sz="0" w:space="0" w:color="auto"/>
                <w:left w:val="none" w:sz="0" w:space="0" w:color="auto"/>
                <w:bottom w:val="none" w:sz="0" w:space="0" w:color="auto"/>
                <w:right w:val="none" w:sz="0" w:space="0" w:color="auto"/>
              </w:divBdr>
            </w:div>
            <w:div w:id="213976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31839">
      <w:bodyDiv w:val="1"/>
      <w:marLeft w:val="0"/>
      <w:marRight w:val="0"/>
      <w:marTop w:val="0"/>
      <w:marBottom w:val="0"/>
      <w:divBdr>
        <w:top w:val="none" w:sz="0" w:space="0" w:color="auto"/>
        <w:left w:val="none" w:sz="0" w:space="0" w:color="auto"/>
        <w:bottom w:val="none" w:sz="0" w:space="0" w:color="auto"/>
        <w:right w:val="none" w:sz="0" w:space="0" w:color="auto"/>
      </w:divBdr>
    </w:div>
    <w:div w:id="776172734">
      <w:bodyDiv w:val="1"/>
      <w:marLeft w:val="0"/>
      <w:marRight w:val="0"/>
      <w:marTop w:val="0"/>
      <w:marBottom w:val="0"/>
      <w:divBdr>
        <w:top w:val="none" w:sz="0" w:space="0" w:color="auto"/>
        <w:left w:val="none" w:sz="0" w:space="0" w:color="auto"/>
        <w:bottom w:val="none" w:sz="0" w:space="0" w:color="auto"/>
        <w:right w:val="none" w:sz="0" w:space="0" w:color="auto"/>
      </w:divBdr>
    </w:div>
    <w:div w:id="777258724">
      <w:bodyDiv w:val="1"/>
      <w:marLeft w:val="0"/>
      <w:marRight w:val="0"/>
      <w:marTop w:val="0"/>
      <w:marBottom w:val="0"/>
      <w:divBdr>
        <w:top w:val="none" w:sz="0" w:space="0" w:color="auto"/>
        <w:left w:val="none" w:sz="0" w:space="0" w:color="auto"/>
        <w:bottom w:val="none" w:sz="0" w:space="0" w:color="auto"/>
        <w:right w:val="none" w:sz="0" w:space="0" w:color="auto"/>
      </w:divBdr>
    </w:div>
    <w:div w:id="798035857">
      <w:bodyDiv w:val="1"/>
      <w:marLeft w:val="0"/>
      <w:marRight w:val="0"/>
      <w:marTop w:val="0"/>
      <w:marBottom w:val="0"/>
      <w:divBdr>
        <w:top w:val="none" w:sz="0" w:space="0" w:color="auto"/>
        <w:left w:val="none" w:sz="0" w:space="0" w:color="auto"/>
        <w:bottom w:val="none" w:sz="0" w:space="0" w:color="auto"/>
        <w:right w:val="none" w:sz="0" w:space="0" w:color="auto"/>
      </w:divBdr>
    </w:div>
    <w:div w:id="805970042">
      <w:bodyDiv w:val="1"/>
      <w:marLeft w:val="0"/>
      <w:marRight w:val="0"/>
      <w:marTop w:val="0"/>
      <w:marBottom w:val="0"/>
      <w:divBdr>
        <w:top w:val="none" w:sz="0" w:space="0" w:color="auto"/>
        <w:left w:val="none" w:sz="0" w:space="0" w:color="auto"/>
        <w:bottom w:val="none" w:sz="0" w:space="0" w:color="auto"/>
        <w:right w:val="none" w:sz="0" w:space="0" w:color="auto"/>
      </w:divBdr>
      <w:divsChild>
        <w:div w:id="1122843009">
          <w:marLeft w:val="547"/>
          <w:marRight w:val="0"/>
          <w:marTop w:val="200"/>
          <w:marBottom w:val="0"/>
          <w:divBdr>
            <w:top w:val="none" w:sz="0" w:space="0" w:color="auto"/>
            <w:left w:val="none" w:sz="0" w:space="0" w:color="auto"/>
            <w:bottom w:val="none" w:sz="0" w:space="0" w:color="auto"/>
            <w:right w:val="none" w:sz="0" w:space="0" w:color="auto"/>
          </w:divBdr>
        </w:div>
      </w:divsChild>
    </w:div>
    <w:div w:id="809516335">
      <w:bodyDiv w:val="1"/>
      <w:marLeft w:val="0"/>
      <w:marRight w:val="0"/>
      <w:marTop w:val="0"/>
      <w:marBottom w:val="0"/>
      <w:divBdr>
        <w:top w:val="none" w:sz="0" w:space="0" w:color="auto"/>
        <w:left w:val="none" w:sz="0" w:space="0" w:color="auto"/>
        <w:bottom w:val="none" w:sz="0" w:space="0" w:color="auto"/>
        <w:right w:val="none" w:sz="0" w:space="0" w:color="auto"/>
      </w:divBdr>
    </w:div>
    <w:div w:id="837161783">
      <w:bodyDiv w:val="1"/>
      <w:marLeft w:val="0"/>
      <w:marRight w:val="0"/>
      <w:marTop w:val="0"/>
      <w:marBottom w:val="0"/>
      <w:divBdr>
        <w:top w:val="none" w:sz="0" w:space="0" w:color="auto"/>
        <w:left w:val="none" w:sz="0" w:space="0" w:color="auto"/>
        <w:bottom w:val="none" w:sz="0" w:space="0" w:color="auto"/>
        <w:right w:val="none" w:sz="0" w:space="0" w:color="auto"/>
      </w:divBdr>
    </w:div>
    <w:div w:id="846868931">
      <w:bodyDiv w:val="1"/>
      <w:marLeft w:val="0"/>
      <w:marRight w:val="0"/>
      <w:marTop w:val="0"/>
      <w:marBottom w:val="0"/>
      <w:divBdr>
        <w:top w:val="none" w:sz="0" w:space="0" w:color="auto"/>
        <w:left w:val="none" w:sz="0" w:space="0" w:color="auto"/>
        <w:bottom w:val="none" w:sz="0" w:space="0" w:color="auto"/>
        <w:right w:val="none" w:sz="0" w:space="0" w:color="auto"/>
      </w:divBdr>
    </w:div>
    <w:div w:id="854803194">
      <w:bodyDiv w:val="1"/>
      <w:marLeft w:val="0"/>
      <w:marRight w:val="0"/>
      <w:marTop w:val="0"/>
      <w:marBottom w:val="0"/>
      <w:divBdr>
        <w:top w:val="none" w:sz="0" w:space="0" w:color="auto"/>
        <w:left w:val="none" w:sz="0" w:space="0" w:color="auto"/>
        <w:bottom w:val="none" w:sz="0" w:space="0" w:color="auto"/>
        <w:right w:val="none" w:sz="0" w:space="0" w:color="auto"/>
      </w:divBdr>
    </w:div>
    <w:div w:id="858859003">
      <w:bodyDiv w:val="1"/>
      <w:marLeft w:val="0"/>
      <w:marRight w:val="0"/>
      <w:marTop w:val="0"/>
      <w:marBottom w:val="0"/>
      <w:divBdr>
        <w:top w:val="none" w:sz="0" w:space="0" w:color="auto"/>
        <w:left w:val="none" w:sz="0" w:space="0" w:color="auto"/>
        <w:bottom w:val="none" w:sz="0" w:space="0" w:color="auto"/>
        <w:right w:val="none" w:sz="0" w:space="0" w:color="auto"/>
      </w:divBdr>
    </w:div>
    <w:div w:id="859587971">
      <w:bodyDiv w:val="1"/>
      <w:marLeft w:val="0"/>
      <w:marRight w:val="0"/>
      <w:marTop w:val="0"/>
      <w:marBottom w:val="0"/>
      <w:divBdr>
        <w:top w:val="none" w:sz="0" w:space="0" w:color="auto"/>
        <w:left w:val="none" w:sz="0" w:space="0" w:color="auto"/>
        <w:bottom w:val="none" w:sz="0" w:space="0" w:color="auto"/>
        <w:right w:val="none" w:sz="0" w:space="0" w:color="auto"/>
      </w:divBdr>
    </w:div>
    <w:div w:id="875964644">
      <w:bodyDiv w:val="1"/>
      <w:marLeft w:val="0"/>
      <w:marRight w:val="0"/>
      <w:marTop w:val="0"/>
      <w:marBottom w:val="0"/>
      <w:divBdr>
        <w:top w:val="none" w:sz="0" w:space="0" w:color="auto"/>
        <w:left w:val="none" w:sz="0" w:space="0" w:color="auto"/>
        <w:bottom w:val="none" w:sz="0" w:space="0" w:color="auto"/>
        <w:right w:val="none" w:sz="0" w:space="0" w:color="auto"/>
      </w:divBdr>
      <w:divsChild>
        <w:div w:id="2034307261">
          <w:marLeft w:val="0"/>
          <w:marRight w:val="0"/>
          <w:marTop w:val="0"/>
          <w:marBottom w:val="0"/>
          <w:divBdr>
            <w:top w:val="none" w:sz="0" w:space="0" w:color="auto"/>
            <w:left w:val="none" w:sz="0" w:space="0" w:color="auto"/>
            <w:bottom w:val="none" w:sz="0" w:space="0" w:color="auto"/>
            <w:right w:val="none" w:sz="0" w:space="0" w:color="auto"/>
          </w:divBdr>
          <w:divsChild>
            <w:div w:id="181406710">
              <w:marLeft w:val="0"/>
              <w:marRight w:val="0"/>
              <w:marTop w:val="0"/>
              <w:marBottom w:val="0"/>
              <w:divBdr>
                <w:top w:val="none" w:sz="0" w:space="0" w:color="auto"/>
                <w:left w:val="none" w:sz="0" w:space="0" w:color="auto"/>
                <w:bottom w:val="none" w:sz="0" w:space="0" w:color="auto"/>
                <w:right w:val="none" w:sz="0" w:space="0" w:color="auto"/>
              </w:divBdr>
            </w:div>
            <w:div w:id="263732509">
              <w:marLeft w:val="0"/>
              <w:marRight w:val="0"/>
              <w:marTop w:val="0"/>
              <w:marBottom w:val="0"/>
              <w:divBdr>
                <w:top w:val="none" w:sz="0" w:space="0" w:color="auto"/>
                <w:left w:val="none" w:sz="0" w:space="0" w:color="auto"/>
                <w:bottom w:val="none" w:sz="0" w:space="0" w:color="auto"/>
                <w:right w:val="none" w:sz="0" w:space="0" w:color="auto"/>
              </w:divBdr>
            </w:div>
            <w:div w:id="523985523">
              <w:marLeft w:val="0"/>
              <w:marRight w:val="0"/>
              <w:marTop w:val="0"/>
              <w:marBottom w:val="0"/>
              <w:divBdr>
                <w:top w:val="none" w:sz="0" w:space="0" w:color="auto"/>
                <w:left w:val="none" w:sz="0" w:space="0" w:color="auto"/>
                <w:bottom w:val="none" w:sz="0" w:space="0" w:color="auto"/>
                <w:right w:val="none" w:sz="0" w:space="0" w:color="auto"/>
              </w:divBdr>
            </w:div>
            <w:div w:id="606084732">
              <w:marLeft w:val="0"/>
              <w:marRight w:val="0"/>
              <w:marTop w:val="0"/>
              <w:marBottom w:val="0"/>
              <w:divBdr>
                <w:top w:val="none" w:sz="0" w:space="0" w:color="auto"/>
                <w:left w:val="none" w:sz="0" w:space="0" w:color="auto"/>
                <w:bottom w:val="none" w:sz="0" w:space="0" w:color="auto"/>
                <w:right w:val="none" w:sz="0" w:space="0" w:color="auto"/>
              </w:divBdr>
            </w:div>
            <w:div w:id="820658713">
              <w:marLeft w:val="0"/>
              <w:marRight w:val="0"/>
              <w:marTop w:val="0"/>
              <w:marBottom w:val="0"/>
              <w:divBdr>
                <w:top w:val="none" w:sz="0" w:space="0" w:color="auto"/>
                <w:left w:val="none" w:sz="0" w:space="0" w:color="auto"/>
                <w:bottom w:val="none" w:sz="0" w:space="0" w:color="auto"/>
                <w:right w:val="none" w:sz="0" w:space="0" w:color="auto"/>
              </w:divBdr>
            </w:div>
            <w:div w:id="1079058842">
              <w:marLeft w:val="0"/>
              <w:marRight w:val="0"/>
              <w:marTop w:val="0"/>
              <w:marBottom w:val="0"/>
              <w:divBdr>
                <w:top w:val="none" w:sz="0" w:space="0" w:color="auto"/>
                <w:left w:val="none" w:sz="0" w:space="0" w:color="auto"/>
                <w:bottom w:val="none" w:sz="0" w:space="0" w:color="auto"/>
                <w:right w:val="none" w:sz="0" w:space="0" w:color="auto"/>
              </w:divBdr>
            </w:div>
            <w:div w:id="1250118664">
              <w:marLeft w:val="0"/>
              <w:marRight w:val="0"/>
              <w:marTop w:val="0"/>
              <w:marBottom w:val="0"/>
              <w:divBdr>
                <w:top w:val="none" w:sz="0" w:space="0" w:color="auto"/>
                <w:left w:val="none" w:sz="0" w:space="0" w:color="auto"/>
                <w:bottom w:val="none" w:sz="0" w:space="0" w:color="auto"/>
                <w:right w:val="none" w:sz="0" w:space="0" w:color="auto"/>
              </w:divBdr>
            </w:div>
            <w:div w:id="1571304759">
              <w:marLeft w:val="0"/>
              <w:marRight w:val="0"/>
              <w:marTop w:val="0"/>
              <w:marBottom w:val="0"/>
              <w:divBdr>
                <w:top w:val="none" w:sz="0" w:space="0" w:color="auto"/>
                <w:left w:val="none" w:sz="0" w:space="0" w:color="auto"/>
                <w:bottom w:val="none" w:sz="0" w:space="0" w:color="auto"/>
                <w:right w:val="none" w:sz="0" w:space="0" w:color="auto"/>
              </w:divBdr>
            </w:div>
            <w:div w:id="1710453708">
              <w:marLeft w:val="0"/>
              <w:marRight w:val="0"/>
              <w:marTop w:val="0"/>
              <w:marBottom w:val="0"/>
              <w:divBdr>
                <w:top w:val="none" w:sz="0" w:space="0" w:color="auto"/>
                <w:left w:val="none" w:sz="0" w:space="0" w:color="auto"/>
                <w:bottom w:val="none" w:sz="0" w:space="0" w:color="auto"/>
                <w:right w:val="none" w:sz="0" w:space="0" w:color="auto"/>
              </w:divBdr>
            </w:div>
            <w:div w:id="199911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072193">
      <w:bodyDiv w:val="1"/>
      <w:marLeft w:val="0"/>
      <w:marRight w:val="0"/>
      <w:marTop w:val="0"/>
      <w:marBottom w:val="0"/>
      <w:divBdr>
        <w:top w:val="none" w:sz="0" w:space="0" w:color="auto"/>
        <w:left w:val="none" w:sz="0" w:space="0" w:color="auto"/>
        <w:bottom w:val="none" w:sz="0" w:space="0" w:color="auto"/>
        <w:right w:val="none" w:sz="0" w:space="0" w:color="auto"/>
      </w:divBdr>
    </w:div>
    <w:div w:id="988244188">
      <w:bodyDiv w:val="1"/>
      <w:marLeft w:val="0"/>
      <w:marRight w:val="0"/>
      <w:marTop w:val="0"/>
      <w:marBottom w:val="0"/>
      <w:divBdr>
        <w:top w:val="none" w:sz="0" w:space="0" w:color="auto"/>
        <w:left w:val="none" w:sz="0" w:space="0" w:color="auto"/>
        <w:bottom w:val="none" w:sz="0" w:space="0" w:color="auto"/>
        <w:right w:val="none" w:sz="0" w:space="0" w:color="auto"/>
      </w:divBdr>
    </w:div>
    <w:div w:id="1000541136">
      <w:bodyDiv w:val="1"/>
      <w:marLeft w:val="0"/>
      <w:marRight w:val="0"/>
      <w:marTop w:val="0"/>
      <w:marBottom w:val="0"/>
      <w:divBdr>
        <w:top w:val="none" w:sz="0" w:space="0" w:color="auto"/>
        <w:left w:val="none" w:sz="0" w:space="0" w:color="auto"/>
        <w:bottom w:val="none" w:sz="0" w:space="0" w:color="auto"/>
        <w:right w:val="none" w:sz="0" w:space="0" w:color="auto"/>
      </w:divBdr>
    </w:div>
    <w:div w:id="1001354570">
      <w:bodyDiv w:val="1"/>
      <w:marLeft w:val="0"/>
      <w:marRight w:val="0"/>
      <w:marTop w:val="0"/>
      <w:marBottom w:val="0"/>
      <w:divBdr>
        <w:top w:val="none" w:sz="0" w:space="0" w:color="auto"/>
        <w:left w:val="none" w:sz="0" w:space="0" w:color="auto"/>
        <w:bottom w:val="none" w:sz="0" w:space="0" w:color="auto"/>
        <w:right w:val="none" w:sz="0" w:space="0" w:color="auto"/>
      </w:divBdr>
    </w:div>
    <w:div w:id="1056510061">
      <w:bodyDiv w:val="1"/>
      <w:marLeft w:val="0"/>
      <w:marRight w:val="0"/>
      <w:marTop w:val="0"/>
      <w:marBottom w:val="0"/>
      <w:divBdr>
        <w:top w:val="none" w:sz="0" w:space="0" w:color="auto"/>
        <w:left w:val="none" w:sz="0" w:space="0" w:color="auto"/>
        <w:bottom w:val="none" w:sz="0" w:space="0" w:color="auto"/>
        <w:right w:val="none" w:sz="0" w:space="0" w:color="auto"/>
      </w:divBdr>
    </w:div>
    <w:div w:id="1075590071">
      <w:bodyDiv w:val="1"/>
      <w:marLeft w:val="0"/>
      <w:marRight w:val="0"/>
      <w:marTop w:val="0"/>
      <w:marBottom w:val="0"/>
      <w:divBdr>
        <w:top w:val="none" w:sz="0" w:space="0" w:color="auto"/>
        <w:left w:val="none" w:sz="0" w:space="0" w:color="auto"/>
        <w:bottom w:val="none" w:sz="0" w:space="0" w:color="auto"/>
        <w:right w:val="none" w:sz="0" w:space="0" w:color="auto"/>
      </w:divBdr>
    </w:div>
    <w:div w:id="1089615118">
      <w:bodyDiv w:val="1"/>
      <w:marLeft w:val="0"/>
      <w:marRight w:val="0"/>
      <w:marTop w:val="0"/>
      <w:marBottom w:val="0"/>
      <w:divBdr>
        <w:top w:val="none" w:sz="0" w:space="0" w:color="auto"/>
        <w:left w:val="none" w:sz="0" w:space="0" w:color="auto"/>
        <w:bottom w:val="none" w:sz="0" w:space="0" w:color="auto"/>
        <w:right w:val="none" w:sz="0" w:space="0" w:color="auto"/>
      </w:divBdr>
    </w:div>
    <w:div w:id="1102147782">
      <w:bodyDiv w:val="1"/>
      <w:marLeft w:val="0"/>
      <w:marRight w:val="0"/>
      <w:marTop w:val="0"/>
      <w:marBottom w:val="0"/>
      <w:divBdr>
        <w:top w:val="none" w:sz="0" w:space="0" w:color="auto"/>
        <w:left w:val="none" w:sz="0" w:space="0" w:color="auto"/>
        <w:bottom w:val="none" w:sz="0" w:space="0" w:color="auto"/>
        <w:right w:val="none" w:sz="0" w:space="0" w:color="auto"/>
      </w:divBdr>
    </w:div>
    <w:div w:id="1129008337">
      <w:bodyDiv w:val="1"/>
      <w:marLeft w:val="0"/>
      <w:marRight w:val="0"/>
      <w:marTop w:val="0"/>
      <w:marBottom w:val="0"/>
      <w:divBdr>
        <w:top w:val="none" w:sz="0" w:space="0" w:color="auto"/>
        <w:left w:val="none" w:sz="0" w:space="0" w:color="auto"/>
        <w:bottom w:val="none" w:sz="0" w:space="0" w:color="auto"/>
        <w:right w:val="none" w:sz="0" w:space="0" w:color="auto"/>
      </w:divBdr>
    </w:div>
    <w:div w:id="1142505486">
      <w:bodyDiv w:val="1"/>
      <w:marLeft w:val="0"/>
      <w:marRight w:val="0"/>
      <w:marTop w:val="0"/>
      <w:marBottom w:val="0"/>
      <w:divBdr>
        <w:top w:val="none" w:sz="0" w:space="0" w:color="auto"/>
        <w:left w:val="none" w:sz="0" w:space="0" w:color="auto"/>
        <w:bottom w:val="none" w:sz="0" w:space="0" w:color="auto"/>
        <w:right w:val="none" w:sz="0" w:space="0" w:color="auto"/>
      </w:divBdr>
    </w:div>
    <w:div w:id="1152067044">
      <w:bodyDiv w:val="1"/>
      <w:marLeft w:val="0"/>
      <w:marRight w:val="0"/>
      <w:marTop w:val="0"/>
      <w:marBottom w:val="0"/>
      <w:divBdr>
        <w:top w:val="none" w:sz="0" w:space="0" w:color="auto"/>
        <w:left w:val="none" w:sz="0" w:space="0" w:color="auto"/>
        <w:bottom w:val="none" w:sz="0" w:space="0" w:color="auto"/>
        <w:right w:val="none" w:sz="0" w:space="0" w:color="auto"/>
      </w:divBdr>
    </w:div>
    <w:div w:id="1162740454">
      <w:bodyDiv w:val="1"/>
      <w:marLeft w:val="0"/>
      <w:marRight w:val="0"/>
      <w:marTop w:val="0"/>
      <w:marBottom w:val="0"/>
      <w:divBdr>
        <w:top w:val="none" w:sz="0" w:space="0" w:color="auto"/>
        <w:left w:val="none" w:sz="0" w:space="0" w:color="auto"/>
        <w:bottom w:val="none" w:sz="0" w:space="0" w:color="auto"/>
        <w:right w:val="none" w:sz="0" w:space="0" w:color="auto"/>
      </w:divBdr>
    </w:div>
    <w:div w:id="1164517968">
      <w:bodyDiv w:val="1"/>
      <w:marLeft w:val="0"/>
      <w:marRight w:val="0"/>
      <w:marTop w:val="0"/>
      <w:marBottom w:val="0"/>
      <w:divBdr>
        <w:top w:val="none" w:sz="0" w:space="0" w:color="auto"/>
        <w:left w:val="none" w:sz="0" w:space="0" w:color="auto"/>
        <w:bottom w:val="none" w:sz="0" w:space="0" w:color="auto"/>
        <w:right w:val="none" w:sz="0" w:space="0" w:color="auto"/>
      </w:divBdr>
    </w:div>
    <w:div w:id="1166166171">
      <w:bodyDiv w:val="1"/>
      <w:marLeft w:val="0"/>
      <w:marRight w:val="0"/>
      <w:marTop w:val="0"/>
      <w:marBottom w:val="0"/>
      <w:divBdr>
        <w:top w:val="none" w:sz="0" w:space="0" w:color="auto"/>
        <w:left w:val="none" w:sz="0" w:space="0" w:color="auto"/>
        <w:bottom w:val="none" w:sz="0" w:space="0" w:color="auto"/>
        <w:right w:val="none" w:sz="0" w:space="0" w:color="auto"/>
      </w:divBdr>
    </w:div>
    <w:div w:id="1181043408">
      <w:bodyDiv w:val="1"/>
      <w:marLeft w:val="0"/>
      <w:marRight w:val="0"/>
      <w:marTop w:val="0"/>
      <w:marBottom w:val="0"/>
      <w:divBdr>
        <w:top w:val="none" w:sz="0" w:space="0" w:color="auto"/>
        <w:left w:val="none" w:sz="0" w:space="0" w:color="auto"/>
        <w:bottom w:val="none" w:sz="0" w:space="0" w:color="auto"/>
        <w:right w:val="none" w:sz="0" w:space="0" w:color="auto"/>
      </w:divBdr>
    </w:div>
    <w:div w:id="1183516438">
      <w:bodyDiv w:val="1"/>
      <w:marLeft w:val="0"/>
      <w:marRight w:val="0"/>
      <w:marTop w:val="0"/>
      <w:marBottom w:val="0"/>
      <w:divBdr>
        <w:top w:val="none" w:sz="0" w:space="0" w:color="auto"/>
        <w:left w:val="none" w:sz="0" w:space="0" w:color="auto"/>
        <w:bottom w:val="none" w:sz="0" w:space="0" w:color="auto"/>
        <w:right w:val="none" w:sz="0" w:space="0" w:color="auto"/>
      </w:divBdr>
      <w:divsChild>
        <w:div w:id="1592616952">
          <w:marLeft w:val="0"/>
          <w:marRight w:val="0"/>
          <w:marTop w:val="0"/>
          <w:marBottom w:val="0"/>
          <w:divBdr>
            <w:top w:val="none" w:sz="0" w:space="0" w:color="auto"/>
            <w:left w:val="none" w:sz="0" w:space="0" w:color="auto"/>
            <w:bottom w:val="none" w:sz="0" w:space="0" w:color="auto"/>
            <w:right w:val="none" w:sz="0" w:space="0" w:color="auto"/>
          </w:divBdr>
          <w:divsChild>
            <w:div w:id="330837735">
              <w:marLeft w:val="0"/>
              <w:marRight w:val="0"/>
              <w:marTop w:val="0"/>
              <w:marBottom w:val="0"/>
              <w:divBdr>
                <w:top w:val="none" w:sz="0" w:space="0" w:color="auto"/>
                <w:left w:val="none" w:sz="0" w:space="0" w:color="auto"/>
                <w:bottom w:val="none" w:sz="0" w:space="0" w:color="auto"/>
                <w:right w:val="none" w:sz="0" w:space="0" w:color="auto"/>
              </w:divBdr>
            </w:div>
            <w:div w:id="660161177">
              <w:marLeft w:val="0"/>
              <w:marRight w:val="0"/>
              <w:marTop w:val="0"/>
              <w:marBottom w:val="0"/>
              <w:divBdr>
                <w:top w:val="none" w:sz="0" w:space="0" w:color="auto"/>
                <w:left w:val="none" w:sz="0" w:space="0" w:color="auto"/>
                <w:bottom w:val="none" w:sz="0" w:space="0" w:color="auto"/>
                <w:right w:val="none" w:sz="0" w:space="0" w:color="auto"/>
              </w:divBdr>
            </w:div>
            <w:div w:id="968826434">
              <w:marLeft w:val="0"/>
              <w:marRight w:val="0"/>
              <w:marTop w:val="0"/>
              <w:marBottom w:val="0"/>
              <w:divBdr>
                <w:top w:val="none" w:sz="0" w:space="0" w:color="auto"/>
                <w:left w:val="none" w:sz="0" w:space="0" w:color="auto"/>
                <w:bottom w:val="none" w:sz="0" w:space="0" w:color="auto"/>
                <w:right w:val="none" w:sz="0" w:space="0" w:color="auto"/>
              </w:divBdr>
            </w:div>
            <w:div w:id="1492719684">
              <w:marLeft w:val="0"/>
              <w:marRight w:val="0"/>
              <w:marTop w:val="0"/>
              <w:marBottom w:val="0"/>
              <w:divBdr>
                <w:top w:val="none" w:sz="0" w:space="0" w:color="auto"/>
                <w:left w:val="none" w:sz="0" w:space="0" w:color="auto"/>
                <w:bottom w:val="none" w:sz="0" w:space="0" w:color="auto"/>
                <w:right w:val="none" w:sz="0" w:space="0" w:color="auto"/>
              </w:divBdr>
            </w:div>
            <w:div w:id="1750808597">
              <w:marLeft w:val="0"/>
              <w:marRight w:val="0"/>
              <w:marTop w:val="0"/>
              <w:marBottom w:val="0"/>
              <w:divBdr>
                <w:top w:val="none" w:sz="0" w:space="0" w:color="auto"/>
                <w:left w:val="none" w:sz="0" w:space="0" w:color="auto"/>
                <w:bottom w:val="none" w:sz="0" w:space="0" w:color="auto"/>
                <w:right w:val="none" w:sz="0" w:space="0" w:color="auto"/>
              </w:divBdr>
            </w:div>
            <w:div w:id="1987470734">
              <w:marLeft w:val="0"/>
              <w:marRight w:val="0"/>
              <w:marTop w:val="0"/>
              <w:marBottom w:val="0"/>
              <w:divBdr>
                <w:top w:val="none" w:sz="0" w:space="0" w:color="auto"/>
                <w:left w:val="none" w:sz="0" w:space="0" w:color="auto"/>
                <w:bottom w:val="none" w:sz="0" w:space="0" w:color="auto"/>
                <w:right w:val="none" w:sz="0" w:space="0" w:color="auto"/>
              </w:divBdr>
            </w:div>
            <w:div w:id="204435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490249">
      <w:bodyDiv w:val="1"/>
      <w:marLeft w:val="0"/>
      <w:marRight w:val="0"/>
      <w:marTop w:val="0"/>
      <w:marBottom w:val="0"/>
      <w:divBdr>
        <w:top w:val="none" w:sz="0" w:space="0" w:color="auto"/>
        <w:left w:val="none" w:sz="0" w:space="0" w:color="auto"/>
        <w:bottom w:val="none" w:sz="0" w:space="0" w:color="auto"/>
        <w:right w:val="none" w:sz="0" w:space="0" w:color="auto"/>
      </w:divBdr>
    </w:div>
    <w:div w:id="1254166420">
      <w:bodyDiv w:val="1"/>
      <w:marLeft w:val="0"/>
      <w:marRight w:val="0"/>
      <w:marTop w:val="0"/>
      <w:marBottom w:val="0"/>
      <w:divBdr>
        <w:top w:val="none" w:sz="0" w:space="0" w:color="auto"/>
        <w:left w:val="none" w:sz="0" w:space="0" w:color="auto"/>
        <w:bottom w:val="none" w:sz="0" w:space="0" w:color="auto"/>
        <w:right w:val="none" w:sz="0" w:space="0" w:color="auto"/>
      </w:divBdr>
    </w:div>
    <w:div w:id="1284732266">
      <w:bodyDiv w:val="1"/>
      <w:marLeft w:val="0"/>
      <w:marRight w:val="0"/>
      <w:marTop w:val="0"/>
      <w:marBottom w:val="0"/>
      <w:divBdr>
        <w:top w:val="none" w:sz="0" w:space="0" w:color="auto"/>
        <w:left w:val="none" w:sz="0" w:space="0" w:color="auto"/>
        <w:bottom w:val="none" w:sz="0" w:space="0" w:color="auto"/>
        <w:right w:val="none" w:sz="0" w:space="0" w:color="auto"/>
      </w:divBdr>
    </w:div>
    <w:div w:id="1298029065">
      <w:bodyDiv w:val="1"/>
      <w:marLeft w:val="0"/>
      <w:marRight w:val="0"/>
      <w:marTop w:val="0"/>
      <w:marBottom w:val="0"/>
      <w:divBdr>
        <w:top w:val="none" w:sz="0" w:space="0" w:color="auto"/>
        <w:left w:val="none" w:sz="0" w:space="0" w:color="auto"/>
        <w:bottom w:val="none" w:sz="0" w:space="0" w:color="auto"/>
        <w:right w:val="none" w:sz="0" w:space="0" w:color="auto"/>
      </w:divBdr>
    </w:div>
    <w:div w:id="1313757010">
      <w:bodyDiv w:val="1"/>
      <w:marLeft w:val="0"/>
      <w:marRight w:val="0"/>
      <w:marTop w:val="0"/>
      <w:marBottom w:val="0"/>
      <w:divBdr>
        <w:top w:val="none" w:sz="0" w:space="0" w:color="auto"/>
        <w:left w:val="none" w:sz="0" w:space="0" w:color="auto"/>
        <w:bottom w:val="none" w:sz="0" w:space="0" w:color="auto"/>
        <w:right w:val="none" w:sz="0" w:space="0" w:color="auto"/>
      </w:divBdr>
    </w:div>
    <w:div w:id="1315179064">
      <w:bodyDiv w:val="1"/>
      <w:marLeft w:val="0"/>
      <w:marRight w:val="0"/>
      <w:marTop w:val="0"/>
      <w:marBottom w:val="0"/>
      <w:divBdr>
        <w:top w:val="none" w:sz="0" w:space="0" w:color="auto"/>
        <w:left w:val="none" w:sz="0" w:space="0" w:color="auto"/>
        <w:bottom w:val="none" w:sz="0" w:space="0" w:color="auto"/>
        <w:right w:val="none" w:sz="0" w:space="0" w:color="auto"/>
      </w:divBdr>
    </w:div>
    <w:div w:id="1330787763">
      <w:bodyDiv w:val="1"/>
      <w:marLeft w:val="0"/>
      <w:marRight w:val="0"/>
      <w:marTop w:val="0"/>
      <w:marBottom w:val="0"/>
      <w:divBdr>
        <w:top w:val="none" w:sz="0" w:space="0" w:color="auto"/>
        <w:left w:val="none" w:sz="0" w:space="0" w:color="auto"/>
        <w:bottom w:val="none" w:sz="0" w:space="0" w:color="auto"/>
        <w:right w:val="none" w:sz="0" w:space="0" w:color="auto"/>
      </w:divBdr>
    </w:div>
    <w:div w:id="1414738058">
      <w:bodyDiv w:val="1"/>
      <w:marLeft w:val="0"/>
      <w:marRight w:val="0"/>
      <w:marTop w:val="0"/>
      <w:marBottom w:val="0"/>
      <w:divBdr>
        <w:top w:val="none" w:sz="0" w:space="0" w:color="auto"/>
        <w:left w:val="none" w:sz="0" w:space="0" w:color="auto"/>
        <w:bottom w:val="none" w:sz="0" w:space="0" w:color="auto"/>
        <w:right w:val="none" w:sz="0" w:space="0" w:color="auto"/>
      </w:divBdr>
    </w:div>
    <w:div w:id="1420759058">
      <w:bodyDiv w:val="1"/>
      <w:marLeft w:val="0"/>
      <w:marRight w:val="0"/>
      <w:marTop w:val="0"/>
      <w:marBottom w:val="0"/>
      <w:divBdr>
        <w:top w:val="none" w:sz="0" w:space="0" w:color="auto"/>
        <w:left w:val="none" w:sz="0" w:space="0" w:color="auto"/>
        <w:bottom w:val="none" w:sz="0" w:space="0" w:color="auto"/>
        <w:right w:val="none" w:sz="0" w:space="0" w:color="auto"/>
      </w:divBdr>
    </w:div>
    <w:div w:id="1471745677">
      <w:bodyDiv w:val="1"/>
      <w:marLeft w:val="0"/>
      <w:marRight w:val="0"/>
      <w:marTop w:val="0"/>
      <w:marBottom w:val="0"/>
      <w:divBdr>
        <w:top w:val="none" w:sz="0" w:space="0" w:color="auto"/>
        <w:left w:val="none" w:sz="0" w:space="0" w:color="auto"/>
        <w:bottom w:val="none" w:sz="0" w:space="0" w:color="auto"/>
        <w:right w:val="none" w:sz="0" w:space="0" w:color="auto"/>
      </w:divBdr>
    </w:div>
    <w:div w:id="1483499192">
      <w:bodyDiv w:val="1"/>
      <w:marLeft w:val="0"/>
      <w:marRight w:val="0"/>
      <w:marTop w:val="0"/>
      <w:marBottom w:val="0"/>
      <w:divBdr>
        <w:top w:val="none" w:sz="0" w:space="0" w:color="auto"/>
        <w:left w:val="none" w:sz="0" w:space="0" w:color="auto"/>
        <w:bottom w:val="none" w:sz="0" w:space="0" w:color="auto"/>
        <w:right w:val="none" w:sz="0" w:space="0" w:color="auto"/>
      </w:divBdr>
    </w:div>
    <w:div w:id="1496648274">
      <w:bodyDiv w:val="1"/>
      <w:marLeft w:val="0"/>
      <w:marRight w:val="0"/>
      <w:marTop w:val="0"/>
      <w:marBottom w:val="0"/>
      <w:divBdr>
        <w:top w:val="none" w:sz="0" w:space="0" w:color="auto"/>
        <w:left w:val="none" w:sz="0" w:space="0" w:color="auto"/>
        <w:bottom w:val="none" w:sz="0" w:space="0" w:color="auto"/>
        <w:right w:val="none" w:sz="0" w:space="0" w:color="auto"/>
      </w:divBdr>
    </w:div>
    <w:div w:id="1500198026">
      <w:bodyDiv w:val="1"/>
      <w:marLeft w:val="0"/>
      <w:marRight w:val="0"/>
      <w:marTop w:val="0"/>
      <w:marBottom w:val="0"/>
      <w:divBdr>
        <w:top w:val="none" w:sz="0" w:space="0" w:color="auto"/>
        <w:left w:val="none" w:sz="0" w:space="0" w:color="auto"/>
        <w:bottom w:val="none" w:sz="0" w:space="0" w:color="auto"/>
        <w:right w:val="none" w:sz="0" w:space="0" w:color="auto"/>
      </w:divBdr>
    </w:div>
    <w:div w:id="1519277112">
      <w:bodyDiv w:val="1"/>
      <w:marLeft w:val="0"/>
      <w:marRight w:val="0"/>
      <w:marTop w:val="0"/>
      <w:marBottom w:val="0"/>
      <w:divBdr>
        <w:top w:val="none" w:sz="0" w:space="0" w:color="auto"/>
        <w:left w:val="none" w:sz="0" w:space="0" w:color="auto"/>
        <w:bottom w:val="none" w:sz="0" w:space="0" w:color="auto"/>
        <w:right w:val="none" w:sz="0" w:space="0" w:color="auto"/>
      </w:divBdr>
    </w:div>
    <w:div w:id="1521506381">
      <w:bodyDiv w:val="1"/>
      <w:marLeft w:val="0"/>
      <w:marRight w:val="0"/>
      <w:marTop w:val="0"/>
      <w:marBottom w:val="0"/>
      <w:divBdr>
        <w:top w:val="none" w:sz="0" w:space="0" w:color="auto"/>
        <w:left w:val="none" w:sz="0" w:space="0" w:color="auto"/>
        <w:bottom w:val="none" w:sz="0" w:space="0" w:color="auto"/>
        <w:right w:val="none" w:sz="0" w:space="0" w:color="auto"/>
      </w:divBdr>
    </w:div>
    <w:div w:id="1540241118">
      <w:bodyDiv w:val="1"/>
      <w:marLeft w:val="0"/>
      <w:marRight w:val="0"/>
      <w:marTop w:val="0"/>
      <w:marBottom w:val="0"/>
      <w:divBdr>
        <w:top w:val="none" w:sz="0" w:space="0" w:color="auto"/>
        <w:left w:val="none" w:sz="0" w:space="0" w:color="auto"/>
        <w:bottom w:val="none" w:sz="0" w:space="0" w:color="auto"/>
        <w:right w:val="none" w:sz="0" w:space="0" w:color="auto"/>
      </w:divBdr>
    </w:div>
    <w:div w:id="1548836962">
      <w:bodyDiv w:val="1"/>
      <w:marLeft w:val="0"/>
      <w:marRight w:val="0"/>
      <w:marTop w:val="0"/>
      <w:marBottom w:val="0"/>
      <w:divBdr>
        <w:top w:val="none" w:sz="0" w:space="0" w:color="auto"/>
        <w:left w:val="none" w:sz="0" w:space="0" w:color="auto"/>
        <w:bottom w:val="none" w:sz="0" w:space="0" w:color="auto"/>
        <w:right w:val="none" w:sz="0" w:space="0" w:color="auto"/>
      </w:divBdr>
    </w:div>
    <w:div w:id="1556618649">
      <w:bodyDiv w:val="1"/>
      <w:marLeft w:val="0"/>
      <w:marRight w:val="0"/>
      <w:marTop w:val="0"/>
      <w:marBottom w:val="0"/>
      <w:divBdr>
        <w:top w:val="none" w:sz="0" w:space="0" w:color="auto"/>
        <w:left w:val="none" w:sz="0" w:space="0" w:color="auto"/>
        <w:bottom w:val="none" w:sz="0" w:space="0" w:color="auto"/>
        <w:right w:val="none" w:sz="0" w:space="0" w:color="auto"/>
      </w:divBdr>
    </w:div>
    <w:div w:id="1606231038">
      <w:bodyDiv w:val="1"/>
      <w:marLeft w:val="0"/>
      <w:marRight w:val="0"/>
      <w:marTop w:val="0"/>
      <w:marBottom w:val="0"/>
      <w:divBdr>
        <w:top w:val="none" w:sz="0" w:space="0" w:color="auto"/>
        <w:left w:val="none" w:sz="0" w:space="0" w:color="auto"/>
        <w:bottom w:val="none" w:sz="0" w:space="0" w:color="auto"/>
        <w:right w:val="none" w:sz="0" w:space="0" w:color="auto"/>
      </w:divBdr>
    </w:div>
    <w:div w:id="1623069011">
      <w:bodyDiv w:val="1"/>
      <w:marLeft w:val="0"/>
      <w:marRight w:val="0"/>
      <w:marTop w:val="0"/>
      <w:marBottom w:val="0"/>
      <w:divBdr>
        <w:top w:val="none" w:sz="0" w:space="0" w:color="auto"/>
        <w:left w:val="none" w:sz="0" w:space="0" w:color="auto"/>
        <w:bottom w:val="none" w:sz="0" w:space="0" w:color="auto"/>
        <w:right w:val="none" w:sz="0" w:space="0" w:color="auto"/>
      </w:divBdr>
    </w:div>
    <w:div w:id="1640187998">
      <w:bodyDiv w:val="1"/>
      <w:marLeft w:val="0"/>
      <w:marRight w:val="0"/>
      <w:marTop w:val="0"/>
      <w:marBottom w:val="0"/>
      <w:divBdr>
        <w:top w:val="none" w:sz="0" w:space="0" w:color="auto"/>
        <w:left w:val="none" w:sz="0" w:space="0" w:color="auto"/>
        <w:bottom w:val="none" w:sz="0" w:space="0" w:color="auto"/>
        <w:right w:val="none" w:sz="0" w:space="0" w:color="auto"/>
      </w:divBdr>
    </w:div>
    <w:div w:id="1663196652">
      <w:bodyDiv w:val="1"/>
      <w:marLeft w:val="0"/>
      <w:marRight w:val="0"/>
      <w:marTop w:val="0"/>
      <w:marBottom w:val="0"/>
      <w:divBdr>
        <w:top w:val="none" w:sz="0" w:space="0" w:color="auto"/>
        <w:left w:val="none" w:sz="0" w:space="0" w:color="auto"/>
        <w:bottom w:val="none" w:sz="0" w:space="0" w:color="auto"/>
        <w:right w:val="none" w:sz="0" w:space="0" w:color="auto"/>
      </w:divBdr>
    </w:div>
    <w:div w:id="1670912438">
      <w:bodyDiv w:val="1"/>
      <w:marLeft w:val="0"/>
      <w:marRight w:val="0"/>
      <w:marTop w:val="0"/>
      <w:marBottom w:val="0"/>
      <w:divBdr>
        <w:top w:val="none" w:sz="0" w:space="0" w:color="auto"/>
        <w:left w:val="none" w:sz="0" w:space="0" w:color="auto"/>
        <w:bottom w:val="none" w:sz="0" w:space="0" w:color="auto"/>
        <w:right w:val="none" w:sz="0" w:space="0" w:color="auto"/>
      </w:divBdr>
    </w:div>
    <w:div w:id="1709796133">
      <w:bodyDiv w:val="1"/>
      <w:marLeft w:val="0"/>
      <w:marRight w:val="0"/>
      <w:marTop w:val="0"/>
      <w:marBottom w:val="0"/>
      <w:divBdr>
        <w:top w:val="none" w:sz="0" w:space="0" w:color="auto"/>
        <w:left w:val="none" w:sz="0" w:space="0" w:color="auto"/>
        <w:bottom w:val="none" w:sz="0" w:space="0" w:color="auto"/>
        <w:right w:val="none" w:sz="0" w:space="0" w:color="auto"/>
      </w:divBdr>
    </w:div>
    <w:div w:id="1734811110">
      <w:bodyDiv w:val="1"/>
      <w:marLeft w:val="0"/>
      <w:marRight w:val="0"/>
      <w:marTop w:val="0"/>
      <w:marBottom w:val="0"/>
      <w:divBdr>
        <w:top w:val="none" w:sz="0" w:space="0" w:color="auto"/>
        <w:left w:val="none" w:sz="0" w:space="0" w:color="auto"/>
        <w:bottom w:val="none" w:sz="0" w:space="0" w:color="auto"/>
        <w:right w:val="none" w:sz="0" w:space="0" w:color="auto"/>
      </w:divBdr>
    </w:div>
    <w:div w:id="1751148173">
      <w:bodyDiv w:val="1"/>
      <w:marLeft w:val="0"/>
      <w:marRight w:val="0"/>
      <w:marTop w:val="0"/>
      <w:marBottom w:val="0"/>
      <w:divBdr>
        <w:top w:val="none" w:sz="0" w:space="0" w:color="auto"/>
        <w:left w:val="none" w:sz="0" w:space="0" w:color="auto"/>
        <w:bottom w:val="none" w:sz="0" w:space="0" w:color="auto"/>
        <w:right w:val="none" w:sz="0" w:space="0" w:color="auto"/>
      </w:divBdr>
      <w:divsChild>
        <w:div w:id="322927132">
          <w:marLeft w:val="547"/>
          <w:marRight w:val="0"/>
          <w:marTop w:val="0"/>
          <w:marBottom w:val="0"/>
          <w:divBdr>
            <w:top w:val="none" w:sz="0" w:space="0" w:color="auto"/>
            <w:left w:val="none" w:sz="0" w:space="0" w:color="auto"/>
            <w:bottom w:val="none" w:sz="0" w:space="0" w:color="auto"/>
            <w:right w:val="none" w:sz="0" w:space="0" w:color="auto"/>
          </w:divBdr>
        </w:div>
        <w:div w:id="753667292">
          <w:marLeft w:val="1166"/>
          <w:marRight w:val="0"/>
          <w:marTop w:val="0"/>
          <w:marBottom w:val="0"/>
          <w:divBdr>
            <w:top w:val="none" w:sz="0" w:space="0" w:color="auto"/>
            <w:left w:val="none" w:sz="0" w:space="0" w:color="auto"/>
            <w:bottom w:val="none" w:sz="0" w:space="0" w:color="auto"/>
            <w:right w:val="none" w:sz="0" w:space="0" w:color="auto"/>
          </w:divBdr>
        </w:div>
        <w:div w:id="1025136677">
          <w:marLeft w:val="1166"/>
          <w:marRight w:val="0"/>
          <w:marTop w:val="0"/>
          <w:marBottom w:val="0"/>
          <w:divBdr>
            <w:top w:val="none" w:sz="0" w:space="0" w:color="auto"/>
            <w:left w:val="none" w:sz="0" w:space="0" w:color="auto"/>
            <w:bottom w:val="none" w:sz="0" w:space="0" w:color="auto"/>
            <w:right w:val="none" w:sz="0" w:space="0" w:color="auto"/>
          </w:divBdr>
        </w:div>
      </w:divsChild>
    </w:div>
    <w:div w:id="1781878003">
      <w:bodyDiv w:val="1"/>
      <w:marLeft w:val="0"/>
      <w:marRight w:val="0"/>
      <w:marTop w:val="0"/>
      <w:marBottom w:val="0"/>
      <w:divBdr>
        <w:top w:val="none" w:sz="0" w:space="0" w:color="auto"/>
        <w:left w:val="none" w:sz="0" w:space="0" w:color="auto"/>
        <w:bottom w:val="none" w:sz="0" w:space="0" w:color="auto"/>
        <w:right w:val="none" w:sz="0" w:space="0" w:color="auto"/>
      </w:divBdr>
    </w:div>
    <w:div w:id="1816096916">
      <w:bodyDiv w:val="1"/>
      <w:marLeft w:val="0"/>
      <w:marRight w:val="0"/>
      <w:marTop w:val="0"/>
      <w:marBottom w:val="0"/>
      <w:divBdr>
        <w:top w:val="none" w:sz="0" w:space="0" w:color="auto"/>
        <w:left w:val="none" w:sz="0" w:space="0" w:color="auto"/>
        <w:bottom w:val="none" w:sz="0" w:space="0" w:color="auto"/>
        <w:right w:val="none" w:sz="0" w:space="0" w:color="auto"/>
      </w:divBdr>
    </w:div>
    <w:div w:id="1824929814">
      <w:bodyDiv w:val="1"/>
      <w:marLeft w:val="0"/>
      <w:marRight w:val="0"/>
      <w:marTop w:val="0"/>
      <w:marBottom w:val="0"/>
      <w:divBdr>
        <w:top w:val="none" w:sz="0" w:space="0" w:color="auto"/>
        <w:left w:val="none" w:sz="0" w:space="0" w:color="auto"/>
        <w:bottom w:val="none" w:sz="0" w:space="0" w:color="auto"/>
        <w:right w:val="none" w:sz="0" w:space="0" w:color="auto"/>
      </w:divBdr>
    </w:div>
    <w:div w:id="1845625630">
      <w:bodyDiv w:val="1"/>
      <w:marLeft w:val="0"/>
      <w:marRight w:val="0"/>
      <w:marTop w:val="0"/>
      <w:marBottom w:val="0"/>
      <w:divBdr>
        <w:top w:val="none" w:sz="0" w:space="0" w:color="auto"/>
        <w:left w:val="none" w:sz="0" w:space="0" w:color="auto"/>
        <w:bottom w:val="none" w:sz="0" w:space="0" w:color="auto"/>
        <w:right w:val="none" w:sz="0" w:space="0" w:color="auto"/>
      </w:divBdr>
    </w:div>
    <w:div w:id="1846751430">
      <w:bodyDiv w:val="1"/>
      <w:marLeft w:val="0"/>
      <w:marRight w:val="0"/>
      <w:marTop w:val="0"/>
      <w:marBottom w:val="0"/>
      <w:divBdr>
        <w:top w:val="none" w:sz="0" w:space="0" w:color="auto"/>
        <w:left w:val="none" w:sz="0" w:space="0" w:color="auto"/>
        <w:bottom w:val="none" w:sz="0" w:space="0" w:color="auto"/>
        <w:right w:val="none" w:sz="0" w:space="0" w:color="auto"/>
      </w:divBdr>
    </w:div>
    <w:div w:id="1852908957">
      <w:bodyDiv w:val="1"/>
      <w:marLeft w:val="0"/>
      <w:marRight w:val="0"/>
      <w:marTop w:val="0"/>
      <w:marBottom w:val="0"/>
      <w:divBdr>
        <w:top w:val="none" w:sz="0" w:space="0" w:color="auto"/>
        <w:left w:val="none" w:sz="0" w:space="0" w:color="auto"/>
        <w:bottom w:val="none" w:sz="0" w:space="0" w:color="auto"/>
        <w:right w:val="none" w:sz="0" w:space="0" w:color="auto"/>
      </w:divBdr>
    </w:div>
    <w:div w:id="1875728145">
      <w:bodyDiv w:val="1"/>
      <w:marLeft w:val="0"/>
      <w:marRight w:val="0"/>
      <w:marTop w:val="0"/>
      <w:marBottom w:val="0"/>
      <w:divBdr>
        <w:top w:val="none" w:sz="0" w:space="0" w:color="auto"/>
        <w:left w:val="none" w:sz="0" w:space="0" w:color="auto"/>
        <w:bottom w:val="none" w:sz="0" w:space="0" w:color="auto"/>
        <w:right w:val="none" w:sz="0" w:space="0" w:color="auto"/>
      </w:divBdr>
    </w:div>
    <w:div w:id="1903175932">
      <w:bodyDiv w:val="1"/>
      <w:marLeft w:val="0"/>
      <w:marRight w:val="0"/>
      <w:marTop w:val="0"/>
      <w:marBottom w:val="0"/>
      <w:divBdr>
        <w:top w:val="none" w:sz="0" w:space="0" w:color="auto"/>
        <w:left w:val="none" w:sz="0" w:space="0" w:color="auto"/>
        <w:bottom w:val="none" w:sz="0" w:space="0" w:color="auto"/>
        <w:right w:val="none" w:sz="0" w:space="0" w:color="auto"/>
      </w:divBdr>
    </w:div>
    <w:div w:id="1918830898">
      <w:bodyDiv w:val="1"/>
      <w:marLeft w:val="0"/>
      <w:marRight w:val="0"/>
      <w:marTop w:val="0"/>
      <w:marBottom w:val="0"/>
      <w:divBdr>
        <w:top w:val="none" w:sz="0" w:space="0" w:color="auto"/>
        <w:left w:val="none" w:sz="0" w:space="0" w:color="auto"/>
        <w:bottom w:val="none" w:sz="0" w:space="0" w:color="auto"/>
        <w:right w:val="none" w:sz="0" w:space="0" w:color="auto"/>
      </w:divBdr>
    </w:div>
    <w:div w:id="1926454555">
      <w:bodyDiv w:val="1"/>
      <w:marLeft w:val="0"/>
      <w:marRight w:val="0"/>
      <w:marTop w:val="0"/>
      <w:marBottom w:val="0"/>
      <w:divBdr>
        <w:top w:val="none" w:sz="0" w:space="0" w:color="auto"/>
        <w:left w:val="none" w:sz="0" w:space="0" w:color="auto"/>
        <w:bottom w:val="none" w:sz="0" w:space="0" w:color="auto"/>
        <w:right w:val="none" w:sz="0" w:space="0" w:color="auto"/>
      </w:divBdr>
    </w:div>
    <w:div w:id="1926525089">
      <w:bodyDiv w:val="1"/>
      <w:marLeft w:val="0"/>
      <w:marRight w:val="0"/>
      <w:marTop w:val="0"/>
      <w:marBottom w:val="0"/>
      <w:divBdr>
        <w:top w:val="none" w:sz="0" w:space="0" w:color="auto"/>
        <w:left w:val="none" w:sz="0" w:space="0" w:color="auto"/>
        <w:bottom w:val="none" w:sz="0" w:space="0" w:color="auto"/>
        <w:right w:val="none" w:sz="0" w:space="0" w:color="auto"/>
      </w:divBdr>
    </w:div>
    <w:div w:id="1988166679">
      <w:bodyDiv w:val="1"/>
      <w:marLeft w:val="0"/>
      <w:marRight w:val="0"/>
      <w:marTop w:val="0"/>
      <w:marBottom w:val="0"/>
      <w:divBdr>
        <w:top w:val="none" w:sz="0" w:space="0" w:color="auto"/>
        <w:left w:val="none" w:sz="0" w:space="0" w:color="auto"/>
        <w:bottom w:val="none" w:sz="0" w:space="0" w:color="auto"/>
        <w:right w:val="none" w:sz="0" w:space="0" w:color="auto"/>
      </w:divBdr>
    </w:div>
    <w:div w:id="2002930963">
      <w:bodyDiv w:val="1"/>
      <w:marLeft w:val="0"/>
      <w:marRight w:val="0"/>
      <w:marTop w:val="0"/>
      <w:marBottom w:val="0"/>
      <w:divBdr>
        <w:top w:val="none" w:sz="0" w:space="0" w:color="auto"/>
        <w:left w:val="none" w:sz="0" w:space="0" w:color="auto"/>
        <w:bottom w:val="none" w:sz="0" w:space="0" w:color="auto"/>
        <w:right w:val="none" w:sz="0" w:space="0" w:color="auto"/>
      </w:divBdr>
    </w:div>
    <w:div w:id="2010256635">
      <w:bodyDiv w:val="1"/>
      <w:marLeft w:val="0"/>
      <w:marRight w:val="0"/>
      <w:marTop w:val="0"/>
      <w:marBottom w:val="0"/>
      <w:divBdr>
        <w:top w:val="none" w:sz="0" w:space="0" w:color="auto"/>
        <w:left w:val="none" w:sz="0" w:space="0" w:color="auto"/>
        <w:bottom w:val="none" w:sz="0" w:space="0" w:color="auto"/>
        <w:right w:val="none" w:sz="0" w:space="0" w:color="auto"/>
      </w:divBdr>
    </w:div>
    <w:div w:id="2063675682">
      <w:bodyDiv w:val="1"/>
      <w:marLeft w:val="0"/>
      <w:marRight w:val="0"/>
      <w:marTop w:val="0"/>
      <w:marBottom w:val="0"/>
      <w:divBdr>
        <w:top w:val="none" w:sz="0" w:space="0" w:color="auto"/>
        <w:left w:val="none" w:sz="0" w:space="0" w:color="auto"/>
        <w:bottom w:val="none" w:sz="0" w:space="0" w:color="auto"/>
        <w:right w:val="none" w:sz="0" w:space="0" w:color="auto"/>
      </w:divBdr>
    </w:div>
    <w:div w:id="2064985104">
      <w:bodyDiv w:val="1"/>
      <w:marLeft w:val="0"/>
      <w:marRight w:val="0"/>
      <w:marTop w:val="0"/>
      <w:marBottom w:val="0"/>
      <w:divBdr>
        <w:top w:val="none" w:sz="0" w:space="0" w:color="auto"/>
        <w:left w:val="none" w:sz="0" w:space="0" w:color="auto"/>
        <w:bottom w:val="none" w:sz="0" w:space="0" w:color="auto"/>
        <w:right w:val="none" w:sz="0" w:space="0" w:color="auto"/>
      </w:divBdr>
    </w:div>
    <w:div w:id="2093744906">
      <w:bodyDiv w:val="1"/>
      <w:marLeft w:val="0"/>
      <w:marRight w:val="0"/>
      <w:marTop w:val="0"/>
      <w:marBottom w:val="0"/>
      <w:divBdr>
        <w:top w:val="none" w:sz="0" w:space="0" w:color="auto"/>
        <w:left w:val="none" w:sz="0" w:space="0" w:color="auto"/>
        <w:bottom w:val="none" w:sz="0" w:space="0" w:color="auto"/>
        <w:right w:val="none" w:sz="0" w:space="0" w:color="auto"/>
      </w:divBdr>
    </w:div>
    <w:div w:id="2094348658">
      <w:bodyDiv w:val="1"/>
      <w:marLeft w:val="0"/>
      <w:marRight w:val="0"/>
      <w:marTop w:val="0"/>
      <w:marBottom w:val="0"/>
      <w:divBdr>
        <w:top w:val="none" w:sz="0" w:space="0" w:color="auto"/>
        <w:left w:val="none" w:sz="0" w:space="0" w:color="auto"/>
        <w:bottom w:val="none" w:sz="0" w:space="0" w:color="auto"/>
        <w:right w:val="none" w:sz="0" w:space="0" w:color="auto"/>
      </w:divBdr>
    </w:div>
    <w:div w:id="2101828969">
      <w:bodyDiv w:val="1"/>
      <w:marLeft w:val="0"/>
      <w:marRight w:val="0"/>
      <w:marTop w:val="0"/>
      <w:marBottom w:val="0"/>
      <w:divBdr>
        <w:top w:val="none" w:sz="0" w:space="0" w:color="auto"/>
        <w:left w:val="none" w:sz="0" w:space="0" w:color="auto"/>
        <w:bottom w:val="none" w:sz="0" w:space="0" w:color="auto"/>
        <w:right w:val="none" w:sz="0" w:space="0" w:color="auto"/>
      </w:divBdr>
    </w:div>
    <w:div w:id="2101876519">
      <w:bodyDiv w:val="1"/>
      <w:marLeft w:val="0"/>
      <w:marRight w:val="0"/>
      <w:marTop w:val="0"/>
      <w:marBottom w:val="0"/>
      <w:divBdr>
        <w:top w:val="none" w:sz="0" w:space="0" w:color="auto"/>
        <w:left w:val="none" w:sz="0" w:space="0" w:color="auto"/>
        <w:bottom w:val="none" w:sz="0" w:space="0" w:color="auto"/>
        <w:right w:val="none" w:sz="0" w:space="0" w:color="auto"/>
      </w:divBdr>
    </w:div>
    <w:div w:id="2108965471">
      <w:bodyDiv w:val="1"/>
      <w:marLeft w:val="0"/>
      <w:marRight w:val="0"/>
      <w:marTop w:val="0"/>
      <w:marBottom w:val="0"/>
      <w:divBdr>
        <w:top w:val="none" w:sz="0" w:space="0" w:color="auto"/>
        <w:left w:val="none" w:sz="0" w:space="0" w:color="auto"/>
        <w:bottom w:val="none" w:sz="0" w:space="0" w:color="auto"/>
        <w:right w:val="none" w:sz="0" w:space="0" w:color="auto"/>
      </w:divBdr>
    </w:div>
    <w:div w:id="2109307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cid:image003.png@01D39E9E.5F18AB70" TargetMode="External"/><Relationship Id="rId117" Type="http://schemas.openxmlformats.org/officeDocument/2006/relationships/oleObject" Target="embeddings/Microsoft_Visio_2003-2010_Drawing3.vsd"/><Relationship Id="rId21" Type="http://schemas.openxmlformats.org/officeDocument/2006/relationships/hyperlink" Target="https://us-apps2.hcl-axon.com/APSE/SCE_CSRP/DProcess.nsf/2c4e1f9759250dcd802571a4002f9f9f/9acf1b4311ec00ba882581a200081122?OpenDocument" TargetMode="External"/><Relationship Id="rId42" Type="http://schemas.openxmlformats.org/officeDocument/2006/relationships/hyperlink" Target="https://us-apps2.hcl-axon.com/APSE/SCE_CSRP/DProcess.nsf/2c4e1f9759250dcd802571a4002f9f9f/94fdb2680486ddbf882581a20008a109?OpenDocument" TargetMode="External"/><Relationship Id="rId47" Type="http://schemas.openxmlformats.org/officeDocument/2006/relationships/image" Target="media/image6.png"/><Relationship Id="rId63" Type="http://schemas.openxmlformats.org/officeDocument/2006/relationships/hyperlink" Target="https://us-apps2.hcl-axon.com/APSE/SCE_CSRP/DProcess.nsf/2c4e1f9759250dcd802571a4002f9f9f/5f6860b83efd8f03882581a200225984?OpenDocument" TargetMode="External"/><Relationship Id="rId68" Type="http://schemas.openxmlformats.org/officeDocument/2006/relationships/hyperlink" Target="https://us-apps2.hcl-axon.com/APSE/SCE_CSRP/DProcess.nsf/2c4e1f9759250dcd802571a4002f9f9f/596a508df35933b0882581a2000876e4?OpenDocument" TargetMode="External"/><Relationship Id="rId84" Type="http://schemas.openxmlformats.org/officeDocument/2006/relationships/image" Target="media/image22.emf"/><Relationship Id="rId89" Type="http://schemas.openxmlformats.org/officeDocument/2006/relationships/package" Target="embeddings/Microsoft_Visio_Drawing3.vsdx"/><Relationship Id="rId112" Type="http://schemas.openxmlformats.org/officeDocument/2006/relationships/image" Target="media/image41.emf"/><Relationship Id="rId16" Type="http://schemas.openxmlformats.org/officeDocument/2006/relationships/hyperlink" Target="https://us-apps2.hcl-axon.com/APSE/SCE_CSRP/DProcess.nsf/2c4e1f9759250dcd802571a4002f9f9f/9acf1b4311ec00ba882581a200081122?OpenDocument" TargetMode="External"/><Relationship Id="rId107" Type="http://schemas.openxmlformats.org/officeDocument/2006/relationships/image" Target="media/image38.png"/><Relationship Id="rId11" Type="http://schemas.openxmlformats.org/officeDocument/2006/relationships/image" Target="media/image1.png"/><Relationship Id="rId32" Type="http://schemas.openxmlformats.org/officeDocument/2006/relationships/hyperlink" Target="https://us-apps2.hcl-axon.com/APSE/SCE_CSRP/DProcess.nsf/2c4e1f9759250dcd802571a4002f9f9f/0ab6581a20e2843e882581a2000848b1?OpenDocument" TargetMode="External"/><Relationship Id="rId37" Type="http://schemas.openxmlformats.org/officeDocument/2006/relationships/image" Target="media/image5.png"/><Relationship Id="rId53" Type="http://schemas.openxmlformats.org/officeDocument/2006/relationships/hyperlink" Target="https://us-apps2.hcl-axon.com/APSE/SCE_CSRP/DProcess.nsf/2c4e1f9759250dcd802571a4002f9f9f/063da5d009fe587d882581b0000dbec6?OpenDocument" TargetMode="External"/><Relationship Id="rId58" Type="http://schemas.openxmlformats.org/officeDocument/2006/relationships/image" Target="media/image10.png"/><Relationship Id="rId74" Type="http://schemas.openxmlformats.org/officeDocument/2006/relationships/image" Target="media/image14.png"/><Relationship Id="rId79" Type="http://schemas.openxmlformats.org/officeDocument/2006/relationships/image" Target="media/image19.png"/><Relationship Id="rId102" Type="http://schemas.openxmlformats.org/officeDocument/2006/relationships/hyperlink" Target="https://us-apps2.hcl-axon.com/APSE/SCE_CSRP/Mgmt.nsf/DocUniqueKey/USDC-ANPN2C?OpenDocument" TargetMode="External"/><Relationship Id="rId123"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s://us-apps2.hcl-axon.com/APSE/SCE_CSRP/DProcess.nsf/2c4e1f9759250dcd802571a4002f9f9f/596a508df35933b0882581a2000876e4?OpenDocument" TargetMode="External"/><Relationship Id="rId82" Type="http://schemas.openxmlformats.org/officeDocument/2006/relationships/image" Target="media/image21.png"/><Relationship Id="rId90" Type="http://schemas.openxmlformats.org/officeDocument/2006/relationships/image" Target="media/image25.emf"/><Relationship Id="rId95" Type="http://schemas.openxmlformats.org/officeDocument/2006/relationships/image" Target="media/image28.png"/><Relationship Id="rId19" Type="http://schemas.openxmlformats.org/officeDocument/2006/relationships/hyperlink" Target="https://us-apps2.hcl-axon.com/APSE/SCE_CSRP/DProcess.nsf/2c4e1f9759250dcd802571a4002f9f9f/dffd11d91acd13f1882581a200089398?OpenDocument" TargetMode="External"/><Relationship Id="rId14" Type="http://schemas.openxmlformats.org/officeDocument/2006/relationships/hyperlink" Target="https://us-apps2.hcl-axon.com/APSE/SCE_CSRP/DProcess.nsf/2c4e1f9759250dcd802571a4002f9f9f/9acf1b4311ec00ba882581a200081122?OpenDocument" TargetMode="External"/><Relationship Id="rId22" Type="http://schemas.openxmlformats.org/officeDocument/2006/relationships/hyperlink" Target="https://us-apps2.hcl-axon.com/APSE/SCE_CSRP/Mgmt.nsf/AllBytxtFormDocNum/Mgmt.nsf/Action~000339?OpenDocument" TargetMode="External"/><Relationship Id="rId27" Type="http://schemas.openxmlformats.org/officeDocument/2006/relationships/hyperlink" Target="https://us-apps2.hcl-axon.com/APSE/SCE_CSRP/DProcess.nsf/2c4e1f9759250dcd802571a4002f9f9f/dffd11d91acd13f1882581a200089398?OpenDocument" TargetMode="External"/><Relationship Id="rId30" Type="http://schemas.openxmlformats.org/officeDocument/2006/relationships/hyperlink" Target="https://us-apps2.hcl-axon.com/APSE/SCE_CSRP/Mgmt.nsf/AllBytxtFormDocNum/Mgmt.nsf/Action~000335?OpenDocument" TargetMode="External"/><Relationship Id="rId35" Type="http://schemas.openxmlformats.org/officeDocument/2006/relationships/hyperlink" Target="https://us-apps2.hcl-axon.com/APSE/SCE_CSRP/DProcess.nsf/2c4e1f9759250dcd802571a4002f9f9f/af94109b9094cf93882581a20021bb84?OpenDocument" TargetMode="External"/><Relationship Id="rId43" Type="http://schemas.openxmlformats.org/officeDocument/2006/relationships/hyperlink" Target="https://us-apps2.hcl-axon.com/APSE/SCE_CSRP/DProcess.nsf/2c4e1f9759250dcd802571a4002f9f9f/5f6860b83efd8f03882581a200225984?OpenDocument" TargetMode="External"/><Relationship Id="rId48" Type="http://schemas.openxmlformats.org/officeDocument/2006/relationships/image" Target="media/image7.png"/><Relationship Id="rId56" Type="http://schemas.openxmlformats.org/officeDocument/2006/relationships/comments" Target="comments.xml"/><Relationship Id="rId64" Type="http://schemas.openxmlformats.org/officeDocument/2006/relationships/hyperlink" Target="https://us-apps2.hcl-axon.com/APSE/SCE_CSRP/DProcess.nsf/2c4e1f9759250dcd802571a4002f9f9f/0dd1592b39157ed5882581a0006d07fa?OpenDocument" TargetMode="External"/><Relationship Id="rId69" Type="http://schemas.openxmlformats.org/officeDocument/2006/relationships/hyperlink" Target="https://us-apps2.hcl-axon.com/APSE/SCE_CSRP/DProcess.nsf/2c4e1f9759250dcd802571a4002f9f9f/dffd11d91acd13f1882581a200089398?OpenDocument" TargetMode="External"/><Relationship Id="rId77" Type="http://schemas.openxmlformats.org/officeDocument/2006/relationships/image" Target="media/image17.png"/><Relationship Id="rId100" Type="http://schemas.openxmlformats.org/officeDocument/2006/relationships/image" Target="media/image33.png"/><Relationship Id="rId105" Type="http://schemas.openxmlformats.org/officeDocument/2006/relationships/image" Target="media/image36.png"/><Relationship Id="rId113" Type="http://schemas.openxmlformats.org/officeDocument/2006/relationships/oleObject" Target="embeddings/Microsoft_Visio_2003-2010_Drawing1.vsd"/><Relationship Id="rId118" Type="http://schemas.openxmlformats.org/officeDocument/2006/relationships/image" Target="media/image44.emf"/><Relationship Id="rId8" Type="http://schemas.openxmlformats.org/officeDocument/2006/relationships/webSettings" Target="webSettings.xml"/><Relationship Id="rId51" Type="http://schemas.openxmlformats.org/officeDocument/2006/relationships/image" Target="media/image8.png"/><Relationship Id="rId72" Type="http://schemas.openxmlformats.org/officeDocument/2006/relationships/hyperlink" Target="https://us-apps2.hcl-axon.com/APSE/SCE_CSRP/DProcess.nsf/2c4e1f9759250dcd802571a4002f9f9f/83f8224a29a42b64882581a2005a873a?OpenDocument" TargetMode="External"/><Relationship Id="rId80" Type="http://schemas.openxmlformats.org/officeDocument/2006/relationships/image" Target="media/image20.png"/><Relationship Id="rId85" Type="http://schemas.openxmlformats.org/officeDocument/2006/relationships/package" Target="embeddings/Microsoft_Visio_Drawing1.vsdx"/><Relationship Id="rId93" Type="http://schemas.openxmlformats.org/officeDocument/2006/relationships/image" Target="media/image26.png"/><Relationship Id="rId98" Type="http://schemas.openxmlformats.org/officeDocument/2006/relationships/image" Target="media/image31.png"/><Relationship Id="rId12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hyperlink" Target="https://us-apps2.hcl-axon.com/APSE/SCE_CSRP/DProcess.nsf/2c4e1f9759250dcd802571a4002f9f9f/462935419bd80acb882581a200590d59?OpenDocument" TargetMode="External"/><Relationship Id="rId17" Type="http://schemas.openxmlformats.org/officeDocument/2006/relationships/hyperlink" Target="https://us-apps2.hcl-axon.com/APSE/SCE_CSRP/DProcess.nsf/2c4e1f9759250dcd802571a4002f9f9f/596a508df35933b0882581a2000876e4?OpenDocument" TargetMode="External"/><Relationship Id="rId25" Type="http://schemas.openxmlformats.org/officeDocument/2006/relationships/image" Target="media/image2.png"/><Relationship Id="rId33" Type="http://schemas.openxmlformats.org/officeDocument/2006/relationships/hyperlink" Target="https://us-apps2.hcl-axon.com/APSE/SCE_CSRP/DProcess.nsf/2c4e1f9759250dcd802571a4002f9f9f/96956f53b6b8b1ed882581a2005c3563?OpenDocument" TargetMode="External"/><Relationship Id="rId38" Type="http://schemas.openxmlformats.org/officeDocument/2006/relationships/image" Target="cid:image008.png@01D39E9E.5F18AB70" TargetMode="External"/><Relationship Id="rId46" Type="http://schemas.openxmlformats.org/officeDocument/2006/relationships/hyperlink" Target="https://my332751.crm.ondemand.com/sap/public/ap/ui/repository/SAP_UI/HTML5/newclient.html?app.component=/SAP_UI_CT/Main/root.uiccwoc&amp;rootWindow=X&amp;redirectUrl=/sap/public/ap/ui/runtime" TargetMode="External"/><Relationship Id="rId59" Type="http://schemas.openxmlformats.org/officeDocument/2006/relationships/image" Target="media/image11.png"/><Relationship Id="rId67" Type="http://schemas.openxmlformats.org/officeDocument/2006/relationships/hyperlink" Target="https://us-apps2.hcl-axon.com/APSE/SCE_CSRP/TDesign.nsf/bd62ab2638d224a4802571a40030b898/e71faf346acd1a058825822500646283?OpenDocument" TargetMode="External"/><Relationship Id="rId103" Type="http://schemas.openxmlformats.org/officeDocument/2006/relationships/image" Target="media/image35.emf"/><Relationship Id="rId108" Type="http://schemas.openxmlformats.org/officeDocument/2006/relationships/image" Target="media/image39.emf"/><Relationship Id="rId116" Type="http://schemas.openxmlformats.org/officeDocument/2006/relationships/image" Target="media/image43.emf"/><Relationship Id="rId124" Type="http://schemas.microsoft.com/office/2011/relationships/people" Target="people.xml"/><Relationship Id="rId20" Type="http://schemas.openxmlformats.org/officeDocument/2006/relationships/hyperlink" Target="https://us-apps2.hcl-axon.com/APSE/SCE_CSRP/Mgmt.nsf/DocUniqueKey/USDC-AQQMSL?OpenDocument" TargetMode="External"/><Relationship Id="rId41" Type="http://schemas.openxmlformats.org/officeDocument/2006/relationships/hyperlink" Target="https://us-apps2.hcl-axon.com/APSE/SCE_CSRP/DProcess.nsf/2c4e1f9759250dcd802571a4002f9f9f/be5dd670d8a49df9882581a2005a72fa?OpenDocument" TargetMode="External"/><Relationship Id="rId54" Type="http://schemas.openxmlformats.org/officeDocument/2006/relationships/hyperlink" Target="https://us-apps2.hcl-axon.com/APSE/SCE_CSRP/DProcess.nsf/2c4e1f9759250dcd802571a4002f9f9f/22683a55a93bfe2e8825814c00567b3e?OpenDocument" TargetMode="External"/><Relationship Id="rId62" Type="http://schemas.openxmlformats.org/officeDocument/2006/relationships/hyperlink" Target="https://us-apps2.hcl-axon.com/APSE/SCE_CSRP/DProcess.nsf/2c4e1f9759250dcd802571a4002f9f9f/dffd11d91acd13f1882581a200089398?OpenDocument" TargetMode="External"/><Relationship Id="rId70" Type="http://schemas.openxmlformats.org/officeDocument/2006/relationships/hyperlink" Target="https://us-apps2.hcl-axon.com/APSE/SCE_CSRP/DProcess.nsf/2c4e1f9759250dcd802571a4002f9f9f/5f6860b83efd8f03882581a200225984?OpenDocument" TargetMode="External"/><Relationship Id="rId75" Type="http://schemas.openxmlformats.org/officeDocument/2006/relationships/image" Target="media/image15.png"/><Relationship Id="rId83" Type="http://schemas.openxmlformats.org/officeDocument/2006/relationships/hyperlink" Target="https://us-apps2.hcl-axon.com/APSE/SCE_CSRP/DProcess.nsf/2c4e1f9759250dcd802571a4002f9f9f/5f6860b83efd8f03882581a200225984?OpenDocument" TargetMode="External"/><Relationship Id="rId88" Type="http://schemas.openxmlformats.org/officeDocument/2006/relationships/image" Target="media/image24.emf"/><Relationship Id="rId91" Type="http://schemas.openxmlformats.org/officeDocument/2006/relationships/package" Target="embeddings/Microsoft_Visio_Drawing4.vsdx"/><Relationship Id="rId96" Type="http://schemas.openxmlformats.org/officeDocument/2006/relationships/image" Target="media/image29.png"/><Relationship Id="rId111" Type="http://schemas.openxmlformats.org/officeDocument/2006/relationships/package" Target="embeddings/Microsoft_Excel_Worksheet7.xlsx"/><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us-apps2.hcl-axon.com/APSE/SCE_CSRP/DProcess.nsf/2c4e1f9759250dcd802571a4002f9f9f/9acf1b4311ec00ba882581a200081122?OpenDocument" TargetMode="External"/><Relationship Id="rId23" Type="http://schemas.openxmlformats.org/officeDocument/2006/relationships/hyperlink" Target="https://us-apps2.hcl-axon.com/APSE/SCE_CSRP/DProcess.nsf/2c4e1f9759250dcd802571a4002f9f9f/596a508df35933b0882581a2000876e4?OpenDocument" TargetMode="External"/><Relationship Id="rId28" Type="http://schemas.openxmlformats.org/officeDocument/2006/relationships/hyperlink" Target="https://us-apps2.hcl-axon.com/APSE/SCE_CSRP/DProcess.nsf/2c4e1f9759250dcd802571a4002f9f9f/596a508df35933b0882581a2000876e4?OpenDocument" TargetMode="External"/><Relationship Id="rId36" Type="http://schemas.openxmlformats.org/officeDocument/2006/relationships/hyperlink" Target="https://us-apps2.hcl-axon.com/APSE/SCE_CSRP/Mgmt.nsf/AllBytxtFormDocNum/Mgmt.nsf/Decision~000039?OpenDocument" TargetMode="External"/><Relationship Id="rId49" Type="http://schemas.openxmlformats.org/officeDocument/2006/relationships/hyperlink" Target="https://us-apps2.hcl-axon.com/APSE/SCE_CSRP/DProcess.nsf/2c4e1f9759250dcd802571a4002f9f9f/a234d95e2993df09882581a0006cfacf?OpenDocument" TargetMode="External"/><Relationship Id="rId57" Type="http://schemas.microsoft.com/office/2011/relationships/commentsExtended" Target="commentsExtended.xml"/><Relationship Id="rId106" Type="http://schemas.openxmlformats.org/officeDocument/2006/relationships/image" Target="media/image37.png"/><Relationship Id="rId114" Type="http://schemas.openxmlformats.org/officeDocument/2006/relationships/image" Target="media/image42.emf"/><Relationship Id="rId119" Type="http://schemas.openxmlformats.org/officeDocument/2006/relationships/package" Target="embeddings/Microsoft_Visio_Drawing8.vsdx"/><Relationship Id="rId10" Type="http://schemas.openxmlformats.org/officeDocument/2006/relationships/endnotes" Target="endnotes.xml"/><Relationship Id="rId31" Type="http://schemas.openxmlformats.org/officeDocument/2006/relationships/image" Target="media/image3.png"/><Relationship Id="rId44" Type="http://schemas.openxmlformats.org/officeDocument/2006/relationships/hyperlink" Target="https://us-apps2.hcl-axon.com/APSE/SCE_CSRP/DProcess.nsf/2c4e1f9759250dcd802571a4002f9f9f/596a508df35933b0882581a2000876e4?OpenDocument" TargetMode="External"/><Relationship Id="rId52" Type="http://schemas.openxmlformats.org/officeDocument/2006/relationships/hyperlink" Target="https://us-apps2.hcl-axon.com/APSE/SCE_CSRP/DProcess.nsf/2c4e1f9759250dcd802571a4002f9f9f/191c9fb1ad1161f0882581a200592ba5?OpenDocument" TargetMode="External"/><Relationship Id="rId60" Type="http://schemas.openxmlformats.org/officeDocument/2006/relationships/image" Target="cid:image002.png@01D39E56.7AA8B850" TargetMode="External"/><Relationship Id="rId65" Type="http://schemas.openxmlformats.org/officeDocument/2006/relationships/image" Target="media/image12.png"/><Relationship Id="rId73" Type="http://schemas.openxmlformats.org/officeDocument/2006/relationships/image" Target="media/image13.png"/><Relationship Id="rId78" Type="http://schemas.openxmlformats.org/officeDocument/2006/relationships/image" Target="media/image18.png"/><Relationship Id="rId81" Type="http://schemas.openxmlformats.org/officeDocument/2006/relationships/hyperlink" Target="https://us-apps2.hcl-axon.com/APSE/SCE_CSRP/DProcess.nsf/DocUniqueKey/USDC-ARE3R4?OpenDocument" TargetMode="External"/><Relationship Id="rId86" Type="http://schemas.openxmlformats.org/officeDocument/2006/relationships/image" Target="media/image23.emf"/><Relationship Id="rId94" Type="http://schemas.openxmlformats.org/officeDocument/2006/relationships/image" Target="media/image27.png"/><Relationship Id="rId99" Type="http://schemas.openxmlformats.org/officeDocument/2006/relationships/image" Target="media/image32.png"/><Relationship Id="rId101" Type="http://schemas.openxmlformats.org/officeDocument/2006/relationships/image" Target="media/image34.png"/><Relationship Id="rId122"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us-apps2.hcl-axon.com/APSE/SCE_CSRP/DProcess.nsf/2c4e1f9759250dcd802571a4002f9f9f/191c9fb1ad1161f0882581a200592ba5?OpenDocument" TargetMode="External"/><Relationship Id="rId18" Type="http://schemas.openxmlformats.org/officeDocument/2006/relationships/hyperlink" Target="https://us-apps2.hcl-axon.com/APSE/SCE_CSRP/DProcess.nsf/2c4e1f9759250dcd802571a4002f9f9f/189789db8be652e5882581a200213a3e?OpenDocument" TargetMode="External"/><Relationship Id="rId39" Type="http://schemas.openxmlformats.org/officeDocument/2006/relationships/hyperlink" Target="https://us-apps2.hcl-axon.com/APSE/SCE_CSRP/DProcess.nsf/2c4e1f9759250dcd802571a4002f9f9f/9c58eb38c51cc6ca882581a2002125b7?OpenDocument" TargetMode="External"/><Relationship Id="rId109" Type="http://schemas.openxmlformats.org/officeDocument/2006/relationships/package" Target="embeddings/Microsoft_Excel_Worksheet6.xlsx"/><Relationship Id="rId34" Type="http://schemas.openxmlformats.org/officeDocument/2006/relationships/image" Target="media/image4.png"/><Relationship Id="rId50" Type="http://schemas.openxmlformats.org/officeDocument/2006/relationships/hyperlink" Target="https://us-apps2.hcl-axon.com/APSE/SCE_CSRP/DProcess.nsf/2c4e1f9759250dcd802571a4002f9f9f/462935419bd80acb882581a200590d59?OpenDocument" TargetMode="External"/><Relationship Id="rId55" Type="http://schemas.openxmlformats.org/officeDocument/2006/relationships/image" Target="media/image9.png"/><Relationship Id="rId76" Type="http://schemas.openxmlformats.org/officeDocument/2006/relationships/image" Target="media/image16.png"/><Relationship Id="rId97" Type="http://schemas.openxmlformats.org/officeDocument/2006/relationships/image" Target="media/image30.png"/><Relationship Id="rId104" Type="http://schemas.openxmlformats.org/officeDocument/2006/relationships/package" Target="embeddings/Microsoft_Excel_Worksheet5.xlsx"/><Relationship Id="rId120" Type="http://schemas.openxmlformats.org/officeDocument/2006/relationships/header" Target="header1.xml"/><Relationship Id="rId125"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s://us-apps2.hcl-axon.com/APSE/SCE_CSRP/DProcess.nsf/2c4e1f9759250dcd802571a4002f9f9f/0dd1592b39157ed5882581a0006d07fa?OpenDocument" TargetMode="External"/><Relationship Id="rId92" Type="http://schemas.openxmlformats.org/officeDocument/2006/relationships/hyperlink" Target="https://us-apps2.hcl-axon.com/APSE/SCE_CSRP/DProcess.nsf/2c4e1f9759250dcd802571a4002f9f9f/191c9fb1ad1161f0882581a200592ba5?OpenDocument" TargetMode="External"/><Relationship Id="rId2" Type="http://schemas.openxmlformats.org/officeDocument/2006/relationships/customXml" Target="../customXml/item2.xml"/><Relationship Id="rId29" Type="http://schemas.openxmlformats.org/officeDocument/2006/relationships/hyperlink" Target="https://us-apps2.hcl-axon.com/APSE/SCE_CSRP/Mgmt.nsf/DocUniqueKey/USDC-AQMTP9?OpenDocument" TargetMode="External"/><Relationship Id="rId24" Type="http://schemas.openxmlformats.org/officeDocument/2006/relationships/hyperlink" Target="https://us-apps2.hcl-axon.com/APSE/SCE_CSRP/DProcess.nsf/2c4e1f9759250dcd802571a4002f9f9f/dffd11d91acd13f1882581a200089398?OpenDocument" TargetMode="External"/><Relationship Id="rId40" Type="http://schemas.openxmlformats.org/officeDocument/2006/relationships/hyperlink" Target="https://us-apps2.hcl-axon.com/APSE/SCE_CSRP/DProcess.nsf/2c4e1f9759250dcd802571a4002f9f9f/85272ed721b34929882581b000536eda?OpenDocument" TargetMode="External"/><Relationship Id="rId45" Type="http://schemas.openxmlformats.org/officeDocument/2006/relationships/hyperlink" Target="https://us-apps2.hcl-axon.com/APSE/SCE_CSRP/DProcess.nsf/2c4e1f9759250dcd802571a4002f9f9f/dffd11d91acd13f1882581a200089398?OpenDocument" TargetMode="External"/><Relationship Id="rId66" Type="http://schemas.openxmlformats.org/officeDocument/2006/relationships/image" Target="cid:image004.png@01D39E56.7AA8B850" TargetMode="External"/><Relationship Id="rId87" Type="http://schemas.openxmlformats.org/officeDocument/2006/relationships/package" Target="embeddings/Microsoft_Visio_Drawing2.vsdx"/><Relationship Id="rId110" Type="http://schemas.openxmlformats.org/officeDocument/2006/relationships/image" Target="media/image40.emf"/><Relationship Id="rId115" Type="http://schemas.openxmlformats.org/officeDocument/2006/relationships/oleObject" Target="embeddings/Microsoft_Visio_2003-2010_Drawing2.vsd"/></Relationships>
</file>

<file path=word/_rels/header1.xml.rels><?xml version="1.0" encoding="UTF-8" standalone="yes"?>
<Relationships xmlns="http://schemas.openxmlformats.org/package/2006/relationships"><Relationship Id="rId2" Type="http://schemas.openxmlformats.org/officeDocument/2006/relationships/image" Target="media/image46.jpeg"/><Relationship Id="rId1" Type="http://schemas.openxmlformats.org/officeDocument/2006/relationships/image" Target="media/image45.emf"/></Relationships>
</file>

<file path=word/_rels/header2.xml.rels><?xml version="1.0" encoding="UTF-8" standalone="yes"?>
<Relationships xmlns="http://schemas.openxmlformats.org/package/2006/relationships"><Relationship Id="rId2" Type="http://schemas.openxmlformats.org/officeDocument/2006/relationships/image" Target="media/image46.jpeg"/><Relationship Id="rId1" Type="http://schemas.openxmlformats.org/officeDocument/2006/relationships/image" Target="media/image45.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stepwb\Documents\SCE\Plan%20&amp;%20Analyze%20Phase\BPD\SCE%20-%20Business%20Process%20Design%20Template%20v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Functuin xmlns="24203cf6-3f29-4463-91b7-d72f2d53f95f"/>
    <Phase xmlns="24203cf6-3f29-4463-91b7-d72f2d53f95f"/>
    <Document_x0020_Type xmlns="24203cf6-3f29-4463-91b7-d72f2d53f95f" xsi:nil="true"/>
    <Additional_x0020_Tag_x0020_2 xmlns="24203cf6-3f29-4463-91b7-d72f2d53f95f" xsi:nil="true"/>
    <Workstream xmlns="24203cf6-3f29-4463-91b7-d72f2d53f95f" xsi:nil="true"/>
    <Additional_x0020_Tag_x0020_3 xmlns="24203cf6-3f29-4463-91b7-d72f2d53f95f" xsi:nil="true"/>
    <Org xmlns="24203cf6-3f29-4463-91b7-d72f2d53f95f">CSRP</Org>
    <Additional_x0020_Tag_x0020_1 xmlns="24203cf6-3f29-4463-91b7-d72f2d53f95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A478EB8C35E6040997CC87EAC7A87FF" ma:contentTypeVersion="12" ma:contentTypeDescription="Create a new document." ma:contentTypeScope="" ma:versionID="c6a93d1035d7acea20d44a3146ad0f4b">
  <xsd:schema xmlns:xsd="http://www.w3.org/2001/XMLSchema" xmlns:xs="http://www.w3.org/2001/XMLSchema" xmlns:p="http://schemas.microsoft.com/office/2006/metadata/properties" xmlns:ns2="24203cf6-3f29-4463-91b7-d72f2d53f95f" xmlns:ns3="2d323aa6-c215-480e-9789-c70ac6c40496" targetNamespace="http://schemas.microsoft.com/office/2006/metadata/properties" ma:root="true" ma:fieldsID="35edc35b0a3697f822d899636ea955cc" ns2:_="" ns3:_="">
    <xsd:import namespace="24203cf6-3f29-4463-91b7-d72f2d53f95f"/>
    <xsd:import namespace="2d323aa6-c215-480e-9789-c70ac6c40496"/>
    <xsd:element name="properties">
      <xsd:complexType>
        <xsd:sequence>
          <xsd:element name="documentManagement">
            <xsd:complexType>
              <xsd:all>
                <xsd:element ref="ns2:Org"/>
                <xsd:element ref="ns2:Phase" minOccurs="0"/>
                <xsd:element ref="ns2:Workstream" minOccurs="0"/>
                <xsd:element ref="ns2:Functuin" minOccurs="0"/>
                <xsd:element ref="ns2:Document_x0020_Type" minOccurs="0"/>
                <xsd:element ref="ns2:Additional_x0020_Tag_x0020_1" minOccurs="0"/>
                <xsd:element ref="ns2:Additional_x0020_Tag_x0020_2" minOccurs="0"/>
                <xsd:element ref="ns2:Additional_x0020_Tag_x0020_3" minOccurs="0"/>
                <xsd:element ref="ns3:MediaServiceMetadata" minOccurs="0"/>
                <xsd:element ref="ns3:MediaServiceFastMetadata"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203cf6-3f29-4463-91b7-d72f2d53f95f" elementFormDefault="qualified">
    <xsd:import namespace="http://schemas.microsoft.com/office/2006/documentManagement/types"/>
    <xsd:import namespace="http://schemas.microsoft.com/office/infopath/2007/PartnerControls"/>
    <xsd:element name="Org" ma:index="8" ma:displayName="Org" ma:default="CSRP" ma:internalName="Org">
      <xsd:simpleType>
        <xsd:restriction base="dms:Text">
          <xsd:maxLength value="255"/>
        </xsd:restriction>
      </xsd:simpleType>
    </xsd:element>
    <xsd:element name="Phase" ma:index="9" nillable="true" ma:displayName="Phase" ma:internalName="Phase">
      <xsd:complexType>
        <xsd:complexContent>
          <xsd:extension base="dms:MultiChoice">
            <xsd:sequence>
              <xsd:element name="Value" maxOccurs="unbounded" minOccurs="0" nillable="true">
                <xsd:simpleType>
                  <xsd:restriction base="dms:Choice">
                    <xsd:enumeration value="Technology Assessment"/>
                    <xsd:enumeration value="Planning"/>
                    <xsd:enumeration value="Plan &amp; Analyze"/>
                    <xsd:enumeration value="Design"/>
                    <xsd:enumeration value="Build"/>
                    <xsd:enumeration value="Test"/>
                    <xsd:enumeration value="Deploy"/>
                    <xsd:enumeration value="Stabilize"/>
                    <xsd:enumeration value="Closing"/>
                  </xsd:restriction>
                </xsd:simpleType>
              </xsd:element>
            </xsd:sequence>
          </xsd:extension>
        </xsd:complexContent>
      </xsd:complexType>
    </xsd:element>
    <xsd:element name="Workstream" ma:index="10" nillable="true" ma:displayName="Workstream" ma:format="Dropdown" ma:internalName="Workstream">
      <xsd:simpleType>
        <xsd:restriction base="dms:Choice">
          <xsd:enumeration value="PMO"/>
          <xsd:enumeration value="Controls &amp; Compliance"/>
          <xsd:enumeration value="Business Process Development"/>
          <xsd:enumeration value="Data Conversion"/>
          <xsd:enumeration value="Organizational Readiness"/>
          <xsd:enumeration value="Technology &amp; Integration"/>
          <xsd:enumeration value="TBD"/>
        </xsd:restriction>
      </xsd:simpleType>
    </xsd:element>
    <xsd:element name="Functuin" ma:index="11" nillable="true" ma:displayName="Function" ma:internalName="Functuin">
      <xsd:complexType>
        <xsd:complexContent>
          <xsd:extension base="dms:MultiChoice">
            <xsd:sequence>
              <xsd:element name="Value" maxOccurs="unbounded" minOccurs="0" nillable="true">
                <xsd:simpleType>
                  <xsd:restriction base="dms:Choice">
                    <xsd:enumeration value="Analytics &amp; Reporting"/>
                    <xsd:enumeration value="Architecture"/>
                    <xsd:enumeration value="Assessments &amp; Deliverables"/>
                    <xsd:enumeration value="Benefit Realization"/>
                    <xsd:enumeration value="Case Management"/>
                    <xsd:enumeration value="Communication"/>
                    <xsd:enumeration value="Controls &amp; Compliance"/>
                    <xsd:enumeration value="Credit &amp; Collection"/>
                    <xsd:enumeration value="Customer Interaction Management"/>
                    <xsd:enumeration value="Data Governance"/>
                    <xsd:enumeration value="Data Governance (PII)"/>
                    <xsd:enumeration value="Data Migration/Conversion"/>
                    <xsd:enumeration value="Data Migration/Conversion (PII)"/>
                    <xsd:enumeration value="Data Quality"/>
                    <xsd:enumeration value="Data Quality (PII)"/>
                    <xsd:enumeration value="Device &amp; Field"/>
                    <xsd:enumeration value="Finance (BP)"/>
                    <xsd:enumeration value="Finance (PMO)"/>
                    <xsd:enumeration value="Integration &amp; Governance"/>
                    <xsd:enumeration value="OCM"/>
                    <xsd:enumeration value="On/Off Boarding"/>
                    <xsd:enumeration value="Organizational Readiness"/>
                    <xsd:enumeration value="Outreach &amp; Program Operations"/>
                    <xsd:enumeration value="Payments"/>
                    <xsd:enumeration value="PMO"/>
                    <xsd:enumeration value="Products &amp; Programs"/>
                    <xsd:enumeration value="Regulaty"/>
                    <xsd:enumeration value="Risk &amp; Controls"/>
                    <xsd:enumeration value="Sourcing"/>
                    <xsd:enumeration value="Staffing &amp; Org Design"/>
                    <xsd:enumeration value="Technology &amp; Integration"/>
                    <xsd:enumeration value="Training"/>
                    <xsd:enumeration value="Usage &amp; Billing"/>
                    <xsd:enumeration value="TBD"/>
                  </xsd:restriction>
                </xsd:simpleType>
              </xsd:element>
            </xsd:sequence>
          </xsd:extension>
        </xsd:complexContent>
      </xsd:complexType>
    </xsd:element>
    <xsd:element name="Document_x0020_Type" ma:index="12" nillable="true" ma:displayName="Document Type" ma:format="Dropdown" ma:internalName="Document_x0020_Type">
      <xsd:simpleType>
        <xsd:restriction base="dms:Choice">
          <xsd:enumeration value="Supporting Document"/>
          <xsd:enumeration value="Deliverable"/>
          <xsd:enumeration value="Current Working Copy"/>
          <xsd:enumeration value="TBD"/>
        </xsd:restriction>
      </xsd:simpleType>
    </xsd:element>
    <xsd:element name="Additional_x0020_Tag_x0020_1" ma:index="13" nillable="true" ma:displayName="Additional Tag 1" ma:description="one or two words for user to easily identify document" ma:internalName="Additional_x0020_Tag_x0020_1">
      <xsd:simpleType>
        <xsd:restriction base="dms:Text">
          <xsd:maxLength value="255"/>
        </xsd:restriction>
      </xsd:simpleType>
    </xsd:element>
    <xsd:element name="Additional_x0020_Tag_x0020_2" ma:index="14" nillable="true" ma:displayName="Additional Tag 2" ma:description="one or two words for user to easily identify document" ma:internalName="Additional_x0020_Tag_x0020_2">
      <xsd:simpleType>
        <xsd:restriction base="dms:Text">
          <xsd:maxLength value="255"/>
        </xsd:restriction>
      </xsd:simpleType>
    </xsd:element>
    <xsd:element name="Additional_x0020_Tag_x0020_3" ma:index="15" nillable="true" ma:displayName="Additional Tag 3" ma:description="one or two words for user to easily identify document" ma:internalName="Additional_x0020_Tag_x0020_3">
      <xsd:simpleType>
        <xsd:restriction base="dms:Text">
          <xsd:maxLength value="255"/>
        </xsd:restriction>
      </xsd:simple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323aa6-c215-480e-9789-c70ac6c40496" elementFormDefault="qualified">
    <xsd:import namespace="http://schemas.microsoft.com/office/2006/documentManagement/types"/>
    <xsd:import namespace="http://schemas.microsoft.com/office/infopath/2007/PartnerControls"/>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3AFD8B-543E-48B1-885E-87DA640F15E3}">
  <ds:schemaRefs>
    <ds:schemaRef ds:uri="http://schemas.microsoft.com/office/2006/metadata/properties"/>
    <ds:schemaRef ds:uri="24203cf6-3f29-4463-91b7-d72f2d53f95f"/>
  </ds:schemaRefs>
</ds:datastoreItem>
</file>

<file path=customXml/itemProps2.xml><?xml version="1.0" encoding="utf-8"?>
<ds:datastoreItem xmlns:ds="http://schemas.openxmlformats.org/officeDocument/2006/customXml" ds:itemID="{28F43BED-601E-46A5-B547-B979E2565224}">
  <ds:schemaRefs>
    <ds:schemaRef ds:uri="http://schemas.microsoft.com/sharepoint/v3/contenttype/forms"/>
  </ds:schemaRefs>
</ds:datastoreItem>
</file>

<file path=customXml/itemProps3.xml><?xml version="1.0" encoding="utf-8"?>
<ds:datastoreItem xmlns:ds="http://schemas.openxmlformats.org/officeDocument/2006/customXml" ds:itemID="{55FC0622-A5F0-4B01-9A32-C15525A249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203cf6-3f29-4463-91b7-d72f2d53f95f"/>
    <ds:schemaRef ds:uri="2d323aa6-c215-480e-9789-c70ac6c404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CD12D9B-672C-435E-A187-53A7633865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SCE - Business Process Design Template v1.dotx</Template>
  <TotalTime>602</TotalTime>
  <Pages>87</Pages>
  <Words>18787</Words>
  <Characters>107088</Characters>
  <Application>Microsoft Office Word</Application>
  <DocSecurity>0</DocSecurity>
  <Lines>892</Lines>
  <Paragraphs>251</Paragraphs>
  <ScaleCrop>false</ScaleCrop>
  <HeadingPairs>
    <vt:vector size="2" baseType="variant">
      <vt:variant>
        <vt:lpstr>Title</vt:lpstr>
      </vt:variant>
      <vt:variant>
        <vt:i4>1</vt:i4>
      </vt:variant>
    </vt:vector>
  </HeadingPairs>
  <TitlesOfParts>
    <vt:vector size="1" baseType="lpstr">
      <vt:lpstr>Direct Energy Global Role Design</vt:lpstr>
    </vt:vector>
  </TitlesOfParts>
  <Company>ITT</Company>
  <LinksUpToDate>false</LinksUpToDate>
  <CharactersWithSpaces>125624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 Energy Global Role Design</dc:title>
  <dc:subject/>
  <dc:creator>Ed Siegfried</dc:creator>
  <cp:keywords/>
  <dc:description/>
  <cp:lastModifiedBy>Tuan Yap</cp:lastModifiedBy>
  <cp:revision>22</cp:revision>
  <cp:lastPrinted>2018-01-31T21:45:00Z</cp:lastPrinted>
  <dcterms:created xsi:type="dcterms:W3CDTF">2018-03-30T23:31:00Z</dcterms:created>
  <dcterms:modified xsi:type="dcterms:W3CDTF">2018-06-09T19:49:00Z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ject">
    <vt:lpwstr/>
  </property>
  <property fmtid="{D5CDD505-2E9C-101B-9397-08002B2CF9AE}" pid="3" name="Keywords">
    <vt:lpwstr/>
  </property>
  <property fmtid="{D5CDD505-2E9C-101B-9397-08002B2CF9AE}" pid="4" name="_Author">
    <vt:lpwstr>Ed Siegfried</vt:lpwstr>
  </property>
  <property fmtid="{D5CDD505-2E9C-101B-9397-08002B2CF9AE}" pid="5" name="_Category">
    <vt:lpwstr/>
  </property>
  <property fmtid="{D5CDD505-2E9C-101B-9397-08002B2CF9AE}" pid="6" name="Categories">
    <vt:lpwstr/>
  </property>
  <property fmtid="{D5CDD505-2E9C-101B-9397-08002B2CF9AE}" pid="7" name="Approval Level">
    <vt:lpwstr/>
  </property>
  <property fmtid="{D5CDD505-2E9C-101B-9397-08002B2CF9AE}" pid="8" name="_Comments">
    <vt:lpwstr/>
  </property>
  <property fmtid="{D5CDD505-2E9C-101B-9397-08002B2CF9AE}" pid="9" name="Assigned To">
    <vt:lpwstr/>
  </property>
  <property fmtid="{D5CDD505-2E9C-101B-9397-08002B2CF9AE}" pid="10" name="ContentType">
    <vt:lpwstr>Teamspace Document content type</vt:lpwstr>
  </property>
  <property fmtid="{D5CDD505-2E9C-101B-9397-08002B2CF9AE}" pid="11" name="ContentTypeId">
    <vt:lpwstr>0x0101000A478EB8C35E6040997CC87EAC7A87FF</vt:lpwstr>
  </property>
  <property fmtid="{D5CDD505-2E9C-101B-9397-08002B2CF9AE}" pid="12" name="_dlc_DocIdItemGuid">
    <vt:lpwstr>e7463dc6-171a-4b6f-8512-12d41d23c38d</vt:lpwstr>
  </property>
  <property fmtid="{D5CDD505-2E9C-101B-9397-08002B2CF9AE}" pid="13" name="SCEDocumentType">
    <vt:lpwstr/>
  </property>
  <property fmtid="{D5CDD505-2E9C-101B-9397-08002B2CF9AE}" pid="14" name="SCE Access Classification">
    <vt:lpwstr/>
  </property>
  <property fmtid="{D5CDD505-2E9C-101B-9397-08002B2CF9AE}" pid="15" name="SCE Owner">
    <vt:lpwstr/>
  </property>
  <property fmtid="{D5CDD505-2E9C-101B-9397-08002B2CF9AE}" pid="16" name="CS Business Functions">
    <vt:lpwstr/>
  </property>
</Properties>
</file>