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5E634E" w14:textId="13FA1A30" w:rsidR="00515F85" w:rsidRPr="003064E6" w:rsidRDefault="00747A88" w:rsidP="00FD23A6">
      <w:pPr>
        <w:rPr>
          <w:rFonts w:asciiTheme="minorHAnsi" w:hAnsiTheme="minorHAnsi" w:cs="Arial"/>
        </w:rPr>
      </w:pPr>
      <w:r>
        <w:rPr>
          <w:rFonts w:asciiTheme="minorHAnsi" w:hAnsiTheme="minorHAnsi" w:cs="Arial"/>
          <w:noProof/>
          <w:lang w:val="en-US"/>
        </w:rPr>
        <w:drawing>
          <wp:anchor distT="0" distB="0" distL="114300" distR="114300" simplePos="0" relativeHeight="251659264" behindDoc="0" locked="0" layoutInCell="1" allowOverlap="1" wp14:anchorId="7CCB6585" wp14:editId="5FAC8A98">
            <wp:simplePos x="0" y="0"/>
            <wp:positionH relativeFrom="column">
              <wp:posOffset>5080958</wp:posOffset>
            </wp:positionH>
            <wp:positionV relativeFrom="paragraph">
              <wp:posOffset>-496211</wp:posOffset>
            </wp:positionV>
            <wp:extent cx="1362075" cy="290409"/>
            <wp:effectExtent l="0" t="0" r="0" b="0"/>
            <wp:wrapNone/>
            <wp:docPr id="14" name="Picture 7" descr="HCL Logo"/>
            <wp:cNvGraphicFramePr/>
            <a:graphic xmlns:a="http://schemas.openxmlformats.org/drawingml/2006/main">
              <a:graphicData uri="http://schemas.openxmlformats.org/drawingml/2006/picture">
                <pic:pic xmlns:pic="http://schemas.openxmlformats.org/drawingml/2006/picture">
                  <pic:nvPicPr>
                    <pic:cNvPr id="14" name="Picture 7" descr="HCL Logo"/>
                    <pic:cNvPicPr/>
                  </pic:nvPicPr>
                  <pic:blipFill>
                    <a:blip r:embed="rId13" cstate="print"/>
                    <a:srcRect/>
                    <a:stretch>
                      <a:fillRect/>
                    </a:stretch>
                  </pic:blipFill>
                  <pic:spPr bwMode="auto">
                    <a:xfrm>
                      <a:off x="0" y="0"/>
                      <a:ext cx="1362075" cy="290409"/>
                    </a:xfrm>
                    <a:prstGeom prst="rect">
                      <a:avLst/>
                    </a:prstGeom>
                    <a:noFill/>
                  </pic:spPr>
                </pic:pic>
              </a:graphicData>
            </a:graphic>
          </wp:anchor>
        </w:drawing>
      </w:r>
    </w:p>
    <w:p w14:paraId="185E634F" w14:textId="77777777" w:rsidR="007726FF" w:rsidRPr="003064E6" w:rsidRDefault="007726FF" w:rsidP="00FD23A6">
      <w:pPr>
        <w:rPr>
          <w:rFonts w:asciiTheme="minorHAnsi" w:hAnsiTheme="minorHAnsi" w:cs="Arial"/>
          <w:b/>
          <w:sz w:val="44"/>
        </w:rPr>
      </w:pPr>
    </w:p>
    <w:p w14:paraId="185E6350" w14:textId="77777777" w:rsidR="007726FF" w:rsidRPr="003064E6" w:rsidRDefault="007726FF" w:rsidP="00FD23A6">
      <w:pPr>
        <w:rPr>
          <w:rFonts w:asciiTheme="minorHAnsi" w:hAnsiTheme="minorHAnsi" w:cs="Arial"/>
          <w:b/>
          <w:sz w:val="44"/>
        </w:rPr>
      </w:pPr>
    </w:p>
    <w:p w14:paraId="185E6351" w14:textId="77777777" w:rsidR="007726FF" w:rsidRPr="003064E6" w:rsidRDefault="007726FF" w:rsidP="00FD23A6">
      <w:pPr>
        <w:rPr>
          <w:rFonts w:asciiTheme="minorHAnsi" w:hAnsiTheme="minorHAnsi" w:cs="Arial"/>
          <w:b/>
          <w:sz w:val="44"/>
        </w:rPr>
      </w:pPr>
    </w:p>
    <w:p w14:paraId="185E6352" w14:textId="77777777" w:rsidR="007726FF" w:rsidRPr="003064E6" w:rsidRDefault="007726FF" w:rsidP="00FD23A6">
      <w:pPr>
        <w:rPr>
          <w:rFonts w:asciiTheme="minorHAnsi" w:hAnsiTheme="minorHAnsi" w:cs="Arial"/>
          <w:b/>
          <w:sz w:val="44"/>
        </w:rPr>
      </w:pPr>
    </w:p>
    <w:p w14:paraId="185E6353" w14:textId="77777777" w:rsidR="007726FF" w:rsidRPr="003064E6" w:rsidRDefault="007726FF" w:rsidP="00FD23A6">
      <w:pPr>
        <w:rPr>
          <w:rFonts w:asciiTheme="minorHAnsi" w:hAnsiTheme="minorHAnsi" w:cs="Arial"/>
          <w:b/>
          <w:sz w:val="44"/>
        </w:rPr>
      </w:pPr>
    </w:p>
    <w:p w14:paraId="185E6354" w14:textId="77777777" w:rsidR="006A6CD9" w:rsidRPr="003064E6" w:rsidRDefault="006A6CD9" w:rsidP="00FD23A6">
      <w:pPr>
        <w:rPr>
          <w:rFonts w:asciiTheme="minorHAnsi" w:hAnsiTheme="minorHAnsi" w:cs="Arial"/>
          <w:b/>
          <w:sz w:val="32"/>
          <w:szCs w:val="32"/>
        </w:rPr>
      </w:pPr>
    </w:p>
    <w:p w14:paraId="185E6355" w14:textId="77777777" w:rsidR="00B2125F" w:rsidRPr="003064E6" w:rsidRDefault="00B2125F" w:rsidP="00FD23A6">
      <w:pPr>
        <w:rPr>
          <w:rFonts w:asciiTheme="minorHAnsi" w:hAnsiTheme="minorHAnsi" w:cs="Arial"/>
          <w:b/>
          <w:sz w:val="32"/>
          <w:szCs w:val="32"/>
        </w:rPr>
      </w:pPr>
    </w:p>
    <w:p w14:paraId="185E6356" w14:textId="77777777" w:rsidR="00B2125F" w:rsidRPr="003064E6" w:rsidRDefault="00B2125F" w:rsidP="00FD23A6">
      <w:pP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5886"/>
        <w:gridCol w:w="2723"/>
        <w:gridCol w:w="1183"/>
      </w:tblGrid>
      <w:tr w:rsidR="00B2125F" w:rsidRPr="003064E6" w14:paraId="185E6359" w14:textId="77777777" w:rsidTr="00747A88">
        <w:tc>
          <w:tcPr>
            <w:tcW w:w="5886" w:type="dxa"/>
            <w:tcBorders>
              <w:bottom w:val="single" w:sz="18" w:space="0" w:color="808080" w:themeColor="background1" w:themeShade="80"/>
              <w:right w:val="single" w:sz="18" w:space="0" w:color="808080" w:themeColor="background1" w:themeShade="80"/>
            </w:tcBorders>
            <w:vAlign w:val="center"/>
          </w:tcPr>
          <w:p w14:paraId="185E6357" w14:textId="6C74CFE3" w:rsidR="00B2125F" w:rsidRPr="003064E6" w:rsidRDefault="00747A88" w:rsidP="00747A88">
            <w:pPr>
              <w:pStyle w:val="NoSpacing"/>
              <w:rPr>
                <w:rFonts w:asciiTheme="minorHAnsi" w:eastAsiaTheme="majorEastAsia" w:hAnsiTheme="minorHAnsi" w:cs="Arial"/>
                <w:sz w:val="76"/>
                <w:szCs w:val="72"/>
              </w:rPr>
            </w:pPr>
            <w:r w:rsidRPr="00747A88">
              <w:rPr>
                <w:rFonts w:asciiTheme="minorHAnsi" w:eastAsiaTheme="majorEastAsia" w:hAnsiTheme="minorHAnsi" w:cs="Arial"/>
                <w:sz w:val="44"/>
                <w:szCs w:val="72"/>
              </w:rPr>
              <w:t>PJT11600</w:t>
            </w:r>
            <w:r>
              <w:rPr>
                <w:rFonts w:asciiTheme="minorHAnsi" w:eastAsiaTheme="majorEastAsia" w:hAnsiTheme="minorHAnsi" w:cs="Arial"/>
                <w:sz w:val="44"/>
                <w:szCs w:val="72"/>
              </w:rPr>
              <w:t>.</w:t>
            </w:r>
            <w:r w:rsidRPr="00747A88">
              <w:rPr>
                <w:rFonts w:asciiTheme="minorHAnsi" w:eastAsiaTheme="majorEastAsia" w:hAnsiTheme="minorHAnsi" w:cs="Arial"/>
                <w:sz w:val="44"/>
                <w:szCs w:val="72"/>
              </w:rPr>
              <w:t xml:space="preserve"> </w:t>
            </w:r>
            <w:r>
              <w:rPr>
                <w:rFonts w:asciiTheme="minorHAnsi" w:eastAsiaTheme="majorEastAsia" w:hAnsiTheme="minorHAnsi" w:cs="Arial"/>
                <w:sz w:val="44"/>
                <w:szCs w:val="72"/>
              </w:rPr>
              <w:t>G</w:t>
            </w:r>
            <w:r w:rsidRPr="00747A88">
              <w:rPr>
                <w:rFonts w:asciiTheme="minorHAnsi" w:eastAsiaTheme="majorEastAsia" w:hAnsiTheme="minorHAnsi" w:cs="Arial"/>
                <w:sz w:val="44"/>
                <w:szCs w:val="72"/>
              </w:rPr>
              <w:t>as.AMR.SAP.FS.DPP.ENH012.CSD</w:t>
            </w:r>
            <w:r>
              <w:rPr>
                <w:rFonts w:asciiTheme="minorHAnsi" w:eastAsiaTheme="majorEastAsia" w:hAnsiTheme="minorHAnsi" w:cs="Arial"/>
                <w:sz w:val="44"/>
                <w:szCs w:val="72"/>
              </w:rPr>
              <w:t>D.Updates.For.Enrollment.Center</w:t>
            </w:r>
            <w:r w:rsidR="001C24C0" w:rsidRPr="001C24C0">
              <w:rPr>
                <w:rFonts w:asciiTheme="minorHAnsi" w:eastAsiaTheme="majorEastAsia" w:hAnsiTheme="minorHAnsi" w:cs="Arial"/>
                <w:sz w:val="44"/>
                <w:szCs w:val="72"/>
              </w:rPr>
              <w:t xml:space="preserve"> </w:t>
            </w:r>
          </w:p>
        </w:tc>
        <w:tc>
          <w:tcPr>
            <w:tcW w:w="3906" w:type="dxa"/>
            <w:gridSpan w:val="2"/>
            <w:tcBorders>
              <w:left w:val="single" w:sz="18" w:space="0" w:color="808080" w:themeColor="background1" w:themeShade="80"/>
              <w:bottom w:val="single" w:sz="18" w:space="0" w:color="808080" w:themeColor="background1" w:themeShade="80"/>
            </w:tcBorders>
            <w:vAlign w:val="center"/>
          </w:tcPr>
          <w:p w14:paraId="185E6358" w14:textId="77777777" w:rsidR="00B2125F" w:rsidRPr="003064E6" w:rsidRDefault="004017A9" w:rsidP="00FD23A6">
            <w:pPr>
              <w:pStyle w:val="NoSpacing"/>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185E64CA" wp14:editId="185E64CB">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4"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3064E6" w14:paraId="185E635C" w14:textId="77777777" w:rsidTr="00B2125F">
        <w:tc>
          <w:tcPr>
            <w:tcW w:w="8609" w:type="dxa"/>
            <w:gridSpan w:val="2"/>
            <w:tcBorders>
              <w:top w:val="single" w:sz="18" w:space="0" w:color="808080" w:themeColor="background1" w:themeShade="80"/>
            </w:tcBorders>
            <w:vAlign w:val="center"/>
          </w:tcPr>
          <w:p w14:paraId="185E635A" w14:textId="77777777" w:rsidR="00B2125F" w:rsidRPr="003064E6" w:rsidRDefault="00B2125F" w:rsidP="00FD23A6">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185E635B" w14:textId="77777777" w:rsidR="00B2125F" w:rsidRPr="003064E6" w:rsidRDefault="00B2125F" w:rsidP="00FD23A6">
            <w:pPr>
              <w:pStyle w:val="NoSpacing"/>
              <w:rPr>
                <w:rFonts w:asciiTheme="minorHAnsi" w:eastAsiaTheme="majorEastAsia" w:hAnsiTheme="minorHAnsi" w:cs="Arial"/>
                <w:sz w:val="36"/>
                <w:szCs w:val="36"/>
              </w:rPr>
            </w:pPr>
          </w:p>
        </w:tc>
      </w:tr>
    </w:tbl>
    <w:p w14:paraId="185E635D" w14:textId="77777777" w:rsidR="00B2125F" w:rsidRPr="003064E6" w:rsidRDefault="00B2125F" w:rsidP="00FD23A6">
      <w:pPr>
        <w:rPr>
          <w:rFonts w:asciiTheme="minorHAnsi" w:hAnsiTheme="minorHAnsi" w:cs="Arial"/>
          <w:b/>
          <w:sz w:val="32"/>
          <w:szCs w:val="32"/>
        </w:rPr>
      </w:pPr>
    </w:p>
    <w:p w14:paraId="185E635E" w14:textId="77777777" w:rsidR="00B2125F" w:rsidRPr="003064E6" w:rsidRDefault="00B2125F" w:rsidP="00FD23A6">
      <w:pPr>
        <w:rPr>
          <w:rFonts w:asciiTheme="minorHAnsi" w:hAnsiTheme="minorHAnsi" w:cs="Arial"/>
          <w:b/>
          <w:sz w:val="32"/>
          <w:szCs w:val="32"/>
        </w:rPr>
      </w:pPr>
    </w:p>
    <w:p w14:paraId="185E635F" w14:textId="77777777" w:rsidR="00B2125F" w:rsidRPr="003064E6" w:rsidRDefault="00B2125F" w:rsidP="00FD23A6">
      <w:pPr>
        <w:rPr>
          <w:rFonts w:asciiTheme="minorHAnsi" w:hAnsiTheme="minorHAnsi" w:cs="Arial"/>
          <w:b/>
          <w:sz w:val="32"/>
          <w:szCs w:val="32"/>
        </w:rPr>
      </w:pPr>
    </w:p>
    <w:p w14:paraId="185E6360" w14:textId="77777777" w:rsidR="006A6CD9" w:rsidRPr="003064E6" w:rsidRDefault="006A6CD9" w:rsidP="00FD23A6">
      <w:pPr>
        <w:rPr>
          <w:rFonts w:asciiTheme="minorHAnsi" w:hAnsiTheme="minorHAnsi" w:cs="Arial"/>
          <w:b/>
          <w:sz w:val="28"/>
          <w:szCs w:val="32"/>
        </w:rPr>
      </w:pPr>
    </w:p>
    <w:p w14:paraId="185E6361" w14:textId="77777777" w:rsidR="00515F85" w:rsidRPr="003064E6" w:rsidRDefault="00515F85" w:rsidP="00FD23A6">
      <w:pPr>
        <w:pStyle w:val="Namescovertitle"/>
        <w:rPr>
          <w:rFonts w:asciiTheme="minorHAnsi" w:hAnsiTheme="minorHAnsi" w:cs="Arial"/>
          <w:color w:val="auto"/>
        </w:rPr>
      </w:pPr>
    </w:p>
    <w:p w14:paraId="185E6362" w14:textId="77777777" w:rsidR="00515F85" w:rsidRPr="003064E6" w:rsidRDefault="00515F85" w:rsidP="00FD23A6">
      <w:pPr>
        <w:pStyle w:val="Namescovertitle"/>
        <w:rPr>
          <w:rFonts w:asciiTheme="minorHAnsi" w:hAnsiTheme="minorHAnsi" w:cs="Arial"/>
          <w:color w:val="auto"/>
        </w:rPr>
      </w:pPr>
    </w:p>
    <w:p w14:paraId="185E6363" w14:textId="77777777" w:rsidR="00515F85" w:rsidRPr="003064E6" w:rsidRDefault="00515F85" w:rsidP="00FD23A6">
      <w:pPr>
        <w:rPr>
          <w:rFonts w:asciiTheme="minorHAnsi" w:hAnsiTheme="minorHAnsi" w:cs="Arial"/>
        </w:rPr>
      </w:pPr>
    </w:p>
    <w:p w14:paraId="185E6364" w14:textId="77777777" w:rsidR="008614EC" w:rsidRPr="003064E6" w:rsidRDefault="008614EC" w:rsidP="00FD23A6">
      <w:pPr>
        <w:rPr>
          <w:rFonts w:asciiTheme="minorHAnsi" w:hAnsiTheme="minorHAnsi" w:cs="Arial"/>
        </w:rPr>
      </w:pPr>
      <w:r w:rsidRPr="003064E6">
        <w:rPr>
          <w:rFonts w:asciiTheme="minorHAnsi" w:hAnsiTheme="minorHAnsi" w:cs="Arial"/>
        </w:rPr>
        <w:br w:type="page"/>
      </w:r>
    </w:p>
    <w:p w14:paraId="32DB6F3F" w14:textId="77777777" w:rsidR="005F2BDD" w:rsidRDefault="005F2BDD" w:rsidP="005F2BDD">
      <w:pPr>
        <w:pStyle w:val="CapHeading1"/>
        <w:numPr>
          <w:ilvl w:val="0"/>
          <w:numId w:val="0"/>
        </w:numPr>
        <w:rPr>
          <w:rFonts w:asciiTheme="minorHAnsi" w:hAnsiTheme="minorHAnsi"/>
          <w:sz w:val="22"/>
          <w:szCs w:val="22"/>
          <w:highlight w:val="green"/>
          <w:lang w:val="sv-SE"/>
        </w:rPr>
      </w:pPr>
      <w:bookmarkStart w:id="0" w:name="_Toc411873292"/>
      <w:bookmarkStart w:id="1" w:name="_Toc432729843"/>
      <w:bookmarkStart w:id="2" w:name="_Toc432731007"/>
      <w:bookmarkStart w:id="3" w:name="_Toc433662171"/>
      <w:bookmarkStart w:id="4" w:name="_Toc462931360"/>
    </w:p>
    <w:p w14:paraId="54B78986" w14:textId="77777777" w:rsidR="005F2BDD" w:rsidRPr="00304676" w:rsidRDefault="005F2BDD" w:rsidP="005F2BDD">
      <w:pPr>
        <w:pStyle w:val="CapHeading1"/>
        <w:numPr>
          <w:ilvl w:val="0"/>
          <w:numId w:val="0"/>
        </w:numPr>
        <w:rPr>
          <w:rFonts w:asciiTheme="minorHAnsi" w:hAnsiTheme="minorHAnsi"/>
          <w:sz w:val="22"/>
          <w:szCs w:val="22"/>
          <w:lang w:val="sv-SE"/>
        </w:rPr>
      </w:pPr>
      <w:r w:rsidRPr="00304676">
        <w:rPr>
          <w:rFonts w:asciiTheme="minorHAnsi" w:hAnsiTheme="minorHAnsi"/>
          <w:sz w:val="22"/>
          <w:szCs w:val="22"/>
          <w:lang w:val="sv-SE"/>
        </w:rPr>
        <w:t>REVIEWER(S)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5F2BDD" w:rsidRPr="00590DEE" w14:paraId="3AD0E3E4" w14:textId="77777777" w:rsidTr="009F593C">
        <w:tc>
          <w:tcPr>
            <w:tcW w:w="1000" w:type="pct"/>
            <w:shd w:val="clear" w:color="auto" w:fill="4BACC6" w:themeFill="accent5"/>
            <w:tcMar>
              <w:top w:w="72" w:type="dxa"/>
              <w:left w:w="115" w:type="dxa"/>
              <w:bottom w:w="72" w:type="dxa"/>
              <w:right w:w="115" w:type="dxa"/>
            </w:tcMar>
            <w:vAlign w:val="center"/>
          </w:tcPr>
          <w:p w14:paraId="2023BE9C" w14:textId="77777777" w:rsidR="005F2BDD" w:rsidRPr="00590DEE" w:rsidRDefault="005F2BDD" w:rsidP="009F593C">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165433DA" w14:textId="77777777" w:rsidR="005F2BDD" w:rsidRPr="00590DEE" w:rsidRDefault="005F2BDD" w:rsidP="009F593C">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14:paraId="3755E91E" w14:textId="77777777" w:rsidR="005F2BDD" w:rsidRPr="00590DEE" w:rsidRDefault="005F2BDD" w:rsidP="009F593C">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shd w:val="clear" w:color="auto" w:fill="4BACC6" w:themeFill="accent5"/>
            <w:vAlign w:val="center"/>
          </w:tcPr>
          <w:p w14:paraId="75DD0334" w14:textId="77777777" w:rsidR="005F2BDD" w:rsidRPr="00590DEE" w:rsidRDefault="005F2BDD" w:rsidP="009F593C">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5F2BDD" w:rsidRPr="00F14C6A" w14:paraId="27DAD621" w14:textId="77777777" w:rsidTr="009F593C">
        <w:tc>
          <w:tcPr>
            <w:tcW w:w="1000" w:type="pct"/>
            <w:tcMar>
              <w:top w:w="72" w:type="dxa"/>
              <w:left w:w="115" w:type="dxa"/>
              <w:bottom w:w="72" w:type="dxa"/>
              <w:right w:w="115" w:type="dxa"/>
            </w:tcMar>
          </w:tcPr>
          <w:p w14:paraId="7AC3815C"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Stephen Russell</w:t>
            </w:r>
          </w:p>
        </w:tc>
        <w:tc>
          <w:tcPr>
            <w:tcW w:w="1455" w:type="pct"/>
            <w:tcMar>
              <w:top w:w="72" w:type="dxa"/>
              <w:left w:w="115" w:type="dxa"/>
              <w:bottom w:w="72" w:type="dxa"/>
              <w:right w:w="115" w:type="dxa"/>
            </w:tcMar>
            <w:vAlign w:val="center"/>
          </w:tcPr>
          <w:p w14:paraId="394696F7" w14:textId="77777777" w:rsidR="005F2BDD" w:rsidRPr="00F14C6A" w:rsidRDefault="005F2BDD" w:rsidP="009F593C">
            <w:pPr>
              <w:rPr>
                <w:rFonts w:asciiTheme="minorHAnsi" w:hAnsiTheme="minorHAnsi"/>
                <w:color w:val="000000" w:themeColor="text1"/>
                <w:sz w:val="20"/>
                <w:szCs w:val="20"/>
              </w:rPr>
            </w:pPr>
            <w:r>
              <w:rPr>
                <w:rFonts w:asciiTheme="minorHAnsi" w:hAnsiTheme="minorHAnsi"/>
                <w:color w:val="000000" w:themeColor="text1"/>
                <w:sz w:val="20"/>
                <w:szCs w:val="20"/>
              </w:rPr>
              <w:t>Capgemini</w:t>
            </w:r>
          </w:p>
        </w:tc>
        <w:tc>
          <w:tcPr>
            <w:tcW w:w="1362" w:type="pct"/>
          </w:tcPr>
          <w:p w14:paraId="641A54F9"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14:paraId="613ACD17"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0FF84D27" w14:textId="77777777" w:rsidTr="009F593C">
        <w:tc>
          <w:tcPr>
            <w:tcW w:w="1000" w:type="pct"/>
            <w:tcMar>
              <w:top w:w="72" w:type="dxa"/>
              <w:left w:w="115" w:type="dxa"/>
              <w:bottom w:w="72" w:type="dxa"/>
              <w:right w:w="115" w:type="dxa"/>
            </w:tcMar>
          </w:tcPr>
          <w:p w14:paraId="1155839D"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Jack </w:t>
            </w:r>
            <w:proofErr w:type="spellStart"/>
            <w:r>
              <w:rPr>
                <w:rFonts w:asciiTheme="minorHAnsi" w:hAnsiTheme="minorHAnsi" w:cstheme="minorHAnsi"/>
                <w:color w:val="000000" w:themeColor="text1"/>
                <w:sz w:val="20"/>
                <w:szCs w:val="20"/>
              </w:rPr>
              <w:t>Hobbick</w:t>
            </w:r>
            <w:proofErr w:type="spellEnd"/>
          </w:p>
        </w:tc>
        <w:tc>
          <w:tcPr>
            <w:tcW w:w="1455" w:type="pct"/>
            <w:tcMar>
              <w:top w:w="72" w:type="dxa"/>
              <w:left w:w="115" w:type="dxa"/>
              <w:bottom w:w="72" w:type="dxa"/>
              <w:right w:w="115" w:type="dxa"/>
            </w:tcMar>
            <w:vAlign w:val="center"/>
          </w:tcPr>
          <w:p w14:paraId="18A6C66D" w14:textId="77777777" w:rsidR="005F2BDD" w:rsidRPr="00F14C6A" w:rsidRDefault="005F2BDD" w:rsidP="009F593C">
            <w:pPr>
              <w:rPr>
                <w:rFonts w:asciiTheme="minorHAnsi" w:hAnsiTheme="minorHAnsi"/>
                <w:color w:val="000000" w:themeColor="text1"/>
                <w:sz w:val="20"/>
                <w:szCs w:val="20"/>
              </w:rPr>
            </w:pPr>
            <w:r>
              <w:rPr>
                <w:rFonts w:asciiTheme="minorHAnsi" w:hAnsiTheme="minorHAnsi" w:cstheme="minorHAnsi"/>
                <w:color w:val="000000" w:themeColor="text1"/>
                <w:sz w:val="20"/>
                <w:szCs w:val="20"/>
              </w:rPr>
              <w:t>Testing Program Manager</w:t>
            </w:r>
          </w:p>
        </w:tc>
        <w:tc>
          <w:tcPr>
            <w:tcW w:w="1362" w:type="pct"/>
          </w:tcPr>
          <w:p w14:paraId="5116F367"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Business Integration Team</w:t>
            </w:r>
          </w:p>
        </w:tc>
        <w:tc>
          <w:tcPr>
            <w:tcW w:w="1183" w:type="pct"/>
          </w:tcPr>
          <w:p w14:paraId="78848BE8"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4D91413C" w14:textId="77777777" w:rsidTr="009F593C">
        <w:tc>
          <w:tcPr>
            <w:tcW w:w="1000" w:type="pct"/>
            <w:tcMar>
              <w:top w:w="72" w:type="dxa"/>
              <w:left w:w="115" w:type="dxa"/>
              <w:bottom w:w="72" w:type="dxa"/>
              <w:right w:w="115" w:type="dxa"/>
            </w:tcMar>
          </w:tcPr>
          <w:p w14:paraId="43B48D09" w14:textId="77777777" w:rsidR="005F2BDD" w:rsidRPr="00F14C6A" w:rsidRDefault="005F2BDD" w:rsidP="009F593C">
            <w:pPr>
              <w:rPr>
                <w:rFonts w:asciiTheme="minorHAnsi" w:hAnsiTheme="minorHAnsi" w:cstheme="minorHAnsi"/>
                <w:color w:val="000000" w:themeColor="text1"/>
                <w:sz w:val="20"/>
                <w:szCs w:val="20"/>
              </w:rPr>
            </w:pPr>
            <w:proofErr w:type="spellStart"/>
            <w:r w:rsidRPr="00652C30">
              <w:rPr>
                <w:rFonts w:asciiTheme="minorHAnsi" w:hAnsiTheme="minorHAnsi" w:cstheme="minorHAnsi"/>
                <w:color w:val="000000" w:themeColor="text1"/>
                <w:sz w:val="20"/>
                <w:szCs w:val="20"/>
              </w:rPr>
              <w:t>Manoj</w:t>
            </w:r>
            <w:proofErr w:type="spellEnd"/>
            <w:r w:rsidRPr="00652C30">
              <w:rPr>
                <w:rFonts w:asciiTheme="minorHAnsi" w:hAnsiTheme="minorHAnsi" w:cstheme="minorHAnsi"/>
                <w:color w:val="000000" w:themeColor="text1"/>
                <w:sz w:val="20"/>
                <w:szCs w:val="20"/>
              </w:rPr>
              <w:t xml:space="preserve"> Ajgaonkar</w:t>
            </w:r>
          </w:p>
        </w:tc>
        <w:tc>
          <w:tcPr>
            <w:tcW w:w="1455" w:type="pct"/>
            <w:tcMar>
              <w:top w:w="72" w:type="dxa"/>
              <w:left w:w="115" w:type="dxa"/>
              <w:bottom w:w="72" w:type="dxa"/>
              <w:right w:w="115" w:type="dxa"/>
            </w:tcMar>
            <w:vAlign w:val="center"/>
          </w:tcPr>
          <w:p w14:paraId="00937122"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SAP QA Advisor</w:t>
            </w:r>
          </w:p>
        </w:tc>
        <w:tc>
          <w:tcPr>
            <w:tcW w:w="1362" w:type="pct"/>
          </w:tcPr>
          <w:p w14:paraId="3367D72E"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31B6D189"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2FB07C87" w14:textId="77777777" w:rsidTr="009F593C">
        <w:tc>
          <w:tcPr>
            <w:tcW w:w="1000" w:type="pct"/>
            <w:tcMar>
              <w:top w:w="72" w:type="dxa"/>
              <w:left w:w="115" w:type="dxa"/>
              <w:bottom w:w="72" w:type="dxa"/>
              <w:right w:w="115" w:type="dxa"/>
            </w:tcMar>
          </w:tcPr>
          <w:p w14:paraId="58806F6D" w14:textId="77777777" w:rsidR="005F2BDD" w:rsidRPr="00F14C6A" w:rsidRDefault="005F2BDD" w:rsidP="009F593C">
            <w:pPr>
              <w:rPr>
                <w:rFonts w:asciiTheme="minorHAnsi" w:hAnsiTheme="minorHAnsi" w:cstheme="minorHAnsi"/>
                <w:color w:val="000000" w:themeColor="text1"/>
                <w:sz w:val="20"/>
                <w:szCs w:val="20"/>
              </w:rPr>
            </w:pPr>
            <w:r w:rsidRPr="00652C30">
              <w:rPr>
                <w:rFonts w:asciiTheme="minorHAnsi" w:hAnsiTheme="minorHAnsi" w:cstheme="minorHAnsi"/>
                <w:color w:val="000000" w:themeColor="text1"/>
                <w:sz w:val="20"/>
                <w:szCs w:val="20"/>
              </w:rPr>
              <w:t>Scott Tingle</w:t>
            </w:r>
          </w:p>
        </w:tc>
        <w:tc>
          <w:tcPr>
            <w:tcW w:w="1455" w:type="pct"/>
            <w:tcMar>
              <w:top w:w="72" w:type="dxa"/>
              <w:left w:w="115" w:type="dxa"/>
              <w:bottom w:w="72" w:type="dxa"/>
              <w:right w:w="115" w:type="dxa"/>
            </w:tcMar>
            <w:vAlign w:val="center"/>
          </w:tcPr>
          <w:p w14:paraId="523F9BD6" w14:textId="77777777" w:rsidR="005F2BDD" w:rsidRPr="00F14C6A" w:rsidRDefault="005F2BDD" w:rsidP="009F593C">
            <w:pPr>
              <w:rPr>
                <w:rFonts w:asciiTheme="minorHAnsi" w:hAnsiTheme="minorHAnsi"/>
                <w:color w:val="000000" w:themeColor="text1"/>
                <w:sz w:val="20"/>
                <w:szCs w:val="20"/>
              </w:rPr>
            </w:pPr>
            <w:r w:rsidRPr="00F14C6A">
              <w:rPr>
                <w:rFonts w:asciiTheme="minorHAnsi" w:hAnsiTheme="minorHAnsi"/>
                <w:color w:val="000000" w:themeColor="text1"/>
                <w:sz w:val="20"/>
                <w:szCs w:val="20"/>
              </w:rPr>
              <w:t>AMI Program Lead</w:t>
            </w:r>
          </w:p>
        </w:tc>
        <w:tc>
          <w:tcPr>
            <w:tcW w:w="1362" w:type="pct"/>
          </w:tcPr>
          <w:p w14:paraId="6D4A4884"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w:t>
            </w:r>
          </w:p>
        </w:tc>
        <w:tc>
          <w:tcPr>
            <w:tcW w:w="1183" w:type="pct"/>
          </w:tcPr>
          <w:p w14:paraId="55CCDFBF"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69FE9A53" w14:textId="77777777" w:rsidTr="009F593C">
        <w:tc>
          <w:tcPr>
            <w:tcW w:w="1000" w:type="pct"/>
            <w:tcMar>
              <w:top w:w="72" w:type="dxa"/>
              <w:left w:w="115" w:type="dxa"/>
              <w:bottom w:w="72" w:type="dxa"/>
              <w:right w:w="115" w:type="dxa"/>
            </w:tcMar>
          </w:tcPr>
          <w:p w14:paraId="20A60E3A" w14:textId="77777777" w:rsidR="005F2BDD" w:rsidRPr="00F14C6A" w:rsidRDefault="005F2BDD" w:rsidP="009F593C">
            <w:pPr>
              <w:rPr>
                <w:rFonts w:asciiTheme="minorHAnsi" w:hAnsiTheme="minorHAnsi" w:cstheme="minorHAnsi"/>
                <w:color w:val="000000" w:themeColor="text1"/>
                <w:sz w:val="20"/>
                <w:szCs w:val="20"/>
              </w:rPr>
            </w:pPr>
            <w:r w:rsidRPr="00652C30">
              <w:rPr>
                <w:rFonts w:asciiTheme="minorHAnsi" w:hAnsiTheme="minorHAnsi" w:cstheme="minorHAnsi"/>
                <w:color w:val="000000" w:themeColor="text1"/>
                <w:sz w:val="20"/>
                <w:szCs w:val="20"/>
              </w:rPr>
              <w:t xml:space="preserve">Jeff </w:t>
            </w:r>
            <w:proofErr w:type="spellStart"/>
            <w:r w:rsidRPr="00652C30">
              <w:rPr>
                <w:rFonts w:asciiTheme="minorHAnsi" w:hAnsiTheme="minorHAnsi" w:cstheme="minorHAnsi"/>
                <w:color w:val="000000" w:themeColor="text1"/>
                <w:sz w:val="20"/>
                <w:szCs w:val="20"/>
              </w:rPr>
              <w:t>Tolonen</w:t>
            </w:r>
            <w:proofErr w:type="spellEnd"/>
          </w:p>
        </w:tc>
        <w:tc>
          <w:tcPr>
            <w:tcW w:w="1455" w:type="pct"/>
            <w:tcMar>
              <w:top w:w="72" w:type="dxa"/>
              <w:left w:w="115" w:type="dxa"/>
              <w:bottom w:w="72" w:type="dxa"/>
              <w:right w:w="115" w:type="dxa"/>
            </w:tcMar>
            <w:vAlign w:val="center"/>
          </w:tcPr>
          <w:p w14:paraId="1D7C8FFA"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 SDM Solution Architect</w:t>
            </w:r>
          </w:p>
        </w:tc>
        <w:tc>
          <w:tcPr>
            <w:tcW w:w="1362" w:type="pct"/>
          </w:tcPr>
          <w:p w14:paraId="4EAC398B"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w:t>
            </w:r>
          </w:p>
        </w:tc>
        <w:tc>
          <w:tcPr>
            <w:tcW w:w="1183" w:type="pct"/>
          </w:tcPr>
          <w:p w14:paraId="40286D87"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472EB0CD" w14:textId="77777777" w:rsidTr="009F593C">
        <w:tc>
          <w:tcPr>
            <w:tcW w:w="1000" w:type="pct"/>
            <w:tcMar>
              <w:top w:w="72" w:type="dxa"/>
              <w:left w:w="115" w:type="dxa"/>
              <w:bottom w:w="72" w:type="dxa"/>
              <w:right w:w="115" w:type="dxa"/>
            </w:tcMar>
          </w:tcPr>
          <w:p w14:paraId="67734A86" w14:textId="77777777" w:rsidR="005F2BDD" w:rsidRPr="00F14C6A" w:rsidRDefault="005F2BDD" w:rsidP="009F593C">
            <w:pPr>
              <w:rPr>
                <w:rFonts w:asciiTheme="minorHAnsi" w:hAnsiTheme="minorHAnsi" w:cstheme="minorHAnsi"/>
                <w:color w:val="000000" w:themeColor="text1"/>
                <w:sz w:val="20"/>
                <w:szCs w:val="20"/>
              </w:rPr>
            </w:pPr>
            <w:proofErr w:type="spellStart"/>
            <w:r w:rsidRPr="00652C30">
              <w:rPr>
                <w:rFonts w:asciiTheme="minorHAnsi" w:hAnsiTheme="minorHAnsi" w:cstheme="minorHAnsi"/>
                <w:color w:val="000000" w:themeColor="text1"/>
                <w:sz w:val="20"/>
                <w:szCs w:val="20"/>
              </w:rPr>
              <w:t>Nitish</w:t>
            </w:r>
            <w:proofErr w:type="spellEnd"/>
            <w:r w:rsidRPr="00652C30">
              <w:rPr>
                <w:rFonts w:asciiTheme="minorHAnsi" w:hAnsiTheme="minorHAnsi" w:cstheme="minorHAnsi"/>
                <w:color w:val="000000" w:themeColor="text1"/>
                <w:sz w:val="20"/>
                <w:szCs w:val="20"/>
              </w:rPr>
              <w:t xml:space="preserve"> </w:t>
            </w:r>
            <w:proofErr w:type="spellStart"/>
            <w:r w:rsidRPr="00652C30">
              <w:rPr>
                <w:rFonts w:asciiTheme="minorHAnsi" w:hAnsiTheme="minorHAnsi" w:cstheme="minorHAnsi"/>
                <w:color w:val="000000" w:themeColor="text1"/>
                <w:sz w:val="20"/>
                <w:szCs w:val="20"/>
              </w:rPr>
              <w:t>Walia</w:t>
            </w:r>
            <w:proofErr w:type="spellEnd"/>
          </w:p>
        </w:tc>
        <w:tc>
          <w:tcPr>
            <w:tcW w:w="1455" w:type="pct"/>
            <w:tcMar>
              <w:top w:w="72" w:type="dxa"/>
              <w:left w:w="115" w:type="dxa"/>
              <w:bottom w:w="72" w:type="dxa"/>
              <w:right w:w="115" w:type="dxa"/>
            </w:tcMar>
            <w:vAlign w:val="center"/>
          </w:tcPr>
          <w:p w14:paraId="4CFEF7DB"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Solution Architect, Capgemini</w:t>
            </w:r>
          </w:p>
        </w:tc>
        <w:tc>
          <w:tcPr>
            <w:tcW w:w="1362" w:type="pct"/>
          </w:tcPr>
          <w:p w14:paraId="6C776C17"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3C7A9EE6"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7AC8E9D0" w14:textId="77777777" w:rsidTr="009F593C">
        <w:tc>
          <w:tcPr>
            <w:tcW w:w="1000" w:type="pct"/>
            <w:tcMar>
              <w:top w:w="72" w:type="dxa"/>
              <w:left w:w="115" w:type="dxa"/>
              <w:bottom w:w="72" w:type="dxa"/>
              <w:right w:w="115" w:type="dxa"/>
            </w:tcMar>
          </w:tcPr>
          <w:p w14:paraId="65417ABE"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Anthony Fava</w:t>
            </w:r>
          </w:p>
        </w:tc>
        <w:tc>
          <w:tcPr>
            <w:tcW w:w="1455" w:type="pct"/>
            <w:tcMar>
              <w:top w:w="72" w:type="dxa"/>
              <w:left w:w="115" w:type="dxa"/>
              <w:bottom w:w="72" w:type="dxa"/>
              <w:right w:w="115" w:type="dxa"/>
            </w:tcMar>
            <w:vAlign w:val="center"/>
          </w:tcPr>
          <w:p w14:paraId="1C0EB5CC"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Performance Testing, </w:t>
            </w:r>
            <w:r>
              <w:rPr>
                <w:rFonts w:asciiTheme="minorHAnsi" w:hAnsiTheme="minorHAnsi"/>
                <w:color w:val="000000" w:themeColor="text1"/>
                <w:sz w:val="20"/>
                <w:szCs w:val="20"/>
              </w:rPr>
              <w:t>Capgemini</w:t>
            </w:r>
          </w:p>
        </w:tc>
        <w:tc>
          <w:tcPr>
            <w:tcW w:w="1362" w:type="pct"/>
          </w:tcPr>
          <w:p w14:paraId="7B6126BA" w14:textId="77777777" w:rsidR="005F2BDD" w:rsidRPr="00F14C6A" w:rsidRDefault="005F2BDD" w:rsidP="009F593C">
            <w:pPr>
              <w:rPr>
                <w:rFonts w:asciiTheme="minorHAnsi" w:hAnsiTheme="minorHAnsi"/>
                <w:color w:val="000000"/>
                <w:sz w:val="20"/>
                <w:szCs w:val="20"/>
              </w:rPr>
            </w:pPr>
            <w:r>
              <w:rPr>
                <w:rFonts w:asciiTheme="minorHAnsi" w:hAnsiTheme="minorHAnsi" w:cstheme="minorHAnsi"/>
                <w:color w:val="000000" w:themeColor="text1"/>
                <w:sz w:val="20"/>
                <w:szCs w:val="20"/>
              </w:rPr>
              <w:t>Smart Energy Program</w:t>
            </w:r>
          </w:p>
        </w:tc>
        <w:tc>
          <w:tcPr>
            <w:tcW w:w="1183" w:type="pct"/>
          </w:tcPr>
          <w:p w14:paraId="5917A2AF"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5331AD08" w14:textId="77777777" w:rsidTr="009F593C">
        <w:tc>
          <w:tcPr>
            <w:tcW w:w="1000" w:type="pct"/>
            <w:tcMar>
              <w:top w:w="72" w:type="dxa"/>
              <w:left w:w="115" w:type="dxa"/>
              <w:bottom w:w="72" w:type="dxa"/>
              <w:right w:w="115" w:type="dxa"/>
            </w:tcMar>
          </w:tcPr>
          <w:p w14:paraId="08BED364"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Amit </w:t>
            </w:r>
            <w:proofErr w:type="spellStart"/>
            <w:r>
              <w:rPr>
                <w:rFonts w:asciiTheme="minorHAnsi" w:hAnsiTheme="minorHAnsi" w:cstheme="minorHAnsi"/>
                <w:color w:val="000000" w:themeColor="text1"/>
                <w:sz w:val="20"/>
                <w:szCs w:val="20"/>
              </w:rPr>
              <w:t>Jadli</w:t>
            </w:r>
            <w:proofErr w:type="spellEnd"/>
          </w:p>
        </w:tc>
        <w:tc>
          <w:tcPr>
            <w:tcW w:w="1455" w:type="pct"/>
            <w:tcMar>
              <w:top w:w="72" w:type="dxa"/>
              <w:left w:w="115" w:type="dxa"/>
              <w:bottom w:w="72" w:type="dxa"/>
              <w:right w:w="115" w:type="dxa"/>
            </w:tcMar>
            <w:vAlign w:val="center"/>
          </w:tcPr>
          <w:p w14:paraId="1BC05C80"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olor w:val="000000"/>
                <w:sz w:val="20"/>
                <w:szCs w:val="20"/>
              </w:rPr>
              <w:t xml:space="preserve">Integration Testing, </w:t>
            </w:r>
            <w:r>
              <w:rPr>
                <w:rFonts w:asciiTheme="minorHAnsi" w:hAnsiTheme="minorHAnsi"/>
                <w:color w:val="000000" w:themeColor="text1"/>
                <w:sz w:val="20"/>
                <w:szCs w:val="20"/>
              </w:rPr>
              <w:t>Capgemini</w:t>
            </w:r>
          </w:p>
        </w:tc>
        <w:tc>
          <w:tcPr>
            <w:tcW w:w="1362" w:type="pct"/>
          </w:tcPr>
          <w:p w14:paraId="3DA964AE"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14:paraId="26883A4F"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0671649E" w14:textId="77777777" w:rsidTr="009F593C">
        <w:tc>
          <w:tcPr>
            <w:tcW w:w="1000" w:type="pct"/>
            <w:tcMar>
              <w:top w:w="72" w:type="dxa"/>
              <w:left w:w="115" w:type="dxa"/>
              <w:bottom w:w="72" w:type="dxa"/>
              <w:right w:w="115" w:type="dxa"/>
            </w:tcMar>
          </w:tcPr>
          <w:p w14:paraId="33C7FEEC"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Jessica Scott</w:t>
            </w:r>
          </w:p>
        </w:tc>
        <w:tc>
          <w:tcPr>
            <w:tcW w:w="1455" w:type="pct"/>
            <w:tcMar>
              <w:top w:w="72" w:type="dxa"/>
              <w:left w:w="115" w:type="dxa"/>
              <w:bottom w:w="72" w:type="dxa"/>
              <w:right w:w="115" w:type="dxa"/>
            </w:tcMar>
            <w:vAlign w:val="center"/>
          </w:tcPr>
          <w:p w14:paraId="1A8B769C"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olor w:val="000000"/>
                <w:sz w:val="20"/>
                <w:szCs w:val="20"/>
              </w:rPr>
              <w:t>Audit Controls, Deloitte</w:t>
            </w:r>
          </w:p>
        </w:tc>
        <w:tc>
          <w:tcPr>
            <w:tcW w:w="1362" w:type="pct"/>
          </w:tcPr>
          <w:p w14:paraId="7351EE19"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14:paraId="29283476"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6D144AAC" w14:textId="77777777" w:rsidTr="009F593C">
        <w:tc>
          <w:tcPr>
            <w:tcW w:w="1000" w:type="pct"/>
            <w:tcMar>
              <w:top w:w="72" w:type="dxa"/>
              <w:left w:w="115" w:type="dxa"/>
              <w:bottom w:w="72" w:type="dxa"/>
              <w:right w:w="115" w:type="dxa"/>
            </w:tcMar>
          </w:tcPr>
          <w:p w14:paraId="472DBB65"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Clark </w:t>
            </w:r>
            <w:proofErr w:type="spellStart"/>
            <w:r>
              <w:rPr>
                <w:rFonts w:asciiTheme="minorHAnsi" w:hAnsiTheme="minorHAnsi" w:cstheme="minorHAnsi"/>
                <w:color w:val="000000" w:themeColor="text1"/>
                <w:sz w:val="20"/>
                <w:szCs w:val="20"/>
              </w:rPr>
              <w:t>Oeler</w:t>
            </w:r>
            <w:proofErr w:type="spellEnd"/>
          </w:p>
        </w:tc>
        <w:tc>
          <w:tcPr>
            <w:tcW w:w="1455" w:type="pct"/>
            <w:tcMar>
              <w:top w:w="72" w:type="dxa"/>
              <w:left w:w="115" w:type="dxa"/>
              <w:bottom w:w="72" w:type="dxa"/>
              <w:right w:w="115" w:type="dxa"/>
            </w:tcMar>
            <w:vAlign w:val="center"/>
          </w:tcPr>
          <w:p w14:paraId="407ADBCC"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olor w:val="000000"/>
                <w:sz w:val="20"/>
                <w:szCs w:val="20"/>
              </w:rPr>
              <w:t>Audit Controls, Deloitte</w:t>
            </w:r>
          </w:p>
        </w:tc>
        <w:tc>
          <w:tcPr>
            <w:tcW w:w="1362" w:type="pct"/>
          </w:tcPr>
          <w:p w14:paraId="444EED3D"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14:paraId="22F0059E"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14:paraId="3E81A53E" w14:textId="77777777" w:rsidR="005F2BDD" w:rsidRPr="00F14C6A" w:rsidRDefault="005F2BDD" w:rsidP="005F2BDD">
      <w:pPr>
        <w:pStyle w:val="CapHeading1"/>
        <w:numPr>
          <w:ilvl w:val="0"/>
          <w:numId w:val="0"/>
        </w:numPr>
        <w:rPr>
          <w:rFonts w:asciiTheme="minorHAnsi" w:hAnsiTheme="minorHAnsi"/>
          <w:sz w:val="20"/>
          <w:szCs w:val="20"/>
          <w:lang w:val="sv-SE"/>
        </w:rPr>
      </w:pPr>
    </w:p>
    <w:p w14:paraId="0EACFFA3" w14:textId="77777777" w:rsidR="005F2BDD" w:rsidRPr="00F14C6A" w:rsidRDefault="005F2BDD" w:rsidP="005F2BDD">
      <w:pPr>
        <w:pStyle w:val="CapHeading1"/>
        <w:numPr>
          <w:ilvl w:val="0"/>
          <w:numId w:val="0"/>
        </w:numPr>
        <w:rPr>
          <w:rFonts w:asciiTheme="minorHAnsi" w:hAnsiTheme="minorHAnsi"/>
          <w:sz w:val="20"/>
          <w:szCs w:val="20"/>
          <w:lang w:val="sv-SE"/>
        </w:rPr>
      </w:pPr>
      <w:r w:rsidRPr="00F14C6A">
        <w:rPr>
          <w:rFonts w:asciiTheme="minorHAnsi" w:hAnsiTheme="minorHAnsi"/>
          <w:sz w:val="20"/>
          <w:szCs w:val="20"/>
          <w:lang w:val="sv-SE"/>
        </w:rPr>
        <w:t>APPROVER(S)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2267"/>
      </w:tblGrid>
      <w:tr w:rsidR="005F2BDD" w:rsidRPr="00F14C6A" w14:paraId="2DACFCFA" w14:textId="77777777" w:rsidTr="009F593C">
        <w:tc>
          <w:tcPr>
            <w:tcW w:w="1000" w:type="pct"/>
            <w:shd w:val="clear" w:color="auto" w:fill="4BACC6" w:themeFill="accent5"/>
            <w:tcMar>
              <w:top w:w="72" w:type="dxa"/>
              <w:left w:w="115" w:type="dxa"/>
              <w:bottom w:w="72" w:type="dxa"/>
              <w:right w:w="115" w:type="dxa"/>
            </w:tcMar>
            <w:vAlign w:val="center"/>
          </w:tcPr>
          <w:p w14:paraId="1DD7C7F7" w14:textId="77777777" w:rsidR="005F2BDD" w:rsidRPr="00F14C6A" w:rsidRDefault="005F2BDD" w:rsidP="009F593C">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7A1F0799" w14:textId="77777777" w:rsidR="005F2BDD" w:rsidRPr="00F14C6A" w:rsidRDefault="005F2BDD" w:rsidP="009F593C">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14:paraId="1373739E" w14:textId="77777777" w:rsidR="005F2BDD" w:rsidRPr="00F14C6A" w:rsidRDefault="005F2BDD" w:rsidP="009F593C">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14:paraId="4F2731C4" w14:textId="77777777" w:rsidR="005F2BDD" w:rsidRPr="00F14C6A" w:rsidRDefault="005F2BDD" w:rsidP="009F593C">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5F2BDD" w:rsidRPr="00F14C6A" w14:paraId="651F0182" w14:textId="77777777" w:rsidTr="009F593C">
        <w:tc>
          <w:tcPr>
            <w:tcW w:w="1000" w:type="pct"/>
            <w:tcMar>
              <w:top w:w="72" w:type="dxa"/>
              <w:left w:w="115" w:type="dxa"/>
              <w:bottom w:w="72" w:type="dxa"/>
              <w:right w:w="115" w:type="dxa"/>
            </w:tcMar>
          </w:tcPr>
          <w:p w14:paraId="6071D551" w14:textId="77777777" w:rsidR="005F2BDD" w:rsidRPr="00F14C6A" w:rsidRDefault="005F2BDD" w:rsidP="009F593C">
            <w:pPr>
              <w:rPr>
                <w:rFonts w:asciiTheme="minorHAnsi" w:hAnsiTheme="minorHAnsi" w:cstheme="minorHAnsi"/>
                <w:color w:val="000000" w:themeColor="text1"/>
                <w:sz w:val="20"/>
                <w:szCs w:val="20"/>
              </w:rPr>
            </w:pPr>
            <w:r w:rsidRPr="00BA4EB1">
              <w:rPr>
                <w:rFonts w:asciiTheme="minorHAnsi" w:hAnsiTheme="minorHAnsi"/>
                <w:color w:val="000000"/>
                <w:sz w:val="20"/>
                <w:szCs w:val="20"/>
              </w:rPr>
              <w:t>Allison Cooper</w:t>
            </w:r>
          </w:p>
        </w:tc>
        <w:tc>
          <w:tcPr>
            <w:tcW w:w="1455" w:type="pct"/>
            <w:tcMar>
              <w:top w:w="72" w:type="dxa"/>
              <w:left w:w="115" w:type="dxa"/>
              <w:bottom w:w="72" w:type="dxa"/>
              <w:right w:w="115" w:type="dxa"/>
            </w:tcMar>
            <w:vAlign w:val="center"/>
          </w:tcPr>
          <w:p w14:paraId="0A115DBE"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 xml:space="preserve">BTS TECH TEAM LD/ </w:t>
            </w:r>
            <w:r>
              <w:rPr>
                <w:rFonts w:asciiTheme="minorHAnsi" w:hAnsiTheme="minorHAnsi" w:cstheme="minorHAnsi"/>
                <w:color w:val="000000" w:themeColor="text1"/>
                <w:sz w:val="20"/>
                <w:szCs w:val="20"/>
              </w:rPr>
              <w:t>SPEC I</w:t>
            </w:r>
          </w:p>
        </w:tc>
        <w:tc>
          <w:tcPr>
            <w:tcW w:w="1362" w:type="pct"/>
          </w:tcPr>
          <w:p w14:paraId="57460947"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 SDM</w:t>
            </w:r>
          </w:p>
        </w:tc>
        <w:tc>
          <w:tcPr>
            <w:tcW w:w="1183" w:type="pct"/>
          </w:tcPr>
          <w:p w14:paraId="34DEDF08"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2FE08E7F" w14:textId="77777777" w:rsidTr="009F593C">
        <w:tc>
          <w:tcPr>
            <w:tcW w:w="1000" w:type="pct"/>
            <w:tcMar>
              <w:top w:w="72" w:type="dxa"/>
              <w:left w:w="115" w:type="dxa"/>
              <w:bottom w:w="72" w:type="dxa"/>
              <w:right w:w="115" w:type="dxa"/>
            </w:tcMar>
          </w:tcPr>
          <w:p w14:paraId="7189BCA1" w14:textId="77777777" w:rsidR="005F2BDD" w:rsidRPr="00F14C6A" w:rsidRDefault="005F2BDD" w:rsidP="009F593C">
            <w:pPr>
              <w:rPr>
                <w:rFonts w:asciiTheme="minorHAnsi" w:hAnsiTheme="minorHAnsi"/>
                <w:color w:val="000000"/>
                <w:sz w:val="20"/>
                <w:szCs w:val="20"/>
              </w:rPr>
            </w:pPr>
            <w:r w:rsidRPr="00F14C6A">
              <w:rPr>
                <w:rFonts w:asciiTheme="minorHAnsi" w:hAnsiTheme="minorHAnsi"/>
                <w:color w:val="000000"/>
                <w:sz w:val="20"/>
                <w:szCs w:val="20"/>
              </w:rPr>
              <w:t>Prashant Gupta</w:t>
            </w:r>
          </w:p>
        </w:tc>
        <w:tc>
          <w:tcPr>
            <w:tcW w:w="1455" w:type="pct"/>
            <w:tcMar>
              <w:top w:w="72" w:type="dxa"/>
              <w:left w:w="115" w:type="dxa"/>
              <w:bottom w:w="72" w:type="dxa"/>
              <w:right w:w="115" w:type="dxa"/>
            </w:tcMar>
            <w:vAlign w:val="center"/>
          </w:tcPr>
          <w:p w14:paraId="4C16559D"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SAP Lead, Capgemini</w:t>
            </w:r>
          </w:p>
        </w:tc>
        <w:tc>
          <w:tcPr>
            <w:tcW w:w="1362" w:type="pct"/>
          </w:tcPr>
          <w:p w14:paraId="0FDF3BE2"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02090A66"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5C32F02D" w14:textId="77777777" w:rsidTr="009F593C">
        <w:tc>
          <w:tcPr>
            <w:tcW w:w="1000" w:type="pct"/>
            <w:tcMar>
              <w:top w:w="72" w:type="dxa"/>
              <w:left w:w="115" w:type="dxa"/>
              <w:bottom w:w="72" w:type="dxa"/>
              <w:right w:w="115" w:type="dxa"/>
            </w:tcMar>
          </w:tcPr>
          <w:p w14:paraId="54C774C1"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olor w:val="000000"/>
                <w:sz w:val="20"/>
                <w:szCs w:val="20"/>
              </w:rPr>
              <w:t>Praveen Jettipalle</w:t>
            </w:r>
          </w:p>
        </w:tc>
        <w:tc>
          <w:tcPr>
            <w:tcW w:w="1455" w:type="pct"/>
            <w:tcMar>
              <w:top w:w="72" w:type="dxa"/>
              <w:left w:w="115" w:type="dxa"/>
              <w:bottom w:w="72" w:type="dxa"/>
              <w:right w:w="115" w:type="dxa"/>
            </w:tcMar>
            <w:vAlign w:val="center"/>
          </w:tcPr>
          <w:p w14:paraId="02D7000F"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SAP lead, CMS Energy</w:t>
            </w:r>
          </w:p>
        </w:tc>
        <w:tc>
          <w:tcPr>
            <w:tcW w:w="1362" w:type="pct"/>
          </w:tcPr>
          <w:p w14:paraId="0D2A012A"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Smart Energy Program</w:t>
            </w:r>
          </w:p>
        </w:tc>
        <w:tc>
          <w:tcPr>
            <w:tcW w:w="1183" w:type="pct"/>
          </w:tcPr>
          <w:p w14:paraId="1F7B6734"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46F84524" w14:textId="77777777" w:rsidTr="009F593C">
        <w:tc>
          <w:tcPr>
            <w:tcW w:w="1000" w:type="pct"/>
            <w:tcMar>
              <w:top w:w="72" w:type="dxa"/>
              <w:left w:w="115" w:type="dxa"/>
              <w:bottom w:w="72" w:type="dxa"/>
              <w:right w:w="115" w:type="dxa"/>
            </w:tcMar>
          </w:tcPr>
          <w:p w14:paraId="2934C514" w14:textId="77777777" w:rsidR="005F2BDD" w:rsidRPr="00F14C6A" w:rsidRDefault="005F2BDD" w:rsidP="009F593C">
            <w:pPr>
              <w:rPr>
                <w:rFonts w:asciiTheme="minorHAnsi" w:hAnsiTheme="minorHAnsi"/>
                <w:color w:val="000000"/>
                <w:sz w:val="20"/>
                <w:szCs w:val="20"/>
              </w:rPr>
            </w:pPr>
            <w:r w:rsidRPr="00F14C6A">
              <w:rPr>
                <w:rFonts w:asciiTheme="minorHAnsi" w:hAnsiTheme="minorHAnsi"/>
                <w:color w:val="000000"/>
                <w:sz w:val="20"/>
                <w:szCs w:val="20"/>
              </w:rPr>
              <w:t>Raja Johns</w:t>
            </w:r>
          </w:p>
          <w:p w14:paraId="68796070" w14:textId="77777777" w:rsidR="005F2BDD" w:rsidRPr="00F14C6A" w:rsidRDefault="005F2BDD" w:rsidP="009F593C">
            <w:pPr>
              <w:rPr>
                <w:rFonts w:asciiTheme="minorHAnsi" w:hAnsiTheme="minorHAnsi" w:cstheme="minorHAnsi"/>
                <w:color w:val="000000" w:themeColor="text1"/>
                <w:sz w:val="20"/>
                <w:szCs w:val="20"/>
              </w:rPr>
            </w:pPr>
          </w:p>
        </w:tc>
        <w:tc>
          <w:tcPr>
            <w:tcW w:w="1455" w:type="pct"/>
            <w:tcMar>
              <w:top w:w="72" w:type="dxa"/>
              <w:left w:w="115" w:type="dxa"/>
              <w:bottom w:w="72" w:type="dxa"/>
              <w:right w:w="115" w:type="dxa"/>
            </w:tcMar>
            <w:vAlign w:val="center"/>
          </w:tcPr>
          <w:p w14:paraId="1375902B"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 SYSTEMS PORTFOLIO MGR</w:t>
            </w:r>
          </w:p>
        </w:tc>
        <w:tc>
          <w:tcPr>
            <w:tcW w:w="1362" w:type="pct"/>
          </w:tcPr>
          <w:p w14:paraId="20286F2E"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 SDM</w:t>
            </w:r>
          </w:p>
        </w:tc>
        <w:tc>
          <w:tcPr>
            <w:tcW w:w="1183" w:type="pct"/>
          </w:tcPr>
          <w:p w14:paraId="4A3DFBF8"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5D0E22AE" w14:textId="77777777" w:rsidTr="009F593C">
        <w:tc>
          <w:tcPr>
            <w:tcW w:w="1000" w:type="pct"/>
            <w:tcMar>
              <w:top w:w="72" w:type="dxa"/>
              <w:left w:w="115" w:type="dxa"/>
              <w:bottom w:w="72" w:type="dxa"/>
              <w:right w:w="115" w:type="dxa"/>
            </w:tcMar>
          </w:tcPr>
          <w:p w14:paraId="3D814D12" w14:textId="77777777" w:rsidR="005F2BDD" w:rsidRPr="00F14C6A" w:rsidRDefault="005F2BDD" w:rsidP="009F593C">
            <w:pPr>
              <w:rPr>
                <w:rFonts w:asciiTheme="minorHAnsi" w:hAnsiTheme="minorHAnsi"/>
                <w:color w:val="000000"/>
                <w:sz w:val="20"/>
                <w:szCs w:val="20"/>
              </w:rPr>
            </w:pPr>
            <w:r>
              <w:rPr>
                <w:rFonts w:asciiTheme="minorHAnsi" w:hAnsiTheme="minorHAnsi"/>
                <w:color w:val="000000"/>
                <w:sz w:val="20"/>
                <w:szCs w:val="20"/>
              </w:rPr>
              <w:t>Duncan Pa</w:t>
            </w:r>
            <w:r w:rsidRPr="00BA4EB1">
              <w:rPr>
                <w:rFonts w:asciiTheme="minorHAnsi" w:hAnsiTheme="minorHAnsi"/>
                <w:color w:val="000000"/>
                <w:sz w:val="20"/>
                <w:szCs w:val="20"/>
              </w:rPr>
              <w:t>terson</w:t>
            </w:r>
          </w:p>
        </w:tc>
        <w:tc>
          <w:tcPr>
            <w:tcW w:w="1455" w:type="pct"/>
            <w:tcMar>
              <w:top w:w="72" w:type="dxa"/>
              <w:left w:w="115" w:type="dxa"/>
              <w:bottom w:w="72" w:type="dxa"/>
              <w:right w:w="115" w:type="dxa"/>
            </w:tcMar>
            <w:vAlign w:val="center"/>
          </w:tcPr>
          <w:p w14:paraId="247680F6"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 TECH</w:t>
            </w:r>
            <w:r>
              <w:rPr>
                <w:rFonts w:asciiTheme="minorHAnsi" w:hAnsiTheme="minorHAnsi" w:cstheme="minorHAnsi"/>
                <w:color w:val="000000" w:themeColor="text1"/>
                <w:sz w:val="20"/>
                <w:szCs w:val="20"/>
              </w:rPr>
              <w:t xml:space="preserve"> SR ANALYST I</w:t>
            </w:r>
          </w:p>
        </w:tc>
        <w:tc>
          <w:tcPr>
            <w:tcW w:w="1362" w:type="pct"/>
          </w:tcPr>
          <w:p w14:paraId="713E138A" w14:textId="77777777" w:rsidR="005F2BDD" w:rsidRPr="00F14C6A" w:rsidRDefault="005F2BDD" w:rsidP="009F593C">
            <w:pPr>
              <w:rPr>
                <w:rFonts w:asciiTheme="minorHAnsi" w:hAnsiTheme="minorHAnsi" w:cstheme="minorHAnsi"/>
                <w:color w:val="000000" w:themeColor="text1"/>
                <w:sz w:val="20"/>
                <w:szCs w:val="20"/>
              </w:rPr>
            </w:pPr>
            <w:r w:rsidRPr="00F14C6A">
              <w:rPr>
                <w:rFonts w:asciiTheme="minorHAnsi" w:hAnsiTheme="minorHAnsi" w:cstheme="minorHAnsi"/>
                <w:color w:val="000000" w:themeColor="text1"/>
                <w:sz w:val="20"/>
                <w:szCs w:val="20"/>
              </w:rPr>
              <w:t>BTS SDM</w:t>
            </w:r>
            <w:r>
              <w:rPr>
                <w:rFonts w:asciiTheme="minorHAnsi" w:hAnsiTheme="minorHAnsi" w:cstheme="minorHAnsi"/>
                <w:color w:val="000000" w:themeColor="text1"/>
                <w:sz w:val="20"/>
                <w:szCs w:val="20"/>
              </w:rPr>
              <w:t xml:space="preserve"> – Development A</w:t>
            </w:r>
          </w:p>
        </w:tc>
        <w:tc>
          <w:tcPr>
            <w:tcW w:w="1183" w:type="pct"/>
          </w:tcPr>
          <w:p w14:paraId="75807B7B"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784E5DD5" w14:textId="77777777" w:rsidTr="009F593C">
        <w:tc>
          <w:tcPr>
            <w:tcW w:w="1000" w:type="pct"/>
            <w:tcMar>
              <w:top w:w="72" w:type="dxa"/>
              <w:left w:w="115" w:type="dxa"/>
              <w:bottom w:w="72" w:type="dxa"/>
              <w:right w:w="115" w:type="dxa"/>
            </w:tcMar>
          </w:tcPr>
          <w:p w14:paraId="025556F0" w14:textId="77777777" w:rsidR="005F2BDD" w:rsidRDefault="005F2BDD" w:rsidP="009F593C">
            <w:pPr>
              <w:rPr>
                <w:rFonts w:asciiTheme="minorHAnsi" w:hAnsiTheme="minorHAnsi"/>
                <w:color w:val="000000"/>
                <w:sz w:val="20"/>
                <w:szCs w:val="20"/>
              </w:rPr>
            </w:pPr>
            <w:r>
              <w:rPr>
                <w:rFonts w:asciiTheme="minorHAnsi" w:hAnsiTheme="minorHAnsi"/>
                <w:color w:val="000000"/>
                <w:sz w:val="20"/>
                <w:szCs w:val="20"/>
              </w:rPr>
              <w:t>Ramesh Swarna</w:t>
            </w:r>
          </w:p>
        </w:tc>
        <w:tc>
          <w:tcPr>
            <w:tcW w:w="1455" w:type="pct"/>
            <w:tcMar>
              <w:top w:w="72" w:type="dxa"/>
              <w:left w:w="115" w:type="dxa"/>
              <w:bottom w:w="72" w:type="dxa"/>
              <w:right w:w="115" w:type="dxa"/>
            </w:tcMar>
            <w:vAlign w:val="center"/>
          </w:tcPr>
          <w:p w14:paraId="1EF4F3FB"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SAP Tech Lead, Capgemini</w:t>
            </w:r>
          </w:p>
        </w:tc>
        <w:tc>
          <w:tcPr>
            <w:tcW w:w="1362" w:type="pct"/>
          </w:tcPr>
          <w:p w14:paraId="36409FE8" w14:textId="77777777" w:rsidR="005F2BDD" w:rsidRPr="00F14C6A" w:rsidRDefault="005F2BDD" w:rsidP="009F593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Smart Energy Program</w:t>
            </w:r>
          </w:p>
        </w:tc>
        <w:tc>
          <w:tcPr>
            <w:tcW w:w="1183" w:type="pct"/>
          </w:tcPr>
          <w:p w14:paraId="684348D7"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r w:rsidR="005F2BDD" w:rsidRPr="00F14C6A" w14:paraId="6DBB3C52" w14:textId="77777777" w:rsidTr="009F593C">
        <w:tc>
          <w:tcPr>
            <w:tcW w:w="1000" w:type="pct"/>
            <w:tcMar>
              <w:top w:w="72" w:type="dxa"/>
              <w:left w:w="115" w:type="dxa"/>
              <w:bottom w:w="72" w:type="dxa"/>
              <w:right w:w="115" w:type="dxa"/>
            </w:tcMar>
          </w:tcPr>
          <w:p w14:paraId="7172ACA3" w14:textId="77777777" w:rsidR="005F2BDD" w:rsidRDefault="005F2BDD" w:rsidP="009F593C">
            <w:pPr>
              <w:rPr>
                <w:rFonts w:asciiTheme="minorHAnsi" w:hAnsiTheme="minorHAnsi"/>
                <w:color w:val="000000"/>
                <w:sz w:val="20"/>
                <w:szCs w:val="20"/>
              </w:rPr>
            </w:pPr>
            <w:r>
              <w:rPr>
                <w:rFonts w:asciiTheme="minorHAnsi" w:hAnsiTheme="minorHAnsi"/>
                <w:color w:val="000000"/>
                <w:sz w:val="20"/>
                <w:szCs w:val="20"/>
              </w:rPr>
              <w:t>Tom Spring</w:t>
            </w:r>
          </w:p>
        </w:tc>
        <w:tc>
          <w:tcPr>
            <w:tcW w:w="1455" w:type="pct"/>
            <w:tcMar>
              <w:top w:w="72" w:type="dxa"/>
              <w:left w:w="115" w:type="dxa"/>
              <w:bottom w:w="72" w:type="dxa"/>
              <w:right w:w="115" w:type="dxa"/>
            </w:tcMar>
            <w:vAlign w:val="center"/>
          </w:tcPr>
          <w:p w14:paraId="5755D795" w14:textId="77777777" w:rsidR="005F2BDD" w:rsidRPr="00F14C6A" w:rsidRDefault="005F2BDD" w:rsidP="009F593C">
            <w:pPr>
              <w:rPr>
                <w:rFonts w:asciiTheme="minorHAnsi" w:hAnsiTheme="minorHAnsi" w:cstheme="minorHAnsi"/>
                <w:color w:val="000000" w:themeColor="text1"/>
                <w:sz w:val="20"/>
                <w:szCs w:val="20"/>
              </w:rPr>
            </w:pPr>
            <w:r w:rsidRPr="00D377AB">
              <w:rPr>
                <w:rFonts w:asciiTheme="minorHAnsi" w:hAnsiTheme="minorHAnsi" w:cstheme="minorHAnsi"/>
                <w:color w:val="000000" w:themeColor="text1"/>
                <w:sz w:val="20"/>
                <w:szCs w:val="20"/>
              </w:rPr>
              <w:t>BTS TECH TEAM LD/ PROJ MGR</w:t>
            </w:r>
          </w:p>
        </w:tc>
        <w:tc>
          <w:tcPr>
            <w:tcW w:w="1362" w:type="pct"/>
          </w:tcPr>
          <w:p w14:paraId="133C5E67" w14:textId="77777777" w:rsidR="005F2BDD" w:rsidRPr="00F14C6A" w:rsidRDefault="005F2BDD" w:rsidP="009F593C">
            <w:pPr>
              <w:rPr>
                <w:rFonts w:asciiTheme="minorHAnsi" w:hAnsiTheme="minorHAnsi" w:cstheme="minorHAnsi"/>
                <w:color w:val="000000" w:themeColor="text1"/>
                <w:sz w:val="20"/>
                <w:szCs w:val="20"/>
              </w:rPr>
            </w:pPr>
            <w:r w:rsidRPr="00D377AB">
              <w:rPr>
                <w:rFonts w:asciiTheme="minorHAnsi" w:hAnsiTheme="minorHAnsi" w:cstheme="minorHAnsi"/>
                <w:color w:val="000000" w:themeColor="text1"/>
                <w:sz w:val="20"/>
                <w:szCs w:val="20"/>
              </w:rPr>
              <w:t>BTS SDM</w:t>
            </w:r>
          </w:p>
        </w:tc>
        <w:tc>
          <w:tcPr>
            <w:tcW w:w="1183" w:type="pct"/>
          </w:tcPr>
          <w:p w14:paraId="0DFE3EC8" w14:textId="77777777" w:rsidR="005F2BDD" w:rsidRPr="00F14C6A" w:rsidRDefault="005F2BDD" w:rsidP="009F593C">
            <w:pPr>
              <w:rPr>
                <w:rFonts w:asciiTheme="minorHAnsi" w:hAnsiTheme="minorHAnsi" w:cstheme="minorHAnsi"/>
                <w:color w:val="00B0F0"/>
                <w:sz w:val="20"/>
                <w:szCs w:val="20"/>
              </w:rPr>
            </w:pPr>
            <w:r w:rsidRPr="00F14C6A">
              <w:rPr>
                <w:rFonts w:asciiTheme="minorHAnsi" w:hAnsiTheme="minorHAnsi" w:cstheme="minorHAnsi"/>
                <w:color w:val="00B0F0"/>
                <w:sz w:val="20"/>
                <w:szCs w:val="20"/>
              </w:rPr>
              <w:t>&lt;Date / Time&gt;</w:t>
            </w:r>
          </w:p>
        </w:tc>
      </w:tr>
    </w:tbl>
    <w:p w14:paraId="27479556" w14:textId="77777777" w:rsidR="005F2BDD" w:rsidRDefault="005F2BDD" w:rsidP="005F2BDD">
      <w:pPr>
        <w:pStyle w:val="CapHeading1"/>
        <w:numPr>
          <w:ilvl w:val="0"/>
          <w:numId w:val="0"/>
        </w:numPr>
        <w:rPr>
          <w:rFonts w:asciiTheme="minorHAnsi" w:hAnsiTheme="minorHAnsi"/>
          <w:sz w:val="22"/>
          <w:szCs w:val="22"/>
          <w:highlight w:val="green"/>
          <w:lang w:val="sv-SE"/>
        </w:rPr>
      </w:pPr>
    </w:p>
    <w:p w14:paraId="0038C8BB" w14:textId="77777777" w:rsidR="005F2BDD" w:rsidRDefault="005F2BDD" w:rsidP="005F2BDD">
      <w:pPr>
        <w:pStyle w:val="CapHeading1"/>
        <w:numPr>
          <w:ilvl w:val="0"/>
          <w:numId w:val="0"/>
        </w:numPr>
        <w:rPr>
          <w:rFonts w:asciiTheme="minorHAnsi" w:hAnsiTheme="minorHAnsi"/>
          <w:sz w:val="22"/>
          <w:szCs w:val="22"/>
          <w:highlight w:val="green"/>
          <w:lang w:val="sv-SE"/>
        </w:rPr>
      </w:pPr>
    </w:p>
    <w:p w14:paraId="4306026F" w14:textId="77777777" w:rsidR="005F2BDD" w:rsidRDefault="005F2BDD" w:rsidP="005F2BDD">
      <w:pPr>
        <w:pStyle w:val="CapNormal"/>
        <w:rPr>
          <w:highlight w:val="green"/>
          <w:lang w:val="sv-SE"/>
        </w:rPr>
      </w:pPr>
    </w:p>
    <w:p w14:paraId="589844D9" w14:textId="77777777" w:rsidR="005F2BDD" w:rsidRPr="005F2BDD" w:rsidRDefault="005F2BDD" w:rsidP="005F2BDD">
      <w:pPr>
        <w:pStyle w:val="CapNormal"/>
        <w:rPr>
          <w:highlight w:val="green"/>
          <w:lang w:val="sv-SE"/>
        </w:rPr>
      </w:pPr>
    </w:p>
    <w:p w14:paraId="1D796229" w14:textId="77777777" w:rsidR="005F2BDD" w:rsidRDefault="005F2BDD" w:rsidP="005F2BDD">
      <w:pPr>
        <w:pStyle w:val="CapHeading1"/>
        <w:numPr>
          <w:ilvl w:val="0"/>
          <w:numId w:val="0"/>
        </w:numPr>
        <w:rPr>
          <w:rFonts w:asciiTheme="minorHAnsi" w:hAnsiTheme="minorHAnsi"/>
          <w:sz w:val="22"/>
          <w:szCs w:val="22"/>
          <w:highlight w:val="green"/>
          <w:lang w:val="sv-SE"/>
        </w:rPr>
      </w:pPr>
    </w:p>
    <w:p w14:paraId="1255E73E" w14:textId="77777777" w:rsidR="005F2BDD" w:rsidRPr="005F2BDD" w:rsidRDefault="005F2BDD" w:rsidP="005F2BDD">
      <w:pPr>
        <w:pStyle w:val="CapHeading1"/>
        <w:numPr>
          <w:ilvl w:val="0"/>
          <w:numId w:val="0"/>
        </w:numPr>
        <w:rPr>
          <w:rFonts w:asciiTheme="minorHAnsi" w:hAnsiTheme="minorHAnsi"/>
          <w:sz w:val="22"/>
          <w:szCs w:val="22"/>
          <w:highlight w:val="green"/>
          <w:lang w:val="sv-SE"/>
        </w:rPr>
      </w:pPr>
      <w:r w:rsidRPr="005F2BDD">
        <w:rPr>
          <w:rFonts w:asciiTheme="minorHAnsi" w:hAnsiTheme="minorHAnsi"/>
          <w:sz w:val="22"/>
          <w:szCs w:val="22"/>
          <w:highlight w:val="green"/>
          <w:lang w:val="sv-SE"/>
        </w:rPr>
        <w:t>REVIEWER(S)</w:t>
      </w:r>
      <w:bookmarkEnd w:id="0"/>
      <w:bookmarkEnd w:id="1"/>
      <w:bookmarkEnd w:id="2"/>
      <w:bookmarkEnd w:id="3"/>
      <w:bookmarkEnd w:id="4"/>
    </w:p>
    <w:tbl>
      <w:tblPr>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69"/>
        <w:gridCol w:w="2206"/>
        <w:gridCol w:w="1350"/>
        <w:gridCol w:w="3535"/>
      </w:tblGrid>
      <w:tr w:rsidR="005F2BDD" w:rsidRPr="005F2BDD" w14:paraId="4EE557D4" w14:textId="77777777" w:rsidTr="009F593C">
        <w:tc>
          <w:tcPr>
            <w:tcW w:w="0" w:type="auto"/>
            <w:shd w:val="clear" w:color="auto" w:fill="4BACC6" w:themeFill="accent5"/>
            <w:tcMar>
              <w:top w:w="72" w:type="dxa"/>
              <w:left w:w="115" w:type="dxa"/>
              <w:bottom w:w="72" w:type="dxa"/>
              <w:right w:w="115" w:type="dxa"/>
            </w:tcMar>
          </w:tcPr>
          <w:p w14:paraId="0494FA16" w14:textId="77777777" w:rsidR="005F2BDD" w:rsidRPr="005F2BDD" w:rsidRDefault="005F2BDD" w:rsidP="009F593C">
            <w:pPr>
              <w:pStyle w:val="table"/>
              <w:spacing w:before="40" w:beforeAutospacing="0" w:after="40" w:afterAutospacing="0"/>
              <w:rPr>
                <w:rFonts w:asciiTheme="minorHAnsi" w:hAnsiTheme="minorHAnsi" w:cstheme="minorHAnsi"/>
                <w:b/>
                <w:bCs/>
                <w:iCs/>
                <w:sz w:val="20"/>
                <w:szCs w:val="20"/>
                <w:highlight w:val="green"/>
              </w:rPr>
            </w:pPr>
            <w:bookmarkStart w:id="5" w:name="_Toc411873293"/>
            <w:r w:rsidRPr="005F2BDD">
              <w:rPr>
                <w:rFonts w:asciiTheme="minorHAnsi" w:hAnsiTheme="minorHAnsi" w:cstheme="minorHAnsi"/>
                <w:b/>
                <w:bCs/>
                <w:iCs/>
                <w:sz w:val="20"/>
                <w:szCs w:val="20"/>
                <w:highlight w:val="green"/>
              </w:rPr>
              <w:t>Name</w:t>
            </w:r>
          </w:p>
        </w:tc>
        <w:tc>
          <w:tcPr>
            <w:tcW w:w="2206" w:type="dxa"/>
            <w:shd w:val="clear" w:color="auto" w:fill="4BACC6" w:themeFill="accent5"/>
            <w:tcMar>
              <w:top w:w="72" w:type="dxa"/>
              <w:left w:w="115" w:type="dxa"/>
              <w:bottom w:w="72" w:type="dxa"/>
              <w:right w:w="115" w:type="dxa"/>
            </w:tcMar>
          </w:tcPr>
          <w:p w14:paraId="624AD92F" w14:textId="77777777" w:rsidR="005F2BDD" w:rsidRPr="005F2BDD" w:rsidRDefault="005F2BDD" w:rsidP="009F593C">
            <w:pPr>
              <w:pStyle w:val="table"/>
              <w:spacing w:before="40" w:beforeAutospacing="0" w:after="40" w:afterAutospacing="0"/>
              <w:rPr>
                <w:rFonts w:asciiTheme="minorHAnsi" w:hAnsiTheme="minorHAnsi" w:cstheme="minorHAnsi"/>
                <w:b/>
                <w:bCs/>
                <w:iCs/>
                <w:sz w:val="20"/>
                <w:szCs w:val="20"/>
                <w:highlight w:val="green"/>
              </w:rPr>
            </w:pPr>
            <w:r w:rsidRPr="005F2BDD">
              <w:rPr>
                <w:rFonts w:asciiTheme="minorHAnsi" w:hAnsiTheme="minorHAnsi" w:cstheme="minorHAnsi"/>
                <w:b/>
                <w:bCs/>
                <w:iCs/>
                <w:sz w:val="20"/>
                <w:szCs w:val="20"/>
                <w:highlight w:val="green"/>
              </w:rPr>
              <w:t>Title</w:t>
            </w:r>
          </w:p>
        </w:tc>
        <w:tc>
          <w:tcPr>
            <w:tcW w:w="1350" w:type="dxa"/>
            <w:shd w:val="clear" w:color="auto" w:fill="4BACC6" w:themeFill="accent5"/>
          </w:tcPr>
          <w:p w14:paraId="6C7ACCF1" w14:textId="77777777" w:rsidR="005F2BDD" w:rsidRPr="005F2BDD" w:rsidRDefault="005F2BDD" w:rsidP="009F593C">
            <w:pPr>
              <w:pStyle w:val="table"/>
              <w:spacing w:before="40" w:beforeAutospacing="0" w:after="40" w:afterAutospacing="0"/>
              <w:rPr>
                <w:rFonts w:asciiTheme="minorHAnsi" w:hAnsiTheme="minorHAnsi" w:cstheme="minorHAnsi"/>
                <w:b/>
                <w:bCs/>
                <w:iCs/>
                <w:sz w:val="20"/>
                <w:szCs w:val="20"/>
                <w:highlight w:val="green"/>
              </w:rPr>
            </w:pPr>
            <w:r w:rsidRPr="005F2BDD">
              <w:rPr>
                <w:rFonts w:asciiTheme="minorHAnsi" w:hAnsiTheme="minorHAnsi" w:cstheme="minorHAnsi"/>
                <w:b/>
                <w:bCs/>
                <w:iCs/>
                <w:sz w:val="20"/>
                <w:szCs w:val="20"/>
                <w:highlight w:val="green"/>
              </w:rPr>
              <w:t>Department</w:t>
            </w:r>
          </w:p>
        </w:tc>
        <w:tc>
          <w:tcPr>
            <w:tcW w:w="3535" w:type="dxa"/>
            <w:shd w:val="clear" w:color="auto" w:fill="4BACC6" w:themeFill="accent5"/>
          </w:tcPr>
          <w:p w14:paraId="3E1536D5" w14:textId="77777777" w:rsidR="005F2BDD" w:rsidRPr="005F2BDD" w:rsidRDefault="005F2BDD" w:rsidP="009F593C">
            <w:pPr>
              <w:pStyle w:val="table"/>
              <w:spacing w:before="40" w:beforeAutospacing="0" w:after="40" w:afterAutospacing="0"/>
              <w:rPr>
                <w:rFonts w:asciiTheme="minorHAnsi" w:hAnsiTheme="minorHAnsi" w:cstheme="minorHAnsi"/>
                <w:b/>
                <w:bCs/>
                <w:iCs/>
                <w:sz w:val="20"/>
                <w:szCs w:val="20"/>
                <w:highlight w:val="green"/>
              </w:rPr>
            </w:pPr>
            <w:r w:rsidRPr="005F2BDD">
              <w:rPr>
                <w:rFonts w:asciiTheme="minorHAnsi" w:hAnsiTheme="minorHAnsi" w:cstheme="minorHAnsi"/>
                <w:b/>
                <w:bCs/>
                <w:iCs/>
                <w:sz w:val="20"/>
                <w:szCs w:val="20"/>
                <w:highlight w:val="green"/>
              </w:rPr>
              <w:t>Reviewed (date/time)</w:t>
            </w:r>
          </w:p>
        </w:tc>
      </w:tr>
      <w:tr w:rsidR="005F2BDD" w:rsidRPr="005F2BDD" w14:paraId="589D213C" w14:textId="77777777" w:rsidTr="009F593C">
        <w:tc>
          <w:tcPr>
            <w:tcW w:w="0" w:type="auto"/>
            <w:tcMar>
              <w:top w:w="72" w:type="dxa"/>
              <w:left w:w="115" w:type="dxa"/>
              <w:bottom w:w="72" w:type="dxa"/>
              <w:right w:w="115" w:type="dxa"/>
            </w:tcMar>
          </w:tcPr>
          <w:p w14:paraId="4F6740AC" w14:textId="77777777" w:rsidR="005F2BDD" w:rsidRPr="005F2BDD" w:rsidRDefault="005F2BDD" w:rsidP="009F593C">
            <w:pPr>
              <w:rPr>
                <w:rFonts w:asciiTheme="minorHAnsi" w:hAnsiTheme="minorHAnsi" w:cstheme="minorHAnsi"/>
                <w:color w:val="000000" w:themeColor="text1"/>
                <w:sz w:val="22"/>
                <w:szCs w:val="22"/>
                <w:highlight w:val="green"/>
                <w:lang w:val="en-US"/>
              </w:rPr>
            </w:pPr>
            <w:r w:rsidRPr="005F2BDD">
              <w:rPr>
                <w:rFonts w:asciiTheme="minorHAnsi" w:hAnsiTheme="minorHAnsi" w:cstheme="minorHAnsi"/>
                <w:color w:val="000000" w:themeColor="text1"/>
                <w:sz w:val="22"/>
                <w:szCs w:val="22"/>
                <w:highlight w:val="green"/>
                <w:lang w:val="en-US"/>
              </w:rPr>
              <w:t xml:space="preserve">Lisa </w:t>
            </w:r>
            <w:proofErr w:type="spellStart"/>
            <w:r w:rsidRPr="005F2BDD">
              <w:rPr>
                <w:rFonts w:asciiTheme="minorHAnsi" w:hAnsiTheme="minorHAnsi" w:cstheme="minorHAnsi"/>
                <w:color w:val="000000" w:themeColor="text1"/>
                <w:sz w:val="22"/>
                <w:szCs w:val="22"/>
                <w:highlight w:val="green"/>
                <w:lang w:val="en-US"/>
              </w:rPr>
              <w:t>DeLacy</w:t>
            </w:r>
            <w:proofErr w:type="spellEnd"/>
          </w:p>
          <w:p w14:paraId="4728EC76" w14:textId="77777777" w:rsidR="005F2BDD" w:rsidRPr="005F2BDD" w:rsidRDefault="005F2BDD" w:rsidP="009F593C">
            <w:pPr>
              <w:rPr>
                <w:rFonts w:asciiTheme="minorHAnsi" w:hAnsiTheme="minorHAnsi" w:cstheme="minorHAnsi"/>
                <w:color w:val="000000" w:themeColor="text1"/>
                <w:sz w:val="22"/>
                <w:szCs w:val="22"/>
                <w:highlight w:val="green"/>
              </w:rPr>
            </w:pPr>
          </w:p>
        </w:tc>
        <w:tc>
          <w:tcPr>
            <w:tcW w:w="2206" w:type="dxa"/>
            <w:tcMar>
              <w:top w:w="72" w:type="dxa"/>
              <w:left w:w="115" w:type="dxa"/>
              <w:bottom w:w="72" w:type="dxa"/>
              <w:right w:w="115" w:type="dxa"/>
            </w:tcMar>
          </w:tcPr>
          <w:p w14:paraId="08044CE1" w14:textId="77777777" w:rsidR="005F2BDD" w:rsidRPr="005F2BDD" w:rsidRDefault="005F2BDD" w:rsidP="009F593C">
            <w:pPr>
              <w:rPr>
                <w:rFonts w:asciiTheme="minorHAnsi" w:hAnsiTheme="minorHAnsi" w:cstheme="minorHAnsi"/>
                <w:color w:val="000000" w:themeColor="text1"/>
                <w:sz w:val="22"/>
                <w:szCs w:val="22"/>
                <w:highlight w:val="green"/>
              </w:rPr>
            </w:pPr>
            <w:r w:rsidRPr="005F2BDD">
              <w:rPr>
                <w:rFonts w:asciiTheme="minorHAnsi" w:hAnsiTheme="minorHAnsi"/>
                <w:sz w:val="20"/>
                <w:szCs w:val="20"/>
                <w:highlight w:val="green"/>
              </w:rPr>
              <w:t>Executive Director Smart Energy &amp; Gas AMR</w:t>
            </w:r>
          </w:p>
        </w:tc>
        <w:tc>
          <w:tcPr>
            <w:tcW w:w="1350" w:type="dxa"/>
          </w:tcPr>
          <w:p w14:paraId="2805F755" w14:textId="77777777" w:rsidR="005F2BDD" w:rsidRPr="005F2BDD" w:rsidRDefault="005F2BDD" w:rsidP="009F593C">
            <w:pPr>
              <w:rPr>
                <w:rFonts w:asciiTheme="minorHAnsi" w:hAnsiTheme="minorHAnsi" w:cstheme="minorHAnsi"/>
                <w:color w:val="000000" w:themeColor="text1"/>
                <w:sz w:val="22"/>
                <w:szCs w:val="22"/>
                <w:highlight w:val="green"/>
              </w:rPr>
            </w:pPr>
            <w:r w:rsidRPr="005F2BDD">
              <w:rPr>
                <w:rFonts w:asciiTheme="minorHAnsi" w:hAnsiTheme="minorHAnsi"/>
                <w:sz w:val="20"/>
                <w:szCs w:val="20"/>
                <w:highlight w:val="green"/>
              </w:rPr>
              <w:t>AMR Core</w:t>
            </w:r>
          </w:p>
        </w:tc>
        <w:tc>
          <w:tcPr>
            <w:tcW w:w="3535" w:type="dxa"/>
          </w:tcPr>
          <w:p w14:paraId="07EE3613" w14:textId="77777777" w:rsidR="005F2BDD" w:rsidRPr="005F2BDD" w:rsidRDefault="005F2BDD" w:rsidP="009F593C">
            <w:pPr>
              <w:rPr>
                <w:rFonts w:asciiTheme="minorHAnsi" w:hAnsiTheme="minorHAnsi" w:cstheme="minorHAnsi"/>
                <w:sz w:val="22"/>
                <w:szCs w:val="22"/>
                <w:highlight w:val="green"/>
              </w:rPr>
            </w:pPr>
          </w:p>
        </w:tc>
      </w:tr>
      <w:tr w:rsidR="005F2BDD" w:rsidRPr="005F2BDD" w14:paraId="2E1C68E0" w14:textId="77777777" w:rsidTr="009F593C">
        <w:tc>
          <w:tcPr>
            <w:tcW w:w="0" w:type="auto"/>
            <w:tcMar>
              <w:top w:w="72" w:type="dxa"/>
              <w:left w:w="115" w:type="dxa"/>
              <w:bottom w:w="72" w:type="dxa"/>
              <w:right w:w="115" w:type="dxa"/>
            </w:tcMar>
          </w:tcPr>
          <w:p w14:paraId="1F10ECB1" w14:textId="77777777" w:rsidR="005F2BDD" w:rsidRPr="005F2BDD" w:rsidRDefault="005F2BDD" w:rsidP="009F593C">
            <w:pPr>
              <w:rPr>
                <w:rFonts w:asciiTheme="minorHAnsi" w:hAnsiTheme="minorHAnsi" w:cstheme="minorHAnsi"/>
                <w:color w:val="000000" w:themeColor="text1"/>
                <w:sz w:val="22"/>
                <w:szCs w:val="22"/>
                <w:highlight w:val="green"/>
                <w:lang w:val="en-US"/>
              </w:rPr>
            </w:pPr>
            <w:r w:rsidRPr="005F2BDD">
              <w:rPr>
                <w:rFonts w:asciiTheme="minorHAnsi" w:hAnsiTheme="minorHAnsi" w:cstheme="minorHAnsi"/>
                <w:color w:val="000000" w:themeColor="text1"/>
                <w:sz w:val="22"/>
                <w:szCs w:val="22"/>
                <w:highlight w:val="green"/>
                <w:lang w:val="en-US"/>
              </w:rPr>
              <w:t>Beth Fields</w:t>
            </w:r>
          </w:p>
          <w:p w14:paraId="6754F95F" w14:textId="77777777" w:rsidR="005F2BDD" w:rsidRPr="005F2BDD" w:rsidRDefault="005F2BDD" w:rsidP="009F593C">
            <w:pPr>
              <w:rPr>
                <w:rFonts w:asciiTheme="minorHAnsi" w:hAnsiTheme="minorHAnsi" w:cstheme="minorHAnsi"/>
                <w:color w:val="000000" w:themeColor="text1"/>
                <w:sz w:val="22"/>
                <w:szCs w:val="22"/>
                <w:highlight w:val="green"/>
              </w:rPr>
            </w:pPr>
          </w:p>
        </w:tc>
        <w:tc>
          <w:tcPr>
            <w:tcW w:w="2206" w:type="dxa"/>
            <w:tcMar>
              <w:top w:w="72" w:type="dxa"/>
              <w:left w:w="115" w:type="dxa"/>
              <w:bottom w:w="72" w:type="dxa"/>
              <w:right w:w="115" w:type="dxa"/>
            </w:tcMar>
          </w:tcPr>
          <w:p w14:paraId="41EF9EC2" w14:textId="77777777" w:rsidR="005F2BDD" w:rsidRPr="005F2BDD" w:rsidRDefault="005F2BDD" w:rsidP="009F593C">
            <w:pPr>
              <w:rPr>
                <w:rFonts w:asciiTheme="minorHAnsi" w:hAnsiTheme="minorHAnsi" w:cstheme="minorHAnsi"/>
                <w:color w:val="000000" w:themeColor="text1"/>
                <w:sz w:val="22"/>
                <w:szCs w:val="22"/>
                <w:highlight w:val="green"/>
              </w:rPr>
            </w:pPr>
            <w:r w:rsidRPr="005F2BDD">
              <w:rPr>
                <w:rFonts w:asciiTheme="minorHAnsi" w:hAnsiTheme="minorHAnsi"/>
                <w:sz w:val="20"/>
                <w:szCs w:val="20"/>
                <w:highlight w:val="green"/>
              </w:rPr>
              <w:t>Gas AMR PMO</w:t>
            </w:r>
          </w:p>
        </w:tc>
        <w:tc>
          <w:tcPr>
            <w:tcW w:w="1350" w:type="dxa"/>
          </w:tcPr>
          <w:p w14:paraId="20AA4BE0" w14:textId="77777777" w:rsidR="005F2BDD" w:rsidRPr="005F2BDD" w:rsidRDefault="005F2BDD" w:rsidP="009F593C">
            <w:pPr>
              <w:rPr>
                <w:rFonts w:asciiTheme="minorHAnsi" w:hAnsiTheme="minorHAnsi" w:cstheme="minorHAnsi"/>
                <w:color w:val="000000" w:themeColor="text1"/>
                <w:sz w:val="22"/>
                <w:szCs w:val="22"/>
                <w:highlight w:val="green"/>
              </w:rPr>
            </w:pPr>
            <w:r w:rsidRPr="005F2BDD">
              <w:rPr>
                <w:rFonts w:asciiTheme="minorHAnsi" w:hAnsiTheme="minorHAnsi"/>
                <w:sz w:val="20"/>
                <w:szCs w:val="20"/>
                <w:highlight w:val="green"/>
              </w:rPr>
              <w:t xml:space="preserve">AMR Core </w:t>
            </w:r>
          </w:p>
        </w:tc>
        <w:tc>
          <w:tcPr>
            <w:tcW w:w="3535" w:type="dxa"/>
          </w:tcPr>
          <w:p w14:paraId="402D8A38" w14:textId="77777777" w:rsidR="005F2BDD" w:rsidRPr="005F2BDD" w:rsidRDefault="005F2BDD" w:rsidP="009F593C">
            <w:pPr>
              <w:rPr>
                <w:rFonts w:asciiTheme="minorHAnsi" w:hAnsiTheme="minorHAnsi" w:cstheme="minorHAnsi"/>
                <w:sz w:val="22"/>
                <w:szCs w:val="22"/>
                <w:highlight w:val="green"/>
              </w:rPr>
            </w:pPr>
          </w:p>
        </w:tc>
      </w:tr>
      <w:tr w:rsidR="005F2BDD" w:rsidRPr="005F2BDD" w14:paraId="6C90AEC0" w14:textId="77777777" w:rsidTr="009F593C">
        <w:tc>
          <w:tcPr>
            <w:tcW w:w="0" w:type="auto"/>
            <w:tcMar>
              <w:top w:w="72" w:type="dxa"/>
              <w:left w:w="115" w:type="dxa"/>
              <w:bottom w:w="72" w:type="dxa"/>
              <w:right w:w="115" w:type="dxa"/>
            </w:tcMar>
          </w:tcPr>
          <w:p w14:paraId="12F02DBF" w14:textId="77777777" w:rsidR="005F2BDD" w:rsidRPr="005F2BDD" w:rsidRDefault="005F2BDD" w:rsidP="009F593C">
            <w:pPr>
              <w:rPr>
                <w:rFonts w:asciiTheme="minorHAnsi" w:hAnsiTheme="minorHAnsi" w:cstheme="minorHAnsi"/>
                <w:color w:val="000000" w:themeColor="text1"/>
                <w:sz w:val="22"/>
                <w:szCs w:val="22"/>
                <w:highlight w:val="green"/>
                <w:lang w:val="en-US"/>
              </w:rPr>
            </w:pPr>
            <w:r w:rsidRPr="005F2BDD">
              <w:rPr>
                <w:rFonts w:asciiTheme="minorHAnsi" w:hAnsiTheme="minorHAnsi" w:cstheme="minorHAnsi"/>
                <w:color w:val="000000" w:themeColor="text1"/>
                <w:sz w:val="22"/>
                <w:szCs w:val="22"/>
                <w:highlight w:val="green"/>
                <w:lang w:val="en-US"/>
              </w:rPr>
              <w:t>Caitlin Tetrick</w:t>
            </w:r>
          </w:p>
          <w:p w14:paraId="2317C018" w14:textId="77777777" w:rsidR="005F2BDD" w:rsidRPr="005F2BDD" w:rsidRDefault="005F2BDD" w:rsidP="009F593C">
            <w:pPr>
              <w:rPr>
                <w:rFonts w:asciiTheme="minorHAnsi" w:hAnsiTheme="minorHAnsi" w:cstheme="minorHAnsi"/>
                <w:color w:val="000000" w:themeColor="text1"/>
                <w:sz w:val="22"/>
                <w:szCs w:val="22"/>
                <w:highlight w:val="green"/>
              </w:rPr>
            </w:pPr>
          </w:p>
        </w:tc>
        <w:tc>
          <w:tcPr>
            <w:tcW w:w="2206" w:type="dxa"/>
            <w:tcMar>
              <w:top w:w="72" w:type="dxa"/>
              <w:left w:w="115" w:type="dxa"/>
              <w:bottom w:w="72" w:type="dxa"/>
              <w:right w:w="115" w:type="dxa"/>
            </w:tcMar>
          </w:tcPr>
          <w:p w14:paraId="61312C0A" w14:textId="77777777" w:rsidR="005F2BDD" w:rsidRPr="005F2BDD" w:rsidRDefault="005F2BDD" w:rsidP="009F593C">
            <w:pPr>
              <w:rPr>
                <w:rFonts w:asciiTheme="minorHAnsi" w:hAnsiTheme="minorHAnsi" w:cstheme="minorHAnsi"/>
                <w:color w:val="000000" w:themeColor="text1"/>
                <w:sz w:val="22"/>
                <w:szCs w:val="22"/>
                <w:highlight w:val="green"/>
              </w:rPr>
            </w:pPr>
            <w:r w:rsidRPr="005F2BDD">
              <w:rPr>
                <w:rFonts w:asciiTheme="minorHAnsi" w:hAnsiTheme="minorHAnsi"/>
                <w:sz w:val="20"/>
                <w:szCs w:val="20"/>
                <w:highlight w:val="green"/>
              </w:rPr>
              <w:t>Gas AMR PMO</w:t>
            </w:r>
          </w:p>
        </w:tc>
        <w:tc>
          <w:tcPr>
            <w:tcW w:w="1350" w:type="dxa"/>
          </w:tcPr>
          <w:p w14:paraId="367354E0" w14:textId="77777777" w:rsidR="005F2BDD" w:rsidRPr="005F2BDD" w:rsidRDefault="005F2BDD" w:rsidP="009F593C">
            <w:pPr>
              <w:rPr>
                <w:rFonts w:asciiTheme="minorHAnsi" w:hAnsiTheme="minorHAnsi" w:cstheme="minorHAnsi"/>
                <w:color w:val="000000" w:themeColor="text1"/>
                <w:sz w:val="22"/>
                <w:szCs w:val="22"/>
                <w:highlight w:val="green"/>
              </w:rPr>
            </w:pPr>
            <w:r w:rsidRPr="005F2BDD">
              <w:rPr>
                <w:rFonts w:asciiTheme="minorHAnsi" w:hAnsiTheme="minorHAnsi"/>
                <w:sz w:val="20"/>
                <w:szCs w:val="20"/>
                <w:highlight w:val="green"/>
              </w:rPr>
              <w:t xml:space="preserve">AMR Core </w:t>
            </w:r>
          </w:p>
        </w:tc>
        <w:tc>
          <w:tcPr>
            <w:tcW w:w="3535" w:type="dxa"/>
          </w:tcPr>
          <w:p w14:paraId="018BD5AB" w14:textId="77777777" w:rsidR="005F2BDD" w:rsidRPr="005F2BDD" w:rsidRDefault="005F2BDD" w:rsidP="009F593C">
            <w:pPr>
              <w:rPr>
                <w:rFonts w:asciiTheme="minorHAnsi" w:hAnsiTheme="minorHAnsi" w:cstheme="minorHAnsi"/>
                <w:sz w:val="22"/>
                <w:szCs w:val="22"/>
                <w:highlight w:val="green"/>
              </w:rPr>
            </w:pPr>
          </w:p>
        </w:tc>
      </w:tr>
      <w:tr w:rsidR="005F2BDD" w:rsidRPr="005F2BDD" w14:paraId="149CFDF8" w14:textId="77777777" w:rsidTr="009F593C">
        <w:tc>
          <w:tcPr>
            <w:tcW w:w="0" w:type="auto"/>
            <w:tcMar>
              <w:top w:w="72" w:type="dxa"/>
              <w:left w:w="115" w:type="dxa"/>
              <w:bottom w:w="72" w:type="dxa"/>
              <w:right w:w="115" w:type="dxa"/>
            </w:tcMar>
          </w:tcPr>
          <w:p w14:paraId="058CED59" w14:textId="77777777" w:rsidR="005F2BDD" w:rsidRPr="005F2BDD" w:rsidRDefault="005F2BDD" w:rsidP="009F593C">
            <w:pPr>
              <w:rPr>
                <w:rFonts w:asciiTheme="minorHAnsi" w:hAnsiTheme="minorHAnsi" w:cstheme="minorHAnsi"/>
                <w:color w:val="000000" w:themeColor="text1"/>
                <w:sz w:val="22"/>
                <w:szCs w:val="22"/>
                <w:highlight w:val="green"/>
                <w:lang w:val="en-US"/>
              </w:rPr>
            </w:pPr>
            <w:r w:rsidRPr="005F2BDD">
              <w:rPr>
                <w:rFonts w:asciiTheme="minorHAnsi" w:hAnsiTheme="minorHAnsi" w:cstheme="minorHAnsi"/>
                <w:color w:val="000000" w:themeColor="text1"/>
                <w:sz w:val="22"/>
                <w:szCs w:val="22"/>
                <w:highlight w:val="green"/>
                <w:lang w:val="en-US"/>
              </w:rPr>
              <w:t>Wayne Tolson</w:t>
            </w:r>
          </w:p>
          <w:p w14:paraId="0A7A1613" w14:textId="77777777" w:rsidR="005F2BDD" w:rsidRPr="005F2BDD" w:rsidRDefault="005F2BDD" w:rsidP="009F593C">
            <w:pPr>
              <w:rPr>
                <w:rFonts w:asciiTheme="minorHAnsi" w:hAnsiTheme="minorHAnsi" w:cstheme="minorHAnsi"/>
                <w:color w:val="000000" w:themeColor="text1"/>
                <w:sz w:val="22"/>
                <w:szCs w:val="22"/>
                <w:highlight w:val="green"/>
              </w:rPr>
            </w:pPr>
          </w:p>
        </w:tc>
        <w:tc>
          <w:tcPr>
            <w:tcW w:w="2206" w:type="dxa"/>
            <w:tcMar>
              <w:top w:w="72" w:type="dxa"/>
              <w:left w:w="115" w:type="dxa"/>
              <w:bottom w:w="72" w:type="dxa"/>
              <w:right w:w="115" w:type="dxa"/>
            </w:tcMar>
          </w:tcPr>
          <w:p w14:paraId="08AD86DC" w14:textId="77777777" w:rsidR="005F2BDD" w:rsidRPr="005F2BDD" w:rsidRDefault="005F2BDD" w:rsidP="009F593C">
            <w:pPr>
              <w:rPr>
                <w:rFonts w:asciiTheme="minorHAnsi" w:hAnsiTheme="minorHAnsi" w:cstheme="minorHAnsi"/>
                <w:color w:val="000000" w:themeColor="text1"/>
                <w:sz w:val="22"/>
                <w:szCs w:val="22"/>
                <w:highlight w:val="green"/>
              </w:rPr>
            </w:pPr>
            <w:r w:rsidRPr="005F2BDD">
              <w:rPr>
                <w:rFonts w:asciiTheme="minorHAnsi" w:hAnsiTheme="minorHAnsi"/>
                <w:sz w:val="20"/>
                <w:szCs w:val="20"/>
                <w:highlight w:val="green"/>
              </w:rPr>
              <w:t>Gas AMR Program Manager</w:t>
            </w:r>
          </w:p>
        </w:tc>
        <w:tc>
          <w:tcPr>
            <w:tcW w:w="1350" w:type="dxa"/>
          </w:tcPr>
          <w:p w14:paraId="041B62FE" w14:textId="77777777" w:rsidR="005F2BDD" w:rsidRPr="005F2BDD" w:rsidRDefault="005F2BDD" w:rsidP="009F593C">
            <w:pPr>
              <w:rPr>
                <w:rFonts w:asciiTheme="minorHAnsi" w:hAnsiTheme="minorHAnsi" w:cstheme="minorHAnsi"/>
                <w:color w:val="000000" w:themeColor="text1"/>
                <w:sz w:val="22"/>
                <w:szCs w:val="22"/>
                <w:highlight w:val="green"/>
              </w:rPr>
            </w:pPr>
          </w:p>
        </w:tc>
        <w:tc>
          <w:tcPr>
            <w:tcW w:w="3535" w:type="dxa"/>
          </w:tcPr>
          <w:p w14:paraId="29B15F2D" w14:textId="77777777" w:rsidR="005F2BDD" w:rsidRPr="005F2BDD" w:rsidRDefault="005F2BDD" w:rsidP="009F593C">
            <w:pPr>
              <w:rPr>
                <w:rFonts w:asciiTheme="minorHAnsi" w:hAnsiTheme="minorHAnsi" w:cstheme="minorHAnsi"/>
                <w:sz w:val="22"/>
                <w:szCs w:val="22"/>
                <w:highlight w:val="green"/>
              </w:rPr>
            </w:pPr>
          </w:p>
        </w:tc>
      </w:tr>
      <w:tr w:rsidR="005F2BDD" w:rsidRPr="005F2BDD" w14:paraId="3394F3B2" w14:textId="77777777" w:rsidTr="009F593C">
        <w:tc>
          <w:tcPr>
            <w:tcW w:w="0" w:type="auto"/>
            <w:tcMar>
              <w:top w:w="72" w:type="dxa"/>
              <w:left w:w="115" w:type="dxa"/>
              <w:bottom w:w="72" w:type="dxa"/>
              <w:right w:w="115" w:type="dxa"/>
            </w:tcMar>
          </w:tcPr>
          <w:p w14:paraId="65C7C48B" w14:textId="77777777" w:rsidR="005F2BDD" w:rsidRPr="005F2BDD" w:rsidRDefault="005F2BDD" w:rsidP="009F593C">
            <w:pPr>
              <w:rPr>
                <w:rFonts w:asciiTheme="minorHAnsi" w:hAnsiTheme="minorHAnsi" w:cstheme="minorHAnsi"/>
                <w:color w:val="000000" w:themeColor="text1"/>
                <w:sz w:val="22"/>
                <w:szCs w:val="22"/>
                <w:highlight w:val="green"/>
                <w:lang w:val="en-US"/>
              </w:rPr>
            </w:pPr>
            <w:r w:rsidRPr="005F2BDD">
              <w:rPr>
                <w:rFonts w:asciiTheme="minorHAnsi" w:hAnsiTheme="minorHAnsi" w:cstheme="minorHAnsi"/>
                <w:color w:val="000000" w:themeColor="text1"/>
                <w:sz w:val="22"/>
                <w:szCs w:val="22"/>
                <w:highlight w:val="green"/>
                <w:lang w:val="en-US"/>
              </w:rPr>
              <w:t>Glenn MacRill</w:t>
            </w:r>
          </w:p>
          <w:p w14:paraId="3BCC0434" w14:textId="77777777" w:rsidR="005F2BDD" w:rsidRPr="005F2BDD" w:rsidRDefault="005F2BDD" w:rsidP="009F593C">
            <w:pPr>
              <w:rPr>
                <w:rFonts w:asciiTheme="minorHAnsi" w:hAnsiTheme="minorHAnsi" w:cstheme="minorHAnsi"/>
                <w:color w:val="000000" w:themeColor="text1"/>
                <w:sz w:val="22"/>
                <w:szCs w:val="22"/>
                <w:highlight w:val="green"/>
              </w:rPr>
            </w:pPr>
          </w:p>
        </w:tc>
        <w:tc>
          <w:tcPr>
            <w:tcW w:w="2206" w:type="dxa"/>
            <w:tcMar>
              <w:top w:w="72" w:type="dxa"/>
              <w:left w:w="115" w:type="dxa"/>
              <w:bottom w:w="72" w:type="dxa"/>
              <w:right w:w="115" w:type="dxa"/>
            </w:tcMar>
          </w:tcPr>
          <w:p w14:paraId="1CCA1476" w14:textId="77777777" w:rsidR="005F2BDD" w:rsidRPr="005F2BDD" w:rsidRDefault="005F2BDD" w:rsidP="009F593C">
            <w:pPr>
              <w:rPr>
                <w:rFonts w:asciiTheme="minorHAnsi" w:hAnsiTheme="minorHAnsi" w:cstheme="minorHAnsi"/>
                <w:color w:val="000000" w:themeColor="text1"/>
                <w:sz w:val="22"/>
                <w:szCs w:val="22"/>
                <w:highlight w:val="green"/>
              </w:rPr>
            </w:pPr>
            <w:r w:rsidRPr="005F2BDD">
              <w:rPr>
                <w:rFonts w:asciiTheme="minorHAnsi" w:hAnsiTheme="minorHAnsi"/>
                <w:sz w:val="20"/>
                <w:szCs w:val="20"/>
                <w:highlight w:val="green"/>
              </w:rPr>
              <w:t>Gas AMR Integration</w:t>
            </w:r>
          </w:p>
        </w:tc>
        <w:tc>
          <w:tcPr>
            <w:tcW w:w="1350" w:type="dxa"/>
          </w:tcPr>
          <w:p w14:paraId="0F7FB6FB" w14:textId="77777777" w:rsidR="005F2BDD" w:rsidRPr="005F2BDD" w:rsidRDefault="005F2BDD" w:rsidP="009F593C">
            <w:pPr>
              <w:rPr>
                <w:rFonts w:asciiTheme="minorHAnsi" w:hAnsiTheme="minorHAnsi" w:cstheme="minorHAnsi"/>
                <w:color w:val="000000" w:themeColor="text1"/>
                <w:sz w:val="22"/>
                <w:szCs w:val="22"/>
                <w:highlight w:val="green"/>
              </w:rPr>
            </w:pPr>
          </w:p>
        </w:tc>
        <w:tc>
          <w:tcPr>
            <w:tcW w:w="3535" w:type="dxa"/>
          </w:tcPr>
          <w:p w14:paraId="319B72EE" w14:textId="77777777" w:rsidR="005F2BDD" w:rsidRPr="005F2BDD" w:rsidRDefault="005F2BDD" w:rsidP="009F593C">
            <w:pPr>
              <w:rPr>
                <w:rFonts w:asciiTheme="minorHAnsi" w:hAnsiTheme="minorHAnsi" w:cstheme="minorHAnsi"/>
                <w:sz w:val="22"/>
                <w:szCs w:val="22"/>
                <w:highlight w:val="green"/>
              </w:rPr>
            </w:pPr>
          </w:p>
        </w:tc>
      </w:tr>
      <w:tr w:rsidR="005F2BDD" w:rsidRPr="005F2BDD" w14:paraId="02203918" w14:textId="77777777" w:rsidTr="009F593C">
        <w:tc>
          <w:tcPr>
            <w:tcW w:w="0" w:type="auto"/>
            <w:tcMar>
              <w:top w:w="72" w:type="dxa"/>
              <w:left w:w="115" w:type="dxa"/>
              <w:bottom w:w="72" w:type="dxa"/>
              <w:right w:w="115" w:type="dxa"/>
            </w:tcMar>
          </w:tcPr>
          <w:p w14:paraId="7455C855" w14:textId="77777777" w:rsidR="005F2BDD" w:rsidRPr="005F2BDD" w:rsidRDefault="005F2BDD" w:rsidP="009F593C">
            <w:pPr>
              <w:rPr>
                <w:rFonts w:asciiTheme="minorHAnsi" w:hAnsiTheme="minorHAnsi" w:cstheme="minorHAnsi"/>
                <w:color w:val="000000" w:themeColor="text1"/>
                <w:sz w:val="22"/>
                <w:szCs w:val="22"/>
                <w:highlight w:val="green"/>
                <w:lang w:val="en-US"/>
              </w:rPr>
            </w:pPr>
            <w:r w:rsidRPr="005F2BDD">
              <w:rPr>
                <w:rFonts w:asciiTheme="minorHAnsi" w:hAnsiTheme="minorHAnsi" w:cstheme="minorHAnsi"/>
                <w:color w:val="000000" w:themeColor="text1"/>
                <w:sz w:val="22"/>
                <w:szCs w:val="22"/>
                <w:highlight w:val="green"/>
                <w:lang w:val="en-US"/>
              </w:rPr>
              <w:t>Prashant Tirumani</w:t>
            </w:r>
          </w:p>
          <w:p w14:paraId="19F34876" w14:textId="77777777" w:rsidR="005F2BDD" w:rsidRPr="005F2BDD" w:rsidRDefault="005F2BDD" w:rsidP="009F593C">
            <w:pPr>
              <w:rPr>
                <w:rFonts w:asciiTheme="minorHAnsi" w:hAnsiTheme="minorHAnsi" w:cstheme="minorHAnsi"/>
                <w:color w:val="000000" w:themeColor="text1"/>
                <w:sz w:val="22"/>
                <w:szCs w:val="22"/>
                <w:highlight w:val="green"/>
              </w:rPr>
            </w:pPr>
          </w:p>
        </w:tc>
        <w:tc>
          <w:tcPr>
            <w:tcW w:w="2206" w:type="dxa"/>
            <w:tcMar>
              <w:top w:w="72" w:type="dxa"/>
              <w:left w:w="115" w:type="dxa"/>
              <w:bottom w:w="72" w:type="dxa"/>
              <w:right w:w="115" w:type="dxa"/>
            </w:tcMar>
          </w:tcPr>
          <w:p w14:paraId="252F99C8" w14:textId="77777777" w:rsidR="005F2BDD" w:rsidRPr="005F2BDD" w:rsidRDefault="005F2BDD" w:rsidP="009F593C">
            <w:pPr>
              <w:rPr>
                <w:rFonts w:asciiTheme="minorHAnsi" w:hAnsiTheme="minorHAnsi" w:cstheme="minorHAnsi"/>
                <w:color w:val="000000" w:themeColor="text1"/>
                <w:sz w:val="22"/>
                <w:szCs w:val="22"/>
                <w:highlight w:val="green"/>
              </w:rPr>
            </w:pPr>
            <w:r w:rsidRPr="005F2BDD">
              <w:rPr>
                <w:rFonts w:asciiTheme="minorHAnsi" w:hAnsiTheme="minorHAnsi"/>
                <w:sz w:val="20"/>
                <w:szCs w:val="20"/>
                <w:highlight w:val="green"/>
              </w:rPr>
              <w:t>Gas AMR Testing</w:t>
            </w:r>
          </w:p>
        </w:tc>
        <w:tc>
          <w:tcPr>
            <w:tcW w:w="1350" w:type="dxa"/>
          </w:tcPr>
          <w:p w14:paraId="2E2B4900" w14:textId="77777777" w:rsidR="005F2BDD" w:rsidRPr="005F2BDD" w:rsidRDefault="005F2BDD" w:rsidP="009F593C">
            <w:pPr>
              <w:rPr>
                <w:rFonts w:asciiTheme="minorHAnsi" w:hAnsiTheme="minorHAnsi" w:cstheme="minorHAnsi"/>
                <w:color w:val="000000" w:themeColor="text1"/>
                <w:sz w:val="22"/>
                <w:szCs w:val="22"/>
                <w:highlight w:val="green"/>
              </w:rPr>
            </w:pPr>
          </w:p>
        </w:tc>
        <w:tc>
          <w:tcPr>
            <w:tcW w:w="3535" w:type="dxa"/>
          </w:tcPr>
          <w:p w14:paraId="4D9C5972" w14:textId="77777777" w:rsidR="005F2BDD" w:rsidRPr="005F2BDD" w:rsidRDefault="005F2BDD" w:rsidP="009F593C">
            <w:pPr>
              <w:rPr>
                <w:rFonts w:asciiTheme="minorHAnsi" w:hAnsiTheme="minorHAnsi" w:cstheme="minorHAnsi"/>
                <w:sz w:val="22"/>
                <w:szCs w:val="22"/>
                <w:highlight w:val="green"/>
              </w:rPr>
            </w:pPr>
          </w:p>
        </w:tc>
      </w:tr>
    </w:tbl>
    <w:p w14:paraId="293AF68E" w14:textId="77777777" w:rsidR="005F2BDD" w:rsidRPr="005F2BDD" w:rsidRDefault="005F2BDD" w:rsidP="005F2BDD">
      <w:pPr>
        <w:pStyle w:val="CapHeading1"/>
        <w:numPr>
          <w:ilvl w:val="0"/>
          <w:numId w:val="0"/>
        </w:numPr>
        <w:rPr>
          <w:rFonts w:asciiTheme="minorHAnsi" w:hAnsiTheme="minorHAnsi"/>
          <w:sz w:val="22"/>
          <w:szCs w:val="22"/>
          <w:highlight w:val="green"/>
          <w:lang w:val="sv-SE"/>
        </w:rPr>
      </w:pPr>
      <w:bookmarkStart w:id="6" w:name="_Toc432729844"/>
      <w:bookmarkStart w:id="7" w:name="_Toc432731008"/>
      <w:bookmarkStart w:id="8" w:name="_Toc433662172"/>
      <w:bookmarkStart w:id="9" w:name="_Toc462931361"/>
      <w:r w:rsidRPr="005F2BDD">
        <w:rPr>
          <w:rFonts w:asciiTheme="minorHAnsi" w:hAnsiTheme="minorHAnsi"/>
          <w:sz w:val="22"/>
          <w:szCs w:val="22"/>
          <w:highlight w:val="green"/>
          <w:lang w:val="sv-SE"/>
        </w:rPr>
        <w:t>APPROVER(S)</w:t>
      </w:r>
      <w:bookmarkEnd w:id="5"/>
      <w:bookmarkEnd w:id="6"/>
      <w:bookmarkEnd w:id="7"/>
      <w:bookmarkEnd w:id="8"/>
      <w:bookmarkEnd w:id="9"/>
    </w:p>
    <w:tbl>
      <w:tblPr>
        <w:tblW w:w="4662"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916"/>
        <w:gridCol w:w="2160"/>
        <w:gridCol w:w="1349"/>
        <w:gridCol w:w="3510"/>
      </w:tblGrid>
      <w:tr w:rsidR="005F2BDD" w:rsidRPr="005F2BDD" w14:paraId="2BA6B9B3" w14:textId="77777777" w:rsidTr="009F593C">
        <w:tc>
          <w:tcPr>
            <w:tcW w:w="1072" w:type="pct"/>
            <w:shd w:val="clear" w:color="auto" w:fill="4BACC6" w:themeFill="accent5"/>
            <w:tcMar>
              <w:top w:w="72" w:type="dxa"/>
              <w:left w:w="115" w:type="dxa"/>
              <w:bottom w:w="72" w:type="dxa"/>
              <w:right w:w="115" w:type="dxa"/>
            </w:tcMar>
            <w:vAlign w:val="center"/>
          </w:tcPr>
          <w:p w14:paraId="56117F34" w14:textId="77777777" w:rsidR="005F2BDD" w:rsidRPr="005F2BDD" w:rsidRDefault="005F2BDD" w:rsidP="009F593C">
            <w:pPr>
              <w:pStyle w:val="table"/>
              <w:spacing w:before="40" w:beforeAutospacing="0" w:after="40" w:afterAutospacing="0"/>
              <w:jc w:val="center"/>
              <w:rPr>
                <w:rFonts w:asciiTheme="minorHAnsi" w:hAnsiTheme="minorHAnsi" w:cstheme="minorHAnsi"/>
                <w:b/>
                <w:bCs/>
                <w:iCs/>
                <w:sz w:val="20"/>
                <w:szCs w:val="20"/>
                <w:highlight w:val="green"/>
              </w:rPr>
            </w:pPr>
            <w:r w:rsidRPr="005F2BDD">
              <w:rPr>
                <w:rFonts w:asciiTheme="minorHAnsi" w:hAnsiTheme="minorHAnsi" w:cstheme="minorHAnsi"/>
                <w:b/>
                <w:bCs/>
                <w:iCs/>
                <w:sz w:val="20"/>
                <w:szCs w:val="20"/>
                <w:highlight w:val="green"/>
              </w:rPr>
              <w:t>Name</w:t>
            </w:r>
          </w:p>
        </w:tc>
        <w:tc>
          <w:tcPr>
            <w:tcW w:w="1209" w:type="pct"/>
            <w:shd w:val="clear" w:color="auto" w:fill="4BACC6" w:themeFill="accent5"/>
            <w:tcMar>
              <w:top w:w="72" w:type="dxa"/>
              <w:left w:w="115" w:type="dxa"/>
              <w:bottom w:w="72" w:type="dxa"/>
              <w:right w:w="115" w:type="dxa"/>
            </w:tcMar>
            <w:vAlign w:val="center"/>
          </w:tcPr>
          <w:p w14:paraId="7849C1A8" w14:textId="77777777" w:rsidR="005F2BDD" w:rsidRPr="005F2BDD" w:rsidRDefault="005F2BDD" w:rsidP="009F593C">
            <w:pPr>
              <w:pStyle w:val="table"/>
              <w:spacing w:before="40" w:beforeAutospacing="0" w:after="40" w:afterAutospacing="0"/>
              <w:jc w:val="center"/>
              <w:rPr>
                <w:rFonts w:asciiTheme="minorHAnsi" w:hAnsiTheme="minorHAnsi" w:cstheme="minorHAnsi"/>
                <w:b/>
                <w:bCs/>
                <w:iCs/>
                <w:sz w:val="20"/>
                <w:szCs w:val="20"/>
                <w:highlight w:val="green"/>
              </w:rPr>
            </w:pPr>
            <w:r w:rsidRPr="005F2BDD">
              <w:rPr>
                <w:rFonts w:asciiTheme="minorHAnsi" w:hAnsiTheme="minorHAnsi" w:cstheme="minorHAnsi"/>
                <w:b/>
                <w:bCs/>
                <w:iCs/>
                <w:sz w:val="20"/>
                <w:szCs w:val="20"/>
                <w:highlight w:val="green"/>
              </w:rPr>
              <w:t>Title</w:t>
            </w:r>
          </w:p>
        </w:tc>
        <w:tc>
          <w:tcPr>
            <w:tcW w:w="755" w:type="pct"/>
            <w:shd w:val="clear" w:color="auto" w:fill="4BACC6" w:themeFill="accent5"/>
            <w:vAlign w:val="center"/>
          </w:tcPr>
          <w:p w14:paraId="40974D15" w14:textId="77777777" w:rsidR="005F2BDD" w:rsidRPr="005F2BDD" w:rsidRDefault="005F2BDD" w:rsidP="009F593C">
            <w:pPr>
              <w:pStyle w:val="table"/>
              <w:spacing w:before="40" w:beforeAutospacing="0" w:after="40" w:afterAutospacing="0"/>
              <w:jc w:val="center"/>
              <w:rPr>
                <w:rFonts w:asciiTheme="minorHAnsi" w:hAnsiTheme="minorHAnsi" w:cstheme="minorHAnsi"/>
                <w:b/>
                <w:bCs/>
                <w:iCs/>
                <w:sz w:val="20"/>
                <w:szCs w:val="20"/>
                <w:highlight w:val="green"/>
              </w:rPr>
            </w:pPr>
            <w:r w:rsidRPr="005F2BDD">
              <w:rPr>
                <w:rFonts w:asciiTheme="minorHAnsi" w:hAnsiTheme="minorHAnsi" w:cstheme="minorHAnsi"/>
                <w:b/>
                <w:bCs/>
                <w:iCs/>
                <w:sz w:val="20"/>
                <w:szCs w:val="20"/>
                <w:highlight w:val="green"/>
              </w:rPr>
              <w:t>Department</w:t>
            </w:r>
          </w:p>
        </w:tc>
        <w:tc>
          <w:tcPr>
            <w:tcW w:w="1964" w:type="pct"/>
            <w:shd w:val="clear" w:color="auto" w:fill="4BACC6" w:themeFill="accent5"/>
            <w:vAlign w:val="center"/>
          </w:tcPr>
          <w:p w14:paraId="0774ECA2" w14:textId="77777777" w:rsidR="005F2BDD" w:rsidRPr="005F2BDD" w:rsidRDefault="005F2BDD" w:rsidP="009F593C">
            <w:pPr>
              <w:pStyle w:val="table"/>
              <w:spacing w:before="40" w:beforeAutospacing="0" w:after="40" w:afterAutospacing="0"/>
              <w:jc w:val="center"/>
              <w:rPr>
                <w:rFonts w:asciiTheme="minorHAnsi" w:hAnsiTheme="minorHAnsi" w:cstheme="minorHAnsi"/>
                <w:b/>
                <w:bCs/>
                <w:iCs/>
                <w:sz w:val="20"/>
                <w:szCs w:val="20"/>
                <w:highlight w:val="green"/>
              </w:rPr>
            </w:pPr>
            <w:r w:rsidRPr="005F2BDD">
              <w:rPr>
                <w:rFonts w:asciiTheme="minorHAnsi" w:hAnsiTheme="minorHAnsi" w:cstheme="minorHAnsi"/>
                <w:b/>
                <w:bCs/>
                <w:iCs/>
                <w:sz w:val="20"/>
                <w:szCs w:val="20"/>
                <w:highlight w:val="green"/>
              </w:rPr>
              <w:t>Approval (date/time)</w:t>
            </w:r>
          </w:p>
        </w:tc>
      </w:tr>
      <w:tr w:rsidR="005F2BDD" w:rsidRPr="005F2BDD" w14:paraId="2F88DD67" w14:textId="77777777" w:rsidTr="009F593C">
        <w:tc>
          <w:tcPr>
            <w:tcW w:w="107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362EE05E" w14:textId="77777777" w:rsidR="005F2BDD" w:rsidRPr="005F2BDD" w:rsidRDefault="005F2BDD" w:rsidP="009F593C">
            <w:pPr>
              <w:rPr>
                <w:rFonts w:asciiTheme="minorHAnsi" w:hAnsiTheme="minorHAnsi"/>
                <w:color w:val="000000"/>
                <w:sz w:val="22"/>
                <w:szCs w:val="22"/>
                <w:highlight w:val="green"/>
                <w:lang w:val="en-US"/>
              </w:rPr>
            </w:pPr>
            <w:r w:rsidRPr="005F2BDD">
              <w:rPr>
                <w:rFonts w:asciiTheme="minorHAnsi" w:hAnsiTheme="minorHAnsi"/>
                <w:color w:val="000000"/>
                <w:sz w:val="22"/>
                <w:szCs w:val="22"/>
                <w:highlight w:val="green"/>
                <w:lang w:val="en-US"/>
              </w:rPr>
              <w:t>Chaitanya Kodela</w:t>
            </w:r>
          </w:p>
          <w:p w14:paraId="3F6255E8" w14:textId="77777777" w:rsidR="005F2BDD" w:rsidRPr="005F2BDD" w:rsidRDefault="005F2BDD" w:rsidP="009F593C">
            <w:pPr>
              <w:rPr>
                <w:rFonts w:asciiTheme="minorHAnsi" w:hAnsiTheme="minorHAnsi"/>
                <w:color w:val="000000"/>
                <w:sz w:val="22"/>
                <w:szCs w:val="22"/>
                <w:highlight w:val="green"/>
              </w:rPr>
            </w:pPr>
          </w:p>
        </w:tc>
        <w:tc>
          <w:tcPr>
            <w:tcW w:w="12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3A86845E" w14:textId="77777777" w:rsidR="005F2BDD" w:rsidRPr="005F2BDD" w:rsidRDefault="005F2BDD" w:rsidP="009F593C">
            <w:pPr>
              <w:rPr>
                <w:rFonts w:asciiTheme="minorHAnsi" w:hAnsiTheme="minorHAnsi" w:cstheme="minorHAnsi"/>
                <w:color w:val="000000" w:themeColor="text1"/>
                <w:szCs w:val="20"/>
                <w:highlight w:val="green"/>
              </w:rPr>
            </w:pPr>
            <w:r w:rsidRPr="005F2BDD">
              <w:rPr>
                <w:rFonts w:asciiTheme="minorHAnsi" w:hAnsiTheme="minorHAnsi"/>
                <w:color w:val="000000"/>
                <w:sz w:val="22"/>
                <w:szCs w:val="22"/>
                <w:highlight w:val="green"/>
                <w:lang w:val="en-US"/>
              </w:rPr>
              <w:t>System Architecture</w:t>
            </w:r>
          </w:p>
        </w:tc>
        <w:tc>
          <w:tcPr>
            <w:tcW w:w="7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590D0E1" w14:textId="77777777" w:rsidR="005F2BDD" w:rsidRPr="005F2BDD" w:rsidRDefault="005F2BDD" w:rsidP="009F593C">
            <w:pPr>
              <w:rPr>
                <w:rFonts w:asciiTheme="minorHAnsi" w:hAnsiTheme="minorHAnsi" w:cstheme="minorHAnsi"/>
                <w:color w:val="000000" w:themeColor="text1"/>
                <w:szCs w:val="20"/>
                <w:highlight w:val="green"/>
              </w:rPr>
            </w:pPr>
          </w:p>
        </w:tc>
        <w:tc>
          <w:tcPr>
            <w:tcW w:w="196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FAA3390" w14:textId="77777777" w:rsidR="005F2BDD" w:rsidRPr="005F2BDD" w:rsidRDefault="005F2BDD" w:rsidP="009F593C">
            <w:pPr>
              <w:rPr>
                <w:rFonts w:asciiTheme="minorHAnsi" w:hAnsiTheme="minorHAnsi" w:cstheme="minorHAnsi"/>
                <w:color w:val="00B0F0"/>
                <w:szCs w:val="20"/>
                <w:highlight w:val="green"/>
              </w:rPr>
            </w:pPr>
          </w:p>
        </w:tc>
      </w:tr>
      <w:tr w:rsidR="005F2BDD" w:rsidRPr="005F2BDD" w14:paraId="1FF3B818" w14:textId="77777777" w:rsidTr="009F593C">
        <w:tc>
          <w:tcPr>
            <w:tcW w:w="107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30A273D6" w14:textId="77777777" w:rsidR="005F2BDD" w:rsidRPr="005F2BDD" w:rsidRDefault="005F2BDD" w:rsidP="009F593C">
            <w:pPr>
              <w:rPr>
                <w:rFonts w:asciiTheme="minorHAnsi" w:hAnsiTheme="minorHAnsi"/>
                <w:color w:val="000000"/>
                <w:sz w:val="22"/>
                <w:szCs w:val="22"/>
                <w:highlight w:val="green"/>
                <w:lang w:val="en-US"/>
              </w:rPr>
            </w:pPr>
            <w:r w:rsidRPr="005F2BDD">
              <w:rPr>
                <w:rFonts w:asciiTheme="minorHAnsi" w:hAnsiTheme="minorHAnsi"/>
                <w:color w:val="000000"/>
                <w:sz w:val="22"/>
                <w:szCs w:val="22"/>
                <w:highlight w:val="green"/>
                <w:lang w:val="en-US"/>
              </w:rPr>
              <w:t>Srikanth Lodd</w:t>
            </w:r>
          </w:p>
          <w:p w14:paraId="6342B427" w14:textId="77777777" w:rsidR="005F2BDD" w:rsidRPr="005F2BDD" w:rsidRDefault="005F2BDD" w:rsidP="009F593C">
            <w:pPr>
              <w:rPr>
                <w:rFonts w:asciiTheme="minorHAnsi" w:hAnsiTheme="minorHAnsi"/>
                <w:color w:val="000000"/>
                <w:sz w:val="22"/>
                <w:szCs w:val="22"/>
                <w:highlight w:val="green"/>
              </w:rPr>
            </w:pPr>
          </w:p>
        </w:tc>
        <w:tc>
          <w:tcPr>
            <w:tcW w:w="12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11062D17" w14:textId="77777777" w:rsidR="005F2BDD" w:rsidRPr="005F2BDD" w:rsidRDefault="005F2BDD" w:rsidP="009F593C">
            <w:pPr>
              <w:rPr>
                <w:rFonts w:asciiTheme="minorHAnsi" w:hAnsiTheme="minorHAnsi" w:cstheme="minorHAnsi"/>
                <w:color w:val="000000" w:themeColor="text1"/>
                <w:szCs w:val="20"/>
                <w:highlight w:val="green"/>
              </w:rPr>
            </w:pPr>
          </w:p>
        </w:tc>
        <w:tc>
          <w:tcPr>
            <w:tcW w:w="7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4FC7491" w14:textId="77777777" w:rsidR="005F2BDD" w:rsidRPr="005F2BDD" w:rsidRDefault="005F2BDD" w:rsidP="009F593C">
            <w:pPr>
              <w:rPr>
                <w:rFonts w:asciiTheme="minorHAnsi" w:hAnsiTheme="minorHAnsi" w:cstheme="minorHAnsi"/>
                <w:color w:val="000000" w:themeColor="text1"/>
                <w:szCs w:val="20"/>
                <w:highlight w:val="green"/>
              </w:rPr>
            </w:pPr>
          </w:p>
        </w:tc>
        <w:tc>
          <w:tcPr>
            <w:tcW w:w="196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410B4C4" w14:textId="77777777" w:rsidR="005F2BDD" w:rsidRPr="005F2BDD" w:rsidRDefault="005F2BDD" w:rsidP="009F593C">
            <w:pPr>
              <w:rPr>
                <w:rFonts w:asciiTheme="minorHAnsi" w:hAnsiTheme="minorHAnsi" w:cstheme="minorHAnsi"/>
                <w:color w:val="00B0F0"/>
                <w:szCs w:val="20"/>
                <w:highlight w:val="green"/>
              </w:rPr>
            </w:pPr>
          </w:p>
        </w:tc>
      </w:tr>
      <w:tr w:rsidR="005F2BDD" w:rsidRPr="005F2BDD" w14:paraId="25304615" w14:textId="77777777" w:rsidTr="009F593C">
        <w:tc>
          <w:tcPr>
            <w:tcW w:w="107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63EA31FB" w14:textId="77777777" w:rsidR="005F2BDD" w:rsidRPr="005F2BDD" w:rsidRDefault="005F2BDD" w:rsidP="009F593C">
            <w:pPr>
              <w:rPr>
                <w:rFonts w:asciiTheme="minorHAnsi" w:hAnsiTheme="minorHAnsi"/>
                <w:color w:val="000000"/>
                <w:sz w:val="22"/>
                <w:szCs w:val="22"/>
                <w:highlight w:val="green"/>
                <w:lang w:val="en-US"/>
              </w:rPr>
            </w:pPr>
            <w:r w:rsidRPr="005F2BDD">
              <w:rPr>
                <w:rFonts w:asciiTheme="minorHAnsi" w:hAnsiTheme="minorHAnsi"/>
                <w:color w:val="000000"/>
                <w:sz w:val="22"/>
                <w:szCs w:val="22"/>
                <w:highlight w:val="green"/>
                <w:lang w:val="en-US"/>
              </w:rPr>
              <w:t>Rishi Parashurami</w:t>
            </w:r>
          </w:p>
          <w:p w14:paraId="2A8C4C0B" w14:textId="77777777" w:rsidR="005F2BDD" w:rsidRPr="005F2BDD" w:rsidRDefault="005F2BDD" w:rsidP="009F593C">
            <w:pPr>
              <w:rPr>
                <w:rFonts w:asciiTheme="minorHAnsi" w:hAnsiTheme="minorHAnsi"/>
                <w:color w:val="000000"/>
                <w:sz w:val="22"/>
                <w:szCs w:val="22"/>
                <w:highlight w:val="green"/>
              </w:rPr>
            </w:pPr>
          </w:p>
        </w:tc>
        <w:tc>
          <w:tcPr>
            <w:tcW w:w="12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634DFE03" w14:textId="77777777" w:rsidR="005F2BDD" w:rsidRPr="005F2BDD" w:rsidRDefault="005F2BDD" w:rsidP="009F593C">
            <w:pPr>
              <w:rPr>
                <w:rFonts w:asciiTheme="minorHAnsi" w:hAnsiTheme="minorHAnsi" w:cstheme="minorHAnsi"/>
                <w:color w:val="000000" w:themeColor="text1"/>
                <w:szCs w:val="20"/>
                <w:highlight w:val="green"/>
              </w:rPr>
            </w:pPr>
            <w:r w:rsidRPr="005F2BDD">
              <w:rPr>
                <w:rFonts w:asciiTheme="minorHAnsi" w:hAnsiTheme="minorHAnsi" w:cstheme="minorHAnsi"/>
                <w:color w:val="000000" w:themeColor="text1"/>
                <w:szCs w:val="20"/>
                <w:highlight w:val="green"/>
              </w:rPr>
              <w:t>HCL Technical lead</w:t>
            </w:r>
          </w:p>
        </w:tc>
        <w:tc>
          <w:tcPr>
            <w:tcW w:w="7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216A5E3" w14:textId="77777777" w:rsidR="005F2BDD" w:rsidRPr="005F2BDD" w:rsidRDefault="005F2BDD" w:rsidP="009F593C">
            <w:pPr>
              <w:rPr>
                <w:rFonts w:asciiTheme="minorHAnsi" w:hAnsiTheme="minorHAnsi" w:cstheme="minorHAnsi"/>
                <w:color w:val="000000" w:themeColor="text1"/>
                <w:szCs w:val="20"/>
                <w:highlight w:val="green"/>
              </w:rPr>
            </w:pPr>
          </w:p>
        </w:tc>
        <w:tc>
          <w:tcPr>
            <w:tcW w:w="196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E6C569" w14:textId="77777777" w:rsidR="005F2BDD" w:rsidRPr="005F2BDD" w:rsidRDefault="005F2BDD" w:rsidP="009F593C">
            <w:pPr>
              <w:rPr>
                <w:rFonts w:asciiTheme="minorHAnsi" w:hAnsiTheme="minorHAnsi" w:cstheme="minorHAnsi"/>
                <w:color w:val="00B0F0"/>
                <w:szCs w:val="20"/>
                <w:highlight w:val="green"/>
              </w:rPr>
            </w:pPr>
          </w:p>
        </w:tc>
      </w:tr>
      <w:tr w:rsidR="005F2BDD" w:rsidRPr="005F2BDD" w14:paraId="158F9CC5" w14:textId="77777777" w:rsidTr="009F593C">
        <w:tc>
          <w:tcPr>
            <w:tcW w:w="107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47FD4DB3" w14:textId="77777777" w:rsidR="005F2BDD" w:rsidRPr="005F2BDD" w:rsidRDefault="005F2BDD" w:rsidP="009F593C">
            <w:pPr>
              <w:rPr>
                <w:rFonts w:asciiTheme="minorHAnsi" w:hAnsiTheme="minorHAnsi"/>
                <w:color w:val="000000"/>
                <w:sz w:val="22"/>
                <w:szCs w:val="22"/>
                <w:highlight w:val="green"/>
                <w:lang w:val="en-US"/>
              </w:rPr>
            </w:pPr>
            <w:r w:rsidRPr="005F2BDD">
              <w:rPr>
                <w:rFonts w:asciiTheme="minorHAnsi" w:hAnsiTheme="minorHAnsi"/>
                <w:color w:val="000000"/>
                <w:sz w:val="22"/>
                <w:szCs w:val="22"/>
                <w:highlight w:val="green"/>
                <w:lang w:val="en-US"/>
              </w:rPr>
              <w:t>Krishna Karunakaram</w:t>
            </w:r>
          </w:p>
          <w:p w14:paraId="5B9A9D19" w14:textId="77777777" w:rsidR="005F2BDD" w:rsidRPr="005F2BDD" w:rsidRDefault="005F2BDD" w:rsidP="009F593C">
            <w:pPr>
              <w:rPr>
                <w:rFonts w:asciiTheme="minorHAnsi" w:hAnsiTheme="minorHAnsi"/>
                <w:color w:val="000000"/>
                <w:sz w:val="22"/>
                <w:szCs w:val="22"/>
                <w:highlight w:val="green"/>
              </w:rPr>
            </w:pPr>
          </w:p>
        </w:tc>
        <w:tc>
          <w:tcPr>
            <w:tcW w:w="12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5589B673" w14:textId="77777777" w:rsidR="005F2BDD" w:rsidRPr="005F2BDD" w:rsidRDefault="005F2BDD" w:rsidP="009F593C">
            <w:pPr>
              <w:rPr>
                <w:rFonts w:asciiTheme="minorHAnsi" w:hAnsiTheme="minorHAnsi"/>
                <w:color w:val="000000"/>
                <w:sz w:val="22"/>
                <w:szCs w:val="22"/>
                <w:highlight w:val="green"/>
                <w:lang w:val="en-US"/>
              </w:rPr>
            </w:pPr>
            <w:r w:rsidRPr="005F2BDD">
              <w:rPr>
                <w:rFonts w:asciiTheme="minorHAnsi" w:hAnsiTheme="minorHAnsi"/>
                <w:color w:val="000000"/>
                <w:sz w:val="22"/>
                <w:szCs w:val="22"/>
                <w:highlight w:val="green"/>
                <w:lang w:val="en-US"/>
              </w:rPr>
              <w:t>IT Manager</w:t>
            </w:r>
          </w:p>
        </w:tc>
        <w:tc>
          <w:tcPr>
            <w:tcW w:w="7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F2948F9" w14:textId="77777777" w:rsidR="005F2BDD" w:rsidRPr="005F2BDD" w:rsidRDefault="005F2BDD" w:rsidP="009F593C">
            <w:pPr>
              <w:rPr>
                <w:rFonts w:asciiTheme="minorHAnsi" w:hAnsiTheme="minorHAnsi" w:cstheme="minorHAnsi"/>
                <w:color w:val="000000" w:themeColor="text1"/>
                <w:szCs w:val="20"/>
                <w:highlight w:val="green"/>
              </w:rPr>
            </w:pPr>
          </w:p>
        </w:tc>
        <w:tc>
          <w:tcPr>
            <w:tcW w:w="196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DE14137" w14:textId="77777777" w:rsidR="005F2BDD" w:rsidRPr="005F2BDD" w:rsidRDefault="005F2BDD" w:rsidP="009F593C">
            <w:pPr>
              <w:rPr>
                <w:rFonts w:asciiTheme="minorHAnsi" w:hAnsiTheme="minorHAnsi" w:cstheme="minorHAnsi"/>
                <w:color w:val="00B0F0"/>
                <w:szCs w:val="20"/>
                <w:highlight w:val="green"/>
              </w:rPr>
            </w:pPr>
          </w:p>
        </w:tc>
      </w:tr>
      <w:tr w:rsidR="005F2BDD" w:rsidRPr="005F2BDD" w14:paraId="7DDB5F3E" w14:textId="77777777" w:rsidTr="009F593C">
        <w:tc>
          <w:tcPr>
            <w:tcW w:w="107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417DF77A" w14:textId="77777777" w:rsidR="005F2BDD" w:rsidRPr="005F2BDD" w:rsidRDefault="005F2BDD" w:rsidP="009F593C">
            <w:pPr>
              <w:rPr>
                <w:rFonts w:asciiTheme="minorHAnsi" w:hAnsiTheme="minorHAnsi"/>
                <w:color w:val="000000"/>
                <w:sz w:val="22"/>
                <w:szCs w:val="22"/>
                <w:highlight w:val="green"/>
                <w:lang w:val="en-US"/>
              </w:rPr>
            </w:pPr>
            <w:r w:rsidRPr="005F2BDD">
              <w:rPr>
                <w:rFonts w:asciiTheme="minorHAnsi" w:hAnsiTheme="minorHAnsi"/>
                <w:color w:val="000000"/>
                <w:sz w:val="22"/>
                <w:szCs w:val="22"/>
                <w:highlight w:val="green"/>
                <w:lang w:val="en-US"/>
              </w:rPr>
              <w:t>Blair Estep</w:t>
            </w:r>
          </w:p>
          <w:p w14:paraId="188BC8DB" w14:textId="77777777" w:rsidR="005F2BDD" w:rsidRPr="005F2BDD" w:rsidRDefault="005F2BDD" w:rsidP="009F593C">
            <w:pPr>
              <w:rPr>
                <w:rFonts w:asciiTheme="minorHAnsi" w:hAnsiTheme="minorHAnsi"/>
                <w:color w:val="000000"/>
                <w:sz w:val="22"/>
                <w:szCs w:val="22"/>
                <w:highlight w:val="green"/>
              </w:rPr>
            </w:pPr>
          </w:p>
        </w:tc>
        <w:tc>
          <w:tcPr>
            <w:tcW w:w="12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45A5429D" w14:textId="77777777" w:rsidR="005F2BDD" w:rsidRPr="005F2BDD" w:rsidRDefault="005F2BDD" w:rsidP="009F593C">
            <w:pPr>
              <w:rPr>
                <w:rFonts w:asciiTheme="minorHAnsi" w:hAnsiTheme="minorHAnsi"/>
                <w:color w:val="000000"/>
                <w:sz w:val="22"/>
                <w:szCs w:val="22"/>
                <w:highlight w:val="green"/>
                <w:lang w:val="en-US"/>
              </w:rPr>
            </w:pPr>
            <w:r w:rsidRPr="005F2BDD">
              <w:rPr>
                <w:rFonts w:asciiTheme="minorHAnsi" w:hAnsiTheme="minorHAnsi"/>
                <w:color w:val="000000"/>
                <w:sz w:val="22"/>
                <w:szCs w:val="22"/>
                <w:highlight w:val="green"/>
                <w:lang w:val="en-US"/>
              </w:rPr>
              <w:t>Gas AMR Release Manager</w:t>
            </w:r>
          </w:p>
        </w:tc>
        <w:tc>
          <w:tcPr>
            <w:tcW w:w="7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FF95EB1" w14:textId="77777777" w:rsidR="005F2BDD" w:rsidRPr="005F2BDD" w:rsidRDefault="005F2BDD" w:rsidP="009F593C">
            <w:pPr>
              <w:rPr>
                <w:rFonts w:asciiTheme="minorHAnsi" w:hAnsiTheme="minorHAnsi" w:cstheme="minorHAnsi"/>
                <w:color w:val="000000" w:themeColor="text1"/>
                <w:szCs w:val="20"/>
                <w:highlight w:val="green"/>
              </w:rPr>
            </w:pPr>
          </w:p>
        </w:tc>
        <w:tc>
          <w:tcPr>
            <w:tcW w:w="196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CB2AE73" w14:textId="77777777" w:rsidR="005F2BDD" w:rsidRPr="005F2BDD" w:rsidRDefault="005F2BDD" w:rsidP="009F593C">
            <w:pPr>
              <w:rPr>
                <w:rFonts w:asciiTheme="minorHAnsi" w:hAnsiTheme="minorHAnsi" w:cstheme="minorHAnsi"/>
                <w:color w:val="00B0F0"/>
                <w:szCs w:val="20"/>
                <w:highlight w:val="green"/>
              </w:rPr>
            </w:pPr>
          </w:p>
        </w:tc>
      </w:tr>
      <w:tr w:rsidR="005F2BDD" w:rsidRPr="005F2BDD" w14:paraId="288D4713" w14:textId="77777777" w:rsidTr="009F593C">
        <w:tc>
          <w:tcPr>
            <w:tcW w:w="107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63E1DC2F" w14:textId="77777777" w:rsidR="005F2BDD" w:rsidRPr="005F2BDD" w:rsidRDefault="005F2BDD" w:rsidP="009F593C">
            <w:pPr>
              <w:rPr>
                <w:rFonts w:asciiTheme="minorHAnsi" w:hAnsiTheme="minorHAnsi"/>
                <w:color w:val="000000"/>
                <w:sz w:val="22"/>
                <w:szCs w:val="22"/>
                <w:highlight w:val="green"/>
                <w:lang w:val="en-US"/>
              </w:rPr>
            </w:pPr>
            <w:r w:rsidRPr="005F2BDD">
              <w:rPr>
                <w:rFonts w:asciiTheme="minorHAnsi" w:hAnsiTheme="minorHAnsi"/>
                <w:color w:val="000000"/>
                <w:sz w:val="22"/>
                <w:szCs w:val="22"/>
                <w:highlight w:val="green"/>
                <w:lang w:val="en-US"/>
              </w:rPr>
              <w:t>Denise Soltis</w:t>
            </w:r>
          </w:p>
          <w:p w14:paraId="6AC8F148" w14:textId="77777777" w:rsidR="005F2BDD" w:rsidRPr="005F2BDD" w:rsidRDefault="005F2BDD" w:rsidP="009F593C">
            <w:pPr>
              <w:rPr>
                <w:rFonts w:asciiTheme="minorHAnsi" w:hAnsiTheme="minorHAnsi"/>
                <w:color w:val="000000"/>
                <w:sz w:val="22"/>
                <w:szCs w:val="22"/>
                <w:highlight w:val="green"/>
                <w:lang w:val="en-US"/>
              </w:rPr>
            </w:pPr>
          </w:p>
        </w:tc>
        <w:tc>
          <w:tcPr>
            <w:tcW w:w="12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39DD3AD0" w14:textId="77777777" w:rsidR="005F2BDD" w:rsidRPr="005F2BDD" w:rsidRDefault="005F2BDD" w:rsidP="009F593C">
            <w:pPr>
              <w:rPr>
                <w:rFonts w:asciiTheme="minorHAnsi" w:hAnsiTheme="minorHAnsi"/>
                <w:color w:val="000000"/>
                <w:sz w:val="22"/>
                <w:szCs w:val="22"/>
                <w:highlight w:val="green"/>
                <w:lang w:val="en-US"/>
              </w:rPr>
            </w:pPr>
            <w:r w:rsidRPr="005F2BDD">
              <w:rPr>
                <w:rFonts w:asciiTheme="minorHAnsi" w:hAnsiTheme="minorHAnsi"/>
                <w:color w:val="000000"/>
                <w:sz w:val="22"/>
                <w:szCs w:val="22"/>
                <w:highlight w:val="green"/>
                <w:lang w:val="en-US"/>
              </w:rPr>
              <w:t>IT Front Office</w:t>
            </w:r>
          </w:p>
        </w:tc>
        <w:tc>
          <w:tcPr>
            <w:tcW w:w="7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7260784" w14:textId="77777777" w:rsidR="005F2BDD" w:rsidRPr="005F2BDD" w:rsidRDefault="005F2BDD" w:rsidP="009F593C">
            <w:pPr>
              <w:rPr>
                <w:rFonts w:asciiTheme="minorHAnsi" w:hAnsiTheme="minorHAnsi" w:cstheme="minorHAnsi"/>
                <w:color w:val="000000" w:themeColor="text1"/>
                <w:szCs w:val="20"/>
                <w:highlight w:val="green"/>
              </w:rPr>
            </w:pPr>
          </w:p>
        </w:tc>
        <w:tc>
          <w:tcPr>
            <w:tcW w:w="196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8FB3783" w14:textId="77777777" w:rsidR="005F2BDD" w:rsidRPr="005F2BDD" w:rsidRDefault="005F2BDD" w:rsidP="009F593C">
            <w:pPr>
              <w:rPr>
                <w:rFonts w:asciiTheme="minorHAnsi" w:hAnsiTheme="minorHAnsi" w:cstheme="minorHAnsi"/>
                <w:color w:val="00B0F0"/>
                <w:szCs w:val="20"/>
                <w:highlight w:val="green"/>
              </w:rPr>
            </w:pPr>
          </w:p>
        </w:tc>
      </w:tr>
      <w:tr w:rsidR="005F2BDD" w:rsidRPr="005F2BDD" w14:paraId="7B9A33F7" w14:textId="77777777" w:rsidTr="009F593C">
        <w:tc>
          <w:tcPr>
            <w:tcW w:w="107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4EEC7D5E" w14:textId="77777777" w:rsidR="005F2BDD" w:rsidRPr="005F2BDD" w:rsidRDefault="005F2BDD" w:rsidP="009F593C">
            <w:pPr>
              <w:rPr>
                <w:rFonts w:asciiTheme="minorHAnsi" w:hAnsiTheme="minorHAnsi"/>
                <w:color w:val="000000"/>
                <w:sz w:val="22"/>
                <w:szCs w:val="22"/>
                <w:highlight w:val="green"/>
                <w:lang w:val="en-US"/>
              </w:rPr>
            </w:pPr>
            <w:r w:rsidRPr="005F2BDD">
              <w:rPr>
                <w:rFonts w:asciiTheme="minorHAnsi" w:hAnsiTheme="minorHAnsi"/>
                <w:color w:val="000000"/>
                <w:sz w:val="22"/>
                <w:szCs w:val="22"/>
                <w:highlight w:val="green"/>
              </w:rPr>
              <w:t xml:space="preserve">Nancy Pierce </w:t>
            </w:r>
          </w:p>
        </w:tc>
        <w:tc>
          <w:tcPr>
            <w:tcW w:w="12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61925457" w14:textId="77777777" w:rsidR="005F2BDD" w:rsidRPr="005F2BDD" w:rsidRDefault="005F2BDD" w:rsidP="009F593C">
            <w:pPr>
              <w:rPr>
                <w:rFonts w:asciiTheme="minorHAnsi" w:hAnsiTheme="minorHAnsi" w:cstheme="minorHAnsi"/>
                <w:color w:val="000000" w:themeColor="text1"/>
                <w:szCs w:val="20"/>
                <w:highlight w:val="green"/>
              </w:rPr>
            </w:pPr>
            <w:r w:rsidRPr="005F2BDD">
              <w:rPr>
                <w:rFonts w:asciiTheme="minorHAnsi" w:hAnsiTheme="minorHAnsi"/>
                <w:color w:val="000000"/>
                <w:sz w:val="22"/>
                <w:szCs w:val="22"/>
                <w:highlight w:val="green"/>
                <w:lang w:val="en-US"/>
              </w:rPr>
              <w:t>Contact Center</w:t>
            </w:r>
          </w:p>
        </w:tc>
        <w:tc>
          <w:tcPr>
            <w:tcW w:w="7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5BA7B9A" w14:textId="77777777" w:rsidR="005F2BDD" w:rsidRPr="005F2BDD" w:rsidRDefault="005F2BDD" w:rsidP="009F593C">
            <w:pPr>
              <w:rPr>
                <w:rFonts w:asciiTheme="minorHAnsi" w:hAnsiTheme="minorHAnsi" w:cstheme="minorHAnsi"/>
                <w:color w:val="000000" w:themeColor="text1"/>
                <w:szCs w:val="20"/>
                <w:highlight w:val="green"/>
              </w:rPr>
            </w:pPr>
          </w:p>
        </w:tc>
        <w:tc>
          <w:tcPr>
            <w:tcW w:w="196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E248F4D" w14:textId="77777777" w:rsidR="005F2BDD" w:rsidRPr="005F2BDD" w:rsidRDefault="005F2BDD" w:rsidP="009F593C">
            <w:pPr>
              <w:rPr>
                <w:rFonts w:asciiTheme="minorHAnsi" w:hAnsiTheme="minorHAnsi" w:cstheme="minorHAnsi"/>
                <w:color w:val="00B0F0"/>
                <w:szCs w:val="20"/>
                <w:highlight w:val="green"/>
              </w:rPr>
            </w:pPr>
          </w:p>
        </w:tc>
      </w:tr>
      <w:tr w:rsidR="005F2BDD" w:rsidRPr="005F2BDD" w14:paraId="75EBDC46" w14:textId="77777777" w:rsidTr="009F593C">
        <w:tc>
          <w:tcPr>
            <w:tcW w:w="1072"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65C8975E" w14:textId="77777777" w:rsidR="005F2BDD" w:rsidRPr="005F2BDD" w:rsidRDefault="005F2BDD" w:rsidP="009F593C">
            <w:pPr>
              <w:rPr>
                <w:rFonts w:asciiTheme="minorHAnsi" w:hAnsiTheme="minorHAnsi"/>
                <w:color w:val="000000"/>
                <w:sz w:val="22"/>
                <w:szCs w:val="22"/>
                <w:highlight w:val="green"/>
              </w:rPr>
            </w:pPr>
            <w:r w:rsidRPr="005F2BDD">
              <w:rPr>
                <w:rFonts w:asciiTheme="minorHAnsi" w:hAnsiTheme="minorHAnsi"/>
                <w:color w:val="000000"/>
                <w:sz w:val="22"/>
                <w:szCs w:val="22"/>
                <w:highlight w:val="green"/>
              </w:rPr>
              <w:t>Taran Singh</w:t>
            </w:r>
          </w:p>
        </w:tc>
        <w:tc>
          <w:tcPr>
            <w:tcW w:w="1209"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Mar>
              <w:top w:w="72" w:type="dxa"/>
              <w:left w:w="115" w:type="dxa"/>
              <w:bottom w:w="72" w:type="dxa"/>
              <w:right w:w="115" w:type="dxa"/>
            </w:tcMar>
          </w:tcPr>
          <w:p w14:paraId="5B63EF1A" w14:textId="77777777" w:rsidR="005F2BDD" w:rsidRPr="005F2BDD" w:rsidRDefault="005F2BDD" w:rsidP="009F593C">
            <w:pPr>
              <w:rPr>
                <w:rFonts w:asciiTheme="minorHAnsi" w:hAnsiTheme="minorHAnsi"/>
                <w:color w:val="000000"/>
                <w:sz w:val="22"/>
                <w:szCs w:val="22"/>
                <w:highlight w:val="green"/>
                <w:lang w:val="en-US"/>
              </w:rPr>
            </w:pPr>
          </w:p>
        </w:tc>
        <w:tc>
          <w:tcPr>
            <w:tcW w:w="75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3D89F40" w14:textId="77777777" w:rsidR="005F2BDD" w:rsidRPr="005F2BDD" w:rsidRDefault="005F2BDD" w:rsidP="009F593C">
            <w:pPr>
              <w:rPr>
                <w:rFonts w:asciiTheme="minorHAnsi" w:hAnsiTheme="minorHAnsi" w:cstheme="minorHAnsi"/>
                <w:color w:val="000000" w:themeColor="text1"/>
                <w:szCs w:val="20"/>
                <w:highlight w:val="green"/>
              </w:rPr>
            </w:pPr>
          </w:p>
        </w:tc>
        <w:tc>
          <w:tcPr>
            <w:tcW w:w="196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86215D1" w14:textId="77777777" w:rsidR="005F2BDD" w:rsidRPr="005F2BDD" w:rsidRDefault="005F2BDD" w:rsidP="009F593C">
            <w:pPr>
              <w:rPr>
                <w:rFonts w:asciiTheme="minorHAnsi" w:hAnsiTheme="minorHAnsi" w:cstheme="minorHAnsi"/>
                <w:color w:val="00B0F0"/>
                <w:szCs w:val="20"/>
                <w:highlight w:val="green"/>
              </w:rPr>
            </w:pPr>
          </w:p>
        </w:tc>
      </w:tr>
    </w:tbl>
    <w:p w14:paraId="746E521A" w14:textId="77777777" w:rsidR="005F2BDD" w:rsidRPr="005F2BDD" w:rsidRDefault="005F2BDD" w:rsidP="005F2BDD">
      <w:pPr>
        <w:rPr>
          <w:rFonts w:asciiTheme="minorHAnsi" w:hAnsiTheme="minorHAnsi" w:cstheme="minorHAnsi"/>
          <w:b/>
          <w:sz w:val="22"/>
          <w:szCs w:val="22"/>
          <w:highlight w:val="green"/>
          <w:lang w:val="sv-SE"/>
        </w:rPr>
      </w:pPr>
    </w:p>
    <w:p w14:paraId="185E63B7" w14:textId="77777777" w:rsidR="008F3B5C" w:rsidRPr="005F2BDD" w:rsidRDefault="008F3B5C" w:rsidP="00FD23A6">
      <w:pPr>
        <w:rPr>
          <w:rFonts w:asciiTheme="minorHAnsi" w:hAnsiTheme="minorHAnsi" w:cstheme="minorHAnsi"/>
          <w:b/>
          <w:sz w:val="22"/>
          <w:szCs w:val="22"/>
          <w:highlight w:val="green"/>
          <w:lang w:val="sv-SE"/>
        </w:rPr>
      </w:pPr>
    </w:p>
    <w:p w14:paraId="185E63B8" w14:textId="77777777" w:rsidR="000D5D3D" w:rsidRPr="005F2BDD" w:rsidRDefault="000D5D3D" w:rsidP="00FD23A6">
      <w:pPr>
        <w:rPr>
          <w:rFonts w:asciiTheme="minorHAnsi" w:hAnsiTheme="minorHAnsi" w:cstheme="minorHAnsi"/>
          <w:b/>
          <w:sz w:val="22"/>
          <w:szCs w:val="22"/>
          <w:highlight w:val="green"/>
          <w:lang w:val="sv-SE"/>
        </w:rPr>
      </w:pPr>
    </w:p>
    <w:p w14:paraId="185E63B9" w14:textId="77777777" w:rsidR="005F393D" w:rsidRPr="005F2BDD" w:rsidRDefault="005F393D" w:rsidP="00FD23A6">
      <w:pPr>
        <w:rPr>
          <w:rFonts w:asciiTheme="minorHAnsi" w:hAnsiTheme="minorHAnsi" w:cstheme="minorHAnsi"/>
          <w:b/>
          <w:sz w:val="22"/>
          <w:szCs w:val="22"/>
          <w:highlight w:val="green"/>
          <w:lang w:val="sv-SE"/>
        </w:rPr>
      </w:pPr>
      <w:r w:rsidRPr="005F2BDD">
        <w:rPr>
          <w:rFonts w:asciiTheme="minorHAnsi" w:hAnsiTheme="minorHAnsi" w:cstheme="minorHAnsi"/>
          <w:b/>
          <w:sz w:val="22"/>
          <w:szCs w:val="22"/>
          <w:highlight w:val="green"/>
          <w:lang w:val="sv-SE"/>
        </w:rPr>
        <w:t>CONTRIBUTORS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5F393D" w:rsidRPr="003064E6" w14:paraId="185E63BD" w14:textId="77777777" w:rsidTr="008614EC">
        <w:trPr>
          <w:tblHeader/>
        </w:trPr>
        <w:tc>
          <w:tcPr>
            <w:tcW w:w="1666" w:type="pct"/>
            <w:shd w:val="clear" w:color="auto" w:fill="32879E"/>
            <w:tcMar>
              <w:top w:w="72" w:type="dxa"/>
              <w:left w:w="115" w:type="dxa"/>
              <w:bottom w:w="72" w:type="dxa"/>
              <w:right w:w="115" w:type="dxa"/>
            </w:tcMar>
          </w:tcPr>
          <w:p w14:paraId="185E63BA" w14:textId="77777777" w:rsidR="005F393D" w:rsidRPr="005F2BDD" w:rsidRDefault="005F393D" w:rsidP="00FD23A6">
            <w:pPr>
              <w:pStyle w:val="table"/>
              <w:spacing w:before="0" w:beforeAutospacing="0" w:after="0" w:afterAutospacing="0"/>
              <w:rPr>
                <w:rFonts w:asciiTheme="minorHAnsi" w:hAnsiTheme="minorHAnsi" w:cstheme="minorHAnsi"/>
                <w:b/>
                <w:bCs/>
                <w:iCs/>
                <w:sz w:val="20"/>
                <w:szCs w:val="20"/>
                <w:highlight w:val="green"/>
              </w:rPr>
            </w:pPr>
            <w:r w:rsidRPr="005F2BDD">
              <w:rPr>
                <w:rFonts w:asciiTheme="minorHAnsi" w:hAnsiTheme="minorHAnsi" w:cstheme="minorHAnsi"/>
                <w:b/>
                <w:bCs/>
                <w:iCs/>
                <w:sz w:val="20"/>
                <w:szCs w:val="20"/>
                <w:highlight w:val="green"/>
              </w:rPr>
              <w:lastRenderedPageBreak/>
              <w:t>Name</w:t>
            </w:r>
          </w:p>
        </w:tc>
        <w:tc>
          <w:tcPr>
            <w:tcW w:w="1667" w:type="pct"/>
            <w:shd w:val="clear" w:color="auto" w:fill="32879E"/>
            <w:tcMar>
              <w:top w:w="72" w:type="dxa"/>
              <w:left w:w="115" w:type="dxa"/>
              <w:bottom w:w="72" w:type="dxa"/>
              <w:right w:w="115" w:type="dxa"/>
            </w:tcMar>
          </w:tcPr>
          <w:p w14:paraId="185E63BB" w14:textId="77777777" w:rsidR="005F393D" w:rsidRPr="005F2BDD" w:rsidRDefault="005F393D" w:rsidP="00FD23A6">
            <w:pPr>
              <w:pStyle w:val="table"/>
              <w:spacing w:before="0" w:beforeAutospacing="0" w:after="0" w:afterAutospacing="0"/>
              <w:rPr>
                <w:rFonts w:asciiTheme="minorHAnsi" w:hAnsiTheme="minorHAnsi" w:cstheme="minorHAnsi"/>
                <w:b/>
                <w:bCs/>
                <w:iCs/>
                <w:sz w:val="20"/>
                <w:szCs w:val="20"/>
                <w:highlight w:val="green"/>
              </w:rPr>
            </w:pPr>
            <w:r w:rsidRPr="005F2BDD">
              <w:rPr>
                <w:rFonts w:asciiTheme="minorHAnsi" w:hAnsiTheme="minorHAnsi" w:cstheme="minorHAnsi"/>
                <w:b/>
                <w:bCs/>
                <w:iCs/>
                <w:sz w:val="20"/>
                <w:szCs w:val="20"/>
                <w:highlight w:val="green"/>
              </w:rPr>
              <w:t>Organization</w:t>
            </w:r>
          </w:p>
        </w:tc>
        <w:tc>
          <w:tcPr>
            <w:tcW w:w="1667" w:type="pct"/>
            <w:shd w:val="clear" w:color="auto" w:fill="32879E"/>
          </w:tcPr>
          <w:p w14:paraId="185E63BC" w14:textId="77777777" w:rsidR="005F393D" w:rsidRPr="003064E6" w:rsidRDefault="005F393D" w:rsidP="00FD23A6">
            <w:pPr>
              <w:pStyle w:val="table"/>
              <w:spacing w:before="0" w:beforeAutospacing="0" w:after="0" w:afterAutospacing="0"/>
              <w:rPr>
                <w:rFonts w:asciiTheme="minorHAnsi" w:hAnsiTheme="minorHAnsi" w:cstheme="minorHAnsi"/>
                <w:b/>
                <w:bCs/>
                <w:iCs/>
                <w:sz w:val="20"/>
                <w:szCs w:val="20"/>
              </w:rPr>
            </w:pPr>
            <w:r w:rsidRPr="005F2BDD">
              <w:rPr>
                <w:rFonts w:asciiTheme="minorHAnsi" w:hAnsiTheme="minorHAnsi" w:cstheme="minorHAnsi"/>
                <w:b/>
                <w:bCs/>
                <w:iCs/>
                <w:sz w:val="20"/>
                <w:szCs w:val="20"/>
                <w:highlight w:val="green"/>
              </w:rPr>
              <w:t>Area of Contribution</w:t>
            </w:r>
          </w:p>
        </w:tc>
      </w:tr>
      <w:tr w:rsidR="005736EF" w:rsidRPr="003064E6" w14:paraId="185E63C1" w14:textId="77777777" w:rsidTr="008614EC">
        <w:trPr>
          <w:trHeight w:val="98"/>
        </w:trPr>
        <w:tc>
          <w:tcPr>
            <w:tcW w:w="1666" w:type="pct"/>
            <w:tcMar>
              <w:top w:w="72" w:type="dxa"/>
              <w:left w:w="115" w:type="dxa"/>
              <w:bottom w:w="72" w:type="dxa"/>
              <w:right w:w="115" w:type="dxa"/>
            </w:tcMar>
          </w:tcPr>
          <w:p w14:paraId="185E63BE" w14:textId="0C53525F" w:rsidR="005736EF" w:rsidRPr="00871507" w:rsidRDefault="005736EF" w:rsidP="00CB3C03">
            <w:pPr>
              <w:rPr>
                <w:rFonts w:asciiTheme="minorHAnsi" w:hAnsiTheme="minorHAnsi" w:cstheme="minorHAnsi"/>
                <w:sz w:val="22"/>
                <w:szCs w:val="22"/>
              </w:rPr>
            </w:pPr>
          </w:p>
        </w:tc>
        <w:tc>
          <w:tcPr>
            <w:tcW w:w="1667" w:type="pct"/>
            <w:tcMar>
              <w:top w:w="72" w:type="dxa"/>
              <w:left w:w="115" w:type="dxa"/>
              <w:bottom w:w="72" w:type="dxa"/>
              <w:right w:w="115" w:type="dxa"/>
            </w:tcMar>
          </w:tcPr>
          <w:p w14:paraId="185E63BF" w14:textId="4E9D8710" w:rsidR="005736EF" w:rsidRPr="00871507" w:rsidRDefault="005736EF" w:rsidP="00CB3C03">
            <w:pPr>
              <w:rPr>
                <w:rFonts w:asciiTheme="minorHAnsi" w:hAnsiTheme="minorHAnsi" w:cstheme="minorHAnsi"/>
                <w:sz w:val="22"/>
                <w:szCs w:val="22"/>
              </w:rPr>
            </w:pPr>
          </w:p>
        </w:tc>
        <w:tc>
          <w:tcPr>
            <w:tcW w:w="1667" w:type="pct"/>
          </w:tcPr>
          <w:p w14:paraId="185E63C0" w14:textId="17D48275" w:rsidR="005736EF" w:rsidRPr="00871507" w:rsidRDefault="005736EF" w:rsidP="00CB3C03">
            <w:pPr>
              <w:rPr>
                <w:rFonts w:asciiTheme="minorHAnsi" w:hAnsiTheme="minorHAnsi" w:cstheme="minorHAnsi"/>
                <w:sz w:val="22"/>
                <w:szCs w:val="22"/>
              </w:rPr>
            </w:pPr>
          </w:p>
        </w:tc>
      </w:tr>
      <w:tr w:rsidR="000D5D3D" w:rsidRPr="003064E6" w14:paraId="185E63C5" w14:textId="77777777" w:rsidTr="008614EC">
        <w:trPr>
          <w:trHeight w:val="98"/>
        </w:trPr>
        <w:tc>
          <w:tcPr>
            <w:tcW w:w="1666" w:type="pct"/>
            <w:tcMar>
              <w:top w:w="72" w:type="dxa"/>
              <w:left w:w="115" w:type="dxa"/>
              <w:bottom w:w="72" w:type="dxa"/>
              <w:right w:w="115" w:type="dxa"/>
            </w:tcMar>
          </w:tcPr>
          <w:p w14:paraId="185E63C2" w14:textId="55796DBF" w:rsidR="000D5D3D" w:rsidRPr="00871507" w:rsidRDefault="000D5D3D" w:rsidP="00CB3C03">
            <w:pPr>
              <w:rPr>
                <w:rFonts w:asciiTheme="minorHAnsi" w:hAnsiTheme="minorHAnsi" w:cstheme="minorHAnsi"/>
                <w:sz w:val="22"/>
                <w:szCs w:val="22"/>
              </w:rPr>
            </w:pPr>
          </w:p>
        </w:tc>
        <w:tc>
          <w:tcPr>
            <w:tcW w:w="1667" w:type="pct"/>
            <w:tcMar>
              <w:top w:w="72" w:type="dxa"/>
              <w:left w:w="115" w:type="dxa"/>
              <w:bottom w:w="72" w:type="dxa"/>
              <w:right w:w="115" w:type="dxa"/>
            </w:tcMar>
          </w:tcPr>
          <w:p w14:paraId="185E63C3" w14:textId="55450FBB" w:rsidR="000D5D3D" w:rsidRPr="00871507" w:rsidRDefault="000D5D3D" w:rsidP="00CB3C03">
            <w:pPr>
              <w:rPr>
                <w:rFonts w:asciiTheme="minorHAnsi" w:hAnsiTheme="minorHAnsi" w:cstheme="minorHAnsi"/>
                <w:sz w:val="22"/>
                <w:szCs w:val="22"/>
              </w:rPr>
            </w:pPr>
          </w:p>
        </w:tc>
        <w:tc>
          <w:tcPr>
            <w:tcW w:w="1667" w:type="pct"/>
          </w:tcPr>
          <w:p w14:paraId="185E63C4" w14:textId="738BCD04" w:rsidR="000D5D3D" w:rsidRPr="00871507" w:rsidRDefault="000D5D3D" w:rsidP="00CB3C03">
            <w:pPr>
              <w:rPr>
                <w:rFonts w:asciiTheme="minorHAnsi" w:hAnsiTheme="minorHAnsi" w:cstheme="minorHAnsi"/>
                <w:sz w:val="22"/>
                <w:szCs w:val="22"/>
              </w:rPr>
            </w:pPr>
          </w:p>
        </w:tc>
      </w:tr>
    </w:tbl>
    <w:p w14:paraId="185E63C6" w14:textId="77777777" w:rsidR="005F393D" w:rsidRDefault="005F393D" w:rsidP="00FD23A6">
      <w:pPr>
        <w:rPr>
          <w:rFonts w:asciiTheme="minorHAnsi" w:hAnsiTheme="minorHAnsi" w:cstheme="minorHAnsi"/>
          <w:b/>
          <w:sz w:val="22"/>
          <w:szCs w:val="22"/>
          <w:lang w:val="sv-SE"/>
        </w:rPr>
      </w:pPr>
    </w:p>
    <w:p w14:paraId="185E63C7" w14:textId="77777777" w:rsidR="00E14743" w:rsidRDefault="00E14743" w:rsidP="00FD23A6">
      <w:pPr>
        <w:rPr>
          <w:rFonts w:asciiTheme="minorHAnsi" w:hAnsiTheme="minorHAnsi" w:cstheme="minorHAnsi"/>
          <w:b/>
          <w:sz w:val="22"/>
          <w:szCs w:val="22"/>
          <w:lang w:val="sv-SE"/>
        </w:rPr>
      </w:pPr>
    </w:p>
    <w:p w14:paraId="185E63C8" w14:textId="77777777" w:rsidR="00E14743" w:rsidRDefault="00E14743" w:rsidP="00FD23A6">
      <w:pPr>
        <w:rPr>
          <w:rFonts w:asciiTheme="minorHAnsi" w:hAnsiTheme="minorHAnsi" w:cstheme="minorHAnsi"/>
          <w:b/>
          <w:sz w:val="22"/>
          <w:szCs w:val="22"/>
          <w:lang w:val="sv-SE"/>
        </w:rPr>
      </w:pPr>
    </w:p>
    <w:p w14:paraId="185E63C9" w14:textId="77777777" w:rsidR="00E14743" w:rsidRDefault="00E14743" w:rsidP="00FD23A6">
      <w:pPr>
        <w:rPr>
          <w:rFonts w:asciiTheme="minorHAnsi" w:hAnsiTheme="minorHAnsi" w:cstheme="minorHAnsi"/>
          <w:b/>
          <w:sz w:val="22"/>
          <w:szCs w:val="22"/>
          <w:lang w:val="sv-SE"/>
        </w:rPr>
      </w:pPr>
    </w:p>
    <w:p w14:paraId="185E63CA" w14:textId="77777777" w:rsidR="00E14743" w:rsidRPr="003064E6" w:rsidRDefault="00E14743" w:rsidP="00FD23A6">
      <w:pPr>
        <w:rPr>
          <w:rFonts w:asciiTheme="minorHAnsi" w:hAnsiTheme="minorHAnsi" w:cstheme="minorHAnsi"/>
          <w:b/>
          <w:sz w:val="22"/>
          <w:szCs w:val="22"/>
          <w:lang w:val="sv-SE"/>
        </w:rPr>
      </w:pPr>
    </w:p>
    <w:p w14:paraId="185E63CB" w14:textId="77777777" w:rsidR="005F393D" w:rsidRPr="00944503" w:rsidRDefault="005F393D" w:rsidP="00FD23A6">
      <w:pPr>
        <w:rPr>
          <w:rFonts w:asciiTheme="minorHAnsi" w:hAnsiTheme="minorHAnsi" w:cstheme="minorHAnsi"/>
          <w:b/>
          <w:sz w:val="22"/>
          <w:szCs w:val="22"/>
          <w:lang w:val="sv-SE"/>
        </w:rPr>
      </w:pPr>
      <w:r w:rsidRPr="003064E6">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8614EC" w:rsidRPr="003064E6" w14:paraId="185E63D0" w14:textId="77777777" w:rsidTr="007A6031">
        <w:tc>
          <w:tcPr>
            <w:tcW w:w="1098"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C"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Version</w:t>
            </w:r>
          </w:p>
        </w:tc>
        <w:tc>
          <w:tcPr>
            <w:tcW w:w="189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D"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Date</w:t>
            </w:r>
          </w:p>
        </w:tc>
        <w:tc>
          <w:tcPr>
            <w:tcW w:w="2430"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E"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Author(s)</w:t>
            </w:r>
          </w:p>
        </w:tc>
        <w:tc>
          <w:tcPr>
            <w:tcW w:w="4227" w:type="dxa"/>
            <w:tcBorders>
              <w:top w:val="single" w:sz="6" w:space="0" w:color="auto"/>
              <w:left w:val="single" w:sz="6" w:space="0" w:color="auto"/>
              <w:bottom w:val="single" w:sz="6" w:space="0" w:color="auto"/>
              <w:right w:val="single" w:sz="6" w:space="0" w:color="auto"/>
            </w:tcBorders>
            <w:shd w:val="clear" w:color="auto" w:fill="C6D9F1" w:themeFill="text2" w:themeFillTint="33"/>
          </w:tcPr>
          <w:p w14:paraId="185E63CF" w14:textId="77777777" w:rsidR="008614EC" w:rsidRPr="003064E6" w:rsidRDefault="008614EC" w:rsidP="00FD23A6">
            <w:pPr>
              <w:keepNext/>
              <w:ind w:right="-36"/>
              <w:rPr>
                <w:rFonts w:asciiTheme="minorHAnsi" w:hAnsiTheme="minorHAnsi" w:cs="Arial"/>
                <w:b/>
              </w:rPr>
            </w:pPr>
            <w:r w:rsidRPr="003064E6">
              <w:rPr>
                <w:rFonts w:asciiTheme="minorHAnsi" w:hAnsiTheme="minorHAnsi" w:cs="Arial"/>
                <w:b/>
              </w:rPr>
              <w:t>Revision Notes</w:t>
            </w:r>
          </w:p>
        </w:tc>
      </w:tr>
      <w:tr w:rsidR="008614EC" w:rsidRPr="003064E6" w14:paraId="185E63D5" w14:textId="77777777" w:rsidTr="008614EC">
        <w:tc>
          <w:tcPr>
            <w:tcW w:w="1098" w:type="dxa"/>
            <w:tcBorders>
              <w:top w:val="single" w:sz="6" w:space="0" w:color="auto"/>
              <w:left w:val="single" w:sz="6" w:space="0" w:color="auto"/>
              <w:bottom w:val="single" w:sz="6" w:space="0" w:color="auto"/>
              <w:right w:val="single" w:sz="6" w:space="0" w:color="auto"/>
            </w:tcBorders>
          </w:tcPr>
          <w:p w14:paraId="185E63D1" w14:textId="77777777" w:rsidR="008614EC" w:rsidRPr="003064E6" w:rsidRDefault="008614EC" w:rsidP="00FD23A6">
            <w:pPr>
              <w:keepNext/>
              <w:ind w:right="-36"/>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185E63D2" w14:textId="77777777" w:rsidR="008614EC" w:rsidRPr="003064E6" w:rsidRDefault="000D5D3D" w:rsidP="000D5D3D">
            <w:pPr>
              <w:keepNext/>
              <w:ind w:right="-36"/>
              <w:rPr>
                <w:rFonts w:asciiTheme="minorHAnsi" w:hAnsiTheme="minorHAnsi" w:cs="Arial"/>
                <w:sz w:val="22"/>
                <w:szCs w:val="22"/>
              </w:rPr>
            </w:pPr>
            <w:r>
              <w:rPr>
                <w:rFonts w:asciiTheme="minorHAnsi" w:hAnsiTheme="minorHAnsi" w:cs="Arial"/>
                <w:sz w:val="22"/>
                <w:szCs w:val="22"/>
              </w:rPr>
              <w:t>11/04/</w:t>
            </w:r>
            <w:r w:rsidR="008614EC" w:rsidRPr="003064E6">
              <w:rPr>
                <w:rFonts w:asciiTheme="minorHAnsi" w:hAnsiTheme="minorHAnsi" w:cs="Arial"/>
                <w:sz w:val="22"/>
                <w:szCs w:val="22"/>
              </w:rPr>
              <w:t>201</w:t>
            </w:r>
            <w:r w:rsidR="007D1CF9">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185E63D3" w14:textId="77777777" w:rsidR="008614EC" w:rsidRPr="003064E6" w:rsidRDefault="000D5D3D"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Matt Parker</w:t>
            </w:r>
          </w:p>
        </w:tc>
        <w:tc>
          <w:tcPr>
            <w:tcW w:w="4227" w:type="dxa"/>
            <w:tcBorders>
              <w:top w:val="single" w:sz="6" w:space="0" w:color="auto"/>
              <w:left w:val="single" w:sz="6" w:space="0" w:color="auto"/>
              <w:bottom w:val="single" w:sz="6" w:space="0" w:color="auto"/>
              <w:right w:val="single" w:sz="6" w:space="0" w:color="auto"/>
            </w:tcBorders>
          </w:tcPr>
          <w:p w14:paraId="185E63D4" w14:textId="77777777" w:rsidR="008614EC" w:rsidRPr="003064E6" w:rsidRDefault="008614EC" w:rsidP="00FD23A6">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C15FF9" w:rsidRPr="00C15FF9" w14:paraId="1A1FA46E" w14:textId="77777777" w:rsidTr="008614EC">
        <w:tc>
          <w:tcPr>
            <w:tcW w:w="1098" w:type="dxa"/>
            <w:tcBorders>
              <w:top w:val="single" w:sz="6" w:space="0" w:color="auto"/>
              <w:left w:val="single" w:sz="6" w:space="0" w:color="auto"/>
              <w:bottom w:val="single" w:sz="6" w:space="0" w:color="auto"/>
              <w:right w:val="single" w:sz="6" w:space="0" w:color="auto"/>
            </w:tcBorders>
          </w:tcPr>
          <w:p w14:paraId="345F0494" w14:textId="4AF3E108" w:rsidR="00C15FF9" w:rsidRPr="00747A88" w:rsidRDefault="00C15FF9" w:rsidP="00FD23A6">
            <w:pPr>
              <w:keepNext/>
              <w:ind w:right="-36"/>
              <w:rPr>
                <w:rFonts w:asciiTheme="minorHAnsi" w:hAnsiTheme="minorHAnsi" w:cs="Arial"/>
                <w:b/>
                <w:sz w:val="22"/>
                <w:szCs w:val="22"/>
                <w:highlight w:val="green"/>
              </w:rPr>
            </w:pPr>
            <w:r w:rsidRPr="00747A88">
              <w:rPr>
                <w:rFonts w:asciiTheme="minorHAnsi" w:hAnsiTheme="minorHAnsi" w:cs="Arial"/>
                <w:b/>
                <w:sz w:val="22"/>
                <w:szCs w:val="22"/>
                <w:highlight w:val="green"/>
              </w:rPr>
              <w:t>0.2</w:t>
            </w:r>
          </w:p>
        </w:tc>
        <w:tc>
          <w:tcPr>
            <w:tcW w:w="1890" w:type="dxa"/>
            <w:tcBorders>
              <w:top w:val="single" w:sz="6" w:space="0" w:color="auto"/>
              <w:left w:val="single" w:sz="6" w:space="0" w:color="auto"/>
              <w:bottom w:val="single" w:sz="6" w:space="0" w:color="auto"/>
              <w:right w:val="single" w:sz="6" w:space="0" w:color="auto"/>
            </w:tcBorders>
          </w:tcPr>
          <w:p w14:paraId="3C3F608E" w14:textId="090CDE48" w:rsidR="00C15FF9" w:rsidRPr="00747A88" w:rsidRDefault="00C15FF9" w:rsidP="000D5D3D">
            <w:pPr>
              <w:keepNext/>
              <w:ind w:right="-36"/>
              <w:rPr>
                <w:rFonts w:asciiTheme="minorHAnsi" w:hAnsiTheme="minorHAnsi" w:cs="Arial"/>
                <w:b/>
                <w:sz w:val="22"/>
                <w:szCs w:val="22"/>
                <w:highlight w:val="green"/>
              </w:rPr>
            </w:pPr>
            <w:r w:rsidRPr="00747A88">
              <w:rPr>
                <w:rFonts w:asciiTheme="minorHAnsi" w:hAnsiTheme="minorHAnsi" w:cs="Arial"/>
                <w:b/>
                <w:sz w:val="22"/>
                <w:szCs w:val="22"/>
                <w:highlight w:val="green"/>
              </w:rPr>
              <w:t>09/28/2016</w:t>
            </w:r>
          </w:p>
        </w:tc>
        <w:tc>
          <w:tcPr>
            <w:tcW w:w="2430" w:type="dxa"/>
            <w:tcBorders>
              <w:top w:val="single" w:sz="6" w:space="0" w:color="auto"/>
              <w:left w:val="single" w:sz="6" w:space="0" w:color="auto"/>
              <w:bottom w:val="single" w:sz="6" w:space="0" w:color="auto"/>
              <w:right w:val="single" w:sz="6" w:space="0" w:color="auto"/>
            </w:tcBorders>
          </w:tcPr>
          <w:p w14:paraId="666809AA" w14:textId="4DB8129F" w:rsidR="00C15FF9" w:rsidRPr="00747A88" w:rsidRDefault="00C15FF9" w:rsidP="00FD23A6">
            <w:pPr>
              <w:overflowPunct w:val="0"/>
              <w:autoSpaceDE w:val="0"/>
              <w:autoSpaceDN w:val="0"/>
              <w:adjustRightInd w:val="0"/>
              <w:textAlignment w:val="baseline"/>
              <w:rPr>
                <w:rFonts w:asciiTheme="minorHAnsi" w:hAnsiTheme="minorHAnsi" w:cs="Arial"/>
                <w:b/>
                <w:sz w:val="22"/>
                <w:szCs w:val="22"/>
                <w:highlight w:val="green"/>
                <w:lang w:val="en-US"/>
              </w:rPr>
            </w:pPr>
            <w:r w:rsidRPr="00747A88">
              <w:rPr>
                <w:rFonts w:asciiTheme="minorHAnsi" w:hAnsiTheme="minorHAnsi" w:cs="Arial"/>
                <w:b/>
                <w:sz w:val="22"/>
                <w:szCs w:val="22"/>
                <w:highlight w:val="green"/>
                <w:lang w:val="en-US"/>
              </w:rPr>
              <w:t>Jamparaju Nammi</w:t>
            </w:r>
          </w:p>
        </w:tc>
        <w:tc>
          <w:tcPr>
            <w:tcW w:w="4227" w:type="dxa"/>
            <w:tcBorders>
              <w:top w:val="single" w:sz="6" w:space="0" w:color="auto"/>
              <w:left w:val="single" w:sz="6" w:space="0" w:color="auto"/>
              <w:bottom w:val="single" w:sz="6" w:space="0" w:color="auto"/>
              <w:right w:val="single" w:sz="6" w:space="0" w:color="auto"/>
            </w:tcBorders>
          </w:tcPr>
          <w:p w14:paraId="4047B60B" w14:textId="4682C2D7" w:rsidR="00C15FF9" w:rsidRPr="00747A88" w:rsidRDefault="00C15FF9" w:rsidP="00FD23A6">
            <w:pPr>
              <w:overflowPunct w:val="0"/>
              <w:autoSpaceDE w:val="0"/>
              <w:autoSpaceDN w:val="0"/>
              <w:adjustRightInd w:val="0"/>
              <w:textAlignment w:val="baseline"/>
              <w:rPr>
                <w:rFonts w:asciiTheme="minorHAnsi" w:hAnsiTheme="minorHAnsi" w:cs="Arial"/>
                <w:b/>
                <w:sz w:val="22"/>
                <w:szCs w:val="22"/>
                <w:highlight w:val="green"/>
                <w:lang w:val="en-US"/>
              </w:rPr>
            </w:pPr>
            <w:r w:rsidRPr="00747A88">
              <w:rPr>
                <w:rFonts w:asciiTheme="minorHAnsi" w:hAnsiTheme="minorHAnsi" w:cs="Arial"/>
                <w:b/>
                <w:sz w:val="22"/>
                <w:szCs w:val="22"/>
                <w:highlight w:val="green"/>
                <w:lang w:val="en-US"/>
              </w:rPr>
              <w:t>Updated with Gas AMR requirements and  Logic</w:t>
            </w:r>
          </w:p>
        </w:tc>
      </w:tr>
    </w:tbl>
    <w:p w14:paraId="185E63D6" w14:textId="77777777" w:rsidR="00766397" w:rsidRDefault="00766397" w:rsidP="00FD23A6">
      <w:pPr>
        <w:rPr>
          <w:rFonts w:asciiTheme="minorHAnsi" w:hAnsiTheme="minorHAnsi" w:cs="Arial"/>
        </w:rPr>
      </w:pPr>
      <w:bookmarkStart w:id="10" w:name="_Toc437644115"/>
    </w:p>
    <w:p w14:paraId="185E63D7" w14:textId="77777777" w:rsidR="00766397" w:rsidRDefault="00766397">
      <w:pPr>
        <w:rPr>
          <w:rFonts w:asciiTheme="minorHAnsi" w:hAnsiTheme="minorHAnsi" w:cs="Arial"/>
        </w:rPr>
      </w:pPr>
      <w:r>
        <w:rPr>
          <w:rFonts w:asciiTheme="minorHAnsi" w:hAnsiTheme="minorHAnsi" w:cs="Arial"/>
        </w:rPr>
        <w:br w:type="page"/>
      </w:r>
    </w:p>
    <w:p w14:paraId="185E63D8" w14:textId="77777777" w:rsidR="005A1A43" w:rsidRPr="003064E6" w:rsidRDefault="005A1A43" w:rsidP="00FD23A6">
      <w:pPr>
        <w:rPr>
          <w:rFonts w:asciiTheme="minorHAnsi" w:hAnsiTheme="minorHAnsi" w:cs="Arial"/>
          <w:lang w:val="en-US"/>
        </w:rPr>
      </w:pPr>
      <w:r w:rsidRPr="003064E6">
        <w:rPr>
          <w:rFonts w:asciiTheme="minorHAnsi" w:hAnsiTheme="minorHAnsi" w:cs="Arial"/>
          <w:b/>
          <w:bCs/>
          <w:sz w:val="36"/>
          <w:lang w:val="fr-CA"/>
        </w:rPr>
        <w:lastRenderedPageBreak/>
        <w:t>Table of Contents</w:t>
      </w:r>
    </w:p>
    <w:p w14:paraId="185E63D9" w14:textId="77777777" w:rsidR="00D21F51" w:rsidRDefault="005E136D">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005A1A43"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33662171" w:history="1">
        <w:r w:rsidR="00D21F51" w:rsidRPr="001529F3">
          <w:rPr>
            <w:rStyle w:val="Hyperlink"/>
            <w:noProof/>
            <w:lang w:val="sv-SE"/>
          </w:rPr>
          <w:t>REVIEWER(S)</w:t>
        </w:r>
        <w:r w:rsidR="00D21F51">
          <w:rPr>
            <w:noProof/>
            <w:webHidden/>
          </w:rPr>
          <w:tab/>
        </w:r>
        <w:r w:rsidR="00D21F51">
          <w:rPr>
            <w:noProof/>
            <w:webHidden/>
          </w:rPr>
          <w:fldChar w:fldCharType="begin"/>
        </w:r>
        <w:r w:rsidR="00D21F51">
          <w:rPr>
            <w:noProof/>
            <w:webHidden/>
          </w:rPr>
          <w:instrText xml:space="preserve"> PAGEREF _Toc433662171 \h </w:instrText>
        </w:r>
        <w:r w:rsidR="00D21F51">
          <w:rPr>
            <w:noProof/>
            <w:webHidden/>
          </w:rPr>
        </w:r>
        <w:r w:rsidR="00D21F51">
          <w:rPr>
            <w:noProof/>
            <w:webHidden/>
          </w:rPr>
          <w:fldChar w:fldCharType="separate"/>
        </w:r>
        <w:r w:rsidR="00D21F51">
          <w:rPr>
            <w:noProof/>
            <w:webHidden/>
          </w:rPr>
          <w:t>2</w:t>
        </w:r>
        <w:r w:rsidR="00D21F51">
          <w:rPr>
            <w:noProof/>
            <w:webHidden/>
          </w:rPr>
          <w:fldChar w:fldCharType="end"/>
        </w:r>
      </w:hyperlink>
    </w:p>
    <w:p w14:paraId="185E63DA" w14:textId="77777777" w:rsidR="00D21F51" w:rsidRDefault="00141E3B">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33662172" w:history="1">
        <w:r w:rsidR="00D21F51" w:rsidRPr="001529F3">
          <w:rPr>
            <w:rStyle w:val="Hyperlink"/>
            <w:noProof/>
            <w:lang w:val="sv-SE"/>
          </w:rPr>
          <w:t>APPROVER(S)</w:t>
        </w:r>
        <w:r w:rsidR="00D21F51">
          <w:rPr>
            <w:noProof/>
            <w:webHidden/>
          </w:rPr>
          <w:tab/>
        </w:r>
        <w:r w:rsidR="00D21F51">
          <w:rPr>
            <w:noProof/>
            <w:webHidden/>
          </w:rPr>
          <w:fldChar w:fldCharType="begin"/>
        </w:r>
        <w:r w:rsidR="00D21F51">
          <w:rPr>
            <w:noProof/>
            <w:webHidden/>
          </w:rPr>
          <w:instrText xml:space="preserve"> PAGEREF _Toc433662172 \h </w:instrText>
        </w:r>
        <w:r w:rsidR="00D21F51">
          <w:rPr>
            <w:noProof/>
            <w:webHidden/>
          </w:rPr>
        </w:r>
        <w:r w:rsidR="00D21F51">
          <w:rPr>
            <w:noProof/>
            <w:webHidden/>
          </w:rPr>
          <w:fldChar w:fldCharType="separate"/>
        </w:r>
        <w:r w:rsidR="00D21F51">
          <w:rPr>
            <w:noProof/>
            <w:webHidden/>
          </w:rPr>
          <w:t>2</w:t>
        </w:r>
        <w:r w:rsidR="00D21F51">
          <w:rPr>
            <w:noProof/>
            <w:webHidden/>
          </w:rPr>
          <w:fldChar w:fldCharType="end"/>
        </w:r>
      </w:hyperlink>
    </w:p>
    <w:p w14:paraId="185E63DB" w14:textId="77777777" w:rsidR="00D21F51" w:rsidRDefault="00141E3B">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3662173" w:history="1">
        <w:r w:rsidR="00D21F51" w:rsidRPr="001529F3">
          <w:rPr>
            <w:rStyle w:val="Hyperlink"/>
            <w:rFonts w:cs="Arial"/>
            <w:noProof/>
          </w:rPr>
          <w:t>1</w:t>
        </w:r>
        <w:r w:rsidR="00D21F51">
          <w:rPr>
            <w:rFonts w:asciiTheme="minorHAnsi" w:eastAsiaTheme="minorEastAsia" w:hAnsiTheme="minorHAnsi" w:cstheme="minorBidi"/>
            <w:b w:val="0"/>
            <w:bCs w:val="0"/>
            <w:caps w:val="0"/>
            <w:noProof/>
            <w:sz w:val="22"/>
            <w:szCs w:val="22"/>
            <w:lang w:val="en-US"/>
          </w:rPr>
          <w:tab/>
        </w:r>
        <w:r w:rsidR="00D21F51" w:rsidRPr="001529F3">
          <w:rPr>
            <w:rStyle w:val="Hyperlink"/>
            <w:rFonts w:cs="Arial"/>
            <w:noProof/>
          </w:rPr>
          <w:t>OBJECT REQUIREMENT SUMMARY</w:t>
        </w:r>
        <w:r w:rsidR="00D21F51">
          <w:rPr>
            <w:noProof/>
            <w:webHidden/>
          </w:rPr>
          <w:tab/>
        </w:r>
        <w:r w:rsidR="00D21F51">
          <w:rPr>
            <w:noProof/>
            <w:webHidden/>
          </w:rPr>
          <w:fldChar w:fldCharType="begin"/>
        </w:r>
        <w:r w:rsidR="00D21F51">
          <w:rPr>
            <w:noProof/>
            <w:webHidden/>
          </w:rPr>
          <w:instrText xml:space="preserve"> PAGEREF _Toc433662173 \h </w:instrText>
        </w:r>
        <w:r w:rsidR="00D21F51">
          <w:rPr>
            <w:noProof/>
            <w:webHidden/>
          </w:rPr>
        </w:r>
        <w:r w:rsidR="00D21F51">
          <w:rPr>
            <w:noProof/>
            <w:webHidden/>
          </w:rPr>
          <w:fldChar w:fldCharType="separate"/>
        </w:r>
        <w:r w:rsidR="00D21F51">
          <w:rPr>
            <w:noProof/>
            <w:webHidden/>
          </w:rPr>
          <w:t>5</w:t>
        </w:r>
        <w:r w:rsidR="00D21F51">
          <w:rPr>
            <w:noProof/>
            <w:webHidden/>
          </w:rPr>
          <w:fldChar w:fldCharType="end"/>
        </w:r>
      </w:hyperlink>
    </w:p>
    <w:p w14:paraId="185E63DC"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4" w:history="1">
        <w:r w:rsidR="00D21F51" w:rsidRPr="001529F3">
          <w:rPr>
            <w:rStyle w:val="Hyperlink"/>
            <w:rFonts w:cs="Arial"/>
            <w:bCs/>
            <w:noProof/>
          </w:rPr>
          <w:t>1.1</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Object Information and Attributes</w:t>
        </w:r>
        <w:r w:rsidR="00D21F51">
          <w:rPr>
            <w:noProof/>
            <w:webHidden/>
          </w:rPr>
          <w:tab/>
        </w:r>
        <w:r w:rsidR="00D21F51">
          <w:rPr>
            <w:noProof/>
            <w:webHidden/>
          </w:rPr>
          <w:fldChar w:fldCharType="begin"/>
        </w:r>
        <w:r w:rsidR="00D21F51">
          <w:rPr>
            <w:noProof/>
            <w:webHidden/>
          </w:rPr>
          <w:instrText xml:space="preserve"> PAGEREF _Toc433662174 \h </w:instrText>
        </w:r>
        <w:r w:rsidR="00D21F51">
          <w:rPr>
            <w:noProof/>
            <w:webHidden/>
          </w:rPr>
        </w:r>
        <w:r w:rsidR="00D21F51">
          <w:rPr>
            <w:noProof/>
            <w:webHidden/>
          </w:rPr>
          <w:fldChar w:fldCharType="separate"/>
        </w:r>
        <w:r w:rsidR="00D21F51">
          <w:rPr>
            <w:noProof/>
            <w:webHidden/>
          </w:rPr>
          <w:t>5</w:t>
        </w:r>
        <w:r w:rsidR="00D21F51">
          <w:rPr>
            <w:noProof/>
            <w:webHidden/>
          </w:rPr>
          <w:fldChar w:fldCharType="end"/>
        </w:r>
      </w:hyperlink>
    </w:p>
    <w:p w14:paraId="185E63DD"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5" w:history="1">
        <w:r w:rsidR="00D21F51" w:rsidRPr="001529F3">
          <w:rPr>
            <w:rStyle w:val="Hyperlink"/>
            <w:rFonts w:cs="Arial"/>
            <w:noProof/>
          </w:rPr>
          <w:t>1.2</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Requirements Summary and Business Driver</w:t>
        </w:r>
        <w:r w:rsidR="00D21F51">
          <w:rPr>
            <w:noProof/>
            <w:webHidden/>
          </w:rPr>
          <w:tab/>
        </w:r>
        <w:r w:rsidR="00D21F51">
          <w:rPr>
            <w:noProof/>
            <w:webHidden/>
          </w:rPr>
          <w:fldChar w:fldCharType="begin"/>
        </w:r>
        <w:r w:rsidR="00D21F51">
          <w:rPr>
            <w:noProof/>
            <w:webHidden/>
          </w:rPr>
          <w:instrText xml:space="preserve"> PAGEREF _Toc433662175 \h </w:instrText>
        </w:r>
        <w:r w:rsidR="00D21F51">
          <w:rPr>
            <w:noProof/>
            <w:webHidden/>
          </w:rPr>
        </w:r>
        <w:r w:rsidR="00D21F51">
          <w:rPr>
            <w:noProof/>
            <w:webHidden/>
          </w:rPr>
          <w:fldChar w:fldCharType="separate"/>
        </w:r>
        <w:r w:rsidR="00D21F51">
          <w:rPr>
            <w:noProof/>
            <w:webHidden/>
          </w:rPr>
          <w:t>6</w:t>
        </w:r>
        <w:r w:rsidR="00D21F51">
          <w:rPr>
            <w:noProof/>
            <w:webHidden/>
          </w:rPr>
          <w:fldChar w:fldCharType="end"/>
        </w:r>
      </w:hyperlink>
    </w:p>
    <w:p w14:paraId="185E63DE"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6" w:history="1">
        <w:r w:rsidR="00D21F51" w:rsidRPr="001529F3">
          <w:rPr>
            <w:rStyle w:val="Hyperlink"/>
            <w:rFonts w:cs="Arial"/>
            <w:bCs/>
            <w:noProof/>
          </w:rPr>
          <w:t>1.3</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Assumptions</w:t>
        </w:r>
        <w:r w:rsidR="00D21F51">
          <w:rPr>
            <w:noProof/>
            <w:webHidden/>
          </w:rPr>
          <w:tab/>
        </w:r>
        <w:r w:rsidR="00D21F51">
          <w:rPr>
            <w:noProof/>
            <w:webHidden/>
          </w:rPr>
          <w:fldChar w:fldCharType="begin"/>
        </w:r>
        <w:r w:rsidR="00D21F51">
          <w:rPr>
            <w:noProof/>
            <w:webHidden/>
          </w:rPr>
          <w:instrText xml:space="preserve"> PAGEREF _Toc433662176 \h </w:instrText>
        </w:r>
        <w:r w:rsidR="00D21F51">
          <w:rPr>
            <w:noProof/>
            <w:webHidden/>
          </w:rPr>
        </w:r>
        <w:r w:rsidR="00D21F51">
          <w:rPr>
            <w:noProof/>
            <w:webHidden/>
          </w:rPr>
          <w:fldChar w:fldCharType="separate"/>
        </w:r>
        <w:r w:rsidR="00D21F51">
          <w:rPr>
            <w:noProof/>
            <w:webHidden/>
          </w:rPr>
          <w:t>6</w:t>
        </w:r>
        <w:r w:rsidR="00D21F51">
          <w:rPr>
            <w:noProof/>
            <w:webHidden/>
          </w:rPr>
          <w:fldChar w:fldCharType="end"/>
        </w:r>
      </w:hyperlink>
    </w:p>
    <w:p w14:paraId="185E63DF"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7" w:history="1">
        <w:r w:rsidR="00D21F51" w:rsidRPr="001529F3">
          <w:rPr>
            <w:rStyle w:val="Hyperlink"/>
            <w:rFonts w:cs="Arial"/>
            <w:bCs/>
            <w:noProof/>
          </w:rPr>
          <w:t>1.4</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Current Functionality</w:t>
        </w:r>
        <w:r w:rsidR="00D21F51">
          <w:rPr>
            <w:noProof/>
            <w:webHidden/>
          </w:rPr>
          <w:tab/>
        </w:r>
        <w:r w:rsidR="00D21F51">
          <w:rPr>
            <w:noProof/>
            <w:webHidden/>
          </w:rPr>
          <w:fldChar w:fldCharType="begin"/>
        </w:r>
        <w:r w:rsidR="00D21F51">
          <w:rPr>
            <w:noProof/>
            <w:webHidden/>
          </w:rPr>
          <w:instrText xml:space="preserve"> PAGEREF _Toc433662177 \h </w:instrText>
        </w:r>
        <w:r w:rsidR="00D21F51">
          <w:rPr>
            <w:noProof/>
            <w:webHidden/>
          </w:rPr>
        </w:r>
        <w:r w:rsidR="00D21F51">
          <w:rPr>
            <w:noProof/>
            <w:webHidden/>
          </w:rPr>
          <w:fldChar w:fldCharType="separate"/>
        </w:r>
        <w:r w:rsidR="00D21F51">
          <w:rPr>
            <w:noProof/>
            <w:webHidden/>
          </w:rPr>
          <w:t>6</w:t>
        </w:r>
        <w:r w:rsidR="00D21F51">
          <w:rPr>
            <w:noProof/>
            <w:webHidden/>
          </w:rPr>
          <w:fldChar w:fldCharType="end"/>
        </w:r>
      </w:hyperlink>
    </w:p>
    <w:p w14:paraId="185E63E0"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8" w:history="1">
        <w:r w:rsidR="00D21F51" w:rsidRPr="001529F3">
          <w:rPr>
            <w:rStyle w:val="Hyperlink"/>
            <w:rFonts w:cs="Arial"/>
            <w:bCs/>
            <w:noProof/>
          </w:rPr>
          <w:t>1.5</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Required Functionality</w:t>
        </w:r>
        <w:r w:rsidR="00D21F51">
          <w:rPr>
            <w:noProof/>
            <w:webHidden/>
          </w:rPr>
          <w:tab/>
        </w:r>
        <w:r w:rsidR="00D21F51">
          <w:rPr>
            <w:noProof/>
            <w:webHidden/>
          </w:rPr>
          <w:fldChar w:fldCharType="begin"/>
        </w:r>
        <w:r w:rsidR="00D21F51">
          <w:rPr>
            <w:noProof/>
            <w:webHidden/>
          </w:rPr>
          <w:instrText xml:space="preserve"> PAGEREF _Toc433662178 \h </w:instrText>
        </w:r>
        <w:r w:rsidR="00D21F51">
          <w:rPr>
            <w:noProof/>
            <w:webHidden/>
          </w:rPr>
        </w:r>
        <w:r w:rsidR="00D21F51">
          <w:rPr>
            <w:noProof/>
            <w:webHidden/>
          </w:rPr>
          <w:fldChar w:fldCharType="separate"/>
        </w:r>
        <w:r w:rsidR="00D21F51">
          <w:rPr>
            <w:noProof/>
            <w:webHidden/>
          </w:rPr>
          <w:t>7</w:t>
        </w:r>
        <w:r w:rsidR="00D21F51">
          <w:rPr>
            <w:noProof/>
            <w:webHidden/>
          </w:rPr>
          <w:fldChar w:fldCharType="end"/>
        </w:r>
      </w:hyperlink>
    </w:p>
    <w:p w14:paraId="185E63E1"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79" w:history="1">
        <w:r w:rsidR="00D21F51" w:rsidRPr="001529F3">
          <w:rPr>
            <w:rStyle w:val="Hyperlink"/>
            <w:rFonts w:cs="Arial"/>
            <w:bCs/>
            <w:noProof/>
          </w:rPr>
          <w:t>1.6</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Project / Development Constraints</w:t>
        </w:r>
        <w:r w:rsidR="00D21F51">
          <w:rPr>
            <w:noProof/>
            <w:webHidden/>
          </w:rPr>
          <w:tab/>
        </w:r>
        <w:r w:rsidR="00D21F51">
          <w:rPr>
            <w:noProof/>
            <w:webHidden/>
          </w:rPr>
          <w:fldChar w:fldCharType="begin"/>
        </w:r>
        <w:r w:rsidR="00D21F51">
          <w:rPr>
            <w:noProof/>
            <w:webHidden/>
          </w:rPr>
          <w:instrText xml:space="preserve"> PAGEREF _Toc433662179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2"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0" w:history="1">
        <w:r w:rsidR="00D21F51" w:rsidRPr="001529F3">
          <w:rPr>
            <w:rStyle w:val="Hyperlink"/>
            <w:rFonts w:cs="Arial"/>
            <w:bCs/>
            <w:noProof/>
          </w:rPr>
          <w:t>1.7</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Performance Criteria</w:t>
        </w:r>
        <w:r w:rsidR="00D21F51">
          <w:rPr>
            <w:noProof/>
            <w:webHidden/>
          </w:rPr>
          <w:tab/>
        </w:r>
        <w:r w:rsidR="00D21F51">
          <w:rPr>
            <w:noProof/>
            <w:webHidden/>
          </w:rPr>
          <w:fldChar w:fldCharType="begin"/>
        </w:r>
        <w:r w:rsidR="00D21F51">
          <w:rPr>
            <w:noProof/>
            <w:webHidden/>
          </w:rPr>
          <w:instrText xml:space="preserve"> PAGEREF _Toc433662180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3"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1" w:history="1">
        <w:r w:rsidR="00D21F51" w:rsidRPr="001529F3">
          <w:rPr>
            <w:rStyle w:val="Hyperlink"/>
            <w:rFonts w:cs="Arial"/>
            <w:noProof/>
          </w:rPr>
          <w:t>1.8</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Other Objects Affected</w:t>
        </w:r>
        <w:r w:rsidR="00D21F51">
          <w:rPr>
            <w:noProof/>
            <w:webHidden/>
          </w:rPr>
          <w:tab/>
        </w:r>
        <w:r w:rsidR="00D21F51">
          <w:rPr>
            <w:noProof/>
            <w:webHidden/>
          </w:rPr>
          <w:fldChar w:fldCharType="begin"/>
        </w:r>
        <w:r w:rsidR="00D21F51">
          <w:rPr>
            <w:noProof/>
            <w:webHidden/>
          </w:rPr>
          <w:instrText xml:space="preserve"> PAGEREF _Toc433662181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4"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2" w:history="1">
        <w:r w:rsidR="00D21F51" w:rsidRPr="001529F3">
          <w:rPr>
            <w:rStyle w:val="Hyperlink"/>
            <w:rFonts w:cs="Arial"/>
            <w:bCs/>
            <w:noProof/>
          </w:rPr>
          <w:t>1.9</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External References</w:t>
        </w:r>
        <w:r w:rsidR="00D21F51">
          <w:rPr>
            <w:noProof/>
            <w:webHidden/>
          </w:rPr>
          <w:tab/>
        </w:r>
        <w:r w:rsidR="00D21F51">
          <w:rPr>
            <w:noProof/>
            <w:webHidden/>
          </w:rPr>
          <w:fldChar w:fldCharType="begin"/>
        </w:r>
        <w:r w:rsidR="00D21F51">
          <w:rPr>
            <w:noProof/>
            <w:webHidden/>
          </w:rPr>
          <w:instrText xml:space="preserve"> PAGEREF _Toc433662182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5"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3" w:history="1">
        <w:r w:rsidR="00D21F51" w:rsidRPr="001529F3">
          <w:rPr>
            <w:rStyle w:val="Hyperlink"/>
            <w:rFonts w:cs="Arial"/>
            <w:bCs/>
            <w:noProof/>
          </w:rPr>
          <w:t>1.10</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Definitions/Acronyms/Abbreviations</w:t>
        </w:r>
        <w:r w:rsidR="00D21F51">
          <w:rPr>
            <w:noProof/>
            <w:webHidden/>
          </w:rPr>
          <w:tab/>
        </w:r>
        <w:r w:rsidR="00D21F51">
          <w:rPr>
            <w:noProof/>
            <w:webHidden/>
          </w:rPr>
          <w:fldChar w:fldCharType="begin"/>
        </w:r>
        <w:r w:rsidR="00D21F51">
          <w:rPr>
            <w:noProof/>
            <w:webHidden/>
          </w:rPr>
          <w:instrText xml:space="preserve"> PAGEREF _Toc433662183 \h </w:instrText>
        </w:r>
        <w:r w:rsidR="00D21F51">
          <w:rPr>
            <w:noProof/>
            <w:webHidden/>
          </w:rPr>
        </w:r>
        <w:r w:rsidR="00D21F51">
          <w:rPr>
            <w:noProof/>
            <w:webHidden/>
          </w:rPr>
          <w:fldChar w:fldCharType="separate"/>
        </w:r>
        <w:r w:rsidR="00D21F51">
          <w:rPr>
            <w:noProof/>
            <w:webHidden/>
          </w:rPr>
          <w:t>10</w:t>
        </w:r>
        <w:r w:rsidR="00D21F51">
          <w:rPr>
            <w:noProof/>
            <w:webHidden/>
          </w:rPr>
          <w:fldChar w:fldCharType="end"/>
        </w:r>
      </w:hyperlink>
    </w:p>
    <w:p w14:paraId="185E63E6" w14:textId="77777777" w:rsidR="00D21F51" w:rsidRDefault="00141E3B">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3662184" w:history="1">
        <w:r w:rsidR="00D21F51" w:rsidRPr="001529F3">
          <w:rPr>
            <w:rStyle w:val="Hyperlink"/>
            <w:rFonts w:cs="Arial"/>
            <w:noProof/>
          </w:rPr>
          <w:t>2</w:t>
        </w:r>
        <w:r w:rsidR="00D21F51">
          <w:rPr>
            <w:rFonts w:asciiTheme="minorHAnsi" w:eastAsiaTheme="minorEastAsia" w:hAnsiTheme="minorHAnsi" w:cstheme="minorBidi"/>
            <w:b w:val="0"/>
            <w:bCs w:val="0"/>
            <w:caps w:val="0"/>
            <w:noProof/>
            <w:sz w:val="22"/>
            <w:szCs w:val="22"/>
            <w:lang w:val="en-US"/>
          </w:rPr>
          <w:tab/>
        </w:r>
        <w:r w:rsidR="00D21F51" w:rsidRPr="001529F3">
          <w:rPr>
            <w:rStyle w:val="Hyperlink"/>
            <w:rFonts w:cs="Arial"/>
            <w:noProof/>
          </w:rPr>
          <w:t>ENHANCEMENT DESIGN SPECIFICATIONS</w:t>
        </w:r>
        <w:r w:rsidR="00D21F51">
          <w:rPr>
            <w:noProof/>
            <w:webHidden/>
          </w:rPr>
          <w:tab/>
        </w:r>
        <w:r w:rsidR="00D21F51">
          <w:rPr>
            <w:noProof/>
            <w:webHidden/>
          </w:rPr>
          <w:fldChar w:fldCharType="begin"/>
        </w:r>
        <w:r w:rsidR="00D21F51">
          <w:rPr>
            <w:noProof/>
            <w:webHidden/>
          </w:rPr>
          <w:instrText xml:space="preserve"> PAGEREF _Toc433662184 \h </w:instrText>
        </w:r>
        <w:r w:rsidR="00D21F51">
          <w:rPr>
            <w:noProof/>
            <w:webHidden/>
          </w:rPr>
        </w:r>
        <w:r w:rsidR="00D21F51">
          <w:rPr>
            <w:noProof/>
            <w:webHidden/>
          </w:rPr>
          <w:fldChar w:fldCharType="separate"/>
        </w:r>
        <w:r w:rsidR="00D21F51">
          <w:rPr>
            <w:noProof/>
            <w:webHidden/>
          </w:rPr>
          <w:t>11</w:t>
        </w:r>
        <w:r w:rsidR="00D21F51">
          <w:rPr>
            <w:noProof/>
            <w:webHidden/>
          </w:rPr>
          <w:fldChar w:fldCharType="end"/>
        </w:r>
      </w:hyperlink>
    </w:p>
    <w:p w14:paraId="185E63E7"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5" w:history="1">
        <w:r w:rsidR="00D21F51" w:rsidRPr="001529F3">
          <w:rPr>
            <w:rStyle w:val="Hyperlink"/>
            <w:rFonts w:cs="Arial"/>
            <w:noProof/>
          </w:rPr>
          <w:t>2.1</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Detail Requirements - Enhancement</w:t>
        </w:r>
        <w:r w:rsidR="00D21F51">
          <w:rPr>
            <w:noProof/>
            <w:webHidden/>
          </w:rPr>
          <w:tab/>
        </w:r>
        <w:r w:rsidR="00D21F51">
          <w:rPr>
            <w:noProof/>
            <w:webHidden/>
          </w:rPr>
          <w:fldChar w:fldCharType="begin"/>
        </w:r>
        <w:r w:rsidR="00D21F51">
          <w:rPr>
            <w:noProof/>
            <w:webHidden/>
          </w:rPr>
          <w:instrText xml:space="preserve"> PAGEREF _Toc433662185 \h </w:instrText>
        </w:r>
        <w:r w:rsidR="00D21F51">
          <w:rPr>
            <w:noProof/>
            <w:webHidden/>
          </w:rPr>
        </w:r>
        <w:r w:rsidR="00D21F51">
          <w:rPr>
            <w:noProof/>
            <w:webHidden/>
          </w:rPr>
          <w:fldChar w:fldCharType="separate"/>
        </w:r>
        <w:r w:rsidR="00D21F51">
          <w:rPr>
            <w:noProof/>
            <w:webHidden/>
          </w:rPr>
          <w:t>11</w:t>
        </w:r>
        <w:r w:rsidR="00D21F51">
          <w:rPr>
            <w:noProof/>
            <w:webHidden/>
          </w:rPr>
          <w:fldChar w:fldCharType="end"/>
        </w:r>
      </w:hyperlink>
    </w:p>
    <w:p w14:paraId="185E63E8"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6" w:history="1">
        <w:r w:rsidR="00D21F51" w:rsidRPr="001529F3">
          <w:rPr>
            <w:rStyle w:val="Hyperlink"/>
            <w:rFonts w:cs="Arial"/>
            <w:noProof/>
          </w:rPr>
          <w:t>2.2</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Custom Class</w:t>
        </w:r>
        <w:r w:rsidR="00D21F51">
          <w:rPr>
            <w:noProof/>
            <w:webHidden/>
          </w:rPr>
          <w:tab/>
        </w:r>
        <w:r w:rsidR="00D21F51">
          <w:rPr>
            <w:noProof/>
            <w:webHidden/>
          </w:rPr>
          <w:fldChar w:fldCharType="begin"/>
        </w:r>
        <w:r w:rsidR="00D21F51">
          <w:rPr>
            <w:noProof/>
            <w:webHidden/>
          </w:rPr>
          <w:instrText xml:space="preserve"> PAGEREF _Toc433662186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9"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7" w:history="1">
        <w:r w:rsidR="00D21F51" w:rsidRPr="001529F3">
          <w:rPr>
            <w:rStyle w:val="Hyperlink"/>
            <w:rFonts w:cs="Arial"/>
            <w:noProof/>
          </w:rPr>
          <w:t>2.3</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Standard Rule</w:t>
        </w:r>
        <w:r w:rsidR="00D21F51">
          <w:rPr>
            <w:noProof/>
            <w:webHidden/>
          </w:rPr>
          <w:tab/>
        </w:r>
        <w:r w:rsidR="00D21F51">
          <w:rPr>
            <w:noProof/>
            <w:webHidden/>
          </w:rPr>
          <w:fldChar w:fldCharType="begin"/>
        </w:r>
        <w:r w:rsidR="00D21F51">
          <w:rPr>
            <w:noProof/>
            <w:webHidden/>
          </w:rPr>
          <w:instrText xml:space="preserve"> PAGEREF _Toc433662187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A"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8" w:history="1">
        <w:r w:rsidR="00D21F51" w:rsidRPr="001529F3">
          <w:rPr>
            <w:rStyle w:val="Hyperlink"/>
            <w:rFonts w:cs="Arial"/>
            <w:noProof/>
          </w:rPr>
          <w:t>2.4</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Custom Table Creation</w:t>
        </w:r>
        <w:r w:rsidR="00D21F51">
          <w:rPr>
            <w:noProof/>
            <w:webHidden/>
          </w:rPr>
          <w:tab/>
        </w:r>
        <w:r w:rsidR="00D21F51">
          <w:rPr>
            <w:noProof/>
            <w:webHidden/>
          </w:rPr>
          <w:fldChar w:fldCharType="begin"/>
        </w:r>
        <w:r w:rsidR="00D21F51">
          <w:rPr>
            <w:noProof/>
            <w:webHidden/>
          </w:rPr>
          <w:instrText xml:space="preserve"> PAGEREF _Toc433662188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B"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89" w:history="1">
        <w:r w:rsidR="00D21F51" w:rsidRPr="001529F3">
          <w:rPr>
            <w:rStyle w:val="Hyperlink"/>
            <w:rFonts w:cs="Arial"/>
            <w:noProof/>
          </w:rPr>
          <w:t>2.5</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Work Item Delivery Requirements</w:t>
        </w:r>
        <w:r w:rsidR="00D21F51">
          <w:rPr>
            <w:noProof/>
            <w:webHidden/>
          </w:rPr>
          <w:tab/>
        </w:r>
        <w:r w:rsidR="00D21F51">
          <w:rPr>
            <w:noProof/>
            <w:webHidden/>
          </w:rPr>
          <w:fldChar w:fldCharType="begin"/>
        </w:r>
        <w:r w:rsidR="00D21F51">
          <w:rPr>
            <w:noProof/>
            <w:webHidden/>
          </w:rPr>
          <w:instrText xml:space="preserve"> PAGEREF _Toc433662189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C"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0" w:history="1">
        <w:r w:rsidR="00D21F51" w:rsidRPr="001529F3">
          <w:rPr>
            <w:rStyle w:val="Hyperlink"/>
            <w:rFonts w:cs="Arial"/>
            <w:noProof/>
          </w:rPr>
          <w:t>2.6</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Triggering Events Determination</w:t>
        </w:r>
        <w:r w:rsidR="00D21F51">
          <w:rPr>
            <w:noProof/>
            <w:webHidden/>
          </w:rPr>
          <w:tab/>
        </w:r>
        <w:r w:rsidR="00D21F51">
          <w:rPr>
            <w:noProof/>
            <w:webHidden/>
          </w:rPr>
          <w:fldChar w:fldCharType="begin"/>
        </w:r>
        <w:r w:rsidR="00D21F51">
          <w:rPr>
            <w:noProof/>
            <w:webHidden/>
          </w:rPr>
          <w:instrText xml:space="preserve"> PAGEREF _Toc433662190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D"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1" w:history="1">
        <w:r w:rsidR="00D21F51" w:rsidRPr="001529F3">
          <w:rPr>
            <w:rStyle w:val="Hyperlink"/>
            <w:rFonts w:cs="Arial"/>
            <w:noProof/>
          </w:rPr>
          <w:t>2.7</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Escalation Requirements</w:t>
        </w:r>
        <w:r w:rsidR="00D21F51">
          <w:rPr>
            <w:noProof/>
            <w:webHidden/>
          </w:rPr>
          <w:tab/>
        </w:r>
        <w:r w:rsidR="00D21F51">
          <w:rPr>
            <w:noProof/>
            <w:webHidden/>
          </w:rPr>
          <w:fldChar w:fldCharType="begin"/>
        </w:r>
        <w:r w:rsidR="00D21F51">
          <w:rPr>
            <w:noProof/>
            <w:webHidden/>
          </w:rPr>
          <w:instrText xml:space="preserve"> PAGEREF _Toc433662191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E"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2" w:history="1">
        <w:r w:rsidR="00D21F51" w:rsidRPr="001529F3">
          <w:rPr>
            <w:rStyle w:val="Hyperlink"/>
            <w:rFonts w:cs="Arial"/>
            <w:noProof/>
          </w:rPr>
          <w:t>2.8</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Dependencies</w:t>
        </w:r>
        <w:r w:rsidR="00D21F51">
          <w:rPr>
            <w:noProof/>
            <w:webHidden/>
          </w:rPr>
          <w:tab/>
        </w:r>
        <w:r w:rsidR="00D21F51">
          <w:rPr>
            <w:noProof/>
            <w:webHidden/>
          </w:rPr>
          <w:fldChar w:fldCharType="begin"/>
        </w:r>
        <w:r w:rsidR="00D21F51">
          <w:rPr>
            <w:noProof/>
            <w:webHidden/>
          </w:rPr>
          <w:instrText xml:space="preserve"> PAGEREF _Toc433662192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EF"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3" w:history="1">
        <w:r w:rsidR="00D21F51" w:rsidRPr="001529F3">
          <w:rPr>
            <w:rStyle w:val="Hyperlink"/>
            <w:rFonts w:cs="Arial"/>
            <w:noProof/>
          </w:rPr>
          <w:t>2.9</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Error Handling Method</w:t>
        </w:r>
        <w:r w:rsidR="00D21F51">
          <w:rPr>
            <w:noProof/>
            <w:webHidden/>
          </w:rPr>
          <w:tab/>
        </w:r>
        <w:r w:rsidR="00D21F51">
          <w:rPr>
            <w:noProof/>
            <w:webHidden/>
          </w:rPr>
          <w:fldChar w:fldCharType="begin"/>
        </w:r>
        <w:r w:rsidR="00D21F51">
          <w:rPr>
            <w:noProof/>
            <w:webHidden/>
          </w:rPr>
          <w:instrText xml:space="preserve"> PAGEREF _Toc433662193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F0"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4" w:history="1">
        <w:r w:rsidR="00D21F51" w:rsidRPr="001529F3">
          <w:rPr>
            <w:rStyle w:val="Hyperlink"/>
            <w:rFonts w:cs="Arial"/>
            <w:noProof/>
          </w:rPr>
          <w:t>2.10</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Post Execution Notification Details</w:t>
        </w:r>
        <w:r w:rsidR="00D21F51">
          <w:rPr>
            <w:noProof/>
            <w:webHidden/>
          </w:rPr>
          <w:tab/>
        </w:r>
        <w:r w:rsidR="00D21F51">
          <w:rPr>
            <w:noProof/>
            <w:webHidden/>
          </w:rPr>
          <w:fldChar w:fldCharType="begin"/>
        </w:r>
        <w:r w:rsidR="00D21F51">
          <w:rPr>
            <w:noProof/>
            <w:webHidden/>
          </w:rPr>
          <w:instrText xml:space="preserve"> PAGEREF _Toc433662194 \h </w:instrText>
        </w:r>
        <w:r w:rsidR="00D21F51">
          <w:rPr>
            <w:noProof/>
            <w:webHidden/>
          </w:rPr>
        </w:r>
        <w:r w:rsidR="00D21F51">
          <w:rPr>
            <w:noProof/>
            <w:webHidden/>
          </w:rPr>
          <w:fldChar w:fldCharType="separate"/>
        </w:r>
        <w:r w:rsidR="00D21F51">
          <w:rPr>
            <w:noProof/>
            <w:webHidden/>
          </w:rPr>
          <w:t>14</w:t>
        </w:r>
        <w:r w:rsidR="00D21F51">
          <w:rPr>
            <w:noProof/>
            <w:webHidden/>
          </w:rPr>
          <w:fldChar w:fldCharType="end"/>
        </w:r>
      </w:hyperlink>
    </w:p>
    <w:p w14:paraId="185E63F1"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5" w:history="1">
        <w:r w:rsidR="00D21F51" w:rsidRPr="001529F3">
          <w:rPr>
            <w:rStyle w:val="Hyperlink"/>
            <w:rFonts w:cs="Arial"/>
            <w:noProof/>
          </w:rPr>
          <w:t>2.11</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Process Log Details</w:t>
        </w:r>
        <w:r w:rsidR="00D21F51">
          <w:rPr>
            <w:noProof/>
            <w:webHidden/>
          </w:rPr>
          <w:tab/>
        </w:r>
        <w:r w:rsidR="00D21F51">
          <w:rPr>
            <w:noProof/>
            <w:webHidden/>
          </w:rPr>
          <w:fldChar w:fldCharType="begin"/>
        </w:r>
        <w:r w:rsidR="00D21F51">
          <w:rPr>
            <w:noProof/>
            <w:webHidden/>
          </w:rPr>
          <w:instrText xml:space="preserve"> PAGEREF _Toc433662195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2"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6" w:history="1">
        <w:r w:rsidR="00D21F51" w:rsidRPr="001529F3">
          <w:rPr>
            <w:rStyle w:val="Hyperlink"/>
            <w:rFonts w:cs="Arial"/>
            <w:noProof/>
          </w:rPr>
          <w:t>2.12</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noProof/>
          </w:rPr>
          <w:t>Other</w:t>
        </w:r>
        <w:r w:rsidR="00D21F51">
          <w:rPr>
            <w:noProof/>
            <w:webHidden/>
          </w:rPr>
          <w:tab/>
        </w:r>
        <w:r w:rsidR="00D21F51">
          <w:rPr>
            <w:noProof/>
            <w:webHidden/>
          </w:rPr>
          <w:fldChar w:fldCharType="begin"/>
        </w:r>
        <w:r w:rsidR="00D21F51">
          <w:rPr>
            <w:noProof/>
            <w:webHidden/>
          </w:rPr>
          <w:instrText xml:space="preserve"> PAGEREF _Toc433662196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3"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7" w:history="1">
        <w:r w:rsidR="00D21F51" w:rsidRPr="001529F3">
          <w:rPr>
            <w:rStyle w:val="Hyperlink"/>
            <w:rFonts w:cs="Arial"/>
            <w:bCs/>
            <w:noProof/>
          </w:rPr>
          <w:t>2.13</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Unit Test Plan</w:t>
        </w:r>
        <w:r w:rsidR="00D21F51">
          <w:rPr>
            <w:noProof/>
            <w:webHidden/>
          </w:rPr>
          <w:tab/>
        </w:r>
        <w:r w:rsidR="00D21F51">
          <w:rPr>
            <w:noProof/>
            <w:webHidden/>
          </w:rPr>
          <w:fldChar w:fldCharType="begin"/>
        </w:r>
        <w:r w:rsidR="00D21F51">
          <w:rPr>
            <w:noProof/>
            <w:webHidden/>
          </w:rPr>
          <w:instrText xml:space="preserve"> PAGEREF _Toc433662197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4"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8" w:history="1">
        <w:r w:rsidR="00D21F51" w:rsidRPr="001529F3">
          <w:rPr>
            <w:rStyle w:val="Hyperlink"/>
            <w:rFonts w:cs="Arial"/>
            <w:bCs/>
            <w:noProof/>
          </w:rPr>
          <w:t>2.14</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Information Security</w:t>
        </w:r>
        <w:r w:rsidR="00D21F51">
          <w:rPr>
            <w:noProof/>
            <w:webHidden/>
          </w:rPr>
          <w:tab/>
        </w:r>
        <w:r w:rsidR="00D21F51">
          <w:rPr>
            <w:noProof/>
            <w:webHidden/>
          </w:rPr>
          <w:fldChar w:fldCharType="begin"/>
        </w:r>
        <w:r w:rsidR="00D21F51">
          <w:rPr>
            <w:noProof/>
            <w:webHidden/>
          </w:rPr>
          <w:instrText xml:space="preserve"> PAGEREF _Toc433662198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5"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199" w:history="1">
        <w:r w:rsidR="00D21F51" w:rsidRPr="001529F3">
          <w:rPr>
            <w:rStyle w:val="Hyperlink"/>
            <w:rFonts w:cs="Arial"/>
            <w:bCs/>
            <w:noProof/>
          </w:rPr>
          <w:t>2.15</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Audit</w:t>
        </w:r>
        <w:r w:rsidR="00D21F51">
          <w:rPr>
            <w:noProof/>
            <w:webHidden/>
          </w:rPr>
          <w:tab/>
        </w:r>
        <w:r w:rsidR="00D21F51">
          <w:rPr>
            <w:noProof/>
            <w:webHidden/>
          </w:rPr>
          <w:fldChar w:fldCharType="begin"/>
        </w:r>
        <w:r w:rsidR="00D21F51">
          <w:rPr>
            <w:noProof/>
            <w:webHidden/>
          </w:rPr>
          <w:instrText xml:space="preserve"> PAGEREF _Toc433662199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6" w14:textId="77777777" w:rsidR="00D21F51" w:rsidRDefault="00141E3B">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3662200" w:history="1">
        <w:r w:rsidR="00D21F51" w:rsidRPr="001529F3">
          <w:rPr>
            <w:rStyle w:val="Hyperlink"/>
            <w:rFonts w:cs="Arial"/>
            <w:noProof/>
          </w:rPr>
          <w:t>2.16</w:t>
        </w:r>
        <w:r w:rsidR="00D21F51">
          <w:rPr>
            <w:rFonts w:asciiTheme="minorHAnsi" w:eastAsiaTheme="minorEastAsia" w:hAnsiTheme="minorHAnsi" w:cstheme="minorBidi"/>
            <w:smallCaps w:val="0"/>
            <w:noProof/>
            <w:sz w:val="22"/>
            <w:szCs w:val="22"/>
            <w:lang w:val="en-US"/>
          </w:rPr>
          <w:tab/>
        </w:r>
        <w:r w:rsidR="00D21F51" w:rsidRPr="001529F3">
          <w:rPr>
            <w:rStyle w:val="Hyperlink"/>
            <w:rFonts w:cs="Arial"/>
            <w:bCs/>
            <w:noProof/>
          </w:rPr>
          <w:t>Questions / Issues / Risks</w:t>
        </w:r>
        <w:r w:rsidR="00D21F51">
          <w:rPr>
            <w:noProof/>
            <w:webHidden/>
          </w:rPr>
          <w:tab/>
        </w:r>
        <w:r w:rsidR="00D21F51">
          <w:rPr>
            <w:noProof/>
            <w:webHidden/>
          </w:rPr>
          <w:fldChar w:fldCharType="begin"/>
        </w:r>
        <w:r w:rsidR="00D21F51">
          <w:rPr>
            <w:noProof/>
            <w:webHidden/>
          </w:rPr>
          <w:instrText xml:space="preserve"> PAGEREF _Toc433662200 \h </w:instrText>
        </w:r>
        <w:r w:rsidR="00D21F51">
          <w:rPr>
            <w:noProof/>
            <w:webHidden/>
          </w:rPr>
        </w:r>
        <w:r w:rsidR="00D21F51">
          <w:rPr>
            <w:noProof/>
            <w:webHidden/>
          </w:rPr>
          <w:fldChar w:fldCharType="separate"/>
        </w:r>
        <w:r w:rsidR="00D21F51">
          <w:rPr>
            <w:noProof/>
            <w:webHidden/>
          </w:rPr>
          <w:t>15</w:t>
        </w:r>
        <w:r w:rsidR="00D21F51">
          <w:rPr>
            <w:noProof/>
            <w:webHidden/>
          </w:rPr>
          <w:fldChar w:fldCharType="end"/>
        </w:r>
      </w:hyperlink>
    </w:p>
    <w:p w14:paraId="185E63F7" w14:textId="77777777" w:rsidR="005A1A43" w:rsidRPr="003064E6" w:rsidRDefault="005E136D" w:rsidP="00FD23A6">
      <w:pPr>
        <w:rPr>
          <w:rFonts w:asciiTheme="minorHAnsi" w:hAnsiTheme="minorHAnsi" w:cs="Arial"/>
        </w:rPr>
      </w:pPr>
      <w:r w:rsidRPr="00944503">
        <w:rPr>
          <w:rFonts w:asciiTheme="minorHAnsi" w:hAnsiTheme="minorHAnsi" w:cs="Arial"/>
          <w:b/>
          <w:bCs/>
          <w:caps/>
        </w:rPr>
        <w:fldChar w:fldCharType="end"/>
      </w:r>
      <w:r w:rsidR="005A1A43" w:rsidRPr="003064E6">
        <w:rPr>
          <w:rFonts w:asciiTheme="minorHAnsi" w:hAnsiTheme="minorHAnsi" w:cs="Arial"/>
        </w:rPr>
        <w:br w:type="page"/>
      </w:r>
      <w:bookmarkStart w:id="11" w:name="_Toc437836183"/>
      <w:bookmarkEnd w:id="10"/>
    </w:p>
    <w:bookmarkEnd w:id="11"/>
    <w:p w14:paraId="185E63F8" w14:textId="77777777" w:rsidR="000263E8" w:rsidRPr="003064E6" w:rsidRDefault="000263E8" w:rsidP="00FD23A6">
      <w:pPr>
        <w:pStyle w:val="Heading1"/>
        <w:numPr>
          <w:ilvl w:val="0"/>
          <w:numId w:val="0"/>
        </w:numPr>
        <w:ind w:left="432"/>
        <w:rPr>
          <w:rFonts w:asciiTheme="minorHAnsi" w:hAnsiTheme="minorHAnsi" w:cs="Arial"/>
          <w:sz w:val="32"/>
        </w:rPr>
      </w:pPr>
    </w:p>
    <w:p w14:paraId="185E63F9" w14:textId="77777777" w:rsidR="005A1A43" w:rsidRPr="003064E6" w:rsidRDefault="006129F7" w:rsidP="00FD23A6">
      <w:pPr>
        <w:pStyle w:val="Heading1"/>
        <w:rPr>
          <w:rFonts w:asciiTheme="minorHAnsi" w:hAnsiTheme="minorHAnsi" w:cs="Arial"/>
          <w:sz w:val="32"/>
        </w:rPr>
      </w:pPr>
      <w:bookmarkStart w:id="12" w:name="_Toc433662173"/>
      <w:r w:rsidRPr="003064E6">
        <w:rPr>
          <w:rFonts w:asciiTheme="minorHAnsi" w:hAnsiTheme="minorHAnsi" w:cs="Arial"/>
          <w:sz w:val="32"/>
        </w:rPr>
        <w:t>OBJECT REQUIREMENT</w:t>
      </w:r>
      <w:r w:rsidR="00C975BE" w:rsidRPr="003064E6">
        <w:rPr>
          <w:rFonts w:asciiTheme="minorHAnsi" w:hAnsiTheme="minorHAnsi" w:cs="Arial"/>
          <w:sz w:val="32"/>
        </w:rPr>
        <w:t xml:space="preserve"> </w:t>
      </w:r>
      <w:r w:rsidR="00910125" w:rsidRPr="003064E6">
        <w:rPr>
          <w:rFonts w:asciiTheme="minorHAnsi" w:hAnsiTheme="minorHAnsi" w:cs="Arial"/>
          <w:sz w:val="32"/>
        </w:rPr>
        <w:t>SUMMARY</w:t>
      </w:r>
      <w:bookmarkEnd w:id="12"/>
    </w:p>
    <w:p w14:paraId="020D9C24" w14:textId="77777777" w:rsidR="00576C6B" w:rsidRDefault="00576C6B" w:rsidP="00747A88">
      <w:pPr>
        <w:rPr>
          <w:rFonts w:asciiTheme="minorHAnsi" w:hAnsiTheme="minorHAnsi"/>
          <w:b/>
          <w:u w:val="single"/>
          <w:lang w:val="de-DE"/>
        </w:rPr>
      </w:pPr>
    </w:p>
    <w:p w14:paraId="307794E7" w14:textId="492AF3CB" w:rsidR="00747A88" w:rsidRPr="00C603D9" w:rsidRDefault="00747A88" w:rsidP="00747A88">
      <w:pPr>
        <w:rPr>
          <w:rFonts w:asciiTheme="minorHAnsi" w:hAnsiTheme="minorHAnsi"/>
          <w:b/>
          <w:bCs/>
          <w:smallCaps/>
          <w:highlight w:val="green"/>
          <w:lang w:val="de-DE"/>
        </w:rPr>
      </w:pPr>
      <w:r w:rsidRPr="00C603D9">
        <w:rPr>
          <w:rFonts w:asciiTheme="minorHAnsi" w:hAnsiTheme="minorHAnsi"/>
          <w:b/>
          <w:u w:val="single"/>
          <w:lang w:val="de-DE"/>
        </w:rPr>
        <w:t>NOTE:</w:t>
      </w:r>
      <w:r w:rsidRPr="00C603D9">
        <w:rPr>
          <w:rFonts w:asciiTheme="minorHAnsi" w:hAnsiTheme="minorHAnsi"/>
          <w:lang w:val="de-DE"/>
        </w:rPr>
        <w:t xml:space="preserve"> This document originally belongs to </w:t>
      </w:r>
      <w:r>
        <w:rPr>
          <w:rFonts w:asciiTheme="minorHAnsi" w:hAnsiTheme="minorHAnsi"/>
          <w:lang w:val="de-DE"/>
        </w:rPr>
        <w:t xml:space="preserve">Smart Energy </w:t>
      </w:r>
      <w:r w:rsidRPr="00C603D9">
        <w:rPr>
          <w:rFonts w:asciiTheme="minorHAnsi" w:hAnsiTheme="minorHAnsi"/>
          <w:lang w:val="de-DE"/>
        </w:rPr>
        <w:t xml:space="preserve">Rel </w:t>
      </w:r>
      <w:r>
        <w:rPr>
          <w:rFonts w:asciiTheme="minorHAnsi" w:hAnsiTheme="minorHAnsi"/>
          <w:lang w:val="de-DE"/>
        </w:rPr>
        <w:t>5</w:t>
      </w:r>
      <w:r w:rsidRPr="00C603D9">
        <w:rPr>
          <w:rFonts w:asciiTheme="minorHAnsi" w:hAnsiTheme="minorHAnsi"/>
          <w:lang w:val="de-DE"/>
        </w:rPr>
        <w:t xml:space="preserve"> </w:t>
      </w:r>
      <w:r>
        <w:rPr>
          <w:rFonts w:asciiTheme="minorHAnsi" w:hAnsiTheme="minorHAnsi"/>
          <w:lang w:val="de-DE"/>
        </w:rPr>
        <w:t>–</w:t>
      </w:r>
      <w:r w:rsidRPr="00C603D9">
        <w:rPr>
          <w:rFonts w:asciiTheme="minorHAnsi" w:hAnsiTheme="minorHAnsi"/>
          <w:lang w:val="de-DE"/>
        </w:rPr>
        <w:t xml:space="preserve"> </w:t>
      </w:r>
      <w:r>
        <w:rPr>
          <w:rFonts w:asciiTheme="minorHAnsi" w:hAnsiTheme="minorHAnsi"/>
          <w:lang w:val="de-DE"/>
        </w:rPr>
        <w:t>Customer Service Enrollment Center (CSDD Eligibility Check)</w:t>
      </w:r>
      <w:r w:rsidRPr="00C603D9">
        <w:rPr>
          <w:rFonts w:asciiTheme="minorHAnsi" w:hAnsiTheme="minorHAnsi"/>
          <w:lang w:val="de-DE"/>
        </w:rPr>
        <w:t xml:space="preserve"> Processes.  All Gas AMR Project related changes to this document are highlighted in </w:t>
      </w:r>
      <w:r w:rsidRPr="00C603D9">
        <w:rPr>
          <w:rFonts w:asciiTheme="minorHAnsi" w:hAnsiTheme="minorHAnsi"/>
          <w:highlight w:val="green"/>
          <w:lang w:val="de-DE"/>
        </w:rPr>
        <w:t>Green</w:t>
      </w:r>
    </w:p>
    <w:p w14:paraId="185E63FA" w14:textId="77777777" w:rsidR="002922E9" w:rsidRDefault="002922E9" w:rsidP="00FD23A6">
      <w:pPr>
        <w:rPr>
          <w:rFonts w:asciiTheme="minorHAnsi" w:hAnsiTheme="minorHAnsi" w:cs="Arial"/>
        </w:rPr>
      </w:pPr>
    </w:p>
    <w:p w14:paraId="71947F7F" w14:textId="77777777" w:rsidR="00747A88" w:rsidRPr="003064E6" w:rsidRDefault="00747A88" w:rsidP="00FD23A6">
      <w:pPr>
        <w:rPr>
          <w:rFonts w:asciiTheme="minorHAnsi" w:hAnsiTheme="minorHAnsi" w:cs="Arial"/>
        </w:rPr>
      </w:pPr>
    </w:p>
    <w:p w14:paraId="185E63FB" w14:textId="77777777" w:rsidR="00910125" w:rsidRPr="003064E6" w:rsidRDefault="00910125" w:rsidP="00FD23A6">
      <w:pPr>
        <w:pStyle w:val="Heading2"/>
        <w:rPr>
          <w:rFonts w:asciiTheme="minorHAnsi" w:hAnsiTheme="minorHAnsi" w:cs="Arial"/>
          <w:bCs/>
          <w:szCs w:val="24"/>
        </w:rPr>
      </w:pPr>
      <w:bookmarkStart w:id="13" w:name="_Toc433662174"/>
      <w:r w:rsidRPr="003064E6">
        <w:rPr>
          <w:rFonts w:asciiTheme="minorHAnsi" w:hAnsiTheme="minorHAnsi" w:cs="Arial"/>
          <w:bCs/>
          <w:szCs w:val="24"/>
        </w:rPr>
        <w:t>Object Information and Attributes</w:t>
      </w:r>
      <w:bookmarkEnd w:id="13"/>
    </w:p>
    <w:p w14:paraId="185E63FC" w14:textId="77777777" w:rsidR="00910125" w:rsidRPr="003064E6" w:rsidRDefault="00910125" w:rsidP="00FD23A6">
      <w:pPr>
        <w:rPr>
          <w:rFonts w:asciiTheme="minorHAnsi" w:hAnsiTheme="minorHAnsi" w:cs="Arial"/>
          <w:sz w:val="22"/>
          <w:szCs w:val="22"/>
        </w:rPr>
      </w:pPr>
    </w:p>
    <w:p w14:paraId="185E63FD" w14:textId="77777777" w:rsidR="00910125" w:rsidRPr="003064E6" w:rsidRDefault="00910125" w:rsidP="00FD23A6">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3064E6" w14:paraId="185E6400"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3FE"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185E63FF" w14:textId="77777777" w:rsidR="009B7EF2" w:rsidRPr="00B762D6" w:rsidRDefault="00B762D6" w:rsidP="00FD23A6">
            <w:pPr>
              <w:rPr>
                <w:rFonts w:asciiTheme="minorHAnsi" w:hAnsiTheme="minorHAnsi" w:cs="Arial"/>
                <w:sz w:val="22"/>
                <w:szCs w:val="22"/>
              </w:rPr>
            </w:pPr>
            <w:bookmarkStart w:id="14" w:name="ENH_03"/>
            <w:r w:rsidRPr="004D7DC8">
              <w:rPr>
                <w:rFonts w:asciiTheme="minorHAnsi" w:hAnsiTheme="minorHAnsi" w:cstheme="minorHAnsi"/>
                <w:sz w:val="22"/>
                <w:szCs w:val="22"/>
              </w:rPr>
              <w:t>C</w:t>
            </w:r>
            <w:r>
              <w:rPr>
                <w:rFonts w:asciiTheme="minorHAnsi" w:hAnsiTheme="minorHAnsi" w:cstheme="minorHAnsi"/>
                <w:sz w:val="22"/>
                <w:szCs w:val="22"/>
              </w:rPr>
              <w:t>RM</w:t>
            </w:r>
            <w:r w:rsidRPr="004D7DC8">
              <w:rPr>
                <w:rFonts w:asciiTheme="minorHAnsi" w:hAnsiTheme="minorHAnsi" w:cstheme="minorHAnsi"/>
                <w:sz w:val="22"/>
                <w:szCs w:val="22"/>
              </w:rPr>
              <w:t>_ENH_D</w:t>
            </w:r>
            <w:r>
              <w:rPr>
                <w:rFonts w:asciiTheme="minorHAnsi" w:hAnsiTheme="minorHAnsi" w:cstheme="minorHAnsi"/>
                <w:sz w:val="22"/>
                <w:szCs w:val="22"/>
              </w:rPr>
              <w:t>PP</w:t>
            </w:r>
            <w:bookmarkEnd w:id="14"/>
            <w:r w:rsidR="00396029">
              <w:rPr>
                <w:rFonts w:asciiTheme="minorHAnsi" w:hAnsiTheme="minorHAnsi" w:cstheme="minorHAnsi"/>
                <w:sz w:val="22"/>
                <w:szCs w:val="22"/>
              </w:rPr>
              <w:t>012</w:t>
            </w:r>
          </w:p>
        </w:tc>
      </w:tr>
      <w:tr w:rsidR="00A22797" w:rsidRPr="003064E6" w14:paraId="185E6403"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1"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185E6402" w14:textId="050A7252" w:rsidR="00A22797" w:rsidRPr="003064E6" w:rsidRDefault="00747A88" w:rsidP="00747A88">
            <w:pPr>
              <w:rPr>
                <w:rFonts w:asciiTheme="minorHAnsi" w:hAnsiTheme="minorHAnsi" w:cs="Arial"/>
                <w:sz w:val="22"/>
                <w:szCs w:val="22"/>
              </w:rPr>
            </w:pPr>
            <w:r w:rsidRPr="00747A88">
              <w:rPr>
                <w:rFonts w:asciiTheme="minorHAnsi" w:hAnsiTheme="minorHAnsi" w:cs="Arial"/>
                <w:sz w:val="22"/>
                <w:szCs w:val="22"/>
              </w:rPr>
              <w:t>PJT11600.Gas.AMR.SAP.FS.DPP.ENH012.CSDD.Updates.For.Enrollment.Center</w:t>
            </w:r>
          </w:p>
        </w:tc>
      </w:tr>
      <w:tr w:rsidR="00A22797" w:rsidRPr="003064E6" w14:paraId="185E6406"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4"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185E6405" w14:textId="5D6B488A" w:rsidR="00A22797" w:rsidRPr="003064E6" w:rsidRDefault="00E35187" w:rsidP="00747A88">
            <w:pPr>
              <w:rPr>
                <w:rFonts w:asciiTheme="minorHAnsi" w:hAnsiTheme="minorHAnsi" w:cs="Arial"/>
                <w:sz w:val="22"/>
                <w:szCs w:val="22"/>
              </w:rPr>
            </w:pPr>
            <w:r>
              <w:rPr>
                <w:rFonts w:asciiTheme="minorHAnsi" w:hAnsiTheme="minorHAnsi" w:cs="Arial"/>
                <w:sz w:val="22"/>
                <w:szCs w:val="22"/>
              </w:rPr>
              <w:t xml:space="preserve">SAP </w:t>
            </w:r>
            <w:r w:rsidR="00747A88">
              <w:rPr>
                <w:rFonts w:asciiTheme="minorHAnsi" w:hAnsiTheme="minorHAnsi" w:cs="Arial"/>
                <w:sz w:val="22"/>
                <w:szCs w:val="22"/>
              </w:rPr>
              <w:t xml:space="preserve">CSDD </w:t>
            </w:r>
            <w:r>
              <w:rPr>
                <w:rFonts w:asciiTheme="minorHAnsi" w:hAnsiTheme="minorHAnsi" w:cs="Arial"/>
                <w:sz w:val="22"/>
                <w:szCs w:val="22"/>
              </w:rPr>
              <w:t>Enrollment Team</w:t>
            </w:r>
          </w:p>
        </w:tc>
      </w:tr>
      <w:tr w:rsidR="00D73A03" w:rsidRPr="003064E6" w14:paraId="185E6409"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7" w14:textId="77777777" w:rsidR="00D73A03" w:rsidRPr="003064E6" w:rsidRDefault="00D73A03" w:rsidP="00FD23A6">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185E6408" w14:textId="77777777" w:rsidR="00D73A03" w:rsidRPr="003064E6" w:rsidRDefault="00563052" w:rsidP="00FD23A6">
            <w:pPr>
              <w:rPr>
                <w:rFonts w:asciiTheme="minorHAnsi" w:hAnsiTheme="minorHAnsi" w:cs="Arial"/>
                <w:sz w:val="22"/>
                <w:szCs w:val="22"/>
              </w:rPr>
            </w:pPr>
            <w:r>
              <w:rPr>
                <w:rFonts w:asciiTheme="minorHAnsi" w:hAnsiTheme="minorHAnsi" w:cs="Arial"/>
                <w:sz w:val="22"/>
                <w:szCs w:val="22"/>
              </w:rPr>
              <w:t>CRM 7.0</w:t>
            </w:r>
          </w:p>
        </w:tc>
      </w:tr>
      <w:tr w:rsidR="004F525C" w:rsidRPr="003064E6" w14:paraId="185E640C"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A" w14:textId="77777777" w:rsidR="004F525C" w:rsidRPr="003064E6" w:rsidRDefault="004F525C" w:rsidP="00FD23A6">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185E640B" w14:textId="77777777" w:rsidR="004F525C" w:rsidRPr="003064E6" w:rsidRDefault="00563052" w:rsidP="00FD23A6">
            <w:pPr>
              <w:rPr>
                <w:rFonts w:asciiTheme="minorHAnsi" w:hAnsiTheme="minorHAnsi" w:cs="Arial"/>
                <w:sz w:val="22"/>
                <w:szCs w:val="22"/>
              </w:rPr>
            </w:pPr>
            <w:r>
              <w:rPr>
                <w:rFonts w:asciiTheme="minorHAnsi" w:hAnsiTheme="minorHAnsi" w:cs="Arial"/>
                <w:sz w:val="22"/>
                <w:szCs w:val="22"/>
              </w:rPr>
              <w:t>Enhancement</w:t>
            </w:r>
          </w:p>
        </w:tc>
      </w:tr>
      <w:tr w:rsidR="0029582F" w:rsidRPr="003064E6" w14:paraId="185E640F"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0D"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185E640E" w14:textId="0AEECA54" w:rsidR="0029582F" w:rsidRPr="00396029" w:rsidRDefault="00747A88" w:rsidP="00FD23A6">
            <w:pPr>
              <w:rPr>
                <w:rFonts w:asciiTheme="minorHAnsi" w:hAnsiTheme="minorHAnsi" w:cs="Arial"/>
                <w:sz w:val="22"/>
                <w:szCs w:val="22"/>
              </w:rPr>
            </w:pPr>
            <w:r>
              <w:rPr>
                <w:rFonts w:asciiTheme="minorHAnsi" w:hAnsiTheme="minorHAnsi" w:cs="Arial"/>
                <w:sz w:val="22"/>
                <w:szCs w:val="22"/>
              </w:rPr>
              <w:t>Medium</w:t>
            </w:r>
          </w:p>
        </w:tc>
      </w:tr>
      <w:tr w:rsidR="0029582F" w:rsidRPr="003064E6" w14:paraId="185E6412"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10"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185E6411" w14:textId="513E485F" w:rsidR="0029582F" w:rsidRPr="00396029" w:rsidRDefault="00747A88" w:rsidP="00FD23A6">
            <w:pPr>
              <w:rPr>
                <w:rFonts w:asciiTheme="minorHAnsi" w:hAnsiTheme="minorHAnsi" w:cs="Arial"/>
                <w:sz w:val="22"/>
                <w:szCs w:val="22"/>
              </w:rPr>
            </w:pPr>
            <w:r>
              <w:rPr>
                <w:rFonts w:asciiTheme="minorHAnsi" w:hAnsiTheme="minorHAnsi" w:cs="Arial"/>
                <w:sz w:val="22"/>
                <w:szCs w:val="22"/>
              </w:rPr>
              <w:t>Medium</w:t>
            </w:r>
          </w:p>
        </w:tc>
      </w:tr>
      <w:tr w:rsidR="009B7EF2" w:rsidRPr="003064E6" w14:paraId="185E6415"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185E6413" w14:textId="77777777" w:rsidR="009B7EF2" w:rsidRPr="003064E6" w:rsidRDefault="009B7EF2"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185E6414" w14:textId="77777777" w:rsidR="000D2A5C" w:rsidRPr="00B762D6" w:rsidRDefault="00FB58C1" w:rsidP="000D5D3D">
            <w:pPr>
              <w:pStyle w:val="NormalWeb"/>
            </w:pPr>
            <w:r>
              <w:t xml:space="preserve">     </w:t>
            </w:r>
            <w:r w:rsidR="00BD1AA3">
              <w:object w:dxaOrig="1550" w:dyaOrig="991" w14:anchorId="185E6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pt;height:49.6pt" o:ole="">
                  <v:imagedata r:id="rId15" o:title=""/>
                </v:shape>
                <o:OLEObject Type="Embed" ProgID="Visio.Drawing.11" ShapeID="_x0000_i1025" DrawAspect="Icon" ObjectID="_1537605207" r:id="rId16"/>
              </w:object>
            </w:r>
            <w:r w:rsidR="00BD1AA3">
              <w:t xml:space="preserve">   </w:t>
            </w:r>
          </w:p>
        </w:tc>
      </w:tr>
    </w:tbl>
    <w:p w14:paraId="185E6416" w14:textId="77777777" w:rsidR="002922E9" w:rsidRPr="003064E6" w:rsidRDefault="002922E9" w:rsidP="00FD23A6">
      <w:pPr>
        <w:pStyle w:val="Heading2"/>
        <w:numPr>
          <w:ilvl w:val="0"/>
          <w:numId w:val="0"/>
        </w:numPr>
        <w:rPr>
          <w:rFonts w:asciiTheme="minorHAnsi" w:hAnsiTheme="minorHAnsi" w:cs="Arial"/>
          <w:sz w:val="22"/>
          <w:szCs w:val="22"/>
        </w:rPr>
      </w:pPr>
    </w:p>
    <w:p w14:paraId="185E6417" w14:textId="77777777" w:rsidR="002922E9" w:rsidRPr="003064E6" w:rsidRDefault="007A2634" w:rsidP="00FD23A6">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15" w:name="_Toc433662175"/>
      <w:r w:rsidR="008B0450" w:rsidRPr="003064E6">
        <w:rPr>
          <w:rFonts w:asciiTheme="minorHAnsi" w:hAnsiTheme="minorHAnsi" w:cs="Arial"/>
          <w:bCs/>
          <w:szCs w:val="24"/>
        </w:rPr>
        <w:lastRenderedPageBreak/>
        <w:t xml:space="preserve">Requirements Summary and </w:t>
      </w:r>
      <w:r w:rsidR="005A1A43" w:rsidRPr="003064E6">
        <w:rPr>
          <w:rFonts w:asciiTheme="minorHAnsi" w:hAnsiTheme="minorHAnsi" w:cs="Arial"/>
          <w:bCs/>
          <w:szCs w:val="24"/>
        </w:rPr>
        <w:t>Business Driver</w:t>
      </w:r>
      <w:bookmarkEnd w:id="15"/>
      <w:r w:rsidR="005A1A43" w:rsidRPr="003064E6">
        <w:rPr>
          <w:rFonts w:asciiTheme="minorHAnsi" w:hAnsiTheme="minorHAnsi" w:cs="Arial"/>
          <w:sz w:val="22"/>
          <w:szCs w:val="22"/>
        </w:rPr>
        <w:tab/>
      </w:r>
    </w:p>
    <w:tbl>
      <w:tblPr>
        <w:tblW w:w="9270" w:type="dxa"/>
        <w:tblInd w:w="82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firstRow="1" w:lastRow="0" w:firstColumn="1" w:lastColumn="0" w:noHBand="0" w:noVBand="1"/>
      </w:tblPr>
      <w:tblGrid>
        <w:gridCol w:w="1260"/>
        <w:gridCol w:w="1980"/>
        <w:gridCol w:w="6030"/>
      </w:tblGrid>
      <w:tr w:rsidR="0097556C" w:rsidRPr="000C60DB" w14:paraId="185E641B" w14:textId="77777777" w:rsidTr="00C15FF9">
        <w:tc>
          <w:tcPr>
            <w:tcW w:w="1260" w:type="dxa"/>
            <w:tcBorders>
              <w:right w:val="single" w:sz="4" w:space="0" w:color="FFFFFF" w:themeColor="background1"/>
            </w:tcBorders>
            <w:shd w:val="clear" w:color="auto" w:fill="0099CC"/>
          </w:tcPr>
          <w:p w14:paraId="185E6418" w14:textId="77777777" w:rsidR="0097556C" w:rsidRPr="000C60DB" w:rsidRDefault="0097556C" w:rsidP="00FD23A6">
            <w:pPr>
              <w:pStyle w:val="TableHeading1White"/>
              <w:jc w:val="left"/>
              <w:rPr>
                <w:rFonts w:asciiTheme="minorHAnsi" w:hAnsiTheme="minorHAnsi"/>
                <w:sz w:val="24"/>
              </w:rPr>
            </w:pPr>
            <w:r w:rsidRPr="000C60DB">
              <w:rPr>
                <w:rFonts w:asciiTheme="minorHAnsi" w:hAnsiTheme="minorHAnsi"/>
                <w:sz w:val="24"/>
              </w:rPr>
              <w:t>Ref.</w:t>
            </w:r>
          </w:p>
        </w:tc>
        <w:tc>
          <w:tcPr>
            <w:tcW w:w="1980" w:type="dxa"/>
            <w:tcBorders>
              <w:left w:val="single" w:sz="4" w:space="0" w:color="FFFFFF" w:themeColor="background1"/>
              <w:right w:val="single" w:sz="4" w:space="0" w:color="FFFFFF" w:themeColor="background1"/>
            </w:tcBorders>
            <w:shd w:val="clear" w:color="auto" w:fill="0099CC"/>
          </w:tcPr>
          <w:p w14:paraId="185E6419" w14:textId="77777777" w:rsidR="0097556C" w:rsidRPr="000C60DB" w:rsidRDefault="0097556C" w:rsidP="00FD23A6">
            <w:pPr>
              <w:pStyle w:val="TableHeading1White"/>
              <w:jc w:val="left"/>
              <w:rPr>
                <w:rFonts w:asciiTheme="minorHAnsi" w:hAnsiTheme="minorHAnsi"/>
                <w:sz w:val="24"/>
              </w:rPr>
            </w:pPr>
            <w:r>
              <w:rPr>
                <w:rFonts w:asciiTheme="minorHAnsi" w:hAnsiTheme="minorHAnsi"/>
                <w:sz w:val="24"/>
              </w:rPr>
              <w:t>PRICEFW ID</w:t>
            </w:r>
          </w:p>
        </w:tc>
        <w:tc>
          <w:tcPr>
            <w:tcW w:w="6030" w:type="dxa"/>
            <w:tcBorders>
              <w:left w:val="single" w:sz="4" w:space="0" w:color="FFFFFF" w:themeColor="background1"/>
            </w:tcBorders>
            <w:shd w:val="clear" w:color="auto" w:fill="0099CC"/>
          </w:tcPr>
          <w:p w14:paraId="185E641A" w14:textId="77777777" w:rsidR="0097556C" w:rsidRPr="000C60DB" w:rsidRDefault="0097556C" w:rsidP="00FD23A6">
            <w:pPr>
              <w:pStyle w:val="TableHeading1White"/>
              <w:jc w:val="left"/>
              <w:rPr>
                <w:rFonts w:asciiTheme="minorHAnsi" w:hAnsiTheme="minorHAnsi"/>
                <w:sz w:val="24"/>
              </w:rPr>
            </w:pPr>
            <w:r w:rsidRPr="000C60DB">
              <w:rPr>
                <w:rFonts w:asciiTheme="minorHAnsi" w:hAnsiTheme="minorHAnsi"/>
                <w:sz w:val="24"/>
              </w:rPr>
              <w:t>Enhancement Description</w:t>
            </w:r>
          </w:p>
        </w:tc>
      </w:tr>
      <w:tr w:rsidR="009A57BC" w:rsidRPr="004D7DC8" w14:paraId="185E6420" w14:textId="77777777" w:rsidTr="00C15FF9">
        <w:tc>
          <w:tcPr>
            <w:tcW w:w="1260" w:type="dxa"/>
          </w:tcPr>
          <w:p w14:paraId="185E641C" w14:textId="77777777" w:rsidR="00865AA9" w:rsidRPr="0079331C" w:rsidRDefault="00865AA9" w:rsidP="00865AA9">
            <w:pPr>
              <w:rPr>
                <w:rFonts w:ascii="Arial" w:hAnsi="Arial" w:cs="Arial"/>
                <w:sz w:val="20"/>
                <w:szCs w:val="20"/>
              </w:rPr>
            </w:pPr>
            <w:bookmarkStart w:id="16" w:name="DPP_068"/>
            <w:r w:rsidRPr="0079331C">
              <w:rPr>
                <w:rFonts w:ascii="Arial" w:hAnsi="Arial" w:cs="Arial"/>
                <w:sz w:val="20"/>
                <w:szCs w:val="20"/>
              </w:rPr>
              <w:t>DPP-068</w:t>
            </w:r>
          </w:p>
          <w:bookmarkEnd w:id="16"/>
          <w:p w14:paraId="185E641D" w14:textId="77777777" w:rsidR="009A57BC" w:rsidRPr="004D7DC8" w:rsidRDefault="009A57BC" w:rsidP="00FD23A6">
            <w:pPr>
              <w:pStyle w:val="TableBody"/>
              <w:rPr>
                <w:rFonts w:asciiTheme="minorHAnsi" w:hAnsiTheme="minorHAnsi" w:cstheme="minorHAnsi"/>
                <w:szCs w:val="22"/>
              </w:rPr>
            </w:pPr>
          </w:p>
        </w:tc>
        <w:tc>
          <w:tcPr>
            <w:tcW w:w="1980" w:type="dxa"/>
          </w:tcPr>
          <w:p w14:paraId="185E641E" w14:textId="77777777" w:rsidR="009A57BC" w:rsidRPr="004D7DC8" w:rsidRDefault="009A57BC" w:rsidP="00865AA9">
            <w:pPr>
              <w:pStyle w:val="TableBody"/>
              <w:rPr>
                <w:rFonts w:asciiTheme="minorHAnsi" w:hAnsiTheme="minorHAnsi" w:cstheme="minorHAnsi"/>
                <w:szCs w:val="22"/>
              </w:rPr>
            </w:pPr>
            <w:bookmarkStart w:id="17" w:name="ENH_08"/>
            <w:r w:rsidRPr="0079331C">
              <w:rPr>
                <w:rFonts w:asciiTheme="minorHAnsi" w:hAnsiTheme="minorHAnsi" w:cstheme="minorHAnsi"/>
                <w:szCs w:val="22"/>
              </w:rPr>
              <w:t>CRM_ENH_DPP_00</w:t>
            </w:r>
            <w:bookmarkEnd w:id="17"/>
            <w:r w:rsidR="00865AA9">
              <w:rPr>
                <w:rFonts w:asciiTheme="minorHAnsi" w:hAnsiTheme="minorHAnsi" w:cstheme="minorHAnsi"/>
                <w:szCs w:val="22"/>
              </w:rPr>
              <w:t>4</w:t>
            </w:r>
          </w:p>
        </w:tc>
        <w:tc>
          <w:tcPr>
            <w:tcW w:w="6030" w:type="dxa"/>
          </w:tcPr>
          <w:p w14:paraId="185E641F" w14:textId="77777777" w:rsidR="009A57BC" w:rsidRPr="00865AA9" w:rsidRDefault="00865AA9" w:rsidP="00865AA9">
            <w:pPr>
              <w:rPr>
                <w:rFonts w:ascii="Arial" w:hAnsi="Arial" w:cs="Arial"/>
                <w:sz w:val="20"/>
                <w:szCs w:val="20"/>
              </w:rPr>
            </w:pPr>
            <w:r w:rsidRPr="0079331C">
              <w:rPr>
                <w:rFonts w:ascii="Arial" w:hAnsi="Arial" w:cs="Arial"/>
                <w:sz w:val="20"/>
                <w:szCs w:val="20"/>
              </w:rPr>
              <w:t>CSRs will have the ability to enroll customers in DPP (CPP and PTR) for both new move ins, and for already moved in customers. These enrollments will be offered to customers who have been previously enrolled in the DPP Program.</w:t>
            </w:r>
          </w:p>
        </w:tc>
      </w:tr>
      <w:tr w:rsidR="00C15FF9" w:rsidRPr="004D7DC8" w14:paraId="0434D8C0" w14:textId="77777777" w:rsidTr="00C15FF9">
        <w:tc>
          <w:tcPr>
            <w:tcW w:w="1260" w:type="dxa"/>
          </w:tcPr>
          <w:p w14:paraId="20ABEF09" w14:textId="7D603A02" w:rsidR="00C15FF9" w:rsidRPr="00747A88" w:rsidRDefault="00C15FF9" w:rsidP="00865AA9">
            <w:pPr>
              <w:rPr>
                <w:rFonts w:ascii="Arial" w:hAnsi="Arial" w:cs="Arial"/>
                <w:b/>
                <w:sz w:val="20"/>
                <w:szCs w:val="20"/>
                <w:highlight w:val="green"/>
              </w:rPr>
            </w:pPr>
            <w:r w:rsidRPr="00747A88">
              <w:rPr>
                <w:rFonts w:ascii="Arial" w:hAnsi="Arial" w:cs="Arial"/>
                <w:b/>
                <w:sz w:val="20"/>
                <w:szCs w:val="20"/>
                <w:highlight w:val="green"/>
              </w:rPr>
              <w:t>AMR-CSO-009</w:t>
            </w:r>
          </w:p>
        </w:tc>
        <w:tc>
          <w:tcPr>
            <w:tcW w:w="1980" w:type="dxa"/>
          </w:tcPr>
          <w:p w14:paraId="7EFDE549" w14:textId="77777777" w:rsidR="00C15FF9" w:rsidRPr="00747A88" w:rsidRDefault="00C15FF9" w:rsidP="00865AA9">
            <w:pPr>
              <w:pStyle w:val="TableBody"/>
              <w:rPr>
                <w:b/>
                <w:snapToGrid/>
                <w:sz w:val="20"/>
                <w:szCs w:val="20"/>
                <w:highlight w:val="green"/>
                <w:lang w:val="en-CA"/>
              </w:rPr>
            </w:pPr>
          </w:p>
        </w:tc>
        <w:tc>
          <w:tcPr>
            <w:tcW w:w="6030" w:type="dxa"/>
          </w:tcPr>
          <w:p w14:paraId="54D89410" w14:textId="63106E73" w:rsidR="00C15FF9" w:rsidRPr="00747A88" w:rsidRDefault="00C15FF9" w:rsidP="00C15FF9">
            <w:pPr>
              <w:rPr>
                <w:rFonts w:ascii="Arial" w:hAnsi="Arial" w:cs="Arial"/>
                <w:b/>
                <w:sz w:val="20"/>
                <w:szCs w:val="20"/>
                <w:highlight w:val="green"/>
              </w:rPr>
            </w:pPr>
            <w:r w:rsidRPr="00747A88">
              <w:rPr>
                <w:rFonts w:ascii="Arial" w:hAnsi="Arial" w:cs="Arial"/>
                <w:b/>
                <w:sz w:val="20"/>
                <w:szCs w:val="20"/>
                <w:highlight w:val="green"/>
              </w:rPr>
              <w:t>When a CSR clicks on the ineligibility link, it should provide the reason why the customer is ineligible to get enrolled into CSDD for Gas AMR</w:t>
            </w:r>
            <w:ins w:id="18" w:author="glenn.macrill" w:date="2016-10-04T08:11:00Z">
              <w:r w:rsidR="00D541ED">
                <w:rPr>
                  <w:rFonts w:ascii="Arial" w:hAnsi="Arial" w:cs="Arial"/>
                  <w:b/>
                  <w:sz w:val="20"/>
                  <w:szCs w:val="20"/>
                  <w:highlight w:val="green"/>
                </w:rPr>
                <w:t>.</w:t>
              </w:r>
            </w:ins>
          </w:p>
          <w:p w14:paraId="6D522A7C" w14:textId="13B51EA1" w:rsidR="00C15FF9" w:rsidRPr="00747A88" w:rsidRDefault="00C15FF9" w:rsidP="00C15FF9">
            <w:pPr>
              <w:rPr>
                <w:rFonts w:ascii="Arial" w:hAnsi="Arial" w:cs="Arial"/>
                <w:b/>
                <w:sz w:val="20"/>
                <w:szCs w:val="20"/>
                <w:highlight w:val="green"/>
              </w:rPr>
            </w:pPr>
            <w:r w:rsidRPr="00747A88">
              <w:rPr>
                <w:rFonts w:ascii="Arial" w:hAnsi="Arial" w:cs="Arial"/>
                <w:b/>
                <w:sz w:val="20"/>
                <w:szCs w:val="20"/>
                <w:highlight w:val="green"/>
              </w:rPr>
              <w:t>Change the Existing BRF plus rules for GAS AMR (CSDD , Prepay, PTR,CPP)</w:t>
            </w:r>
          </w:p>
        </w:tc>
      </w:tr>
      <w:tr w:rsidR="00C15FF9" w:rsidRPr="004D7DC8" w14:paraId="32E62BDB" w14:textId="77777777" w:rsidTr="00C15FF9">
        <w:tc>
          <w:tcPr>
            <w:tcW w:w="1260" w:type="dxa"/>
          </w:tcPr>
          <w:p w14:paraId="4E2357E1" w14:textId="4358B5D2" w:rsidR="00C15FF9" w:rsidRPr="00747A88" w:rsidRDefault="00C15FF9" w:rsidP="00865AA9">
            <w:pPr>
              <w:rPr>
                <w:rFonts w:ascii="Arial" w:hAnsi="Arial" w:cs="Arial"/>
                <w:b/>
                <w:sz w:val="20"/>
                <w:szCs w:val="20"/>
                <w:highlight w:val="green"/>
              </w:rPr>
            </w:pPr>
            <w:r w:rsidRPr="00747A88">
              <w:rPr>
                <w:rFonts w:ascii="Arial" w:hAnsi="Arial" w:cs="Arial"/>
                <w:b/>
                <w:sz w:val="20"/>
                <w:szCs w:val="20"/>
                <w:highlight w:val="green"/>
              </w:rPr>
              <w:t>AMR-CSO-011</w:t>
            </w:r>
          </w:p>
        </w:tc>
        <w:tc>
          <w:tcPr>
            <w:tcW w:w="1980" w:type="dxa"/>
          </w:tcPr>
          <w:p w14:paraId="3CEF27EF" w14:textId="77777777" w:rsidR="00C15FF9" w:rsidRPr="00747A88" w:rsidRDefault="00C15FF9" w:rsidP="00865AA9">
            <w:pPr>
              <w:pStyle w:val="TableBody"/>
              <w:rPr>
                <w:b/>
                <w:snapToGrid/>
                <w:sz w:val="20"/>
                <w:szCs w:val="20"/>
                <w:highlight w:val="green"/>
                <w:lang w:val="en-CA"/>
              </w:rPr>
            </w:pPr>
          </w:p>
        </w:tc>
        <w:tc>
          <w:tcPr>
            <w:tcW w:w="6030" w:type="dxa"/>
          </w:tcPr>
          <w:p w14:paraId="1307060A" w14:textId="77777777" w:rsidR="00C15FF9" w:rsidRPr="00747A88" w:rsidRDefault="00C15FF9" w:rsidP="00C15FF9">
            <w:pPr>
              <w:rPr>
                <w:rFonts w:ascii="Arial" w:hAnsi="Arial" w:cs="Arial"/>
                <w:b/>
                <w:sz w:val="20"/>
                <w:szCs w:val="20"/>
                <w:highlight w:val="green"/>
              </w:rPr>
            </w:pPr>
            <w:r w:rsidRPr="00747A88">
              <w:rPr>
                <w:rFonts w:ascii="Arial" w:hAnsi="Arial" w:cs="Arial"/>
                <w:b/>
                <w:sz w:val="20"/>
                <w:szCs w:val="20"/>
                <w:highlight w:val="green"/>
              </w:rPr>
              <w:t xml:space="preserve">Gas AMR Customers are ineligible to enroll into customer programs (PTR, CPP, Pre-Pay, </w:t>
            </w:r>
            <w:proofErr w:type="gramStart"/>
            <w:r w:rsidRPr="00747A88">
              <w:rPr>
                <w:rFonts w:ascii="Arial" w:hAnsi="Arial" w:cs="Arial"/>
                <w:b/>
                <w:sz w:val="20"/>
                <w:szCs w:val="20"/>
                <w:highlight w:val="green"/>
              </w:rPr>
              <w:t>CSDD</w:t>
            </w:r>
            <w:proofErr w:type="gramEnd"/>
            <w:r w:rsidRPr="00747A88">
              <w:rPr>
                <w:rFonts w:ascii="Arial" w:hAnsi="Arial" w:cs="Arial"/>
                <w:b/>
                <w:sz w:val="20"/>
                <w:szCs w:val="20"/>
                <w:highlight w:val="green"/>
              </w:rPr>
              <w:t xml:space="preserve"> &amp; DLA).</w:t>
            </w:r>
          </w:p>
          <w:p w14:paraId="3DDBC375" w14:textId="77777777" w:rsidR="00C15FF9" w:rsidRPr="00747A88" w:rsidRDefault="00C15FF9" w:rsidP="00C15FF9">
            <w:pPr>
              <w:rPr>
                <w:rFonts w:ascii="Arial" w:hAnsi="Arial" w:cs="Arial"/>
                <w:b/>
                <w:sz w:val="20"/>
                <w:szCs w:val="20"/>
                <w:highlight w:val="green"/>
              </w:rPr>
            </w:pPr>
          </w:p>
        </w:tc>
      </w:tr>
    </w:tbl>
    <w:p w14:paraId="185E6421" w14:textId="77777777" w:rsidR="0097556C" w:rsidRPr="0097556C" w:rsidRDefault="0097556C" w:rsidP="00FD23A6">
      <w:pPr>
        <w:ind w:left="720"/>
        <w:rPr>
          <w:rFonts w:asciiTheme="minorHAnsi" w:hAnsiTheme="minorHAnsi"/>
          <w:sz w:val="22"/>
          <w:szCs w:val="22"/>
        </w:rPr>
      </w:pPr>
    </w:p>
    <w:p w14:paraId="185E6422" w14:textId="77777777" w:rsidR="00547959" w:rsidRPr="003064E6" w:rsidRDefault="00547959" w:rsidP="001E385E">
      <w:pPr>
        <w:pStyle w:val="Heading3"/>
        <w:numPr>
          <w:ilvl w:val="2"/>
          <w:numId w:val="13"/>
        </w:numPr>
        <w:rPr>
          <w:rFonts w:asciiTheme="minorHAnsi" w:hAnsiTheme="minorHAnsi" w:cs="Arial"/>
        </w:rPr>
      </w:pPr>
      <w:r w:rsidRPr="003064E6">
        <w:rPr>
          <w:rFonts w:asciiTheme="minorHAnsi" w:hAnsiTheme="minorHAnsi" w:cs="Arial"/>
        </w:rPr>
        <w:t>Alternatives to Object</w:t>
      </w:r>
    </w:p>
    <w:p w14:paraId="185E6423" w14:textId="77777777" w:rsidR="00547959" w:rsidRPr="00944503" w:rsidRDefault="001E292D" w:rsidP="00FD23A6">
      <w:pPr>
        <w:pStyle w:val="CapNormal"/>
        <w:ind w:left="720"/>
        <w:rPr>
          <w:rFonts w:asciiTheme="minorHAnsi" w:hAnsiTheme="minorHAnsi"/>
        </w:rPr>
      </w:pPr>
      <w:r>
        <w:rPr>
          <w:rFonts w:asciiTheme="minorHAnsi" w:hAnsiTheme="minorHAnsi"/>
        </w:rPr>
        <w:t xml:space="preserve">Leave CSDD Enrollment out of the Enrollment Center making CSDD enrollments a different process than other SE Customer Programs which are being included in the Enrollment Center. </w:t>
      </w:r>
    </w:p>
    <w:p w14:paraId="185E6424" w14:textId="77777777" w:rsidR="00547959" w:rsidRPr="003064E6" w:rsidRDefault="00547959" w:rsidP="001E385E">
      <w:pPr>
        <w:pStyle w:val="Heading3"/>
        <w:numPr>
          <w:ilvl w:val="2"/>
          <w:numId w:val="13"/>
        </w:numPr>
        <w:rPr>
          <w:rFonts w:asciiTheme="minorHAnsi" w:hAnsiTheme="minorHAnsi" w:cs="Arial"/>
        </w:rPr>
      </w:pPr>
      <w:r w:rsidRPr="003064E6">
        <w:rPr>
          <w:rFonts w:asciiTheme="minorHAnsi" w:hAnsiTheme="minorHAnsi" w:cs="Arial"/>
        </w:rPr>
        <w:t>Impact of Implementation</w:t>
      </w:r>
    </w:p>
    <w:p w14:paraId="185E6425" w14:textId="77777777" w:rsidR="00C56111" w:rsidRDefault="001E292D" w:rsidP="001E292D">
      <w:pPr>
        <w:pStyle w:val="CapNormal"/>
        <w:ind w:left="720"/>
        <w:rPr>
          <w:rFonts w:asciiTheme="minorHAnsi" w:hAnsiTheme="minorHAnsi"/>
        </w:rPr>
      </w:pPr>
      <w:r>
        <w:rPr>
          <w:rFonts w:asciiTheme="minorHAnsi" w:hAnsiTheme="minorHAnsi"/>
        </w:rPr>
        <w:t xml:space="preserve">If implemented, </w:t>
      </w:r>
      <w:r w:rsidR="00C466EB" w:rsidRPr="001E292D">
        <w:rPr>
          <w:rFonts w:asciiTheme="minorHAnsi" w:hAnsiTheme="minorHAnsi"/>
        </w:rPr>
        <w:t>CSR</w:t>
      </w:r>
      <w:r>
        <w:rPr>
          <w:rFonts w:asciiTheme="minorHAnsi" w:hAnsiTheme="minorHAnsi"/>
        </w:rPr>
        <w:t xml:space="preserve">s will be able to easily identify customer program eligibility for the programs included in the Enrollment Center, including the Customer Selects Due Date program. CSDD Enrollment/De-Enrollment initiation will be consistent </w:t>
      </w:r>
      <w:r w:rsidR="00352C96">
        <w:rPr>
          <w:rFonts w:asciiTheme="minorHAnsi" w:hAnsiTheme="minorHAnsi"/>
        </w:rPr>
        <w:t>with</w:t>
      </w:r>
      <w:r>
        <w:rPr>
          <w:rFonts w:asciiTheme="minorHAnsi" w:hAnsiTheme="minorHAnsi"/>
        </w:rPr>
        <w:t xml:space="preserve"> all </w:t>
      </w:r>
      <w:r w:rsidR="00352C96">
        <w:rPr>
          <w:rFonts w:asciiTheme="minorHAnsi" w:hAnsiTheme="minorHAnsi"/>
        </w:rPr>
        <w:t xml:space="preserve">other </w:t>
      </w:r>
      <w:r>
        <w:rPr>
          <w:rFonts w:asciiTheme="minorHAnsi" w:hAnsiTheme="minorHAnsi"/>
        </w:rPr>
        <w:t xml:space="preserve">programs included in the Enrollment Center. </w:t>
      </w:r>
      <w:r w:rsidR="00FB58C1">
        <w:rPr>
          <w:rFonts w:asciiTheme="minorHAnsi" w:hAnsiTheme="minorHAnsi"/>
        </w:rPr>
        <w:t xml:space="preserve"> </w:t>
      </w:r>
    </w:p>
    <w:p w14:paraId="185E6426" w14:textId="77777777" w:rsidR="00547959" w:rsidRPr="003064E6" w:rsidRDefault="00547959" w:rsidP="001E385E">
      <w:pPr>
        <w:pStyle w:val="Heading3"/>
        <w:numPr>
          <w:ilvl w:val="2"/>
          <w:numId w:val="13"/>
        </w:numPr>
        <w:rPr>
          <w:rFonts w:asciiTheme="minorHAnsi" w:hAnsiTheme="minorHAnsi" w:cs="Arial"/>
        </w:rPr>
      </w:pPr>
      <w:r w:rsidRPr="003064E6">
        <w:rPr>
          <w:rFonts w:asciiTheme="minorHAnsi" w:hAnsiTheme="minorHAnsi" w:cs="Arial"/>
        </w:rPr>
        <w:t>Impact of No Implementation</w:t>
      </w:r>
    </w:p>
    <w:p w14:paraId="185E6427" w14:textId="77777777" w:rsidR="002A1825" w:rsidRDefault="002A1825" w:rsidP="0023572E">
      <w:pPr>
        <w:pStyle w:val="CapNormal"/>
        <w:ind w:left="720"/>
        <w:rPr>
          <w:rFonts w:asciiTheme="minorHAnsi" w:hAnsiTheme="minorHAnsi"/>
        </w:rPr>
      </w:pPr>
      <w:r>
        <w:rPr>
          <w:rFonts w:asciiTheme="minorHAnsi" w:hAnsiTheme="minorHAnsi"/>
        </w:rPr>
        <w:t xml:space="preserve">If not implemented, CE users </w:t>
      </w:r>
      <w:r w:rsidR="001E292D">
        <w:rPr>
          <w:rFonts w:asciiTheme="minorHAnsi" w:hAnsiTheme="minorHAnsi"/>
        </w:rPr>
        <w:t xml:space="preserve">would follow a different process for CSDD Enrollment/De-Enrollment than other SE Customer Programs. Users would have to continue to navigate to the Business Agreement view and initiate a Payment Term change in order to see whether or not the customer is eligible for the CSDD Program for all non-Move-In scenarios. </w:t>
      </w:r>
    </w:p>
    <w:p w14:paraId="185E6428" w14:textId="77777777" w:rsidR="005A1A43" w:rsidRDefault="005A1A43" w:rsidP="001E385E">
      <w:pPr>
        <w:pStyle w:val="Heading2"/>
        <w:numPr>
          <w:ilvl w:val="1"/>
          <w:numId w:val="13"/>
        </w:numPr>
        <w:rPr>
          <w:rFonts w:asciiTheme="minorHAnsi" w:hAnsiTheme="minorHAnsi" w:cs="Arial"/>
          <w:bCs/>
          <w:szCs w:val="24"/>
        </w:rPr>
      </w:pPr>
      <w:bookmarkStart w:id="19" w:name="_Toc437836185"/>
      <w:bookmarkStart w:id="20" w:name="_Toc433662176"/>
      <w:r w:rsidRPr="003064E6">
        <w:rPr>
          <w:rFonts w:asciiTheme="minorHAnsi" w:hAnsiTheme="minorHAnsi" w:cs="Arial"/>
          <w:bCs/>
          <w:szCs w:val="24"/>
        </w:rPr>
        <w:t>Assumptions</w:t>
      </w:r>
      <w:bookmarkEnd w:id="19"/>
      <w:bookmarkEnd w:id="20"/>
    </w:p>
    <w:p w14:paraId="185E6429" w14:textId="77777777" w:rsidR="00D762AB" w:rsidRPr="0079331C" w:rsidRDefault="001E292D" w:rsidP="001E292D">
      <w:pPr>
        <w:pStyle w:val="CapNormal"/>
        <w:ind w:left="720"/>
        <w:rPr>
          <w:rFonts w:asciiTheme="minorHAnsi" w:hAnsiTheme="minorHAnsi"/>
        </w:rPr>
      </w:pPr>
      <w:r>
        <w:rPr>
          <w:rFonts w:asciiTheme="minorHAnsi" w:hAnsiTheme="minorHAnsi"/>
        </w:rPr>
        <w:t xml:space="preserve">If a customer is currently enrolled on the CSDD program and requests a CSDD date change, CSRs will follow the existing process they use today to change Payment Terms by manually navigating to the Business Agreement view and </w:t>
      </w:r>
      <w:r w:rsidR="00352C96">
        <w:rPr>
          <w:rFonts w:asciiTheme="minorHAnsi" w:hAnsiTheme="minorHAnsi"/>
        </w:rPr>
        <w:t xml:space="preserve">clicking the Payment Term link as the Enrollment Center only includes functionality for program Enrollments and De-Enrollments. </w:t>
      </w:r>
    </w:p>
    <w:p w14:paraId="185E642A" w14:textId="77777777" w:rsidR="008B0450" w:rsidRPr="003064E6" w:rsidRDefault="008B0450" w:rsidP="001E385E">
      <w:pPr>
        <w:pStyle w:val="Heading2"/>
        <w:numPr>
          <w:ilvl w:val="1"/>
          <w:numId w:val="13"/>
        </w:numPr>
        <w:rPr>
          <w:rFonts w:asciiTheme="minorHAnsi" w:hAnsiTheme="minorHAnsi" w:cs="Arial"/>
          <w:bCs/>
          <w:szCs w:val="24"/>
        </w:rPr>
      </w:pPr>
      <w:bookmarkStart w:id="21" w:name="_Toc433662177"/>
      <w:r w:rsidRPr="003064E6">
        <w:rPr>
          <w:rFonts w:asciiTheme="minorHAnsi" w:hAnsiTheme="minorHAnsi" w:cs="Arial"/>
          <w:bCs/>
          <w:szCs w:val="24"/>
        </w:rPr>
        <w:t>Current Functionality</w:t>
      </w:r>
      <w:bookmarkEnd w:id="21"/>
    </w:p>
    <w:p w14:paraId="185E642B" w14:textId="77777777" w:rsidR="00270B84" w:rsidRDefault="001E292D" w:rsidP="00C15FF9">
      <w:pPr>
        <w:pStyle w:val="CapNormal"/>
        <w:ind w:left="720"/>
        <w:rPr>
          <w:rFonts w:asciiTheme="minorHAnsi" w:hAnsiTheme="minorHAnsi"/>
        </w:rPr>
      </w:pPr>
      <w:r>
        <w:rPr>
          <w:rFonts w:asciiTheme="minorHAnsi" w:hAnsiTheme="minorHAnsi"/>
        </w:rPr>
        <w:t xml:space="preserve">Currently the CSDD Enrollment and De-Enrollment process occurs after the user manually navigates to the Business Agreement view in CRM. </w:t>
      </w:r>
      <w:r w:rsidR="00F63BCE">
        <w:rPr>
          <w:rFonts w:asciiTheme="minorHAnsi" w:hAnsiTheme="minorHAnsi"/>
        </w:rPr>
        <w:t xml:space="preserve">Additionally, outside of the Move In process, CSRs are not able to clearly identify whether or not </w:t>
      </w:r>
      <w:r w:rsidR="00F2517D">
        <w:rPr>
          <w:rFonts w:asciiTheme="minorHAnsi" w:hAnsiTheme="minorHAnsi"/>
        </w:rPr>
        <w:t>a</w:t>
      </w:r>
      <w:r w:rsidR="00F63BCE">
        <w:rPr>
          <w:rFonts w:asciiTheme="minorHAnsi" w:hAnsiTheme="minorHAnsi"/>
        </w:rPr>
        <w:t xml:space="preserve"> Customer is eligible for the CSDD program until the</w:t>
      </w:r>
      <w:r w:rsidR="00F2517D">
        <w:rPr>
          <w:rFonts w:asciiTheme="minorHAnsi" w:hAnsiTheme="minorHAnsi"/>
        </w:rPr>
        <w:t>y</w:t>
      </w:r>
      <w:r w:rsidR="00F63BCE">
        <w:rPr>
          <w:rFonts w:asciiTheme="minorHAnsi" w:hAnsiTheme="minorHAnsi"/>
        </w:rPr>
        <w:t xml:space="preserve"> navigate to the BUAG view and click the Payment Term link which at that time runs </w:t>
      </w:r>
      <w:r w:rsidR="00F2517D">
        <w:rPr>
          <w:rFonts w:asciiTheme="minorHAnsi" w:hAnsiTheme="minorHAnsi"/>
        </w:rPr>
        <w:t xml:space="preserve">CSDD </w:t>
      </w:r>
      <w:r w:rsidR="00F63BCE">
        <w:rPr>
          <w:rFonts w:asciiTheme="minorHAnsi" w:hAnsiTheme="minorHAnsi"/>
        </w:rPr>
        <w:t xml:space="preserve">eligibility to identify whether or not the account is eligible for the program. </w:t>
      </w:r>
    </w:p>
    <w:p w14:paraId="237D7A65" w14:textId="56ADE8EC" w:rsidR="00C15FF9" w:rsidRPr="009703D8" w:rsidRDefault="00C15FF9" w:rsidP="00C15FF9">
      <w:pPr>
        <w:pStyle w:val="CapNormal"/>
        <w:ind w:firstLine="720"/>
        <w:rPr>
          <w:rFonts w:asciiTheme="minorHAnsi" w:hAnsiTheme="minorHAnsi"/>
          <w:b/>
        </w:rPr>
      </w:pPr>
      <w:r w:rsidRPr="009703D8">
        <w:rPr>
          <w:rFonts w:asciiTheme="minorHAnsi" w:hAnsiTheme="minorHAnsi"/>
          <w:b/>
          <w:highlight w:val="green"/>
        </w:rPr>
        <w:t xml:space="preserve">*Currently there is </w:t>
      </w:r>
      <w:proofErr w:type="gramStart"/>
      <w:r w:rsidRPr="009703D8">
        <w:rPr>
          <w:rFonts w:asciiTheme="minorHAnsi" w:hAnsiTheme="minorHAnsi"/>
          <w:b/>
          <w:highlight w:val="green"/>
        </w:rPr>
        <w:t>no  Gas</w:t>
      </w:r>
      <w:proofErr w:type="gramEnd"/>
      <w:r w:rsidRPr="009703D8">
        <w:rPr>
          <w:rFonts w:asciiTheme="minorHAnsi" w:hAnsiTheme="minorHAnsi"/>
          <w:b/>
          <w:highlight w:val="green"/>
        </w:rPr>
        <w:t xml:space="preserve"> AMR eligible check available for CSDD Enrollment</w:t>
      </w:r>
    </w:p>
    <w:p w14:paraId="031738F7" w14:textId="77777777" w:rsidR="00C15FF9" w:rsidRDefault="00C15FF9" w:rsidP="001F0612">
      <w:pPr>
        <w:pStyle w:val="CapNormal"/>
        <w:rPr>
          <w:rFonts w:asciiTheme="minorHAnsi" w:hAnsiTheme="minorHAnsi"/>
        </w:rPr>
      </w:pPr>
    </w:p>
    <w:p w14:paraId="185E642C" w14:textId="77777777" w:rsidR="00766397" w:rsidRPr="00766397" w:rsidRDefault="00766397" w:rsidP="00766397">
      <w:pPr>
        <w:rPr>
          <w:rFonts w:asciiTheme="minorHAnsi" w:hAnsiTheme="minorHAnsi"/>
          <w:sz w:val="22"/>
          <w:szCs w:val="22"/>
          <w:lang w:val="en-US" w:eastAsia="en-CA"/>
        </w:rPr>
      </w:pPr>
      <w:r>
        <w:rPr>
          <w:rFonts w:asciiTheme="minorHAnsi" w:hAnsiTheme="minorHAnsi"/>
        </w:rPr>
        <w:br w:type="page"/>
      </w:r>
    </w:p>
    <w:p w14:paraId="185E642D" w14:textId="77777777" w:rsidR="008B0450" w:rsidRDefault="008B0450" w:rsidP="001E385E">
      <w:pPr>
        <w:pStyle w:val="Heading2"/>
        <w:numPr>
          <w:ilvl w:val="1"/>
          <w:numId w:val="13"/>
        </w:numPr>
        <w:rPr>
          <w:rFonts w:asciiTheme="minorHAnsi" w:hAnsiTheme="minorHAnsi" w:cs="Arial"/>
          <w:bCs/>
          <w:szCs w:val="24"/>
        </w:rPr>
      </w:pPr>
      <w:bookmarkStart w:id="22" w:name="_Toc433662178"/>
      <w:r w:rsidRPr="003064E6">
        <w:rPr>
          <w:rFonts w:asciiTheme="minorHAnsi" w:hAnsiTheme="minorHAnsi" w:cs="Arial"/>
          <w:bCs/>
          <w:szCs w:val="24"/>
        </w:rPr>
        <w:lastRenderedPageBreak/>
        <w:t>Required Functionality</w:t>
      </w:r>
      <w:bookmarkEnd w:id="22"/>
    </w:p>
    <w:p w14:paraId="185E642E" w14:textId="77777777" w:rsidR="00E55D23" w:rsidRDefault="00FC6ACB" w:rsidP="00C15FF9">
      <w:pPr>
        <w:ind w:left="720"/>
        <w:rPr>
          <w:rFonts w:asciiTheme="minorHAnsi" w:hAnsiTheme="minorHAnsi"/>
          <w:sz w:val="22"/>
          <w:szCs w:val="22"/>
        </w:rPr>
      </w:pPr>
      <w:r>
        <w:rPr>
          <w:rFonts w:asciiTheme="minorHAnsi" w:hAnsiTheme="minorHAnsi"/>
          <w:sz w:val="22"/>
          <w:szCs w:val="22"/>
        </w:rPr>
        <w:t>In order to merge the Customer Selects Due Date program Enrollment and De-Enrollment functionality</w:t>
      </w:r>
      <w:r w:rsidR="006572DB">
        <w:rPr>
          <w:rFonts w:asciiTheme="minorHAnsi" w:hAnsiTheme="minorHAnsi"/>
          <w:sz w:val="22"/>
          <w:szCs w:val="22"/>
        </w:rPr>
        <w:t xml:space="preserve"> </w:t>
      </w:r>
      <w:r w:rsidR="00C568A2">
        <w:rPr>
          <w:rFonts w:asciiTheme="minorHAnsi" w:hAnsiTheme="minorHAnsi"/>
          <w:sz w:val="22"/>
          <w:szCs w:val="22"/>
        </w:rPr>
        <w:t xml:space="preserve">seamlessly </w:t>
      </w:r>
      <w:r w:rsidR="006572DB">
        <w:rPr>
          <w:rFonts w:asciiTheme="minorHAnsi" w:hAnsiTheme="minorHAnsi"/>
          <w:sz w:val="22"/>
          <w:szCs w:val="22"/>
        </w:rPr>
        <w:t xml:space="preserve">into the </w:t>
      </w:r>
      <w:proofErr w:type="gramStart"/>
      <w:r w:rsidR="006572DB">
        <w:rPr>
          <w:rFonts w:asciiTheme="minorHAnsi" w:hAnsiTheme="minorHAnsi"/>
          <w:sz w:val="22"/>
          <w:szCs w:val="22"/>
        </w:rPr>
        <w:t xml:space="preserve">Enrollment </w:t>
      </w:r>
      <w:r>
        <w:rPr>
          <w:rFonts w:asciiTheme="minorHAnsi" w:hAnsiTheme="minorHAnsi"/>
          <w:sz w:val="22"/>
          <w:szCs w:val="22"/>
        </w:rPr>
        <w:t xml:space="preserve"> </w:t>
      </w:r>
      <w:r w:rsidR="00C568A2">
        <w:rPr>
          <w:rFonts w:asciiTheme="minorHAnsi" w:hAnsiTheme="minorHAnsi"/>
          <w:sz w:val="22"/>
          <w:szCs w:val="22"/>
        </w:rPr>
        <w:t>Center</w:t>
      </w:r>
      <w:proofErr w:type="gramEnd"/>
      <w:r w:rsidR="00C568A2">
        <w:rPr>
          <w:rFonts w:asciiTheme="minorHAnsi" w:hAnsiTheme="minorHAnsi"/>
          <w:sz w:val="22"/>
          <w:szCs w:val="22"/>
        </w:rPr>
        <w:t>, the following changes are required:</w:t>
      </w:r>
    </w:p>
    <w:p w14:paraId="185E642F" w14:textId="77777777" w:rsidR="00792BF5" w:rsidRDefault="00792BF5" w:rsidP="00E55D23">
      <w:pPr>
        <w:rPr>
          <w:rFonts w:asciiTheme="minorHAnsi" w:hAnsiTheme="minorHAnsi"/>
          <w:b/>
          <w:sz w:val="22"/>
          <w:szCs w:val="22"/>
        </w:rPr>
      </w:pPr>
    </w:p>
    <w:p w14:paraId="185E6430" w14:textId="77777777" w:rsidR="00792BF5" w:rsidRPr="00792BF5" w:rsidRDefault="00792BF5" w:rsidP="00E55D23">
      <w:pPr>
        <w:rPr>
          <w:rFonts w:asciiTheme="minorHAnsi" w:hAnsiTheme="minorHAnsi"/>
          <w:b/>
          <w:sz w:val="22"/>
          <w:szCs w:val="22"/>
        </w:rPr>
      </w:pPr>
      <w:r w:rsidRPr="00792BF5">
        <w:rPr>
          <w:rFonts w:asciiTheme="minorHAnsi" w:hAnsiTheme="minorHAnsi"/>
          <w:b/>
          <w:sz w:val="22"/>
          <w:szCs w:val="22"/>
        </w:rPr>
        <w:t>Required Changes:</w:t>
      </w:r>
    </w:p>
    <w:p w14:paraId="185E6431" w14:textId="77777777" w:rsidR="00C568A2" w:rsidRDefault="00C568A2" w:rsidP="00C568A2">
      <w:pPr>
        <w:pStyle w:val="ListParagraph"/>
        <w:numPr>
          <w:ilvl w:val="0"/>
          <w:numId w:val="15"/>
        </w:numPr>
        <w:rPr>
          <w:rFonts w:asciiTheme="minorHAnsi" w:hAnsiTheme="minorHAnsi"/>
          <w:sz w:val="22"/>
        </w:rPr>
      </w:pPr>
      <w:r w:rsidRPr="00C568A2">
        <w:rPr>
          <w:rFonts w:asciiTheme="minorHAnsi" w:hAnsiTheme="minorHAnsi"/>
          <w:sz w:val="22"/>
        </w:rPr>
        <w:t xml:space="preserve">Remove existing CSDD eligibility </w:t>
      </w:r>
      <w:r>
        <w:rPr>
          <w:rFonts w:asciiTheme="minorHAnsi" w:hAnsiTheme="minorHAnsi"/>
          <w:sz w:val="22"/>
        </w:rPr>
        <w:t xml:space="preserve">checks in CRM </w:t>
      </w:r>
      <w:r w:rsidRPr="00C568A2">
        <w:rPr>
          <w:rFonts w:asciiTheme="minorHAnsi" w:hAnsiTheme="minorHAnsi"/>
          <w:sz w:val="22"/>
        </w:rPr>
        <w:t>and Enrollment Prompt</w:t>
      </w:r>
      <w:r>
        <w:rPr>
          <w:rFonts w:asciiTheme="minorHAnsi" w:hAnsiTheme="minorHAnsi"/>
          <w:sz w:val="22"/>
        </w:rPr>
        <w:t>(s)</w:t>
      </w:r>
      <w:r w:rsidR="00970C35">
        <w:rPr>
          <w:rFonts w:asciiTheme="minorHAnsi" w:hAnsiTheme="minorHAnsi"/>
          <w:sz w:val="22"/>
        </w:rPr>
        <w:t xml:space="preserve">Pop Ups </w:t>
      </w:r>
      <w:r w:rsidRPr="00C568A2">
        <w:rPr>
          <w:rFonts w:asciiTheme="minorHAnsi" w:hAnsiTheme="minorHAnsi"/>
          <w:sz w:val="22"/>
        </w:rPr>
        <w:t>at time of Move In</w:t>
      </w:r>
    </w:p>
    <w:p w14:paraId="185E6432" w14:textId="77777777" w:rsidR="00230302" w:rsidRDefault="00230302" w:rsidP="00C568A2">
      <w:pPr>
        <w:pStyle w:val="ListParagraph"/>
        <w:numPr>
          <w:ilvl w:val="0"/>
          <w:numId w:val="15"/>
        </w:numPr>
        <w:rPr>
          <w:rFonts w:asciiTheme="minorHAnsi" w:hAnsiTheme="minorHAnsi"/>
          <w:sz w:val="22"/>
        </w:rPr>
      </w:pPr>
      <w:r>
        <w:rPr>
          <w:rFonts w:asciiTheme="minorHAnsi" w:hAnsiTheme="minorHAnsi"/>
          <w:sz w:val="22"/>
        </w:rPr>
        <w:t>Create new ‘Broad’ set of Eligibility checks at the time of Move In, and Pop Up to encourage user to access Enrollment Center</w:t>
      </w:r>
    </w:p>
    <w:p w14:paraId="185E6433" w14:textId="77777777" w:rsidR="00C568A2" w:rsidRDefault="00C568A2" w:rsidP="00C568A2">
      <w:pPr>
        <w:pStyle w:val="ListParagraph"/>
        <w:numPr>
          <w:ilvl w:val="0"/>
          <w:numId w:val="15"/>
        </w:numPr>
        <w:rPr>
          <w:rFonts w:asciiTheme="minorHAnsi" w:hAnsiTheme="minorHAnsi"/>
          <w:sz w:val="22"/>
        </w:rPr>
      </w:pPr>
      <w:r>
        <w:rPr>
          <w:rFonts w:asciiTheme="minorHAnsi" w:hAnsiTheme="minorHAnsi"/>
          <w:sz w:val="22"/>
        </w:rPr>
        <w:t xml:space="preserve">Add existing CSDD eligibility checks (from ECC) </w:t>
      </w:r>
      <w:r w:rsidR="00FF6569">
        <w:rPr>
          <w:rFonts w:asciiTheme="minorHAnsi" w:hAnsiTheme="minorHAnsi"/>
          <w:sz w:val="22"/>
        </w:rPr>
        <w:t>to Enrollment Center</w:t>
      </w:r>
    </w:p>
    <w:p w14:paraId="185E6434" w14:textId="77777777" w:rsidR="00C568A2" w:rsidRPr="00984705" w:rsidRDefault="00FF6569" w:rsidP="00C568A2">
      <w:pPr>
        <w:pStyle w:val="ListParagraph"/>
        <w:numPr>
          <w:ilvl w:val="0"/>
          <w:numId w:val="15"/>
        </w:numPr>
        <w:rPr>
          <w:rFonts w:asciiTheme="minorHAnsi" w:hAnsiTheme="minorHAnsi"/>
          <w:sz w:val="22"/>
        </w:rPr>
      </w:pPr>
      <w:r w:rsidRPr="00984705">
        <w:rPr>
          <w:rFonts w:asciiTheme="minorHAnsi" w:hAnsiTheme="minorHAnsi"/>
          <w:sz w:val="22"/>
        </w:rPr>
        <w:t xml:space="preserve">Add functionality to </w:t>
      </w:r>
      <w:r w:rsidR="00005739" w:rsidRPr="00984705">
        <w:rPr>
          <w:rFonts w:asciiTheme="minorHAnsi" w:hAnsiTheme="minorHAnsi"/>
          <w:sz w:val="22"/>
        </w:rPr>
        <w:t xml:space="preserve">the Enrollment Center to </w:t>
      </w:r>
      <w:r w:rsidRPr="00984705">
        <w:rPr>
          <w:rFonts w:asciiTheme="minorHAnsi" w:hAnsiTheme="minorHAnsi"/>
          <w:sz w:val="22"/>
        </w:rPr>
        <w:t>auto-navigate to the Business Agreement view</w:t>
      </w:r>
      <w:r w:rsidR="00F924F2">
        <w:rPr>
          <w:rFonts w:asciiTheme="minorHAnsi" w:hAnsiTheme="minorHAnsi"/>
          <w:sz w:val="22"/>
        </w:rPr>
        <w:t xml:space="preserve"> – in edit mode - </w:t>
      </w:r>
      <w:r w:rsidRPr="00984705">
        <w:rPr>
          <w:rFonts w:asciiTheme="minorHAnsi" w:hAnsiTheme="minorHAnsi"/>
          <w:sz w:val="22"/>
        </w:rPr>
        <w:t>for CSDD Enrol</w:t>
      </w:r>
      <w:r w:rsidR="00005739" w:rsidRPr="00984705">
        <w:rPr>
          <w:rFonts w:asciiTheme="minorHAnsi" w:hAnsiTheme="minorHAnsi"/>
          <w:sz w:val="22"/>
        </w:rPr>
        <w:t xml:space="preserve">lment and </w:t>
      </w:r>
      <w:r w:rsidR="00792BF5" w:rsidRPr="00984705">
        <w:rPr>
          <w:rFonts w:asciiTheme="minorHAnsi" w:hAnsiTheme="minorHAnsi"/>
          <w:sz w:val="22"/>
        </w:rPr>
        <w:t>De-Enrollment initiations</w:t>
      </w:r>
    </w:p>
    <w:p w14:paraId="185E6435" w14:textId="77777777" w:rsidR="00713B1E" w:rsidRDefault="00893881" w:rsidP="00C568A2">
      <w:pPr>
        <w:pStyle w:val="ListParagraph"/>
        <w:numPr>
          <w:ilvl w:val="0"/>
          <w:numId w:val="15"/>
        </w:numPr>
        <w:rPr>
          <w:rFonts w:asciiTheme="minorHAnsi" w:hAnsiTheme="minorHAnsi"/>
          <w:sz w:val="22"/>
        </w:rPr>
      </w:pPr>
      <w:r>
        <w:rPr>
          <w:rFonts w:asciiTheme="minorHAnsi" w:hAnsiTheme="minorHAnsi"/>
          <w:sz w:val="22"/>
        </w:rPr>
        <w:t xml:space="preserve">Modify existing functionality to re-use the CSDD history logic displayed at Payment Term change to identify CSDD Enrollments and De-Enrollments for Enrollment Center History purposes. </w:t>
      </w:r>
    </w:p>
    <w:p w14:paraId="185E6436" w14:textId="57DAFBB0" w:rsidR="00B23224" w:rsidRDefault="006F64E1" w:rsidP="006F64E1">
      <w:pPr>
        <w:pStyle w:val="ListParagraph"/>
        <w:numPr>
          <w:ilvl w:val="0"/>
          <w:numId w:val="15"/>
        </w:numPr>
        <w:rPr>
          <w:rFonts w:asciiTheme="minorHAnsi" w:hAnsiTheme="minorHAnsi"/>
          <w:sz w:val="22"/>
          <w:highlight w:val="green"/>
        </w:rPr>
      </w:pPr>
      <w:r w:rsidRPr="006F64E1">
        <w:rPr>
          <w:rFonts w:asciiTheme="minorHAnsi" w:hAnsiTheme="minorHAnsi"/>
          <w:sz w:val="22"/>
          <w:highlight w:val="green"/>
        </w:rPr>
        <w:t xml:space="preserve">For Gas AMR Customers , if  CSR try to enroll in  the Program </w:t>
      </w:r>
      <w:r w:rsidR="00D541ED">
        <w:rPr>
          <w:rFonts w:asciiTheme="minorHAnsi" w:hAnsiTheme="minorHAnsi"/>
          <w:sz w:val="22"/>
          <w:highlight w:val="green"/>
        </w:rPr>
        <w:t xml:space="preserve">the </w:t>
      </w:r>
      <w:r w:rsidRPr="006F64E1">
        <w:rPr>
          <w:rFonts w:asciiTheme="minorHAnsi" w:hAnsiTheme="minorHAnsi"/>
          <w:sz w:val="22"/>
          <w:highlight w:val="green"/>
        </w:rPr>
        <w:t xml:space="preserve">message “Gas AMR Customers are </w:t>
      </w:r>
      <w:r w:rsidR="00D541ED">
        <w:rPr>
          <w:rFonts w:asciiTheme="minorHAnsi" w:hAnsiTheme="minorHAnsi"/>
          <w:sz w:val="22"/>
          <w:highlight w:val="green"/>
        </w:rPr>
        <w:t xml:space="preserve">not  </w:t>
      </w:r>
      <w:r w:rsidRPr="006F64E1">
        <w:rPr>
          <w:rFonts w:asciiTheme="minorHAnsi" w:hAnsiTheme="minorHAnsi"/>
          <w:sz w:val="22"/>
          <w:highlight w:val="green"/>
        </w:rPr>
        <w:t>Eligible for the Program</w:t>
      </w:r>
      <w:r w:rsidR="00D541ED">
        <w:rPr>
          <w:rFonts w:asciiTheme="minorHAnsi" w:hAnsiTheme="minorHAnsi"/>
          <w:sz w:val="22"/>
          <w:highlight w:val="green"/>
        </w:rPr>
        <w:t>” shall be displayed</w:t>
      </w:r>
    </w:p>
    <w:p w14:paraId="64AC6DD3" w14:textId="77777777" w:rsidR="006F64E1" w:rsidRPr="006F64E1" w:rsidRDefault="006F64E1" w:rsidP="006F64E1">
      <w:pPr>
        <w:pStyle w:val="ListParagraph"/>
        <w:rPr>
          <w:rFonts w:asciiTheme="minorHAnsi" w:hAnsiTheme="minorHAnsi"/>
          <w:sz w:val="22"/>
          <w:highlight w:val="green"/>
        </w:rPr>
      </w:pPr>
    </w:p>
    <w:p w14:paraId="185E6437" w14:textId="77777777" w:rsidR="00792BF5" w:rsidRDefault="00792BF5" w:rsidP="00C15FF9">
      <w:pPr>
        <w:ind w:left="720"/>
        <w:rPr>
          <w:rFonts w:asciiTheme="minorHAnsi" w:hAnsiTheme="minorHAnsi"/>
          <w:sz w:val="22"/>
          <w:szCs w:val="22"/>
        </w:rPr>
      </w:pPr>
      <w:r w:rsidRPr="00713B1E">
        <w:rPr>
          <w:rFonts w:asciiTheme="minorHAnsi" w:hAnsiTheme="minorHAnsi"/>
          <w:sz w:val="22"/>
          <w:szCs w:val="22"/>
        </w:rPr>
        <w:t>Once these changes are incorporated, CSDD will be display</w:t>
      </w:r>
      <w:r w:rsidR="00F924F2">
        <w:rPr>
          <w:rFonts w:asciiTheme="minorHAnsi" w:hAnsiTheme="minorHAnsi"/>
          <w:sz w:val="22"/>
          <w:szCs w:val="22"/>
        </w:rPr>
        <w:t>ed consistently with all other customer p</w:t>
      </w:r>
      <w:r w:rsidRPr="00713B1E">
        <w:rPr>
          <w:rFonts w:asciiTheme="minorHAnsi" w:hAnsiTheme="minorHAnsi"/>
          <w:sz w:val="22"/>
          <w:szCs w:val="22"/>
        </w:rPr>
        <w:t xml:space="preserve">rograms included in the Enrollment Center. Additionally, </w:t>
      </w:r>
      <w:r w:rsidR="00E14743">
        <w:rPr>
          <w:rFonts w:asciiTheme="minorHAnsi" w:hAnsiTheme="minorHAnsi"/>
          <w:sz w:val="22"/>
          <w:szCs w:val="22"/>
        </w:rPr>
        <w:t xml:space="preserve">initiation of CSDD </w:t>
      </w:r>
      <w:r w:rsidRPr="00713B1E">
        <w:rPr>
          <w:rFonts w:asciiTheme="minorHAnsi" w:hAnsiTheme="minorHAnsi"/>
          <w:sz w:val="22"/>
          <w:szCs w:val="22"/>
        </w:rPr>
        <w:t>Enrollment</w:t>
      </w:r>
      <w:r w:rsidR="00E14743">
        <w:rPr>
          <w:rFonts w:asciiTheme="minorHAnsi" w:hAnsiTheme="minorHAnsi"/>
          <w:sz w:val="22"/>
          <w:szCs w:val="22"/>
        </w:rPr>
        <w:t xml:space="preserve"> and </w:t>
      </w:r>
      <w:r w:rsidRPr="00713B1E">
        <w:rPr>
          <w:rFonts w:asciiTheme="minorHAnsi" w:hAnsiTheme="minorHAnsi"/>
          <w:sz w:val="22"/>
          <w:szCs w:val="22"/>
        </w:rPr>
        <w:t xml:space="preserve">De-Enrollment will also be the same </w:t>
      </w:r>
      <w:r w:rsidR="00E14743">
        <w:rPr>
          <w:rFonts w:asciiTheme="minorHAnsi" w:hAnsiTheme="minorHAnsi"/>
          <w:sz w:val="22"/>
          <w:szCs w:val="22"/>
        </w:rPr>
        <w:t>as</w:t>
      </w:r>
      <w:r w:rsidRPr="00713B1E">
        <w:rPr>
          <w:rFonts w:asciiTheme="minorHAnsi" w:hAnsiTheme="minorHAnsi"/>
          <w:sz w:val="22"/>
          <w:szCs w:val="22"/>
        </w:rPr>
        <w:t xml:space="preserve"> these </w:t>
      </w:r>
      <w:r w:rsidR="00E14743">
        <w:rPr>
          <w:rFonts w:asciiTheme="minorHAnsi" w:hAnsiTheme="minorHAnsi"/>
          <w:sz w:val="22"/>
          <w:szCs w:val="22"/>
        </w:rPr>
        <w:t xml:space="preserve">other included </w:t>
      </w:r>
      <w:r w:rsidRPr="00713B1E">
        <w:rPr>
          <w:rFonts w:asciiTheme="minorHAnsi" w:hAnsiTheme="minorHAnsi"/>
          <w:sz w:val="22"/>
          <w:szCs w:val="22"/>
        </w:rPr>
        <w:t>programs. Once the Enrollment or De-Enrollment is initiated</w:t>
      </w:r>
      <w:r w:rsidR="00893881">
        <w:rPr>
          <w:rFonts w:asciiTheme="minorHAnsi" w:hAnsiTheme="minorHAnsi"/>
          <w:sz w:val="22"/>
          <w:szCs w:val="22"/>
        </w:rPr>
        <w:t xml:space="preserve"> for CSDD from the Enrollment Center</w:t>
      </w:r>
      <w:r w:rsidRPr="00713B1E">
        <w:rPr>
          <w:rFonts w:asciiTheme="minorHAnsi" w:hAnsiTheme="minorHAnsi"/>
          <w:sz w:val="22"/>
          <w:szCs w:val="22"/>
        </w:rPr>
        <w:t>, all existing</w:t>
      </w:r>
      <w:r w:rsidR="00893881">
        <w:rPr>
          <w:rFonts w:asciiTheme="minorHAnsi" w:hAnsiTheme="minorHAnsi"/>
          <w:sz w:val="22"/>
          <w:szCs w:val="22"/>
        </w:rPr>
        <w:t xml:space="preserve"> CSDD</w:t>
      </w:r>
      <w:r w:rsidRPr="00713B1E">
        <w:rPr>
          <w:rFonts w:asciiTheme="minorHAnsi" w:hAnsiTheme="minorHAnsi"/>
          <w:sz w:val="22"/>
          <w:szCs w:val="22"/>
        </w:rPr>
        <w:t xml:space="preserve"> </w:t>
      </w:r>
      <w:r w:rsidR="00713B1E">
        <w:rPr>
          <w:rFonts w:asciiTheme="minorHAnsi" w:hAnsiTheme="minorHAnsi"/>
          <w:sz w:val="22"/>
          <w:szCs w:val="22"/>
        </w:rPr>
        <w:t xml:space="preserve">processing and </w:t>
      </w:r>
      <w:r w:rsidRPr="00713B1E">
        <w:rPr>
          <w:rFonts w:asciiTheme="minorHAnsi" w:hAnsiTheme="minorHAnsi"/>
          <w:sz w:val="22"/>
          <w:szCs w:val="22"/>
        </w:rPr>
        <w:t xml:space="preserve">functionality will remain </w:t>
      </w:r>
      <w:r w:rsidR="00F924F2">
        <w:rPr>
          <w:rFonts w:asciiTheme="minorHAnsi" w:hAnsiTheme="minorHAnsi"/>
          <w:sz w:val="22"/>
          <w:szCs w:val="22"/>
        </w:rPr>
        <w:t xml:space="preserve">unchanged. </w:t>
      </w:r>
    </w:p>
    <w:p w14:paraId="185E6438" w14:textId="77777777" w:rsidR="00893881" w:rsidRDefault="00893881" w:rsidP="0063753A">
      <w:pPr>
        <w:rPr>
          <w:rFonts w:asciiTheme="minorHAnsi" w:hAnsiTheme="minorHAnsi"/>
        </w:rPr>
      </w:pPr>
    </w:p>
    <w:p w14:paraId="185E6439" w14:textId="77777777" w:rsidR="005A1A43" w:rsidRPr="003064E6" w:rsidRDefault="00591709" w:rsidP="001E385E">
      <w:pPr>
        <w:pStyle w:val="Heading2"/>
        <w:numPr>
          <w:ilvl w:val="1"/>
          <w:numId w:val="13"/>
        </w:numPr>
        <w:rPr>
          <w:rFonts w:asciiTheme="minorHAnsi" w:hAnsiTheme="minorHAnsi" w:cs="Arial"/>
          <w:bCs/>
          <w:szCs w:val="24"/>
        </w:rPr>
      </w:pPr>
      <w:bookmarkStart w:id="23" w:name="_Toc437836186"/>
      <w:bookmarkStart w:id="24" w:name="_Toc433662179"/>
      <w:r w:rsidRPr="003064E6">
        <w:rPr>
          <w:rFonts w:asciiTheme="minorHAnsi" w:hAnsiTheme="minorHAnsi" w:cs="Arial"/>
          <w:bCs/>
          <w:szCs w:val="24"/>
        </w:rPr>
        <w:t xml:space="preserve">Project / Development </w:t>
      </w:r>
      <w:r w:rsidR="005A1A43" w:rsidRPr="003064E6">
        <w:rPr>
          <w:rFonts w:asciiTheme="minorHAnsi" w:hAnsiTheme="minorHAnsi" w:cs="Arial"/>
          <w:bCs/>
          <w:szCs w:val="24"/>
        </w:rPr>
        <w:t>Constraints</w:t>
      </w:r>
      <w:bookmarkEnd w:id="23"/>
      <w:bookmarkEnd w:id="24"/>
    </w:p>
    <w:p w14:paraId="185E643A" w14:textId="77777777" w:rsidR="00571B89" w:rsidRPr="00911BD3" w:rsidRDefault="009839B3" w:rsidP="00911BD3">
      <w:pPr>
        <w:pStyle w:val="CapNormal"/>
        <w:spacing w:after="0"/>
        <w:rPr>
          <w:rFonts w:asciiTheme="minorHAnsi" w:hAnsiTheme="minorHAnsi"/>
        </w:rPr>
      </w:pPr>
      <w:r w:rsidRPr="00911BD3">
        <w:rPr>
          <w:rFonts w:asciiTheme="minorHAnsi" w:hAnsiTheme="minorHAnsi"/>
        </w:rPr>
        <w:t>None Identified.</w:t>
      </w:r>
    </w:p>
    <w:p w14:paraId="185E643B" w14:textId="77777777" w:rsidR="00943D6D" w:rsidRPr="003064E6" w:rsidRDefault="00943D6D" w:rsidP="00FD23A6">
      <w:pPr>
        <w:rPr>
          <w:rFonts w:asciiTheme="minorHAnsi" w:hAnsiTheme="minorHAnsi" w:cs="Arial"/>
          <w:sz w:val="22"/>
          <w:szCs w:val="22"/>
          <w:lang w:val="en-US"/>
        </w:rPr>
      </w:pPr>
    </w:p>
    <w:p w14:paraId="185E643C" w14:textId="77777777" w:rsidR="005A1A43" w:rsidRPr="003064E6" w:rsidRDefault="005A1A43" w:rsidP="001E385E">
      <w:pPr>
        <w:pStyle w:val="Heading2"/>
        <w:numPr>
          <w:ilvl w:val="1"/>
          <w:numId w:val="13"/>
        </w:numPr>
        <w:rPr>
          <w:rFonts w:asciiTheme="minorHAnsi" w:hAnsiTheme="minorHAnsi" w:cs="Arial"/>
          <w:bCs/>
          <w:szCs w:val="24"/>
        </w:rPr>
      </w:pPr>
      <w:bookmarkStart w:id="25" w:name="_Toc437836187"/>
      <w:bookmarkStart w:id="26" w:name="_Toc433662180"/>
      <w:r w:rsidRPr="003064E6">
        <w:rPr>
          <w:rFonts w:asciiTheme="minorHAnsi" w:hAnsiTheme="minorHAnsi" w:cs="Arial"/>
          <w:bCs/>
          <w:szCs w:val="24"/>
        </w:rPr>
        <w:t>Performance Criteria</w:t>
      </w:r>
      <w:bookmarkEnd w:id="25"/>
      <w:bookmarkEnd w:id="26"/>
    </w:p>
    <w:p w14:paraId="185E643D" w14:textId="77777777" w:rsidR="00EE0F4A" w:rsidRPr="00911BD3" w:rsidRDefault="00EE0F4A" w:rsidP="00EE0F4A">
      <w:pPr>
        <w:pStyle w:val="CapNormal"/>
        <w:spacing w:after="0"/>
        <w:rPr>
          <w:rFonts w:asciiTheme="minorHAnsi" w:hAnsiTheme="minorHAnsi"/>
        </w:rPr>
      </w:pPr>
      <w:r w:rsidRPr="00911BD3">
        <w:rPr>
          <w:rFonts w:asciiTheme="minorHAnsi" w:hAnsiTheme="minorHAnsi"/>
        </w:rPr>
        <w:t>None Identified.</w:t>
      </w:r>
    </w:p>
    <w:p w14:paraId="185E643E" w14:textId="77777777" w:rsidR="003E20AE" w:rsidRPr="00963BDD" w:rsidRDefault="004B2BDC" w:rsidP="00963BDD">
      <w:pPr>
        <w:pStyle w:val="CapNormal"/>
        <w:spacing w:after="0"/>
        <w:rPr>
          <w:rFonts w:asciiTheme="minorHAnsi" w:hAnsiTheme="minorHAnsi"/>
        </w:rPr>
      </w:pPr>
      <w:r w:rsidRPr="00911BD3">
        <w:rPr>
          <w:rFonts w:asciiTheme="minorHAnsi" w:hAnsiTheme="minorHAnsi"/>
        </w:rPr>
        <w:t xml:space="preserve"> </w:t>
      </w:r>
    </w:p>
    <w:p w14:paraId="185E643F" w14:textId="77777777" w:rsidR="000A257A" w:rsidRPr="003064E6" w:rsidRDefault="000A257A" w:rsidP="001E385E">
      <w:pPr>
        <w:pStyle w:val="Heading2"/>
        <w:numPr>
          <w:ilvl w:val="1"/>
          <w:numId w:val="13"/>
        </w:numPr>
        <w:rPr>
          <w:rFonts w:asciiTheme="minorHAnsi" w:hAnsiTheme="minorHAnsi" w:cs="Arial"/>
          <w:sz w:val="22"/>
          <w:szCs w:val="22"/>
        </w:rPr>
      </w:pPr>
      <w:bookmarkStart w:id="27" w:name="_Toc433662181"/>
      <w:r w:rsidRPr="003064E6">
        <w:rPr>
          <w:rFonts w:asciiTheme="minorHAnsi" w:hAnsiTheme="minorHAnsi" w:cs="Arial"/>
          <w:bCs/>
          <w:szCs w:val="24"/>
        </w:rPr>
        <w:t>Other Objects Affected</w:t>
      </w:r>
      <w:bookmarkEnd w:id="27"/>
      <w:r w:rsidRPr="003064E6">
        <w:rPr>
          <w:rFonts w:asciiTheme="minorHAnsi" w:hAnsiTheme="minorHAnsi" w:cs="Arial"/>
          <w:sz w:val="22"/>
          <w:szCs w:val="22"/>
        </w:rPr>
        <w:tab/>
      </w:r>
      <w:r w:rsidRPr="003064E6">
        <w:rPr>
          <w:rFonts w:asciiTheme="minorHAnsi" w:hAnsiTheme="minorHAnsi" w:cs="Arial"/>
          <w:sz w:val="22"/>
          <w:szCs w:val="22"/>
        </w:rPr>
        <w:tab/>
      </w:r>
    </w:p>
    <w:p w14:paraId="185E6440" w14:textId="77777777" w:rsidR="00571B89" w:rsidRPr="00911BD3" w:rsidRDefault="009839B3" w:rsidP="00911BD3">
      <w:pPr>
        <w:pStyle w:val="CapNormal"/>
        <w:spacing w:after="0"/>
        <w:rPr>
          <w:rFonts w:asciiTheme="minorHAnsi" w:hAnsiTheme="minorHAnsi"/>
        </w:rPr>
      </w:pPr>
      <w:r w:rsidRPr="00911BD3">
        <w:rPr>
          <w:rFonts w:asciiTheme="minorHAnsi" w:hAnsiTheme="minorHAnsi"/>
        </w:rPr>
        <w:t>None Identified.</w:t>
      </w:r>
    </w:p>
    <w:p w14:paraId="185E6441" w14:textId="77777777" w:rsidR="009839B3" w:rsidRPr="003064E6" w:rsidRDefault="009839B3" w:rsidP="00FD23A6">
      <w:pPr>
        <w:ind w:left="720"/>
        <w:rPr>
          <w:rFonts w:asciiTheme="minorHAnsi" w:hAnsiTheme="minorHAnsi" w:cs="Arial"/>
          <w:i/>
          <w:sz w:val="22"/>
          <w:szCs w:val="22"/>
          <w:highlight w:val="lightGray"/>
        </w:rPr>
      </w:pPr>
    </w:p>
    <w:p w14:paraId="185E6442" w14:textId="77777777" w:rsidR="005B0288" w:rsidRPr="003064E6" w:rsidRDefault="005B0288" w:rsidP="001E385E">
      <w:pPr>
        <w:pStyle w:val="Heading2"/>
        <w:numPr>
          <w:ilvl w:val="1"/>
          <w:numId w:val="13"/>
        </w:numPr>
        <w:rPr>
          <w:rFonts w:asciiTheme="minorHAnsi" w:hAnsiTheme="minorHAnsi" w:cs="Arial"/>
          <w:bCs/>
          <w:szCs w:val="24"/>
        </w:rPr>
      </w:pPr>
      <w:bookmarkStart w:id="28" w:name="_Toc296593345"/>
      <w:bookmarkStart w:id="29" w:name="_Toc433662182"/>
      <w:r w:rsidRPr="003064E6">
        <w:rPr>
          <w:rFonts w:asciiTheme="minorHAnsi" w:hAnsiTheme="minorHAnsi" w:cs="Arial"/>
          <w:bCs/>
          <w:szCs w:val="24"/>
        </w:rPr>
        <w:t>External References</w:t>
      </w:r>
      <w:bookmarkEnd w:id="28"/>
      <w:bookmarkEnd w:id="29"/>
    </w:p>
    <w:p w14:paraId="185E6443" w14:textId="77777777" w:rsidR="005B0288" w:rsidRPr="00911BD3" w:rsidRDefault="009839B3" w:rsidP="00911BD3">
      <w:pPr>
        <w:pStyle w:val="CapNormal"/>
        <w:spacing w:after="0"/>
        <w:rPr>
          <w:rFonts w:asciiTheme="minorHAnsi" w:hAnsiTheme="minorHAnsi"/>
        </w:rPr>
      </w:pPr>
      <w:r w:rsidRPr="00911BD3">
        <w:rPr>
          <w:rFonts w:asciiTheme="minorHAnsi" w:hAnsiTheme="minorHAnsi"/>
        </w:rPr>
        <w:t>None Identified.</w:t>
      </w:r>
    </w:p>
    <w:p w14:paraId="185E6444" w14:textId="77777777" w:rsidR="00830CAE" w:rsidRPr="003064E6" w:rsidRDefault="00830CAE" w:rsidP="00FD23A6">
      <w:pPr>
        <w:rPr>
          <w:rFonts w:asciiTheme="minorHAnsi" w:hAnsiTheme="minorHAnsi" w:cs="Arial"/>
        </w:rPr>
      </w:pPr>
    </w:p>
    <w:p w14:paraId="185E6445" w14:textId="77777777" w:rsidR="005B0288" w:rsidRDefault="005B0288" w:rsidP="001E385E">
      <w:pPr>
        <w:pStyle w:val="Heading2"/>
        <w:numPr>
          <w:ilvl w:val="1"/>
          <w:numId w:val="13"/>
        </w:numPr>
        <w:rPr>
          <w:rFonts w:asciiTheme="minorHAnsi" w:hAnsiTheme="minorHAnsi" w:cs="Arial"/>
          <w:bCs/>
          <w:szCs w:val="24"/>
        </w:rPr>
      </w:pPr>
      <w:bookmarkStart w:id="30" w:name="_Toc296593346"/>
      <w:bookmarkStart w:id="31" w:name="_Toc433662183"/>
      <w:r w:rsidRPr="003064E6">
        <w:rPr>
          <w:rFonts w:asciiTheme="minorHAnsi" w:hAnsiTheme="minorHAnsi" w:cs="Arial"/>
          <w:bCs/>
          <w:szCs w:val="24"/>
        </w:rPr>
        <w:t>Definitions/Acronyms/Abbreviations</w:t>
      </w:r>
      <w:bookmarkEnd w:id="30"/>
      <w:bookmarkEnd w:id="31"/>
    </w:p>
    <w:p w14:paraId="185E6446" w14:textId="77777777" w:rsidR="00944503" w:rsidRPr="00944503" w:rsidRDefault="00944503" w:rsidP="00FD23A6">
      <w:pPr>
        <w:rPr>
          <w:lang w:val="en-US"/>
        </w:rPr>
      </w:pPr>
    </w:p>
    <w:tbl>
      <w:tblPr>
        <w:tblStyle w:val="TableGrid"/>
        <w:tblW w:w="8820" w:type="dxa"/>
        <w:tblInd w:w="738" w:type="dxa"/>
        <w:tblLook w:val="04A0" w:firstRow="1" w:lastRow="0" w:firstColumn="1" w:lastColumn="0" w:noHBand="0" w:noVBand="1"/>
      </w:tblPr>
      <w:tblGrid>
        <w:gridCol w:w="1998"/>
        <w:gridCol w:w="6822"/>
      </w:tblGrid>
      <w:tr w:rsidR="006C4C13" w14:paraId="185E6449" w14:textId="77777777" w:rsidTr="00FB1EAD">
        <w:trPr>
          <w:trHeight w:val="429"/>
        </w:trPr>
        <w:tc>
          <w:tcPr>
            <w:tcW w:w="1998" w:type="dxa"/>
            <w:shd w:val="clear" w:color="auto" w:fill="auto"/>
            <w:vAlign w:val="center"/>
          </w:tcPr>
          <w:p w14:paraId="185E6447" w14:textId="77777777" w:rsidR="006C4C13" w:rsidRPr="00944503" w:rsidRDefault="002A7626" w:rsidP="00FD23A6">
            <w:pPr>
              <w:pStyle w:val="NormalText"/>
              <w:rPr>
                <w:rFonts w:asciiTheme="minorHAnsi" w:hAnsiTheme="minorHAnsi"/>
                <w:b/>
              </w:rPr>
            </w:pPr>
            <w:r>
              <w:rPr>
                <w:rFonts w:asciiTheme="minorHAnsi" w:hAnsiTheme="minorHAnsi"/>
              </w:rPr>
              <w:t>EC</w:t>
            </w:r>
          </w:p>
        </w:tc>
        <w:tc>
          <w:tcPr>
            <w:tcW w:w="6822" w:type="dxa"/>
            <w:shd w:val="clear" w:color="auto" w:fill="auto"/>
            <w:vAlign w:val="center"/>
          </w:tcPr>
          <w:p w14:paraId="185E6448" w14:textId="77777777" w:rsidR="006C4C13" w:rsidRPr="00944503" w:rsidRDefault="002A7626" w:rsidP="00FD23A6">
            <w:pPr>
              <w:pStyle w:val="NormalText"/>
              <w:rPr>
                <w:rFonts w:asciiTheme="minorHAnsi" w:hAnsiTheme="minorHAnsi"/>
                <w:b/>
              </w:rPr>
            </w:pPr>
            <w:r>
              <w:rPr>
                <w:rFonts w:asciiTheme="minorHAnsi" w:hAnsiTheme="minorHAnsi"/>
              </w:rPr>
              <w:t xml:space="preserve">Enrollment Center </w:t>
            </w:r>
          </w:p>
        </w:tc>
      </w:tr>
      <w:tr w:rsidR="006C4C13" w14:paraId="185E644C" w14:textId="77777777" w:rsidTr="00FB1EAD">
        <w:trPr>
          <w:trHeight w:val="429"/>
        </w:trPr>
        <w:tc>
          <w:tcPr>
            <w:tcW w:w="1998" w:type="dxa"/>
            <w:vAlign w:val="center"/>
          </w:tcPr>
          <w:p w14:paraId="185E644A" w14:textId="77777777" w:rsidR="006C4C13" w:rsidRPr="00944503" w:rsidRDefault="006C4C13" w:rsidP="00FD23A6">
            <w:pPr>
              <w:pStyle w:val="NormalText"/>
              <w:rPr>
                <w:rFonts w:asciiTheme="minorHAnsi" w:hAnsiTheme="minorHAnsi"/>
                <w:b/>
              </w:rPr>
            </w:pPr>
            <w:r w:rsidRPr="00944503">
              <w:rPr>
                <w:rFonts w:asciiTheme="minorHAnsi" w:hAnsiTheme="minorHAnsi"/>
              </w:rPr>
              <w:t xml:space="preserve">SAP </w:t>
            </w:r>
          </w:p>
        </w:tc>
        <w:tc>
          <w:tcPr>
            <w:tcW w:w="6822" w:type="dxa"/>
            <w:vAlign w:val="center"/>
          </w:tcPr>
          <w:p w14:paraId="185E644B" w14:textId="77777777" w:rsidR="006C4C13" w:rsidRPr="00944503" w:rsidRDefault="006C4C13" w:rsidP="00FD23A6">
            <w:pPr>
              <w:pStyle w:val="NormalText"/>
              <w:rPr>
                <w:rFonts w:asciiTheme="minorHAnsi" w:hAnsiTheme="minorHAnsi"/>
                <w:b/>
              </w:rPr>
            </w:pPr>
            <w:r w:rsidRPr="00944503">
              <w:rPr>
                <w:rFonts w:asciiTheme="minorHAnsi" w:hAnsiTheme="minorHAnsi"/>
              </w:rPr>
              <w:t>Systems, Applications &amp; Products in Data Processing</w:t>
            </w:r>
          </w:p>
        </w:tc>
      </w:tr>
      <w:tr w:rsidR="002A7626" w14:paraId="185E644F" w14:textId="77777777" w:rsidTr="00FB1EAD">
        <w:trPr>
          <w:trHeight w:val="429"/>
        </w:trPr>
        <w:tc>
          <w:tcPr>
            <w:tcW w:w="1998" w:type="dxa"/>
            <w:vAlign w:val="center"/>
          </w:tcPr>
          <w:p w14:paraId="185E644D" w14:textId="77777777" w:rsidR="002A7626" w:rsidRPr="00944503" w:rsidRDefault="002A7626" w:rsidP="00420775">
            <w:pPr>
              <w:pStyle w:val="NormalText"/>
              <w:rPr>
                <w:rFonts w:asciiTheme="minorHAnsi" w:hAnsiTheme="minorHAnsi"/>
                <w:b/>
              </w:rPr>
            </w:pPr>
            <w:r w:rsidRPr="00944503">
              <w:rPr>
                <w:rFonts w:asciiTheme="minorHAnsi" w:hAnsiTheme="minorHAnsi"/>
              </w:rPr>
              <w:t>CRM</w:t>
            </w:r>
          </w:p>
        </w:tc>
        <w:tc>
          <w:tcPr>
            <w:tcW w:w="6822" w:type="dxa"/>
            <w:vAlign w:val="center"/>
          </w:tcPr>
          <w:p w14:paraId="185E644E" w14:textId="77777777" w:rsidR="002A7626" w:rsidRPr="00B4456D" w:rsidRDefault="002A7626" w:rsidP="00420775">
            <w:pPr>
              <w:pStyle w:val="NormalText"/>
              <w:rPr>
                <w:rFonts w:asciiTheme="minorHAnsi" w:hAnsiTheme="minorHAnsi"/>
                <w:b/>
              </w:rPr>
            </w:pPr>
            <w:r w:rsidRPr="00944503">
              <w:rPr>
                <w:rFonts w:asciiTheme="minorHAnsi" w:hAnsiTheme="minorHAnsi"/>
              </w:rPr>
              <w:t xml:space="preserve">Customer Relationship Management </w:t>
            </w:r>
            <w:r w:rsidR="00B4456D">
              <w:rPr>
                <w:rFonts w:asciiTheme="minorHAnsi" w:hAnsiTheme="minorHAnsi"/>
              </w:rPr>
              <w:t>(Front Office SAP)</w:t>
            </w:r>
          </w:p>
        </w:tc>
      </w:tr>
      <w:tr w:rsidR="006C4C13" w14:paraId="185E6452" w14:textId="77777777" w:rsidTr="00FB1EAD">
        <w:trPr>
          <w:trHeight w:val="429"/>
        </w:trPr>
        <w:tc>
          <w:tcPr>
            <w:tcW w:w="1998" w:type="dxa"/>
            <w:vAlign w:val="center"/>
          </w:tcPr>
          <w:p w14:paraId="185E6450" w14:textId="77777777" w:rsidR="006C4C13" w:rsidRPr="00944503" w:rsidRDefault="002A7626" w:rsidP="00FD23A6">
            <w:pPr>
              <w:pStyle w:val="NormalText"/>
              <w:rPr>
                <w:rFonts w:asciiTheme="minorHAnsi" w:hAnsiTheme="minorHAnsi"/>
                <w:b/>
              </w:rPr>
            </w:pPr>
            <w:r>
              <w:rPr>
                <w:rFonts w:asciiTheme="minorHAnsi" w:hAnsiTheme="minorHAnsi"/>
              </w:rPr>
              <w:t>ECC</w:t>
            </w:r>
          </w:p>
        </w:tc>
        <w:tc>
          <w:tcPr>
            <w:tcW w:w="6822" w:type="dxa"/>
            <w:vAlign w:val="center"/>
          </w:tcPr>
          <w:p w14:paraId="185E6451" w14:textId="77777777" w:rsidR="006C4C13" w:rsidRPr="00B4456D" w:rsidRDefault="00B4456D" w:rsidP="00FD23A6">
            <w:pPr>
              <w:pStyle w:val="NormalText"/>
              <w:rPr>
                <w:rFonts w:asciiTheme="minorHAnsi" w:hAnsiTheme="minorHAnsi"/>
              </w:rPr>
            </w:pPr>
            <w:r>
              <w:rPr>
                <w:rFonts w:asciiTheme="minorHAnsi" w:hAnsiTheme="minorHAnsi"/>
              </w:rPr>
              <w:t>Enterprise Central Component (Back Office SAP)</w:t>
            </w:r>
          </w:p>
        </w:tc>
      </w:tr>
      <w:tr w:rsidR="006C4C13" w14:paraId="185E6455" w14:textId="77777777" w:rsidTr="00FB1EAD">
        <w:trPr>
          <w:trHeight w:val="429"/>
        </w:trPr>
        <w:tc>
          <w:tcPr>
            <w:tcW w:w="1998" w:type="dxa"/>
            <w:vAlign w:val="center"/>
          </w:tcPr>
          <w:p w14:paraId="185E6453" w14:textId="77777777" w:rsidR="006C4C13" w:rsidRPr="00944503" w:rsidRDefault="00216493" w:rsidP="00FD23A6">
            <w:pPr>
              <w:pStyle w:val="NormalText"/>
              <w:rPr>
                <w:rFonts w:asciiTheme="minorHAnsi" w:hAnsiTheme="minorHAnsi"/>
                <w:b/>
              </w:rPr>
            </w:pPr>
            <w:r w:rsidRPr="00944503">
              <w:rPr>
                <w:rFonts w:asciiTheme="minorHAnsi" w:hAnsiTheme="minorHAnsi"/>
              </w:rPr>
              <w:t>CE</w:t>
            </w:r>
          </w:p>
        </w:tc>
        <w:tc>
          <w:tcPr>
            <w:tcW w:w="6822" w:type="dxa"/>
            <w:vAlign w:val="center"/>
          </w:tcPr>
          <w:p w14:paraId="185E6454" w14:textId="77777777" w:rsidR="006C4C13" w:rsidRPr="00944503" w:rsidRDefault="00216493" w:rsidP="00FD23A6">
            <w:pPr>
              <w:pStyle w:val="NormalText"/>
              <w:rPr>
                <w:rFonts w:asciiTheme="minorHAnsi" w:hAnsiTheme="minorHAnsi"/>
                <w:b/>
              </w:rPr>
            </w:pPr>
            <w:r w:rsidRPr="00944503">
              <w:rPr>
                <w:rFonts w:asciiTheme="minorHAnsi" w:hAnsiTheme="minorHAnsi"/>
              </w:rPr>
              <w:t>Consumers Energy</w:t>
            </w:r>
          </w:p>
        </w:tc>
      </w:tr>
      <w:tr w:rsidR="006C4C13" w14:paraId="185E6458" w14:textId="77777777" w:rsidTr="00FB1EAD">
        <w:trPr>
          <w:trHeight w:val="429"/>
        </w:trPr>
        <w:tc>
          <w:tcPr>
            <w:tcW w:w="1998" w:type="dxa"/>
            <w:vAlign w:val="center"/>
          </w:tcPr>
          <w:p w14:paraId="185E6456" w14:textId="77777777" w:rsidR="006C4C13" w:rsidRPr="00944503" w:rsidRDefault="00216493" w:rsidP="00FD23A6">
            <w:pPr>
              <w:pStyle w:val="NormalText"/>
              <w:rPr>
                <w:rFonts w:asciiTheme="minorHAnsi" w:hAnsiTheme="minorHAnsi"/>
                <w:b/>
              </w:rPr>
            </w:pPr>
            <w:r w:rsidRPr="00944503">
              <w:rPr>
                <w:rFonts w:asciiTheme="minorHAnsi" w:hAnsiTheme="minorHAnsi"/>
              </w:rPr>
              <w:lastRenderedPageBreak/>
              <w:t>CSR</w:t>
            </w:r>
          </w:p>
        </w:tc>
        <w:tc>
          <w:tcPr>
            <w:tcW w:w="6822" w:type="dxa"/>
            <w:vAlign w:val="center"/>
          </w:tcPr>
          <w:p w14:paraId="185E6457" w14:textId="77777777" w:rsidR="006C4C13" w:rsidRPr="00944503" w:rsidRDefault="00216493" w:rsidP="00FD23A6">
            <w:pPr>
              <w:pStyle w:val="NormalText"/>
              <w:rPr>
                <w:rFonts w:asciiTheme="minorHAnsi" w:hAnsiTheme="minorHAnsi"/>
                <w:b/>
              </w:rPr>
            </w:pPr>
            <w:r w:rsidRPr="00944503">
              <w:rPr>
                <w:rFonts w:asciiTheme="minorHAnsi" w:hAnsiTheme="minorHAnsi"/>
              </w:rPr>
              <w:t>Customer Service Rep</w:t>
            </w:r>
            <w:r w:rsidR="001A0275" w:rsidRPr="00944503">
              <w:rPr>
                <w:rFonts w:asciiTheme="minorHAnsi" w:hAnsiTheme="minorHAnsi"/>
              </w:rPr>
              <w:t>resentative</w:t>
            </w:r>
          </w:p>
        </w:tc>
      </w:tr>
      <w:tr w:rsidR="006C4C13" w14:paraId="185E645B" w14:textId="77777777" w:rsidTr="00FB1EAD">
        <w:trPr>
          <w:trHeight w:val="429"/>
        </w:trPr>
        <w:tc>
          <w:tcPr>
            <w:tcW w:w="1998" w:type="dxa"/>
            <w:vAlign w:val="center"/>
          </w:tcPr>
          <w:p w14:paraId="185E6459" w14:textId="77777777" w:rsidR="006C4C13" w:rsidRPr="00CD228B" w:rsidRDefault="00713B1E" w:rsidP="00FD23A6">
            <w:pPr>
              <w:pStyle w:val="NormalText"/>
              <w:rPr>
                <w:rFonts w:asciiTheme="minorHAnsi" w:hAnsiTheme="minorHAnsi"/>
              </w:rPr>
            </w:pPr>
            <w:r>
              <w:rPr>
                <w:rFonts w:asciiTheme="minorHAnsi" w:hAnsiTheme="minorHAnsi"/>
              </w:rPr>
              <w:t>CSDD</w:t>
            </w:r>
          </w:p>
        </w:tc>
        <w:tc>
          <w:tcPr>
            <w:tcW w:w="6822" w:type="dxa"/>
            <w:vAlign w:val="center"/>
          </w:tcPr>
          <w:p w14:paraId="185E645A" w14:textId="77777777" w:rsidR="006C4C13" w:rsidRPr="00CD228B" w:rsidRDefault="00713B1E" w:rsidP="00FD23A6">
            <w:pPr>
              <w:pStyle w:val="NormalText"/>
              <w:rPr>
                <w:rFonts w:asciiTheme="minorHAnsi" w:hAnsiTheme="minorHAnsi"/>
              </w:rPr>
            </w:pPr>
            <w:r>
              <w:rPr>
                <w:rFonts w:asciiTheme="minorHAnsi" w:hAnsiTheme="minorHAnsi"/>
              </w:rPr>
              <w:t xml:space="preserve">Customer Selects Due Date </w:t>
            </w:r>
          </w:p>
        </w:tc>
      </w:tr>
      <w:tr w:rsidR="00C15FF9" w:rsidRPr="00C15FF9" w14:paraId="7947BC8D" w14:textId="77777777" w:rsidTr="00FB1EAD">
        <w:trPr>
          <w:trHeight w:val="429"/>
        </w:trPr>
        <w:tc>
          <w:tcPr>
            <w:tcW w:w="1998" w:type="dxa"/>
            <w:vAlign w:val="center"/>
          </w:tcPr>
          <w:p w14:paraId="6FCAE2B0" w14:textId="501972BF" w:rsidR="00C15FF9" w:rsidRPr="006F64E1" w:rsidRDefault="00C15FF9" w:rsidP="00FD23A6">
            <w:pPr>
              <w:pStyle w:val="NormalText"/>
              <w:rPr>
                <w:rFonts w:asciiTheme="minorHAnsi" w:hAnsiTheme="minorHAnsi"/>
                <w:b/>
                <w:highlight w:val="green"/>
              </w:rPr>
            </w:pPr>
            <w:r w:rsidRPr="006F64E1">
              <w:rPr>
                <w:rFonts w:asciiTheme="minorHAnsi" w:hAnsiTheme="minorHAnsi"/>
                <w:b/>
                <w:highlight w:val="green"/>
              </w:rPr>
              <w:t>AMR</w:t>
            </w:r>
          </w:p>
        </w:tc>
        <w:tc>
          <w:tcPr>
            <w:tcW w:w="6822" w:type="dxa"/>
            <w:vAlign w:val="center"/>
          </w:tcPr>
          <w:p w14:paraId="55675C2B" w14:textId="394627A0" w:rsidR="00C15FF9" w:rsidRPr="006F64E1" w:rsidRDefault="00C15FF9" w:rsidP="00FD23A6">
            <w:pPr>
              <w:pStyle w:val="NormalText"/>
              <w:rPr>
                <w:rFonts w:asciiTheme="minorHAnsi" w:hAnsiTheme="minorHAnsi"/>
                <w:b/>
                <w:highlight w:val="green"/>
              </w:rPr>
            </w:pPr>
            <w:r w:rsidRPr="006F64E1">
              <w:rPr>
                <w:rFonts w:asciiTheme="minorHAnsi" w:hAnsiTheme="minorHAnsi"/>
                <w:b/>
                <w:highlight w:val="green"/>
              </w:rPr>
              <w:t>Automated Meter rea</w:t>
            </w:r>
            <w:r w:rsidR="00D541ED">
              <w:rPr>
                <w:rFonts w:asciiTheme="minorHAnsi" w:hAnsiTheme="minorHAnsi"/>
                <w:b/>
                <w:highlight w:val="green"/>
              </w:rPr>
              <w:t>ding</w:t>
            </w:r>
          </w:p>
        </w:tc>
      </w:tr>
    </w:tbl>
    <w:p w14:paraId="3C835FCB" w14:textId="77777777" w:rsidR="00C15FF9" w:rsidRDefault="00C15FF9" w:rsidP="00C15FF9">
      <w:pPr>
        <w:pStyle w:val="Heading1"/>
        <w:numPr>
          <w:ilvl w:val="0"/>
          <w:numId w:val="0"/>
        </w:numPr>
        <w:ind w:left="432"/>
        <w:rPr>
          <w:rFonts w:asciiTheme="minorHAnsi" w:hAnsiTheme="minorHAnsi" w:cs="Arial"/>
        </w:rPr>
      </w:pPr>
      <w:bookmarkStart w:id="32" w:name="_Toc433662184"/>
    </w:p>
    <w:p w14:paraId="16FEB914" w14:textId="77777777" w:rsidR="00C15FF9" w:rsidRPr="00C15FF9" w:rsidRDefault="00C15FF9" w:rsidP="00C15FF9"/>
    <w:p w14:paraId="185E645C" w14:textId="77777777" w:rsidR="00830CAE" w:rsidRDefault="00243D5F" w:rsidP="00FD23A6">
      <w:pPr>
        <w:pStyle w:val="Heading1"/>
        <w:rPr>
          <w:rFonts w:asciiTheme="minorHAnsi" w:hAnsiTheme="minorHAnsi" w:cs="Arial"/>
        </w:rPr>
      </w:pPr>
      <w:r>
        <w:rPr>
          <w:rFonts w:asciiTheme="minorHAnsi" w:hAnsiTheme="minorHAnsi" w:cs="Arial"/>
        </w:rPr>
        <w:t>ENHANCEMENT</w:t>
      </w:r>
      <w:r w:rsidR="00C83E7B" w:rsidRPr="003064E6">
        <w:rPr>
          <w:rFonts w:asciiTheme="minorHAnsi" w:hAnsiTheme="minorHAnsi" w:cs="Arial"/>
        </w:rPr>
        <w:t xml:space="preserve"> DESIGN SPECIFICATIONS</w:t>
      </w:r>
      <w:bookmarkEnd w:id="32"/>
    </w:p>
    <w:p w14:paraId="39779B08" w14:textId="77777777" w:rsidR="00C15FF9" w:rsidRPr="00C15FF9" w:rsidRDefault="00C15FF9" w:rsidP="00C15FF9"/>
    <w:p w14:paraId="185E645D"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3" w:name="_Toc433662185"/>
      <w:r w:rsidRPr="003064E6">
        <w:rPr>
          <w:rFonts w:asciiTheme="minorHAnsi" w:hAnsiTheme="minorHAnsi" w:cs="Arial"/>
        </w:rPr>
        <w:t>Detail Requirements</w:t>
      </w:r>
      <w:r w:rsidR="00F24831">
        <w:rPr>
          <w:rFonts w:asciiTheme="minorHAnsi" w:hAnsiTheme="minorHAnsi" w:cs="Arial"/>
        </w:rPr>
        <w:t xml:space="preserve"> - Enhancement</w:t>
      </w:r>
      <w:bookmarkEnd w:id="33"/>
      <w:r w:rsidR="00792BF5">
        <w:rPr>
          <w:rFonts w:asciiTheme="minorHAnsi" w:hAnsiTheme="minorHAnsi" w:cs="Arial"/>
        </w:rPr>
        <w:t>s</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792BF5" w:rsidRPr="00A3028C" w14:paraId="185E645F" w14:textId="77777777" w:rsidTr="00420775">
        <w:trPr>
          <w:cantSplit/>
          <w:trHeight w:val="323"/>
          <w:tblHeader/>
        </w:trPr>
        <w:tc>
          <w:tcPr>
            <w:tcW w:w="8820" w:type="dxa"/>
            <w:gridSpan w:val="2"/>
            <w:shd w:val="pct12" w:color="auto" w:fill="FFFFFF"/>
          </w:tcPr>
          <w:p w14:paraId="185E645E" w14:textId="77777777" w:rsidR="00792BF5" w:rsidRPr="00A3028C" w:rsidRDefault="00792BF5" w:rsidP="00420775">
            <w:pPr>
              <w:pStyle w:val="Caption"/>
              <w:jc w:val="center"/>
              <w:rPr>
                <w:rFonts w:ascii="Arial" w:hAnsi="Arial" w:cs="Arial"/>
                <w:i/>
                <w:sz w:val="22"/>
                <w:szCs w:val="22"/>
              </w:rPr>
            </w:pPr>
            <w:r w:rsidRPr="00A3028C">
              <w:rPr>
                <w:rFonts w:ascii="Arial" w:hAnsi="Arial" w:cs="Arial"/>
                <w:i/>
                <w:sz w:val="22"/>
                <w:szCs w:val="22"/>
              </w:rPr>
              <w:t>Enhancement Requirements</w:t>
            </w:r>
          </w:p>
        </w:tc>
      </w:tr>
      <w:tr w:rsidR="00792BF5" w:rsidRPr="00A3028C" w14:paraId="185E6462" w14:textId="77777777" w:rsidTr="00420775">
        <w:trPr>
          <w:cantSplit/>
          <w:trHeight w:val="251"/>
          <w:tblHeader/>
        </w:trPr>
        <w:tc>
          <w:tcPr>
            <w:tcW w:w="1080" w:type="dxa"/>
            <w:shd w:val="pct12" w:color="auto" w:fill="FFFFFF"/>
          </w:tcPr>
          <w:p w14:paraId="185E6460" w14:textId="77777777" w:rsidR="00792BF5" w:rsidRPr="00A3028C" w:rsidRDefault="00792BF5" w:rsidP="00420775">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14:paraId="185E6461" w14:textId="77777777" w:rsidR="00792BF5" w:rsidRPr="00A3028C" w:rsidRDefault="00792BF5" w:rsidP="00420775">
            <w:pPr>
              <w:pStyle w:val="TableTitle2"/>
              <w:rPr>
                <w:rFonts w:ascii="Arial" w:hAnsi="Arial" w:cs="Arial"/>
                <w:szCs w:val="20"/>
              </w:rPr>
            </w:pPr>
            <w:r w:rsidRPr="00A3028C">
              <w:rPr>
                <w:rFonts w:ascii="Arial" w:hAnsi="Arial" w:cs="Arial"/>
                <w:szCs w:val="20"/>
              </w:rPr>
              <w:t>Description of Requirement</w:t>
            </w:r>
          </w:p>
        </w:tc>
      </w:tr>
      <w:tr w:rsidR="00792BF5" w:rsidRPr="00A3028C" w14:paraId="185E6465" w14:textId="77777777" w:rsidTr="00420775">
        <w:trPr>
          <w:cantSplit/>
          <w:trHeight w:val="260"/>
        </w:trPr>
        <w:tc>
          <w:tcPr>
            <w:tcW w:w="1080" w:type="dxa"/>
          </w:tcPr>
          <w:p w14:paraId="185E6463" w14:textId="77777777" w:rsidR="00792BF5" w:rsidRPr="00A3028C" w:rsidRDefault="00792BF5" w:rsidP="00420775">
            <w:pPr>
              <w:ind w:left="360"/>
              <w:jc w:val="both"/>
              <w:rPr>
                <w:rFonts w:ascii="Arial" w:hAnsi="Arial" w:cs="Arial"/>
                <w:sz w:val="20"/>
                <w:szCs w:val="20"/>
              </w:rPr>
            </w:pPr>
            <w:r>
              <w:rPr>
                <w:rFonts w:ascii="Arial" w:hAnsi="Arial" w:cs="Arial"/>
                <w:sz w:val="20"/>
                <w:szCs w:val="20"/>
              </w:rPr>
              <w:t>1</w:t>
            </w:r>
          </w:p>
        </w:tc>
        <w:tc>
          <w:tcPr>
            <w:tcW w:w="7740" w:type="dxa"/>
          </w:tcPr>
          <w:p w14:paraId="185E6464" w14:textId="77777777" w:rsidR="00792BF5" w:rsidRPr="00C6263F" w:rsidRDefault="002A7626" w:rsidP="00AB3713">
            <w:pPr>
              <w:rPr>
                <w:rFonts w:ascii="Arial" w:hAnsi="Arial" w:cs="Arial"/>
                <w:sz w:val="20"/>
                <w:szCs w:val="20"/>
              </w:rPr>
            </w:pPr>
            <w:r>
              <w:rPr>
                <w:rFonts w:ascii="Arial" w:hAnsi="Arial" w:cs="Arial"/>
                <w:sz w:val="20"/>
              </w:rPr>
              <w:t>Remove existing CSDD eligibility checks in CRM and associated Enrollment prompt pop ups</w:t>
            </w:r>
            <w:r w:rsidR="00792BF5">
              <w:rPr>
                <w:rFonts w:ascii="Arial" w:hAnsi="Arial" w:cs="Arial"/>
                <w:sz w:val="20"/>
              </w:rPr>
              <w:t xml:space="preserve">  </w:t>
            </w:r>
          </w:p>
        </w:tc>
      </w:tr>
      <w:tr w:rsidR="00A11ABC" w:rsidRPr="00DE2065" w14:paraId="185E6468" w14:textId="77777777" w:rsidTr="00420775">
        <w:trPr>
          <w:cantSplit/>
          <w:trHeight w:val="260"/>
        </w:trPr>
        <w:tc>
          <w:tcPr>
            <w:tcW w:w="1080" w:type="dxa"/>
          </w:tcPr>
          <w:p w14:paraId="185E6466" w14:textId="77777777" w:rsidR="00A11ABC" w:rsidRPr="00DE2065" w:rsidRDefault="00A11ABC" w:rsidP="00A11ABC">
            <w:pPr>
              <w:ind w:left="360"/>
              <w:jc w:val="both"/>
              <w:rPr>
                <w:rFonts w:ascii="Arial" w:hAnsi="Arial" w:cs="Arial"/>
                <w:sz w:val="20"/>
                <w:szCs w:val="20"/>
              </w:rPr>
            </w:pPr>
            <w:r>
              <w:rPr>
                <w:rFonts w:ascii="Arial" w:hAnsi="Arial" w:cs="Arial"/>
                <w:sz w:val="20"/>
                <w:szCs w:val="20"/>
              </w:rPr>
              <w:t>2</w:t>
            </w:r>
          </w:p>
        </w:tc>
        <w:tc>
          <w:tcPr>
            <w:tcW w:w="7740" w:type="dxa"/>
          </w:tcPr>
          <w:p w14:paraId="185E6467" w14:textId="77777777" w:rsidR="00A11ABC" w:rsidRDefault="00A11ABC" w:rsidP="008C01DE">
            <w:pPr>
              <w:rPr>
                <w:rFonts w:ascii="Arial" w:hAnsi="Arial" w:cs="Arial"/>
                <w:sz w:val="20"/>
              </w:rPr>
            </w:pPr>
            <w:r>
              <w:rPr>
                <w:rFonts w:ascii="Arial" w:hAnsi="Arial" w:cs="Arial"/>
                <w:sz w:val="20"/>
              </w:rPr>
              <w:t xml:space="preserve">Creation of new broad set of eligibility logic to identify whether or not to display the Pop Up for Enrollment Center, and the creation of the EC Prompt Pop Up. </w:t>
            </w:r>
          </w:p>
        </w:tc>
      </w:tr>
      <w:tr w:rsidR="00792BF5" w:rsidRPr="00DE2065" w14:paraId="185E646B" w14:textId="77777777" w:rsidTr="00420775">
        <w:trPr>
          <w:cantSplit/>
          <w:trHeight w:val="260"/>
        </w:trPr>
        <w:tc>
          <w:tcPr>
            <w:tcW w:w="1080" w:type="dxa"/>
          </w:tcPr>
          <w:p w14:paraId="185E6469" w14:textId="77777777" w:rsidR="00792BF5" w:rsidRPr="00DE2065" w:rsidRDefault="00A11ABC" w:rsidP="00420775">
            <w:pPr>
              <w:ind w:left="360"/>
              <w:jc w:val="both"/>
              <w:rPr>
                <w:rFonts w:ascii="Arial" w:hAnsi="Arial" w:cs="Arial"/>
                <w:sz w:val="20"/>
                <w:szCs w:val="20"/>
              </w:rPr>
            </w:pPr>
            <w:r>
              <w:rPr>
                <w:rFonts w:ascii="Arial" w:hAnsi="Arial" w:cs="Arial"/>
                <w:sz w:val="20"/>
                <w:szCs w:val="20"/>
              </w:rPr>
              <w:t>3</w:t>
            </w:r>
          </w:p>
        </w:tc>
        <w:tc>
          <w:tcPr>
            <w:tcW w:w="7740" w:type="dxa"/>
          </w:tcPr>
          <w:p w14:paraId="185E646A" w14:textId="77777777" w:rsidR="00792BF5" w:rsidRPr="00DE2065" w:rsidRDefault="002A7626" w:rsidP="008C01DE">
            <w:pPr>
              <w:rPr>
                <w:rFonts w:ascii="Arial" w:hAnsi="Arial" w:cs="Arial"/>
                <w:sz w:val="20"/>
              </w:rPr>
            </w:pPr>
            <w:r>
              <w:rPr>
                <w:rFonts w:ascii="Arial" w:hAnsi="Arial" w:cs="Arial"/>
                <w:sz w:val="20"/>
              </w:rPr>
              <w:t xml:space="preserve">Include existing CSDD eligibility checks </w:t>
            </w:r>
            <w:r w:rsidR="008C01DE">
              <w:rPr>
                <w:rFonts w:ascii="Arial" w:hAnsi="Arial" w:cs="Arial"/>
                <w:sz w:val="20"/>
              </w:rPr>
              <w:t>from</w:t>
            </w:r>
            <w:r>
              <w:rPr>
                <w:rFonts w:ascii="Arial" w:hAnsi="Arial" w:cs="Arial"/>
                <w:sz w:val="20"/>
              </w:rPr>
              <w:t xml:space="preserve"> ECC in Enrollment Centers eligibility checks upon accessing the Enrollment Center</w:t>
            </w:r>
          </w:p>
        </w:tc>
      </w:tr>
      <w:tr w:rsidR="002A7626" w:rsidRPr="00DE2065" w14:paraId="185E646E" w14:textId="77777777" w:rsidTr="00420775">
        <w:trPr>
          <w:cantSplit/>
          <w:trHeight w:val="260"/>
        </w:trPr>
        <w:tc>
          <w:tcPr>
            <w:tcW w:w="1080" w:type="dxa"/>
          </w:tcPr>
          <w:p w14:paraId="185E646C" w14:textId="77777777" w:rsidR="002A7626" w:rsidRPr="00DE2065" w:rsidRDefault="00A11ABC" w:rsidP="00420775">
            <w:pPr>
              <w:ind w:left="360"/>
              <w:jc w:val="both"/>
              <w:rPr>
                <w:rFonts w:ascii="Arial" w:hAnsi="Arial" w:cs="Arial"/>
                <w:sz w:val="20"/>
                <w:szCs w:val="20"/>
              </w:rPr>
            </w:pPr>
            <w:r>
              <w:rPr>
                <w:rFonts w:ascii="Arial" w:hAnsi="Arial" w:cs="Arial"/>
                <w:sz w:val="20"/>
                <w:szCs w:val="20"/>
              </w:rPr>
              <w:t>4</w:t>
            </w:r>
          </w:p>
        </w:tc>
        <w:tc>
          <w:tcPr>
            <w:tcW w:w="7740" w:type="dxa"/>
          </w:tcPr>
          <w:p w14:paraId="185E646D" w14:textId="77777777" w:rsidR="002A7626" w:rsidRDefault="002A7626" w:rsidP="00BC69F0">
            <w:pPr>
              <w:rPr>
                <w:rFonts w:ascii="Arial" w:hAnsi="Arial" w:cs="Arial"/>
                <w:sz w:val="20"/>
              </w:rPr>
            </w:pPr>
            <w:r>
              <w:rPr>
                <w:rFonts w:ascii="Arial" w:hAnsi="Arial" w:cs="Arial"/>
                <w:sz w:val="20"/>
              </w:rPr>
              <w:t xml:space="preserve">Creation of logic to auto-navigate to the Business Agreement view upon CSDD Enrollment </w:t>
            </w:r>
            <w:r w:rsidR="00BC69F0">
              <w:rPr>
                <w:rFonts w:ascii="Arial" w:hAnsi="Arial" w:cs="Arial"/>
                <w:sz w:val="20"/>
              </w:rPr>
              <w:t>or</w:t>
            </w:r>
            <w:r>
              <w:rPr>
                <w:rFonts w:ascii="Arial" w:hAnsi="Arial" w:cs="Arial"/>
                <w:sz w:val="20"/>
              </w:rPr>
              <w:t xml:space="preserve"> De-Enrollment from the EC. Upon auto-navigating to the BUAG view, it should be rendered in </w:t>
            </w:r>
            <w:r w:rsidRPr="00107BF6">
              <w:rPr>
                <w:rFonts w:ascii="Arial" w:hAnsi="Arial" w:cs="Arial"/>
                <w:i/>
                <w:sz w:val="20"/>
                <w:u w:val="single"/>
              </w:rPr>
              <w:t>Edit Mode</w:t>
            </w:r>
            <w:r>
              <w:rPr>
                <w:rFonts w:ascii="Arial" w:hAnsi="Arial" w:cs="Arial"/>
                <w:sz w:val="20"/>
              </w:rPr>
              <w:t xml:space="preserve"> </w:t>
            </w:r>
            <w:r w:rsidR="00BC69F0">
              <w:rPr>
                <w:rFonts w:ascii="Arial" w:hAnsi="Arial" w:cs="Arial"/>
                <w:sz w:val="20"/>
              </w:rPr>
              <w:t xml:space="preserve">immediately </w:t>
            </w:r>
            <w:r>
              <w:rPr>
                <w:rFonts w:ascii="Arial" w:hAnsi="Arial" w:cs="Arial"/>
                <w:sz w:val="20"/>
              </w:rPr>
              <w:t>allowing the CSDD program change</w:t>
            </w:r>
          </w:p>
        </w:tc>
      </w:tr>
      <w:tr w:rsidR="002A7626" w:rsidRPr="00DE2065" w14:paraId="185E6471" w14:textId="77777777" w:rsidTr="00420775">
        <w:trPr>
          <w:cantSplit/>
          <w:trHeight w:val="260"/>
        </w:trPr>
        <w:tc>
          <w:tcPr>
            <w:tcW w:w="1080" w:type="dxa"/>
          </w:tcPr>
          <w:p w14:paraId="185E646F" w14:textId="77777777" w:rsidR="002A7626" w:rsidRPr="00DE2065" w:rsidRDefault="00A11ABC" w:rsidP="00420775">
            <w:pPr>
              <w:ind w:left="360"/>
              <w:jc w:val="both"/>
              <w:rPr>
                <w:rFonts w:ascii="Arial" w:hAnsi="Arial" w:cs="Arial"/>
                <w:sz w:val="20"/>
                <w:szCs w:val="20"/>
              </w:rPr>
            </w:pPr>
            <w:r>
              <w:rPr>
                <w:rFonts w:ascii="Arial" w:hAnsi="Arial" w:cs="Arial"/>
                <w:sz w:val="20"/>
                <w:szCs w:val="20"/>
              </w:rPr>
              <w:t>5</w:t>
            </w:r>
          </w:p>
        </w:tc>
        <w:tc>
          <w:tcPr>
            <w:tcW w:w="7740" w:type="dxa"/>
          </w:tcPr>
          <w:p w14:paraId="185E6470" w14:textId="77777777" w:rsidR="002A7626" w:rsidRPr="00107BF6" w:rsidRDefault="00107BF6" w:rsidP="00BD0C86">
            <w:pPr>
              <w:rPr>
                <w:rFonts w:ascii="Arial" w:hAnsi="Arial" w:cs="Arial"/>
                <w:sz w:val="20"/>
              </w:rPr>
            </w:pPr>
            <w:r>
              <w:rPr>
                <w:rFonts w:ascii="Arial" w:hAnsi="Arial" w:cs="Arial"/>
                <w:sz w:val="20"/>
              </w:rPr>
              <w:t>Modify the existing CSDD logic that currently calculates program history for Payment Term change message</w:t>
            </w:r>
            <w:r w:rsidR="002A7626">
              <w:rPr>
                <w:rFonts w:ascii="Arial" w:hAnsi="Arial" w:cs="Arial"/>
                <w:sz w:val="20"/>
              </w:rPr>
              <w:t xml:space="preserve"> </w:t>
            </w:r>
            <w:r w:rsidRPr="00107BF6">
              <w:rPr>
                <w:rFonts w:ascii="Arial" w:hAnsi="Arial" w:cs="Arial"/>
                <w:i/>
                <w:sz w:val="20"/>
              </w:rPr>
              <w:t>(ZRFC_BIBL_CSDD_ELIGIBLE lines 390 to 483)</w:t>
            </w:r>
            <w:r>
              <w:rPr>
                <w:rFonts w:ascii="Arial" w:hAnsi="Arial" w:cs="Arial"/>
                <w:i/>
                <w:sz w:val="20"/>
              </w:rPr>
              <w:t xml:space="preserve"> </w:t>
            </w:r>
            <w:r>
              <w:rPr>
                <w:rFonts w:ascii="Arial" w:hAnsi="Arial" w:cs="Arial"/>
                <w:sz w:val="20"/>
              </w:rPr>
              <w:t>to</w:t>
            </w:r>
            <w:r w:rsidR="00303F88">
              <w:rPr>
                <w:rFonts w:ascii="Arial" w:hAnsi="Arial" w:cs="Arial"/>
                <w:sz w:val="20"/>
              </w:rPr>
              <w:t xml:space="preserve"> be re-used when rendering the </w:t>
            </w:r>
            <w:r w:rsidR="00BD0C86">
              <w:rPr>
                <w:rFonts w:ascii="Arial" w:hAnsi="Arial" w:cs="Arial"/>
                <w:sz w:val="20"/>
              </w:rPr>
              <w:t>Enrollment</w:t>
            </w:r>
            <w:r>
              <w:rPr>
                <w:rFonts w:ascii="Arial" w:hAnsi="Arial" w:cs="Arial"/>
                <w:sz w:val="20"/>
              </w:rPr>
              <w:t xml:space="preserve"> Center to determine CSDD program history. </w:t>
            </w:r>
          </w:p>
        </w:tc>
      </w:tr>
    </w:tbl>
    <w:p w14:paraId="185E6472" w14:textId="77777777" w:rsidR="00893881" w:rsidRDefault="00893881" w:rsidP="00792BF5">
      <w:pPr>
        <w:pStyle w:val="CapNormal"/>
        <w:rPr>
          <w:rFonts w:asciiTheme="minorHAnsi" w:hAnsiTheme="minorHAnsi"/>
        </w:rPr>
      </w:pPr>
    </w:p>
    <w:p w14:paraId="185E6473" w14:textId="77777777" w:rsidR="00143D93" w:rsidRDefault="00AD5D1D" w:rsidP="00792BF5">
      <w:pPr>
        <w:pStyle w:val="CapNormal"/>
        <w:rPr>
          <w:rFonts w:asciiTheme="minorHAnsi" w:hAnsiTheme="minorHAnsi"/>
        </w:rPr>
      </w:pPr>
      <w:r>
        <w:rPr>
          <w:rFonts w:asciiTheme="minorHAnsi" w:hAnsiTheme="minorHAnsi"/>
        </w:rPr>
        <w:t xml:space="preserve">In order for the CSDD program to be included in the Enrollment Center for initiating Enrollment and De-Enrollment for the program, the following changes must be done. </w:t>
      </w:r>
    </w:p>
    <w:p w14:paraId="185E6474" w14:textId="77777777" w:rsidR="00AD5D1D" w:rsidRDefault="00AD5D1D" w:rsidP="00ED27BD">
      <w:pPr>
        <w:pStyle w:val="CapNormal"/>
        <w:numPr>
          <w:ilvl w:val="0"/>
          <w:numId w:val="17"/>
        </w:numPr>
        <w:spacing w:after="0"/>
        <w:rPr>
          <w:rFonts w:asciiTheme="minorHAnsi" w:hAnsiTheme="minorHAnsi"/>
          <w:b/>
        </w:rPr>
      </w:pPr>
      <w:r>
        <w:rPr>
          <w:rFonts w:asciiTheme="minorHAnsi" w:hAnsiTheme="minorHAnsi"/>
          <w:b/>
        </w:rPr>
        <w:t>Remove existing CRM Eligibility checks and</w:t>
      </w:r>
      <w:r w:rsidR="00AB3713">
        <w:rPr>
          <w:rFonts w:asciiTheme="minorHAnsi" w:hAnsiTheme="minorHAnsi"/>
          <w:b/>
        </w:rPr>
        <w:t xml:space="preserve"> Enrollment Prompt Pop Ups:</w:t>
      </w:r>
    </w:p>
    <w:p w14:paraId="185E6475" w14:textId="77777777" w:rsidR="00AD5D1D" w:rsidRDefault="00AD5D1D" w:rsidP="00ED27BD">
      <w:pPr>
        <w:pStyle w:val="CapNormal"/>
        <w:spacing w:after="0"/>
        <w:ind w:left="360"/>
        <w:rPr>
          <w:rFonts w:asciiTheme="minorHAnsi" w:hAnsiTheme="minorHAnsi"/>
        </w:rPr>
      </w:pPr>
      <w:r>
        <w:rPr>
          <w:rFonts w:asciiTheme="minorHAnsi" w:hAnsiTheme="minorHAnsi"/>
        </w:rPr>
        <w:t>Currently once a Move In is completed in CRM a set of CSDD eligibility checks are run in the background in CRM to det</w:t>
      </w:r>
      <w:r w:rsidR="00F83C70">
        <w:rPr>
          <w:rFonts w:asciiTheme="minorHAnsi" w:hAnsiTheme="minorHAnsi"/>
        </w:rPr>
        <w:t xml:space="preserve">ermine whether or not to display a pop up which prompts </w:t>
      </w:r>
      <w:r>
        <w:rPr>
          <w:rFonts w:asciiTheme="minorHAnsi" w:hAnsiTheme="minorHAnsi"/>
        </w:rPr>
        <w:t>the CSR to offer the CSDD program to the customer. If the</w:t>
      </w:r>
      <w:r w:rsidR="00F83C70">
        <w:rPr>
          <w:rFonts w:asciiTheme="minorHAnsi" w:hAnsiTheme="minorHAnsi"/>
        </w:rPr>
        <w:t>se</w:t>
      </w:r>
      <w:r>
        <w:rPr>
          <w:rFonts w:asciiTheme="minorHAnsi" w:hAnsiTheme="minorHAnsi"/>
        </w:rPr>
        <w:t xml:space="preserve"> checks determine that the customer is eligible for CSDD, </w:t>
      </w:r>
      <w:r w:rsidR="00D72ED3">
        <w:rPr>
          <w:rFonts w:asciiTheme="minorHAnsi" w:hAnsiTheme="minorHAnsi"/>
        </w:rPr>
        <w:t>a</w:t>
      </w:r>
      <w:r>
        <w:rPr>
          <w:rFonts w:asciiTheme="minorHAnsi" w:hAnsiTheme="minorHAnsi"/>
        </w:rPr>
        <w:t xml:space="preserve"> </w:t>
      </w:r>
      <w:r w:rsidR="00D72ED3">
        <w:rPr>
          <w:rFonts w:asciiTheme="minorHAnsi" w:hAnsiTheme="minorHAnsi"/>
        </w:rPr>
        <w:t xml:space="preserve">pop up is displayed to the CSR </w:t>
      </w:r>
      <w:r w:rsidR="00F83C70">
        <w:rPr>
          <w:rFonts w:asciiTheme="minorHAnsi" w:hAnsiTheme="minorHAnsi"/>
        </w:rPr>
        <w:t>encouraging</w:t>
      </w:r>
      <w:r w:rsidR="00D72ED3">
        <w:rPr>
          <w:rFonts w:asciiTheme="minorHAnsi" w:hAnsiTheme="minorHAnsi"/>
        </w:rPr>
        <w:t xml:space="preserve"> CSDD Enrollment. </w:t>
      </w:r>
    </w:p>
    <w:p w14:paraId="185E6476" w14:textId="77777777" w:rsidR="00D46352" w:rsidRPr="00D46352" w:rsidRDefault="00D46352" w:rsidP="00ED27BD">
      <w:pPr>
        <w:pStyle w:val="CapNormal"/>
        <w:spacing w:after="0"/>
        <w:ind w:left="360"/>
        <w:rPr>
          <w:rFonts w:asciiTheme="minorHAnsi" w:hAnsiTheme="minorHAnsi"/>
        </w:rPr>
      </w:pPr>
      <w:r w:rsidRPr="00D46352">
        <w:rPr>
          <w:rFonts w:asciiTheme="minorHAnsi" w:hAnsiTheme="minorHAnsi"/>
          <w:b/>
        </w:rPr>
        <w:t>Component</w:t>
      </w:r>
      <w:r w:rsidRPr="00D46352">
        <w:rPr>
          <w:rFonts w:asciiTheme="minorHAnsi" w:hAnsiTheme="minorHAnsi"/>
        </w:rPr>
        <w:t xml:space="preserve"> – ZCMSUMMQA</w:t>
      </w:r>
    </w:p>
    <w:p w14:paraId="185E6477" w14:textId="77777777" w:rsidR="00D46352" w:rsidRPr="00D46352" w:rsidRDefault="00D46352" w:rsidP="00ED27BD">
      <w:pPr>
        <w:pStyle w:val="CapNormal"/>
        <w:spacing w:after="0"/>
        <w:ind w:left="360"/>
        <w:rPr>
          <w:rFonts w:asciiTheme="minorHAnsi" w:hAnsiTheme="minorHAnsi"/>
        </w:rPr>
      </w:pPr>
      <w:r w:rsidRPr="00D46352">
        <w:rPr>
          <w:rFonts w:asciiTheme="minorHAnsi" w:hAnsiTheme="minorHAnsi"/>
          <w:b/>
        </w:rPr>
        <w:t>Views</w:t>
      </w:r>
      <w:r w:rsidRPr="00D46352">
        <w:rPr>
          <w:rFonts w:asciiTheme="minorHAnsi" w:hAnsiTheme="minorHAnsi"/>
        </w:rPr>
        <w:t xml:space="preserve"> - EBILLQ2YEF and ALLCONNECTQEF</w:t>
      </w:r>
    </w:p>
    <w:p w14:paraId="185E6478" w14:textId="77777777" w:rsidR="00D46352" w:rsidRDefault="00D46352" w:rsidP="00ED27BD">
      <w:pPr>
        <w:pStyle w:val="CapNormal"/>
        <w:spacing w:after="0"/>
        <w:ind w:left="360"/>
        <w:rPr>
          <w:rFonts w:asciiTheme="minorHAnsi" w:hAnsiTheme="minorHAnsi"/>
        </w:rPr>
      </w:pPr>
      <w:r w:rsidRPr="00D46352">
        <w:rPr>
          <w:rFonts w:asciiTheme="minorHAnsi" w:hAnsiTheme="minorHAnsi"/>
          <w:b/>
        </w:rPr>
        <w:t>Method</w:t>
      </w:r>
      <w:r w:rsidRPr="00D46352">
        <w:rPr>
          <w:rFonts w:asciiTheme="minorHAnsi" w:hAnsiTheme="minorHAnsi"/>
        </w:rPr>
        <w:t xml:space="preserve"> – OFFER_CSDD.  </w:t>
      </w:r>
      <w:r w:rsidR="007633AB">
        <w:rPr>
          <w:rFonts w:asciiTheme="minorHAnsi" w:hAnsiTheme="minorHAnsi"/>
        </w:rPr>
        <w:t>(</w:t>
      </w:r>
      <w:r w:rsidRPr="00D46352">
        <w:rPr>
          <w:rFonts w:asciiTheme="minorHAnsi" w:hAnsiTheme="minorHAnsi"/>
        </w:rPr>
        <w:t>This method checks to s</w:t>
      </w:r>
      <w:r w:rsidR="007633AB">
        <w:rPr>
          <w:rFonts w:asciiTheme="minorHAnsi" w:hAnsiTheme="minorHAnsi"/>
        </w:rPr>
        <w:t>ee if we can offer CSDD to them).</w:t>
      </w:r>
    </w:p>
    <w:p w14:paraId="185E6479" w14:textId="77777777" w:rsidR="005231F5" w:rsidRPr="00D46352" w:rsidRDefault="005231F5" w:rsidP="00ED27BD">
      <w:pPr>
        <w:pStyle w:val="CapNormal"/>
        <w:spacing w:after="0"/>
        <w:ind w:left="360"/>
        <w:rPr>
          <w:rFonts w:asciiTheme="minorHAnsi" w:hAnsiTheme="minorHAnsi"/>
        </w:rPr>
      </w:pPr>
    </w:p>
    <w:p w14:paraId="185E647A" w14:textId="77777777" w:rsidR="004841C8" w:rsidRDefault="004841C8" w:rsidP="00ED27BD">
      <w:pPr>
        <w:pStyle w:val="CapNormal"/>
        <w:spacing w:after="0"/>
        <w:ind w:left="360"/>
        <w:rPr>
          <w:rFonts w:asciiTheme="minorHAnsi" w:hAnsiTheme="minorHAnsi"/>
        </w:rPr>
      </w:pPr>
      <w:r>
        <w:rPr>
          <w:rFonts w:asciiTheme="minorHAnsi" w:hAnsiTheme="minorHAnsi"/>
        </w:rPr>
        <w:t>Since CSDD will be included in the Enrollment Center for initiating Enrollment, this functionality is no longer needed</w:t>
      </w:r>
      <w:r w:rsidR="00A11ABC">
        <w:rPr>
          <w:rFonts w:asciiTheme="minorHAnsi" w:hAnsiTheme="minorHAnsi"/>
        </w:rPr>
        <w:t xml:space="preserve">. </w:t>
      </w:r>
      <w:r>
        <w:rPr>
          <w:rFonts w:asciiTheme="minorHAnsi" w:hAnsiTheme="minorHAnsi"/>
        </w:rPr>
        <w:t xml:space="preserve">The CRM CSDD eligibility checks should be removed, along with the associated CSDD Enrollment prompt pop ups that are displayed at the time of Move Ins. </w:t>
      </w:r>
    </w:p>
    <w:p w14:paraId="185E647B" w14:textId="77777777" w:rsidR="00ED27BD" w:rsidRDefault="00ED27BD" w:rsidP="00ED27BD">
      <w:pPr>
        <w:pStyle w:val="CapNormal"/>
        <w:spacing w:after="0"/>
        <w:ind w:left="360"/>
        <w:rPr>
          <w:rFonts w:asciiTheme="minorHAnsi" w:hAnsiTheme="minorHAnsi"/>
        </w:rPr>
      </w:pPr>
    </w:p>
    <w:p w14:paraId="185E647C" w14:textId="77777777" w:rsidR="00A11ABC" w:rsidRDefault="00A11ABC" w:rsidP="00ED27BD">
      <w:pPr>
        <w:pStyle w:val="CapNormal"/>
        <w:numPr>
          <w:ilvl w:val="0"/>
          <w:numId w:val="17"/>
        </w:numPr>
        <w:spacing w:after="0"/>
        <w:rPr>
          <w:rFonts w:asciiTheme="minorHAnsi" w:hAnsiTheme="minorHAnsi"/>
          <w:b/>
        </w:rPr>
      </w:pPr>
      <w:r>
        <w:rPr>
          <w:rFonts w:asciiTheme="minorHAnsi" w:hAnsiTheme="minorHAnsi"/>
          <w:b/>
        </w:rPr>
        <w:t>Creation of Enrollment Center Pop Up</w:t>
      </w:r>
      <w:r w:rsidR="00052223">
        <w:rPr>
          <w:rFonts w:asciiTheme="minorHAnsi" w:hAnsiTheme="minorHAnsi"/>
          <w:b/>
        </w:rPr>
        <w:t xml:space="preserve"> and Eligibility Rules</w:t>
      </w:r>
      <w:r>
        <w:rPr>
          <w:rFonts w:asciiTheme="minorHAnsi" w:hAnsiTheme="minorHAnsi"/>
          <w:b/>
        </w:rPr>
        <w:t>:</w:t>
      </w:r>
    </w:p>
    <w:p w14:paraId="185E647D" w14:textId="77777777" w:rsidR="00EA6090" w:rsidRDefault="00A11ABC" w:rsidP="00ED27BD">
      <w:pPr>
        <w:pStyle w:val="CapNormal"/>
        <w:spacing w:after="0"/>
        <w:ind w:left="360"/>
        <w:rPr>
          <w:rFonts w:asciiTheme="minorHAnsi" w:hAnsiTheme="minorHAnsi"/>
        </w:rPr>
      </w:pPr>
      <w:r>
        <w:rPr>
          <w:rFonts w:asciiTheme="minorHAnsi" w:hAnsiTheme="minorHAnsi"/>
        </w:rPr>
        <w:t>Instead</w:t>
      </w:r>
      <w:r w:rsidR="00EA6090">
        <w:rPr>
          <w:rFonts w:asciiTheme="minorHAnsi" w:hAnsiTheme="minorHAnsi"/>
        </w:rPr>
        <w:t xml:space="preserve"> of creating individual program enrollment prompts for each new customer program, (CSDD, DPP, PrePay, etc.) we will create a new broad set of eligibility rules which will be run at the same time the existing CSDD ones are executed after the completion of a Move In. Once the Move In is completed, the system displays the “Collect Email” view in CRM which is when these new eligibility </w:t>
      </w:r>
      <w:r w:rsidR="00EA6090">
        <w:rPr>
          <w:rFonts w:asciiTheme="minorHAnsi" w:hAnsiTheme="minorHAnsi"/>
        </w:rPr>
        <w:lastRenderedPageBreak/>
        <w:t>checks will be executed. If the account passes the eligibility checks (listed below) then a</w:t>
      </w:r>
      <w:r w:rsidR="00A31A3E">
        <w:rPr>
          <w:rFonts w:asciiTheme="minorHAnsi" w:hAnsiTheme="minorHAnsi"/>
        </w:rPr>
        <w:t>n informational</w:t>
      </w:r>
      <w:r w:rsidR="00EA6090">
        <w:rPr>
          <w:rFonts w:asciiTheme="minorHAnsi" w:hAnsiTheme="minorHAnsi"/>
        </w:rPr>
        <w:t xml:space="preserve"> Pop Up should be displayed to the user with the following verbiage:</w:t>
      </w:r>
    </w:p>
    <w:p w14:paraId="185E647E" w14:textId="77777777" w:rsidR="00EA6090" w:rsidRDefault="00EA6090" w:rsidP="00ED27BD">
      <w:pPr>
        <w:pStyle w:val="CapNormal"/>
        <w:spacing w:after="0"/>
        <w:ind w:left="360"/>
        <w:rPr>
          <w:rFonts w:asciiTheme="minorHAnsi" w:hAnsiTheme="minorHAnsi"/>
        </w:rPr>
      </w:pPr>
      <w:r>
        <w:rPr>
          <w:rFonts w:asciiTheme="minorHAnsi" w:hAnsiTheme="minorHAnsi"/>
        </w:rPr>
        <w:t>“Customer is eligible for customer programs. Please navigate to the Enrollment Center for details.”</w:t>
      </w:r>
    </w:p>
    <w:p w14:paraId="185E647F" w14:textId="77777777" w:rsidR="00EA6090" w:rsidRDefault="00EA6090" w:rsidP="00ED27BD">
      <w:pPr>
        <w:pStyle w:val="CapNormal"/>
        <w:spacing w:after="0"/>
        <w:ind w:left="360"/>
        <w:rPr>
          <w:rFonts w:asciiTheme="minorHAnsi" w:hAnsiTheme="minorHAnsi"/>
        </w:rPr>
      </w:pPr>
    </w:p>
    <w:p w14:paraId="185E6480" w14:textId="77777777" w:rsidR="00EA6090" w:rsidRDefault="00EA6090" w:rsidP="00ED27BD">
      <w:pPr>
        <w:pStyle w:val="CapNormal"/>
        <w:spacing w:after="0"/>
        <w:ind w:left="360"/>
        <w:rPr>
          <w:rFonts w:asciiTheme="minorHAnsi" w:hAnsiTheme="minorHAnsi"/>
        </w:rPr>
      </w:pPr>
      <w:r>
        <w:rPr>
          <w:rFonts w:asciiTheme="minorHAnsi" w:hAnsiTheme="minorHAnsi"/>
        </w:rPr>
        <w:t xml:space="preserve">Additionally, </w:t>
      </w:r>
      <w:r w:rsidR="00A31A3E">
        <w:rPr>
          <w:rFonts w:asciiTheme="minorHAnsi" w:hAnsiTheme="minorHAnsi"/>
        </w:rPr>
        <w:t xml:space="preserve">this informational pop up should include an “OK” button, that the user will click in order to close the pop up message. </w:t>
      </w:r>
    </w:p>
    <w:p w14:paraId="185E6481" w14:textId="77777777" w:rsidR="00252180" w:rsidRDefault="00252180" w:rsidP="00ED27BD">
      <w:pPr>
        <w:pStyle w:val="CapNormal"/>
        <w:spacing w:after="0"/>
        <w:ind w:left="360"/>
        <w:rPr>
          <w:rFonts w:asciiTheme="minorHAnsi" w:hAnsiTheme="minorHAnsi"/>
        </w:rPr>
      </w:pPr>
    </w:p>
    <w:p w14:paraId="185E6484" w14:textId="77777777" w:rsidR="00ED27BD" w:rsidRDefault="00ED27BD" w:rsidP="00ED27BD">
      <w:pPr>
        <w:pStyle w:val="CapNormal"/>
        <w:spacing w:after="0"/>
        <w:ind w:left="360"/>
        <w:rPr>
          <w:rFonts w:asciiTheme="minorHAnsi" w:hAnsiTheme="minorHAnsi"/>
        </w:rPr>
      </w:pPr>
    </w:p>
    <w:p w14:paraId="185E6485" w14:textId="77777777" w:rsidR="00A31A3E" w:rsidRPr="00A31A3E" w:rsidRDefault="00A31A3E" w:rsidP="00ED27BD">
      <w:pPr>
        <w:pStyle w:val="CapNormal"/>
        <w:spacing w:after="0"/>
        <w:ind w:left="360"/>
        <w:rPr>
          <w:rFonts w:asciiTheme="minorHAnsi" w:hAnsiTheme="minorHAnsi"/>
          <w:b/>
        </w:rPr>
      </w:pPr>
      <w:r>
        <w:rPr>
          <w:rFonts w:asciiTheme="minorHAnsi" w:hAnsiTheme="minorHAnsi"/>
          <w:b/>
        </w:rPr>
        <w:t>Enrollment Center Pop Up</w:t>
      </w:r>
      <w:r w:rsidRPr="00A31A3E">
        <w:rPr>
          <w:rFonts w:asciiTheme="minorHAnsi" w:hAnsiTheme="minorHAnsi"/>
          <w:b/>
        </w:rPr>
        <w:t xml:space="preserve"> Eligibility </w:t>
      </w:r>
      <w:r>
        <w:rPr>
          <w:rFonts w:asciiTheme="minorHAnsi" w:hAnsiTheme="minorHAnsi"/>
          <w:b/>
        </w:rPr>
        <w:t>Rules</w:t>
      </w:r>
      <w:r w:rsidRPr="00A31A3E">
        <w:rPr>
          <w:rFonts w:asciiTheme="minorHAnsi" w:hAnsiTheme="minorHAnsi"/>
          <w:b/>
        </w:rPr>
        <w:t>:</w:t>
      </w:r>
    </w:p>
    <w:p w14:paraId="185E6487" w14:textId="77777777" w:rsidR="00A31A3E" w:rsidRPr="00A31A3E" w:rsidRDefault="00A31A3E" w:rsidP="00ED27BD">
      <w:pPr>
        <w:pStyle w:val="ListParagraph"/>
        <w:numPr>
          <w:ilvl w:val="0"/>
          <w:numId w:val="18"/>
        </w:numPr>
        <w:autoSpaceDE w:val="0"/>
        <w:autoSpaceDN w:val="0"/>
        <w:rPr>
          <w:rFonts w:ascii="Arial" w:hAnsi="Arial" w:cs="Arial"/>
          <w:bCs/>
          <w:color w:val="000000"/>
          <w:sz w:val="22"/>
        </w:rPr>
      </w:pPr>
      <w:r w:rsidRPr="00A31A3E">
        <w:rPr>
          <w:rFonts w:asciiTheme="minorHAnsi" w:hAnsiTheme="minorHAnsi"/>
          <w:b/>
          <w:sz w:val="22"/>
          <w:szCs w:val="22"/>
          <w:lang w:val="en-US" w:eastAsia="en-CA"/>
        </w:rPr>
        <w:t xml:space="preserve">Active Elec Meter Reading Over the Air: </w:t>
      </w:r>
      <w:r w:rsidRPr="00A31A3E">
        <w:rPr>
          <w:rFonts w:asciiTheme="minorHAnsi" w:hAnsiTheme="minorHAnsi"/>
          <w:sz w:val="22"/>
          <w:szCs w:val="22"/>
          <w:lang w:val="en-US" w:eastAsia="en-CA"/>
        </w:rPr>
        <w:t>There must be an active installed meter capable of Over the Air reading</w:t>
      </w:r>
      <w:r w:rsidR="00C5160F">
        <w:rPr>
          <w:rFonts w:asciiTheme="minorHAnsi" w:hAnsiTheme="minorHAnsi"/>
          <w:sz w:val="22"/>
          <w:szCs w:val="22"/>
          <w:lang w:val="en-US" w:eastAsia="en-CA"/>
        </w:rPr>
        <w:t>.</w:t>
      </w:r>
      <w:r w:rsidRPr="00A31A3E">
        <w:rPr>
          <w:rFonts w:ascii="Arial" w:hAnsi="Arial" w:cs="Arial"/>
          <w:bCs/>
          <w:color w:val="000000"/>
          <w:sz w:val="22"/>
        </w:rPr>
        <w:t xml:space="preserve"> </w:t>
      </w:r>
    </w:p>
    <w:p w14:paraId="185E6488" w14:textId="77777777" w:rsidR="005231F5" w:rsidRPr="005231F5" w:rsidRDefault="005231F5" w:rsidP="00ED27BD">
      <w:pPr>
        <w:autoSpaceDE w:val="0"/>
        <w:autoSpaceDN w:val="0"/>
        <w:ind w:left="360" w:firstLine="720"/>
        <w:rPr>
          <w:rFonts w:asciiTheme="minorHAnsi" w:hAnsiTheme="minorHAnsi"/>
          <w:sz w:val="22"/>
          <w:szCs w:val="22"/>
          <w:lang w:val="en-US" w:eastAsia="en-CA"/>
        </w:rPr>
      </w:pPr>
      <w:r w:rsidRPr="005231F5">
        <w:rPr>
          <w:rFonts w:asciiTheme="minorHAnsi" w:hAnsiTheme="minorHAnsi"/>
          <w:sz w:val="22"/>
          <w:szCs w:val="22"/>
          <w:lang w:val="en-US" w:eastAsia="en-CA"/>
        </w:rPr>
        <w:t xml:space="preserve">Eligible Values: </w:t>
      </w:r>
    </w:p>
    <w:p w14:paraId="185E6489" w14:textId="77777777" w:rsidR="00A31A3E" w:rsidRPr="00A31A3E" w:rsidRDefault="00A31A3E" w:rsidP="00ED27BD">
      <w:pPr>
        <w:pStyle w:val="ListParagraph"/>
        <w:autoSpaceDE w:val="0"/>
        <w:autoSpaceDN w:val="0"/>
        <w:ind w:left="1440"/>
        <w:rPr>
          <w:rFonts w:asciiTheme="minorHAnsi" w:hAnsiTheme="minorHAnsi"/>
          <w:sz w:val="22"/>
          <w:szCs w:val="22"/>
          <w:lang w:val="en-US" w:eastAsia="en-CA"/>
        </w:rPr>
      </w:pPr>
      <w:r w:rsidRPr="00A31A3E">
        <w:rPr>
          <w:rFonts w:asciiTheme="minorHAnsi" w:hAnsiTheme="minorHAnsi"/>
          <w:sz w:val="22"/>
          <w:szCs w:val="22"/>
          <w:lang w:val="en-US" w:eastAsia="en-CA"/>
        </w:rPr>
        <w:t>EGERH-KOMBINAT = 'Z'</w:t>
      </w:r>
      <w:r w:rsidRPr="00A31A3E">
        <w:rPr>
          <w:rFonts w:asciiTheme="minorHAnsi" w:hAnsiTheme="minorHAnsi"/>
          <w:sz w:val="22"/>
          <w:szCs w:val="22"/>
          <w:lang w:val="en-US" w:eastAsia="en-CA"/>
        </w:rPr>
        <w:br/>
        <w:t>EGERH-AMS not space</w:t>
      </w:r>
      <w:r w:rsidRPr="00A31A3E">
        <w:rPr>
          <w:rFonts w:asciiTheme="minorHAnsi" w:hAnsiTheme="minorHAnsi"/>
          <w:sz w:val="22"/>
          <w:szCs w:val="22"/>
          <w:lang w:val="en-US" w:eastAsia="en-CA"/>
        </w:rPr>
        <w:br/>
        <w:t>EGERH-AMCG_CAP_GRP not space</w:t>
      </w:r>
      <w:r w:rsidRPr="00A31A3E">
        <w:rPr>
          <w:rFonts w:asciiTheme="minorHAnsi" w:hAnsiTheme="minorHAnsi"/>
          <w:sz w:val="22"/>
          <w:szCs w:val="22"/>
          <w:lang w:val="en-US" w:eastAsia="en-CA"/>
        </w:rPr>
        <w:br/>
        <w:t>TEAMI_AMCGCAP-AMCG_CAP = 3</w:t>
      </w:r>
    </w:p>
    <w:p w14:paraId="185E648A" w14:textId="77777777" w:rsidR="00ED27BD" w:rsidRDefault="00ED27BD" w:rsidP="00ED27BD">
      <w:pPr>
        <w:pStyle w:val="CapNormal"/>
        <w:spacing w:after="0"/>
        <w:ind w:left="720"/>
        <w:rPr>
          <w:rFonts w:asciiTheme="minorHAnsi" w:hAnsiTheme="minorHAnsi"/>
          <w:b/>
        </w:rPr>
      </w:pPr>
    </w:p>
    <w:p w14:paraId="185E648B" w14:textId="77777777" w:rsidR="004841C8" w:rsidRDefault="004841C8" w:rsidP="00ED27BD">
      <w:pPr>
        <w:pStyle w:val="CapNormal"/>
        <w:numPr>
          <w:ilvl w:val="0"/>
          <w:numId w:val="17"/>
        </w:numPr>
        <w:spacing w:after="0"/>
        <w:rPr>
          <w:rFonts w:asciiTheme="minorHAnsi" w:hAnsiTheme="minorHAnsi"/>
          <w:b/>
        </w:rPr>
      </w:pPr>
      <w:r>
        <w:rPr>
          <w:rFonts w:asciiTheme="minorHAnsi" w:hAnsiTheme="minorHAnsi"/>
          <w:b/>
        </w:rPr>
        <w:t>Add CSDD Eligibility checks to Enrollment Center</w:t>
      </w:r>
      <w:r w:rsidR="00555059">
        <w:rPr>
          <w:rFonts w:asciiTheme="minorHAnsi" w:hAnsiTheme="minorHAnsi"/>
          <w:b/>
        </w:rPr>
        <w:t>:</w:t>
      </w:r>
    </w:p>
    <w:p w14:paraId="185E648C" w14:textId="77777777" w:rsidR="004841C8" w:rsidRPr="004841C8" w:rsidRDefault="004841C8" w:rsidP="00ED27BD">
      <w:pPr>
        <w:pStyle w:val="CapNormal"/>
        <w:spacing w:after="0"/>
        <w:ind w:left="360"/>
        <w:rPr>
          <w:rFonts w:asciiTheme="minorHAnsi" w:hAnsiTheme="minorHAnsi"/>
        </w:rPr>
      </w:pPr>
      <w:r>
        <w:rPr>
          <w:rFonts w:asciiTheme="minorHAnsi" w:hAnsiTheme="minorHAnsi"/>
        </w:rPr>
        <w:t xml:space="preserve">Since the CSDD program will now be included in the Enrollment Center, the existing </w:t>
      </w:r>
      <w:r w:rsidR="00833224">
        <w:rPr>
          <w:rFonts w:asciiTheme="minorHAnsi" w:hAnsiTheme="minorHAnsi"/>
        </w:rPr>
        <w:t xml:space="preserve">CSDD </w:t>
      </w:r>
      <w:r>
        <w:rPr>
          <w:rFonts w:asciiTheme="minorHAnsi" w:hAnsiTheme="minorHAnsi"/>
        </w:rPr>
        <w:t>eligibility checks that reside in ECC</w:t>
      </w:r>
      <w:r w:rsidR="004B3F5B">
        <w:rPr>
          <w:rFonts w:asciiTheme="minorHAnsi" w:hAnsiTheme="minorHAnsi"/>
        </w:rPr>
        <w:t xml:space="preserve"> </w:t>
      </w:r>
      <w:r w:rsidR="004B3F5B" w:rsidRPr="00420CCC">
        <w:rPr>
          <w:rFonts w:asciiTheme="minorHAnsi" w:hAnsiTheme="minorHAnsi"/>
          <w:i/>
        </w:rPr>
        <w:t>(FM: ZRFC_BIBL_CSDD_ELIGIBLE)</w:t>
      </w:r>
      <w:r>
        <w:rPr>
          <w:rFonts w:asciiTheme="minorHAnsi" w:hAnsiTheme="minorHAnsi"/>
        </w:rPr>
        <w:t xml:space="preserve"> should be called upon accessing the Enrollment Center to determine whether or not the account is eligible for CSDD Enrollment. </w:t>
      </w:r>
      <w:r w:rsidR="00BE55EC">
        <w:rPr>
          <w:rFonts w:asciiTheme="minorHAnsi" w:hAnsiTheme="minorHAnsi"/>
        </w:rPr>
        <w:t>This should be called when</w:t>
      </w:r>
      <w:r w:rsidR="004B3F5B">
        <w:rPr>
          <w:rFonts w:asciiTheme="minorHAnsi" w:hAnsiTheme="minorHAnsi"/>
        </w:rPr>
        <w:t xml:space="preserve"> th</w:t>
      </w:r>
      <w:r w:rsidR="00BE55EC">
        <w:rPr>
          <w:rFonts w:asciiTheme="minorHAnsi" w:hAnsiTheme="minorHAnsi"/>
        </w:rPr>
        <w:t>e user attempts</w:t>
      </w:r>
      <w:r w:rsidR="004B3F5B">
        <w:rPr>
          <w:rFonts w:asciiTheme="minorHAnsi" w:hAnsiTheme="minorHAnsi"/>
        </w:rPr>
        <w:t xml:space="preserve"> to access the Enrollment Center allowing the system to render the view displaying which programs the account is eligible for and which ones they are ineligible for. </w:t>
      </w:r>
    </w:p>
    <w:p w14:paraId="185E648D" w14:textId="77777777" w:rsidR="00BE55EC" w:rsidRDefault="00BE55EC" w:rsidP="00ED27BD">
      <w:pPr>
        <w:pStyle w:val="CapNormal"/>
        <w:spacing w:after="0"/>
        <w:rPr>
          <w:rFonts w:asciiTheme="minorHAnsi" w:hAnsiTheme="minorHAnsi"/>
        </w:rPr>
      </w:pPr>
    </w:p>
    <w:p w14:paraId="185E648E" w14:textId="77777777" w:rsidR="00555059" w:rsidRDefault="00555059" w:rsidP="00ED27BD">
      <w:pPr>
        <w:pStyle w:val="CapNormal"/>
        <w:numPr>
          <w:ilvl w:val="0"/>
          <w:numId w:val="17"/>
        </w:numPr>
        <w:spacing w:after="0"/>
        <w:rPr>
          <w:rFonts w:asciiTheme="minorHAnsi" w:hAnsiTheme="minorHAnsi"/>
          <w:b/>
        </w:rPr>
      </w:pPr>
      <w:r>
        <w:rPr>
          <w:rFonts w:asciiTheme="minorHAnsi" w:hAnsiTheme="minorHAnsi"/>
          <w:b/>
        </w:rPr>
        <w:t>Logic to auto navigate to BUAG view in Edit mode:</w:t>
      </w:r>
    </w:p>
    <w:p w14:paraId="185E648F" w14:textId="77777777" w:rsidR="003C789B" w:rsidRDefault="00F97C61" w:rsidP="00ED27BD">
      <w:pPr>
        <w:pStyle w:val="CapNormal"/>
        <w:spacing w:after="0"/>
        <w:ind w:left="360"/>
        <w:rPr>
          <w:rFonts w:asciiTheme="minorHAnsi" w:hAnsiTheme="minorHAnsi"/>
        </w:rPr>
      </w:pPr>
      <w:r>
        <w:rPr>
          <w:rFonts w:asciiTheme="minorHAnsi" w:hAnsiTheme="minorHAnsi"/>
        </w:rPr>
        <w:t>Once an eligible CSDD Enrollment</w:t>
      </w:r>
      <w:r w:rsidR="000C2F82">
        <w:rPr>
          <w:rFonts w:asciiTheme="minorHAnsi" w:hAnsiTheme="minorHAnsi"/>
        </w:rPr>
        <w:t xml:space="preserve"> or De-Enrollment</w:t>
      </w:r>
      <w:r>
        <w:rPr>
          <w:rFonts w:asciiTheme="minorHAnsi" w:hAnsiTheme="minorHAnsi"/>
        </w:rPr>
        <w:t xml:space="preserve"> is initiated </w:t>
      </w:r>
      <w:r w:rsidR="000C2F82">
        <w:rPr>
          <w:rFonts w:asciiTheme="minorHAnsi" w:hAnsiTheme="minorHAnsi"/>
        </w:rPr>
        <w:t xml:space="preserve">from the </w:t>
      </w:r>
      <w:r>
        <w:rPr>
          <w:rFonts w:asciiTheme="minorHAnsi" w:hAnsiTheme="minorHAnsi"/>
        </w:rPr>
        <w:t xml:space="preserve">Enrollment Center, an enhancement is needed to </w:t>
      </w:r>
      <w:r w:rsidR="000C2F82">
        <w:rPr>
          <w:rFonts w:asciiTheme="minorHAnsi" w:hAnsiTheme="minorHAnsi"/>
        </w:rPr>
        <w:t>automatically display t</w:t>
      </w:r>
      <w:r>
        <w:rPr>
          <w:rFonts w:asciiTheme="minorHAnsi" w:hAnsiTheme="minorHAnsi"/>
        </w:rPr>
        <w:t>he business agreement view in Edit Mode so that the user can click the Payment Term link allowing t</w:t>
      </w:r>
      <w:r w:rsidR="000C2F82">
        <w:rPr>
          <w:rFonts w:asciiTheme="minorHAnsi" w:hAnsiTheme="minorHAnsi"/>
        </w:rPr>
        <w:t>hem to change the Payment Term as needed in order to complete the CSDD Enrollment or De-Enrollment</w:t>
      </w:r>
      <w:r>
        <w:rPr>
          <w:rFonts w:asciiTheme="minorHAnsi" w:hAnsiTheme="minorHAnsi"/>
        </w:rPr>
        <w:t>.</w:t>
      </w:r>
    </w:p>
    <w:p w14:paraId="185E6490" w14:textId="77777777" w:rsidR="00ED27BD" w:rsidRPr="00F97C61" w:rsidRDefault="00ED27BD" w:rsidP="00ED27BD">
      <w:pPr>
        <w:pStyle w:val="CapNormal"/>
        <w:spacing w:after="0"/>
        <w:ind w:left="360"/>
        <w:rPr>
          <w:rFonts w:asciiTheme="minorHAnsi" w:hAnsiTheme="minorHAnsi"/>
        </w:rPr>
      </w:pPr>
    </w:p>
    <w:p w14:paraId="185E6491" w14:textId="77777777" w:rsidR="00555059" w:rsidRDefault="003C789B" w:rsidP="00ED27BD">
      <w:pPr>
        <w:pStyle w:val="CapNormal"/>
        <w:numPr>
          <w:ilvl w:val="0"/>
          <w:numId w:val="17"/>
        </w:numPr>
        <w:spacing w:after="0"/>
        <w:rPr>
          <w:rFonts w:asciiTheme="minorHAnsi" w:hAnsiTheme="minorHAnsi"/>
          <w:b/>
        </w:rPr>
      </w:pPr>
      <w:r>
        <w:rPr>
          <w:rFonts w:asciiTheme="minorHAnsi" w:hAnsiTheme="minorHAnsi"/>
          <w:b/>
        </w:rPr>
        <w:t>Logic to gather CSDD History</w:t>
      </w:r>
      <w:r w:rsidR="005533D8">
        <w:rPr>
          <w:rFonts w:asciiTheme="minorHAnsi" w:hAnsiTheme="minorHAnsi"/>
          <w:b/>
        </w:rPr>
        <w:t xml:space="preserve"> for Enrollment Center</w:t>
      </w:r>
      <w:r>
        <w:rPr>
          <w:rFonts w:asciiTheme="minorHAnsi" w:hAnsiTheme="minorHAnsi"/>
          <w:b/>
        </w:rPr>
        <w:t>:</w:t>
      </w:r>
      <w:r w:rsidR="00BE55EC">
        <w:rPr>
          <w:rFonts w:asciiTheme="minorHAnsi" w:hAnsiTheme="minorHAnsi"/>
          <w:b/>
        </w:rPr>
        <w:tab/>
      </w:r>
    </w:p>
    <w:p w14:paraId="185E6492" w14:textId="77777777" w:rsidR="00B77489" w:rsidRDefault="00BE55EC" w:rsidP="00ED27BD">
      <w:pPr>
        <w:pStyle w:val="CapNormal"/>
        <w:spacing w:after="0"/>
        <w:ind w:left="360"/>
        <w:rPr>
          <w:rFonts w:asciiTheme="minorHAnsi" w:hAnsiTheme="minorHAnsi"/>
        </w:rPr>
      </w:pPr>
      <w:r>
        <w:rPr>
          <w:rFonts w:asciiTheme="minorHAnsi" w:hAnsiTheme="minorHAnsi"/>
        </w:rPr>
        <w:t xml:space="preserve">By leveraging the existing CSDD logic </w:t>
      </w:r>
      <w:r w:rsidR="00E92768">
        <w:rPr>
          <w:rFonts w:asciiTheme="minorHAnsi" w:hAnsiTheme="minorHAnsi"/>
        </w:rPr>
        <w:t>which</w:t>
      </w:r>
      <w:r>
        <w:rPr>
          <w:rFonts w:asciiTheme="minorHAnsi" w:hAnsiTheme="minorHAnsi"/>
        </w:rPr>
        <w:t xml:space="preserve"> determine</w:t>
      </w:r>
      <w:r w:rsidR="00E92768">
        <w:rPr>
          <w:rFonts w:asciiTheme="minorHAnsi" w:hAnsiTheme="minorHAnsi"/>
        </w:rPr>
        <w:t>s</w:t>
      </w:r>
      <w:r>
        <w:rPr>
          <w:rFonts w:asciiTheme="minorHAnsi" w:hAnsiTheme="minorHAnsi"/>
        </w:rPr>
        <w:t xml:space="preserve"> the number of times an enrollment has occurred in the last 12 months (created as part of CSDD </w:t>
      </w:r>
      <w:proofErr w:type="gramStart"/>
      <w:r>
        <w:rPr>
          <w:rFonts w:asciiTheme="minorHAnsi" w:hAnsiTheme="minorHAnsi"/>
        </w:rPr>
        <w:t>R3  Functionality</w:t>
      </w:r>
      <w:proofErr w:type="gramEnd"/>
      <w:r>
        <w:rPr>
          <w:rFonts w:asciiTheme="minorHAnsi" w:hAnsiTheme="minorHAnsi"/>
        </w:rPr>
        <w:t xml:space="preserve">), </w:t>
      </w:r>
      <w:r w:rsidR="00420775">
        <w:rPr>
          <w:rFonts w:asciiTheme="minorHAnsi" w:hAnsiTheme="minorHAnsi"/>
        </w:rPr>
        <w:t xml:space="preserve">and </w:t>
      </w:r>
      <w:r w:rsidR="008F08AB">
        <w:rPr>
          <w:rFonts w:asciiTheme="minorHAnsi" w:hAnsiTheme="minorHAnsi"/>
        </w:rPr>
        <w:t>modifying it</w:t>
      </w:r>
      <w:r>
        <w:rPr>
          <w:rFonts w:asciiTheme="minorHAnsi" w:hAnsiTheme="minorHAnsi"/>
        </w:rPr>
        <w:t xml:space="preserve"> in order to gather the Business Agreements’ CSDD </w:t>
      </w:r>
      <w:r w:rsidR="008F08AB">
        <w:rPr>
          <w:rFonts w:asciiTheme="minorHAnsi" w:hAnsiTheme="minorHAnsi"/>
        </w:rPr>
        <w:t xml:space="preserve">enrollment and de-enrollment </w:t>
      </w:r>
      <w:r>
        <w:rPr>
          <w:rFonts w:asciiTheme="minorHAnsi" w:hAnsiTheme="minorHAnsi"/>
        </w:rPr>
        <w:t>history</w:t>
      </w:r>
      <w:r w:rsidR="00E92768">
        <w:rPr>
          <w:rFonts w:asciiTheme="minorHAnsi" w:hAnsiTheme="minorHAnsi"/>
        </w:rPr>
        <w:t>, the system will be able to identify any existing dates for</w:t>
      </w:r>
      <w:r w:rsidR="00B77489">
        <w:rPr>
          <w:rFonts w:asciiTheme="minorHAnsi" w:hAnsiTheme="minorHAnsi"/>
        </w:rPr>
        <w:t xml:space="preserve"> the accounts CSDD</w:t>
      </w:r>
      <w:r w:rsidR="00E92768">
        <w:rPr>
          <w:rFonts w:asciiTheme="minorHAnsi" w:hAnsiTheme="minorHAnsi"/>
        </w:rPr>
        <w:t xml:space="preserve"> Enrollments or De-Enrollment</w:t>
      </w:r>
      <w:r w:rsidR="00B77489">
        <w:rPr>
          <w:rFonts w:asciiTheme="minorHAnsi" w:hAnsiTheme="minorHAnsi"/>
        </w:rPr>
        <w:t>s</w:t>
      </w:r>
      <w:r w:rsidR="00E92768">
        <w:rPr>
          <w:rFonts w:asciiTheme="minorHAnsi" w:hAnsiTheme="minorHAnsi"/>
        </w:rPr>
        <w:t xml:space="preserve"> and display them accordingly in the Enrollment Center’s Program history section as applicable. </w:t>
      </w:r>
    </w:p>
    <w:p w14:paraId="185E6493" w14:textId="77777777" w:rsidR="008F08AB" w:rsidRDefault="008F08AB" w:rsidP="00ED27BD">
      <w:pPr>
        <w:pStyle w:val="CapNormal"/>
        <w:spacing w:after="0"/>
        <w:ind w:left="360"/>
        <w:rPr>
          <w:rFonts w:asciiTheme="minorHAnsi" w:hAnsiTheme="minorHAnsi"/>
        </w:rPr>
      </w:pPr>
    </w:p>
    <w:p w14:paraId="185E6494" w14:textId="77777777" w:rsidR="008F08AB" w:rsidRPr="008F08AB" w:rsidRDefault="008F08AB" w:rsidP="00ED27BD">
      <w:pPr>
        <w:pStyle w:val="CapNormal"/>
        <w:spacing w:after="0"/>
        <w:ind w:left="360"/>
        <w:rPr>
          <w:rFonts w:asciiTheme="minorHAnsi" w:hAnsiTheme="minorHAnsi"/>
          <w:b/>
        </w:rPr>
      </w:pPr>
      <w:r w:rsidRPr="008F08AB">
        <w:rPr>
          <w:rFonts w:asciiTheme="minorHAnsi" w:hAnsiTheme="minorHAnsi"/>
          <w:b/>
        </w:rPr>
        <w:t>Technical Details of existing logic:</w:t>
      </w:r>
    </w:p>
    <w:p w14:paraId="185E6495" w14:textId="77777777" w:rsidR="008F08AB" w:rsidRPr="008F08AB" w:rsidRDefault="008F08AB" w:rsidP="008F08AB">
      <w:pPr>
        <w:pStyle w:val="CapNormal"/>
        <w:spacing w:after="0"/>
        <w:ind w:left="360"/>
        <w:rPr>
          <w:rFonts w:asciiTheme="minorHAnsi" w:hAnsiTheme="minorHAnsi"/>
        </w:rPr>
      </w:pPr>
      <w:r w:rsidRPr="008F08AB">
        <w:rPr>
          <w:rFonts w:asciiTheme="minorHAnsi" w:hAnsiTheme="minorHAnsi"/>
        </w:rPr>
        <w:t>Program ZBIBIR_CSDD_LOAD_BALANCING</w:t>
      </w:r>
      <w:r>
        <w:rPr>
          <w:rFonts w:asciiTheme="minorHAnsi" w:hAnsiTheme="minorHAnsi"/>
        </w:rPr>
        <w:t xml:space="preserve"> - </w:t>
      </w:r>
      <w:r w:rsidRPr="008F08AB">
        <w:rPr>
          <w:rFonts w:asciiTheme="minorHAnsi" w:hAnsiTheme="minorHAnsi"/>
        </w:rPr>
        <w:t>Lines 179-301.</w:t>
      </w:r>
    </w:p>
    <w:p w14:paraId="185E6496" w14:textId="77777777" w:rsidR="008F08AB" w:rsidRPr="008F08AB" w:rsidRDefault="008F08AB" w:rsidP="008F08AB">
      <w:pPr>
        <w:pStyle w:val="CapNormal"/>
        <w:spacing w:after="0"/>
        <w:ind w:left="360"/>
        <w:rPr>
          <w:rFonts w:asciiTheme="minorHAnsi" w:hAnsiTheme="minorHAnsi"/>
        </w:rPr>
      </w:pPr>
    </w:p>
    <w:p w14:paraId="185E6497" w14:textId="77777777" w:rsidR="008F08AB" w:rsidRPr="008F08AB" w:rsidRDefault="008F08AB" w:rsidP="008F08AB">
      <w:pPr>
        <w:pStyle w:val="CapNormal"/>
        <w:spacing w:after="0"/>
        <w:ind w:left="360"/>
        <w:rPr>
          <w:rFonts w:asciiTheme="minorHAnsi" w:hAnsiTheme="minorHAnsi"/>
        </w:rPr>
      </w:pPr>
      <w:r w:rsidRPr="008F08AB">
        <w:rPr>
          <w:rFonts w:asciiTheme="minorHAnsi" w:hAnsiTheme="minorHAnsi"/>
        </w:rPr>
        <w:t>There is a check on the current payment term in table FKKVKP field ZAHLKOND, and a check for planned change documents for that same field in case the enrollment has been performed but the effective date had to be delayed.</w:t>
      </w:r>
    </w:p>
    <w:p w14:paraId="185E6498" w14:textId="77777777" w:rsidR="003C0E89" w:rsidRDefault="003C0E89" w:rsidP="00ED27BD">
      <w:pPr>
        <w:pStyle w:val="CapNormal"/>
        <w:spacing w:after="0"/>
        <w:ind w:left="360"/>
        <w:rPr>
          <w:rFonts w:asciiTheme="minorHAnsi" w:hAnsiTheme="minorHAnsi"/>
        </w:rPr>
      </w:pPr>
    </w:p>
    <w:p w14:paraId="185E6499" w14:textId="77777777" w:rsidR="00BE55EC" w:rsidRDefault="00B77489" w:rsidP="00ED27BD">
      <w:pPr>
        <w:pStyle w:val="CapNormal"/>
        <w:spacing w:after="0"/>
        <w:ind w:left="360"/>
        <w:rPr>
          <w:rFonts w:asciiTheme="minorHAnsi" w:hAnsiTheme="minorHAnsi"/>
        </w:rPr>
      </w:pPr>
      <w:r>
        <w:rPr>
          <w:rFonts w:asciiTheme="minorHAnsi" w:hAnsiTheme="minorHAnsi"/>
        </w:rPr>
        <w:t xml:space="preserve">Note - This logic may need to be slightly modified in order to identify Enrollments or De-Enrollments if history is needed for greater than 12 months. </w:t>
      </w:r>
    </w:p>
    <w:p w14:paraId="30CCFC08" w14:textId="77777777" w:rsidR="003B419F" w:rsidRDefault="003B419F" w:rsidP="00ED27BD">
      <w:pPr>
        <w:pStyle w:val="CapNormal"/>
        <w:spacing w:after="0"/>
        <w:ind w:left="360"/>
        <w:rPr>
          <w:rFonts w:asciiTheme="minorHAnsi" w:hAnsiTheme="minorHAnsi"/>
        </w:rPr>
      </w:pPr>
    </w:p>
    <w:p w14:paraId="3FC6389A" w14:textId="536AF765" w:rsidR="006F64E1" w:rsidRPr="006F64E1" w:rsidRDefault="006F64E1" w:rsidP="006F64E1">
      <w:pPr>
        <w:pStyle w:val="CapNormal"/>
        <w:numPr>
          <w:ilvl w:val="0"/>
          <w:numId w:val="17"/>
        </w:numPr>
        <w:spacing w:after="0"/>
        <w:rPr>
          <w:rFonts w:asciiTheme="minorHAnsi" w:hAnsiTheme="minorHAnsi"/>
          <w:b/>
          <w:highlight w:val="green"/>
        </w:rPr>
      </w:pPr>
      <w:r w:rsidRPr="006F64E1">
        <w:rPr>
          <w:rFonts w:asciiTheme="minorHAnsi" w:hAnsiTheme="minorHAnsi"/>
          <w:b/>
          <w:highlight w:val="green"/>
        </w:rPr>
        <w:t xml:space="preserve">Does an actively installed meter exist </w:t>
      </w:r>
      <w:proofErr w:type="gramStart"/>
      <w:r w:rsidRPr="006F64E1">
        <w:rPr>
          <w:rFonts w:asciiTheme="minorHAnsi" w:hAnsiTheme="minorHAnsi"/>
          <w:b/>
          <w:highlight w:val="green"/>
        </w:rPr>
        <w:t>with  Gas</w:t>
      </w:r>
      <w:proofErr w:type="gramEnd"/>
      <w:r w:rsidRPr="006F64E1">
        <w:rPr>
          <w:rFonts w:asciiTheme="minorHAnsi" w:hAnsiTheme="minorHAnsi"/>
          <w:b/>
          <w:highlight w:val="green"/>
        </w:rPr>
        <w:t xml:space="preserve"> AMR Capability and Capability group?</w:t>
      </w:r>
    </w:p>
    <w:p w14:paraId="3276372D" w14:textId="77777777" w:rsidR="006F64E1" w:rsidRPr="0078055B" w:rsidRDefault="006F64E1" w:rsidP="006F64E1">
      <w:pPr>
        <w:autoSpaceDE w:val="0"/>
        <w:autoSpaceDN w:val="0"/>
        <w:spacing w:before="40" w:after="40"/>
        <w:ind w:left="720" w:firstLine="720"/>
        <w:rPr>
          <w:rFonts w:ascii="Arial" w:hAnsi="Arial" w:cs="Arial"/>
          <w:b/>
          <w:bCs/>
          <w:sz w:val="22"/>
          <w:highlight w:val="green"/>
        </w:rPr>
      </w:pPr>
    </w:p>
    <w:p w14:paraId="7C2F7AE8" w14:textId="77777777" w:rsidR="006F64E1" w:rsidRPr="0078055B" w:rsidRDefault="006F64E1" w:rsidP="006F64E1">
      <w:pPr>
        <w:autoSpaceDE w:val="0"/>
        <w:autoSpaceDN w:val="0"/>
        <w:spacing w:before="40" w:after="40"/>
        <w:ind w:left="720" w:firstLine="720"/>
        <w:rPr>
          <w:rFonts w:ascii="Arial" w:hAnsi="Arial" w:cs="Arial"/>
          <w:b/>
          <w:bCs/>
          <w:sz w:val="22"/>
          <w:highlight w:val="green"/>
        </w:rPr>
      </w:pPr>
      <w:r w:rsidRPr="0078055B">
        <w:rPr>
          <w:rFonts w:ascii="Arial" w:hAnsi="Arial" w:cs="Arial"/>
          <w:b/>
          <w:bCs/>
          <w:sz w:val="22"/>
          <w:highlight w:val="green"/>
        </w:rPr>
        <w:t>For Gas AMR Values</w:t>
      </w:r>
    </w:p>
    <w:p w14:paraId="448B1403" w14:textId="77777777" w:rsidR="006F64E1" w:rsidRPr="0078055B" w:rsidRDefault="006F64E1" w:rsidP="006F64E1">
      <w:pPr>
        <w:autoSpaceDE w:val="0"/>
        <w:autoSpaceDN w:val="0"/>
        <w:spacing w:before="40" w:after="40"/>
        <w:ind w:left="1440"/>
        <w:rPr>
          <w:rFonts w:ascii="Arial" w:hAnsi="Arial" w:cs="Arial"/>
          <w:bCs/>
          <w:sz w:val="22"/>
          <w:highlight w:val="green"/>
        </w:rPr>
      </w:pPr>
      <w:r w:rsidRPr="0078055B">
        <w:rPr>
          <w:rFonts w:ascii="Arial" w:hAnsi="Arial" w:cs="Arial"/>
          <w:bCs/>
          <w:sz w:val="22"/>
          <w:highlight w:val="green"/>
        </w:rPr>
        <w:t>EGERH-AMS =IFSC</w:t>
      </w:r>
      <w:r w:rsidRPr="0078055B">
        <w:rPr>
          <w:rFonts w:ascii="Arial" w:hAnsi="Arial" w:cs="Arial"/>
          <w:bCs/>
          <w:sz w:val="22"/>
          <w:highlight w:val="green"/>
        </w:rPr>
        <w:br/>
        <w:t>EGERH-AMCG_CAP_GRP not space</w:t>
      </w:r>
      <w:r w:rsidRPr="0078055B">
        <w:rPr>
          <w:rFonts w:ascii="Arial" w:hAnsi="Arial" w:cs="Arial"/>
          <w:bCs/>
          <w:sz w:val="22"/>
          <w:highlight w:val="green"/>
        </w:rPr>
        <w:br/>
        <w:t>TEAMI_AMCGCAP-AMCG_CAP = 3</w:t>
      </w:r>
    </w:p>
    <w:p w14:paraId="268B8923" w14:textId="3201CD8F" w:rsidR="006F64E1" w:rsidRPr="0078055B" w:rsidRDefault="006F64E1" w:rsidP="006F64E1">
      <w:pPr>
        <w:pStyle w:val="ListParagraph"/>
        <w:numPr>
          <w:ilvl w:val="1"/>
          <w:numId w:val="19"/>
        </w:numPr>
        <w:ind w:left="1440"/>
        <w:rPr>
          <w:rFonts w:ascii="Arial" w:hAnsi="Arial" w:cs="Arial"/>
          <w:b/>
          <w:bCs/>
          <w:sz w:val="22"/>
          <w:highlight w:val="green"/>
        </w:rPr>
      </w:pPr>
      <w:r w:rsidRPr="0078055B">
        <w:rPr>
          <w:rFonts w:ascii="Arial" w:hAnsi="Arial" w:cs="Arial"/>
          <w:bCs/>
          <w:sz w:val="22"/>
          <w:highlight w:val="green"/>
        </w:rPr>
        <w:t xml:space="preserve">Yes › </w:t>
      </w:r>
      <w:r w:rsidRPr="0078055B">
        <w:rPr>
          <w:rFonts w:ascii="Arial" w:hAnsi="Arial" w:cs="Arial"/>
          <w:b/>
          <w:bCs/>
          <w:sz w:val="22"/>
          <w:highlight w:val="green"/>
        </w:rPr>
        <w:t>Return Failure for ‘</w:t>
      </w:r>
      <w:r w:rsidRPr="0078055B">
        <w:rPr>
          <w:rFonts w:asciiTheme="minorHAnsi" w:hAnsiTheme="minorHAnsi" w:cstheme="minorHAnsi"/>
          <w:b/>
          <w:highlight w:val="green"/>
        </w:rPr>
        <w:t xml:space="preserve">Gas AMR Customers are </w:t>
      </w:r>
      <w:r w:rsidR="00D541ED">
        <w:rPr>
          <w:rFonts w:asciiTheme="minorHAnsi" w:hAnsiTheme="minorHAnsi" w:cstheme="minorHAnsi"/>
          <w:b/>
          <w:highlight w:val="green"/>
        </w:rPr>
        <w:t xml:space="preserve">not </w:t>
      </w:r>
      <w:r w:rsidRPr="0078055B">
        <w:rPr>
          <w:rFonts w:asciiTheme="minorHAnsi" w:hAnsiTheme="minorHAnsi" w:cstheme="minorHAnsi"/>
          <w:b/>
          <w:highlight w:val="green"/>
        </w:rPr>
        <w:t>Eligible for the Program</w:t>
      </w:r>
      <w:r w:rsidRPr="0078055B">
        <w:rPr>
          <w:rFonts w:ascii="Arial" w:hAnsi="Arial" w:cs="Arial"/>
          <w:b/>
          <w:bCs/>
          <w:sz w:val="22"/>
          <w:highlight w:val="green"/>
        </w:rPr>
        <w:t>’ to SAP</w:t>
      </w:r>
    </w:p>
    <w:p w14:paraId="5218D995" w14:textId="77777777" w:rsidR="006F64E1" w:rsidRPr="0078055B" w:rsidRDefault="006F64E1" w:rsidP="006F64E1">
      <w:pPr>
        <w:pStyle w:val="ListParagraph"/>
        <w:ind w:left="1440"/>
        <w:rPr>
          <w:rFonts w:ascii="Arial" w:hAnsi="Arial" w:cs="Arial"/>
          <w:bCs/>
          <w:sz w:val="22"/>
          <w:highlight w:val="green"/>
        </w:rPr>
      </w:pPr>
      <w:r w:rsidRPr="0078055B">
        <w:rPr>
          <w:rFonts w:ascii="Arial" w:hAnsi="Arial" w:cs="Arial"/>
          <w:bCs/>
          <w:sz w:val="22"/>
          <w:highlight w:val="green"/>
        </w:rPr>
        <w:t xml:space="preserve">. </w:t>
      </w:r>
    </w:p>
    <w:p w14:paraId="1E60091D" w14:textId="77777777" w:rsidR="006F64E1" w:rsidRPr="0078055B" w:rsidRDefault="006F64E1" w:rsidP="006F64E1">
      <w:pPr>
        <w:pStyle w:val="ListParagraph"/>
        <w:numPr>
          <w:ilvl w:val="1"/>
          <w:numId w:val="19"/>
        </w:numPr>
        <w:ind w:left="1440"/>
        <w:rPr>
          <w:rFonts w:ascii="Arial" w:hAnsi="Arial" w:cs="Arial"/>
          <w:bCs/>
          <w:sz w:val="22"/>
          <w:highlight w:val="green"/>
        </w:rPr>
      </w:pPr>
      <w:r w:rsidRPr="0078055B">
        <w:rPr>
          <w:rFonts w:ascii="Arial" w:hAnsi="Arial" w:cs="Arial"/>
          <w:bCs/>
          <w:sz w:val="22"/>
          <w:highlight w:val="green"/>
        </w:rPr>
        <w:t>No › Return Eligibility Passed back to SAP</w:t>
      </w:r>
    </w:p>
    <w:p w14:paraId="45D6FB20" w14:textId="77777777" w:rsidR="003B419F" w:rsidRDefault="003B419F" w:rsidP="003B419F">
      <w:pPr>
        <w:pStyle w:val="CapNormal"/>
        <w:spacing w:after="0"/>
        <w:ind w:left="720"/>
        <w:rPr>
          <w:ins w:id="34" w:author="Jamparaju Nammi 4" w:date="2016-10-10T11:46:00Z"/>
          <w:rFonts w:asciiTheme="minorHAnsi" w:hAnsiTheme="minorHAnsi"/>
        </w:rPr>
      </w:pPr>
    </w:p>
    <w:p w14:paraId="6D3AA095" w14:textId="77777777" w:rsidR="00A261D3" w:rsidRDefault="00A261D3" w:rsidP="003B419F">
      <w:pPr>
        <w:pStyle w:val="CapNormal"/>
        <w:spacing w:after="0"/>
        <w:ind w:left="720"/>
        <w:rPr>
          <w:ins w:id="35" w:author="Jamparaju Nammi 4" w:date="2016-10-10T11:46:00Z"/>
          <w:rFonts w:asciiTheme="minorHAnsi" w:hAnsiTheme="minorHAnsi"/>
        </w:rPr>
      </w:pPr>
    </w:p>
    <w:p w14:paraId="7D2F6C63" w14:textId="5214872F" w:rsidR="00A261D3" w:rsidRDefault="00A261D3" w:rsidP="003B419F">
      <w:pPr>
        <w:pStyle w:val="CapNormal"/>
        <w:spacing w:after="0"/>
        <w:ind w:left="720"/>
        <w:rPr>
          <w:ins w:id="36" w:author="Jamparaju Nammi 4" w:date="2016-10-10T11:47:00Z"/>
          <w:rFonts w:asciiTheme="minorHAnsi" w:hAnsiTheme="minorHAnsi"/>
        </w:rPr>
      </w:pPr>
      <w:ins w:id="37" w:author="Jamparaju Nammi 4" w:date="2016-10-10T11:46:00Z">
        <w:r>
          <w:rPr>
            <w:rFonts w:asciiTheme="minorHAnsi" w:hAnsiTheme="minorHAnsi"/>
          </w:rPr>
          <w:t xml:space="preserve">Before </w:t>
        </w:r>
      </w:ins>
      <w:ins w:id="38" w:author="Jamparaju Nammi 4" w:date="2016-10-10T11:47:00Z">
        <w:r>
          <w:rPr>
            <w:rFonts w:asciiTheme="minorHAnsi" w:hAnsiTheme="minorHAnsi"/>
          </w:rPr>
          <w:t>Change</w:t>
        </w:r>
      </w:ins>
    </w:p>
    <w:p w14:paraId="7892FE72" w14:textId="66E81CAE" w:rsidR="00A261D3" w:rsidRDefault="00A261D3" w:rsidP="00A261D3">
      <w:pPr>
        <w:pStyle w:val="CapNormal"/>
        <w:spacing w:after="0"/>
        <w:ind w:left="90" w:hanging="90"/>
        <w:rPr>
          <w:ins w:id="39" w:author="Jamparaju Nammi 4" w:date="2016-10-10T11:47:00Z"/>
          <w:rFonts w:asciiTheme="minorHAnsi" w:hAnsiTheme="minorHAnsi"/>
        </w:rPr>
      </w:pPr>
      <w:ins w:id="40" w:author="Jamparaju Nammi 4" w:date="2016-10-10T11:47:00Z">
        <w:r>
          <w:rPr>
            <w:noProof/>
          </w:rPr>
          <w:drawing>
            <wp:inline distT="0" distB="0" distL="0" distR="0" wp14:anchorId="71A13B5D" wp14:editId="71CF4C4F">
              <wp:extent cx="5943600" cy="27755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775585"/>
                      </a:xfrm>
                      <a:prstGeom prst="rect">
                        <a:avLst/>
                      </a:prstGeom>
                    </pic:spPr>
                  </pic:pic>
                </a:graphicData>
              </a:graphic>
            </wp:inline>
          </w:drawing>
        </w:r>
      </w:ins>
    </w:p>
    <w:p w14:paraId="38AF6531" w14:textId="77777777" w:rsidR="00A261D3" w:rsidRDefault="00A261D3" w:rsidP="00A261D3">
      <w:pPr>
        <w:pStyle w:val="CapNormal"/>
        <w:spacing w:after="0"/>
        <w:ind w:left="90" w:hanging="90"/>
        <w:rPr>
          <w:ins w:id="41" w:author="Jamparaju Nammi 4" w:date="2016-10-10T11:47:00Z"/>
          <w:rFonts w:asciiTheme="minorHAnsi" w:hAnsiTheme="minorHAnsi"/>
        </w:rPr>
      </w:pPr>
    </w:p>
    <w:p w14:paraId="3BC9D142" w14:textId="77777777" w:rsidR="00A261D3" w:rsidRDefault="00A261D3" w:rsidP="00A261D3">
      <w:pPr>
        <w:pStyle w:val="CapNormal"/>
        <w:spacing w:after="0"/>
        <w:ind w:left="90" w:hanging="90"/>
        <w:rPr>
          <w:ins w:id="42" w:author="Jamparaju Nammi 4" w:date="2016-10-10T11:47:00Z"/>
          <w:rFonts w:asciiTheme="minorHAnsi" w:hAnsiTheme="minorHAnsi"/>
        </w:rPr>
      </w:pPr>
    </w:p>
    <w:p w14:paraId="486D9D41" w14:textId="77777777" w:rsidR="00A261D3" w:rsidRDefault="00A261D3" w:rsidP="00A261D3">
      <w:pPr>
        <w:pStyle w:val="CapNormal"/>
        <w:spacing w:after="0"/>
        <w:ind w:left="90" w:hanging="90"/>
        <w:rPr>
          <w:ins w:id="43" w:author="Jamparaju Nammi 4" w:date="2016-10-10T11:46:00Z"/>
          <w:rFonts w:asciiTheme="minorHAnsi" w:hAnsiTheme="minorHAnsi"/>
        </w:rPr>
      </w:pPr>
      <w:bookmarkStart w:id="44" w:name="_GoBack"/>
      <w:bookmarkEnd w:id="44"/>
    </w:p>
    <w:p w14:paraId="1F5E0056" w14:textId="77777777" w:rsidR="00A261D3" w:rsidRPr="00A261D3" w:rsidRDefault="00A261D3" w:rsidP="003B419F">
      <w:pPr>
        <w:pStyle w:val="CapNormal"/>
        <w:spacing w:after="0"/>
        <w:ind w:left="720"/>
        <w:rPr>
          <w:rFonts w:asciiTheme="minorHAnsi" w:hAnsiTheme="minorHAnsi"/>
          <w:b/>
          <w:rPrChange w:id="45" w:author="Jamparaju Nammi 4" w:date="2016-10-10T11:47:00Z">
            <w:rPr>
              <w:rFonts w:asciiTheme="minorHAnsi" w:hAnsiTheme="minorHAnsi"/>
            </w:rPr>
          </w:rPrChange>
        </w:rPr>
      </w:pPr>
    </w:p>
    <w:p w14:paraId="185E649A" w14:textId="77777777" w:rsidR="00830CAE" w:rsidRDefault="0064576A" w:rsidP="004A130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6" w:name="_Toc296593352"/>
      <w:bookmarkStart w:id="47" w:name="_Toc433662186"/>
      <w:r w:rsidRPr="003064E6">
        <w:rPr>
          <w:rFonts w:asciiTheme="minorHAnsi" w:hAnsiTheme="minorHAnsi" w:cs="Arial"/>
        </w:rPr>
        <w:t>Custom Class</w:t>
      </w:r>
      <w:bookmarkEnd w:id="46"/>
      <w:bookmarkEnd w:id="47"/>
      <w:r w:rsidRPr="003064E6">
        <w:rPr>
          <w:rFonts w:asciiTheme="minorHAnsi" w:hAnsiTheme="minorHAnsi" w:cs="Arial"/>
        </w:rPr>
        <w:t xml:space="preserve">   </w:t>
      </w:r>
    </w:p>
    <w:p w14:paraId="185E649B" w14:textId="77777777" w:rsidR="00D56090" w:rsidRPr="00D56090" w:rsidRDefault="00A072BA" w:rsidP="00D56090">
      <w:pPr>
        <w:rPr>
          <w:lang w:val="en-US"/>
        </w:rPr>
      </w:pPr>
      <w:r>
        <w:rPr>
          <w:rFonts w:asciiTheme="minorHAnsi" w:hAnsiTheme="minorHAnsi"/>
          <w:sz w:val="22"/>
          <w:szCs w:val="22"/>
        </w:rPr>
        <w:t xml:space="preserve">None Identified. </w:t>
      </w:r>
    </w:p>
    <w:p w14:paraId="185E649C"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8" w:name="_Toc296593353"/>
      <w:bookmarkStart w:id="49" w:name="_Toc433662187"/>
      <w:r w:rsidRPr="003064E6">
        <w:rPr>
          <w:rFonts w:asciiTheme="minorHAnsi" w:hAnsiTheme="minorHAnsi" w:cs="Arial"/>
        </w:rPr>
        <w:t>Standard Rule</w:t>
      </w:r>
      <w:bookmarkEnd w:id="48"/>
      <w:bookmarkEnd w:id="49"/>
      <w:r w:rsidRPr="003064E6">
        <w:rPr>
          <w:rFonts w:asciiTheme="minorHAnsi" w:hAnsiTheme="minorHAnsi" w:cs="Arial"/>
        </w:rPr>
        <w:t xml:space="preserve"> </w:t>
      </w:r>
    </w:p>
    <w:p w14:paraId="185E649D" w14:textId="77777777" w:rsidR="0064576A" w:rsidRPr="003064E6" w:rsidRDefault="009839B3" w:rsidP="004A1306">
      <w:pPr>
        <w:rPr>
          <w:rFonts w:asciiTheme="minorHAnsi" w:hAnsiTheme="minorHAnsi" w:cs="Arial"/>
          <w:i/>
          <w:sz w:val="22"/>
          <w:szCs w:val="22"/>
          <w:highlight w:val="lightGray"/>
        </w:rPr>
      </w:pPr>
      <w:r>
        <w:rPr>
          <w:rFonts w:asciiTheme="minorHAnsi" w:hAnsiTheme="minorHAnsi" w:cs="Arial"/>
          <w:sz w:val="22"/>
          <w:szCs w:val="22"/>
        </w:rPr>
        <w:t>None Identified</w:t>
      </w:r>
      <w:r w:rsidR="0097030E">
        <w:rPr>
          <w:rFonts w:asciiTheme="minorHAnsi" w:hAnsiTheme="minorHAnsi" w:cs="Arial"/>
          <w:sz w:val="22"/>
          <w:szCs w:val="22"/>
        </w:rPr>
        <w:t>.</w:t>
      </w:r>
      <w:r w:rsidR="00CE57E0">
        <w:rPr>
          <w:rFonts w:asciiTheme="minorHAnsi" w:hAnsiTheme="minorHAnsi" w:cs="Arial"/>
          <w:sz w:val="22"/>
          <w:szCs w:val="22"/>
        </w:rPr>
        <w:t xml:space="preserve"> </w:t>
      </w:r>
    </w:p>
    <w:p w14:paraId="185E649E"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50" w:name="_Toc296593354"/>
      <w:bookmarkStart w:id="51" w:name="_Toc433662188"/>
      <w:r w:rsidRPr="003064E6">
        <w:rPr>
          <w:rFonts w:asciiTheme="minorHAnsi" w:hAnsiTheme="minorHAnsi" w:cs="Arial"/>
        </w:rPr>
        <w:t>Custom Table Creation</w:t>
      </w:r>
      <w:bookmarkEnd w:id="50"/>
      <w:bookmarkEnd w:id="51"/>
      <w:r w:rsidRPr="003064E6">
        <w:rPr>
          <w:rFonts w:asciiTheme="minorHAnsi" w:hAnsiTheme="minorHAnsi" w:cs="Arial"/>
        </w:rPr>
        <w:t xml:space="preserve"> </w:t>
      </w:r>
    </w:p>
    <w:p w14:paraId="185E649F" w14:textId="77777777" w:rsidR="0064576A" w:rsidRPr="003064E6" w:rsidRDefault="009839B3" w:rsidP="004A1306">
      <w:pPr>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mallCaps/>
          <w:sz w:val="22"/>
          <w:szCs w:val="22"/>
        </w:rPr>
        <w:t>.</w:t>
      </w:r>
    </w:p>
    <w:p w14:paraId="185E64A0"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52" w:name="_Toc296593356"/>
      <w:bookmarkStart w:id="53" w:name="_Toc433662189"/>
      <w:r w:rsidRPr="003064E6">
        <w:rPr>
          <w:rFonts w:asciiTheme="minorHAnsi" w:hAnsiTheme="minorHAnsi" w:cs="Arial"/>
        </w:rPr>
        <w:t>Work Item Delivery Requirements</w:t>
      </w:r>
      <w:bookmarkEnd w:id="52"/>
      <w:bookmarkEnd w:id="53"/>
      <w:r w:rsidRPr="003064E6">
        <w:rPr>
          <w:rFonts w:asciiTheme="minorHAnsi" w:hAnsiTheme="minorHAnsi" w:cs="Arial"/>
        </w:rPr>
        <w:t xml:space="preserve"> </w:t>
      </w:r>
    </w:p>
    <w:p w14:paraId="185E64A1"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A2"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54" w:name="_Toc296593357"/>
      <w:bookmarkStart w:id="55" w:name="_Toc433662190"/>
      <w:r w:rsidRPr="003064E6">
        <w:rPr>
          <w:rFonts w:asciiTheme="minorHAnsi" w:hAnsiTheme="minorHAnsi" w:cs="Arial"/>
        </w:rPr>
        <w:lastRenderedPageBreak/>
        <w:t>Triggering Events Determination</w:t>
      </w:r>
      <w:bookmarkEnd w:id="54"/>
      <w:bookmarkEnd w:id="55"/>
      <w:r w:rsidRPr="003064E6">
        <w:rPr>
          <w:rFonts w:asciiTheme="minorHAnsi" w:hAnsiTheme="minorHAnsi" w:cs="Arial"/>
        </w:rPr>
        <w:t xml:space="preserve"> </w:t>
      </w:r>
    </w:p>
    <w:p w14:paraId="185E64A3" w14:textId="77777777" w:rsidR="001F354E" w:rsidRPr="001F354E" w:rsidRDefault="003D412E" w:rsidP="001F354E">
      <w:pPr>
        <w:rPr>
          <w:rFonts w:asciiTheme="minorHAnsi" w:hAnsiTheme="minorHAnsi" w:cs="Arial"/>
          <w:sz w:val="22"/>
          <w:szCs w:val="22"/>
        </w:rPr>
      </w:pPr>
      <w:r>
        <w:rPr>
          <w:rFonts w:asciiTheme="minorHAnsi" w:hAnsiTheme="minorHAnsi" w:cs="Arial"/>
          <w:sz w:val="22"/>
          <w:szCs w:val="22"/>
        </w:rPr>
        <w:t xml:space="preserve">None Identified. </w:t>
      </w:r>
    </w:p>
    <w:p w14:paraId="185E64A4"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56" w:name="_Toc296593358"/>
      <w:bookmarkStart w:id="57" w:name="_Toc433662191"/>
      <w:r w:rsidRPr="003064E6">
        <w:rPr>
          <w:rFonts w:asciiTheme="minorHAnsi" w:hAnsiTheme="minorHAnsi" w:cs="Arial"/>
        </w:rPr>
        <w:t>Escalation Requirements</w:t>
      </w:r>
      <w:bookmarkEnd w:id="56"/>
      <w:bookmarkEnd w:id="57"/>
      <w:r w:rsidRPr="003064E6">
        <w:rPr>
          <w:rFonts w:asciiTheme="minorHAnsi" w:hAnsiTheme="minorHAnsi" w:cs="Arial"/>
        </w:rPr>
        <w:t xml:space="preserve"> </w:t>
      </w:r>
    </w:p>
    <w:p w14:paraId="185E64A5" w14:textId="77777777" w:rsidR="00243BD4" w:rsidRPr="005108C8"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A6"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58" w:name="_Toc296593359"/>
      <w:bookmarkStart w:id="59" w:name="_Toc433662192"/>
      <w:r w:rsidRPr="003064E6">
        <w:rPr>
          <w:rFonts w:asciiTheme="minorHAnsi" w:hAnsiTheme="minorHAnsi" w:cs="Arial"/>
        </w:rPr>
        <w:t>Dependencies</w:t>
      </w:r>
      <w:bookmarkEnd w:id="58"/>
      <w:bookmarkEnd w:id="59"/>
    </w:p>
    <w:p w14:paraId="3E58F7DA" w14:textId="249F0C91" w:rsidR="006F64E1" w:rsidRPr="006F64E1" w:rsidRDefault="006F64E1" w:rsidP="006F64E1">
      <w:pPr>
        <w:pStyle w:val="Heading2"/>
        <w:numPr>
          <w:ilvl w:val="0"/>
          <w:numId w:val="0"/>
        </w:numPr>
        <w:tabs>
          <w:tab w:val="left" w:pos="900"/>
        </w:tabs>
        <w:overflowPunct/>
        <w:autoSpaceDE/>
        <w:autoSpaceDN/>
        <w:adjustRightInd/>
        <w:spacing w:before="180" w:after="120"/>
        <w:textAlignment w:val="auto"/>
        <w:rPr>
          <w:rFonts w:asciiTheme="minorHAnsi" w:hAnsiTheme="minorHAnsi" w:cs="Arial"/>
        </w:rPr>
      </w:pPr>
      <w:bookmarkStart w:id="60" w:name="_Toc296593360"/>
      <w:bookmarkStart w:id="61" w:name="_Toc433662193"/>
      <w:r w:rsidRPr="006F64E1">
        <w:rPr>
          <w:rFonts w:asciiTheme="minorHAnsi" w:hAnsiTheme="minorHAnsi" w:cs="Arial"/>
          <w:b w:val="0"/>
          <w:sz w:val="22"/>
          <w:szCs w:val="22"/>
          <w:lang w:val="en-CA"/>
        </w:rPr>
        <w:t xml:space="preserve">PJT11600. </w:t>
      </w:r>
      <w:proofErr w:type="gramStart"/>
      <w:r w:rsidRPr="006F64E1">
        <w:rPr>
          <w:rFonts w:asciiTheme="minorHAnsi" w:hAnsiTheme="minorHAnsi" w:cs="Arial"/>
          <w:b w:val="0"/>
          <w:sz w:val="22"/>
          <w:szCs w:val="22"/>
          <w:lang w:val="en-CA"/>
        </w:rPr>
        <w:t>Gas.</w:t>
      </w:r>
      <w:proofErr w:type="gramEnd"/>
      <w:r>
        <w:rPr>
          <w:rFonts w:asciiTheme="minorHAnsi" w:hAnsiTheme="minorHAnsi" w:cs="Arial"/>
          <w:b w:val="0"/>
          <w:sz w:val="22"/>
          <w:szCs w:val="22"/>
          <w:lang w:val="en-CA"/>
        </w:rPr>
        <w:t xml:space="preserve"> </w:t>
      </w:r>
      <w:r w:rsidRPr="006F64E1">
        <w:rPr>
          <w:rFonts w:asciiTheme="minorHAnsi" w:hAnsiTheme="minorHAnsi" w:cs="Arial"/>
          <w:b w:val="0"/>
          <w:sz w:val="22"/>
          <w:szCs w:val="22"/>
          <w:lang w:val="en-CA"/>
        </w:rPr>
        <w:t>AMR.SAP.FS.DPP. CRM.ENH.DPP.001 and CRM.ENH.DPP.006 – DPP Enrollment Eligibility Details</w:t>
      </w:r>
      <w:r>
        <w:rPr>
          <w:rFonts w:asciiTheme="minorHAnsi" w:eastAsiaTheme="majorEastAsia" w:hAnsiTheme="minorHAnsi" w:cs="Arial"/>
          <w:sz w:val="44"/>
          <w:szCs w:val="72"/>
        </w:rPr>
        <w:t xml:space="preserve"> </w:t>
      </w:r>
    </w:p>
    <w:p w14:paraId="185E64A8" w14:textId="76292C8D"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r w:rsidRPr="003064E6">
        <w:rPr>
          <w:rFonts w:asciiTheme="minorHAnsi" w:hAnsiTheme="minorHAnsi" w:cs="Arial"/>
        </w:rPr>
        <w:t>Error Handling Method</w:t>
      </w:r>
      <w:bookmarkEnd w:id="60"/>
      <w:bookmarkEnd w:id="61"/>
    </w:p>
    <w:p w14:paraId="185E64A9" w14:textId="77777777" w:rsidR="0064576A" w:rsidRPr="004A1306" w:rsidRDefault="00303F88" w:rsidP="004A1306">
      <w:pPr>
        <w:rPr>
          <w:rFonts w:asciiTheme="minorHAnsi" w:hAnsiTheme="minorHAnsi" w:cs="Arial"/>
          <w:sz w:val="22"/>
          <w:szCs w:val="22"/>
        </w:rPr>
      </w:pPr>
      <w:r>
        <w:rPr>
          <w:rFonts w:asciiTheme="minorHAnsi" w:hAnsiTheme="minorHAnsi" w:cs="Arial"/>
          <w:sz w:val="22"/>
          <w:szCs w:val="22"/>
        </w:rPr>
        <w:t xml:space="preserve">None Identified. </w:t>
      </w:r>
    </w:p>
    <w:p w14:paraId="185E64AA"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62" w:name="_Toc296593361"/>
      <w:r w:rsidRPr="003064E6">
        <w:rPr>
          <w:rFonts w:asciiTheme="minorHAnsi" w:hAnsiTheme="minorHAnsi" w:cs="Arial"/>
        </w:rPr>
        <w:t xml:space="preserve">  </w:t>
      </w:r>
      <w:bookmarkStart w:id="63" w:name="_Toc433662194"/>
      <w:r w:rsidR="0064576A" w:rsidRPr="003064E6">
        <w:rPr>
          <w:rFonts w:asciiTheme="minorHAnsi" w:hAnsiTheme="minorHAnsi" w:cs="Arial"/>
        </w:rPr>
        <w:t>Post Execution Notification Details</w:t>
      </w:r>
      <w:bookmarkEnd w:id="62"/>
      <w:bookmarkEnd w:id="63"/>
    </w:p>
    <w:p w14:paraId="185E64AB" w14:textId="77777777" w:rsidR="00890ED8" w:rsidRPr="003D412E" w:rsidRDefault="003D412E" w:rsidP="003D412E">
      <w:pPr>
        <w:rPr>
          <w:rFonts w:asciiTheme="minorHAnsi" w:hAnsiTheme="minorHAnsi" w:cs="Arial"/>
          <w:sz w:val="22"/>
          <w:szCs w:val="22"/>
        </w:rPr>
      </w:pPr>
      <w:r>
        <w:rPr>
          <w:rFonts w:asciiTheme="minorHAnsi" w:hAnsiTheme="minorHAnsi" w:cs="Arial"/>
          <w:sz w:val="22"/>
          <w:szCs w:val="22"/>
        </w:rPr>
        <w:t>None Identified.</w:t>
      </w:r>
    </w:p>
    <w:p w14:paraId="185E64AC"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64" w:name="_Toc296593362"/>
      <w:r w:rsidRPr="003064E6">
        <w:rPr>
          <w:rFonts w:asciiTheme="minorHAnsi" w:hAnsiTheme="minorHAnsi" w:cs="Arial"/>
        </w:rPr>
        <w:t xml:space="preserve">  </w:t>
      </w:r>
      <w:bookmarkStart w:id="65" w:name="_Toc433662195"/>
      <w:r w:rsidR="0064576A" w:rsidRPr="003064E6">
        <w:rPr>
          <w:rFonts w:asciiTheme="minorHAnsi" w:hAnsiTheme="minorHAnsi" w:cs="Arial"/>
        </w:rPr>
        <w:t>Process Log Details</w:t>
      </w:r>
      <w:bookmarkEnd w:id="64"/>
      <w:bookmarkEnd w:id="65"/>
    </w:p>
    <w:p w14:paraId="185E64AD" w14:textId="77777777" w:rsidR="0064576A" w:rsidRPr="00BC443B" w:rsidRDefault="00E426F2" w:rsidP="004A1306">
      <w:pPr>
        <w:rPr>
          <w:rFonts w:asciiTheme="minorHAnsi" w:hAnsiTheme="minorHAnsi" w:cs="Arial"/>
          <w:sz w:val="22"/>
          <w:szCs w:val="22"/>
        </w:rPr>
      </w:pPr>
      <w:r>
        <w:rPr>
          <w:rFonts w:asciiTheme="minorHAnsi" w:hAnsiTheme="minorHAnsi" w:cs="Arial"/>
          <w:sz w:val="22"/>
          <w:szCs w:val="22"/>
        </w:rPr>
        <w:t>None Identified</w:t>
      </w:r>
      <w:r w:rsidR="004C4039" w:rsidRPr="00BC443B">
        <w:rPr>
          <w:rFonts w:asciiTheme="minorHAnsi" w:hAnsiTheme="minorHAnsi" w:cs="Arial"/>
          <w:sz w:val="22"/>
          <w:szCs w:val="22"/>
        </w:rPr>
        <w:t>.</w:t>
      </w:r>
    </w:p>
    <w:p w14:paraId="185E64AE" w14:textId="77777777" w:rsidR="0064576A"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r w:rsidRPr="003064E6">
        <w:rPr>
          <w:rFonts w:asciiTheme="minorHAnsi" w:hAnsiTheme="minorHAnsi" w:cs="Arial"/>
        </w:rPr>
        <w:t xml:space="preserve">  </w:t>
      </w:r>
      <w:bookmarkStart w:id="66" w:name="_Toc433662196"/>
      <w:r w:rsidR="0064576A" w:rsidRPr="003064E6">
        <w:rPr>
          <w:rFonts w:asciiTheme="minorHAnsi" w:hAnsiTheme="minorHAnsi" w:cs="Arial"/>
        </w:rPr>
        <w:t>Other</w:t>
      </w:r>
      <w:bookmarkEnd w:id="66"/>
    </w:p>
    <w:p w14:paraId="185E64AF" w14:textId="77777777" w:rsidR="00A9221A"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B0" w14:textId="77777777" w:rsidR="004A1306" w:rsidRPr="004A1306" w:rsidRDefault="004A1306" w:rsidP="00EF0581">
      <w:pPr>
        <w:jc w:val="center"/>
        <w:rPr>
          <w:rFonts w:asciiTheme="minorHAnsi" w:hAnsiTheme="minorHAnsi" w:cs="Arial"/>
          <w:sz w:val="22"/>
          <w:szCs w:val="22"/>
        </w:rPr>
      </w:pPr>
    </w:p>
    <w:p w14:paraId="185E64B1" w14:textId="77777777" w:rsidR="005A1A43" w:rsidRPr="003064E6" w:rsidRDefault="00402CA9" w:rsidP="00FD23A6">
      <w:pPr>
        <w:pStyle w:val="Heading2"/>
        <w:numPr>
          <w:ilvl w:val="1"/>
          <w:numId w:val="1"/>
        </w:numPr>
        <w:rPr>
          <w:rFonts w:asciiTheme="minorHAnsi" w:hAnsiTheme="minorHAnsi" w:cs="Arial"/>
          <w:bCs/>
          <w:szCs w:val="24"/>
        </w:rPr>
      </w:pPr>
      <w:bookmarkStart w:id="67" w:name="_Toc437836189"/>
      <w:bookmarkStart w:id="68" w:name="_Toc433662197"/>
      <w:r w:rsidRPr="003064E6">
        <w:rPr>
          <w:rFonts w:asciiTheme="minorHAnsi" w:hAnsiTheme="minorHAnsi" w:cs="Arial"/>
          <w:bCs/>
          <w:szCs w:val="24"/>
        </w:rPr>
        <w:t xml:space="preserve">Unit </w:t>
      </w:r>
      <w:r w:rsidR="005A1A43" w:rsidRPr="003064E6">
        <w:rPr>
          <w:rFonts w:asciiTheme="minorHAnsi" w:hAnsiTheme="minorHAnsi" w:cs="Arial"/>
          <w:bCs/>
          <w:szCs w:val="24"/>
        </w:rPr>
        <w:t>Test Plan</w:t>
      </w:r>
      <w:bookmarkEnd w:id="67"/>
      <w:bookmarkEnd w:id="68"/>
    </w:p>
    <w:bookmarkStart w:id="69" w:name="_MON_1502717811"/>
    <w:bookmarkEnd w:id="69"/>
    <w:p w14:paraId="185E64B2" w14:textId="77777777" w:rsidR="000048AB" w:rsidRDefault="006F64E1" w:rsidP="00FD23A6">
      <w:pPr>
        <w:rPr>
          <w:rFonts w:asciiTheme="minorHAnsi" w:hAnsiTheme="minorHAnsi" w:cs="Arial"/>
          <w:sz w:val="22"/>
          <w:szCs w:val="22"/>
        </w:rPr>
      </w:pPr>
      <w:r w:rsidRPr="0026279C">
        <w:rPr>
          <w:rFonts w:asciiTheme="minorHAnsi" w:hAnsiTheme="minorHAnsi" w:cs="Arial"/>
          <w:sz w:val="22"/>
          <w:szCs w:val="22"/>
        </w:rPr>
        <w:object w:dxaOrig="1287" w:dyaOrig="811" w14:anchorId="185E64CF">
          <v:shape id="_x0000_i1026" type="#_x0000_t75" style="width:64.55pt;height:40.1pt" o:ole="">
            <v:imagedata r:id="rId18" o:title=""/>
          </v:shape>
          <o:OLEObject Type="Embed" ProgID="Excel.Sheet.12" ShapeID="_x0000_i1026" DrawAspect="Icon" ObjectID="_1537605208" r:id="rId19"/>
        </w:object>
      </w:r>
    </w:p>
    <w:p w14:paraId="185E64B3" w14:textId="77777777" w:rsidR="0072257D" w:rsidRPr="003064E6" w:rsidRDefault="0072257D" w:rsidP="00FD23A6">
      <w:pPr>
        <w:rPr>
          <w:rFonts w:asciiTheme="minorHAnsi" w:hAnsiTheme="minorHAnsi" w:cs="Arial"/>
          <w:sz w:val="22"/>
          <w:szCs w:val="22"/>
        </w:rPr>
      </w:pPr>
    </w:p>
    <w:p w14:paraId="185E64B4" w14:textId="77777777" w:rsidR="005A1A43" w:rsidRPr="003064E6" w:rsidRDefault="00FF2ECA" w:rsidP="00FD23A6">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70" w:name="_Toc433662198"/>
      <w:r w:rsidR="004A682B" w:rsidRPr="003064E6">
        <w:rPr>
          <w:rFonts w:asciiTheme="minorHAnsi" w:hAnsiTheme="minorHAnsi" w:cs="Arial"/>
          <w:bCs/>
          <w:sz w:val="28"/>
          <w:szCs w:val="28"/>
        </w:rPr>
        <w:t>Information Security</w:t>
      </w:r>
      <w:bookmarkEnd w:id="70"/>
    </w:p>
    <w:p w14:paraId="185E64B5"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B6" w14:textId="77777777" w:rsidR="009B7EF2" w:rsidRPr="003064E6" w:rsidRDefault="009B7EF2" w:rsidP="00FD23A6">
      <w:pPr>
        <w:rPr>
          <w:rFonts w:asciiTheme="minorHAnsi" w:hAnsiTheme="minorHAnsi" w:cs="Arial"/>
          <w:b/>
        </w:rPr>
      </w:pPr>
    </w:p>
    <w:p w14:paraId="185E64B7" w14:textId="77777777" w:rsidR="009B7EF2" w:rsidRPr="0094765B" w:rsidRDefault="009B7EF2" w:rsidP="001E385E">
      <w:pPr>
        <w:pStyle w:val="Heading3"/>
        <w:numPr>
          <w:ilvl w:val="2"/>
          <w:numId w:val="13"/>
        </w:numPr>
      </w:pPr>
      <w:r w:rsidRPr="003064E6">
        <w:t>Information Classification</w:t>
      </w:r>
    </w:p>
    <w:p w14:paraId="185E64B8" w14:textId="77777777" w:rsidR="00243BD4" w:rsidRPr="003064E6" w:rsidRDefault="009839B3" w:rsidP="00FD23A6">
      <w:pPr>
        <w:ind w:left="990" w:firstLine="720"/>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185E64B9" w14:textId="77777777" w:rsidR="009B7EF2" w:rsidRPr="003064E6" w:rsidRDefault="009B7EF2" w:rsidP="00FD23A6">
      <w:pPr>
        <w:ind w:left="480"/>
        <w:rPr>
          <w:rFonts w:asciiTheme="minorHAnsi" w:hAnsiTheme="minorHAnsi" w:cs="Arial"/>
          <w:sz w:val="22"/>
          <w:szCs w:val="22"/>
        </w:rPr>
      </w:pPr>
    </w:p>
    <w:p w14:paraId="185E64BA" w14:textId="77777777" w:rsidR="00830CAE" w:rsidRPr="0094765B" w:rsidRDefault="00E4640D" w:rsidP="001E385E">
      <w:pPr>
        <w:pStyle w:val="Heading3"/>
        <w:numPr>
          <w:ilvl w:val="2"/>
          <w:numId w:val="13"/>
        </w:numPr>
      </w:pPr>
      <w:r w:rsidRPr="0094765B">
        <w:t>Security Roles (Profiles and Authorizations)</w:t>
      </w:r>
    </w:p>
    <w:p w14:paraId="185E64BB" w14:textId="77777777" w:rsidR="00243BD4" w:rsidRPr="0094765B" w:rsidRDefault="009839B3" w:rsidP="00FD23A6">
      <w:pPr>
        <w:ind w:left="990" w:firstLine="720"/>
        <w:rPr>
          <w:rFonts w:asciiTheme="minorHAnsi" w:hAnsiTheme="minorHAnsi" w:cs="Arial"/>
          <w:sz w:val="22"/>
          <w:szCs w:val="22"/>
        </w:rPr>
      </w:pPr>
      <w:r w:rsidRPr="0094765B">
        <w:rPr>
          <w:rFonts w:asciiTheme="minorHAnsi" w:hAnsiTheme="minorHAnsi" w:cs="Arial"/>
          <w:sz w:val="22"/>
          <w:szCs w:val="22"/>
        </w:rPr>
        <w:t>None Identified.</w:t>
      </w:r>
    </w:p>
    <w:p w14:paraId="185E64BC" w14:textId="77777777" w:rsidR="001472F7" w:rsidRPr="003064E6" w:rsidRDefault="001472F7" w:rsidP="00FD23A6">
      <w:pPr>
        <w:rPr>
          <w:rFonts w:asciiTheme="minorHAnsi" w:hAnsiTheme="minorHAnsi" w:cs="Arial"/>
          <w:sz w:val="22"/>
          <w:szCs w:val="22"/>
        </w:rPr>
      </w:pPr>
    </w:p>
    <w:p w14:paraId="185E64BD" w14:textId="77777777" w:rsidR="00D0768F" w:rsidRPr="0094765B" w:rsidRDefault="00D0768F" w:rsidP="001E385E">
      <w:pPr>
        <w:pStyle w:val="Heading3"/>
        <w:numPr>
          <w:ilvl w:val="2"/>
          <w:numId w:val="13"/>
        </w:numPr>
      </w:pPr>
      <w:r w:rsidRPr="0094765B">
        <w:t>Table Security (if applicable)</w:t>
      </w:r>
    </w:p>
    <w:p w14:paraId="185E64BE" w14:textId="77777777" w:rsidR="00243BD4" w:rsidRPr="0094765B" w:rsidRDefault="009839B3" w:rsidP="00FD23A6">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BF" w14:textId="77777777" w:rsidR="00D0768F" w:rsidRPr="003064E6" w:rsidRDefault="00D0768F" w:rsidP="00FD23A6">
      <w:pPr>
        <w:rPr>
          <w:rFonts w:asciiTheme="minorHAnsi" w:hAnsiTheme="minorHAnsi" w:cs="Arial"/>
          <w:sz w:val="22"/>
          <w:szCs w:val="22"/>
        </w:rPr>
      </w:pPr>
    </w:p>
    <w:p w14:paraId="185E64C0" w14:textId="77777777" w:rsidR="00D0768F" w:rsidRPr="0094765B" w:rsidRDefault="00D0768F" w:rsidP="001E385E">
      <w:pPr>
        <w:pStyle w:val="Heading3"/>
        <w:numPr>
          <w:ilvl w:val="2"/>
          <w:numId w:val="13"/>
        </w:numPr>
      </w:pPr>
      <w:r w:rsidRPr="0094765B">
        <w:t>ABAP Program Security (if applicable)</w:t>
      </w:r>
    </w:p>
    <w:p w14:paraId="185E64C1" w14:textId="77777777" w:rsidR="00243BD4" w:rsidRPr="0094765B" w:rsidRDefault="009839B3" w:rsidP="00FD23A6">
      <w:pPr>
        <w:ind w:left="990" w:firstLine="720"/>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C2" w14:textId="77777777" w:rsidR="00D0768F" w:rsidRPr="003064E6" w:rsidRDefault="00D0768F" w:rsidP="00FD23A6">
      <w:pPr>
        <w:rPr>
          <w:rFonts w:asciiTheme="minorHAnsi" w:hAnsiTheme="minorHAnsi" w:cs="Arial"/>
        </w:rPr>
      </w:pPr>
    </w:p>
    <w:p w14:paraId="185E64C3" w14:textId="77777777" w:rsidR="005A1A43" w:rsidRPr="003064E6" w:rsidRDefault="005A1A43" w:rsidP="00FD23A6">
      <w:pPr>
        <w:pStyle w:val="Heading2"/>
        <w:numPr>
          <w:ilvl w:val="1"/>
          <w:numId w:val="1"/>
        </w:numPr>
        <w:rPr>
          <w:rFonts w:asciiTheme="minorHAnsi" w:hAnsiTheme="minorHAnsi" w:cs="Arial"/>
          <w:bCs/>
          <w:sz w:val="28"/>
          <w:szCs w:val="28"/>
        </w:rPr>
      </w:pPr>
      <w:bookmarkStart w:id="71" w:name="_Toc437836202"/>
      <w:bookmarkStart w:id="72" w:name="_Toc433662199"/>
      <w:r w:rsidRPr="003064E6">
        <w:rPr>
          <w:rFonts w:asciiTheme="minorHAnsi" w:hAnsiTheme="minorHAnsi" w:cs="Arial"/>
          <w:bCs/>
          <w:sz w:val="28"/>
          <w:szCs w:val="28"/>
        </w:rPr>
        <w:t>Audit</w:t>
      </w:r>
      <w:bookmarkEnd w:id="71"/>
      <w:bookmarkEnd w:id="72"/>
    </w:p>
    <w:p w14:paraId="185E64C4"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p w14:paraId="185E64C5" w14:textId="77777777" w:rsidR="00C451FE" w:rsidRPr="003064E6" w:rsidDel="00D0768F" w:rsidRDefault="00C451FE" w:rsidP="00FD23A6">
      <w:pPr>
        <w:pStyle w:val="BodyTextIndent3"/>
        <w:ind w:left="576"/>
        <w:jc w:val="left"/>
        <w:rPr>
          <w:rFonts w:asciiTheme="minorHAnsi" w:hAnsiTheme="minorHAnsi" w:cs="Arial"/>
          <w:sz w:val="22"/>
          <w:szCs w:val="22"/>
          <w:highlight w:val="lightGray"/>
        </w:rPr>
      </w:pPr>
    </w:p>
    <w:p w14:paraId="185E64C6" w14:textId="77777777" w:rsidR="00EF6916" w:rsidRPr="0094765B" w:rsidRDefault="00C83E7B" w:rsidP="00FD23A6">
      <w:pPr>
        <w:pStyle w:val="Heading2"/>
        <w:numPr>
          <w:ilvl w:val="1"/>
          <w:numId w:val="1"/>
        </w:numPr>
        <w:rPr>
          <w:rFonts w:asciiTheme="minorHAnsi" w:hAnsiTheme="minorHAnsi" w:cs="Arial"/>
        </w:rPr>
      </w:pPr>
      <w:bookmarkStart w:id="73" w:name="_Toc433662200"/>
      <w:r w:rsidRPr="003064E6">
        <w:rPr>
          <w:rFonts w:asciiTheme="minorHAnsi" w:hAnsiTheme="minorHAnsi" w:cs="Arial"/>
          <w:bCs/>
          <w:sz w:val="28"/>
          <w:szCs w:val="28"/>
        </w:rPr>
        <w:lastRenderedPageBreak/>
        <w:t>Questions / Issues / Risks</w:t>
      </w:r>
      <w:bookmarkEnd w:id="73"/>
    </w:p>
    <w:p w14:paraId="185E64C7" w14:textId="77777777" w:rsidR="00243BD4" w:rsidRPr="004A1306" w:rsidRDefault="009839B3" w:rsidP="004A1306">
      <w:pPr>
        <w:rPr>
          <w:rFonts w:asciiTheme="minorHAnsi" w:hAnsiTheme="minorHAnsi" w:cs="Arial"/>
          <w:sz w:val="22"/>
          <w:szCs w:val="22"/>
        </w:rPr>
      </w:pPr>
      <w:r>
        <w:rPr>
          <w:rFonts w:asciiTheme="minorHAnsi" w:hAnsiTheme="minorHAnsi" w:cs="Arial"/>
          <w:sz w:val="22"/>
          <w:szCs w:val="22"/>
        </w:rPr>
        <w:t>None Identified</w:t>
      </w:r>
      <w:r w:rsidRPr="009839B3">
        <w:rPr>
          <w:rFonts w:asciiTheme="minorHAnsi" w:hAnsiTheme="minorHAnsi" w:cs="Arial"/>
          <w:sz w:val="22"/>
          <w:szCs w:val="22"/>
        </w:rPr>
        <w:t>.</w:t>
      </w:r>
    </w:p>
    <w:sectPr w:rsidR="00243BD4" w:rsidRPr="004A1306" w:rsidSect="00766397">
      <w:headerReference w:type="default" r:id="rId20"/>
      <w:footerReference w:type="even" r:id="rId21"/>
      <w:footerReference w:type="default" r:id="rId22"/>
      <w:headerReference w:type="first" r:id="rId23"/>
      <w:footerReference w:type="first" r:id="rId24"/>
      <w:pgSz w:w="12240" w:h="15840"/>
      <w:pgMar w:top="1352" w:right="1440" w:bottom="1170" w:left="1440" w:header="706" w:footer="644"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8EEBC8" w14:textId="77777777" w:rsidR="00141E3B" w:rsidRDefault="00141E3B">
      <w:r>
        <w:separator/>
      </w:r>
    </w:p>
  </w:endnote>
  <w:endnote w:type="continuationSeparator" w:id="0">
    <w:p w14:paraId="58CE35FF" w14:textId="77777777" w:rsidR="00141E3B" w:rsidRDefault="00141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6" w14:textId="77777777" w:rsidR="00420775" w:rsidRDefault="00420775"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5E64D7" w14:textId="77777777" w:rsidR="00420775" w:rsidRDefault="00420775"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8" w14:textId="77777777" w:rsidR="00420775" w:rsidRPr="00766397" w:rsidRDefault="00420775" w:rsidP="00766397">
    <w:pPr>
      <w:pStyle w:val="Footer"/>
      <w:pBdr>
        <w:top w:val="thinThickSmallGap" w:sz="24" w:space="1" w:color="622423" w:themeColor="accent2" w:themeShade="7F"/>
      </w:pBdr>
      <w:rPr>
        <w:rFonts w:asciiTheme="majorHAnsi" w:eastAsiaTheme="majorEastAsia" w:hAnsiTheme="majorHAnsi" w:cstheme="majorBidi"/>
        <w:sz w:val="20"/>
        <w:szCs w:val="20"/>
      </w:rPr>
    </w:pPr>
    <w:r w:rsidRPr="00766397">
      <w:rPr>
        <w:rFonts w:asciiTheme="majorHAnsi" w:eastAsiaTheme="majorEastAsia" w:hAnsiTheme="majorHAnsi" w:cstheme="majorBidi"/>
        <w:sz w:val="20"/>
        <w:szCs w:val="20"/>
      </w:rPr>
      <w:t>Consumer Energy Confidential</w:t>
    </w:r>
    <w:r w:rsidRPr="00766397">
      <w:rPr>
        <w:rFonts w:asciiTheme="majorHAnsi" w:eastAsiaTheme="majorEastAsia" w:hAnsiTheme="majorHAnsi" w:cstheme="majorBidi"/>
        <w:sz w:val="20"/>
        <w:szCs w:val="20"/>
      </w:rPr>
      <w:tab/>
    </w:r>
    <w:r w:rsidRPr="00766397">
      <w:rPr>
        <w:rFonts w:asciiTheme="majorHAnsi" w:eastAsiaTheme="majorEastAsia" w:hAnsiTheme="majorHAnsi" w:cstheme="majorBidi"/>
        <w:sz w:val="20"/>
        <w:szCs w:val="20"/>
      </w:rPr>
      <w:ptab w:relativeTo="margin" w:alignment="right" w:leader="none"/>
    </w:r>
    <w:r w:rsidRPr="00766397">
      <w:rPr>
        <w:rFonts w:asciiTheme="majorHAnsi" w:eastAsiaTheme="majorEastAsia" w:hAnsiTheme="majorHAnsi" w:cstheme="majorBidi"/>
        <w:sz w:val="20"/>
        <w:szCs w:val="20"/>
      </w:rPr>
      <w:t xml:space="preserve">Page </w:t>
    </w:r>
    <w:r w:rsidRPr="00766397">
      <w:rPr>
        <w:rFonts w:asciiTheme="minorHAnsi" w:eastAsiaTheme="minorEastAsia" w:hAnsiTheme="minorHAnsi" w:cstheme="minorBidi"/>
        <w:sz w:val="20"/>
        <w:szCs w:val="20"/>
      </w:rPr>
      <w:fldChar w:fldCharType="begin"/>
    </w:r>
    <w:r w:rsidRPr="00766397">
      <w:rPr>
        <w:sz w:val="20"/>
        <w:szCs w:val="20"/>
      </w:rPr>
      <w:instrText xml:space="preserve"> PAGE   \* MERGEFORMAT </w:instrText>
    </w:r>
    <w:r w:rsidRPr="00766397">
      <w:rPr>
        <w:rFonts w:asciiTheme="minorHAnsi" w:eastAsiaTheme="minorEastAsia" w:hAnsiTheme="minorHAnsi" w:cstheme="minorBidi"/>
        <w:sz w:val="20"/>
        <w:szCs w:val="20"/>
      </w:rPr>
      <w:fldChar w:fldCharType="separate"/>
    </w:r>
    <w:r w:rsidR="00A261D3" w:rsidRPr="00A261D3">
      <w:rPr>
        <w:rFonts w:asciiTheme="majorHAnsi" w:eastAsiaTheme="majorEastAsia" w:hAnsiTheme="majorHAnsi" w:cstheme="majorBidi"/>
        <w:noProof/>
        <w:sz w:val="20"/>
        <w:szCs w:val="20"/>
      </w:rPr>
      <w:t>13</w:t>
    </w:r>
    <w:r w:rsidRPr="00766397">
      <w:rPr>
        <w:rFonts w:asciiTheme="majorHAnsi" w:eastAsiaTheme="majorEastAsia" w:hAnsiTheme="majorHAnsi" w:cstheme="majorBidi"/>
        <w:noProof/>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A" w14:textId="77777777" w:rsidR="00420775" w:rsidRPr="00F154A1" w:rsidRDefault="00420775"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185E64DB" w14:textId="77777777" w:rsidR="00420775" w:rsidRPr="00F154A1" w:rsidRDefault="00420775"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106C77" w14:textId="77777777" w:rsidR="00141E3B" w:rsidRDefault="00141E3B">
      <w:r>
        <w:separator/>
      </w:r>
    </w:p>
  </w:footnote>
  <w:footnote w:type="continuationSeparator" w:id="0">
    <w:p w14:paraId="4B6A42D4" w14:textId="77777777" w:rsidR="00141E3B" w:rsidRDefault="00141E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4" w14:textId="64F3C0CE" w:rsidR="00420775" w:rsidRPr="00766397" w:rsidRDefault="00747A88" w:rsidP="00766397">
    <w:pPr>
      <w:pStyle w:val="Header"/>
      <w:tabs>
        <w:tab w:val="clear" w:pos="8640"/>
        <w:tab w:val="right" w:pos="9360"/>
      </w:tabs>
      <w:jc w:val="right"/>
      <w:rPr>
        <w:b/>
        <w:lang w:val="en-US"/>
      </w:rPr>
    </w:pPr>
    <w:r>
      <w:rPr>
        <w:b/>
        <w:noProof/>
        <w:sz w:val="36"/>
        <w:lang w:val="en-US"/>
      </w:rPr>
      <w:drawing>
        <wp:anchor distT="0" distB="0" distL="114300" distR="114300" simplePos="0" relativeHeight="251659264" behindDoc="0" locked="0" layoutInCell="1" allowOverlap="1" wp14:anchorId="76389E96" wp14:editId="433F61B7">
          <wp:simplePos x="0" y="0"/>
          <wp:positionH relativeFrom="column">
            <wp:posOffset>-112143</wp:posOffset>
          </wp:positionH>
          <wp:positionV relativeFrom="paragraph">
            <wp:posOffset>-42868</wp:posOffset>
          </wp:positionV>
          <wp:extent cx="1040130" cy="180245"/>
          <wp:effectExtent l="0" t="0" r="0" b="0"/>
          <wp:wrapNone/>
          <wp:docPr id="25" name="Picture 25" descr="HCL Logo"/>
          <wp:cNvGraphicFramePr/>
          <a:graphic xmlns:a="http://schemas.openxmlformats.org/drawingml/2006/main">
            <a:graphicData uri="http://schemas.openxmlformats.org/drawingml/2006/picture">
              <pic:pic xmlns:pic="http://schemas.openxmlformats.org/drawingml/2006/picture">
                <pic:nvPicPr>
                  <pic:cNvPr id="25" name="Picture 25" descr="HCL Logo"/>
                  <pic:cNvPicPr/>
                </pic:nvPicPr>
                <pic:blipFill>
                  <a:blip r:embed="rId1" cstate="print"/>
                  <a:srcRect/>
                  <a:stretch>
                    <a:fillRect/>
                  </a:stretch>
                </pic:blipFill>
                <pic:spPr bwMode="auto">
                  <a:xfrm>
                    <a:off x="0" y="0"/>
                    <a:ext cx="1040130" cy="180245"/>
                  </a:xfrm>
                  <a:prstGeom prst="rect">
                    <a:avLst/>
                  </a:prstGeom>
                  <a:noFill/>
                </pic:spPr>
              </pic:pic>
            </a:graphicData>
          </a:graphic>
        </wp:anchor>
      </w:drawing>
    </w:r>
    <w:r w:rsidR="00420775" w:rsidRPr="004017A9">
      <w:rPr>
        <w:b/>
        <w:noProof/>
        <w:sz w:val="36"/>
        <w:lang w:val="en-US"/>
      </w:rPr>
      <w:drawing>
        <wp:inline distT="0" distB="0" distL="0" distR="0" wp14:anchorId="185E64DE" wp14:editId="185E64DF">
          <wp:extent cx="1658675" cy="492981"/>
          <wp:effectExtent l="19050" t="0" r="0" b="0"/>
          <wp:docPr id="3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E64D9" w14:textId="77777777" w:rsidR="00420775" w:rsidRPr="00E7731A" w:rsidRDefault="00420775"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67E42"/>
    <w:multiLevelType w:val="hybridMultilevel"/>
    <w:tmpl w:val="0A8E3A12"/>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nsid w:val="05C34435"/>
    <w:multiLevelType w:val="multilevel"/>
    <w:tmpl w:val="AAC4BFA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E075525"/>
    <w:multiLevelType w:val="hybridMultilevel"/>
    <w:tmpl w:val="C118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1A432D2C"/>
    <w:multiLevelType w:val="hybridMultilevel"/>
    <w:tmpl w:val="5C349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1710"/>
        </w:tabs>
        <w:ind w:left="63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7">
    <w:nsid w:val="22BD77E2"/>
    <w:multiLevelType w:val="hybridMultilevel"/>
    <w:tmpl w:val="D354DBA4"/>
    <w:lvl w:ilvl="0" w:tplc="B1A0BF28">
      <w:numFmt w:val="bullet"/>
      <w:lvlText w:val="-"/>
      <w:lvlJc w:val="left"/>
      <w:pPr>
        <w:ind w:left="2160" w:hanging="360"/>
      </w:pPr>
      <w:rPr>
        <w:rFonts w:ascii="Calibri" w:eastAsiaTheme="minorHAnsi" w:hAnsi="Calibri"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37020141"/>
    <w:multiLevelType w:val="multilevel"/>
    <w:tmpl w:val="91446D7A"/>
    <w:lvl w:ilvl="0">
      <w:start w:val="1"/>
      <w:numFmt w:val="decimal"/>
      <w:lvlText w:val="%1"/>
      <w:lvlJc w:val="left"/>
      <w:pPr>
        <w:ind w:left="480" w:hanging="480"/>
      </w:pPr>
      <w:rPr>
        <w:rFonts w:hint="default"/>
      </w:rPr>
    </w:lvl>
    <w:lvl w:ilvl="1">
      <w:start w:val="2"/>
      <w:numFmt w:val="decimal"/>
      <w:lvlText w:val="%1.%2"/>
      <w:lvlJc w:val="left"/>
      <w:pPr>
        <w:ind w:left="795" w:hanging="48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4320" w:hanging="1800"/>
      </w:pPr>
      <w:rPr>
        <w:rFonts w:hint="default"/>
      </w:rPr>
    </w:lvl>
  </w:abstractNum>
  <w:abstractNum w:abstractNumId="9">
    <w:nsid w:val="38721CF8"/>
    <w:multiLevelType w:val="hybridMultilevel"/>
    <w:tmpl w:val="EB2A67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1244014"/>
    <w:multiLevelType w:val="hybridMultilevel"/>
    <w:tmpl w:val="F59605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DF37BE"/>
    <w:multiLevelType w:val="hybridMultilevel"/>
    <w:tmpl w:val="16BC7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E9764E"/>
    <w:multiLevelType w:val="hybridMultilevel"/>
    <w:tmpl w:val="DAA0B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DE614EF"/>
    <w:multiLevelType w:val="hybridMultilevel"/>
    <w:tmpl w:val="846479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60085502"/>
    <w:multiLevelType w:val="hybridMultilevel"/>
    <w:tmpl w:val="05C48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05A2F8C"/>
    <w:multiLevelType w:val="hybridMultilevel"/>
    <w:tmpl w:val="7AF2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7">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03D2327"/>
    <w:multiLevelType w:val="hybridMultilevel"/>
    <w:tmpl w:val="A920A902"/>
    <w:lvl w:ilvl="0" w:tplc="0409000F">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nsid w:val="75226299"/>
    <w:multiLevelType w:val="hybridMultilevel"/>
    <w:tmpl w:val="BB50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7"/>
  </w:num>
  <w:num w:numId="4">
    <w:abstractNumId w:val="2"/>
  </w:num>
  <w:num w:numId="5">
    <w:abstractNumId w:val="16"/>
  </w:num>
  <w:num w:numId="6">
    <w:abstractNumId w:val="5"/>
  </w:num>
  <w:num w:numId="7">
    <w:abstractNumId w:val="0"/>
  </w:num>
  <w:num w:numId="8">
    <w:abstractNumId w:val="13"/>
  </w:num>
  <w:num w:numId="9">
    <w:abstractNumId w:val="3"/>
  </w:num>
  <w:num w:numId="10">
    <w:abstractNumId w:val="19"/>
  </w:num>
  <w:num w:numId="11">
    <w:abstractNumId w:val="7"/>
  </w:num>
  <w:num w:numId="12">
    <w:abstractNumId w:val="14"/>
  </w:num>
  <w:num w:numId="13">
    <w:abstractNumId w:val="8"/>
  </w:num>
  <w:num w:numId="14">
    <w:abstractNumId w:val="12"/>
  </w:num>
  <w:num w:numId="15">
    <w:abstractNumId w:val="15"/>
  </w:num>
  <w:num w:numId="16">
    <w:abstractNumId w:val="11"/>
  </w:num>
  <w:num w:numId="17">
    <w:abstractNumId w:val="10"/>
  </w:num>
  <w:num w:numId="18">
    <w:abstractNumId w:val="9"/>
  </w:num>
  <w:num w:numId="19">
    <w:abstractNumId w:val="18"/>
  </w:num>
  <w:num w:numId="20">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177F"/>
    <w:rsid w:val="00002DAD"/>
    <w:rsid w:val="00004208"/>
    <w:rsid w:val="000048AB"/>
    <w:rsid w:val="00004A43"/>
    <w:rsid w:val="00004F57"/>
    <w:rsid w:val="00005739"/>
    <w:rsid w:val="00006036"/>
    <w:rsid w:val="00006425"/>
    <w:rsid w:val="000108B1"/>
    <w:rsid w:val="0001096C"/>
    <w:rsid w:val="000136DA"/>
    <w:rsid w:val="00013742"/>
    <w:rsid w:val="00014102"/>
    <w:rsid w:val="000142E6"/>
    <w:rsid w:val="00015204"/>
    <w:rsid w:val="0002127E"/>
    <w:rsid w:val="00024EB5"/>
    <w:rsid w:val="00026144"/>
    <w:rsid w:val="000263E8"/>
    <w:rsid w:val="00027666"/>
    <w:rsid w:val="00027A57"/>
    <w:rsid w:val="0003009C"/>
    <w:rsid w:val="000307E8"/>
    <w:rsid w:val="000317A1"/>
    <w:rsid w:val="00031EEC"/>
    <w:rsid w:val="00032488"/>
    <w:rsid w:val="0003332D"/>
    <w:rsid w:val="00036528"/>
    <w:rsid w:val="00036C66"/>
    <w:rsid w:val="00036E7B"/>
    <w:rsid w:val="000375DE"/>
    <w:rsid w:val="00037BF3"/>
    <w:rsid w:val="00040588"/>
    <w:rsid w:val="00040959"/>
    <w:rsid w:val="00040B27"/>
    <w:rsid w:val="00040B2C"/>
    <w:rsid w:val="00041C02"/>
    <w:rsid w:val="000428D4"/>
    <w:rsid w:val="00042AED"/>
    <w:rsid w:val="00042C59"/>
    <w:rsid w:val="000453B2"/>
    <w:rsid w:val="00045AC0"/>
    <w:rsid w:val="00045DC5"/>
    <w:rsid w:val="0004703D"/>
    <w:rsid w:val="00050BFE"/>
    <w:rsid w:val="00050E98"/>
    <w:rsid w:val="0005157C"/>
    <w:rsid w:val="00051DDE"/>
    <w:rsid w:val="00052223"/>
    <w:rsid w:val="00052B8E"/>
    <w:rsid w:val="00052E0B"/>
    <w:rsid w:val="00052FEA"/>
    <w:rsid w:val="00053663"/>
    <w:rsid w:val="000539D2"/>
    <w:rsid w:val="00054163"/>
    <w:rsid w:val="00054349"/>
    <w:rsid w:val="000601F3"/>
    <w:rsid w:val="00061C73"/>
    <w:rsid w:val="000634B3"/>
    <w:rsid w:val="00063BF3"/>
    <w:rsid w:val="000710AA"/>
    <w:rsid w:val="0007157E"/>
    <w:rsid w:val="000722D0"/>
    <w:rsid w:val="00072A0A"/>
    <w:rsid w:val="00072E97"/>
    <w:rsid w:val="0007404D"/>
    <w:rsid w:val="0007512B"/>
    <w:rsid w:val="000752E6"/>
    <w:rsid w:val="00075D49"/>
    <w:rsid w:val="00080578"/>
    <w:rsid w:val="00080603"/>
    <w:rsid w:val="00083780"/>
    <w:rsid w:val="000850D1"/>
    <w:rsid w:val="00085F14"/>
    <w:rsid w:val="00086A60"/>
    <w:rsid w:val="000872FE"/>
    <w:rsid w:val="00090CB2"/>
    <w:rsid w:val="00093662"/>
    <w:rsid w:val="0009455F"/>
    <w:rsid w:val="000975F7"/>
    <w:rsid w:val="000A1DE1"/>
    <w:rsid w:val="000A257A"/>
    <w:rsid w:val="000A2649"/>
    <w:rsid w:val="000A34D0"/>
    <w:rsid w:val="000A39B7"/>
    <w:rsid w:val="000A453B"/>
    <w:rsid w:val="000A5520"/>
    <w:rsid w:val="000A56D3"/>
    <w:rsid w:val="000A59BB"/>
    <w:rsid w:val="000A6753"/>
    <w:rsid w:val="000A74AA"/>
    <w:rsid w:val="000B0133"/>
    <w:rsid w:val="000B0662"/>
    <w:rsid w:val="000B0663"/>
    <w:rsid w:val="000B08A7"/>
    <w:rsid w:val="000B0E55"/>
    <w:rsid w:val="000B2789"/>
    <w:rsid w:val="000B3C5C"/>
    <w:rsid w:val="000B6F0D"/>
    <w:rsid w:val="000B71DB"/>
    <w:rsid w:val="000B762A"/>
    <w:rsid w:val="000C13CE"/>
    <w:rsid w:val="000C24C1"/>
    <w:rsid w:val="000C2DBB"/>
    <w:rsid w:val="000C2F82"/>
    <w:rsid w:val="000C3D16"/>
    <w:rsid w:val="000C3E7F"/>
    <w:rsid w:val="000C5277"/>
    <w:rsid w:val="000D0693"/>
    <w:rsid w:val="000D07F0"/>
    <w:rsid w:val="000D2630"/>
    <w:rsid w:val="000D2A5C"/>
    <w:rsid w:val="000D305A"/>
    <w:rsid w:val="000D35AF"/>
    <w:rsid w:val="000D3671"/>
    <w:rsid w:val="000D41EA"/>
    <w:rsid w:val="000D5D3D"/>
    <w:rsid w:val="000E0BC5"/>
    <w:rsid w:val="000E1A21"/>
    <w:rsid w:val="000E46A9"/>
    <w:rsid w:val="000E49F5"/>
    <w:rsid w:val="000E580C"/>
    <w:rsid w:val="000E7E91"/>
    <w:rsid w:val="000F0409"/>
    <w:rsid w:val="000F0B75"/>
    <w:rsid w:val="000F25FD"/>
    <w:rsid w:val="000F2A28"/>
    <w:rsid w:val="000F2CDF"/>
    <w:rsid w:val="000F2E61"/>
    <w:rsid w:val="000F3DEB"/>
    <w:rsid w:val="000F4FAC"/>
    <w:rsid w:val="000F69D8"/>
    <w:rsid w:val="000F7558"/>
    <w:rsid w:val="00100831"/>
    <w:rsid w:val="00100C95"/>
    <w:rsid w:val="0010367F"/>
    <w:rsid w:val="001037D2"/>
    <w:rsid w:val="00105913"/>
    <w:rsid w:val="00107BF6"/>
    <w:rsid w:val="00110930"/>
    <w:rsid w:val="00112040"/>
    <w:rsid w:val="00112C1A"/>
    <w:rsid w:val="00113916"/>
    <w:rsid w:val="00113BF6"/>
    <w:rsid w:val="0011428C"/>
    <w:rsid w:val="00116516"/>
    <w:rsid w:val="00122F7C"/>
    <w:rsid w:val="00124367"/>
    <w:rsid w:val="00124D25"/>
    <w:rsid w:val="00124E07"/>
    <w:rsid w:val="00125C72"/>
    <w:rsid w:val="00126F79"/>
    <w:rsid w:val="001276ED"/>
    <w:rsid w:val="00127BCD"/>
    <w:rsid w:val="00131DD1"/>
    <w:rsid w:val="00132CB1"/>
    <w:rsid w:val="001338F9"/>
    <w:rsid w:val="00134713"/>
    <w:rsid w:val="001347D9"/>
    <w:rsid w:val="00140E53"/>
    <w:rsid w:val="00141E3B"/>
    <w:rsid w:val="001431A3"/>
    <w:rsid w:val="00143441"/>
    <w:rsid w:val="00143D93"/>
    <w:rsid w:val="00145CFF"/>
    <w:rsid w:val="00146FAA"/>
    <w:rsid w:val="001472F7"/>
    <w:rsid w:val="00147C77"/>
    <w:rsid w:val="00150136"/>
    <w:rsid w:val="00150951"/>
    <w:rsid w:val="00151CFF"/>
    <w:rsid w:val="00152433"/>
    <w:rsid w:val="00152646"/>
    <w:rsid w:val="00152A4F"/>
    <w:rsid w:val="00154973"/>
    <w:rsid w:val="00161424"/>
    <w:rsid w:val="00161E2C"/>
    <w:rsid w:val="001630CA"/>
    <w:rsid w:val="00165CA1"/>
    <w:rsid w:val="00167814"/>
    <w:rsid w:val="00167ECC"/>
    <w:rsid w:val="001700D8"/>
    <w:rsid w:val="00171922"/>
    <w:rsid w:val="00171E40"/>
    <w:rsid w:val="00171E82"/>
    <w:rsid w:val="00174067"/>
    <w:rsid w:val="0017408F"/>
    <w:rsid w:val="0017464B"/>
    <w:rsid w:val="00174762"/>
    <w:rsid w:val="00174EEA"/>
    <w:rsid w:val="0017580B"/>
    <w:rsid w:val="001766B5"/>
    <w:rsid w:val="00176748"/>
    <w:rsid w:val="001767EF"/>
    <w:rsid w:val="0017759B"/>
    <w:rsid w:val="001801CA"/>
    <w:rsid w:val="00181135"/>
    <w:rsid w:val="00181537"/>
    <w:rsid w:val="001819E0"/>
    <w:rsid w:val="001841F8"/>
    <w:rsid w:val="001843BA"/>
    <w:rsid w:val="0018461E"/>
    <w:rsid w:val="001850DE"/>
    <w:rsid w:val="00185AB7"/>
    <w:rsid w:val="001875C1"/>
    <w:rsid w:val="0018799A"/>
    <w:rsid w:val="0019006E"/>
    <w:rsid w:val="001902C1"/>
    <w:rsid w:val="00190ACD"/>
    <w:rsid w:val="00191EE2"/>
    <w:rsid w:val="00193C53"/>
    <w:rsid w:val="0019535F"/>
    <w:rsid w:val="00195C0A"/>
    <w:rsid w:val="001973A8"/>
    <w:rsid w:val="001A0275"/>
    <w:rsid w:val="001A0B59"/>
    <w:rsid w:val="001A24DE"/>
    <w:rsid w:val="001A5506"/>
    <w:rsid w:val="001A753C"/>
    <w:rsid w:val="001A79FD"/>
    <w:rsid w:val="001B2620"/>
    <w:rsid w:val="001B2DB7"/>
    <w:rsid w:val="001B3381"/>
    <w:rsid w:val="001B56FE"/>
    <w:rsid w:val="001B76CC"/>
    <w:rsid w:val="001B776D"/>
    <w:rsid w:val="001C1B82"/>
    <w:rsid w:val="001C24C0"/>
    <w:rsid w:val="001C2F92"/>
    <w:rsid w:val="001C37DE"/>
    <w:rsid w:val="001C3C2F"/>
    <w:rsid w:val="001C4E97"/>
    <w:rsid w:val="001C6C2F"/>
    <w:rsid w:val="001C737B"/>
    <w:rsid w:val="001C738E"/>
    <w:rsid w:val="001C7F7D"/>
    <w:rsid w:val="001D2A08"/>
    <w:rsid w:val="001D312B"/>
    <w:rsid w:val="001D39A3"/>
    <w:rsid w:val="001D3CB4"/>
    <w:rsid w:val="001D4ADC"/>
    <w:rsid w:val="001D53BE"/>
    <w:rsid w:val="001D56AD"/>
    <w:rsid w:val="001D5F75"/>
    <w:rsid w:val="001D6064"/>
    <w:rsid w:val="001D6976"/>
    <w:rsid w:val="001E058C"/>
    <w:rsid w:val="001E0620"/>
    <w:rsid w:val="001E0E4B"/>
    <w:rsid w:val="001E1F9C"/>
    <w:rsid w:val="001E1FE5"/>
    <w:rsid w:val="001E292D"/>
    <w:rsid w:val="001E36D2"/>
    <w:rsid w:val="001E385E"/>
    <w:rsid w:val="001E4230"/>
    <w:rsid w:val="001E46FD"/>
    <w:rsid w:val="001F0612"/>
    <w:rsid w:val="001F16EF"/>
    <w:rsid w:val="001F2683"/>
    <w:rsid w:val="001F354E"/>
    <w:rsid w:val="001F37D2"/>
    <w:rsid w:val="001F5D29"/>
    <w:rsid w:val="001F5EEB"/>
    <w:rsid w:val="001F70C9"/>
    <w:rsid w:val="002012E4"/>
    <w:rsid w:val="0020219F"/>
    <w:rsid w:val="00202CEE"/>
    <w:rsid w:val="002034B2"/>
    <w:rsid w:val="00203C2E"/>
    <w:rsid w:val="00204C74"/>
    <w:rsid w:val="00206A75"/>
    <w:rsid w:val="00206F73"/>
    <w:rsid w:val="00206FC2"/>
    <w:rsid w:val="00207C41"/>
    <w:rsid w:val="002111A6"/>
    <w:rsid w:val="0021249C"/>
    <w:rsid w:val="00212CDF"/>
    <w:rsid w:val="00215F1A"/>
    <w:rsid w:val="00216493"/>
    <w:rsid w:val="00216BAB"/>
    <w:rsid w:val="0021776D"/>
    <w:rsid w:val="00220378"/>
    <w:rsid w:val="00220E64"/>
    <w:rsid w:val="002211F1"/>
    <w:rsid w:val="00223E31"/>
    <w:rsid w:val="00224179"/>
    <w:rsid w:val="0022468D"/>
    <w:rsid w:val="00225F72"/>
    <w:rsid w:val="00226A00"/>
    <w:rsid w:val="00227F0C"/>
    <w:rsid w:val="00230302"/>
    <w:rsid w:val="00230AB3"/>
    <w:rsid w:val="00230C06"/>
    <w:rsid w:val="00232D4A"/>
    <w:rsid w:val="002338ED"/>
    <w:rsid w:val="00235195"/>
    <w:rsid w:val="0023542D"/>
    <w:rsid w:val="0023572E"/>
    <w:rsid w:val="00237733"/>
    <w:rsid w:val="002403D2"/>
    <w:rsid w:val="0024053D"/>
    <w:rsid w:val="00241484"/>
    <w:rsid w:val="00242D87"/>
    <w:rsid w:val="00242EC8"/>
    <w:rsid w:val="00242F9B"/>
    <w:rsid w:val="0024300E"/>
    <w:rsid w:val="00243BD4"/>
    <w:rsid w:val="00243D5F"/>
    <w:rsid w:val="0024466A"/>
    <w:rsid w:val="0024494F"/>
    <w:rsid w:val="00250B19"/>
    <w:rsid w:val="00251C6D"/>
    <w:rsid w:val="00252180"/>
    <w:rsid w:val="002523B9"/>
    <w:rsid w:val="00253619"/>
    <w:rsid w:val="00253CA1"/>
    <w:rsid w:val="0025702B"/>
    <w:rsid w:val="00260502"/>
    <w:rsid w:val="00261CB8"/>
    <w:rsid w:val="00262241"/>
    <w:rsid w:val="0026279C"/>
    <w:rsid w:val="00264384"/>
    <w:rsid w:val="00267799"/>
    <w:rsid w:val="00270B84"/>
    <w:rsid w:val="002722DD"/>
    <w:rsid w:val="00272BD8"/>
    <w:rsid w:val="00276172"/>
    <w:rsid w:val="002767F1"/>
    <w:rsid w:val="0027694E"/>
    <w:rsid w:val="00277949"/>
    <w:rsid w:val="00280F8C"/>
    <w:rsid w:val="00282C54"/>
    <w:rsid w:val="0028359D"/>
    <w:rsid w:val="002843E8"/>
    <w:rsid w:val="00285235"/>
    <w:rsid w:val="00286AC0"/>
    <w:rsid w:val="00287CDF"/>
    <w:rsid w:val="00291782"/>
    <w:rsid w:val="002922E9"/>
    <w:rsid w:val="002935D8"/>
    <w:rsid w:val="00293DE3"/>
    <w:rsid w:val="002947CE"/>
    <w:rsid w:val="0029582F"/>
    <w:rsid w:val="00296485"/>
    <w:rsid w:val="00297A30"/>
    <w:rsid w:val="002A0748"/>
    <w:rsid w:val="002A113B"/>
    <w:rsid w:val="002A1825"/>
    <w:rsid w:val="002A5699"/>
    <w:rsid w:val="002A5AAC"/>
    <w:rsid w:val="002A74B0"/>
    <w:rsid w:val="002A7626"/>
    <w:rsid w:val="002B0095"/>
    <w:rsid w:val="002B00D7"/>
    <w:rsid w:val="002B1001"/>
    <w:rsid w:val="002B36DC"/>
    <w:rsid w:val="002B5A62"/>
    <w:rsid w:val="002B5E4E"/>
    <w:rsid w:val="002B6378"/>
    <w:rsid w:val="002B6D27"/>
    <w:rsid w:val="002B6F6C"/>
    <w:rsid w:val="002B75B0"/>
    <w:rsid w:val="002B7AD5"/>
    <w:rsid w:val="002B7C9A"/>
    <w:rsid w:val="002C1147"/>
    <w:rsid w:val="002C26CC"/>
    <w:rsid w:val="002C2992"/>
    <w:rsid w:val="002C35C0"/>
    <w:rsid w:val="002C5DA4"/>
    <w:rsid w:val="002C604D"/>
    <w:rsid w:val="002C7644"/>
    <w:rsid w:val="002D121F"/>
    <w:rsid w:val="002D180A"/>
    <w:rsid w:val="002D235D"/>
    <w:rsid w:val="002D49AB"/>
    <w:rsid w:val="002D5DCC"/>
    <w:rsid w:val="002D6113"/>
    <w:rsid w:val="002D6727"/>
    <w:rsid w:val="002D7129"/>
    <w:rsid w:val="002E285E"/>
    <w:rsid w:val="002E398A"/>
    <w:rsid w:val="002E55A5"/>
    <w:rsid w:val="002E5866"/>
    <w:rsid w:val="002E5D2F"/>
    <w:rsid w:val="002E6117"/>
    <w:rsid w:val="002E6163"/>
    <w:rsid w:val="002E69EB"/>
    <w:rsid w:val="002E6B79"/>
    <w:rsid w:val="002E7914"/>
    <w:rsid w:val="002F163D"/>
    <w:rsid w:val="002F1D72"/>
    <w:rsid w:val="002F2969"/>
    <w:rsid w:val="002F324F"/>
    <w:rsid w:val="002F72E4"/>
    <w:rsid w:val="002F7419"/>
    <w:rsid w:val="002F7A8B"/>
    <w:rsid w:val="002F7C23"/>
    <w:rsid w:val="003014F3"/>
    <w:rsid w:val="00302B7D"/>
    <w:rsid w:val="0030377A"/>
    <w:rsid w:val="00303F88"/>
    <w:rsid w:val="00304932"/>
    <w:rsid w:val="00304AEF"/>
    <w:rsid w:val="00304C86"/>
    <w:rsid w:val="003057A0"/>
    <w:rsid w:val="003064E6"/>
    <w:rsid w:val="00307B96"/>
    <w:rsid w:val="00310C5C"/>
    <w:rsid w:val="003127C2"/>
    <w:rsid w:val="00312DA1"/>
    <w:rsid w:val="00312F35"/>
    <w:rsid w:val="00312F63"/>
    <w:rsid w:val="0031390A"/>
    <w:rsid w:val="003163FC"/>
    <w:rsid w:val="003223EF"/>
    <w:rsid w:val="00324770"/>
    <w:rsid w:val="00325B6E"/>
    <w:rsid w:val="00326A12"/>
    <w:rsid w:val="00331DFF"/>
    <w:rsid w:val="00331F39"/>
    <w:rsid w:val="00333159"/>
    <w:rsid w:val="00335971"/>
    <w:rsid w:val="00336309"/>
    <w:rsid w:val="0033679D"/>
    <w:rsid w:val="00336851"/>
    <w:rsid w:val="00340E59"/>
    <w:rsid w:val="00341D4A"/>
    <w:rsid w:val="003431AF"/>
    <w:rsid w:val="00343DDB"/>
    <w:rsid w:val="00344C5F"/>
    <w:rsid w:val="003451FC"/>
    <w:rsid w:val="0034524A"/>
    <w:rsid w:val="00345506"/>
    <w:rsid w:val="00350580"/>
    <w:rsid w:val="00351A7A"/>
    <w:rsid w:val="00352C96"/>
    <w:rsid w:val="00353100"/>
    <w:rsid w:val="00353422"/>
    <w:rsid w:val="003539A1"/>
    <w:rsid w:val="00354131"/>
    <w:rsid w:val="00354B64"/>
    <w:rsid w:val="003556A8"/>
    <w:rsid w:val="00355EE0"/>
    <w:rsid w:val="0035725F"/>
    <w:rsid w:val="00357BDD"/>
    <w:rsid w:val="00361953"/>
    <w:rsid w:val="0036218A"/>
    <w:rsid w:val="00362F8D"/>
    <w:rsid w:val="00364F65"/>
    <w:rsid w:val="00365B90"/>
    <w:rsid w:val="00367325"/>
    <w:rsid w:val="0037256F"/>
    <w:rsid w:val="00372D36"/>
    <w:rsid w:val="003761C2"/>
    <w:rsid w:val="003761CC"/>
    <w:rsid w:val="00376F3E"/>
    <w:rsid w:val="003800B1"/>
    <w:rsid w:val="003801BE"/>
    <w:rsid w:val="0038124A"/>
    <w:rsid w:val="00381F70"/>
    <w:rsid w:val="00383521"/>
    <w:rsid w:val="00385FCB"/>
    <w:rsid w:val="0038772F"/>
    <w:rsid w:val="0039014A"/>
    <w:rsid w:val="003902E3"/>
    <w:rsid w:val="00390A87"/>
    <w:rsid w:val="003913B7"/>
    <w:rsid w:val="00394348"/>
    <w:rsid w:val="00396029"/>
    <w:rsid w:val="0039648D"/>
    <w:rsid w:val="00397F29"/>
    <w:rsid w:val="003A02F0"/>
    <w:rsid w:val="003A0E9A"/>
    <w:rsid w:val="003A2C41"/>
    <w:rsid w:val="003A37BD"/>
    <w:rsid w:val="003A47F6"/>
    <w:rsid w:val="003A4959"/>
    <w:rsid w:val="003A56CF"/>
    <w:rsid w:val="003A6EDF"/>
    <w:rsid w:val="003B0FD7"/>
    <w:rsid w:val="003B146D"/>
    <w:rsid w:val="003B3723"/>
    <w:rsid w:val="003B419F"/>
    <w:rsid w:val="003B445E"/>
    <w:rsid w:val="003B4935"/>
    <w:rsid w:val="003B7D4C"/>
    <w:rsid w:val="003C0D19"/>
    <w:rsid w:val="003C0E49"/>
    <w:rsid w:val="003C0E89"/>
    <w:rsid w:val="003C1173"/>
    <w:rsid w:val="003C312B"/>
    <w:rsid w:val="003C405A"/>
    <w:rsid w:val="003C4310"/>
    <w:rsid w:val="003C4EE1"/>
    <w:rsid w:val="003C707A"/>
    <w:rsid w:val="003C7790"/>
    <w:rsid w:val="003C789B"/>
    <w:rsid w:val="003D412E"/>
    <w:rsid w:val="003D6A86"/>
    <w:rsid w:val="003D7428"/>
    <w:rsid w:val="003D78B8"/>
    <w:rsid w:val="003D7FBC"/>
    <w:rsid w:val="003E047D"/>
    <w:rsid w:val="003E20AE"/>
    <w:rsid w:val="003E426D"/>
    <w:rsid w:val="003F00A7"/>
    <w:rsid w:val="003F09FB"/>
    <w:rsid w:val="003F0B4F"/>
    <w:rsid w:val="003F1A1D"/>
    <w:rsid w:val="003F2892"/>
    <w:rsid w:val="003F36F9"/>
    <w:rsid w:val="003F4806"/>
    <w:rsid w:val="00400803"/>
    <w:rsid w:val="004017A9"/>
    <w:rsid w:val="00402266"/>
    <w:rsid w:val="00402CA9"/>
    <w:rsid w:val="00403569"/>
    <w:rsid w:val="00403E67"/>
    <w:rsid w:val="00405146"/>
    <w:rsid w:val="0041158C"/>
    <w:rsid w:val="004118C2"/>
    <w:rsid w:val="00412792"/>
    <w:rsid w:val="00414CDC"/>
    <w:rsid w:val="00415DB4"/>
    <w:rsid w:val="00416223"/>
    <w:rsid w:val="004166C7"/>
    <w:rsid w:val="00416D29"/>
    <w:rsid w:val="00420775"/>
    <w:rsid w:val="00420CCC"/>
    <w:rsid w:val="004212D3"/>
    <w:rsid w:val="00426832"/>
    <w:rsid w:val="00427BEE"/>
    <w:rsid w:val="00427DE5"/>
    <w:rsid w:val="00430902"/>
    <w:rsid w:val="00432DE7"/>
    <w:rsid w:val="00433982"/>
    <w:rsid w:val="004349E4"/>
    <w:rsid w:val="004355EC"/>
    <w:rsid w:val="00437021"/>
    <w:rsid w:val="00441E94"/>
    <w:rsid w:val="00443233"/>
    <w:rsid w:val="004433D7"/>
    <w:rsid w:val="00443A47"/>
    <w:rsid w:val="00445DCE"/>
    <w:rsid w:val="00447EEE"/>
    <w:rsid w:val="004500A7"/>
    <w:rsid w:val="00450434"/>
    <w:rsid w:val="00453845"/>
    <w:rsid w:val="00455429"/>
    <w:rsid w:val="00457396"/>
    <w:rsid w:val="004606DB"/>
    <w:rsid w:val="004609BE"/>
    <w:rsid w:val="00467DAE"/>
    <w:rsid w:val="004703F8"/>
    <w:rsid w:val="00470D1C"/>
    <w:rsid w:val="00470FA8"/>
    <w:rsid w:val="004728C0"/>
    <w:rsid w:val="00472F0D"/>
    <w:rsid w:val="00477B68"/>
    <w:rsid w:val="00477ED1"/>
    <w:rsid w:val="004810A1"/>
    <w:rsid w:val="00481B22"/>
    <w:rsid w:val="004826D3"/>
    <w:rsid w:val="004841C8"/>
    <w:rsid w:val="00484E7E"/>
    <w:rsid w:val="004854F8"/>
    <w:rsid w:val="004900B9"/>
    <w:rsid w:val="004908DB"/>
    <w:rsid w:val="0049267D"/>
    <w:rsid w:val="0049301F"/>
    <w:rsid w:val="00494D1A"/>
    <w:rsid w:val="004A00A3"/>
    <w:rsid w:val="004A1306"/>
    <w:rsid w:val="004A1A79"/>
    <w:rsid w:val="004A225C"/>
    <w:rsid w:val="004A3D14"/>
    <w:rsid w:val="004A4EF5"/>
    <w:rsid w:val="004A501F"/>
    <w:rsid w:val="004A5EDD"/>
    <w:rsid w:val="004A6120"/>
    <w:rsid w:val="004A682B"/>
    <w:rsid w:val="004A6BDA"/>
    <w:rsid w:val="004A7338"/>
    <w:rsid w:val="004B2961"/>
    <w:rsid w:val="004B2964"/>
    <w:rsid w:val="004B2BDC"/>
    <w:rsid w:val="004B2DEF"/>
    <w:rsid w:val="004B3F5B"/>
    <w:rsid w:val="004B4805"/>
    <w:rsid w:val="004B5D06"/>
    <w:rsid w:val="004B647C"/>
    <w:rsid w:val="004B6860"/>
    <w:rsid w:val="004B6B1D"/>
    <w:rsid w:val="004B6CE3"/>
    <w:rsid w:val="004B6D88"/>
    <w:rsid w:val="004B7AD8"/>
    <w:rsid w:val="004B7D6B"/>
    <w:rsid w:val="004C066B"/>
    <w:rsid w:val="004C24F4"/>
    <w:rsid w:val="004C2D91"/>
    <w:rsid w:val="004C357D"/>
    <w:rsid w:val="004C4039"/>
    <w:rsid w:val="004C5692"/>
    <w:rsid w:val="004C5981"/>
    <w:rsid w:val="004D2841"/>
    <w:rsid w:val="004D5DBA"/>
    <w:rsid w:val="004E084A"/>
    <w:rsid w:val="004E442D"/>
    <w:rsid w:val="004E4A0D"/>
    <w:rsid w:val="004E4C37"/>
    <w:rsid w:val="004E65B8"/>
    <w:rsid w:val="004E666E"/>
    <w:rsid w:val="004F3C88"/>
    <w:rsid w:val="004F4334"/>
    <w:rsid w:val="004F506A"/>
    <w:rsid w:val="004F525C"/>
    <w:rsid w:val="004F52B7"/>
    <w:rsid w:val="004F5EC5"/>
    <w:rsid w:val="005000D4"/>
    <w:rsid w:val="00501CE7"/>
    <w:rsid w:val="00502A95"/>
    <w:rsid w:val="00502B64"/>
    <w:rsid w:val="00503AD0"/>
    <w:rsid w:val="00505982"/>
    <w:rsid w:val="0050692B"/>
    <w:rsid w:val="005108C8"/>
    <w:rsid w:val="00512121"/>
    <w:rsid w:val="00512AA6"/>
    <w:rsid w:val="00512BC1"/>
    <w:rsid w:val="00512E23"/>
    <w:rsid w:val="005135E7"/>
    <w:rsid w:val="00515C18"/>
    <w:rsid w:val="00515F85"/>
    <w:rsid w:val="00515F8A"/>
    <w:rsid w:val="00516DBE"/>
    <w:rsid w:val="0051776F"/>
    <w:rsid w:val="00517DB3"/>
    <w:rsid w:val="005201E7"/>
    <w:rsid w:val="0052188F"/>
    <w:rsid w:val="00521CDE"/>
    <w:rsid w:val="005231F5"/>
    <w:rsid w:val="00524CFC"/>
    <w:rsid w:val="00524ECF"/>
    <w:rsid w:val="005274DE"/>
    <w:rsid w:val="00527D83"/>
    <w:rsid w:val="0053189E"/>
    <w:rsid w:val="00532706"/>
    <w:rsid w:val="00532C9A"/>
    <w:rsid w:val="00533319"/>
    <w:rsid w:val="005348B6"/>
    <w:rsid w:val="00534B67"/>
    <w:rsid w:val="005352D6"/>
    <w:rsid w:val="005358A2"/>
    <w:rsid w:val="00535C61"/>
    <w:rsid w:val="0054224E"/>
    <w:rsid w:val="00543B5A"/>
    <w:rsid w:val="005451B3"/>
    <w:rsid w:val="005472F8"/>
    <w:rsid w:val="00547959"/>
    <w:rsid w:val="00551146"/>
    <w:rsid w:val="005533D8"/>
    <w:rsid w:val="00553594"/>
    <w:rsid w:val="00553E14"/>
    <w:rsid w:val="005544AC"/>
    <w:rsid w:val="00554D1D"/>
    <w:rsid w:val="00555059"/>
    <w:rsid w:val="005554E9"/>
    <w:rsid w:val="00555F3C"/>
    <w:rsid w:val="00557D3A"/>
    <w:rsid w:val="005602BB"/>
    <w:rsid w:val="00562147"/>
    <w:rsid w:val="005621E9"/>
    <w:rsid w:val="00563052"/>
    <w:rsid w:val="005641A4"/>
    <w:rsid w:val="00566860"/>
    <w:rsid w:val="00567233"/>
    <w:rsid w:val="00567342"/>
    <w:rsid w:val="00570122"/>
    <w:rsid w:val="0057036F"/>
    <w:rsid w:val="005710F2"/>
    <w:rsid w:val="00571B89"/>
    <w:rsid w:val="005736EF"/>
    <w:rsid w:val="00574856"/>
    <w:rsid w:val="00574B8D"/>
    <w:rsid w:val="0057548E"/>
    <w:rsid w:val="00576402"/>
    <w:rsid w:val="00576C6B"/>
    <w:rsid w:val="00580BFC"/>
    <w:rsid w:val="00583D4B"/>
    <w:rsid w:val="005840FA"/>
    <w:rsid w:val="0058434F"/>
    <w:rsid w:val="00585D79"/>
    <w:rsid w:val="005870EE"/>
    <w:rsid w:val="0059016B"/>
    <w:rsid w:val="00590614"/>
    <w:rsid w:val="005908F8"/>
    <w:rsid w:val="00591709"/>
    <w:rsid w:val="005919AB"/>
    <w:rsid w:val="00592867"/>
    <w:rsid w:val="00592B82"/>
    <w:rsid w:val="005952EE"/>
    <w:rsid w:val="0059559E"/>
    <w:rsid w:val="00595D39"/>
    <w:rsid w:val="005979A8"/>
    <w:rsid w:val="005A1051"/>
    <w:rsid w:val="005A170E"/>
    <w:rsid w:val="005A1A43"/>
    <w:rsid w:val="005A26AF"/>
    <w:rsid w:val="005A27C3"/>
    <w:rsid w:val="005A38FF"/>
    <w:rsid w:val="005A5ED7"/>
    <w:rsid w:val="005A7ACE"/>
    <w:rsid w:val="005A7D8D"/>
    <w:rsid w:val="005B0288"/>
    <w:rsid w:val="005B1413"/>
    <w:rsid w:val="005B2023"/>
    <w:rsid w:val="005B2920"/>
    <w:rsid w:val="005B7050"/>
    <w:rsid w:val="005C4178"/>
    <w:rsid w:val="005C61DD"/>
    <w:rsid w:val="005C6716"/>
    <w:rsid w:val="005C6B4E"/>
    <w:rsid w:val="005C6CC6"/>
    <w:rsid w:val="005C747B"/>
    <w:rsid w:val="005C7FDA"/>
    <w:rsid w:val="005D12CE"/>
    <w:rsid w:val="005D13E6"/>
    <w:rsid w:val="005D395E"/>
    <w:rsid w:val="005D46B0"/>
    <w:rsid w:val="005D4AA4"/>
    <w:rsid w:val="005D6043"/>
    <w:rsid w:val="005D6566"/>
    <w:rsid w:val="005D6BE3"/>
    <w:rsid w:val="005D6C67"/>
    <w:rsid w:val="005D74F7"/>
    <w:rsid w:val="005D7FE4"/>
    <w:rsid w:val="005E0113"/>
    <w:rsid w:val="005E136D"/>
    <w:rsid w:val="005E15A4"/>
    <w:rsid w:val="005E2552"/>
    <w:rsid w:val="005E432F"/>
    <w:rsid w:val="005E47A8"/>
    <w:rsid w:val="005E647D"/>
    <w:rsid w:val="005E6C85"/>
    <w:rsid w:val="005E7123"/>
    <w:rsid w:val="005F1EC3"/>
    <w:rsid w:val="005F207E"/>
    <w:rsid w:val="005F2514"/>
    <w:rsid w:val="005F2A79"/>
    <w:rsid w:val="005F2BDD"/>
    <w:rsid w:val="005F2BFD"/>
    <w:rsid w:val="005F3812"/>
    <w:rsid w:val="005F393D"/>
    <w:rsid w:val="005F3CBA"/>
    <w:rsid w:val="005F3DD1"/>
    <w:rsid w:val="005F4016"/>
    <w:rsid w:val="005F4295"/>
    <w:rsid w:val="005F4B6F"/>
    <w:rsid w:val="005F52B5"/>
    <w:rsid w:val="006008B8"/>
    <w:rsid w:val="00600B0D"/>
    <w:rsid w:val="00600DF8"/>
    <w:rsid w:val="00602DCB"/>
    <w:rsid w:val="006037E4"/>
    <w:rsid w:val="00603870"/>
    <w:rsid w:val="00604297"/>
    <w:rsid w:val="00604C80"/>
    <w:rsid w:val="00605B69"/>
    <w:rsid w:val="00607B47"/>
    <w:rsid w:val="00610588"/>
    <w:rsid w:val="00610C75"/>
    <w:rsid w:val="00611482"/>
    <w:rsid w:val="0061273B"/>
    <w:rsid w:val="006129F7"/>
    <w:rsid w:val="00614B06"/>
    <w:rsid w:val="00615E76"/>
    <w:rsid w:val="00616FB1"/>
    <w:rsid w:val="006220F0"/>
    <w:rsid w:val="00622DD2"/>
    <w:rsid w:val="00626048"/>
    <w:rsid w:val="00626C6A"/>
    <w:rsid w:val="00626D2F"/>
    <w:rsid w:val="00626F9B"/>
    <w:rsid w:val="0063027C"/>
    <w:rsid w:val="006322C6"/>
    <w:rsid w:val="0063233A"/>
    <w:rsid w:val="00634795"/>
    <w:rsid w:val="00635F1D"/>
    <w:rsid w:val="0063602D"/>
    <w:rsid w:val="00637058"/>
    <w:rsid w:val="0063753A"/>
    <w:rsid w:val="00637649"/>
    <w:rsid w:val="00637B0E"/>
    <w:rsid w:val="00637B27"/>
    <w:rsid w:val="006415BE"/>
    <w:rsid w:val="00643074"/>
    <w:rsid w:val="00643C08"/>
    <w:rsid w:val="00644FB6"/>
    <w:rsid w:val="0064576A"/>
    <w:rsid w:val="00645FDB"/>
    <w:rsid w:val="00646575"/>
    <w:rsid w:val="00646EAF"/>
    <w:rsid w:val="00647B6C"/>
    <w:rsid w:val="00647B8C"/>
    <w:rsid w:val="006505AE"/>
    <w:rsid w:val="0065266F"/>
    <w:rsid w:val="00652E65"/>
    <w:rsid w:val="006541B0"/>
    <w:rsid w:val="006544F3"/>
    <w:rsid w:val="00654B44"/>
    <w:rsid w:val="00655C4D"/>
    <w:rsid w:val="00656E38"/>
    <w:rsid w:val="006572DB"/>
    <w:rsid w:val="00657ED8"/>
    <w:rsid w:val="006618AF"/>
    <w:rsid w:val="00662D21"/>
    <w:rsid w:val="0066357A"/>
    <w:rsid w:val="00666D4B"/>
    <w:rsid w:val="006677DE"/>
    <w:rsid w:val="00667CFB"/>
    <w:rsid w:val="00667D69"/>
    <w:rsid w:val="00671A50"/>
    <w:rsid w:val="0067378C"/>
    <w:rsid w:val="00676359"/>
    <w:rsid w:val="0067730F"/>
    <w:rsid w:val="00677DAB"/>
    <w:rsid w:val="0068233F"/>
    <w:rsid w:val="0068376C"/>
    <w:rsid w:val="00684B68"/>
    <w:rsid w:val="00685D34"/>
    <w:rsid w:val="006860BA"/>
    <w:rsid w:val="00691AAF"/>
    <w:rsid w:val="00692440"/>
    <w:rsid w:val="0069448F"/>
    <w:rsid w:val="00694648"/>
    <w:rsid w:val="006963D1"/>
    <w:rsid w:val="006971EF"/>
    <w:rsid w:val="006A381B"/>
    <w:rsid w:val="006A42EE"/>
    <w:rsid w:val="006A50C2"/>
    <w:rsid w:val="006A6CD9"/>
    <w:rsid w:val="006B0E7F"/>
    <w:rsid w:val="006B11B3"/>
    <w:rsid w:val="006B138F"/>
    <w:rsid w:val="006B1961"/>
    <w:rsid w:val="006B1B45"/>
    <w:rsid w:val="006B1D7B"/>
    <w:rsid w:val="006B1F8B"/>
    <w:rsid w:val="006B223C"/>
    <w:rsid w:val="006B374D"/>
    <w:rsid w:val="006B3811"/>
    <w:rsid w:val="006B4759"/>
    <w:rsid w:val="006B5D00"/>
    <w:rsid w:val="006B63B7"/>
    <w:rsid w:val="006B6F4D"/>
    <w:rsid w:val="006B7210"/>
    <w:rsid w:val="006B7BC0"/>
    <w:rsid w:val="006C003B"/>
    <w:rsid w:val="006C0C27"/>
    <w:rsid w:val="006C0ED3"/>
    <w:rsid w:val="006C1890"/>
    <w:rsid w:val="006C1D4D"/>
    <w:rsid w:val="006C279A"/>
    <w:rsid w:val="006C2958"/>
    <w:rsid w:val="006C4C13"/>
    <w:rsid w:val="006C670A"/>
    <w:rsid w:val="006C7675"/>
    <w:rsid w:val="006C7E65"/>
    <w:rsid w:val="006D1A0E"/>
    <w:rsid w:val="006D22BE"/>
    <w:rsid w:val="006D2AC0"/>
    <w:rsid w:val="006D3053"/>
    <w:rsid w:val="006D4445"/>
    <w:rsid w:val="006D497E"/>
    <w:rsid w:val="006D5820"/>
    <w:rsid w:val="006D69B8"/>
    <w:rsid w:val="006D7A82"/>
    <w:rsid w:val="006E1514"/>
    <w:rsid w:val="006E28A8"/>
    <w:rsid w:val="006E3C75"/>
    <w:rsid w:val="006E406F"/>
    <w:rsid w:val="006E46E8"/>
    <w:rsid w:val="006E6451"/>
    <w:rsid w:val="006F1FA8"/>
    <w:rsid w:val="006F2C87"/>
    <w:rsid w:val="006F4E9E"/>
    <w:rsid w:val="006F5887"/>
    <w:rsid w:val="006F64E1"/>
    <w:rsid w:val="006F6C35"/>
    <w:rsid w:val="006F6C92"/>
    <w:rsid w:val="006F6F04"/>
    <w:rsid w:val="006F7587"/>
    <w:rsid w:val="006F7CE5"/>
    <w:rsid w:val="00700750"/>
    <w:rsid w:val="00702216"/>
    <w:rsid w:val="00704268"/>
    <w:rsid w:val="00705829"/>
    <w:rsid w:val="0070695C"/>
    <w:rsid w:val="00711803"/>
    <w:rsid w:val="00713B1E"/>
    <w:rsid w:val="0071507B"/>
    <w:rsid w:val="007158DA"/>
    <w:rsid w:val="007167FC"/>
    <w:rsid w:val="00716B3F"/>
    <w:rsid w:val="00716B95"/>
    <w:rsid w:val="007205EB"/>
    <w:rsid w:val="00721DAB"/>
    <w:rsid w:val="0072257D"/>
    <w:rsid w:val="00723B02"/>
    <w:rsid w:val="007305EE"/>
    <w:rsid w:val="0073094D"/>
    <w:rsid w:val="00731391"/>
    <w:rsid w:val="00735579"/>
    <w:rsid w:val="00737644"/>
    <w:rsid w:val="00737DC6"/>
    <w:rsid w:val="00740DE5"/>
    <w:rsid w:val="00742CA3"/>
    <w:rsid w:val="00742F74"/>
    <w:rsid w:val="0074362B"/>
    <w:rsid w:val="00745E0E"/>
    <w:rsid w:val="00745E7E"/>
    <w:rsid w:val="00745EF1"/>
    <w:rsid w:val="0074667D"/>
    <w:rsid w:val="007472F3"/>
    <w:rsid w:val="007474A0"/>
    <w:rsid w:val="00747A88"/>
    <w:rsid w:val="00747C6D"/>
    <w:rsid w:val="0075130B"/>
    <w:rsid w:val="00752142"/>
    <w:rsid w:val="0075350A"/>
    <w:rsid w:val="007539D8"/>
    <w:rsid w:val="007569FC"/>
    <w:rsid w:val="00760265"/>
    <w:rsid w:val="007633AB"/>
    <w:rsid w:val="007633FC"/>
    <w:rsid w:val="00763815"/>
    <w:rsid w:val="0076406B"/>
    <w:rsid w:val="00765D6F"/>
    <w:rsid w:val="00766397"/>
    <w:rsid w:val="00766638"/>
    <w:rsid w:val="0076738A"/>
    <w:rsid w:val="007716C3"/>
    <w:rsid w:val="007726FF"/>
    <w:rsid w:val="00772877"/>
    <w:rsid w:val="0077395D"/>
    <w:rsid w:val="007745C2"/>
    <w:rsid w:val="00774A70"/>
    <w:rsid w:val="00774B45"/>
    <w:rsid w:val="00775B03"/>
    <w:rsid w:val="007761B7"/>
    <w:rsid w:val="00780972"/>
    <w:rsid w:val="00782E91"/>
    <w:rsid w:val="00784017"/>
    <w:rsid w:val="007867BA"/>
    <w:rsid w:val="007870CD"/>
    <w:rsid w:val="007875A6"/>
    <w:rsid w:val="007917B3"/>
    <w:rsid w:val="00792BF5"/>
    <w:rsid w:val="007940A4"/>
    <w:rsid w:val="007949BB"/>
    <w:rsid w:val="007978A5"/>
    <w:rsid w:val="007A170C"/>
    <w:rsid w:val="007A1F31"/>
    <w:rsid w:val="007A201F"/>
    <w:rsid w:val="007A2634"/>
    <w:rsid w:val="007A2762"/>
    <w:rsid w:val="007A6031"/>
    <w:rsid w:val="007A6CCB"/>
    <w:rsid w:val="007B02CE"/>
    <w:rsid w:val="007B1AEB"/>
    <w:rsid w:val="007B1D8E"/>
    <w:rsid w:val="007B2A30"/>
    <w:rsid w:val="007B2E15"/>
    <w:rsid w:val="007B3593"/>
    <w:rsid w:val="007B62FF"/>
    <w:rsid w:val="007B70E4"/>
    <w:rsid w:val="007C2673"/>
    <w:rsid w:val="007C3AD3"/>
    <w:rsid w:val="007C44B7"/>
    <w:rsid w:val="007C5161"/>
    <w:rsid w:val="007C547C"/>
    <w:rsid w:val="007C6166"/>
    <w:rsid w:val="007C6EB0"/>
    <w:rsid w:val="007D1592"/>
    <w:rsid w:val="007D1841"/>
    <w:rsid w:val="007D1CF9"/>
    <w:rsid w:val="007D222C"/>
    <w:rsid w:val="007D49AC"/>
    <w:rsid w:val="007D51D9"/>
    <w:rsid w:val="007D5292"/>
    <w:rsid w:val="007E1284"/>
    <w:rsid w:val="007E151B"/>
    <w:rsid w:val="007E2974"/>
    <w:rsid w:val="007E5129"/>
    <w:rsid w:val="007E6AA5"/>
    <w:rsid w:val="007E7888"/>
    <w:rsid w:val="007F02D9"/>
    <w:rsid w:val="007F0FFB"/>
    <w:rsid w:val="007F1677"/>
    <w:rsid w:val="007F1823"/>
    <w:rsid w:val="007F34BE"/>
    <w:rsid w:val="007F51BB"/>
    <w:rsid w:val="007F57BA"/>
    <w:rsid w:val="007F6328"/>
    <w:rsid w:val="007F6A03"/>
    <w:rsid w:val="007F6B49"/>
    <w:rsid w:val="00800742"/>
    <w:rsid w:val="00800B7F"/>
    <w:rsid w:val="00800BCD"/>
    <w:rsid w:val="00802F77"/>
    <w:rsid w:val="00803297"/>
    <w:rsid w:val="00804836"/>
    <w:rsid w:val="00806581"/>
    <w:rsid w:val="0080793A"/>
    <w:rsid w:val="00807C5A"/>
    <w:rsid w:val="00813559"/>
    <w:rsid w:val="00813AA4"/>
    <w:rsid w:val="00814F7A"/>
    <w:rsid w:val="008160C4"/>
    <w:rsid w:val="00816731"/>
    <w:rsid w:val="00816F73"/>
    <w:rsid w:val="00817770"/>
    <w:rsid w:val="008203B9"/>
    <w:rsid w:val="0082076A"/>
    <w:rsid w:val="00820CFB"/>
    <w:rsid w:val="00821ECC"/>
    <w:rsid w:val="00822405"/>
    <w:rsid w:val="0082296D"/>
    <w:rsid w:val="00825406"/>
    <w:rsid w:val="0082544A"/>
    <w:rsid w:val="00825ECD"/>
    <w:rsid w:val="00826FA4"/>
    <w:rsid w:val="00827A4D"/>
    <w:rsid w:val="0083068D"/>
    <w:rsid w:val="00830CAE"/>
    <w:rsid w:val="00831A44"/>
    <w:rsid w:val="00831E59"/>
    <w:rsid w:val="0083245E"/>
    <w:rsid w:val="00833224"/>
    <w:rsid w:val="0083398E"/>
    <w:rsid w:val="00833ADD"/>
    <w:rsid w:val="00834848"/>
    <w:rsid w:val="008348E1"/>
    <w:rsid w:val="008358B6"/>
    <w:rsid w:val="00835EC1"/>
    <w:rsid w:val="008379B3"/>
    <w:rsid w:val="008403F3"/>
    <w:rsid w:val="00840B72"/>
    <w:rsid w:val="0084205D"/>
    <w:rsid w:val="008429F0"/>
    <w:rsid w:val="00843D47"/>
    <w:rsid w:val="00846746"/>
    <w:rsid w:val="00846940"/>
    <w:rsid w:val="00846E39"/>
    <w:rsid w:val="00847507"/>
    <w:rsid w:val="008504DC"/>
    <w:rsid w:val="0085084D"/>
    <w:rsid w:val="0085199F"/>
    <w:rsid w:val="00851A36"/>
    <w:rsid w:val="00852318"/>
    <w:rsid w:val="00852777"/>
    <w:rsid w:val="008536F5"/>
    <w:rsid w:val="008550EF"/>
    <w:rsid w:val="00855D84"/>
    <w:rsid w:val="00856A2E"/>
    <w:rsid w:val="00856F02"/>
    <w:rsid w:val="0085715A"/>
    <w:rsid w:val="00857DE2"/>
    <w:rsid w:val="0086096F"/>
    <w:rsid w:val="008614EC"/>
    <w:rsid w:val="0086157A"/>
    <w:rsid w:val="00861E5A"/>
    <w:rsid w:val="0086280A"/>
    <w:rsid w:val="008628DC"/>
    <w:rsid w:val="00863424"/>
    <w:rsid w:val="00865A20"/>
    <w:rsid w:val="00865AA9"/>
    <w:rsid w:val="00865C2E"/>
    <w:rsid w:val="008669CF"/>
    <w:rsid w:val="00866B53"/>
    <w:rsid w:val="00867697"/>
    <w:rsid w:val="00867ECD"/>
    <w:rsid w:val="0087337F"/>
    <w:rsid w:val="0087416E"/>
    <w:rsid w:val="00874EB1"/>
    <w:rsid w:val="00875A75"/>
    <w:rsid w:val="00876AFC"/>
    <w:rsid w:val="00877EA6"/>
    <w:rsid w:val="00880055"/>
    <w:rsid w:val="00880EEE"/>
    <w:rsid w:val="00880F8B"/>
    <w:rsid w:val="00881304"/>
    <w:rsid w:val="0088323F"/>
    <w:rsid w:val="00883B9A"/>
    <w:rsid w:val="00884908"/>
    <w:rsid w:val="0088530F"/>
    <w:rsid w:val="008859E1"/>
    <w:rsid w:val="0088637C"/>
    <w:rsid w:val="00890142"/>
    <w:rsid w:val="00890ED8"/>
    <w:rsid w:val="00891199"/>
    <w:rsid w:val="00893881"/>
    <w:rsid w:val="00894936"/>
    <w:rsid w:val="008953FB"/>
    <w:rsid w:val="00895673"/>
    <w:rsid w:val="00897D40"/>
    <w:rsid w:val="008A1948"/>
    <w:rsid w:val="008A4240"/>
    <w:rsid w:val="008A48B9"/>
    <w:rsid w:val="008A5FCB"/>
    <w:rsid w:val="008A60AF"/>
    <w:rsid w:val="008A621F"/>
    <w:rsid w:val="008B0450"/>
    <w:rsid w:val="008B18D5"/>
    <w:rsid w:val="008B5D9E"/>
    <w:rsid w:val="008B6FA6"/>
    <w:rsid w:val="008C01DE"/>
    <w:rsid w:val="008C3282"/>
    <w:rsid w:val="008C5184"/>
    <w:rsid w:val="008C5D24"/>
    <w:rsid w:val="008C74AF"/>
    <w:rsid w:val="008C754F"/>
    <w:rsid w:val="008D1382"/>
    <w:rsid w:val="008D28EE"/>
    <w:rsid w:val="008D5179"/>
    <w:rsid w:val="008D54BB"/>
    <w:rsid w:val="008D65C4"/>
    <w:rsid w:val="008D6F14"/>
    <w:rsid w:val="008E0696"/>
    <w:rsid w:val="008E118A"/>
    <w:rsid w:val="008E25D1"/>
    <w:rsid w:val="008E2788"/>
    <w:rsid w:val="008E35BE"/>
    <w:rsid w:val="008E4E0A"/>
    <w:rsid w:val="008E5237"/>
    <w:rsid w:val="008E5C81"/>
    <w:rsid w:val="008E7851"/>
    <w:rsid w:val="008F0225"/>
    <w:rsid w:val="008F05C0"/>
    <w:rsid w:val="008F06FC"/>
    <w:rsid w:val="008F08AB"/>
    <w:rsid w:val="008F0D68"/>
    <w:rsid w:val="008F1567"/>
    <w:rsid w:val="008F2D38"/>
    <w:rsid w:val="008F3A2C"/>
    <w:rsid w:val="008F3A55"/>
    <w:rsid w:val="008F3B5C"/>
    <w:rsid w:val="008F3BDC"/>
    <w:rsid w:val="008F5387"/>
    <w:rsid w:val="008F72AF"/>
    <w:rsid w:val="008F7379"/>
    <w:rsid w:val="009004CE"/>
    <w:rsid w:val="00903242"/>
    <w:rsid w:val="00903312"/>
    <w:rsid w:val="0090413B"/>
    <w:rsid w:val="009043A2"/>
    <w:rsid w:val="009050D0"/>
    <w:rsid w:val="009061F0"/>
    <w:rsid w:val="00906439"/>
    <w:rsid w:val="00906807"/>
    <w:rsid w:val="00907C46"/>
    <w:rsid w:val="00910125"/>
    <w:rsid w:val="00911135"/>
    <w:rsid w:val="00911BD3"/>
    <w:rsid w:val="00912C02"/>
    <w:rsid w:val="0091483A"/>
    <w:rsid w:val="00914855"/>
    <w:rsid w:val="009149FF"/>
    <w:rsid w:val="00916021"/>
    <w:rsid w:val="00916730"/>
    <w:rsid w:val="00916A04"/>
    <w:rsid w:val="00917BD3"/>
    <w:rsid w:val="0092113D"/>
    <w:rsid w:val="00921D39"/>
    <w:rsid w:val="00922758"/>
    <w:rsid w:val="0092309A"/>
    <w:rsid w:val="0092387C"/>
    <w:rsid w:val="00926A34"/>
    <w:rsid w:val="009273E5"/>
    <w:rsid w:val="00927E51"/>
    <w:rsid w:val="00930146"/>
    <w:rsid w:val="0093037A"/>
    <w:rsid w:val="00931C92"/>
    <w:rsid w:val="00933320"/>
    <w:rsid w:val="009334CB"/>
    <w:rsid w:val="009339C0"/>
    <w:rsid w:val="00933A1E"/>
    <w:rsid w:val="00934607"/>
    <w:rsid w:val="00936AAF"/>
    <w:rsid w:val="00936BB2"/>
    <w:rsid w:val="00937449"/>
    <w:rsid w:val="00937681"/>
    <w:rsid w:val="009379C6"/>
    <w:rsid w:val="00940982"/>
    <w:rsid w:val="009424FB"/>
    <w:rsid w:val="009439F2"/>
    <w:rsid w:val="00943D6D"/>
    <w:rsid w:val="00944503"/>
    <w:rsid w:val="0094456A"/>
    <w:rsid w:val="0094474F"/>
    <w:rsid w:val="00945109"/>
    <w:rsid w:val="00945FBE"/>
    <w:rsid w:val="00945FE3"/>
    <w:rsid w:val="0094609E"/>
    <w:rsid w:val="009473FF"/>
    <w:rsid w:val="0094765B"/>
    <w:rsid w:val="0094791E"/>
    <w:rsid w:val="00947CC9"/>
    <w:rsid w:val="00947D84"/>
    <w:rsid w:val="0095065E"/>
    <w:rsid w:val="00950F64"/>
    <w:rsid w:val="009521DF"/>
    <w:rsid w:val="00953773"/>
    <w:rsid w:val="009542B3"/>
    <w:rsid w:val="009543E7"/>
    <w:rsid w:val="00954E5A"/>
    <w:rsid w:val="00954F27"/>
    <w:rsid w:val="00955186"/>
    <w:rsid w:val="00955516"/>
    <w:rsid w:val="0095694D"/>
    <w:rsid w:val="0096235C"/>
    <w:rsid w:val="009629B4"/>
    <w:rsid w:val="00962C84"/>
    <w:rsid w:val="00963AAD"/>
    <w:rsid w:val="00963BDD"/>
    <w:rsid w:val="009645AE"/>
    <w:rsid w:val="009647D2"/>
    <w:rsid w:val="009650B0"/>
    <w:rsid w:val="00965FBD"/>
    <w:rsid w:val="00966647"/>
    <w:rsid w:val="0097030E"/>
    <w:rsid w:val="009703D8"/>
    <w:rsid w:val="00970770"/>
    <w:rsid w:val="00970C35"/>
    <w:rsid w:val="00971312"/>
    <w:rsid w:val="009714A8"/>
    <w:rsid w:val="00971C17"/>
    <w:rsid w:val="00972548"/>
    <w:rsid w:val="00973406"/>
    <w:rsid w:val="00974A77"/>
    <w:rsid w:val="00974C7D"/>
    <w:rsid w:val="00974EF4"/>
    <w:rsid w:val="0097556C"/>
    <w:rsid w:val="00977C22"/>
    <w:rsid w:val="009839B3"/>
    <w:rsid w:val="00984705"/>
    <w:rsid w:val="00987383"/>
    <w:rsid w:val="00990424"/>
    <w:rsid w:val="00990CF8"/>
    <w:rsid w:val="00992F57"/>
    <w:rsid w:val="009931B6"/>
    <w:rsid w:val="009A0561"/>
    <w:rsid w:val="009A137B"/>
    <w:rsid w:val="009A224D"/>
    <w:rsid w:val="009A35BC"/>
    <w:rsid w:val="009A3C4A"/>
    <w:rsid w:val="009A57BC"/>
    <w:rsid w:val="009A6CF7"/>
    <w:rsid w:val="009A7801"/>
    <w:rsid w:val="009B30BC"/>
    <w:rsid w:val="009B42FE"/>
    <w:rsid w:val="009B78F0"/>
    <w:rsid w:val="009B7EF2"/>
    <w:rsid w:val="009B7F81"/>
    <w:rsid w:val="009C05CD"/>
    <w:rsid w:val="009C0A1C"/>
    <w:rsid w:val="009C0ACE"/>
    <w:rsid w:val="009C1778"/>
    <w:rsid w:val="009C1885"/>
    <w:rsid w:val="009C2217"/>
    <w:rsid w:val="009C4081"/>
    <w:rsid w:val="009C62EF"/>
    <w:rsid w:val="009C6AE3"/>
    <w:rsid w:val="009C7AA3"/>
    <w:rsid w:val="009D0C47"/>
    <w:rsid w:val="009D0CD0"/>
    <w:rsid w:val="009D0F0C"/>
    <w:rsid w:val="009D1307"/>
    <w:rsid w:val="009D15EE"/>
    <w:rsid w:val="009D51A8"/>
    <w:rsid w:val="009D5794"/>
    <w:rsid w:val="009E2BD5"/>
    <w:rsid w:val="009E66FE"/>
    <w:rsid w:val="009E67AA"/>
    <w:rsid w:val="009E75B3"/>
    <w:rsid w:val="009F09FE"/>
    <w:rsid w:val="009F116B"/>
    <w:rsid w:val="009F15EA"/>
    <w:rsid w:val="009F46D6"/>
    <w:rsid w:val="009F4DD8"/>
    <w:rsid w:val="009F60E9"/>
    <w:rsid w:val="009F6999"/>
    <w:rsid w:val="009F6B8F"/>
    <w:rsid w:val="009F6C1A"/>
    <w:rsid w:val="00A0020F"/>
    <w:rsid w:val="00A013A8"/>
    <w:rsid w:val="00A018C4"/>
    <w:rsid w:val="00A050DA"/>
    <w:rsid w:val="00A052EA"/>
    <w:rsid w:val="00A0652A"/>
    <w:rsid w:val="00A072BA"/>
    <w:rsid w:val="00A072FB"/>
    <w:rsid w:val="00A11ABC"/>
    <w:rsid w:val="00A13D3B"/>
    <w:rsid w:val="00A14AE0"/>
    <w:rsid w:val="00A15918"/>
    <w:rsid w:val="00A1614E"/>
    <w:rsid w:val="00A20A38"/>
    <w:rsid w:val="00A22797"/>
    <w:rsid w:val="00A23269"/>
    <w:rsid w:val="00A25FB3"/>
    <w:rsid w:val="00A261D3"/>
    <w:rsid w:val="00A277FC"/>
    <w:rsid w:val="00A30429"/>
    <w:rsid w:val="00A307FB"/>
    <w:rsid w:val="00A3122D"/>
    <w:rsid w:val="00A31A3E"/>
    <w:rsid w:val="00A31AB3"/>
    <w:rsid w:val="00A34789"/>
    <w:rsid w:val="00A3498E"/>
    <w:rsid w:val="00A3676E"/>
    <w:rsid w:val="00A406F4"/>
    <w:rsid w:val="00A42616"/>
    <w:rsid w:val="00A437C6"/>
    <w:rsid w:val="00A460B9"/>
    <w:rsid w:val="00A46AA7"/>
    <w:rsid w:val="00A505B3"/>
    <w:rsid w:val="00A51A4B"/>
    <w:rsid w:val="00A55A60"/>
    <w:rsid w:val="00A60684"/>
    <w:rsid w:val="00A634E5"/>
    <w:rsid w:val="00A635E2"/>
    <w:rsid w:val="00A63A2C"/>
    <w:rsid w:val="00A63FA0"/>
    <w:rsid w:val="00A6719F"/>
    <w:rsid w:val="00A710C4"/>
    <w:rsid w:val="00A71B7E"/>
    <w:rsid w:val="00A72B4E"/>
    <w:rsid w:val="00A7311F"/>
    <w:rsid w:val="00A736AF"/>
    <w:rsid w:val="00A76AAD"/>
    <w:rsid w:val="00A76FBC"/>
    <w:rsid w:val="00A83AA9"/>
    <w:rsid w:val="00A84E6F"/>
    <w:rsid w:val="00A85AAE"/>
    <w:rsid w:val="00A8655E"/>
    <w:rsid w:val="00A90B6B"/>
    <w:rsid w:val="00A9221A"/>
    <w:rsid w:val="00A92E8E"/>
    <w:rsid w:val="00A9403E"/>
    <w:rsid w:val="00A945CF"/>
    <w:rsid w:val="00A97416"/>
    <w:rsid w:val="00A976B4"/>
    <w:rsid w:val="00A97C3B"/>
    <w:rsid w:val="00A97FD8"/>
    <w:rsid w:val="00AA2D0A"/>
    <w:rsid w:val="00AA40BA"/>
    <w:rsid w:val="00AA5536"/>
    <w:rsid w:val="00AA59DD"/>
    <w:rsid w:val="00AA5EF0"/>
    <w:rsid w:val="00AA659E"/>
    <w:rsid w:val="00AA73BF"/>
    <w:rsid w:val="00AB01D0"/>
    <w:rsid w:val="00AB0653"/>
    <w:rsid w:val="00AB1098"/>
    <w:rsid w:val="00AB2844"/>
    <w:rsid w:val="00AB3713"/>
    <w:rsid w:val="00AB3C43"/>
    <w:rsid w:val="00AB3D3C"/>
    <w:rsid w:val="00AB40DD"/>
    <w:rsid w:val="00AB5A8F"/>
    <w:rsid w:val="00AB5F1B"/>
    <w:rsid w:val="00AB64B8"/>
    <w:rsid w:val="00AC01C7"/>
    <w:rsid w:val="00AC0448"/>
    <w:rsid w:val="00AC107D"/>
    <w:rsid w:val="00AC284A"/>
    <w:rsid w:val="00AC52F1"/>
    <w:rsid w:val="00AC587C"/>
    <w:rsid w:val="00AC6962"/>
    <w:rsid w:val="00AC705F"/>
    <w:rsid w:val="00AC719A"/>
    <w:rsid w:val="00AC7597"/>
    <w:rsid w:val="00AC7715"/>
    <w:rsid w:val="00AC77EB"/>
    <w:rsid w:val="00AC78BC"/>
    <w:rsid w:val="00AD0B06"/>
    <w:rsid w:val="00AD1D5A"/>
    <w:rsid w:val="00AD2D8A"/>
    <w:rsid w:val="00AD32DB"/>
    <w:rsid w:val="00AD397A"/>
    <w:rsid w:val="00AD3E60"/>
    <w:rsid w:val="00AD53C8"/>
    <w:rsid w:val="00AD5B4D"/>
    <w:rsid w:val="00AD5D1D"/>
    <w:rsid w:val="00AD6C0D"/>
    <w:rsid w:val="00AD7BBC"/>
    <w:rsid w:val="00AE387F"/>
    <w:rsid w:val="00AE4126"/>
    <w:rsid w:val="00AE43BC"/>
    <w:rsid w:val="00AE4C9F"/>
    <w:rsid w:val="00AE5C54"/>
    <w:rsid w:val="00AE6AE6"/>
    <w:rsid w:val="00AE6BA2"/>
    <w:rsid w:val="00AF06DC"/>
    <w:rsid w:val="00AF0C11"/>
    <w:rsid w:val="00AF1425"/>
    <w:rsid w:val="00AF2732"/>
    <w:rsid w:val="00AF2D71"/>
    <w:rsid w:val="00AF3369"/>
    <w:rsid w:val="00AF37AF"/>
    <w:rsid w:val="00AF74EB"/>
    <w:rsid w:val="00AF7D4E"/>
    <w:rsid w:val="00B04D36"/>
    <w:rsid w:val="00B05B04"/>
    <w:rsid w:val="00B05D1B"/>
    <w:rsid w:val="00B063DC"/>
    <w:rsid w:val="00B06FC2"/>
    <w:rsid w:val="00B10BA4"/>
    <w:rsid w:val="00B110F0"/>
    <w:rsid w:val="00B11534"/>
    <w:rsid w:val="00B11744"/>
    <w:rsid w:val="00B1285B"/>
    <w:rsid w:val="00B12C24"/>
    <w:rsid w:val="00B13248"/>
    <w:rsid w:val="00B13BD4"/>
    <w:rsid w:val="00B13EF3"/>
    <w:rsid w:val="00B15C2E"/>
    <w:rsid w:val="00B20A76"/>
    <w:rsid w:val="00B20F7B"/>
    <w:rsid w:val="00B2125F"/>
    <w:rsid w:val="00B212FE"/>
    <w:rsid w:val="00B22B9E"/>
    <w:rsid w:val="00B22FBB"/>
    <w:rsid w:val="00B23224"/>
    <w:rsid w:val="00B23B2F"/>
    <w:rsid w:val="00B25D03"/>
    <w:rsid w:val="00B25D76"/>
    <w:rsid w:val="00B262F1"/>
    <w:rsid w:val="00B26315"/>
    <w:rsid w:val="00B27791"/>
    <w:rsid w:val="00B30485"/>
    <w:rsid w:val="00B31515"/>
    <w:rsid w:val="00B3251C"/>
    <w:rsid w:val="00B33859"/>
    <w:rsid w:val="00B34402"/>
    <w:rsid w:val="00B34881"/>
    <w:rsid w:val="00B34D54"/>
    <w:rsid w:val="00B3720D"/>
    <w:rsid w:val="00B37ACA"/>
    <w:rsid w:val="00B4067E"/>
    <w:rsid w:val="00B4108C"/>
    <w:rsid w:val="00B438F8"/>
    <w:rsid w:val="00B4456D"/>
    <w:rsid w:val="00B45D58"/>
    <w:rsid w:val="00B460CC"/>
    <w:rsid w:val="00B47EF7"/>
    <w:rsid w:val="00B5172A"/>
    <w:rsid w:val="00B53879"/>
    <w:rsid w:val="00B53E67"/>
    <w:rsid w:val="00B54305"/>
    <w:rsid w:val="00B5568E"/>
    <w:rsid w:val="00B57156"/>
    <w:rsid w:val="00B60CFB"/>
    <w:rsid w:val="00B6356D"/>
    <w:rsid w:val="00B640D4"/>
    <w:rsid w:val="00B640EB"/>
    <w:rsid w:val="00B669FE"/>
    <w:rsid w:val="00B66C18"/>
    <w:rsid w:val="00B67E86"/>
    <w:rsid w:val="00B70A2E"/>
    <w:rsid w:val="00B71842"/>
    <w:rsid w:val="00B7226E"/>
    <w:rsid w:val="00B73C52"/>
    <w:rsid w:val="00B754C2"/>
    <w:rsid w:val="00B75A86"/>
    <w:rsid w:val="00B76069"/>
    <w:rsid w:val="00B762D6"/>
    <w:rsid w:val="00B768C7"/>
    <w:rsid w:val="00B76A50"/>
    <w:rsid w:val="00B77489"/>
    <w:rsid w:val="00B809D8"/>
    <w:rsid w:val="00B813F7"/>
    <w:rsid w:val="00B81578"/>
    <w:rsid w:val="00B819C6"/>
    <w:rsid w:val="00B81B6A"/>
    <w:rsid w:val="00B82A1D"/>
    <w:rsid w:val="00B83C3E"/>
    <w:rsid w:val="00B84753"/>
    <w:rsid w:val="00B84BA2"/>
    <w:rsid w:val="00B84FA0"/>
    <w:rsid w:val="00B86C5B"/>
    <w:rsid w:val="00B86EB4"/>
    <w:rsid w:val="00B90E9F"/>
    <w:rsid w:val="00B911E8"/>
    <w:rsid w:val="00B9138F"/>
    <w:rsid w:val="00BA2035"/>
    <w:rsid w:val="00BA531E"/>
    <w:rsid w:val="00BA5B76"/>
    <w:rsid w:val="00BA6E35"/>
    <w:rsid w:val="00BB0362"/>
    <w:rsid w:val="00BB0729"/>
    <w:rsid w:val="00BB2C0A"/>
    <w:rsid w:val="00BB3F0A"/>
    <w:rsid w:val="00BC1E2D"/>
    <w:rsid w:val="00BC443B"/>
    <w:rsid w:val="00BC4993"/>
    <w:rsid w:val="00BC4E26"/>
    <w:rsid w:val="00BC5BC8"/>
    <w:rsid w:val="00BC665E"/>
    <w:rsid w:val="00BC6900"/>
    <w:rsid w:val="00BC69F0"/>
    <w:rsid w:val="00BC6D9B"/>
    <w:rsid w:val="00BD0C86"/>
    <w:rsid w:val="00BD13C9"/>
    <w:rsid w:val="00BD1986"/>
    <w:rsid w:val="00BD1AA3"/>
    <w:rsid w:val="00BD2261"/>
    <w:rsid w:val="00BD62F8"/>
    <w:rsid w:val="00BD6481"/>
    <w:rsid w:val="00BD6AEF"/>
    <w:rsid w:val="00BE0B6F"/>
    <w:rsid w:val="00BE21DA"/>
    <w:rsid w:val="00BE2632"/>
    <w:rsid w:val="00BE3504"/>
    <w:rsid w:val="00BE35C0"/>
    <w:rsid w:val="00BE386F"/>
    <w:rsid w:val="00BE3CE4"/>
    <w:rsid w:val="00BE429E"/>
    <w:rsid w:val="00BE55EC"/>
    <w:rsid w:val="00BE5C48"/>
    <w:rsid w:val="00BE6D67"/>
    <w:rsid w:val="00BE7382"/>
    <w:rsid w:val="00BF0E03"/>
    <w:rsid w:val="00BF1097"/>
    <w:rsid w:val="00BF18D8"/>
    <w:rsid w:val="00BF3CC1"/>
    <w:rsid w:val="00BF4754"/>
    <w:rsid w:val="00BF524D"/>
    <w:rsid w:val="00BF5BE6"/>
    <w:rsid w:val="00BF6802"/>
    <w:rsid w:val="00BF767D"/>
    <w:rsid w:val="00C03FF8"/>
    <w:rsid w:val="00C04796"/>
    <w:rsid w:val="00C04CA3"/>
    <w:rsid w:val="00C0551B"/>
    <w:rsid w:val="00C058BD"/>
    <w:rsid w:val="00C06A86"/>
    <w:rsid w:val="00C074F0"/>
    <w:rsid w:val="00C07830"/>
    <w:rsid w:val="00C108BB"/>
    <w:rsid w:val="00C1149E"/>
    <w:rsid w:val="00C14589"/>
    <w:rsid w:val="00C15FF9"/>
    <w:rsid w:val="00C16938"/>
    <w:rsid w:val="00C16FE6"/>
    <w:rsid w:val="00C210C7"/>
    <w:rsid w:val="00C220AD"/>
    <w:rsid w:val="00C24390"/>
    <w:rsid w:val="00C25D9D"/>
    <w:rsid w:val="00C30D42"/>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466EB"/>
    <w:rsid w:val="00C5145D"/>
    <w:rsid w:val="00C5160F"/>
    <w:rsid w:val="00C5461E"/>
    <w:rsid w:val="00C56111"/>
    <w:rsid w:val="00C568A2"/>
    <w:rsid w:val="00C56923"/>
    <w:rsid w:val="00C6059D"/>
    <w:rsid w:val="00C60A8C"/>
    <w:rsid w:val="00C643C0"/>
    <w:rsid w:val="00C64839"/>
    <w:rsid w:val="00C64E98"/>
    <w:rsid w:val="00C651A4"/>
    <w:rsid w:val="00C668C4"/>
    <w:rsid w:val="00C67B00"/>
    <w:rsid w:val="00C71379"/>
    <w:rsid w:val="00C72677"/>
    <w:rsid w:val="00C730CE"/>
    <w:rsid w:val="00C74947"/>
    <w:rsid w:val="00C77924"/>
    <w:rsid w:val="00C8009F"/>
    <w:rsid w:val="00C82916"/>
    <w:rsid w:val="00C83E7B"/>
    <w:rsid w:val="00C83F68"/>
    <w:rsid w:val="00C85120"/>
    <w:rsid w:val="00C86435"/>
    <w:rsid w:val="00C90A67"/>
    <w:rsid w:val="00C90B75"/>
    <w:rsid w:val="00C914DC"/>
    <w:rsid w:val="00C92313"/>
    <w:rsid w:val="00C938F2"/>
    <w:rsid w:val="00C93A77"/>
    <w:rsid w:val="00C9604A"/>
    <w:rsid w:val="00C975BE"/>
    <w:rsid w:val="00CA19C6"/>
    <w:rsid w:val="00CA20CB"/>
    <w:rsid w:val="00CA3162"/>
    <w:rsid w:val="00CA4C13"/>
    <w:rsid w:val="00CA6244"/>
    <w:rsid w:val="00CA62DE"/>
    <w:rsid w:val="00CA645A"/>
    <w:rsid w:val="00CA7E00"/>
    <w:rsid w:val="00CB079A"/>
    <w:rsid w:val="00CB157E"/>
    <w:rsid w:val="00CB20BD"/>
    <w:rsid w:val="00CB2B14"/>
    <w:rsid w:val="00CB2CD5"/>
    <w:rsid w:val="00CB3C03"/>
    <w:rsid w:val="00CB4033"/>
    <w:rsid w:val="00CB5385"/>
    <w:rsid w:val="00CB5B6C"/>
    <w:rsid w:val="00CC031E"/>
    <w:rsid w:val="00CC0EC0"/>
    <w:rsid w:val="00CC2BEB"/>
    <w:rsid w:val="00CC5A66"/>
    <w:rsid w:val="00CC642A"/>
    <w:rsid w:val="00CC7403"/>
    <w:rsid w:val="00CD17E6"/>
    <w:rsid w:val="00CD228B"/>
    <w:rsid w:val="00CD281A"/>
    <w:rsid w:val="00CD2F61"/>
    <w:rsid w:val="00CD32D8"/>
    <w:rsid w:val="00CD7076"/>
    <w:rsid w:val="00CE0EA3"/>
    <w:rsid w:val="00CE2F34"/>
    <w:rsid w:val="00CE4497"/>
    <w:rsid w:val="00CE44D6"/>
    <w:rsid w:val="00CE57E0"/>
    <w:rsid w:val="00CE67BF"/>
    <w:rsid w:val="00CE7E5C"/>
    <w:rsid w:val="00CF093E"/>
    <w:rsid w:val="00CF160C"/>
    <w:rsid w:val="00CF1A76"/>
    <w:rsid w:val="00CF21A1"/>
    <w:rsid w:val="00CF23A7"/>
    <w:rsid w:val="00CF2D04"/>
    <w:rsid w:val="00CF2D73"/>
    <w:rsid w:val="00CF2FEC"/>
    <w:rsid w:val="00CF3138"/>
    <w:rsid w:val="00CF5F05"/>
    <w:rsid w:val="00CF70B7"/>
    <w:rsid w:val="00D00753"/>
    <w:rsid w:val="00D007E7"/>
    <w:rsid w:val="00D00F95"/>
    <w:rsid w:val="00D02AED"/>
    <w:rsid w:val="00D04CBF"/>
    <w:rsid w:val="00D058D5"/>
    <w:rsid w:val="00D05BC9"/>
    <w:rsid w:val="00D05E3B"/>
    <w:rsid w:val="00D06B6D"/>
    <w:rsid w:val="00D072FA"/>
    <w:rsid w:val="00D0768F"/>
    <w:rsid w:val="00D11C57"/>
    <w:rsid w:val="00D12055"/>
    <w:rsid w:val="00D1213C"/>
    <w:rsid w:val="00D13CB3"/>
    <w:rsid w:val="00D14B47"/>
    <w:rsid w:val="00D1592A"/>
    <w:rsid w:val="00D16472"/>
    <w:rsid w:val="00D16659"/>
    <w:rsid w:val="00D167D0"/>
    <w:rsid w:val="00D16F0E"/>
    <w:rsid w:val="00D17F4D"/>
    <w:rsid w:val="00D21F51"/>
    <w:rsid w:val="00D2346C"/>
    <w:rsid w:val="00D244BD"/>
    <w:rsid w:val="00D24768"/>
    <w:rsid w:val="00D24D37"/>
    <w:rsid w:val="00D313EF"/>
    <w:rsid w:val="00D330BE"/>
    <w:rsid w:val="00D33CE5"/>
    <w:rsid w:val="00D411F7"/>
    <w:rsid w:val="00D46352"/>
    <w:rsid w:val="00D463E6"/>
    <w:rsid w:val="00D513F6"/>
    <w:rsid w:val="00D51DF4"/>
    <w:rsid w:val="00D541ED"/>
    <w:rsid w:val="00D54A28"/>
    <w:rsid w:val="00D557E6"/>
    <w:rsid w:val="00D5596A"/>
    <w:rsid w:val="00D56090"/>
    <w:rsid w:val="00D65239"/>
    <w:rsid w:val="00D65C36"/>
    <w:rsid w:val="00D70226"/>
    <w:rsid w:val="00D72DA4"/>
    <w:rsid w:val="00D72ED3"/>
    <w:rsid w:val="00D73A03"/>
    <w:rsid w:val="00D750E8"/>
    <w:rsid w:val="00D762AB"/>
    <w:rsid w:val="00D763B8"/>
    <w:rsid w:val="00D76B3F"/>
    <w:rsid w:val="00D813EF"/>
    <w:rsid w:val="00D829DD"/>
    <w:rsid w:val="00D84ADA"/>
    <w:rsid w:val="00D85CC2"/>
    <w:rsid w:val="00D87456"/>
    <w:rsid w:val="00D87DB3"/>
    <w:rsid w:val="00D930EF"/>
    <w:rsid w:val="00D9338F"/>
    <w:rsid w:val="00D94249"/>
    <w:rsid w:val="00D965CD"/>
    <w:rsid w:val="00D9694E"/>
    <w:rsid w:val="00D975AC"/>
    <w:rsid w:val="00DA2B24"/>
    <w:rsid w:val="00DA2CD8"/>
    <w:rsid w:val="00DA6C6A"/>
    <w:rsid w:val="00DB05B1"/>
    <w:rsid w:val="00DB05D2"/>
    <w:rsid w:val="00DB117E"/>
    <w:rsid w:val="00DB330A"/>
    <w:rsid w:val="00DB46A2"/>
    <w:rsid w:val="00DB5AB8"/>
    <w:rsid w:val="00DB66EB"/>
    <w:rsid w:val="00DC37A1"/>
    <w:rsid w:val="00DC4377"/>
    <w:rsid w:val="00DC5201"/>
    <w:rsid w:val="00DC6B2F"/>
    <w:rsid w:val="00DC7B38"/>
    <w:rsid w:val="00DD11BC"/>
    <w:rsid w:val="00DD30C5"/>
    <w:rsid w:val="00DD3506"/>
    <w:rsid w:val="00DD4F01"/>
    <w:rsid w:val="00DD51A0"/>
    <w:rsid w:val="00DD6241"/>
    <w:rsid w:val="00DD6C27"/>
    <w:rsid w:val="00DD7CEC"/>
    <w:rsid w:val="00DE3459"/>
    <w:rsid w:val="00DE5ED1"/>
    <w:rsid w:val="00DE7773"/>
    <w:rsid w:val="00DE7993"/>
    <w:rsid w:val="00DF28A8"/>
    <w:rsid w:val="00DF60FB"/>
    <w:rsid w:val="00DF639F"/>
    <w:rsid w:val="00DF6CD0"/>
    <w:rsid w:val="00DF7861"/>
    <w:rsid w:val="00DF7CB4"/>
    <w:rsid w:val="00E00A11"/>
    <w:rsid w:val="00E01B58"/>
    <w:rsid w:val="00E0271E"/>
    <w:rsid w:val="00E078C2"/>
    <w:rsid w:val="00E07CF8"/>
    <w:rsid w:val="00E102B1"/>
    <w:rsid w:val="00E14743"/>
    <w:rsid w:val="00E216CF"/>
    <w:rsid w:val="00E2378A"/>
    <w:rsid w:val="00E237A1"/>
    <w:rsid w:val="00E246A0"/>
    <w:rsid w:val="00E247B7"/>
    <w:rsid w:val="00E2484E"/>
    <w:rsid w:val="00E250D6"/>
    <w:rsid w:val="00E25380"/>
    <w:rsid w:val="00E25439"/>
    <w:rsid w:val="00E26493"/>
    <w:rsid w:val="00E26A32"/>
    <w:rsid w:val="00E272EA"/>
    <w:rsid w:val="00E27C26"/>
    <w:rsid w:val="00E3247A"/>
    <w:rsid w:val="00E32593"/>
    <w:rsid w:val="00E33E69"/>
    <w:rsid w:val="00E33E6D"/>
    <w:rsid w:val="00E34506"/>
    <w:rsid w:val="00E34786"/>
    <w:rsid w:val="00E3482F"/>
    <w:rsid w:val="00E35187"/>
    <w:rsid w:val="00E35CEB"/>
    <w:rsid w:val="00E367FD"/>
    <w:rsid w:val="00E37E64"/>
    <w:rsid w:val="00E41170"/>
    <w:rsid w:val="00E426F2"/>
    <w:rsid w:val="00E4486A"/>
    <w:rsid w:val="00E45666"/>
    <w:rsid w:val="00E4640D"/>
    <w:rsid w:val="00E47070"/>
    <w:rsid w:val="00E54D93"/>
    <w:rsid w:val="00E55D23"/>
    <w:rsid w:val="00E56520"/>
    <w:rsid w:val="00E576BA"/>
    <w:rsid w:val="00E61020"/>
    <w:rsid w:val="00E63581"/>
    <w:rsid w:val="00E6562B"/>
    <w:rsid w:val="00E666A2"/>
    <w:rsid w:val="00E66DAC"/>
    <w:rsid w:val="00E709AA"/>
    <w:rsid w:val="00E711EE"/>
    <w:rsid w:val="00E72066"/>
    <w:rsid w:val="00E72901"/>
    <w:rsid w:val="00E73097"/>
    <w:rsid w:val="00E7497C"/>
    <w:rsid w:val="00E76FF8"/>
    <w:rsid w:val="00E7731A"/>
    <w:rsid w:val="00E77E31"/>
    <w:rsid w:val="00E81006"/>
    <w:rsid w:val="00E824B9"/>
    <w:rsid w:val="00E828DE"/>
    <w:rsid w:val="00E82914"/>
    <w:rsid w:val="00E843F1"/>
    <w:rsid w:val="00E85403"/>
    <w:rsid w:val="00E872FF"/>
    <w:rsid w:val="00E908C5"/>
    <w:rsid w:val="00E9251B"/>
    <w:rsid w:val="00E92768"/>
    <w:rsid w:val="00E944BD"/>
    <w:rsid w:val="00E94A94"/>
    <w:rsid w:val="00E95B0C"/>
    <w:rsid w:val="00E96188"/>
    <w:rsid w:val="00E96846"/>
    <w:rsid w:val="00EA03EE"/>
    <w:rsid w:val="00EA107B"/>
    <w:rsid w:val="00EA18D4"/>
    <w:rsid w:val="00EA203D"/>
    <w:rsid w:val="00EA2FF1"/>
    <w:rsid w:val="00EA6090"/>
    <w:rsid w:val="00EA694F"/>
    <w:rsid w:val="00EA7C79"/>
    <w:rsid w:val="00EA7D9A"/>
    <w:rsid w:val="00EB1F5E"/>
    <w:rsid w:val="00EB21A8"/>
    <w:rsid w:val="00EB2CB9"/>
    <w:rsid w:val="00EB4496"/>
    <w:rsid w:val="00EB4ECB"/>
    <w:rsid w:val="00EB5107"/>
    <w:rsid w:val="00EB6C5C"/>
    <w:rsid w:val="00EB7AE3"/>
    <w:rsid w:val="00EC42C6"/>
    <w:rsid w:val="00EC45BC"/>
    <w:rsid w:val="00EC504C"/>
    <w:rsid w:val="00EC76DB"/>
    <w:rsid w:val="00ED240B"/>
    <w:rsid w:val="00ED27BD"/>
    <w:rsid w:val="00ED2B03"/>
    <w:rsid w:val="00ED2C21"/>
    <w:rsid w:val="00ED2E94"/>
    <w:rsid w:val="00ED3FD9"/>
    <w:rsid w:val="00ED5032"/>
    <w:rsid w:val="00ED528B"/>
    <w:rsid w:val="00ED6A76"/>
    <w:rsid w:val="00ED6E04"/>
    <w:rsid w:val="00ED7294"/>
    <w:rsid w:val="00ED747C"/>
    <w:rsid w:val="00EE0F4A"/>
    <w:rsid w:val="00EE3568"/>
    <w:rsid w:val="00EE4522"/>
    <w:rsid w:val="00EE5C29"/>
    <w:rsid w:val="00EE5D0B"/>
    <w:rsid w:val="00EE73FA"/>
    <w:rsid w:val="00EF0164"/>
    <w:rsid w:val="00EF0581"/>
    <w:rsid w:val="00EF071C"/>
    <w:rsid w:val="00EF0ADE"/>
    <w:rsid w:val="00EF0D24"/>
    <w:rsid w:val="00EF14E0"/>
    <w:rsid w:val="00EF1CA9"/>
    <w:rsid w:val="00EF204B"/>
    <w:rsid w:val="00EF220A"/>
    <w:rsid w:val="00EF3E09"/>
    <w:rsid w:val="00EF6530"/>
    <w:rsid w:val="00EF6865"/>
    <w:rsid w:val="00EF6916"/>
    <w:rsid w:val="00EF72F0"/>
    <w:rsid w:val="00F02776"/>
    <w:rsid w:val="00F03094"/>
    <w:rsid w:val="00F032EA"/>
    <w:rsid w:val="00F03C5E"/>
    <w:rsid w:val="00F03E64"/>
    <w:rsid w:val="00F05E1C"/>
    <w:rsid w:val="00F07210"/>
    <w:rsid w:val="00F07BE7"/>
    <w:rsid w:val="00F10B91"/>
    <w:rsid w:val="00F10FCC"/>
    <w:rsid w:val="00F11642"/>
    <w:rsid w:val="00F13922"/>
    <w:rsid w:val="00F1436D"/>
    <w:rsid w:val="00F14533"/>
    <w:rsid w:val="00F14F77"/>
    <w:rsid w:val="00F154A1"/>
    <w:rsid w:val="00F16613"/>
    <w:rsid w:val="00F201BB"/>
    <w:rsid w:val="00F213CF"/>
    <w:rsid w:val="00F21435"/>
    <w:rsid w:val="00F2196E"/>
    <w:rsid w:val="00F23943"/>
    <w:rsid w:val="00F23EA7"/>
    <w:rsid w:val="00F23FF2"/>
    <w:rsid w:val="00F24457"/>
    <w:rsid w:val="00F247B2"/>
    <w:rsid w:val="00F24831"/>
    <w:rsid w:val="00F2517D"/>
    <w:rsid w:val="00F25655"/>
    <w:rsid w:val="00F26331"/>
    <w:rsid w:val="00F30112"/>
    <w:rsid w:val="00F3087A"/>
    <w:rsid w:val="00F31D82"/>
    <w:rsid w:val="00F33ED8"/>
    <w:rsid w:val="00F348C2"/>
    <w:rsid w:val="00F358DA"/>
    <w:rsid w:val="00F40FF7"/>
    <w:rsid w:val="00F41C3C"/>
    <w:rsid w:val="00F42243"/>
    <w:rsid w:val="00F423F2"/>
    <w:rsid w:val="00F4330E"/>
    <w:rsid w:val="00F43CFD"/>
    <w:rsid w:val="00F45C35"/>
    <w:rsid w:val="00F4658E"/>
    <w:rsid w:val="00F46717"/>
    <w:rsid w:val="00F46813"/>
    <w:rsid w:val="00F46AFA"/>
    <w:rsid w:val="00F47641"/>
    <w:rsid w:val="00F47C33"/>
    <w:rsid w:val="00F51108"/>
    <w:rsid w:val="00F53202"/>
    <w:rsid w:val="00F53627"/>
    <w:rsid w:val="00F54406"/>
    <w:rsid w:val="00F5684C"/>
    <w:rsid w:val="00F56B85"/>
    <w:rsid w:val="00F56DB6"/>
    <w:rsid w:val="00F574FE"/>
    <w:rsid w:val="00F57511"/>
    <w:rsid w:val="00F57B7D"/>
    <w:rsid w:val="00F6109B"/>
    <w:rsid w:val="00F61232"/>
    <w:rsid w:val="00F615E9"/>
    <w:rsid w:val="00F61D1A"/>
    <w:rsid w:val="00F61F0E"/>
    <w:rsid w:val="00F63BCE"/>
    <w:rsid w:val="00F64700"/>
    <w:rsid w:val="00F65562"/>
    <w:rsid w:val="00F65A96"/>
    <w:rsid w:val="00F664A8"/>
    <w:rsid w:val="00F7035C"/>
    <w:rsid w:val="00F71DA2"/>
    <w:rsid w:val="00F7266F"/>
    <w:rsid w:val="00F72D86"/>
    <w:rsid w:val="00F7336D"/>
    <w:rsid w:val="00F7448B"/>
    <w:rsid w:val="00F8017B"/>
    <w:rsid w:val="00F81886"/>
    <w:rsid w:val="00F81B3E"/>
    <w:rsid w:val="00F8310D"/>
    <w:rsid w:val="00F835A6"/>
    <w:rsid w:val="00F83C70"/>
    <w:rsid w:val="00F83DA7"/>
    <w:rsid w:val="00F84511"/>
    <w:rsid w:val="00F87128"/>
    <w:rsid w:val="00F87A1A"/>
    <w:rsid w:val="00F924F2"/>
    <w:rsid w:val="00F92B19"/>
    <w:rsid w:val="00F92CFB"/>
    <w:rsid w:val="00F93DAF"/>
    <w:rsid w:val="00F95D03"/>
    <w:rsid w:val="00F975E7"/>
    <w:rsid w:val="00F97C61"/>
    <w:rsid w:val="00FA12D6"/>
    <w:rsid w:val="00FA2A9B"/>
    <w:rsid w:val="00FA48ED"/>
    <w:rsid w:val="00FA4FA2"/>
    <w:rsid w:val="00FA5AE5"/>
    <w:rsid w:val="00FA5E8B"/>
    <w:rsid w:val="00FA6B2D"/>
    <w:rsid w:val="00FB014F"/>
    <w:rsid w:val="00FB0745"/>
    <w:rsid w:val="00FB1EAD"/>
    <w:rsid w:val="00FB41ED"/>
    <w:rsid w:val="00FB49D3"/>
    <w:rsid w:val="00FB58C1"/>
    <w:rsid w:val="00FB7BE4"/>
    <w:rsid w:val="00FC2B35"/>
    <w:rsid w:val="00FC3A22"/>
    <w:rsid w:val="00FC3AE7"/>
    <w:rsid w:val="00FC4682"/>
    <w:rsid w:val="00FC57C3"/>
    <w:rsid w:val="00FC5D6B"/>
    <w:rsid w:val="00FC6ACB"/>
    <w:rsid w:val="00FC79E5"/>
    <w:rsid w:val="00FC7E8A"/>
    <w:rsid w:val="00FD13B6"/>
    <w:rsid w:val="00FD1484"/>
    <w:rsid w:val="00FD23A6"/>
    <w:rsid w:val="00FD30DB"/>
    <w:rsid w:val="00FD3265"/>
    <w:rsid w:val="00FD36DA"/>
    <w:rsid w:val="00FD41F1"/>
    <w:rsid w:val="00FD4EA2"/>
    <w:rsid w:val="00FD520B"/>
    <w:rsid w:val="00FD6313"/>
    <w:rsid w:val="00FE0841"/>
    <w:rsid w:val="00FE312B"/>
    <w:rsid w:val="00FE4001"/>
    <w:rsid w:val="00FE447A"/>
    <w:rsid w:val="00FE5358"/>
    <w:rsid w:val="00FE54A0"/>
    <w:rsid w:val="00FE636E"/>
    <w:rsid w:val="00FE680A"/>
    <w:rsid w:val="00FE6D43"/>
    <w:rsid w:val="00FF04E4"/>
    <w:rsid w:val="00FF1687"/>
    <w:rsid w:val="00FF1917"/>
    <w:rsid w:val="00FF1C0D"/>
    <w:rsid w:val="00FF2B13"/>
    <w:rsid w:val="00FF2ECA"/>
    <w:rsid w:val="00FF5BB4"/>
    <w:rsid w:val="00FF62A9"/>
    <w:rsid w:val="00FF656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5E6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uiPriority w:val="59"/>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paragraph" w:customStyle="1" w:styleId="Figure">
    <w:name w:val="Figure #"/>
    <w:next w:val="CapNormal"/>
    <w:rsid w:val="00B9138F"/>
    <w:pPr>
      <w:keepNext/>
      <w:tabs>
        <w:tab w:val="num" w:pos="720"/>
      </w:tabs>
      <w:spacing w:after="120"/>
      <w:ind w:left="720" w:hanging="360"/>
      <w:jc w:val="center"/>
    </w:pPr>
    <w:rPr>
      <w:rFonts w:ascii="Arial" w:hAnsi="Arial" w:cs="Arial"/>
      <w:b/>
      <w:bCs/>
      <w:color w:val="333333"/>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uiPriority w:val="59"/>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34"/>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paragraph" w:customStyle="1" w:styleId="Figure">
    <w:name w:val="Figure #"/>
    <w:next w:val="CapNormal"/>
    <w:rsid w:val="00B9138F"/>
    <w:pPr>
      <w:keepNext/>
      <w:tabs>
        <w:tab w:val="num" w:pos="720"/>
      </w:tabs>
      <w:spacing w:after="120"/>
      <w:ind w:left="720" w:hanging="360"/>
      <w:jc w:val="center"/>
    </w:pPr>
    <w:rPr>
      <w:rFonts w:ascii="Arial" w:hAnsi="Arial" w:cs="Arial"/>
      <w:b/>
      <w:bCs/>
      <w:color w:val="333333"/>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958975">
      <w:bodyDiv w:val="1"/>
      <w:marLeft w:val="0"/>
      <w:marRight w:val="0"/>
      <w:marTop w:val="0"/>
      <w:marBottom w:val="0"/>
      <w:divBdr>
        <w:top w:val="none" w:sz="0" w:space="0" w:color="auto"/>
        <w:left w:val="none" w:sz="0" w:space="0" w:color="auto"/>
        <w:bottom w:val="none" w:sz="0" w:space="0" w:color="auto"/>
        <w:right w:val="none" w:sz="0" w:space="0" w:color="auto"/>
      </w:divBdr>
    </w:div>
    <w:div w:id="178737125">
      <w:bodyDiv w:val="1"/>
      <w:marLeft w:val="0"/>
      <w:marRight w:val="0"/>
      <w:marTop w:val="0"/>
      <w:marBottom w:val="0"/>
      <w:divBdr>
        <w:top w:val="none" w:sz="0" w:space="0" w:color="auto"/>
        <w:left w:val="none" w:sz="0" w:space="0" w:color="auto"/>
        <w:bottom w:val="none" w:sz="0" w:space="0" w:color="auto"/>
        <w:right w:val="none" w:sz="0" w:space="0" w:color="auto"/>
      </w:divBdr>
    </w:div>
    <w:div w:id="183059277">
      <w:bodyDiv w:val="1"/>
      <w:marLeft w:val="0"/>
      <w:marRight w:val="0"/>
      <w:marTop w:val="0"/>
      <w:marBottom w:val="0"/>
      <w:divBdr>
        <w:top w:val="none" w:sz="0" w:space="0" w:color="auto"/>
        <w:left w:val="none" w:sz="0" w:space="0" w:color="auto"/>
        <w:bottom w:val="none" w:sz="0" w:space="0" w:color="auto"/>
        <w:right w:val="none" w:sz="0" w:space="0" w:color="auto"/>
      </w:divBdr>
    </w:div>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780806296">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957956436">
      <w:bodyDiv w:val="1"/>
      <w:marLeft w:val="0"/>
      <w:marRight w:val="0"/>
      <w:marTop w:val="0"/>
      <w:marBottom w:val="0"/>
      <w:divBdr>
        <w:top w:val="none" w:sz="0" w:space="0" w:color="auto"/>
        <w:left w:val="none" w:sz="0" w:space="0" w:color="auto"/>
        <w:bottom w:val="none" w:sz="0" w:space="0" w:color="auto"/>
        <w:right w:val="none" w:sz="0" w:space="0" w:color="auto"/>
      </w:divBdr>
    </w:div>
    <w:div w:id="1174077463">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2902984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84327681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jpeg"/><Relationship Id="rId18" Type="http://schemas.openxmlformats.org/officeDocument/2006/relationships/image" Target="media/image5.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4E85B6-2017-48C7-8341-C334BBDCB957}">
  <ds:schemaRefs>
    <ds:schemaRef ds:uri="http://schemas.microsoft.com/office/2006/metadata/properties"/>
    <ds:schemaRef ds:uri="http://schemas.microsoft.com/sharepoint/v3/fields"/>
    <ds:schemaRef ds:uri="f5d65a61-ae78-4f13-840b-ce447ca6a386"/>
  </ds:schemaRefs>
</ds:datastoreItem>
</file>

<file path=customXml/itemProps2.xml><?xml version="1.0" encoding="utf-8"?>
<ds:datastoreItem xmlns:ds="http://schemas.openxmlformats.org/officeDocument/2006/customXml" ds:itemID="{6B32733F-314B-47D9-A58D-9F9CA6429DCE}">
  <ds:schemaRefs>
    <ds:schemaRef ds:uri="http://schemas.microsoft.com/office/2006/metadata/longProperties"/>
  </ds:schemaRefs>
</ds:datastoreItem>
</file>

<file path=customXml/itemProps3.xml><?xml version="1.0" encoding="utf-8"?>
<ds:datastoreItem xmlns:ds="http://schemas.openxmlformats.org/officeDocument/2006/customXml" ds:itemID="{7EEDE856-1956-4E2A-AEE6-858CA9A46CEC}">
  <ds:schemaRefs>
    <ds:schemaRef ds:uri="http://schemas.microsoft.com/sharepoint/v3/contenttype/forms"/>
  </ds:schemaRefs>
</ds:datastoreItem>
</file>

<file path=customXml/itemProps4.xml><?xml version="1.0" encoding="utf-8"?>
<ds:datastoreItem xmlns:ds="http://schemas.openxmlformats.org/officeDocument/2006/customXml" ds:itemID="{CAC5CA86-9FC9-4FD2-B5E9-BB16AB994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C0DFF11-5DAD-44B1-9868-B6B006202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2464</Words>
  <Characters>14047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CSDD Updates for Enrollment Center functional spec</vt:lpstr>
    </vt:vector>
  </TitlesOfParts>
  <Company>Capgemini</Company>
  <LinksUpToDate>false</LinksUpToDate>
  <CharactersWithSpaces>16479</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CSDD Updates for Enrollment Center functional spec</dc:title>
  <dc:creator>Sogeti</dc:creator>
  <cp:lastModifiedBy>Jamparaju Nammi 4</cp:lastModifiedBy>
  <cp:revision>3</cp:revision>
  <cp:lastPrinted>2008-10-09T20:08:00Z</cp:lastPrinted>
  <dcterms:created xsi:type="dcterms:W3CDTF">2016-10-04T12:31:00Z</dcterms:created>
  <dcterms:modified xsi:type="dcterms:W3CDTF">2016-10-10T15:47:00Z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3" name="_NewReviewCycle">
    <vt:lpwstr/>
  </property>
</Properties>
</file>