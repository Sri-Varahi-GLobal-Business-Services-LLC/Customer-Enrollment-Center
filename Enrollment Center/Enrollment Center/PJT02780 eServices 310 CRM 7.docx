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908" w:type="dxa"/>
        <w:shd w:val="clear" w:color="auto" w:fill="DBE5F1" w:themeFill="accent1" w:themeFillTint="33"/>
        <w:tblLook w:val="01E0" w:firstRow="1" w:lastRow="1" w:firstColumn="1" w:lastColumn="1" w:noHBand="0" w:noVBand="0"/>
      </w:tblPr>
      <w:tblGrid>
        <w:gridCol w:w="10908"/>
      </w:tblGrid>
      <w:tr w:rsidR="009712CF" w:rsidRPr="00A31BF2" w14:paraId="5900F8C9" w14:textId="77777777" w:rsidTr="00FA520D">
        <w:trPr>
          <w:trHeight w:val="800"/>
        </w:trPr>
        <w:tc>
          <w:tcPr>
            <w:tcW w:w="10908" w:type="dxa"/>
            <w:shd w:val="clear" w:color="auto" w:fill="DBE5F1" w:themeFill="accent1" w:themeFillTint="33"/>
            <w:vAlign w:val="center"/>
          </w:tcPr>
          <w:p w14:paraId="23D21001" w14:textId="71594579" w:rsidR="001D3245" w:rsidRDefault="00D444E4" w:rsidP="00FA520D">
            <w:pPr>
              <w:jc w:val="center"/>
              <w:rPr>
                <w:b/>
                <w:bCs/>
                <w:sz w:val="28"/>
                <w:szCs w:val="28"/>
              </w:rPr>
            </w:pPr>
            <w:bookmarkStart w:id="0" w:name="_GoBack"/>
            <w:bookmarkEnd w:id="0"/>
            <w:r>
              <w:rPr>
                <w:b/>
                <w:bCs/>
                <w:sz w:val="28"/>
                <w:szCs w:val="28"/>
              </w:rPr>
              <w:t>PJT02780- CR&amp;B-FO eServices</w:t>
            </w:r>
          </w:p>
          <w:p w14:paraId="5900F8C8" w14:textId="4F989B1E" w:rsidR="001D3245" w:rsidRPr="00F362B5" w:rsidRDefault="00B33CB3" w:rsidP="00B33CB3">
            <w:pPr>
              <w:jc w:val="center"/>
              <w:rPr>
                <w:b/>
                <w:bCs/>
                <w:sz w:val="28"/>
                <w:szCs w:val="28"/>
              </w:rPr>
            </w:pPr>
            <w:r>
              <w:rPr>
                <w:b/>
                <w:bCs/>
                <w:sz w:val="28"/>
                <w:szCs w:val="28"/>
              </w:rPr>
              <w:t>310.CRM 7</w:t>
            </w:r>
          </w:p>
        </w:tc>
      </w:tr>
    </w:tbl>
    <w:p w14:paraId="5900F8CA" w14:textId="77777777" w:rsidR="009712CF" w:rsidRPr="00A31BF2" w:rsidRDefault="009712CF"/>
    <w:p w14:paraId="5900F8CC" w14:textId="77777777" w:rsidR="00C07736" w:rsidRDefault="00C07736" w:rsidP="00A11B8F">
      <w:pPr>
        <w:rPr>
          <w:b/>
          <w:sz w:val="18"/>
          <w:szCs w:val="18"/>
        </w:rPr>
      </w:pPr>
    </w:p>
    <w:p w14:paraId="77DC2165" w14:textId="77777777" w:rsidR="00C736F0" w:rsidRPr="00272CC5" w:rsidRDefault="00C736F0" w:rsidP="00C736F0">
      <w:pPr>
        <w:tabs>
          <w:tab w:val="num" w:pos="576"/>
        </w:tabs>
        <w:rPr>
          <w:b/>
          <w:bCs/>
          <w:iCs/>
          <w:u w:val="single"/>
        </w:rPr>
      </w:pPr>
      <w:bookmarkStart w:id="1" w:name="_Toc212368487"/>
      <w:r w:rsidRPr="00272CC5">
        <w:rPr>
          <w:b/>
          <w:bCs/>
          <w:iCs/>
          <w:u w:val="single"/>
        </w:rPr>
        <w:t>History of Changes</w:t>
      </w:r>
      <w:bookmarkEnd w:id="1"/>
    </w:p>
    <w:p w14:paraId="52FA2789" w14:textId="77777777" w:rsidR="00C736F0" w:rsidRPr="00272CC5" w:rsidRDefault="00C736F0" w:rsidP="00C736F0">
      <w:pPr>
        <w:rPr>
          <w:b/>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1620"/>
        <w:gridCol w:w="2520"/>
        <w:gridCol w:w="5850"/>
      </w:tblGrid>
      <w:tr w:rsidR="00A43C51" w:rsidRPr="00A43C51" w14:paraId="7BBCFFF1" w14:textId="77777777" w:rsidTr="00B9740A">
        <w:tc>
          <w:tcPr>
            <w:tcW w:w="810" w:type="dxa"/>
            <w:shd w:val="clear" w:color="auto" w:fill="BFBFBF" w:themeFill="background1" w:themeFillShade="BF"/>
          </w:tcPr>
          <w:p w14:paraId="61CBA6FB" w14:textId="77777777" w:rsidR="00C736F0" w:rsidRPr="00A43C51" w:rsidRDefault="00C736F0" w:rsidP="007B0B1C">
            <w:pPr>
              <w:rPr>
                <w:b/>
              </w:rPr>
            </w:pPr>
            <w:r w:rsidRPr="00A43C51">
              <w:rPr>
                <w:b/>
              </w:rPr>
              <w:t>Rev.</w:t>
            </w:r>
          </w:p>
        </w:tc>
        <w:tc>
          <w:tcPr>
            <w:tcW w:w="1620" w:type="dxa"/>
            <w:shd w:val="clear" w:color="auto" w:fill="BFBFBF" w:themeFill="background1" w:themeFillShade="BF"/>
          </w:tcPr>
          <w:p w14:paraId="5CD1E0D2" w14:textId="77777777" w:rsidR="00C736F0" w:rsidRPr="00A43C51" w:rsidRDefault="00C736F0" w:rsidP="007B0B1C">
            <w:pPr>
              <w:rPr>
                <w:b/>
              </w:rPr>
            </w:pPr>
            <w:r w:rsidRPr="00A43C51">
              <w:rPr>
                <w:b/>
              </w:rPr>
              <w:t>Date</w:t>
            </w:r>
          </w:p>
        </w:tc>
        <w:tc>
          <w:tcPr>
            <w:tcW w:w="2520" w:type="dxa"/>
            <w:shd w:val="clear" w:color="auto" w:fill="BFBFBF" w:themeFill="background1" w:themeFillShade="BF"/>
          </w:tcPr>
          <w:p w14:paraId="7AAAB8DE" w14:textId="77777777" w:rsidR="00C736F0" w:rsidRPr="00A43C51" w:rsidRDefault="00C736F0" w:rsidP="007B0B1C">
            <w:pPr>
              <w:rPr>
                <w:b/>
              </w:rPr>
            </w:pPr>
            <w:r w:rsidRPr="00A43C51">
              <w:rPr>
                <w:b/>
              </w:rPr>
              <w:t>Modified by</w:t>
            </w:r>
          </w:p>
        </w:tc>
        <w:tc>
          <w:tcPr>
            <w:tcW w:w="5850" w:type="dxa"/>
            <w:shd w:val="clear" w:color="auto" w:fill="BFBFBF" w:themeFill="background1" w:themeFillShade="BF"/>
          </w:tcPr>
          <w:p w14:paraId="02832206" w14:textId="77777777" w:rsidR="00C736F0" w:rsidRPr="00A43C51" w:rsidRDefault="00C736F0" w:rsidP="007B0B1C">
            <w:pPr>
              <w:rPr>
                <w:b/>
              </w:rPr>
            </w:pPr>
            <w:r w:rsidRPr="00A43C51">
              <w:rPr>
                <w:b/>
              </w:rPr>
              <w:t>Comments</w:t>
            </w:r>
          </w:p>
        </w:tc>
      </w:tr>
      <w:tr w:rsidR="00C736F0" w:rsidRPr="00272CC5" w14:paraId="7B8DDE41" w14:textId="77777777" w:rsidTr="00B9740A">
        <w:tc>
          <w:tcPr>
            <w:tcW w:w="810" w:type="dxa"/>
          </w:tcPr>
          <w:p w14:paraId="0313DBE6" w14:textId="77777777" w:rsidR="00C736F0" w:rsidRPr="00E80773" w:rsidRDefault="00C736F0" w:rsidP="007B0B1C">
            <w:pPr>
              <w:rPr>
                <w:i/>
                <w:sz w:val="20"/>
                <w:szCs w:val="20"/>
              </w:rPr>
            </w:pPr>
            <w:r w:rsidRPr="00E80773">
              <w:rPr>
                <w:i/>
                <w:sz w:val="20"/>
                <w:szCs w:val="20"/>
              </w:rPr>
              <w:t>1.0</w:t>
            </w:r>
          </w:p>
        </w:tc>
        <w:tc>
          <w:tcPr>
            <w:tcW w:w="1620" w:type="dxa"/>
          </w:tcPr>
          <w:p w14:paraId="2BE7C2F3" w14:textId="0CEF5C72" w:rsidR="00C736F0" w:rsidRPr="00E80773" w:rsidRDefault="00B33CB3" w:rsidP="00B33CB3">
            <w:pPr>
              <w:rPr>
                <w:i/>
                <w:sz w:val="20"/>
                <w:szCs w:val="20"/>
              </w:rPr>
            </w:pPr>
            <w:r>
              <w:rPr>
                <w:i/>
                <w:sz w:val="20"/>
                <w:szCs w:val="20"/>
              </w:rPr>
              <w:t>06</w:t>
            </w:r>
            <w:r w:rsidR="00A433E6">
              <w:rPr>
                <w:i/>
                <w:sz w:val="20"/>
                <w:szCs w:val="20"/>
              </w:rPr>
              <w:t>/</w:t>
            </w:r>
            <w:r>
              <w:rPr>
                <w:i/>
                <w:sz w:val="20"/>
                <w:szCs w:val="20"/>
              </w:rPr>
              <w:t>23</w:t>
            </w:r>
            <w:r w:rsidR="00B9740A">
              <w:rPr>
                <w:i/>
                <w:sz w:val="20"/>
                <w:szCs w:val="20"/>
              </w:rPr>
              <w:t>/2014</w:t>
            </w:r>
          </w:p>
        </w:tc>
        <w:tc>
          <w:tcPr>
            <w:tcW w:w="2520" w:type="dxa"/>
          </w:tcPr>
          <w:p w14:paraId="752EA730" w14:textId="0C1E1D1B" w:rsidR="00B9740A" w:rsidRPr="00E80773" w:rsidRDefault="000D75B1" w:rsidP="007B0B1C">
            <w:pPr>
              <w:rPr>
                <w:i/>
                <w:sz w:val="20"/>
                <w:szCs w:val="20"/>
              </w:rPr>
            </w:pPr>
            <w:r>
              <w:rPr>
                <w:i/>
                <w:sz w:val="20"/>
                <w:szCs w:val="20"/>
              </w:rPr>
              <w:t>Nair, Manoje</w:t>
            </w:r>
          </w:p>
        </w:tc>
        <w:tc>
          <w:tcPr>
            <w:tcW w:w="5850" w:type="dxa"/>
          </w:tcPr>
          <w:p w14:paraId="19D0D526" w14:textId="0451E10F" w:rsidR="00841AE9" w:rsidRPr="00E80773" w:rsidRDefault="00C736F0" w:rsidP="007B0B1C">
            <w:pPr>
              <w:rPr>
                <w:i/>
                <w:sz w:val="20"/>
                <w:szCs w:val="20"/>
              </w:rPr>
            </w:pPr>
            <w:r w:rsidRPr="00E80773">
              <w:rPr>
                <w:i/>
                <w:sz w:val="20"/>
                <w:szCs w:val="20"/>
              </w:rPr>
              <w:t>Initial Draft</w:t>
            </w:r>
          </w:p>
        </w:tc>
      </w:tr>
      <w:tr w:rsidR="00C736F0" w:rsidRPr="00272CC5" w14:paraId="69FD07CB" w14:textId="77777777" w:rsidTr="00B9740A">
        <w:tc>
          <w:tcPr>
            <w:tcW w:w="810" w:type="dxa"/>
          </w:tcPr>
          <w:p w14:paraId="0C946073" w14:textId="67BD73F8" w:rsidR="00C736F0" w:rsidRPr="00E80773" w:rsidRDefault="00AD6906" w:rsidP="007B0B1C">
            <w:pPr>
              <w:rPr>
                <w:i/>
                <w:sz w:val="20"/>
                <w:szCs w:val="20"/>
              </w:rPr>
            </w:pPr>
            <w:r>
              <w:rPr>
                <w:i/>
                <w:sz w:val="20"/>
                <w:szCs w:val="20"/>
              </w:rPr>
              <w:t>1.1</w:t>
            </w:r>
          </w:p>
        </w:tc>
        <w:tc>
          <w:tcPr>
            <w:tcW w:w="1620" w:type="dxa"/>
          </w:tcPr>
          <w:p w14:paraId="3344C06B" w14:textId="45D43922" w:rsidR="00C736F0" w:rsidRPr="00E80773" w:rsidRDefault="00AD6906" w:rsidP="00A321FF">
            <w:pPr>
              <w:rPr>
                <w:i/>
                <w:sz w:val="20"/>
                <w:szCs w:val="20"/>
              </w:rPr>
            </w:pPr>
            <w:r>
              <w:rPr>
                <w:i/>
                <w:sz w:val="20"/>
                <w:szCs w:val="20"/>
              </w:rPr>
              <w:t>06/23/2014</w:t>
            </w:r>
          </w:p>
        </w:tc>
        <w:tc>
          <w:tcPr>
            <w:tcW w:w="2520" w:type="dxa"/>
          </w:tcPr>
          <w:p w14:paraId="6F969BE4" w14:textId="7B95EDF7" w:rsidR="00C736F0" w:rsidRPr="00E80773" w:rsidRDefault="00AD6906" w:rsidP="007B0B1C">
            <w:pPr>
              <w:rPr>
                <w:i/>
                <w:sz w:val="20"/>
                <w:szCs w:val="20"/>
              </w:rPr>
            </w:pPr>
            <w:r>
              <w:rPr>
                <w:i/>
                <w:sz w:val="20"/>
                <w:szCs w:val="20"/>
              </w:rPr>
              <w:t>Adepu, Srini</w:t>
            </w:r>
          </w:p>
        </w:tc>
        <w:tc>
          <w:tcPr>
            <w:tcW w:w="5850" w:type="dxa"/>
          </w:tcPr>
          <w:p w14:paraId="7FE75D8E" w14:textId="416FC0FD" w:rsidR="00C736F0" w:rsidRPr="00E80773" w:rsidRDefault="00AD6906" w:rsidP="00AD6906">
            <w:pPr>
              <w:rPr>
                <w:i/>
                <w:sz w:val="20"/>
                <w:szCs w:val="20"/>
              </w:rPr>
            </w:pPr>
            <w:r>
              <w:rPr>
                <w:i/>
                <w:sz w:val="20"/>
                <w:szCs w:val="20"/>
              </w:rPr>
              <w:t>Added comments related to user profile check &amp; updates in OKTA.</w:t>
            </w:r>
          </w:p>
        </w:tc>
      </w:tr>
      <w:tr w:rsidR="00C736F0" w:rsidRPr="00272CC5" w14:paraId="1EF6529C" w14:textId="77777777" w:rsidTr="00B9740A">
        <w:tc>
          <w:tcPr>
            <w:tcW w:w="810" w:type="dxa"/>
          </w:tcPr>
          <w:p w14:paraId="2B20F6A6" w14:textId="6CD72947" w:rsidR="00C736F0" w:rsidRPr="00E80773" w:rsidRDefault="00D01255" w:rsidP="007B0B1C">
            <w:pPr>
              <w:rPr>
                <w:i/>
                <w:sz w:val="20"/>
                <w:szCs w:val="20"/>
              </w:rPr>
            </w:pPr>
            <w:r>
              <w:rPr>
                <w:i/>
                <w:sz w:val="20"/>
                <w:szCs w:val="20"/>
              </w:rPr>
              <w:t>1.2</w:t>
            </w:r>
          </w:p>
        </w:tc>
        <w:tc>
          <w:tcPr>
            <w:tcW w:w="1620" w:type="dxa"/>
          </w:tcPr>
          <w:p w14:paraId="2AA31A78" w14:textId="1C5C3B55" w:rsidR="00C736F0" w:rsidRPr="00E80773" w:rsidRDefault="007821F9" w:rsidP="007B0B1C">
            <w:pPr>
              <w:rPr>
                <w:i/>
                <w:sz w:val="20"/>
                <w:szCs w:val="20"/>
              </w:rPr>
            </w:pPr>
            <w:r>
              <w:rPr>
                <w:i/>
                <w:sz w:val="20"/>
                <w:szCs w:val="20"/>
              </w:rPr>
              <w:t>07/</w:t>
            </w:r>
            <w:r w:rsidR="00D01255">
              <w:rPr>
                <w:i/>
                <w:sz w:val="20"/>
                <w:szCs w:val="20"/>
              </w:rPr>
              <w:t>0</w:t>
            </w:r>
            <w:r>
              <w:rPr>
                <w:i/>
                <w:sz w:val="20"/>
                <w:szCs w:val="20"/>
              </w:rPr>
              <w:t>1/2014</w:t>
            </w:r>
          </w:p>
        </w:tc>
        <w:tc>
          <w:tcPr>
            <w:tcW w:w="2520" w:type="dxa"/>
          </w:tcPr>
          <w:p w14:paraId="4E3B311B" w14:textId="5ADC92D0" w:rsidR="00C736F0" w:rsidRPr="00E80773" w:rsidRDefault="007821F9" w:rsidP="007B0B1C">
            <w:pPr>
              <w:rPr>
                <w:i/>
                <w:sz w:val="20"/>
                <w:szCs w:val="20"/>
              </w:rPr>
            </w:pPr>
            <w:r>
              <w:rPr>
                <w:i/>
                <w:sz w:val="20"/>
                <w:szCs w:val="20"/>
              </w:rPr>
              <w:t>Lisa Compton</w:t>
            </w:r>
          </w:p>
        </w:tc>
        <w:tc>
          <w:tcPr>
            <w:tcW w:w="5850" w:type="dxa"/>
          </w:tcPr>
          <w:p w14:paraId="4FD7A589" w14:textId="5AF92308" w:rsidR="00C736F0" w:rsidRPr="00E80773" w:rsidRDefault="007821F9" w:rsidP="007B0B1C">
            <w:pPr>
              <w:rPr>
                <w:i/>
                <w:sz w:val="20"/>
                <w:szCs w:val="20"/>
              </w:rPr>
            </w:pPr>
            <w:r>
              <w:rPr>
                <w:i/>
                <w:sz w:val="20"/>
                <w:szCs w:val="20"/>
              </w:rPr>
              <w:t>Business Review</w:t>
            </w:r>
          </w:p>
        </w:tc>
      </w:tr>
      <w:tr w:rsidR="00C736F0" w:rsidRPr="00272CC5" w14:paraId="1C5F6952" w14:textId="77777777" w:rsidTr="00B9740A">
        <w:tc>
          <w:tcPr>
            <w:tcW w:w="810" w:type="dxa"/>
          </w:tcPr>
          <w:p w14:paraId="6ACBFC57" w14:textId="15578135" w:rsidR="00C736F0" w:rsidRPr="00E80773" w:rsidRDefault="00D01255" w:rsidP="007B0B1C">
            <w:pPr>
              <w:rPr>
                <w:i/>
                <w:sz w:val="20"/>
                <w:szCs w:val="20"/>
              </w:rPr>
            </w:pPr>
            <w:r>
              <w:rPr>
                <w:i/>
                <w:sz w:val="20"/>
                <w:szCs w:val="20"/>
              </w:rPr>
              <w:t>1.3</w:t>
            </w:r>
          </w:p>
        </w:tc>
        <w:tc>
          <w:tcPr>
            <w:tcW w:w="1620" w:type="dxa"/>
          </w:tcPr>
          <w:p w14:paraId="2E9C955C" w14:textId="643AED37" w:rsidR="00C736F0" w:rsidRPr="00E80773" w:rsidRDefault="00D01255" w:rsidP="007B0B1C">
            <w:pPr>
              <w:rPr>
                <w:i/>
                <w:sz w:val="20"/>
                <w:szCs w:val="20"/>
              </w:rPr>
            </w:pPr>
            <w:r>
              <w:rPr>
                <w:i/>
                <w:sz w:val="20"/>
                <w:szCs w:val="20"/>
              </w:rPr>
              <w:t>07/01/2014</w:t>
            </w:r>
          </w:p>
        </w:tc>
        <w:tc>
          <w:tcPr>
            <w:tcW w:w="2520" w:type="dxa"/>
          </w:tcPr>
          <w:p w14:paraId="481AB8B9" w14:textId="1E3E91B6" w:rsidR="00C736F0" w:rsidRPr="00E80773" w:rsidRDefault="00D01255" w:rsidP="007B0B1C">
            <w:pPr>
              <w:rPr>
                <w:i/>
                <w:sz w:val="20"/>
                <w:szCs w:val="20"/>
              </w:rPr>
            </w:pPr>
            <w:r>
              <w:rPr>
                <w:i/>
                <w:sz w:val="20"/>
                <w:szCs w:val="20"/>
              </w:rPr>
              <w:t>Nair, Manoje</w:t>
            </w:r>
          </w:p>
        </w:tc>
        <w:tc>
          <w:tcPr>
            <w:tcW w:w="5850" w:type="dxa"/>
          </w:tcPr>
          <w:p w14:paraId="442D63EE" w14:textId="1CA866BF" w:rsidR="00C736F0" w:rsidRPr="00E80773" w:rsidRDefault="00D01255" w:rsidP="007B0B1C">
            <w:pPr>
              <w:rPr>
                <w:i/>
                <w:sz w:val="20"/>
                <w:szCs w:val="20"/>
              </w:rPr>
            </w:pPr>
            <w:r>
              <w:rPr>
                <w:i/>
                <w:sz w:val="20"/>
                <w:szCs w:val="20"/>
              </w:rPr>
              <w:t>Added comments to address Lisa’s questions</w:t>
            </w:r>
          </w:p>
        </w:tc>
      </w:tr>
      <w:tr w:rsidR="0036311C" w:rsidRPr="00272CC5" w14:paraId="44FAF368" w14:textId="77777777" w:rsidTr="00B9740A">
        <w:tc>
          <w:tcPr>
            <w:tcW w:w="810" w:type="dxa"/>
          </w:tcPr>
          <w:p w14:paraId="4313409C" w14:textId="43AB3FE1" w:rsidR="0036311C" w:rsidRDefault="00D01255" w:rsidP="007B0B1C">
            <w:pPr>
              <w:rPr>
                <w:i/>
                <w:sz w:val="20"/>
                <w:szCs w:val="20"/>
              </w:rPr>
            </w:pPr>
            <w:r>
              <w:rPr>
                <w:i/>
                <w:sz w:val="20"/>
                <w:szCs w:val="20"/>
              </w:rPr>
              <w:t>1.4</w:t>
            </w:r>
          </w:p>
        </w:tc>
        <w:tc>
          <w:tcPr>
            <w:tcW w:w="1620" w:type="dxa"/>
          </w:tcPr>
          <w:p w14:paraId="54A2848D" w14:textId="2744C163" w:rsidR="0036311C" w:rsidRDefault="00D01255" w:rsidP="007B0B1C">
            <w:pPr>
              <w:rPr>
                <w:i/>
                <w:sz w:val="20"/>
                <w:szCs w:val="20"/>
              </w:rPr>
            </w:pPr>
            <w:r>
              <w:rPr>
                <w:i/>
                <w:sz w:val="20"/>
                <w:szCs w:val="20"/>
              </w:rPr>
              <w:t>07/02/2014</w:t>
            </w:r>
          </w:p>
        </w:tc>
        <w:tc>
          <w:tcPr>
            <w:tcW w:w="2520" w:type="dxa"/>
          </w:tcPr>
          <w:p w14:paraId="79C3F3EE" w14:textId="38A71261" w:rsidR="0036311C" w:rsidRDefault="00D01255" w:rsidP="007B0B1C">
            <w:pPr>
              <w:rPr>
                <w:i/>
                <w:sz w:val="20"/>
                <w:szCs w:val="20"/>
              </w:rPr>
            </w:pPr>
            <w:r>
              <w:rPr>
                <w:i/>
                <w:sz w:val="20"/>
                <w:szCs w:val="20"/>
              </w:rPr>
              <w:t>Nair, Manoje</w:t>
            </w:r>
          </w:p>
        </w:tc>
        <w:tc>
          <w:tcPr>
            <w:tcW w:w="5850" w:type="dxa"/>
          </w:tcPr>
          <w:p w14:paraId="6D71E213" w14:textId="7C78ED39" w:rsidR="0036311C" w:rsidRDefault="00D01255" w:rsidP="007B0B1C">
            <w:pPr>
              <w:rPr>
                <w:i/>
                <w:sz w:val="20"/>
                <w:szCs w:val="20"/>
              </w:rPr>
            </w:pPr>
            <w:r>
              <w:rPr>
                <w:i/>
                <w:sz w:val="20"/>
                <w:szCs w:val="20"/>
              </w:rPr>
              <w:t>Added 310-04 to 310-06</w:t>
            </w:r>
          </w:p>
        </w:tc>
      </w:tr>
      <w:tr w:rsidR="002268BC" w:rsidRPr="00272CC5" w14:paraId="3BCEB184" w14:textId="77777777" w:rsidTr="00B9740A">
        <w:tc>
          <w:tcPr>
            <w:tcW w:w="810" w:type="dxa"/>
          </w:tcPr>
          <w:p w14:paraId="3F4BAFFE" w14:textId="23B54A67" w:rsidR="002268BC" w:rsidRDefault="002268BC" w:rsidP="007B0B1C">
            <w:pPr>
              <w:rPr>
                <w:i/>
                <w:sz w:val="20"/>
                <w:szCs w:val="20"/>
              </w:rPr>
            </w:pPr>
          </w:p>
        </w:tc>
        <w:tc>
          <w:tcPr>
            <w:tcW w:w="1620" w:type="dxa"/>
          </w:tcPr>
          <w:p w14:paraId="55AB7BC3" w14:textId="37685D82" w:rsidR="002268BC" w:rsidRDefault="00C2246A" w:rsidP="007B0B1C">
            <w:pPr>
              <w:rPr>
                <w:i/>
                <w:sz w:val="20"/>
                <w:szCs w:val="20"/>
              </w:rPr>
            </w:pPr>
            <w:r>
              <w:rPr>
                <w:i/>
                <w:sz w:val="20"/>
                <w:szCs w:val="20"/>
              </w:rPr>
              <w:t>07/10/2014</w:t>
            </w:r>
          </w:p>
        </w:tc>
        <w:tc>
          <w:tcPr>
            <w:tcW w:w="2520" w:type="dxa"/>
          </w:tcPr>
          <w:p w14:paraId="2EB7D589" w14:textId="39D8105B" w:rsidR="002268BC" w:rsidRDefault="00C2246A" w:rsidP="007B0B1C">
            <w:pPr>
              <w:rPr>
                <w:i/>
                <w:sz w:val="20"/>
                <w:szCs w:val="20"/>
              </w:rPr>
            </w:pPr>
            <w:r>
              <w:rPr>
                <w:i/>
                <w:sz w:val="20"/>
                <w:szCs w:val="20"/>
              </w:rPr>
              <w:t>Lisa Compton</w:t>
            </w:r>
          </w:p>
        </w:tc>
        <w:tc>
          <w:tcPr>
            <w:tcW w:w="5850" w:type="dxa"/>
          </w:tcPr>
          <w:p w14:paraId="5D87BF9C" w14:textId="30F83B84" w:rsidR="002268BC" w:rsidRDefault="00C2246A" w:rsidP="007B0B1C">
            <w:pPr>
              <w:rPr>
                <w:i/>
                <w:sz w:val="20"/>
                <w:szCs w:val="20"/>
              </w:rPr>
            </w:pPr>
            <w:r>
              <w:rPr>
                <w:i/>
                <w:sz w:val="20"/>
                <w:szCs w:val="20"/>
              </w:rPr>
              <w:t>Business Review</w:t>
            </w:r>
          </w:p>
        </w:tc>
      </w:tr>
      <w:tr w:rsidR="0023178F" w:rsidRPr="00272CC5" w14:paraId="426D3492" w14:textId="77777777" w:rsidTr="00B9740A">
        <w:tc>
          <w:tcPr>
            <w:tcW w:w="810" w:type="dxa"/>
          </w:tcPr>
          <w:p w14:paraId="396F32B0" w14:textId="72869908" w:rsidR="0023178F" w:rsidRDefault="0023178F" w:rsidP="007B0B1C">
            <w:pPr>
              <w:rPr>
                <w:i/>
                <w:sz w:val="20"/>
                <w:szCs w:val="20"/>
              </w:rPr>
            </w:pPr>
            <w:r>
              <w:rPr>
                <w:i/>
                <w:sz w:val="20"/>
                <w:szCs w:val="20"/>
              </w:rPr>
              <w:t>1.5</w:t>
            </w:r>
          </w:p>
        </w:tc>
        <w:tc>
          <w:tcPr>
            <w:tcW w:w="1620" w:type="dxa"/>
          </w:tcPr>
          <w:p w14:paraId="79F86EF0" w14:textId="30A9B980" w:rsidR="0023178F" w:rsidRDefault="0023178F" w:rsidP="007B0B1C">
            <w:pPr>
              <w:rPr>
                <w:i/>
                <w:sz w:val="20"/>
                <w:szCs w:val="20"/>
              </w:rPr>
            </w:pPr>
            <w:r>
              <w:rPr>
                <w:i/>
                <w:sz w:val="20"/>
                <w:szCs w:val="20"/>
              </w:rPr>
              <w:t>07/23/2014</w:t>
            </w:r>
          </w:p>
        </w:tc>
        <w:tc>
          <w:tcPr>
            <w:tcW w:w="2520" w:type="dxa"/>
          </w:tcPr>
          <w:p w14:paraId="4AC4E7B2" w14:textId="29C6EC9C" w:rsidR="0023178F" w:rsidRDefault="0023178F" w:rsidP="007B0B1C">
            <w:pPr>
              <w:rPr>
                <w:i/>
                <w:sz w:val="20"/>
                <w:szCs w:val="20"/>
              </w:rPr>
            </w:pPr>
            <w:r>
              <w:rPr>
                <w:i/>
                <w:sz w:val="20"/>
                <w:szCs w:val="20"/>
              </w:rPr>
              <w:t>Nair, Manoje</w:t>
            </w:r>
          </w:p>
        </w:tc>
        <w:tc>
          <w:tcPr>
            <w:tcW w:w="5850" w:type="dxa"/>
          </w:tcPr>
          <w:p w14:paraId="7EF970E6" w14:textId="6B9A98E0" w:rsidR="0023178F" w:rsidRDefault="0023178F" w:rsidP="007B0B1C">
            <w:pPr>
              <w:rPr>
                <w:i/>
                <w:sz w:val="20"/>
                <w:szCs w:val="20"/>
              </w:rPr>
            </w:pPr>
            <w:r>
              <w:rPr>
                <w:i/>
                <w:sz w:val="20"/>
                <w:szCs w:val="20"/>
              </w:rPr>
              <w:t>Updated with CSR-eBill Enrollment solution</w:t>
            </w:r>
          </w:p>
        </w:tc>
      </w:tr>
      <w:tr w:rsidR="00496560" w:rsidRPr="00272CC5" w14:paraId="37168AE3" w14:textId="77777777" w:rsidTr="00B9740A">
        <w:tc>
          <w:tcPr>
            <w:tcW w:w="810" w:type="dxa"/>
          </w:tcPr>
          <w:p w14:paraId="1CBDB452" w14:textId="76DB03BF" w:rsidR="00496560" w:rsidRDefault="00496560" w:rsidP="007B0B1C">
            <w:pPr>
              <w:rPr>
                <w:i/>
                <w:sz w:val="20"/>
                <w:szCs w:val="20"/>
              </w:rPr>
            </w:pPr>
            <w:r>
              <w:rPr>
                <w:i/>
                <w:sz w:val="20"/>
                <w:szCs w:val="20"/>
              </w:rPr>
              <w:t>!.6</w:t>
            </w:r>
          </w:p>
        </w:tc>
        <w:tc>
          <w:tcPr>
            <w:tcW w:w="1620" w:type="dxa"/>
          </w:tcPr>
          <w:p w14:paraId="34BB7067" w14:textId="4B2BBC0F" w:rsidR="00496560" w:rsidRDefault="00496560" w:rsidP="007B0B1C">
            <w:pPr>
              <w:rPr>
                <w:i/>
                <w:sz w:val="20"/>
                <w:szCs w:val="20"/>
              </w:rPr>
            </w:pPr>
            <w:r>
              <w:rPr>
                <w:i/>
                <w:sz w:val="20"/>
                <w:szCs w:val="20"/>
              </w:rPr>
              <w:t>07/31/2014</w:t>
            </w:r>
          </w:p>
        </w:tc>
        <w:tc>
          <w:tcPr>
            <w:tcW w:w="2520" w:type="dxa"/>
          </w:tcPr>
          <w:p w14:paraId="15D3E541" w14:textId="67DA6716" w:rsidR="00496560" w:rsidRDefault="00496560" w:rsidP="007B0B1C">
            <w:pPr>
              <w:rPr>
                <w:i/>
                <w:sz w:val="20"/>
                <w:szCs w:val="20"/>
              </w:rPr>
            </w:pPr>
            <w:r>
              <w:rPr>
                <w:i/>
                <w:sz w:val="20"/>
                <w:szCs w:val="20"/>
              </w:rPr>
              <w:t>Lisa Compton</w:t>
            </w:r>
          </w:p>
        </w:tc>
        <w:tc>
          <w:tcPr>
            <w:tcW w:w="5850" w:type="dxa"/>
          </w:tcPr>
          <w:p w14:paraId="7D0EAD2D" w14:textId="40B19673" w:rsidR="00496560" w:rsidRDefault="00496560" w:rsidP="007B0B1C">
            <w:pPr>
              <w:rPr>
                <w:i/>
                <w:sz w:val="20"/>
                <w:szCs w:val="20"/>
              </w:rPr>
            </w:pPr>
            <w:r>
              <w:rPr>
                <w:i/>
                <w:sz w:val="20"/>
                <w:szCs w:val="20"/>
              </w:rPr>
              <w:t>Business Update</w:t>
            </w:r>
          </w:p>
        </w:tc>
      </w:tr>
    </w:tbl>
    <w:p w14:paraId="5900F8CE" w14:textId="77777777" w:rsidR="00D54BB4" w:rsidRPr="00395733" w:rsidRDefault="00D54BB4" w:rsidP="009F5BED">
      <w:pPr>
        <w:rPr>
          <w:sz w:val="20"/>
          <w:szCs w:val="20"/>
        </w:rPr>
      </w:pPr>
    </w:p>
    <w:p w14:paraId="7BD88BC7" w14:textId="77777777" w:rsidR="00933715" w:rsidRDefault="00933715" w:rsidP="00933715">
      <w:pPr>
        <w:rPr>
          <w:b/>
          <w:bCs/>
          <w:sz w:val="20"/>
          <w:szCs w:val="20"/>
          <w:u w:val="single"/>
        </w:rPr>
      </w:pPr>
      <w:r w:rsidRPr="00395733">
        <w:rPr>
          <w:b/>
          <w:bCs/>
          <w:sz w:val="20"/>
          <w:szCs w:val="20"/>
          <w:highlight w:val="lightGray"/>
          <w:u w:val="single"/>
        </w:rPr>
        <w:t xml:space="preserve">Business/Sponsor Requirements </w:t>
      </w:r>
    </w:p>
    <w:p w14:paraId="1FB55F0E" w14:textId="77777777" w:rsidR="00DB4F51" w:rsidRPr="00395733" w:rsidRDefault="00DB4F51" w:rsidP="00933715">
      <w:pPr>
        <w:rPr>
          <w:b/>
          <w:bCs/>
          <w:sz w:val="20"/>
          <w:szCs w:val="20"/>
          <w:u w:val="single"/>
        </w:rPr>
      </w:pPr>
    </w:p>
    <w:p w14:paraId="3D7752B2" w14:textId="77777777" w:rsidR="00933715" w:rsidRPr="00395733" w:rsidRDefault="00933715" w:rsidP="00933715">
      <w:pPr>
        <w:rPr>
          <w:sz w:val="20"/>
          <w:szCs w:val="20"/>
        </w:rPr>
      </w:pPr>
      <w:r w:rsidRPr="00395733">
        <w:rPr>
          <w:sz w:val="20"/>
          <w:szCs w:val="20"/>
        </w:rPr>
        <w:t xml:space="preserve">More customers are leveraging the company’s online offerings to complete transactions and interact with Consumers Energy. eServices is visited over 1M times each month by customers to pay bills, report payments, create payment arrangements, enroll in payment plans, report power outages, report meter reads and transfer/start services.  Those functions account for 77% of the total web related traffic. </w:t>
      </w:r>
    </w:p>
    <w:p w14:paraId="25AC44D1" w14:textId="77777777" w:rsidR="00933715" w:rsidRPr="00395733" w:rsidRDefault="00933715" w:rsidP="00933715">
      <w:pPr>
        <w:rPr>
          <w:sz w:val="20"/>
          <w:szCs w:val="20"/>
        </w:rPr>
      </w:pPr>
    </w:p>
    <w:p w14:paraId="5CD8CAB5" w14:textId="2C01D543" w:rsidR="00933715" w:rsidRPr="00395733" w:rsidRDefault="00933715" w:rsidP="00933715">
      <w:pPr>
        <w:pStyle w:val="InfoBlue"/>
        <w:spacing w:before="0"/>
        <w:ind w:left="0"/>
        <w:rPr>
          <w:rStyle w:val="PlaceholderText"/>
          <w:rFonts w:ascii="Arial" w:hAnsi="Arial" w:cs="Arial"/>
          <w:i w:val="0"/>
          <w:color w:val="auto"/>
        </w:rPr>
      </w:pPr>
      <w:r w:rsidRPr="00395733">
        <w:rPr>
          <w:rFonts w:ascii="Arial" w:hAnsi="Arial" w:cs="Arial"/>
          <w:i w:val="0"/>
          <w:iCs/>
          <w:color w:val="auto"/>
        </w:rPr>
        <w:t xml:space="preserve">In 2014, an eServices Replacement project was originated with the </w:t>
      </w:r>
      <w:r w:rsidRPr="00395733">
        <w:rPr>
          <w:rStyle w:val="PlaceholderText"/>
          <w:rFonts w:ascii="Arial" w:hAnsi="Arial" w:cs="Arial"/>
          <w:i w:val="0"/>
          <w:iCs/>
          <w:color w:val="auto"/>
        </w:rPr>
        <w:t>objective to increase our customer’s overall satisfaction with the company, and its interactions with us. JD</w:t>
      </w:r>
      <w:r w:rsidR="001F2B04" w:rsidRPr="00395733">
        <w:rPr>
          <w:rStyle w:val="PlaceholderText"/>
          <w:rFonts w:ascii="Arial" w:hAnsi="Arial" w:cs="Arial"/>
          <w:i w:val="0"/>
          <w:iCs/>
          <w:color w:val="auto"/>
        </w:rPr>
        <w:t xml:space="preserve"> </w:t>
      </w:r>
      <w:r w:rsidRPr="00395733">
        <w:rPr>
          <w:rStyle w:val="PlaceholderText"/>
          <w:rFonts w:ascii="Arial" w:hAnsi="Arial" w:cs="Arial"/>
          <w:i w:val="0"/>
          <w:iCs/>
          <w:color w:val="auto"/>
        </w:rPr>
        <w:t xml:space="preserve">Power will be the metric to determine success, additionally, meeting availability and performance metrics established with the company’s “get to good” efforts well set the target for project success. </w:t>
      </w:r>
    </w:p>
    <w:p w14:paraId="03E57838" w14:textId="77777777" w:rsidR="00933715" w:rsidRPr="00395733" w:rsidRDefault="00933715" w:rsidP="00933715">
      <w:pPr>
        <w:pStyle w:val="InfoBlue"/>
        <w:widowControl/>
        <w:numPr>
          <w:ilvl w:val="0"/>
          <w:numId w:val="10"/>
        </w:numPr>
        <w:tabs>
          <w:tab w:val="clear" w:pos="162"/>
          <w:tab w:val="clear" w:pos="1260"/>
        </w:tabs>
        <w:spacing w:before="0"/>
        <w:rPr>
          <w:rStyle w:val="PlaceholderText"/>
          <w:rFonts w:ascii="Arial" w:hAnsi="Arial" w:cs="Arial"/>
          <w:i w:val="0"/>
          <w:iCs/>
          <w:color w:val="auto"/>
        </w:rPr>
      </w:pPr>
      <w:r w:rsidRPr="00395733">
        <w:rPr>
          <w:rStyle w:val="PlaceholderText"/>
          <w:rFonts w:ascii="Arial" w:hAnsi="Arial" w:cs="Arial"/>
          <w:i w:val="0"/>
          <w:iCs/>
          <w:color w:val="auto"/>
        </w:rPr>
        <w:t>System availability and performance metrics</w:t>
      </w:r>
    </w:p>
    <w:p w14:paraId="1541B67E" w14:textId="77777777" w:rsidR="00933715" w:rsidRPr="00395733" w:rsidRDefault="00933715" w:rsidP="00933715">
      <w:pPr>
        <w:pStyle w:val="InfoBlue"/>
        <w:widowControl/>
        <w:numPr>
          <w:ilvl w:val="0"/>
          <w:numId w:val="10"/>
        </w:numPr>
        <w:tabs>
          <w:tab w:val="clear" w:pos="162"/>
          <w:tab w:val="clear" w:pos="1260"/>
        </w:tabs>
        <w:spacing w:before="0"/>
        <w:rPr>
          <w:rStyle w:val="PlaceholderText"/>
          <w:rFonts w:ascii="Arial" w:hAnsi="Arial" w:cs="Arial"/>
          <w:i w:val="0"/>
          <w:iCs/>
          <w:color w:val="auto"/>
        </w:rPr>
      </w:pPr>
      <w:r w:rsidRPr="00395733">
        <w:rPr>
          <w:rStyle w:val="PlaceholderText"/>
          <w:rFonts w:ascii="Arial" w:hAnsi="Arial" w:cs="Arial"/>
          <w:i w:val="0"/>
          <w:iCs/>
          <w:color w:val="auto"/>
        </w:rPr>
        <w:t xml:space="preserve">System reliability and flexibility to respond to customer needs. </w:t>
      </w:r>
    </w:p>
    <w:p w14:paraId="1502B174" w14:textId="77777777" w:rsidR="00933715" w:rsidRPr="00395733" w:rsidRDefault="00933715" w:rsidP="00933715">
      <w:pPr>
        <w:pStyle w:val="InfoBlue"/>
        <w:widowControl/>
        <w:numPr>
          <w:ilvl w:val="0"/>
          <w:numId w:val="10"/>
        </w:numPr>
        <w:tabs>
          <w:tab w:val="clear" w:pos="162"/>
          <w:tab w:val="clear" w:pos="1260"/>
        </w:tabs>
        <w:spacing w:before="0"/>
        <w:rPr>
          <w:rStyle w:val="PlaceholderText"/>
          <w:rFonts w:ascii="Arial" w:hAnsi="Arial" w:cs="Arial"/>
          <w:i w:val="0"/>
          <w:iCs/>
          <w:color w:val="auto"/>
        </w:rPr>
      </w:pPr>
      <w:r w:rsidRPr="00395733">
        <w:rPr>
          <w:rStyle w:val="PlaceholderText"/>
          <w:rFonts w:ascii="Arial" w:hAnsi="Arial" w:cs="Arial"/>
          <w:i w:val="0"/>
          <w:iCs/>
          <w:color w:val="auto"/>
        </w:rPr>
        <w:t>Successful self-serve transaction completion and reduced call center traffic of related transaction types</w:t>
      </w:r>
    </w:p>
    <w:p w14:paraId="235E7307" w14:textId="77777777" w:rsidR="00933715" w:rsidRPr="00395733" w:rsidRDefault="00933715" w:rsidP="00933715">
      <w:pPr>
        <w:pStyle w:val="InfoBlue"/>
        <w:widowControl/>
        <w:numPr>
          <w:ilvl w:val="0"/>
          <w:numId w:val="10"/>
        </w:numPr>
        <w:tabs>
          <w:tab w:val="clear" w:pos="162"/>
          <w:tab w:val="clear" w:pos="1260"/>
        </w:tabs>
        <w:spacing w:before="0"/>
        <w:rPr>
          <w:rStyle w:val="PlaceholderText"/>
          <w:rFonts w:ascii="Arial" w:hAnsi="Arial" w:cs="Arial"/>
          <w:i w:val="0"/>
          <w:iCs/>
          <w:color w:val="auto"/>
        </w:rPr>
      </w:pPr>
      <w:r w:rsidRPr="00395733">
        <w:rPr>
          <w:rStyle w:val="PlaceholderText"/>
          <w:rFonts w:ascii="Arial" w:hAnsi="Arial" w:cs="Arial"/>
          <w:i w:val="0"/>
          <w:iCs/>
          <w:color w:val="auto"/>
        </w:rPr>
        <w:t>Improved customer experience and satisfaction ratings</w:t>
      </w:r>
    </w:p>
    <w:p w14:paraId="796F9CBF" w14:textId="77777777" w:rsidR="00933715" w:rsidRPr="00395733" w:rsidRDefault="00933715" w:rsidP="00933715">
      <w:pPr>
        <w:pStyle w:val="InfoBlue"/>
        <w:widowControl/>
        <w:numPr>
          <w:ilvl w:val="0"/>
          <w:numId w:val="10"/>
        </w:numPr>
        <w:tabs>
          <w:tab w:val="clear" w:pos="162"/>
          <w:tab w:val="clear" w:pos="1260"/>
        </w:tabs>
        <w:spacing w:before="0"/>
        <w:rPr>
          <w:rStyle w:val="PlaceholderText"/>
          <w:rFonts w:ascii="Arial" w:hAnsi="Arial" w:cs="Arial"/>
          <w:i w:val="0"/>
          <w:iCs/>
          <w:color w:val="auto"/>
        </w:rPr>
      </w:pPr>
      <w:r w:rsidRPr="00395733">
        <w:rPr>
          <w:rStyle w:val="PlaceholderText"/>
          <w:rFonts w:ascii="Arial" w:hAnsi="Arial" w:cs="Arial"/>
          <w:i w:val="0"/>
          <w:iCs/>
          <w:color w:val="auto"/>
        </w:rPr>
        <w:t>Improved JDPA scores</w:t>
      </w:r>
    </w:p>
    <w:p w14:paraId="5900F8D5" w14:textId="77777777" w:rsidR="00D54BB4" w:rsidRDefault="00D54BB4" w:rsidP="00D54BB4">
      <w:pPr>
        <w:keepLines/>
        <w:rPr>
          <w:i/>
          <w:color w:val="808080" w:themeColor="background1" w:themeShade="80"/>
          <w:sz w:val="20"/>
          <w:szCs w:val="20"/>
        </w:rPr>
      </w:pPr>
    </w:p>
    <w:p w14:paraId="49DD36FC" w14:textId="77777777" w:rsidR="00933715" w:rsidRPr="00395733" w:rsidRDefault="00933715" w:rsidP="00D54BB4">
      <w:pPr>
        <w:keepLines/>
        <w:rPr>
          <w:i/>
          <w:color w:val="808080" w:themeColor="background1" w:themeShade="80"/>
          <w:sz w:val="20"/>
          <w:szCs w:val="20"/>
        </w:rPr>
      </w:pPr>
    </w:p>
    <w:p w14:paraId="172F93B1" w14:textId="074D9982" w:rsidR="00E155C3" w:rsidRPr="00395733" w:rsidRDefault="00B7520B" w:rsidP="00E268AE">
      <w:pPr>
        <w:rPr>
          <w:b/>
          <w:sz w:val="20"/>
          <w:szCs w:val="20"/>
          <w:highlight w:val="lightGray"/>
          <w:u w:val="single"/>
        </w:rPr>
      </w:pPr>
      <w:r w:rsidRPr="00395733">
        <w:rPr>
          <w:b/>
          <w:sz w:val="20"/>
          <w:szCs w:val="20"/>
          <w:highlight w:val="lightGray"/>
          <w:u w:val="single"/>
        </w:rPr>
        <w:t xml:space="preserve">Stakeholder &amp; Solution </w:t>
      </w:r>
      <w:r w:rsidR="009C6AA6" w:rsidRPr="00395733">
        <w:rPr>
          <w:b/>
          <w:sz w:val="20"/>
          <w:szCs w:val="20"/>
          <w:highlight w:val="lightGray"/>
          <w:u w:val="single"/>
        </w:rPr>
        <w:t>Requirements</w:t>
      </w:r>
    </w:p>
    <w:p w14:paraId="673A6531" w14:textId="66098D7E" w:rsidR="00E80773" w:rsidRPr="00395733" w:rsidRDefault="00E80773" w:rsidP="00C878DF">
      <w:pPr>
        <w:pStyle w:val="ListParagraph"/>
        <w:keepLines/>
        <w:rPr>
          <w:b/>
          <w:color w:val="FF0000"/>
          <w:sz w:val="20"/>
          <w:szCs w:val="20"/>
        </w:rPr>
      </w:pPr>
    </w:p>
    <w:tbl>
      <w:tblPr>
        <w:tblStyle w:val="TableGrid"/>
        <w:tblW w:w="0" w:type="auto"/>
        <w:tblLook w:val="04A0" w:firstRow="1" w:lastRow="0" w:firstColumn="1" w:lastColumn="0" w:noHBand="0" w:noVBand="1"/>
      </w:tblPr>
      <w:tblGrid>
        <w:gridCol w:w="1368"/>
        <w:gridCol w:w="8010"/>
        <w:gridCol w:w="1638"/>
      </w:tblGrid>
      <w:tr w:rsidR="00DC3EB6" w:rsidRPr="00395733" w14:paraId="79C60A39" w14:textId="77777777" w:rsidTr="003D2342">
        <w:trPr>
          <w:trHeight w:val="350"/>
        </w:trPr>
        <w:tc>
          <w:tcPr>
            <w:tcW w:w="11016" w:type="dxa"/>
            <w:gridSpan w:val="3"/>
            <w:shd w:val="clear" w:color="auto" w:fill="BFBFBF" w:themeFill="background1" w:themeFillShade="BF"/>
            <w:vAlign w:val="center"/>
          </w:tcPr>
          <w:p w14:paraId="4649015C" w14:textId="77777777" w:rsidR="00E80773" w:rsidRPr="00395733" w:rsidRDefault="00E80773" w:rsidP="00C878DF">
            <w:pPr>
              <w:keepLines/>
              <w:jc w:val="center"/>
              <w:rPr>
                <w:b/>
                <w:sz w:val="20"/>
                <w:szCs w:val="20"/>
              </w:rPr>
            </w:pPr>
            <w:r w:rsidRPr="00395733">
              <w:rPr>
                <w:b/>
                <w:sz w:val="20"/>
                <w:szCs w:val="20"/>
              </w:rPr>
              <w:t>Stakeholder &amp; Solution Requirements</w:t>
            </w:r>
          </w:p>
        </w:tc>
      </w:tr>
      <w:tr w:rsidR="00DC3EB6" w:rsidRPr="00395733" w14:paraId="06CBC885" w14:textId="77777777" w:rsidTr="00104ECB">
        <w:trPr>
          <w:trHeight w:val="620"/>
        </w:trPr>
        <w:tc>
          <w:tcPr>
            <w:tcW w:w="1368" w:type="dxa"/>
            <w:shd w:val="clear" w:color="auto" w:fill="BFBFBF" w:themeFill="background1" w:themeFillShade="BF"/>
            <w:vAlign w:val="center"/>
          </w:tcPr>
          <w:p w14:paraId="3D832AD0" w14:textId="77777777" w:rsidR="00E80773" w:rsidRPr="00395733" w:rsidRDefault="00E80773" w:rsidP="00756E67">
            <w:pPr>
              <w:keepLines/>
              <w:rPr>
                <w:b/>
                <w:sz w:val="20"/>
                <w:szCs w:val="20"/>
              </w:rPr>
            </w:pPr>
            <w:r w:rsidRPr="00395733">
              <w:rPr>
                <w:b/>
                <w:sz w:val="20"/>
                <w:szCs w:val="20"/>
              </w:rPr>
              <w:t>Rqmt ID</w:t>
            </w:r>
          </w:p>
        </w:tc>
        <w:tc>
          <w:tcPr>
            <w:tcW w:w="8010" w:type="dxa"/>
            <w:shd w:val="clear" w:color="auto" w:fill="BFBFBF" w:themeFill="background1" w:themeFillShade="BF"/>
            <w:vAlign w:val="center"/>
          </w:tcPr>
          <w:p w14:paraId="6C0E3C03" w14:textId="77777777" w:rsidR="00E80773" w:rsidRPr="00395733" w:rsidRDefault="00E80773" w:rsidP="00756E67">
            <w:pPr>
              <w:keepLines/>
              <w:rPr>
                <w:b/>
                <w:sz w:val="20"/>
                <w:szCs w:val="20"/>
              </w:rPr>
            </w:pPr>
            <w:r w:rsidRPr="00395733">
              <w:rPr>
                <w:b/>
                <w:sz w:val="20"/>
                <w:szCs w:val="20"/>
              </w:rPr>
              <w:t>Description</w:t>
            </w:r>
          </w:p>
        </w:tc>
        <w:tc>
          <w:tcPr>
            <w:tcW w:w="1638" w:type="dxa"/>
            <w:shd w:val="clear" w:color="auto" w:fill="BFBFBF" w:themeFill="background1" w:themeFillShade="BF"/>
            <w:vAlign w:val="center"/>
          </w:tcPr>
          <w:p w14:paraId="79211FBF" w14:textId="77777777" w:rsidR="00E80773" w:rsidRPr="00395733" w:rsidRDefault="00E80773" w:rsidP="00756E67">
            <w:pPr>
              <w:keepLines/>
              <w:rPr>
                <w:b/>
                <w:sz w:val="20"/>
                <w:szCs w:val="20"/>
              </w:rPr>
            </w:pPr>
            <w:r w:rsidRPr="00395733">
              <w:rPr>
                <w:b/>
                <w:sz w:val="20"/>
                <w:szCs w:val="20"/>
              </w:rPr>
              <w:t>Type</w:t>
            </w:r>
          </w:p>
        </w:tc>
      </w:tr>
      <w:tr w:rsidR="00F85CCC" w:rsidRPr="00395733" w14:paraId="7BFA98C4" w14:textId="77777777" w:rsidTr="0053785A">
        <w:tc>
          <w:tcPr>
            <w:tcW w:w="1368" w:type="dxa"/>
            <w:vAlign w:val="center"/>
          </w:tcPr>
          <w:p w14:paraId="52D8399B" w14:textId="1127D99D" w:rsidR="00F85CCC" w:rsidRPr="00395733" w:rsidRDefault="00B33CB3" w:rsidP="00C878DF">
            <w:pPr>
              <w:keepLines/>
              <w:rPr>
                <w:b/>
                <w:sz w:val="20"/>
                <w:szCs w:val="20"/>
              </w:rPr>
            </w:pPr>
            <w:r>
              <w:rPr>
                <w:sz w:val="20"/>
                <w:szCs w:val="20"/>
              </w:rPr>
              <w:t>310</w:t>
            </w:r>
            <w:r w:rsidR="00B52669" w:rsidRPr="00B52669">
              <w:rPr>
                <w:sz w:val="20"/>
                <w:szCs w:val="20"/>
              </w:rPr>
              <w:t>-01</w:t>
            </w:r>
          </w:p>
        </w:tc>
        <w:tc>
          <w:tcPr>
            <w:tcW w:w="8010" w:type="dxa"/>
          </w:tcPr>
          <w:p w14:paraId="4C26DE5A" w14:textId="10F40600" w:rsidR="00F85CCC" w:rsidRPr="00B33CB3" w:rsidRDefault="00B33CB3" w:rsidP="004D564F">
            <w:pPr>
              <w:keepLines/>
              <w:rPr>
                <w:sz w:val="20"/>
                <w:szCs w:val="20"/>
              </w:rPr>
            </w:pPr>
            <w:r w:rsidRPr="00B33CB3">
              <w:rPr>
                <w:bCs/>
                <w:sz w:val="20"/>
                <w:szCs w:val="20"/>
              </w:rPr>
              <w:t>CSR – Update Email Address</w:t>
            </w:r>
            <w:r w:rsidR="005076F1">
              <w:rPr>
                <w:bCs/>
                <w:sz w:val="20"/>
                <w:szCs w:val="20"/>
              </w:rPr>
              <w:t>, FN, LN</w:t>
            </w:r>
            <w:r w:rsidRPr="00B33CB3">
              <w:rPr>
                <w:bCs/>
                <w:sz w:val="20"/>
                <w:szCs w:val="20"/>
              </w:rPr>
              <w:t xml:space="preserve"> from CRM</w:t>
            </w:r>
          </w:p>
        </w:tc>
        <w:tc>
          <w:tcPr>
            <w:tcW w:w="1638" w:type="dxa"/>
          </w:tcPr>
          <w:p w14:paraId="0A2D03E2" w14:textId="55B626A4" w:rsidR="00F85CCC" w:rsidRPr="00F85CCC" w:rsidRDefault="00B52669" w:rsidP="00C878DF">
            <w:pPr>
              <w:keepLines/>
              <w:rPr>
                <w:sz w:val="20"/>
                <w:szCs w:val="20"/>
              </w:rPr>
            </w:pPr>
            <w:r>
              <w:rPr>
                <w:sz w:val="20"/>
                <w:szCs w:val="20"/>
              </w:rPr>
              <w:t>Like-for-like</w:t>
            </w:r>
          </w:p>
        </w:tc>
      </w:tr>
      <w:tr w:rsidR="00F85CCC" w:rsidRPr="00395733" w14:paraId="60660B79" w14:textId="77777777" w:rsidTr="0053785A">
        <w:tc>
          <w:tcPr>
            <w:tcW w:w="1368" w:type="dxa"/>
            <w:vAlign w:val="center"/>
          </w:tcPr>
          <w:p w14:paraId="66F318F4" w14:textId="40D41535" w:rsidR="00F85CCC" w:rsidRPr="00395733" w:rsidRDefault="00B33CB3" w:rsidP="00C878DF">
            <w:pPr>
              <w:keepLines/>
              <w:rPr>
                <w:sz w:val="20"/>
                <w:szCs w:val="20"/>
              </w:rPr>
            </w:pPr>
            <w:r>
              <w:rPr>
                <w:sz w:val="20"/>
                <w:szCs w:val="20"/>
              </w:rPr>
              <w:t>310</w:t>
            </w:r>
            <w:r w:rsidR="00B52669" w:rsidRPr="00B52669">
              <w:rPr>
                <w:sz w:val="20"/>
                <w:szCs w:val="20"/>
              </w:rPr>
              <w:t>-02</w:t>
            </w:r>
          </w:p>
        </w:tc>
        <w:tc>
          <w:tcPr>
            <w:tcW w:w="8010" w:type="dxa"/>
          </w:tcPr>
          <w:p w14:paraId="17113657" w14:textId="1C27D633" w:rsidR="00F85CCC" w:rsidRPr="00B33CB3" w:rsidRDefault="00B33CB3" w:rsidP="004D564F">
            <w:pPr>
              <w:keepLines/>
              <w:rPr>
                <w:sz w:val="20"/>
                <w:szCs w:val="20"/>
              </w:rPr>
            </w:pPr>
            <w:r w:rsidRPr="00B33CB3">
              <w:rPr>
                <w:bCs/>
                <w:sz w:val="20"/>
                <w:szCs w:val="20"/>
              </w:rPr>
              <w:t>CSR – eBill Enrollment</w:t>
            </w:r>
          </w:p>
        </w:tc>
        <w:tc>
          <w:tcPr>
            <w:tcW w:w="1638" w:type="dxa"/>
          </w:tcPr>
          <w:p w14:paraId="0A5E5816" w14:textId="5200181F" w:rsidR="00F85CCC" w:rsidRPr="00395733" w:rsidRDefault="00B52669" w:rsidP="00C878DF">
            <w:pPr>
              <w:keepLines/>
              <w:rPr>
                <w:sz w:val="20"/>
                <w:szCs w:val="20"/>
              </w:rPr>
            </w:pPr>
            <w:r>
              <w:rPr>
                <w:sz w:val="20"/>
                <w:szCs w:val="20"/>
              </w:rPr>
              <w:t>Like-for-like</w:t>
            </w:r>
          </w:p>
        </w:tc>
      </w:tr>
      <w:tr w:rsidR="00F85CCC" w:rsidRPr="008B563D" w14:paraId="2EE53F31" w14:textId="77777777" w:rsidTr="0053785A">
        <w:tc>
          <w:tcPr>
            <w:tcW w:w="1368" w:type="dxa"/>
            <w:vAlign w:val="center"/>
          </w:tcPr>
          <w:p w14:paraId="45D305BC" w14:textId="233E5C6F" w:rsidR="00F85CCC" w:rsidRPr="00F06C2C" w:rsidRDefault="00B33CB3" w:rsidP="00C878DF">
            <w:pPr>
              <w:keepLines/>
              <w:rPr>
                <w:sz w:val="20"/>
                <w:szCs w:val="20"/>
              </w:rPr>
            </w:pPr>
            <w:r w:rsidRPr="00F06C2C">
              <w:rPr>
                <w:sz w:val="20"/>
                <w:szCs w:val="20"/>
              </w:rPr>
              <w:t>310</w:t>
            </w:r>
            <w:r w:rsidR="00B52669" w:rsidRPr="00F06C2C">
              <w:rPr>
                <w:sz w:val="20"/>
                <w:szCs w:val="20"/>
              </w:rPr>
              <w:t>-03</w:t>
            </w:r>
          </w:p>
        </w:tc>
        <w:tc>
          <w:tcPr>
            <w:tcW w:w="8010" w:type="dxa"/>
          </w:tcPr>
          <w:p w14:paraId="4B8FE2E6" w14:textId="0103F4E8" w:rsidR="00F85CCC" w:rsidRPr="00F06C2C" w:rsidRDefault="00B33CB3" w:rsidP="001F2B04">
            <w:pPr>
              <w:keepLines/>
              <w:rPr>
                <w:sz w:val="20"/>
                <w:szCs w:val="20"/>
              </w:rPr>
            </w:pPr>
            <w:r w:rsidRPr="00F06C2C">
              <w:rPr>
                <w:sz w:val="20"/>
                <w:szCs w:val="20"/>
              </w:rPr>
              <w:t>CSR – Okta Admin Link from CRM and Desktop SSO</w:t>
            </w:r>
          </w:p>
        </w:tc>
        <w:tc>
          <w:tcPr>
            <w:tcW w:w="1638" w:type="dxa"/>
          </w:tcPr>
          <w:p w14:paraId="6A007715" w14:textId="13635467" w:rsidR="00F85CCC" w:rsidRPr="008B563D" w:rsidRDefault="00B33CB3" w:rsidP="00C878DF">
            <w:pPr>
              <w:keepLines/>
              <w:rPr>
                <w:sz w:val="20"/>
                <w:szCs w:val="20"/>
              </w:rPr>
            </w:pPr>
            <w:r>
              <w:rPr>
                <w:sz w:val="20"/>
                <w:szCs w:val="20"/>
              </w:rPr>
              <w:t>Like-for-like</w:t>
            </w:r>
          </w:p>
        </w:tc>
      </w:tr>
      <w:tr w:rsidR="007A0FD7" w:rsidRPr="00F06C2C" w14:paraId="258AB136" w14:textId="77777777" w:rsidTr="00F06C2C">
        <w:tc>
          <w:tcPr>
            <w:tcW w:w="1368" w:type="dxa"/>
            <w:shd w:val="clear" w:color="auto" w:fill="auto"/>
            <w:vAlign w:val="center"/>
          </w:tcPr>
          <w:p w14:paraId="60154B1D" w14:textId="0BE71CA0" w:rsidR="007A0FD7" w:rsidRPr="00F06C2C" w:rsidRDefault="007A0FD7" w:rsidP="00C878DF">
            <w:pPr>
              <w:keepLines/>
              <w:rPr>
                <w:sz w:val="20"/>
                <w:szCs w:val="20"/>
              </w:rPr>
            </w:pPr>
            <w:r w:rsidRPr="00F06C2C">
              <w:rPr>
                <w:sz w:val="20"/>
                <w:szCs w:val="20"/>
              </w:rPr>
              <w:t>310-0</w:t>
            </w:r>
            <w:r w:rsidR="00E0478D" w:rsidRPr="00F06C2C">
              <w:rPr>
                <w:sz w:val="20"/>
                <w:szCs w:val="20"/>
              </w:rPr>
              <w:t>4</w:t>
            </w:r>
          </w:p>
        </w:tc>
        <w:tc>
          <w:tcPr>
            <w:tcW w:w="8010" w:type="dxa"/>
            <w:shd w:val="clear" w:color="auto" w:fill="auto"/>
          </w:tcPr>
          <w:p w14:paraId="2BEF7DBD" w14:textId="22B73517" w:rsidR="007A0FD7" w:rsidRPr="00F06C2C" w:rsidDel="007A0FD7" w:rsidRDefault="007A0FD7" w:rsidP="001F2B04">
            <w:pPr>
              <w:keepLines/>
              <w:rPr>
                <w:sz w:val="20"/>
                <w:szCs w:val="20"/>
              </w:rPr>
            </w:pPr>
            <w:r w:rsidRPr="00F06C2C">
              <w:rPr>
                <w:iCs/>
                <w:sz w:val="20"/>
                <w:szCs w:val="20"/>
              </w:rPr>
              <w:t>eBill view from  CRM 7</w:t>
            </w:r>
          </w:p>
        </w:tc>
        <w:tc>
          <w:tcPr>
            <w:tcW w:w="1638" w:type="dxa"/>
            <w:shd w:val="clear" w:color="auto" w:fill="auto"/>
          </w:tcPr>
          <w:p w14:paraId="1DB78C36" w14:textId="50FA68D5" w:rsidR="007A0FD7" w:rsidRPr="00F06C2C" w:rsidRDefault="00046414" w:rsidP="00C878DF">
            <w:pPr>
              <w:keepLines/>
              <w:rPr>
                <w:sz w:val="20"/>
                <w:szCs w:val="20"/>
              </w:rPr>
            </w:pPr>
            <w:r w:rsidRPr="00F06C2C">
              <w:rPr>
                <w:sz w:val="20"/>
                <w:szCs w:val="20"/>
              </w:rPr>
              <w:t>Like-for-like</w:t>
            </w:r>
          </w:p>
        </w:tc>
      </w:tr>
      <w:tr w:rsidR="000D75B1" w:rsidRPr="00395733" w14:paraId="6A1202F2" w14:textId="77777777" w:rsidTr="00F06C2C">
        <w:tc>
          <w:tcPr>
            <w:tcW w:w="1368" w:type="dxa"/>
            <w:shd w:val="clear" w:color="auto" w:fill="auto"/>
            <w:vAlign w:val="center"/>
          </w:tcPr>
          <w:p w14:paraId="0E3910D0" w14:textId="3C41D94D" w:rsidR="000D75B1" w:rsidRPr="00F06C2C" w:rsidRDefault="007A0FD7" w:rsidP="00C878DF">
            <w:pPr>
              <w:keepLines/>
              <w:rPr>
                <w:sz w:val="20"/>
                <w:szCs w:val="20"/>
              </w:rPr>
            </w:pPr>
            <w:r w:rsidRPr="00F06C2C">
              <w:rPr>
                <w:sz w:val="20"/>
                <w:szCs w:val="20"/>
              </w:rPr>
              <w:t>310-0</w:t>
            </w:r>
            <w:r w:rsidR="00E0478D" w:rsidRPr="00F06C2C">
              <w:rPr>
                <w:sz w:val="20"/>
                <w:szCs w:val="20"/>
              </w:rPr>
              <w:t>5</w:t>
            </w:r>
          </w:p>
        </w:tc>
        <w:tc>
          <w:tcPr>
            <w:tcW w:w="8010" w:type="dxa"/>
            <w:shd w:val="clear" w:color="auto" w:fill="auto"/>
          </w:tcPr>
          <w:p w14:paraId="3E46B3AF" w14:textId="2C9908FC" w:rsidR="000D75B1" w:rsidRPr="00F06C2C" w:rsidRDefault="002B0B0C" w:rsidP="002B0B0C">
            <w:pPr>
              <w:keepLines/>
              <w:rPr>
                <w:sz w:val="20"/>
                <w:szCs w:val="20"/>
              </w:rPr>
            </w:pPr>
            <w:r w:rsidRPr="00F06C2C">
              <w:rPr>
                <w:sz w:val="20"/>
                <w:szCs w:val="20"/>
              </w:rPr>
              <w:t>O</w:t>
            </w:r>
            <w:r w:rsidR="00234196" w:rsidRPr="00F06C2C">
              <w:rPr>
                <w:sz w:val="20"/>
                <w:szCs w:val="20"/>
              </w:rPr>
              <w:t xml:space="preserve">Power link in CRM </w:t>
            </w:r>
            <w:r w:rsidRPr="00F06C2C">
              <w:rPr>
                <w:sz w:val="20"/>
                <w:szCs w:val="20"/>
              </w:rPr>
              <w:t xml:space="preserve">to </w:t>
            </w:r>
            <w:r w:rsidR="00234196" w:rsidRPr="00F06C2C">
              <w:rPr>
                <w:sz w:val="20"/>
                <w:szCs w:val="20"/>
              </w:rPr>
              <w:t>generate SSO token</w:t>
            </w:r>
            <w:r w:rsidRPr="00F06C2C">
              <w:rPr>
                <w:sz w:val="20"/>
                <w:szCs w:val="20"/>
              </w:rPr>
              <w:t xml:space="preserve"> via Portal/Okta</w:t>
            </w:r>
          </w:p>
        </w:tc>
        <w:tc>
          <w:tcPr>
            <w:tcW w:w="1638" w:type="dxa"/>
            <w:shd w:val="clear" w:color="auto" w:fill="auto"/>
          </w:tcPr>
          <w:p w14:paraId="39681C4A" w14:textId="0B0427DB" w:rsidR="000D75B1" w:rsidRPr="00F85CCC" w:rsidRDefault="00046414" w:rsidP="00C878DF">
            <w:pPr>
              <w:keepLines/>
              <w:rPr>
                <w:sz w:val="20"/>
                <w:szCs w:val="20"/>
              </w:rPr>
            </w:pPr>
            <w:r w:rsidRPr="00F06C2C">
              <w:rPr>
                <w:sz w:val="20"/>
                <w:szCs w:val="20"/>
              </w:rPr>
              <w:t>Like-for-like</w:t>
            </w:r>
          </w:p>
        </w:tc>
      </w:tr>
    </w:tbl>
    <w:p w14:paraId="44C8DECF" w14:textId="4D83FC39" w:rsidR="007A39F6" w:rsidRPr="00395733" w:rsidRDefault="007A39F6">
      <w:pPr>
        <w:rPr>
          <w:b/>
          <w:sz w:val="20"/>
          <w:szCs w:val="20"/>
          <w:highlight w:val="lightGray"/>
          <w:u w:val="single"/>
        </w:rPr>
      </w:pPr>
    </w:p>
    <w:p w14:paraId="5B700227" w14:textId="77777777" w:rsidR="0044632F" w:rsidRDefault="0044632F">
      <w:pPr>
        <w:rPr>
          <w:b/>
          <w:sz w:val="20"/>
          <w:szCs w:val="20"/>
          <w:highlight w:val="lightGray"/>
          <w:u w:val="single"/>
        </w:rPr>
      </w:pPr>
    </w:p>
    <w:p w14:paraId="74056E4D" w14:textId="77777777" w:rsidR="006C26CB" w:rsidRDefault="006C26CB">
      <w:pPr>
        <w:rPr>
          <w:b/>
          <w:sz w:val="20"/>
          <w:szCs w:val="20"/>
          <w:highlight w:val="lightGray"/>
          <w:u w:val="single"/>
        </w:rPr>
      </w:pPr>
    </w:p>
    <w:p w14:paraId="0F657D1B" w14:textId="77777777" w:rsidR="006C26CB" w:rsidRDefault="006C26CB">
      <w:pPr>
        <w:rPr>
          <w:b/>
          <w:sz w:val="20"/>
          <w:szCs w:val="20"/>
          <w:highlight w:val="lightGray"/>
          <w:u w:val="single"/>
        </w:rPr>
      </w:pPr>
    </w:p>
    <w:p w14:paraId="0FBDE8F4" w14:textId="77777777" w:rsidR="004551D5" w:rsidRDefault="004551D5">
      <w:pPr>
        <w:rPr>
          <w:b/>
          <w:sz w:val="20"/>
          <w:szCs w:val="20"/>
          <w:highlight w:val="lightGray"/>
          <w:u w:val="single"/>
        </w:rPr>
      </w:pPr>
    </w:p>
    <w:p w14:paraId="039EA11A" w14:textId="77777777" w:rsidR="004551D5" w:rsidRDefault="004551D5">
      <w:pPr>
        <w:rPr>
          <w:b/>
          <w:sz w:val="20"/>
          <w:szCs w:val="20"/>
          <w:highlight w:val="lightGray"/>
          <w:u w:val="single"/>
        </w:rPr>
      </w:pPr>
    </w:p>
    <w:p w14:paraId="7797085B" w14:textId="77777777" w:rsidR="004551D5" w:rsidRDefault="004551D5">
      <w:pPr>
        <w:rPr>
          <w:b/>
          <w:sz w:val="20"/>
          <w:szCs w:val="20"/>
          <w:highlight w:val="lightGray"/>
          <w:u w:val="single"/>
        </w:rPr>
      </w:pPr>
    </w:p>
    <w:p w14:paraId="782887D0" w14:textId="77777777" w:rsidR="004551D5" w:rsidRPr="00395733" w:rsidRDefault="004551D5">
      <w:pPr>
        <w:rPr>
          <w:b/>
          <w:sz w:val="20"/>
          <w:szCs w:val="20"/>
          <w:highlight w:val="lightGray"/>
          <w:u w:val="single"/>
        </w:rPr>
      </w:pPr>
    </w:p>
    <w:p w14:paraId="3D2A82AF" w14:textId="77777777" w:rsidR="00AA0F0E" w:rsidRDefault="00AA0F0E" w:rsidP="00A43C51">
      <w:pPr>
        <w:rPr>
          <w:b/>
          <w:sz w:val="20"/>
          <w:szCs w:val="20"/>
          <w:highlight w:val="lightGray"/>
          <w:u w:val="single"/>
        </w:rPr>
      </w:pPr>
    </w:p>
    <w:p w14:paraId="0291E457" w14:textId="77777777" w:rsidR="0019028D" w:rsidRDefault="0019028D" w:rsidP="00A43C51">
      <w:pPr>
        <w:rPr>
          <w:b/>
          <w:sz w:val="20"/>
          <w:szCs w:val="20"/>
          <w:highlight w:val="lightGray"/>
          <w:u w:val="single"/>
        </w:rPr>
      </w:pPr>
    </w:p>
    <w:p w14:paraId="6BBC1A72" w14:textId="77777777" w:rsidR="00B33CB3" w:rsidRDefault="00B33CB3" w:rsidP="00A43C51">
      <w:pPr>
        <w:rPr>
          <w:b/>
          <w:sz w:val="20"/>
          <w:szCs w:val="20"/>
          <w:highlight w:val="lightGray"/>
          <w:u w:val="single"/>
        </w:rPr>
      </w:pPr>
    </w:p>
    <w:p w14:paraId="62E14450" w14:textId="265478F9" w:rsidR="00A43C51" w:rsidRDefault="0087488D" w:rsidP="00A43C51">
      <w:pPr>
        <w:rPr>
          <w:b/>
          <w:sz w:val="20"/>
          <w:szCs w:val="20"/>
          <w:highlight w:val="lightGray"/>
          <w:u w:val="single"/>
        </w:rPr>
      </w:pPr>
      <w:r w:rsidRPr="00395733">
        <w:rPr>
          <w:b/>
          <w:sz w:val="20"/>
          <w:szCs w:val="20"/>
          <w:highlight w:val="lightGray"/>
          <w:u w:val="single"/>
        </w:rPr>
        <w:t>Solution</w:t>
      </w:r>
      <w:r w:rsidR="00DB4F51">
        <w:rPr>
          <w:b/>
          <w:sz w:val="20"/>
          <w:szCs w:val="20"/>
          <w:highlight w:val="lightGray"/>
          <w:u w:val="single"/>
        </w:rPr>
        <w:t xml:space="preserve"> Details (i.e. Diagrams, Flows</w:t>
      </w:r>
      <w:r w:rsidR="00A43C51" w:rsidRPr="00395733">
        <w:rPr>
          <w:b/>
          <w:sz w:val="20"/>
          <w:szCs w:val="20"/>
          <w:highlight w:val="lightGray"/>
          <w:u w:val="single"/>
        </w:rPr>
        <w:t>)</w:t>
      </w:r>
    </w:p>
    <w:p w14:paraId="2EF1D5A2" w14:textId="764BD224" w:rsidR="00745359" w:rsidRDefault="00B33CB3" w:rsidP="00026467">
      <w:pPr>
        <w:jc w:val="both"/>
        <w:rPr>
          <w:b/>
          <w:bCs/>
          <w:sz w:val="20"/>
          <w:szCs w:val="20"/>
        </w:rPr>
      </w:pPr>
      <w:r>
        <w:rPr>
          <w:b/>
          <w:sz w:val="20"/>
          <w:szCs w:val="20"/>
        </w:rPr>
        <w:t>310</w:t>
      </w:r>
      <w:r w:rsidR="00B4326A">
        <w:rPr>
          <w:b/>
          <w:sz w:val="20"/>
          <w:szCs w:val="20"/>
        </w:rPr>
        <w:t>-0</w:t>
      </w:r>
      <w:r>
        <w:rPr>
          <w:b/>
          <w:sz w:val="20"/>
          <w:szCs w:val="20"/>
        </w:rPr>
        <w:t>1</w:t>
      </w:r>
      <w:r w:rsidR="00B4326A">
        <w:rPr>
          <w:b/>
          <w:sz w:val="20"/>
          <w:szCs w:val="20"/>
        </w:rPr>
        <w:t xml:space="preserve"> </w:t>
      </w:r>
      <w:r w:rsidR="00745359">
        <w:rPr>
          <w:b/>
          <w:bCs/>
          <w:sz w:val="20"/>
          <w:szCs w:val="20"/>
        </w:rPr>
        <w:t>CSR – Update Email Address</w:t>
      </w:r>
      <w:r w:rsidR="00026467">
        <w:rPr>
          <w:b/>
          <w:bCs/>
          <w:sz w:val="20"/>
          <w:szCs w:val="20"/>
        </w:rPr>
        <w:t>, F</w:t>
      </w:r>
      <w:r w:rsidR="004A05F1">
        <w:rPr>
          <w:b/>
          <w:bCs/>
          <w:sz w:val="20"/>
          <w:szCs w:val="20"/>
        </w:rPr>
        <w:t xml:space="preserve">irst </w:t>
      </w:r>
      <w:r w:rsidR="00026467">
        <w:rPr>
          <w:b/>
          <w:bCs/>
          <w:sz w:val="20"/>
          <w:szCs w:val="20"/>
        </w:rPr>
        <w:t>N</w:t>
      </w:r>
      <w:r w:rsidR="004A05F1">
        <w:rPr>
          <w:b/>
          <w:bCs/>
          <w:sz w:val="20"/>
          <w:szCs w:val="20"/>
        </w:rPr>
        <w:t>ame</w:t>
      </w:r>
      <w:r w:rsidR="00026467">
        <w:rPr>
          <w:b/>
          <w:bCs/>
          <w:sz w:val="20"/>
          <w:szCs w:val="20"/>
        </w:rPr>
        <w:t>, L</w:t>
      </w:r>
      <w:r w:rsidR="004A05F1">
        <w:rPr>
          <w:b/>
          <w:bCs/>
          <w:sz w:val="20"/>
          <w:szCs w:val="20"/>
        </w:rPr>
        <w:t xml:space="preserve">ast </w:t>
      </w:r>
      <w:r w:rsidR="00026467">
        <w:rPr>
          <w:b/>
          <w:bCs/>
          <w:sz w:val="20"/>
          <w:szCs w:val="20"/>
        </w:rPr>
        <w:t>N</w:t>
      </w:r>
      <w:r w:rsidR="004A05F1">
        <w:rPr>
          <w:b/>
          <w:bCs/>
          <w:sz w:val="20"/>
          <w:szCs w:val="20"/>
        </w:rPr>
        <w:t>ame</w:t>
      </w:r>
      <w:r w:rsidR="006C26CB">
        <w:rPr>
          <w:b/>
          <w:bCs/>
          <w:sz w:val="20"/>
          <w:szCs w:val="20"/>
        </w:rPr>
        <w:t xml:space="preserve"> from CRM</w:t>
      </w:r>
      <w:r w:rsidR="00745359">
        <w:rPr>
          <w:b/>
          <w:bCs/>
          <w:sz w:val="20"/>
          <w:szCs w:val="20"/>
        </w:rPr>
        <w:t>:</w:t>
      </w:r>
    </w:p>
    <w:p w14:paraId="79E0FF5D" w14:textId="77777777" w:rsidR="00805305" w:rsidRPr="00BD09EB" w:rsidRDefault="00A936B3" w:rsidP="006C26CB">
      <w:pPr>
        <w:numPr>
          <w:ilvl w:val="0"/>
          <w:numId w:val="35"/>
        </w:numPr>
        <w:rPr>
          <w:bCs/>
          <w:i/>
          <w:sz w:val="20"/>
          <w:szCs w:val="20"/>
        </w:rPr>
      </w:pPr>
      <w:r w:rsidRPr="00BD09EB">
        <w:rPr>
          <w:bCs/>
          <w:i/>
          <w:sz w:val="20"/>
          <w:szCs w:val="20"/>
        </w:rPr>
        <w:t>System of record for Customer Profile data will be SAP ECC</w:t>
      </w:r>
    </w:p>
    <w:p w14:paraId="40BEB270" w14:textId="05FA883D" w:rsidR="00302320" w:rsidRPr="00BD09EB" w:rsidRDefault="00A936B3" w:rsidP="006422C9">
      <w:pPr>
        <w:numPr>
          <w:ilvl w:val="0"/>
          <w:numId w:val="35"/>
        </w:numPr>
        <w:rPr>
          <w:bCs/>
          <w:i/>
          <w:sz w:val="20"/>
          <w:szCs w:val="20"/>
        </w:rPr>
      </w:pPr>
      <w:r w:rsidRPr="00BD09EB">
        <w:rPr>
          <w:bCs/>
          <w:i/>
          <w:sz w:val="20"/>
          <w:szCs w:val="20"/>
        </w:rPr>
        <w:t>Chan</w:t>
      </w:r>
      <w:r w:rsidR="00302320" w:rsidRPr="00BD09EB">
        <w:rPr>
          <w:bCs/>
          <w:i/>
          <w:sz w:val="20"/>
          <w:szCs w:val="20"/>
        </w:rPr>
        <w:t>ges to profile attribute</w:t>
      </w:r>
      <w:r w:rsidR="00AD6906">
        <w:rPr>
          <w:bCs/>
          <w:i/>
          <w:sz w:val="20"/>
          <w:szCs w:val="20"/>
        </w:rPr>
        <w:t>s</w:t>
      </w:r>
      <w:r w:rsidR="00302320" w:rsidRPr="00BD09EB">
        <w:rPr>
          <w:bCs/>
          <w:i/>
          <w:sz w:val="20"/>
          <w:szCs w:val="20"/>
        </w:rPr>
        <w:t xml:space="preserve"> (email, FN, LN)</w:t>
      </w:r>
      <w:r w:rsidRPr="00BD09EB">
        <w:rPr>
          <w:bCs/>
          <w:i/>
          <w:sz w:val="20"/>
          <w:szCs w:val="20"/>
        </w:rPr>
        <w:t xml:space="preserve"> in SAP ECC will be immediately pushed to Okta</w:t>
      </w:r>
      <w:r w:rsidR="00302320" w:rsidRPr="00BD09EB">
        <w:rPr>
          <w:bCs/>
          <w:i/>
          <w:sz w:val="20"/>
          <w:szCs w:val="20"/>
        </w:rPr>
        <w:t xml:space="preserve"> by</w:t>
      </w:r>
      <w:r w:rsidR="002C789F">
        <w:rPr>
          <w:bCs/>
          <w:i/>
          <w:sz w:val="20"/>
          <w:szCs w:val="20"/>
        </w:rPr>
        <w:t xml:space="preserve"> </w:t>
      </w:r>
      <w:r w:rsidR="006422C9" w:rsidRPr="006422C9">
        <w:rPr>
          <w:bCs/>
          <w:i/>
          <w:sz w:val="20"/>
          <w:szCs w:val="20"/>
        </w:rPr>
        <w:t xml:space="preserve">ECC </w:t>
      </w:r>
      <w:r w:rsidR="004D09C4">
        <w:rPr>
          <w:bCs/>
          <w:i/>
          <w:sz w:val="20"/>
          <w:szCs w:val="20"/>
        </w:rPr>
        <w:t>via</w:t>
      </w:r>
      <w:r w:rsidR="006422C9" w:rsidRPr="006422C9">
        <w:rPr>
          <w:bCs/>
          <w:i/>
          <w:sz w:val="20"/>
          <w:szCs w:val="20"/>
        </w:rPr>
        <w:t xml:space="preserve"> PI </w:t>
      </w:r>
      <w:r w:rsidR="004D09C4">
        <w:rPr>
          <w:bCs/>
          <w:i/>
          <w:sz w:val="20"/>
          <w:szCs w:val="20"/>
        </w:rPr>
        <w:t xml:space="preserve">and </w:t>
      </w:r>
      <w:r w:rsidR="006422C9">
        <w:rPr>
          <w:bCs/>
          <w:sz w:val="20"/>
          <w:szCs w:val="20"/>
        </w:rPr>
        <w:t>a .Net SOAP/REST</w:t>
      </w:r>
      <w:r w:rsidR="006422C9" w:rsidRPr="002C789F">
        <w:rPr>
          <w:bCs/>
          <w:sz w:val="20"/>
          <w:szCs w:val="20"/>
        </w:rPr>
        <w:t xml:space="preserve"> wrapper call</w:t>
      </w:r>
      <w:r w:rsidR="007B27F0">
        <w:rPr>
          <w:bCs/>
          <w:sz w:val="20"/>
          <w:szCs w:val="20"/>
        </w:rPr>
        <w:t>.</w:t>
      </w:r>
    </w:p>
    <w:p w14:paraId="3B073FD3" w14:textId="18DC8B51" w:rsidR="000D7675" w:rsidRPr="000D7675" w:rsidRDefault="00C1663B" w:rsidP="00302320">
      <w:pPr>
        <w:numPr>
          <w:ilvl w:val="0"/>
          <w:numId w:val="35"/>
        </w:numPr>
        <w:rPr>
          <w:bCs/>
          <w:i/>
          <w:sz w:val="20"/>
          <w:szCs w:val="20"/>
        </w:rPr>
      </w:pPr>
      <w:r w:rsidRPr="000D7675">
        <w:rPr>
          <w:i/>
          <w:iCs/>
          <w:color w:val="000000"/>
          <w:sz w:val="20"/>
          <w:szCs w:val="20"/>
        </w:rPr>
        <w:t xml:space="preserve">CSR will interact with SAP ECC via CRM and Okta Admin page for Helpdesk role directly. </w:t>
      </w:r>
    </w:p>
    <w:p w14:paraId="301F5EF1" w14:textId="606C1C4D" w:rsidR="00B82B32" w:rsidRPr="00A37CAE" w:rsidRDefault="00302320" w:rsidP="00302320">
      <w:pPr>
        <w:numPr>
          <w:ilvl w:val="0"/>
          <w:numId w:val="35"/>
        </w:numPr>
        <w:rPr>
          <w:bCs/>
          <w:i/>
          <w:strike/>
          <w:sz w:val="20"/>
          <w:szCs w:val="20"/>
        </w:rPr>
      </w:pPr>
      <w:r w:rsidRPr="00C1663B">
        <w:rPr>
          <w:bCs/>
          <w:i/>
          <w:sz w:val="20"/>
          <w:szCs w:val="20"/>
        </w:rPr>
        <w:t xml:space="preserve">CSR can update user attributes </w:t>
      </w:r>
      <w:r w:rsidR="00B82B32">
        <w:rPr>
          <w:bCs/>
          <w:i/>
          <w:sz w:val="20"/>
          <w:szCs w:val="20"/>
        </w:rPr>
        <w:t>(FN, LN and Email) from</w:t>
      </w:r>
      <w:r w:rsidRPr="00C1663B">
        <w:rPr>
          <w:bCs/>
          <w:i/>
          <w:sz w:val="20"/>
          <w:szCs w:val="20"/>
        </w:rPr>
        <w:t xml:space="preserve"> CRM</w:t>
      </w:r>
    </w:p>
    <w:p w14:paraId="3B7307D3" w14:textId="53ABFA67" w:rsidR="00302320" w:rsidRPr="00C1663B" w:rsidRDefault="00B82B32" w:rsidP="00302320">
      <w:pPr>
        <w:numPr>
          <w:ilvl w:val="0"/>
          <w:numId w:val="35"/>
        </w:numPr>
        <w:rPr>
          <w:bCs/>
          <w:i/>
          <w:sz w:val="20"/>
          <w:szCs w:val="20"/>
        </w:rPr>
      </w:pPr>
      <w:r>
        <w:rPr>
          <w:bCs/>
          <w:i/>
          <w:sz w:val="20"/>
          <w:szCs w:val="20"/>
        </w:rPr>
        <w:t>Any update  in ECC on user attributes such as FN, LN and Email will be pushed to Okta</w:t>
      </w:r>
    </w:p>
    <w:p w14:paraId="4ED1E76D" w14:textId="1954DB46" w:rsidR="00805305" w:rsidRPr="00461E42" w:rsidRDefault="00A936B3" w:rsidP="006C26CB">
      <w:pPr>
        <w:numPr>
          <w:ilvl w:val="0"/>
          <w:numId w:val="35"/>
        </w:numPr>
        <w:rPr>
          <w:bCs/>
          <w:i/>
          <w:sz w:val="20"/>
          <w:szCs w:val="20"/>
        </w:rPr>
      </w:pPr>
      <w:r w:rsidRPr="00461E42">
        <w:rPr>
          <w:bCs/>
          <w:i/>
          <w:sz w:val="20"/>
          <w:szCs w:val="20"/>
        </w:rPr>
        <w:t>CSR</w:t>
      </w:r>
      <w:r w:rsidR="00A37CAE">
        <w:rPr>
          <w:bCs/>
          <w:i/>
          <w:sz w:val="20"/>
          <w:szCs w:val="20"/>
        </w:rPr>
        <w:t>(</w:t>
      </w:r>
      <w:ins w:id="2" w:author="Keisha R. Thurman" w:date="2014-08-12T14:16:00Z">
        <w:r w:rsidR="00B907B0">
          <w:rPr>
            <w:bCs/>
            <w:i/>
            <w:sz w:val="20"/>
            <w:szCs w:val="20"/>
          </w:rPr>
          <w:t xml:space="preserve">BCC </w:t>
        </w:r>
      </w:ins>
      <w:r w:rsidR="00A37CAE">
        <w:rPr>
          <w:bCs/>
          <w:i/>
          <w:sz w:val="20"/>
          <w:szCs w:val="20"/>
        </w:rPr>
        <w:t xml:space="preserve">or </w:t>
      </w:r>
      <w:del w:id="3" w:author="Keisha R. Thurman" w:date="2014-08-12T14:07:00Z">
        <w:r w:rsidR="00A37CAE" w:rsidDel="00B308D6">
          <w:rPr>
            <w:bCs/>
            <w:i/>
            <w:sz w:val="20"/>
            <w:szCs w:val="20"/>
          </w:rPr>
          <w:delText>back office person</w:delText>
        </w:r>
      </w:del>
      <w:ins w:id="4" w:author="Keisha R. Thurman" w:date="2014-08-12T14:07:00Z">
        <w:r w:rsidR="00B308D6">
          <w:rPr>
            <w:bCs/>
            <w:i/>
            <w:sz w:val="20"/>
            <w:szCs w:val="20"/>
          </w:rPr>
          <w:t>BO</w:t>
        </w:r>
      </w:ins>
      <w:r w:rsidR="00A37CAE">
        <w:rPr>
          <w:bCs/>
          <w:i/>
          <w:sz w:val="20"/>
          <w:szCs w:val="20"/>
        </w:rPr>
        <w:t>)</w:t>
      </w:r>
      <w:r w:rsidRPr="00461E42">
        <w:rPr>
          <w:bCs/>
          <w:i/>
          <w:sz w:val="20"/>
          <w:szCs w:val="20"/>
        </w:rPr>
        <w:t xml:space="preserve"> access Okta Administration module only for password reset and Account unlock/lock</w:t>
      </w:r>
    </w:p>
    <w:p w14:paraId="2113DBCF" w14:textId="4964A6E9" w:rsidR="00423FF3" w:rsidRPr="00AD6906" w:rsidRDefault="00423FF3" w:rsidP="00461E42">
      <w:pPr>
        <w:numPr>
          <w:ilvl w:val="1"/>
          <w:numId w:val="35"/>
        </w:numPr>
        <w:rPr>
          <w:bCs/>
          <w:i/>
          <w:sz w:val="20"/>
          <w:szCs w:val="20"/>
        </w:rPr>
      </w:pPr>
      <w:r w:rsidRPr="00AD6906">
        <w:rPr>
          <w:bCs/>
          <w:i/>
          <w:sz w:val="20"/>
          <w:szCs w:val="20"/>
        </w:rPr>
        <w:t xml:space="preserve">eServices admin link will be available to user based on their business role (CSR </w:t>
      </w:r>
      <w:r w:rsidR="00CD0060" w:rsidRPr="00AD6906">
        <w:rPr>
          <w:bCs/>
          <w:i/>
          <w:sz w:val="20"/>
          <w:szCs w:val="20"/>
        </w:rPr>
        <w:t>3</w:t>
      </w:r>
      <w:r w:rsidRPr="00AD6906">
        <w:rPr>
          <w:bCs/>
          <w:i/>
          <w:sz w:val="20"/>
          <w:szCs w:val="20"/>
        </w:rPr>
        <w:t xml:space="preserve">, </w:t>
      </w:r>
      <w:r w:rsidR="00F85BC0" w:rsidRPr="00AD6906">
        <w:rPr>
          <w:bCs/>
          <w:i/>
          <w:sz w:val="20"/>
          <w:szCs w:val="20"/>
        </w:rPr>
        <w:t>BO</w:t>
      </w:r>
      <w:del w:id="5" w:author="Keisha R. Thurman" w:date="2014-08-12T14:08:00Z">
        <w:r w:rsidR="00B33CB3" w:rsidRPr="00AD6906" w:rsidDel="00B308D6">
          <w:rPr>
            <w:bCs/>
            <w:i/>
            <w:sz w:val="20"/>
            <w:szCs w:val="20"/>
          </w:rPr>
          <w:delText>P</w:delText>
        </w:r>
      </w:del>
      <w:r w:rsidR="00F85BC0" w:rsidRPr="00AD6906">
        <w:rPr>
          <w:bCs/>
          <w:i/>
          <w:sz w:val="20"/>
          <w:szCs w:val="20"/>
        </w:rPr>
        <w:t>, VCC</w:t>
      </w:r>
      <w:ins w:id="6" w:author="Keisha R. Thurman" w:date="2014-08-12T14:08:00Z">
        <w:r w:rsidR="00B308D6">
          <w:rPr>
            <w:bCs/>
            <w:i/>
            <w:sz w:val="20"/>
            <w:szCs w:val="20"/>
          </w:rPr>
          <w:t>, BCC</w:t>
        </w:r>
      </w:ins>
      <w:r w:rsidRPr="00AD6906">
        <w:rPr>
          <w:bCs/>
          <w:i/>
          <w:sz w:val="20"/>
          <w:szCs w:val="20"/>
        </w:rPr>
        <w:t>)</w:t>
      </w:r>
    </w:p>
    <w:p w14:paraId="2C88B595" w14:textId="1029ABA4" w:rsidR="00423FF3" w:rsidRDefault="00423FF3" w:rsidP="00461E42">
      <w:pPr>
        <w:numPr>
          <w:ilvl w:val="1"/>
          <w:numId w:val="35"/>
        </w:numPr>
        <w:rPr>
          <w:bCs/>
          <w:i/>
          <w:sz w:val="20"/>
          <w:szCs w:val="20"/>
        </w:rPr>
      </w:pPr>
      <w:r w:rsidRPr="00461E42">
        <w:rPr>
          <w:bCs/>
          <w:i/>
          <w:sz w:val="20"/>
          <w:szCs w:val="20"/>
        </w:rPr>
        <w:t>Business role will be determined by business team.</w:t>
      </w:r>
    </w:p>
    <w:p w14:paraId="371FF08E" w14:textId="5F5C3BEB" w:rsidR="00F06C2C" w:rsidRPr="00F06C2C" w:rsidRDefault="00F06C2C" w:rsidP="00461E42">
      <w:pPr>
        <w:numPr>
          <w:ilvl w:val="1"/>
          <w:numId w:val="35"/>
        </w:numPr>
        <w:rPr>
          <w:bCs/>
          <w:i/>
          <w:sz w:val="20"/>
          <w:szCs w:val="20"/>
          <w:highlight w:val="yellow"/>
        </w:rPr>
      </w:pPr>
      <w:r w:rsidRPr="00F06C2C">
        <w:rPr>
          <w:bCs/>
          <w:i/>
          <w:sz w:val="20"/>
          <w:szCs w:val="20"/>
          <w:highlight w:val="yellow"/>
        </w:rPr>
        <w:t>OPEN ITEM: Business (Lisa) is collecting list of all users that require access to the new Okta Admin Pages.</w:t>
      </w:r>
    </w:p>
    <w:p w14:paraId="62E2C7BF" w14:textId="77777777" w:rsidR="002C7795" w:rsidRDefault="002C7795" w:rsidP="002C7795">
      <w:pPr>
        <w:ind w:left="720"/>
        <w:rPr>
          <w:bCs/>
          <w:i/>
          <w:sz w:val="20"/>
          <w:szCs w:val="20"/>
          <w:highlight w:val="yellow"/>
        </w:rPr>
      </w:pPr>
    </w:p>
    <w:p w14:paraId="28E9D8D9" w14:textId="67BA1598" w:rsidR="007C2C8D" w:rsidRDefault="008861EB" w:rsidP="001B7733">
      <w:pPr>
        <w:keepLines/>
        <w:rPr>
          <w:bCs/>
          <w:i/>
          <w:sz w:val="20"/>
          <w:szCs w:val="20"/>
        </w:rPr>
      </w:pPr>
      <w:r>
        <w:rPr>
          <w:bCs/>
          <w:i/>
          <w:noProof/>
          <w:sz w:val="20"/>
          <w:szCs w:val="20"/>
        </w:rPr>
        <w:drawing>
          <wp:inline distT="0" distB="0" distL="0" distR="0" wp14:anchorId="6B31A040" wp14:editId="209911D6">
            <wp:extent cx="6048375" cy="45910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8375" cy="4591050"/>
                    </a:xfrm>
                    <a:prstGeom prst="rect">
                      <a:avLst/>
                    </a:prstGeom>
                    <a:noFill/>
                    <a:ln>
                      <a:noFill/>
                    </a:ln>
                  </pic:spPr>
                </pic:pic>
              </a:graphicData>
            </a:graphic>
          </wp:inline>
        </w:drawing>
      </w:r>
    </w:p>
    <w:p w14:paraId="2E30D0D4" w14:textId="77777777" w:rsidR="007C2C8D" w:rsidRDefault="007C2C8D" w:rsidP="001B7733">
      <w:pPr>
        <w:keepLines/>
        <w:rPr>
          <w:bCs/>
          <w:i/>
          <w:sz w:val="20"/>
          <w:szCs w:val="20"/>
        </w:rPr>
      </w:pPr>
    </w:p>
    <w:p w14:paraId="21C8203F" w14:textId="77777777" w:rsidR="007C2C8D" w:rsidRDefault="007C2C8D" w:rsidP="001B7733">
      <w:pPr>
        <w:keepLines/>
        <w:rPr>
          <w:bCs/>
          <w:i/>
          <w:sz w:val="20"/>
          <w:szCs w:val="20"/>
        </w:rPr>
      </w:pPr>
    </w:p>
    <w:p w14:paraId="694AD33F" w14:textId="77777777" w:rsidR="00461E42" w:rsidRDefault="00461E42" w:rsidP="00F719D1">
      <w:pPr>
        <w:rPr>
          <w:b/>
          <w:sz w:val="20"/>
          <w:szCs w:val="20"/>
        </w:rPr>
      </w:pPr>
    </w:p>
    <w:p w14:paraId="1CB5FE1C" w14:textId="77777777" w:rsidR="00DF14D1" w:rsidRDefault="00DF14D1">
      <w:pPr>
        <w:rPr>
          <w:b/>
          <w:sz w:val="20"/>
          <w:szCs w:val="20"/>
        </w:rPr>
      </w:pPr>
      <w:r>
        <w:rPr>
          <w:b/>
          <w:sz w:val="20"/>
          <w:szCs w:val="20"/>
        </w:rPr>
        <w:br w:type="page"/>
      </w:r>
    </w:p>
    <w:p w14:paraId="29BDD8C9" w14:textId="68DB61E6" w:rsidR="00F719D1" w:rsidRDefault="00B33CB3" w:rsidP="00F719D1">
      <w:pPr>
        <w:rPr>
          <w:b/>
          <w:bCs/>
          <w:sz w:val="20"/>
          <w:szCs w:val="20"/>
        </w:rPr>
      </w:pPr>
      <w:r>
        <w:rPr>
          <w:b/>
          <w:sz w:val="20"/>
          <w:szCs w:val="20"/>
        </w:rPr>
        <w:t>310</w:t>
      </w:r>
      <w:r w:rsidR="00F719D1">
        <w:rPr>
          <w:b/>
          <w:sz w:val="20"/>
          <w:szCs w:val="20"/>
        </w:rPr>
        <w:t>-0</w:t>
      </w:r>
      <w:r>
        <w:rPr>
          <w:b/>
          <w:sz w:val="20"/>
          <w:szCs w:val="20"/>
        </w:rPr>
        <w:t>2</w:t>
      </w:r>
      <w:r w:rsidR="00F719D1">
        <w:rPr>
          <w:b/>
          <w:sz w:val="20"/>
          <w:szCs w:val="20"/>
        </w:rPr>
        <w:t xml:space="preserve"> </w:t>
      </w:r>
      <w:r w:rsidR="00496560">
        <w:rPr>
          <w:b/>
          <w:sz w:val="20"/>
          <w:szCs w:val="20"/>
        </w:rPr>
        <w:t xml:space="preserve">Changes to </w:t>
      </w:r>
      <w:r w:rsidR="00F719D1">
        <w:rPr>
          <w:b/>
          <w:bCs/>
          <w:sz w:val="20"/>
          <w:szCs w:val="20"/>
        </w:rPr>
        <w:t>CSR</w:t>
      </w:r>
      <w:r w:rsidR="00496560">
        <w:rPr>
          <w:b/>
          <w:bCs/>
          <w:sz w:val="20"/>
          <w:szCs w:val="20"/>
        </w:rPr>
        <w:t xml:space="preserve"> </w:t>
      </w:r>
      <w:r w:rsidR="00AB3FEA">
        <w:rPr>
          <w:b/>
          <w:bCs/>
          <w:sz w:val="20"/>
          <w:szCs w:val="20"/>
        </w:rPr>
        <w:t>eBill Enrollment</w:t>
      </w:r>
      <w:r w:rsidR="00496560">
        <w:rPr>
          <w:b/>
          <w:bCs/>
          <w:sz w:val="20"/>
          <w:szCs w:val="20"/>
        </w:rPr>
        <w:t xml:space="preserve"> Process (During CRM7 Move-In)</w:t>
      </w:r>
      <w:r w:rsidR="00F719D1">
        <w:rPr>
          <w:b/>
          <w:bCs/>
          <w:sz w:val="20"/>
          <w:szCs w:val="20"/>
        </w:rPr>
        <w:t>:</w:t>
      </w:r>
    </w:p>
    <w:p w14:paraId="2C047C29" w14:textId="77777777" w:rsidR="00B33CB3" w:rsidRDefault="00B33CB3">
      <w:pPr>
        <w:rPr>
          <w:b/>
          <w:sz w:val="20"/>
          <w:szCs w:val="20"/>
        </w:rPr>
      </w:pPr>
    </w:p>
    <w:p w14:paraId="6B10EFA4" w14:textId="7BD0BF40" w:rsidR="00A24C4F" w:rsidRDefault="00A24C4F">
      <w:pPr>
        <w:rPr>
          <w:b/>
          <w:sz w:val="20"/>
          <w:szCs w:val="20"/>
        </w:rPr>
      </w:pPr>
      <w:r w:rsidRPr="00A24C4F">
        <w:rPr>
          <w:b/>
          <w:sz w:val="20"/>
          <w:szCs w:val="20"/>
        </w:rPr>
        <w:t>WS93000115 - Move In Workflow</w:t>
      </w:r>
    </w:p>
    <w:p w14:paraId="431BEFFC" w14:textId="77777777" w:rsidR="00B33CB3" w:rsidRDefault="00B33CB3">
      <w:pPr>
        <w:rPr>
          <w:b/>
          <w:sz w:val="20"/>
          <w:szCs w:val="20"/>
        </w:rPr>
      </w:pPr>
    </w:p>
    <w:p w14:paraId="21D26E24" w14:textId="77777777" w:rsidR="00B33CB3" w:rsidRDefault="00B33CB3">
      <w:pPr>
        <w:rPr>
          <w:b/>
          <w:sz w:val="20"/>
          <w:szCs w:val="20"/>
        </w:rPr>
      </w:pPr>
    </w:p>
    <w:p w14:paraId="6929D9E9" w14:textId="77777777" w:rsidR="00496560" w:rsidRDefault="00A24C4F" w:rsidP="00A24C4F">
      <w:pPr>
        <w:rPr>
          <w:sz w:val="20"/>
          <w:szCs w:val="20"/>
        </w:rPr>
      </w:pPr>
      <w:r w:rsidRPr="0023178F">
        <w:rPr>
          <w:sz w:val="20"/>
          <w:szCs w:val="20"/>
        </w:rPr>
        <w:t xml:space="preserve">All of the current eBill presentation </w:t>
      </w:r>
      <w:r w:rsidR="0023178F" w:rsidRPr="0023178F">
        <w:rPr>
          <w:sz w:val="20"/>
          <w:szCs w:val="20"/>
        </w:rPr>
        <w:t>functionality</w:t>
      </w:r>
      <w:r w:rsidRPr="0023178F">
        <w:rPr>
          <w:sz w:val="20"/>
          <w:szCs w:val="20"/>
        </w:rPr>
        <w:t xml:space="preserve"> </w:t>
      </w:r>
      <w:r w:rsidR="00A37CAE">
        <w:rPr>
          <w:sz w:val="20"/>
          <w:szCs w:val="20"/>
        </w:rPr>
        <w:t xml:space="preserve">in the Move-in Workflow </w:t>
      </w:r>
      <w:r w:rsidRPr="0023178F">
        <w:rPr>
          <w:sz w:val="20"/>
          <w:szCs w:val="20"/>
        </w:rPr>
        <w:t>will be replaced with the screen</w:t>
      </w:r>
      <w:r w:rsidR="00496560">
        <w:rPr>
          <w:sz w:val="20"/>
          <w:szCs w:val="20"/>
        </w:rPr>
        <w:t>(s)</w:t>
      </w:r>
      <w:r w:rsidRPr="0023178F">
        <w:rPr>
          <w:sz w:val="20"/>
          <w:szCs w:val="20"/>
        </w:rPr>
        <w:t xml:space="preserve"> </w:t>
      </w:r>
      <w:r w:rsidR="0023178F" w:rsidRPr="0023178F">
        <w:rPr>
          <w:sz w:val="20"/>
          <w:szCs w:val="20"/>
        </w:rPr>
        <w:t>depicted</w:t>
      </w:r>
      <w:r w:rsidRPr="0023178F">
        <w:rPr>
          <w:sz w:val="20"/>
          <w:szCs w:val="20"/>
        </w:rPr>
        <w:t xml:space="preserve"> </w:t>
      </w:r>
      <w:r w:rsidR="00496560">
        <w:rPr>
          <w:sz w:val="20"/>
          <w:szCs w:val="20"/>
        </w:rPr>
        <w:t>below.</w:t>
      </w:r>
    </w:p>
    <w:p w14:paraId="74F789CC" w14:textId="77777777" w:rsidR="00496560" w:rsidRDefault="00496560" w:rsidP="00A24C4F">
      <w:pPr>
        <w:rPr>
          <w:sz w:val="20"/>
          <w:szCs w:val="20"/>
        </w:rPr>
      </w:pPr>
    </w:p>
    <w:p w14:paraId="576E4507" w14:textId="7AA849C0" w:rsidR="00496560" w:rsidRPr="00496560" w:rsidRDefault="00496560" w:rsidP="00A24C4F">
      <w:pPr>
        <w:rPr>
          <w:b/>
          <w:sz w:val="20"/>
          <w:szCs w:val="20"/>
        </w:rPr>
      </w:pPr>
      <w:r w:rsidRPr="00496560">
        <w:rPr>
          <w:b/>
          <w:sz w:val="20"/>
          <w:szCs w:val="20"/>
        </w:rPr>
        <w:t>For customer</w:t>
      </w:r>
      <w:r>
        <w:rPr>
          <w:b/>
          <w:sz w:val="20"/>
          <w:szCs w:val="20"/>
        </w:rPr>
        <w:t>s</w:t>
      </w:r>
      <w:r w:rsidRPr="00496560">
        <w:rPr>
          <w:b/>
          <w:sz w:val="20"/>
          <w:szCs w:val="20"/>
        </w:rPr>
        <w:t xml:space="preserve"> with no email address:</w:t>
      </w:r>
    </w:p>
    <w:p w14:paraId="216FD411" w14:textId="0361B7B8" w:rsidR="00496560" w:rsidRDefault="00496560" w:rsidP="00A24C4F">
      <w:pPr>
        <w:rPr>
          <w:sz w:val="20"/>
          <w:szCs w:val="20"/>
        </w:rPr>
      </w:pPr>
      <w:r w:rsidRPr="00F06C2C">
        <w:rPr>
          <w:noProof/>
          <w:sz w:val="20"/>
          <w:szCs w:val="20"/>
        </w:rPr>
        <mc:AlternateContent>
          <mc:Choice Requires="wps">
            <w:drawing>
              <wp:anchor distT="0" distB="0" distL="114300" distR="114300" simplePos="0" relativeHeight="251658244" behindDoc="0" locked="0" layoutInCell="1" allowOverlap="1" wp14:anchorId="4DE472D3" wp14:editId="0385D978">
                <wp:simplePos x="0" y="0"/>
                <wp:positionH relativeFrom="column">
                  <wp:posOffset>428625</wp:posOffset>
                </wp:positionH>
                <wp:positionV relativeFrom="paragraph">
                  <wp:posOffset>1514475</wp:posOffset>
                </wp:positionV>
                <wp:extent cx="1000125" cy="300990"/>
                <wp:effectExtent l="0" t="0" r="28575" b="22860"/>
                <wp:wrapNone/>
                <wp:docPr id="15" name="Rectangle 15"/>
                <wp:cNvGraphicFramePr/>
                <a:graphic xmlns:a="http://schemas.openxmlformats.org/drawingml/2006/main">
                  <a:graphicData uri="http://schemas.microsoft.com/office/word/2010/wordprocessingShape">
                    <wps:wsp>
                      <wps:cNvSpPr/>
                      <wps:spPr>
                        <a:xfrm>
                          <a:off x="0" y="0"/>
                          <a:ext cx="1000125" cy="300990"/>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431C4490" w14:textId="5E0906F1" w:rsidR="00B3698B" w:rsidRDefault="00B3698B" w:rsidP="00496560">
                            <w:pPr>
                              <w:shd w:val="clear" w:color="auto" w:fill="C6D9F1" w:themeFill="text2" w:themeFillTint="33"/>
                              <w:jc w:val="center"/>
                            </w:pPr>
                            <w: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5" o:spid="_x0000_s1026" style="position:absolute;margin-left:33.75pt;margin-top:119.25pt;width:78.75pt;height:23.7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" fillcolor="#c6d9f1 [671]" strokecolor="#4f81bd [3204]" strokeweight="2pt">
                <v:textbox>
                  <w:txbxContent>
                    <w:p w14:paraId="431C4490" w14:textId="5E0906F1" w:rsidR="00B3698B" w:rsidRDefault="00B3698B" w:rsidP="00496560">
                      <w:pPr>
                        <w:shd w:val="clear" w:color="auto" w:fill="C6D9F1" w:themeFill="text2" w:themeFillTint="33"/>
                        <w:jc w:val="center"/>
                      </w:pPr>
                      <w:r>
                        <w:t>Save</w:t>
                      </w:r>
                    </w:p>
                  </w:txbxContent>
                </v:textbox>
              </v:rect>
            </w:pict>
          </mc:Fallback>
        </mc:AlternateContent>
      </w:r>
      <w:r w:rsidRPr="00F06C2C">
        <w:rPr>
          <w:noProof/>
          <w:sz w:val="20"/>
          <w:szCs w:val="20"/>
        </w:rPr>
        <mc:AlternateContent>
          <mc:Choice Requires="wps">
            <w:drawing>
              <wp:anchor distT="0" distB="0" distL="114300" distR="114300" simplePos="0" relativeHeight="251658245" behindDoc="0" locked="0" layoutInCell="1" allowOverlap="1" wp14:anchorId="4060F198" wp14:editId="24DE6999">
                <wp:simplePos x="0" y="0"/>
                <wp:positionH relativeFrom="column">
                  <wp:posOffset>1504950</wp:posOffset>
                </wp:positionH>
                <wp:positionV relativeFrom="paragraph">
                  <wp:posOffset>1514475</wp:posOffset>
                </wp:positionV>
                <wp:extent cx="1657350" cy="300990"/>
                <wp:effectExtent l="0" t="0" r="19050" b="22860"/>
                <wp:wrapNone/>
                <wp:docPr id="16" name="Rectangle 16"/>
                <wp:cNvGraphicFramePr/>
                <a:graphic xmlns:a="http://schemas.openxmlformats.org/drawingml/2006/main">
                  <a:graphicData uri="http://schemas.microsoft.com/office/word/2010/wordprocessingShape">
                    <wps:wsp>
                      <wps:cNvSpPr/>
                      <wps:spPr>
                        <a:xfrm>
                          <a:off x="0" y="0"/>
                          <a:ext cx="1657350" cy="300990"/>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2E123BDF" w14:textId="65225183" w:rsidR="00B3698B" w:rsidRDefault="00B3698B" w:rsidP="00496560">
                            <w:pPr>
                              <w:shd w:val="clear" w:color="auto" w:fill="C6D9F1" w:themeFill="text2" w:themeFillTint="33"/>
                              <w:jc w:val="center"/>
                            </w:pPr>
                            <w:r>
                              <w:t>Customer Declined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6" o:spid="_x0000_s1027" style="position:absolute;margin-left:118.5pt;margin-top:119.25pt;width:130.5pt;height:23.7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" fillcolor="#c6d9f1 [671]" strokecolor="#4f81bd [3204]" strokeweight="2pt">
                <v:textbox>
                  <w:txbxContent>
                    <w:p w14:paraId="2E123BDF" w14:textId="65225183" w:rsidR="00B3698B" w:rsidRDefault="00B3698B" w:rsidP="00496560">
                      <w:pPr>
                        <w:shd w:val="clear" w:color="auto" w:fill="C6D9F1" w:themeFill="text2" w:themeFillTint="33"/>
                        <w:jc w:val="center"/>
                      </w:pPr>
                      <w:r>
                        <w:t>Customer Declined</w:t>
                      </w:r>
                    </w:p>
                  </w:txbxContent>
                </v:textbox>
              </v:rect>
            </w:pict>
          </mc:Fallback>
        </mc:AlternateContent>
      </w:r>
      <w:r w:rsidRPr="00F06C2C">
        <w:rPr>
          <w:noProof/>
          <w:sz w:val="20"/>
          <w:szCs w:val="20"/>
        </w:rPr>
        <mc:AlternateContent>
          <mc:Choice Requires="wps">
            <w:drawing>
              <wp:anchor distT="0" distB="0" distL="114300" distR="114300" simplePos="0" relativeHeight="251658243" behindDoc="0" locked="0" layoutInCell="1" allowOverlap="1" wp14:anchorId="7ECF6B55" wp14:editId="71FE36E3">
                <wp:simplePos x="0" y="0"/>
                <wp:positionH relativeFrom="column">
                  <wp:posOffset>190500</wp:posOffset>
                </wp:positionH>
                <wp:positionV relativeFrom="paragraph">
                  <wp:posOffset>941070</wp:posOffset>
                </wp:positionV>
                <wp:extent cx="3219450" cy="300990"/>
                <wp:effectExtent l="0" t="0" r="19050" b="22860"/>
                <wp:wrapNone/>
                <wp:docPr id="14" name="Rectangle 14"/>
                <wp:cNvGraphicFramePr/>
                <a:graphic xmlns:a="http://schemas.openxmlformats.org/drawingml/2006/main">
                  <a:graphicData uri="http://schemas.microsoft.com/office/word/2010/wordprocessingShape">
                    <wps:wsp>
                      <wps:cNvSpPr/>
                      <wps:spPr>
                        <a:xfrm>
                          <a:off x="0" y="0"/>
                          <a:ext cx="3219450" cy="300990"/>
                        </a:xfrm>
                        <a:prstGeom prst="rect">
                          <a:avLst/>
                        </a:prstGeom>
                        <a:ln w="3175"/>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26" style="position:absolute;margin-left:15pt;margin-top:74.1pt;width:253.5pt;height:23.7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" fillcolor="white [3201]" strokecolor="#4f81bd [3204]" strokeweight=".25pt"/>
            </w:pict>
          </mc:Fallback>
        </mc:AlternateContent>
      </w:r>
      <w:r w:rsidRPr="00F06C2C">
        <w:rPr>
          <w:noProof/>
          <w:sz w:val="20"/>
          <w:szCs w:val="20"/>
        </w:rPr>
        <mc:AlternateContent>
          <mc:Choice Requires="wps">
            <w:drawing>
              <wp:anchor distT="0" distB="0" distL="114300" distR="114300" simplePos="0" relativeHeight="251658242" behindDoc="0" locked="0" layoutInCell="1" allowOverlap="1" wp14:anchorId="0E0CD8C8" wp14:editId="270D5E8B">
                <wp:simplePos x="0" y="0"/>
                <wp:positionH relativeFrom="column">
                  <wp:posOffset>190500</wp:posOffset>
                </wp:positionH>
                <wp:positionV relativeFrom="paragraph">
                  <wp:posOffset>375285</wp:posOffset>
                </wp:positionV>
                <wp:extent cx="3219450" cy="300990"/>
                <wp:effectExtent l="0" t="0" r="19050" b="22860"/>
                <wp:wrapNone/>
                <wp:docPr id="13" name="Rectangle 13"/>
                <wp:cNvGraphicFramePr/>
                <a:graphic xmlns:a="http://schemas.openxmlformats.org/drawingml/2006/main">
                  <a:graphicData uri="http://schemas.microsoft.com/office/word/2010/wordprocessingShape">
                    <wps:wsp>
                      <wps:cNvSpPr/>
                      <wps:spPr>
                        <a:xfrm>
                          <a:off x="0" y="0"/>
                          <a:ext cx="3219450" cy="300990"/>
                        </a:xfrm>
                        <a:prstGeom prst="rect">
                          <a:avLst/>
                        </a:prstGeom>
                        <a:ln w="3175"/>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6" style="position:absolute;margin-left:15pt;margin-top:29.55pt;width:253.5pt;height:23.7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" fillcolor="white [3201]" strokecolor="#4f81bd [3204]" strokeweight=".25pt"/>
            </w:pict>
          </mc:Fallback>
        </mc:AlternateContent>
      </w:r>
      <w:r w:rsidRPr="00F06C2C">
        <w:rPr>
          <w:noProof/>
          <w:sz w:val="20"/>
          <w:szCs w:val="20"/>
        </w:rPr>
        <mc:AlternateContent>
          <mc:Choice Requires="wps">
            <w:drawing>
              <wp:anchor distT="0" distB="0" distL="114300" distR="114300" simplePos="0" relativeHeight="251658241" behindDoc="0" locked="0" layoutInCell="1" allowOverlap="1" wp14:anchorId="61B5E7A4" wp14:editId="7D683E56">
                <wp:simplePos x="0" y="0"/>
                <wp:positionH relativeFrom="column">
                  <wp:posOffset>57150</wp:posOffset>
                </wp:positionH>
                <wp:positionV relativeFrom="paragraph">
                  <wp:posOffset>678815</wp:posOffset>
                </wp:positionV>
                <wp:extent cx="3514725" cy="1403985"/>
                <wp:effectExtent l="0" t="0" r="9525" b="571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3985"/>
                        </a:xfrm>
                        <a:prstGeom prst="rect">
                          <a:avLst/>
                        </a:prstGeom>
                        <a:solidFill>
                          <a:srgbClr val="FFFFFF"/>
                        </a:solidFill>
                        <a:ln w="9525">
                          <a:noFill/>
                          <a:miter lim="800000"/>
                          <a:headEnd/>
                          <a:tailEnd/>
                        </a:ln>
                      </wps:spPr>
                      <wps:txbx>
                        <w:txbxContent>
                          <w:p w14:paraId="3FF792AB" w14:textId="0699EFF9" w:rsidR="00B3698B" w:rsidRPr="00496560" w:rsidRDefault="00B3698B" w:rsidP="00496560">
                            <w:pPr>
                              <w:jc w:val="center"/>
                              <w:rPr>
                                <w:b/>
                              </w:rPr>
                            </w:pPr>
                            <w:r>
                              <w:rPr>
                                <w:b/>
                              </w:rPr>
                              <w:t>Re-enter email address for validation.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4.5pt;margin-top:53.45pt;width:276.7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" stroked="f">
                <v:textbox style="mso-fit-shape-to-text:t">
                  <w:txbxContent>
                    <w:p w14:paraId="3FF792AB" w14:textId="0699EFF9" w:rsidR="00B3698B" w:rsidRPr="00496560" w:rsidRDefault="00B3698B" w:rsidP="00496560">
                      <w:pPr>
                        <w:jc w:val="center"/>
                        <w:rPr>
                          <w:b/>
                        </w:rPr>
                      </w:pPr>
                      <w:r>
                        <w:rPr>
                          <w:b/>
                        </w:rPr>
                        <w:t>Re-enter email address for validation.</w:t>
                      </w:r>
                    </w:p>
                  </w:txbxContent>
                </v:textbox>
              </v:shape>
            </w:pict>
          </mc:Fallback>
        </mc:AlternateContent>
      </w:r>
      <w:r w:rsidRPr="00F06C2C">
        <w:rPr>
          <w:noProof/>
          <w:sz w:val="20"/>
          <w:szCs w:val="20"/>
        </w:rPr>
        <mc:AlternateContent>
          <mc:Choice Requires="wps">
            <w:drawing>
              <wp:anchor distT="0" distB="0" distL="114300" distR="114300" simplePos="0" relativeHeight="251658240" behindDoc="0" locked="0" layoutInCell="1" allowOverlap="1" wp14:anchorId="4C83A053" wp14:editId="18A68BE1">
                <wp:simplePos x="0" y="0"/>
                <wp:positionH relativeFrom="column">
                  <wp:posOffset>57150</wp:posOffset>
                </wp:positionH>
                <wp:positionV relativeFrom="paragraph">
                  <wp:posOffset>111125</wp:posOffset>
                </wp:positionV>
                <wp:extent cx="3514725" cy="1403985"/>
                <wp:effectExtent l="0" t="0" r="9525"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3985"/>
                        </a:xfrm>
                        <a:prstGeom prst="rect">
                          <a:avLst/>
                        </a:prstGeom>
                        <a:solidFill>
                          <a:srgbClr val="FFFFFF"/>
                        </a:solidFill>
                        <a:ln w="9525">
                          <a:noFill/>
                          <a:miter lim="800000"/>
                          <a:headEnd/>
                          <a:tailEnd/>
                        </a:ln>
                      </wps:spPr>
                      <wps:txbx>
                        <w:txbxContent>
                          <w:p w14:paraId="65662E8B" w14:textId="26A0C76C" w:rsidR="00B3698B" w:rsidRPr="00496560" w:rsidRDefault="00B3698B" w:rsidP="00496560">
                            <w:pPr>
                              <w:jc w:val="center"/>
                              <w:rPr>
                                <w:b/>
                              </w:rPr>
                            </w:pPr>
                            <w:r w:rsidRPr="00496560">
                              <w:rPr>
                                <w:b/>
                              </w:rPr>
                              <w:t>Please provide your email address.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4.5pt;margin-top:8.75pt;width:276.75pt;height:110.5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" stroked="f">
                <v:textbox style="mso-fit-shape-to-text:t">
                  <w:txbxContent>
                    <w:p w14:paraId="65662E8B" w14:textId="26A0C76C" w:rsidR="00B3698B" w:rsidRPr="00496560" w:rsidRDefault="00B3698B" w:rsidP="00496560">
                      <w:pPr>
                        <w:jc w:val="center"/>
                        <w:rPr>
                          <w:b/>
                        </w:rPr>
                      </w:pPr>
                      <w:r w:rsidRPr="00496560">
                        <w:rPr>
                          <w:b/>
                        </w:rPr>
                        <w:t>Please provide your email address.</w:t>
                      </w:r>
                    </w:p>
                  </w:txbxContent>
                </v:textbox>
              </v:shape>
            </w:pict>
          </mc:Fallback>
        </mc:AlternateContent>
      </w:r>
      <w:r w:rsidRPr="00F06C2C">
        <w:rPr>
          <w:noProof/>
          <w:sz w:val="20"/>
          <w:szCs w:val="20"/>
        </w:rPr>
        <mc:AlternateContent>
          <mc:Choice Requires="wps">
            <w:drawing>
              <wp:inline distT="0" distB="0" distL="0" distR="0" wp14:anchorId="34F92509" wp14:editId="7E844354">
                <wp:extent cx="3609975" cy="1933575"/>
                <wp:effectExtent l="0" t="0" r="28575" b="28575"/>
                <wp:docPr id="7" name="Rectangle 7"/>
                <wp:cNvGraphicFramePr/>
                <a:graphic xmlns:a="http://schemas.openxmlformats.org/drawingml/2006/main">
                  <a:graphicData uri="http://schemas.microsoft.com/office/word/2010/wordprocessingShape">
                    <wps:wsp>
                      <wps:cNvSpPr/>
                      <wps:spPr>
                        <a:xfrm>
                          <a:off x="0" y="0"/>
                          <a:ext cx="3609975" cy="1933575"/>
                        </a:xfrm>
                        <a:prstGeom prst="rect">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7" o:spid="_x0000_s1026" style="width:284.25pt;height:15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" fillcolor="white [3201]" strokecolor="#243f60 [1604]" strokeweight="2pt">
                <w10:anchorlock/>
              </v:rect>
            </w:pict>
          </mc:Fallback>
        </mc:AlternateContent>
      </w:r>
    </w:p>
    <w:p w14:paraId="5A27587B" w14:textId="44545ABB" w:rsidR="00496560" w:rsidRDefault="00496560" w:rsidP="00A24C4F">
      <w:pPr>
        <w:rPr>
          <w:sz w:val="20"/>
          <w:szCs w:val="20"/>
        </w:rPr>
      </w:pPr>
    </w:p>
    <w:p w14:paraId="1D55C261" w14:textId="0B91FD1F" w:rsidR="00496560" w:rsidRPr="0023601F" w:rsidRDefault="00496560" w:rsidP="00496560">
      <w:pPr>
        <w:rPr>
          <w:b/>
          <w:i/>
          <w:sz w:val="20"/>
          <w:szCs w:val="20"/>
        </w:rPr>
      </w:pPr>
      <w:r w:rsidRPr="00496560">
        <w:rPr>
          <w:b/>
          <w:sz w:val="20"/>
          <w:szCs w:val="20"/>
        </w:rPr>
        <w:t>For</w:t>
      </w:r>
      <w:r>
        <w:rPr>
          <w:b/>
          <w:sz w:val="20"/>
          <w:szCs w:val="20"/>
        </w:rPr>
        <w:t xml:space="preserve"> customers with existing</w:t>
      </w:r>
      <w:r w:rsidRPr="00496560">
        <w:rPr>
          <w:b/>
          <w:sz w:val="20"/>
          <w:szCs w:val="20"/>
        </w:rPr>
        <w:t xml:space="preserve"> email address:</w:t>
      </w:r>
    </w:p>
    <w:p w14:paraId="2522537F" w14:textId="7AADBE5A" w:rsidR="00496560" w:rsidRDefault="00496560" w:rsidP="00496560">
      <w:pPr>
        <w:rPr>
          <w:b/>
          <w:sz w:val="20"/>
          <w:szCs w:val="20"/>
        </w:rPr>
      </w:pPr>
      <w:r>
        <w:rPr>
          <w:b/>
          <w:sz w:val="20"/>
          <w:szCs w:val="20"/>
        </w:rPr>
        <w:t>Step 1</w:t>
      </w:r>
    </w:p>
    <w:p w14:paraId="45763E2E" w14:textId="77777777" w:rsidR="00496560" w:rsidRDefault="00496560" w:rsidP="00496560">
      <w:pPr>
        <w:rPr>
          <w:sz w:val="20"/>
          <w:szCs w:val="20"/>
        </w:rPr>
      </w:pPr>
      <w:r w:rsidRPr="00F06C2C">
        <w:rPr>
          <w:noProof/>
          <w:sz w:val="20"/>
          <w:szCs w:val="20"/>
        </w:rPr>
        <mc:AlternateContent>
          <mc:Choice Requires="wps">
            <w:drawing>
              <wp:anchor distT="0" distB="0" distL="114300" distR="114300" simplePos="0" relativeHeight="251658255" behindDoc="0" locked="0" layoutInCell="1" allowOverlap="1" wp14:anchorId="643C4A64" wp14:editId="77FEDCCE">
                <wp:simplePos x="0" y="0"/>
                <wp:positionH relativeFrom="column">
                  <wp:posOffset>428625</wp:posOffset>
                </wp:positionH>
                <wp:positionV relativeFrom="paragraph">
                  <wp:posOffset>1514475</wp:posOffset>
                </wp:positionV>
                <wp:extent cx="1000125" cy="300990"/>
                <wp:effectExtent l="0" t="0" r="28575" b="22860"/>
                <wp:wrapNone/>
                <wp:docPr id="25" name="Rectangle 25"/>
                <wp:cNvGraphicFramePr/>
                <a:graphic xmlns:a="http://schemas.openxmlformats.org/drawingml/2006/main">
                  <a:graphicData uri="http://schemas.microsoft.com/office/word/2010/wordprocessingShape">
                    <wps:wsp>
                      <wps:cNvSpPr/>
                      <wps:spPr>
                        <a:xfrm>
                          <a:off x="0" y="0"/>
                          <a:ext cx="1000125" cy="300990"/>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4EF8FC3D" w14:textId="43A92B96" w:rsidR="00B3698B" w:rsidRDefault="00B3698B" w:rsidP="00496560">
                            <w:pPr>
                              <w:shd w:val="clear" w:color="auto" w:fill="C6D9F1" w:themeFill="text2" w:themeFillTint="33"/>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5" o:spid="_x0000_s1030" style="position:absolute;margin-left:33.75pt;margin-top:119.25pt;width:78.75pt;height:23.7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" fillcolor="#c6d9f1 [671]" strokecolor="#4f81bd [3204]" strokeweight="2pt">
                <v:textbox>
                  <w:txbxContent>
                    <w:p w14:paraId="4EF8FC3D" w14:textId="43A92B96" w:rsidR="00B3698B" w:rsidRDefault="00B3698B" w:rsidP="00496560">
                      <w:pPr>
                        <w:shd w:val="clear" w:color="auto" w:fill="C6D9F1" w:themeFill="text2" w:themeFillTint="33"/>
                        <w:jc w:val="center"/>
                      </w:pPr>
                      <w:r>
                        <w:t>Confirm</w:t>
                      </w:r>
                    </w:p>
                  </w:txbxContent>
                </v:textbox>
              </v:rect>
            </w:pict>
          </mc:Fallback>
        </mc:AlternateContent>
      </w:r>
      <w:r w:rsidRPr="00F06C2C">
        <w:rPr>
          <w:noProof/>
          <w:sz w:val="20"/>
          <w:szCs w:val="20"/>
        </w:rPr>
        <mc:AlternateContent>
          <mc:Choice Requires="wps">
            <w:drawing>
              <wp:anchor distT="0" distB="0" distL="114300" distR="114300" simplePos="0" relativeHeight="251658256" behindDoc="0" locked="0" layoutInCell="1" allowOverlap="1" wp14:anchorId="0769BC0E" wp14:editId="7E602A3E">
                <wp:simplePos x="0" y="0"/>
                <wp:positionH relativeFrom="column">
                  <wp:posOffset>1504950</wp:posOffset>
                </wp:positionH>
                <wp:positionV relativeFrom="paragraph">
                  <wp:posOffset>1514475</wp:posOffset>
                </wp:positionV>
                <wp:extent cx="1657350" cy="300990"/>
                <wp:effectExtent l="0" t="0" r="19050" b="22860"/>
                <wp:wrapNone/>
                <wp:docPr id="26" name="Rectangle 26"/>
                <wp:cNvGraphicFramePr/>
                <a:graphic xmlns:a="http://schemas.openxmlformats.org/drawingml/2006/main">
                  <a:graphicData uri="http://schemas.microsoft.com/office/word/2010/wordprocessingShape">
                    <wps:wsp>
                      <wps:cNvSpPr/>
                      <wps:spPr>
                        <a:xfrm>
                          <a:off x="0" y="0"/>
                          <a:ext cx="1657350" cy="300990"/>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0F811A12" w14:textId="4BF9FD85" w:rsidR="00B3698B" w:rsidRDefault="00B3698B" w:rsidP="00496560">
                            <w:pPr>
                              <w:shd w:val="clear" w:color="auto" w:fill="C6D9F1" w:themeFill="text2" w:themeFillTint="33"/>
                              <w:jc w:val="center"/>
                            </w:pPr>
                            <w:r>
                              <w:t>Change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6" o:spid="_x0000_s1031" style="position:absolute;margin-left:118.5pt;margin-top:119.25pt;width:130.5pt;height:23.7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" fillcolor="#c6d9f1 [671]" strokecolor="#4f81bd [3204]" strokeweight="2pt">
                <v:textbox>
                  <w:txbxContent>
                    <w:p w14:paraId="0F811A12" w14:textId="4BF9FD85" w:rsidR="00B3698B" w:rsidRDefault="00B3698B" w:rsidP="00496560">
                      <w:pPr>
                        <w:shd w:val="clear" w:color="auto" w:fill="C6D9F1" w:themeFill="text2" w:themeFillTint="33"/>
                        <w:jc w:val="center"/>
                      </w:pPr>
                      <w:r>
                        <w:t>Change Email</w:t>
                      </w:r>
                    </w:p>
                  </w:txbxContent>
                </v:textbox>
              </v:rect>
            </w:pict>
          </mc:Fallback>
        </mc:AlternateContent>
      </w:r>
      <w:r w:rsidRPr="00F06C2C">
        <w:rPr>
          <w:noProof/>
          <w:sz w:val="20"/>
          <w:szCs w:val="20"/>
        </w:rPr>
        <mc:AlternateContent>
          <mc:Choice Requires="wps">
            <w:drawing>
              <wp:anchor distT="0" distB="0" distL="114300" distR="114300" simplePos="0" relativeHeight="251658254" behindDoc="0" locked="0" layoutInCell="1" allowOverlap="1" wp14:anchorId="4A417F77" wp14:editId="4DC3C422">
                <wp:simplePos x="0" y="0"/>
                <wp:positionH relativeFrom="column">
                  <wp:posOffset>190500</wp:posOffset>
                </wp:positionH>
                <wp:positionV relativeFrom="paragraph">
                  <wp:posOffset>941070</wp:posOffset>
                </wp:positionV>
                <wp:extent cx="3219450" cy="300990"/>
                <wp:effectExtent l="0" t="0" r="19050" b="22860"/>
                <wp:wrapNone/>
                <wp:docPr id="27" name="Rectangle 27"/>
                <wp:cNvGraphicFramePr/>
                <a:graphic xmlns:a="http://schemas.openxmlformats.org/drawingml/2006/main">
                  <a:graphicData uri="http://schemas.microsoft.com/office/word/2010/wordprocessingShape">
                    <wps:wsp>
                      <wps:cNvSpPr/>
                      <wps:spPr>
                        <a:xfrm>
                          <a:off x="0" y="0"/>
                          <a:ext cx="3219450" cy="300990"/>
                        </a:xfrm>
                        <a:prstGeom prst="rect">
                          <a:avLst/>
                        </a:prstGeom>
                        <a:ln w="3175"/>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26" style="position:absolute;margin-left:15pt;margin-top:74.1pt;width:253.5pt;height:23.7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" fillcolor="white [3201]" strokecolor="#4f81bd [3204]" strokeweight=".25pt"/>
            </w:pict>
          </mc:Fallback>
        </mc:AlternateContent>
      </w:r>
      <w:r w:rsidRPr="00F06C2C">
        <w:rPr>
          <w:noProof/>
          <w:sz w:val="20"/>
          <w:szCs w:val="20"/>
        </w:rPr>
        <mc:AlternateContent>
          <mc:Choice Requires="wps">
            <w:drawing>
              <wp:anchor distT="0" distB="0" distL="114300" distR="114300" simplePos="0" relativeHeight="251658253" behindDoc="0" locked="0" layoutInCell="1" allowOverlap="1" wp14:anchorId="6A482643" wp14:editId="4761C774">
                <wp:simplePos x="0" y="0"/>
                <wp:positionH relativeFrom="column">
                  <wp:posOffset>190500</wp:posOffset>
                </wp:positionH>
                <wp:positionV relativeFrom="paragraph">
                  <wp:posOffset>375285</wp:posOffset>
                </wp:positionV>
                <wp:extent cx="3219450" cy="300990"/>
                <wp:effectExtent l="0" t="0" r="19050" b="22860"/>
                <wp:wrapNone/>
                <wp:docPr id="28" name="Rectangle 28"/>
                <wp:cNvGraphicFramePr/>
                <a:graphic xmlns:a="http://schemas.openxmlformats.org/drawingml/2006/main">
                  <a:graphicData uri="http://schemas.microsoft.com/office/word/2010/wordprocessingShape">
                    <wps:wsp>
                      <wps:cNvSpPr/>
                      <wps:spPr>
                        <a:xfrm>
                          <a:off x="0" y="0"/>
                          <a:ext cx="3219450" cy="300990"/>
                        </a:xfrm>
                        <a:prstGeom prst="rect">
                          <a:avLst/>
                        </a:prstGeom>
                        <a:ln w="3175"/>
                      </wps:spPr>
                      <wps:style>
                        <a:lnRef idx="2">
                          <a:schemeClr val="accent1"/>
                        </a:lnRef>
                        <a:fillRef idx="1">
                          <a:schemeClr val="lt1"/>
                        </a:fillRef>
                        <a:effectRef idx="0">
                          <a:schemeClr val="accent1"/>
                        </a:effectRef>
                        <a:fontRef idx="minor">
                          <a:schemeClr val="dk1"/>
                        </a:fontRef>
                      </wps:style>
                      <wps:txbx>
                        <w:txbxContent>
                          <w:p w14:paraId="4413D1BB" w14:textId="22CD7BCE" w:rsidR="00B3698B" w:rsidRPr="0023601F" w:rsidRDefault="00B3698B" w:rsidP="0023601F">
                            <w:pPr>
                              <w:rPr>
                                <w:i/>
                              </w:rPr>
                            </w:pPr>
                            <w:r w:rsidRPr="0023601F">
                              <w:rPr>
                                <w:i/>
                              </w:rPr>
                              <w:t>johndoe@att.com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 o:spid="_x0000_s1032" style="position:absolute;margin-left:15pt;margin-top:29.55pt;width:253.5pt;height:23.7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" fillcolor="white [3201]" strokecolor="#4f81bd [3204]" strokeweight=".25pt">
                <v:textbox>
                  <w:txbxContent>
                    <w:p w14:paraId="4413D1BB" w14:textId="22CD7BCE" w:rsidR="00B3698B" w:rsidRPr="0023601F" w:rsidRDefault="00B3698B" w:rsidP="0023601F">
                      <w:pPr>
                        <w:rPr>
                          <w:i/>
                        </w:rPr>
                      </w:pPr>
                      <w:r w:rsidRPr="0023601F">
                        <w:rPr>
                          <w:i/>
                        </w:rPr>
                        <w:t>johndoe@att.com</w:t>
                      </w:r>
                    </w:p>
                  </w:txbxContent>
                </v:textbox>
              </v:rect>
            </w:pict>
          </mc:Fallback>
        </mc:AlternateContent>
      </w:r>
      <w:r w:rsidRPr="00F06C2C">
        <w:rPr>
          <w:noProof/>
          <w:sz w:val="20"/>
          <w:szCs w:val="20"/>
        </w:rPr>
        <mc:AlternateContent>
          <mc:Choice Requires="wps">
            <w:drawing>
              <wp:anchor distT="0" distB="0" distL="114300" distR="114300" simplePos="0" relativeHeight="251658252" behindDoc="0" locked="0" layoutInCell="1" allowOverlap="1" wp14:anchorId="6E82203C" wp14:editId="111B92C3">
                <wp:simplePos x="0" y="0"/>
                <wp:positionH relativeFrom="column">
                  <wp:posOffset>57150</wp:posOffset>
                </wp:positionH>
                <wp:positionV relativeFrom="paragraph">
                  <wp:posOffset>678815</wp:posOffset>
                </wp:positionV>
                <wp:extent cx="3514725" cy="1403985"/>
                <wp:effectExtent l="0" t="0" r="9525" b="571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3985"/>
                        </a:xfrm>
                        <a:prstGeom prst="rect">
                          <a:avLst/>
                        </a:prstGeom>
                        <a:solidFill>
                          <a:srgbClr val="FFFFFF"/>
                        </a:solidFill>
                        <a:ln w="9525">
                          <a:noFill/>
                          <a:miter lim="800000"/>
                          <a:headEnd/>
                          <a:tailEnd/>
                        </a:ln>
                      </wps:spPr>
                      <wps:txbx>
                        <w:txbxContent>
                          <w:p w14:paraId="19BAF5C0" w14:textId="77777777" w:rsidR="00B3698B" w:rsidRPr="00496560" w:rsidRDefault="00B3698B" w:rsidP="00496560">
                            <w:pPr>
                              <w:jc w:val="center"/>
                              <w:rPr>
                                <w:b/>
                              </w:rPr>
                            </w:pPr>
                            <w:r>
                              <w:rPr>
                                <w:b/>
                              </w:rPr>
                              <w:t>Re-enter email address for validation.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margin-left:4.5pt;margin-top:53.45pt;width:276.75pt;height:110.55pt;z-index:2516582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" stroked="f">
                <v:textbox style="mso-fit-shape-to-text:t">
                  <w:txbxContent>
                    <w:p w14:paraId="19BAF5C0" w14:textId="77777777" w:rsidR="00B3698B" w:rsidRPr="00496560" w:rsidRDefault="00B3698B" w:rsidP="00496560">
                      <w:pPr>
                        <w:jc w:val="center"/>
                        <w:rPr>
                          <w:b/>
                        </w:rPr>
                      </w:pPr>
                      <w:r>
                        <w:rPr>
                          <w:b/>
                        </w:rPr>
                        <w:t>Re-enter email address for validation.</w:t>
                      </w:r>
                    </w:p>
                  </w:txbxContent>
                </v:textbox>
              </v:shape>
            </w:pict>
          </mc:Fallback>
        </mc:AlternateContent>
      </w:r>
      <w:r w:rsidRPr="00F06C2C">
        <w:rPr>
          <w:noProof/>
          <w:sz w:val="20"/>
          <w:szCs w:val="20"/>
        </w:rPr>
        <mc:AlternateContent>
          <mc:Choice Requires="wps">
            <w:drawing>
              <wp:anchor distT="0" distB="0" distL="114300" distR="114300" simplePos="0" relativeHeight="251658251" behindDoc="0" locked="0" layoutInCell="1" allowOverlap="1" wp14:anchorId="69DA0B25" wp14:editId="6CEA6F25">
                <wp:simplePos x="0" y="0"/>
                <wp:positionH relativeFrom="column">
                  <wp:posOffset>57150</wp:posOffset>
                </wp:positionH>
                <wp:positionV relativeFrom="paragraph">
                  <wp:posOffset>111125</wp:posOffset>
                </wp:positionV>
                <wp:extent cx="3514725" cy="1403985"/>
                <wp:effectExtent l="0" t="0" r="9525" b="571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3985"/>
                        </a:xfrm>
                        <a:prstGeom prst="rect">
                          <a:avLst/>
                        </a:prstGeom>
                        <a:solidFill>
                          <a:srgbClr val="FFFFFF"/>
                        </a:solidFill>
                        <a:ln w="9525">
                          <a:noFill/>
                          <a:miter lim="800000"/>
                          <a:headEnd/>
                          <a:tailEnd/>
                        </a:ln>
                      </wps:spPr>
                      <wps:txbx>
                        <w:txbxContent>
                          <w:p w14:paraId="2968767B" w14:textId="507FC3F6" w:rsidR="00B3698B" w:rsidRPr="00496560" w:rsidRDefault="00B3698B" w:rsidP="00496560">
                            <w:pPr>
                              <w:jc w:val="center"/>
                              <w:rPr>
                                <w:b/>
                              </w:rPr>
                            </w:pPr>
                            <w:r>
                              <w:rPr>
                                <w:b/>
                              </w:rPr>
                              <w:t>Please confirm your email address 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4" type="#_x0000_t202" style="position:absolute;margin-left:4.5pt;margin-top:8.75pt;width:276.75pt;height:110.55pt;z-index:25165825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" stroked="f">
                <v:textbox style="mso-fit-shape-to-text:t">
                  <w:txbxContent>
                    <w:p w14:paraId="2968767B" w14:textId="507FC3F6" w:rsidR="00B3698B" w:rsidRPr="00496560" w:rsidRDefault="00B3698B" w:rsidP="00496560">
                      <w:pPr>
                        <w:jc w:val="center"/>
                        <w:rPr>
                          <w:b/>
                        </w:rPr>
                      </w:pPr>
                      <w:r>
                        <w:rPr>
                          <w:b/>
                        </w:rPr>
                        <w:t>Please confirm your email address is…</w:t>
                      </w:r>
                    </w:p>
                  </w:txbxContent>
                </v:textbox>
              </v:shape>
            </w:pict>
          </mc:Fallback>
        </mc:AlternateContent>
      </w:r>
      <w:r w:rsidRPr="00F06C2C">
        <w:rPr>
          <w:noProof/>
          <w:sz w:val="20"/>
          <w:szCs w:val="20"/>
        </w:rPr>
        <mc:AlternateContent>
          <mc:Choice Requires="wps">
            <w:drawing>
              <wp:inline distT="0" distB="0" distL="0" distR="0" wp14:anchorId="78B6BD13" wp14:editId="15806BA1">
                <wp:extent cx="3609975" cy="1933575"/>
                <wp:effectExtent l="0" t="0" r="28575" b="28575"/>
                <wp:docPr id="31" name="Rectangle 31"/>
                <wp:cNvGraphicFramePr/>
                <a:graphic xmlns:a="http://schemas.openxmlformats.org/drawingml/2006/main">
                  <a:graphicData uri="http://schemas.microsoft.com/office/word/2010/wordprocessingShape">
                    <wps:wsp>
                      <wps:cNvSpPr/>
                      <wps:spPr>
                        <a:xfrm>
                          <a:off x="0" y="0"/>
                          <a:ext cx="3609975" cy="1933575"/>
                        </a:xfrm>
                        <a:prstGeom prst="rect">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31" o:spid="_x0000_s1026" style="width:284.25pt;height:15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" fillcolor="white [3201]" strokecolor="#243f60 [1604]" strokeweight="2pt">
                <w10:anchorlock/>
              </v:rect>
            </w:pict>
          </mc:Fallback>
        </mc:AlternateContent>
      </w:r>
    </w:p>
    <w:p w14:paraId="30E9F5A5" w14:textId="77777777" w:rsidR="00496560" w:rsidRDefault="00496560" w:rsidP="00496560">
      <w:pPr>
        <w:rPr>
          <w:b/>
          <w:sz w:val="20"/>
          <w:szCs w:val="20"/>
        </w:rPr>
      </w:pPr>
    </w:p>
    <w:p w14:paraId="17292B9A" w14:textId="61931CC3" w:rsidR="00496560" w:rsidRPr="00496560" w:rsidRDefault="0023601F" w:rsidP="00496560">
      <w:pPr>
        <w:rPr>
          <w:b/>
          <w:sz w:val="20"/>
          <w:szCs w:val="20"/>
        </w:rPr>
      </w:pPr>
      <w:r>
        <w:rPr>
          <w:b/>
          <w:sz w:val="20"/>
          <w:szCs w:val="20"/>
        </w:rPr>
        <w:t>Step 2</w:t>
      </w:r>
    </w:p>
    <w:p w14:paraId="7E0EC865" w14:textId="76EA6DB5" w:rsidR="00496560" w:rsidRDefault="00496560" w:rsidP="00496560">
      <w:pPr>
        <w:rPr>
          <w:sz w:val="20"/>
          <w:szCs w:val="20"/>
        </w:rPr>
      </w:pPr>
      <w:r w:rsidRPr="00F06C2C">
        <w:rPr>
          <w:noProof/>
          <w:sz w:val="20"/>
          <w:szCs w:val="20"/>
        </w:rPr>
        <mc:AlternateContent>
          <mc:Choice Requires="wps">
            <w:drawing>
              <wp:anchor distT="0" distB="0" distL="114300" distR="114300" simplePos="0" relativeHeight="251658250" behindDoc="0" locked="0" layoutInCell="1" allowOverlap="1" wp14:anchorId="182ABDA2" wp14:editId="55907D95">
                <wp:simplePos x="0" y="0"/>
                <wp:positionH relativeFrom="column">
                  <wp:posOffset>1343025</wp:posOffset>
                </wp:positionH>
                <wp:positionV relativeFrom="paragraph">
                  <wp:posOffset>1514475</wp:posOffset>
                </wp:positionV>
                <wp:extent cx="1000125" cy="300990"/>
                <wp:effectExtent l="0" t="0" r="28575" b="22860"/>
                <wp:wrapNone/>
                <wp:docPr id="17" name="Rectangle 17"/>
                <wp:cNvGraphicFramePr/>
                <a:graphic xmlns:a="http://schemas.openxmlformats.org/drawingml/2006/main">
                  <a:graphicData uri="http://schemas.microsoft.com/office/word/2010/wordprocessingShape">
                    <wps:wsp>
                      <wps:cNvSpPr/>
                      <wps:spPr>
                        <a:xfrm>
                          <a:off x="0" y="0"/>
                          <a:ext cx="1000125" cy="300990"/>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1565A93D" w14:textId="77777777" w:rsidR="00B3698B" w:rsidRDefault="00B3698B" w:rsidP="00496560">
                            <w:pPr>
                              <w:shd w:val="clear" w:color="auto" w:fill="C6D9F1" w:themeFill="text2" w:themeFillTint="33"/>
                              <w:jc w:val="center"/>
                            </w:pPr>
                            <w: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7" o:spid="_x0000_s1035" style="position:absolute;margin-left:105.75pt;margin-top:119.25pt;width:78.75pt;height:23.7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" fillcolor="#c6d9f1 [671]" strokecolor="#4f81bd [3204]" strokeweight="2pt">
                <v:textbox>
                  <w:txbxContent>
                    <w:p w14:paraId="1565A93D" w14:textId="77777777" w:rsidR="00B3698B" w:rsidRDefault="00B3698B" w:rsidP="00496560">
                      <w:pPr>
                        <w:shd w:val="clear" w:color="auto" w:fill="C6D9F1" w:themeFill="text2" w:themeFillTint="33"/>
                        <w:jc w:val="center"/>
                      </w:pPr>
                      <w:r>
                        <w:t>Save</w:t>
                      </w:r>
                    </w:p>
                  </w:txbxContent>
                </v:textbox>
              </v:rect>
            </w:pict>
          </mc:Fallback>
        </mc:AlternateContent>
      </w:r>
      <w:r w:rsidRPr="00F06C2C">
        <w:rPr>
          <w:noProof/>
          <w:sz w:val="20"/>
          <w:szCs w:val="20"/>
        </w:rPr>
        <mc:AlternateContent>
          <mc:Choice Requires="wps">
            <w:drawing>
              <wp:anchor distT="0" distB="0" distL="114300" distR="114300" simplePos="0" relativeHeight="251658249" behindDoc="0" locked="0" layoutInCell="1" allowOverlap="1" wp14:anchorId="44D12E58" wp14:editId="1A7FA21B">
                <wp:simplePos x="0" y="0"/>
                <wp:positionH relativeFrom="column">
                  <wp:posOffset>190500</wp:posOffset>
                </wp:positionH>
                <wp:positionV relativeFrom="paragraph">
                  <wp:posOffset>941070</wp:posOffset>
                </wp:positionV>
                <wp:extent cx="3219450" cy="300990"/>
                <wp:effectExtent l="0" t="0" r="19050" b="22860"/>
                <wp:wrapNone/>
                <wp:docPr id="20" name="Rectangle 20"/>
                <wp:cNvGraphicFramePr/>
                <a:graphic xmlns:a="http://schemas.openxmlformats.org/drawingml/2006/main">
                  <a:graphicData uri="http://schemas.microsoft.com/office/word/2010/wordprocessingShape">
                    <wps:wsp>
                      <wps:cNvSpPr/>
                      <wps:spPr>
                        <a:xfrm>
                          <a:off x="0" y="0"/>
                          <a:ext cx="3219450" cy="300990"/>
                        </a:xfrm>
                        <a:prstGeom prst="rect">
                          <a:avLst/>
                        </a:prstGeom>
                        <a:ln w="3175"/>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 o:spid="_x0000_s1026" style="position:absolute;margin-left:15pt;margin-top:74.1pt;width:253.5pt;height:23.7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" fillcolor="white [3201]" strokecolor="#4f81bd [3204]" strokeweight=".25pt"/>
            </w:pict>
          </mc:Fallback>
        </mc:AlternateContent>
      </w:r>
      <w:r w:rsidRPr="00F06C2C">
        <w:rPr>
          <w:noProof/>
          <w:sz w:val="20"/>
          <w:szCs w:val="20"/>
        </w:rPr>
        <mc:AlternateContent>
          <mc:Choice Requires="wps">
            <w:drawing>
              <wp:anchor distT="0" distB="0" distL="114300" distR="114300" simplePos="0" relativeHeight="251658248" behindDoc="0" locked="0" layoutInCell="1" allowOverlap="1" wp14:anchorId="1BEAA5B3" wp14:editId="13E38059">
                <wp:simplePos x="0" y="0"/>
                <wp:positionH relativeFrom="column">
                  <wp:posOffset>190500</wp:posOffset>
                </wp:positionH>
                <wp:positionV relativeFrom="paragraph">
                  <wp:posOffset>375285</wp:posOffset>
                </wp:positionV>
                <wp:extent cx="3219450" cy="300990"/>
                <wp:effectExtent l="0" t="0" r="19050" b="22860"/>
                <wp:wrapNone/>
                <wp:docPr id="21" name="Rectangle 21"/>
                <wp:cNvGraphicFramePr/>
                <a:graphic xmlns:a="http://schemas.openxmlformats.org/drawingml/2006/main">
                  <a:graphicData uri="http://schemas.microsoft.com/office/word/2010/wordprocessingShape">
                    <wps:wsp>
                      <wps:cNvSpPr/>
                      <wps:spPr>
                        <a:xfrm>
                          <a:off x="0" y="0"/>
                          <a:ext cx="3219450" cy="300990"/>
                        </a:xfrm>
                        <a:prstGeom prst="rect">
                          <a:avLst/>
                        </a:prstGeom>
                        <a:ln w="3175"/>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1" o:spid="_x0000_s1026" style="position:absolute;margin-left:15pt;margin-top:29.55pt;width:253.5pt;height:23.7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" fillcolor="white [3201]" strokecolor="#4f81bd [3204]" strokeweight=".25pt"/>
            </w:pict>
          </mc:Fallback>
        </mc:AlternateContent>
      </w:r>
      <w:r w:rsidRPr="00F06C2C">
        <w:rPr>
          <w:noProof/>
          <w:sz w:val="20"/>
          <w:szCs w:val="20"/>
        </w:rPr>
        <mc:AlternateContent>
          <mc:Choice Requires="wps">
            <w:drawing>
              <wp:anchor distT="0" distB="0" distL="114300" distR="114300" simplePos="0" relativeHeight="251658247" behindDoc="0" locked="0" layoutInCell="1" allowOverlap="1" wp14:anchorId="19BF9247" wp14:editId="655B6D41">
                <wp:simplePos x="0" y="0"/>
                <wp:positionH relativeFrom="column">
                  <wp:posOffset>57150</wp:posOffset>
                </wp:positionH>
                <wp:positionV relativeFrom="paragraph">
                  <wp:posOffset>678815</wp:posOffset>
                </wp:positionV>
                <wp:extent cx="3514725" cy="1403985"/>
                <wp:effectExtent l="0" t="0" r="9525" b="571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3985"/>
                        </a:xfrm>
                        <a:prstGeom prst="rect">
                          <a:avLst/>
                        </a:prstGeom>
                        <a:solidFill>
                          <a:srgbClr val="FFFFFF"/>
                        </a:solidFill>
                        <a:ln w="9525">
                          <a:noFill/>
                          <a:miter lim="800000"/>
                          <a:headEnd/>
                          <a:tailEnd/>
                        </a:ln>
                      </wps:spPr>
                      <wps:txbx>
                        <w:txbxContent>
                          <w:p w14:paraId="5A3D1B5F" w14:textId="77777777" w:rsidR="00B3698B" w:rsidRPr="00496560" w:rsidRDefault="00B3698B" w:rsidP="00496560">
                            <w:pPr>
                              <w:jc w:val="center"/>
                              <w:rPr>
                                <w:b/>
                              </w:rPr>
                            </w:pPr>
                            <w:r>
                              <w:rPr>
                                <w:b/>
                              </w:rPr>
                              <w:t>Re-enter email address for validation.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6" type="#_x0000_t202" style="position:absolute;margin-left:4.5pt;margin-top:53.45pt;width:276.75pt;height:110.55pt;z-index:251658247;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" stroked="f">
                <v:textbox style="mso-fit-shape-to-text:t">
                  <w:txbxContent>
                    <w:p w14:paraId="5A3D1B5F" w14:textId="77777777" w:rsidR="00B3698B" w:rsidRPr="00496560" w:rsidRDefault="00B3698B" w:rsidP="00496560">
                      <w:pPr>
                        <w:jc w:val="center"/>
                        <w:rPr>
                          <w:b/>
                        </w:rPr>
                      </w:pPr>
                      <w:r>
                        <w:rPr>
                          <w:b/>
                        </w:rPr>
                        <w:t>Re-enter email address for validation.</w:t>
                      </w:r>
                    </w:p>
                  </w:txbxContent>
                </v:textbox>
              </v:shape>
            </w:pict>
          </mc:Fallback>
        </mc:AlternateContent>
      </w:r>
      <w:r w:rsidRPr="00F06C2C">
        <w:rPr>
          <w:noProof/>
          <w:sz w:val="20"/>
          <w:szCs w:val="20"/>
        </w:rPr>
        <mc:AlternateContent>
          <mc:Choice Requires="wps">
            <w:drawing>
              <wp:anchor distT="0" distB="0" distL="114300" distR="114300" simplePos="0" relativeHeight="251658246" behindDoc="0" locked="0" layoutInCell="1" allowOverlap="1" wp14:anchorId="7F7B510B" wp14:editId="38E10B8E">
                <wp:simplePos x="0" y="0"/>
                <wp:positionH relativeFrom="column">
                  <wp:posOffset>57150</wp:posOffset>
                </wp:positionH>
                <wp:positionV relativeFrom="paragraph">
                  <wp:posOffset>111125</wp:posOffset>
                </wp:positionV>
                <wp:extent cx="3514725" cy="1403985"/>
                <wp:effectExtent l="0" t="0" r="9525" b="571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403985"/>
                        </a:xfrm>
                        <a:prstGeom prst="rect">
                          <a:avLst/>
                        </a:prstGeom>
                        <a:solidFill>
                          <a:srgbClr val="FFFFFF"/>
                        </a:solidFill>
                        <a:ln w="9525">
                          <a:noFill/>
                          <a:miter lim="800000"/>
                          <a:headEnd/>
                          <a:tailEnd/>
                        </a:ln>
                      </wps:spPr>
                      <wps:txbx>
                        <w:txbxContent>
                          <w:p w14:paraId="18715917" w14:textId="77777777" w:rsidR="00B3698B" w:rsidRPr="00496560" w:rsidRDefault="00B3698B" w:rsidP="00496560">
                            <w:pPr>
                              <w:jc w:val="center"/>
                              <w:rPr>
                                <w:b/>
                              </w:rPr>
                            </w:pPr>
                            <w:r w:rsidRPr="00496560">
                              <w:rPr>
                                <w:b/>
                              </w:rPr>
                              <w:t>Please provide your email address.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7" type="#_x0000_t202" style="position:absolute;margin-left:4.5pt;margin-top:8.75pt;width:276.75pt;height:110.55pt;z-index:25165824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" stroked="f">
                <v:textbox style="mso-fit-shape-to-text:t">
                  <w:txbxContent>
                    <w:p w14:paraId="18715917" w14:textId="77777777" w:rsidR="00B3698B" w:rsidRPr="00496560" w:rsidRDefault="00B3698B" w:rsidP="00496560">
                      <w:pPr>
                        <w:jc w:val="center"/>
                        <w:rPr>
                          <w:b/>
                        </w:rPr>
                      </w:pPr>
                      <w:r w:rsidRPr="00496560">
                        <w:rPr>
                          <w:b/>
                        </w:rPr>
                        <w:t>Please provide your email address.</w:t>
                      </w:r>
                    </w:p>
                  </w:txbxContent>
                </v:textbox>
              </v:shape>
            </w:pict>
          </mc:Fallback>
        </mc:AlternateContent>
      </w:r>
      <w:r w:rsidRPr="00F06C2C">
        <w:rPr>
          <w:noProof/>
          <w:sz w:val="20"/>
          <w:szCs w:val="20"/>
        </w:rPr>
        <mc:AlternateContent>
          <mc:Choice Requires="wps">
            <w:drawing>
              <wp:inline distT="0" distB="0" distL="0" distR="0" wp14:anchorId="2C852A78" wp14:editId="0BBAF5F1">
                <wp:extent cx="3609975" cy="1933575"/>
                <wp:effectExtent l="0" t="0" r="28575" b="28575"/>
                <wp:docPr id="24" name="Rectangle 24"/>
                <wp:cNvGraphicFramePr/>
                <a:graphic xmlns:a="http://schemas.openxmlformats.org/drawingml/2006/main">
                  <a:graphicData uri="http://schemas.microsoft.com/office/word/2010/wordprocessingShape">
                    <wps:wsp>
                      <wps:cNvSpPr/>
                      <wps:spPr>
                        <a:xfrm>
                          <a:off x="0" y="0"/>
                          <a:ext cx="3609975" cy="1933575"/>
                        </a:xfrm>
                        <a:prstGeom prst="rect">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24" o:spid="_x0000_s1026" style="width:284.25pt;height:15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" fillcolor="white [3201]" strokecolor="#243f60 [1604]" strokeweight="2pt">
                <w10:anchorlock/>
              </v:rect>
            </w:pict>
          </mc:Fallback>
        </mc:AlternateContent>
      </w:r>
    </w:p>
    <w:p w14:paraId="327A4B63" w14:textId="77777777" w:rsidR="00496560" w:rsidRDefault="00496560" w:rsidP="00A24C4F">
      <w:pPr>
        <w:rPr>
          <w:sz w:val="20"/>
          <w:szCs w:val="20"/>
        </w:rPr>
      </w:pPr>
    </w:p>
    <w:p w14:paraId="18AAF39A" w14:textId="676F21D6" w:rsidR="00496560" w:rsidRDefault="00496560" w:rsidP="00A24C4F">
      <w:pPr>
        <w:rPr>
          <w:sz w:val="20"/>
          <w:szCs w:val="20"/>
        </w:rPr>
      </w:pPr>
    </w:p>
    <w:p w14:paraId="71501E3A" w14:textId="61443B1D" w:rsidR="00496560" w:rsidRDefault="00496560" w:rsidP="00A24C4F">
      <w:pPr>
        <w:rPr>
          <w:sz w:val="20"/>
          <w:szCs w:val="20"/>
        </w:rPr>
      </w:pPr>
    </w:p>
    <w:p w14:paraId="3C5B095E" w14:textId="77777777" w:rsidR="00496560" w:rsidRDefault="00496560" w:rsidP="00A24C4F">
      <w:pPr>
        <w:rPr>
          <w:sz w:val="20"/>
          <w:szCs w:val="20"/>
        </w:rPr>
      </w:pPr>
    </w:p>
    <w:p w14:paraId="0B831D3D" w14:textId="77777777" w:rsidR="00496560" w:rsidRDefault="00496560" w:rsidP="00A24C4F">
      <w:pPr>
        <w:rPr>
          <w:sz w:val="20"/>
          <w:szCs w:val="20"/>
        </w:rPr>
      </w:pPr>
    </w:p>
    <w:p w14:paraId="6D9B5507" w14:textId="254ED1C5" w:rsidR="00A24C4F" w:rsidRPr="0023178F" w:rsidRDefault="00A24C4F" w:rsidP="00A24C4F">
      <w:pPr>
        <w:pStyle w:val="ListParagraph"/>
        <w:numPr>
          <w:ilvl w:val="0"/>
          <w:numId w:val="50"/>
        </w:numPr>
        <w:rPr>
          <w:sz w:val="20"/>
          <w:szCs w:val="20"/>
        </w:rPr>
      </w:pPr>
      <w:r w:rsidRPr="0023178F">
        <w:rPr>
          <w:sz w:val="20"/>
          <w:szCs w:val="20"/>
        </w:rPr>
        <w:t>If the customer does not want to supply an email address, the CS</w:t>
      </w:r>
      <w:r w:rsidR="00A37CAE">
        <w:rPr>
          <w:sz w:val="20"/>
          <w:szCs w:val="20"/>
        </w:rPr>
        <w:t>R</w:t>
      </w:r>
      <w:r w:rsidR="00205B43">
        <w:rPr>
          <w:sz w:val="20"/>
          <w:szCs w:val="20"/>
        </w:rPr>
        <w:t xml:space="preserve"> </w:t>
      </w:r>
      <w:r w:rsidRPr="0023178F">
        <w:rPr>
          <w:sz w:val="20"/>
          <w:szCs w:val="20"/>
        </w:rPr>
        <w:t xml:space="preserve">will </w:t>
      </w:r>
      <w:r w:rsidR="0023178F" w:rsidRPr="0023178F">
        <w:rPr>
          <w:sz w:val="20"/>
          <w:szCs w:val="20"/>
        </w:rPr>
        <w:t>click</w:t>
      </w:r>
      <w:r w:rsidRPr="0023178F">
        <w:rPr>
          <w:sz w:val="20"/>
          <w:szCs w:val="20"/>
        </w:rPr>
        <w:t xml:space="preserve"> the </w:t>
      </w:r>
      <w:r w:rsidR="0023601F">
        <w:rPr>
          <w:sz w:val="20"/>
          <w:szCs w:val="20"/>
        </w:rPr>
        <w:t>“Customer Declined”</w:t>
      </w:r>
      <w:r w:rsidR="0023601F" w:rsidRPr="0023178F">
        <w:rPr>
          <w:sz w:val="20"/>
          <w:szCs w:val="20"/>
        </w:rPr>
        <w:t xml:space="preserve"> </w:t>
      </w:r>
      <w:r w:rsidRPr="0023178F">
        <w:rPr>
          <w:sz w:val="20"/>
          <w:szCs w:val="20"/>
        </w:rPr>
        <w:t>button and process will resume with the next step of the move in process.</w:t>
      </w:r>
      <w:r w:rsidR="00A37CAE">
        <w:rPr>
          <w:sz w:val="20"/>
          <w:szCs w:val="20"/>
        </w:rPr>
        <w:t xml:space="preserve"> No updates will be made anywhere.</w:t>
      </w:r>
    </w:p>
    <w:p w14:paraId="3AB13F1E" w14:textId="5BD23421" w:rsidR="0023601F" w:rsidRDefault="00A24C4F" w:rsidP="00A24C4F">
      <w:pPr>
        <w:pStyle w:val="ListParagraph"/>
        <w:numPr>
          <w:ilvl w:val="0"/>
          <w:numId w:val="50"/>
        </w:numPr>
        <w:rPr>
          <w:sz w:val="20"/>
          <w:szCs w:val="20"/>
        </w:rPr>
      </w:pPr>
      <w:r w:rsidRPr="0023601F">
        <w:rPr>
          <w:sz w:val="20"/>
          <w:szCs w:val="20"/>
        </w:rPr>
        <w:t>If the customer does supply an email address</w:t>
      </w:r>
      <w:r w:rsidR="00A37CAE" w:rsidRPr="0023601F">
        <w:rPr>
          <w:sz w:val="20"/>
          <w:szCs w:val="20"/>
        </w:rPr>
        <w:t>,</w:t>
      </w:r>
      <w:r w:rsidRPr="0023601F">
        <w:rPr>
          <w:sz w:val="20"/>
          <w:szCs w:val="20"/>
        </w:rPr>
        <w:t xml:space="preserve"> the CSR will confirm the email address by </w:t>
      </w:r>
      <w:r w:rsidR="0023601F" w:rsidRPr="0023601F">
        <w:rPr>
          <w:sz w:val="20"/>
          <w:szCs w:val="20"/>
        </w:rPr>
        <w:t>re-entering the email address.</w:t>
      </w:r>
      <w:r w:rsidR="0023601F">
        <w:rPr>
          <w:sz w:val="20"/>
          <w:szCs w:val="20"/>
        </w:rPr>
        <w:t xml:space="preserve">  When CSR selects “save”, the two fields will be compared.  If they match, the email address will be saved.  If not, CSR will get an error and must correct to complete.</w:t>
      </w:r>
    </w:p>
    <w:p w14:paraId="2ABD216A" w14:textId="77777777" w:rsidR="00A24C4F" w:rsidRPr="0023601F" w:rsidRDefault="00A24C4F" w:rsidP="0023601F">
      <w:pPr>
        <w:pStyle w:val="ListParagraph"/>
        <w:rPr>
          <w:sz w:val="20"/>
          <w:szCs w:val="20"/>
        </w:rPr>
      </w:pPr>
    </w:p>
    <w:p w14:paraId="34B7A677" w14:textId="3D74996D" w:rsidR="00A24C4F" w:rsidRPr="0023178F" w:rsidRDefault="00A24C4F" w:rsidP="00A24C4F">
      <w:pPr>
        <w:rPr>
          <w:sz w:val="20"/>
          <w:szCs w:val="20"/>
        </w:rPr>
      </w:pPr>
      <w:r w:rsidRPr="0023178F">
        <w:rPr>
          <w:sz w:val="20"/>
          <w:szCs w:val="20"/>
        </w:rPr>
        <w:t xml:space="preserve">The email address will be checked for </w:t>
      </w:r>
      <w:r w:rsidR="0023601F">
        <w:rPr>
          <w:sz w:val="20"/>
          <w:szCs w:val="20"/>
        </w:rPr>
        <w:t>syntax</w:t>
      </w:r>
      <w:r w:rsidR="003A3184">
        <w:rPr>
          <w:sz w:val="20"/>
          <w:szCs w:val="20"/>
        </w:rPr>
        <w:t xml:space="preserve"> </w:t>
      </w:r>
      <w:r w:rsidRPr="0023178F">
        <w:rPr>
          <w:sz w:val="20"/>
          <w:szCs w:val="20"/>
        </w:rPr>
        <w:t xml:space="preserve">and </w:t>
      </w:r>
      <w:r w:rsidR="0023178F">
        <w:rPr>
          <w:sz w:val="20"/>
          <w:szCs w:val="20"/>
        </w:rPr>
        <w:t>then</w:t>
      </w:r>
      <w:r w:rsidR="0023178F" w:rsidRPr="0023178F">
        <w:rPr>
          <w:sz w:val="20"/>
          <w:szCs w:val="20"/>
        </w:rPr>
        <w:t xml:space="preserve"> </w:t>
      </w:r>
      <w:r w:rsidRPr="0023178F">
        <w:rPr>
          <w:sz w:val="20"/>
          <w:szCs w:val="20"/>
        </w:rPr>
        <w:t xml:space="preserve">pass </w:t>
      </w:r>
      <w:r w:rsidR="003A3184">
        <w:rPr>
          <w:sz w:val="20"/>
          <w:szCs w:val="20"/>
        </w:rPr>
        <w:t>update</w:t>
      </w:r>
      <w:r w:rsidR="003A3184" w:rsidRPr="0023178F">
        <w:rPr>
          <w:sz w:val="20"/>
          <w:szCs w:val="20"/>
        </w:rPr>
        <w:t xml:space="preserve"> </w:t>
      </w:r>
      <w:r w:rsidRPr="0023178F">
        <w:rPr>
          <w:sz w:val="20"/>
          <w:szCs w:val="20"/>
        </w:rPr>
        <w:t>to ECC. Both the business partner independent and dependent email address will be updated</w:t>
      </w:r>
      <w:r w:rsidR="0023601F">
        <w:rPr>
          <w:sz w:val="20"/>
          <w:szCs w:val="20"/>
        </w:rPr>
        <w:t xml:space="preserve"> (field references below)</w:t>
      </w:r>
      <w:r w:rsidRPr="0023178F">
        <w:rPr>
          <w:sz w:val="20"/>
          <w:szCs w:val="20"/>
        </w:rPr>
        <w:t>.</w:t>
      </w:r>
    </w:p>
    <w:p w14:paraId="0479FD99" w14:textId="77777777" w:rsidR="00A24C4F" w:rsidRPr="0023178F" w:rsidRDefault="00A24C4F" w:rsidP="00A24C4F">
      <w:pPr>
        <w:rPr>
          <w:sz w:val="20"/>
          <w:szCs w:val="20"/>
        </w:rPr>
      </w:pPr>
    </w:p>
    <w:p w14:paraId="57028C4E" w14:textId="67EC71F3" w:rsidR="00A24C4F" w:rsidRDefault="00A24C4F" w:rsidP="00A24C4F">
      <w:pPr>
        <w:rPr>
          <w:sz w:val="20"/>
          <w:szCs w:val="20"/>
        </w:rPr>
      </w:pPr>
      <w:r w:rsidRPr="0023178F">
        <w:rPr>
          <w:sz w:val="20"/>
          <w:szCs w:val="20"/>
        </w:rPr>
        <w:t>The update on email address change</w:t>
      </w:r>
      <w:r w:rsidR="003A3184">
        <w:rPr>
          <w:sz w:val="20"/>
          <w:szCs w:val="20"/>
        </w:rPr>
        <w:t xml:space="preserve"> in ECC</w:t>
      </w:r>
      <w:r w:rsidRPr="0023178F">
        <w:rPr>
          <w:sz w:val="20"/>
          <w:szCs w:val="20"/>
        </w:rPr>
        <w:t xml:space="preserve"> will invoke Okta update </w:t>
      </w:r>
      <w:r w:rsidR="0023178F" w:rsidRPr="0023178F">
        <w:rPr>
          <w:sz w:val="20"/>
          <w:szCs w:val="20"/>
        </w:rPr>
        <w:t>function</w:t>
      </w:r>
      <w:r w:rsidRPr="0023178F">
        <w:rPr>
          <w:sz w:val="20"/>
          <w:szCs w:val="20"/>
        </w:rPr>
        <w:t xml:space="preserve"> from ECC and push the update/change to Okta if the custome</w:t>
      </w:r>
      <w:r w:rsidR="0023178F">
        <w:rPr>
          <w:sz w:val="20"/>
          <w:szCs w:val="20"/>
        </w:rPr>
        <w:t xml:space="preserve">r </w:t>
      </w:r>
      <w:r w:rsidRPr="0023178F">
        <w:rPr>
          <w:sz w:val="20"/>
          <w:szCs w:val="20"/>
        </w:rPr>
        <w:t>has an eServices profile</w:t>
      </w:r>
      <w:r w:rsidR="0023601F">
        <w:rPr>
          <w:sz w:val="20"/>
          <w:szCs w:val="20"/>
        </w:rPr>
        <w:t xml:space="preserve">. </w:t>
      </w:r>
    </w:p>
    <w:p w14:paraId="491C90D1" w14:textId="77777777" w:rsidR="0023601F" w:rsidRDefault="0023601F" w:rsidP="00A24C4F">
      <w:pPr>
        <w:rPr>
          <w:sz w:val="20"/>
          <w:szCs w:val="20"/>
        </w:rPr>
      </w:pPr>
    </w:p>
    <w:p w14:paraId="001F3ABA" w14:textId="19EBAA34" w:rsidR="0023601F" w:rsidRPr="0023178F" w:rsidRDefault="0023601F" w:rsidP="00A24C4F">
      <w:pPr>
        <w:rPr>
          <w:sz w:val="20"/>
          <w:szCs w:val="20"/>
        </w:rPr>
      </w:pPr>
      <w:r>
        <w:rPr>
          <w:sz w:val="20"/>
          <w:szCs w:val="20"/>
        </w:rPr>
        <w:t>A “Welcome to CE” email will be sent to all added email addresses through this process.  Content of this email is TBD.</w:t>
      </w:r>
    </w:p>
    <w:p w14:paraId="17CD6F3E" w14:textId="77777777" w:rsidR="00A24C4F" w:rsidRPr="0023178F" w:rsidRDefault="00A24C4F" w:rsidP="00A24C4F">
      <w:pPr>
        <w:rPr>
          <w:sz w:val="20"/>
          <w:szCs w:val="20"/>
        </w:rPr>
      </w:pPr>
    </w:p>
    <w:p w14:paraId="20D81B85" w14:textId="3F316E5F" w:rsidR="00B33CB3" w:rsidRPr="0023178F" w:rsidRDefault="00A24C4F" w:rsidP="00A24C4F">
      <w:pPr>
        <w:rPr>
          <w:i/>
          <w:sz w:val="20"/>
          <w:szCs w:val="20"/>
        </w:rPr>
      </w:pPr>
      <w:r w:rsidRPr="0023178F">
        <w:rPr>
          <w:i/>
          <w:sz w:val="20"/>
          <w:szCs w:val="20"/>
        </w:rPr>
        <w:t>Note: If the customer has an existing eServices account, the update will replace the email address in Okta</w:t>
      </w:r>
    </w:p>
    <w:p w14:paraId="1DA478E3" w14:textId="77777777" w:rsidR="00B33CB3" w:rsidRDefault="00B33CB3">
      <w:pPr>
        <w:rPr>
          <w:b/>
          <w:sz w:val="20"/>
          <w:szCs w:val="20"/>
        </w:rPr>
      </w:pPr>
    </w:p>
    <w:p w14:paraId="1A9998B3" w14:textId="77777777" w:rsidR="00DA624B" w:rsidRDefault="00DA624B">
      <w:pPr>
        <w:rPr>
          <w:b/>
          <w:sz w:val="20"/>
          <w:szCs w:val="20"/>
        </w:rPr>
      </w:pPr>
    </w:p>
    <w:p w14:paraId="18BEBC20" w14:textId="77777777" w:rsidR="00F06C2C" w:rsidRDefault="00F06C2C">
      <w:pPr>
        <w:rPr>
          <w:b/>
          <w:sz w:val="20"/>
          <w:szCs w:val="20"/>
        </w:rPr>
      </w:pPr>
    </w:p>
    <w:p w14:paraId="6843D763" w14:textId="77777777" w:rsidR="00F06C2C" w:rsidRDefault="00F06C2C">
      <w:pPr>
        <w:rPr>
          <w:b/>
          <w:sz w:val="20"/>
          <w:szCs w:val="20"/>
        </w:rPr>
      </w:pPr>
    </w:p>
    <w:p w14:paraId="0F153325" w14:textId="70927B38" w:rsidR="00B33CB3" w:rsidRDefault="00B33CB3">
      <w:pPr>
        <w:rPr>
          <w:b/>
          <w:bCs/>
          <w:sz w:val="20"/>
          <w:szCs w:val="20"/>
          <w:u w:val="single"/>
        </w:rPr>
      </w:pPr>
      <w:r>
        <w:rPr>
          <w:b/>
          <w:sz w:val="20"/>
          <w:szCs w:val="20"/>
        </w:rPr>
        <w:t xml:space="preserve">310-03 </w:t>
      </w:r>
      <w:r w:rsidRPr="00B33CB3">
        <w:rPr>
          <w:b/>
          <w:sz w:val="20"/>
          <w:szCs w:val="20"/>
        </w:rPr>
        <w:t xml:space="preserve">CSR – Okta </w:t>
      </w:r>
      <w:r>
        <w:rPr>
          <w:b/>
          <w:sz w:val="20"/>
          <w:szCs w:val="20"/>
        </w:rPr>
        <w:t>Admin Link</w:t>
      </w:r>
      <w:r w:rsidRPr="00B33CB3">
        <w:rPr>
          <w:b/>
          <w:sz w:val="20"/>
          <w:szCs w:val="20"/>
        </w:rPr>
        <w:t xml:space="preserve"> from CRM and </w:t>
      </w:r>
      <w:r>
        <w:rPr>
          <w:b/>
          <w:sz w:val="20"/>
          <w:szCs w:val="20"/>
        </w:rPr>
        <w:t xml:space="preserve">Desktop </w:t>
      </w:r>
      <w:r w:rsidR="00C42723">
        <w:rPr>
          <w:b/>
          <w:sz w:val="20"/>
          <w:szCs w:val="20"/>
        </w:rPr>
        <w:t>Single Sign On</w:t>
      </w:r>
      <w:r w:rsidR="00C42723">
        <w:rPr>
          <w:b/>
          <w:bCs/>
          <w:sz w:val="20"/>
          <w:szCs w:val="20"/>
          <w:u w:val="single"/>
        </w:rPr>
        <w:t xml:space="preserve"> </w:t>
      </w:r>
    </w:p>
    <w:p w14:paraId="3230CFF5" w14:textId="77777777" w:rsidR="00B33CB3" w:rsidRDefault="00B33CB3">
      <w:pPr>
        <w:rPr>
          <w:b/>
          <w:bCs/>
          <w:sz w:val="20"/>
          <w:szCs w:val="20"/>
          <w:u w:val="single"/>
        </w:rPr>
      </w:pPr>
    </w:p>
    <w:p w14:paraId="7A4145CC" w14:textId="4C8AA18C" w:rsidR="00B33CB3" w:rsidRPr="00B33CB3" w:rsidRDefault="00C42723" w:rsidP="00B33CB3">
      <w:pPr>
        <w:pStyle w:val="ListParagraph"/>
        <w:numPr>
          <w:ilvl w:val="0"/>
          <w:numId w:val="45"/>
        </w:numPr>
        <w:rPr>
          <w:bCs/>
          <w:sz w:val="20"/>
          <w:szCs w:val="20"/>
        </w:rPr>
      </w:pPr>
      <w:r>
        <w:rPr>
          <w:bCs/>
          <w:sz w:val="20"/>
          <w:szCs w:val="20"/>
        </w:rPr>
        <w:t>Single Sign On</w:t>
      </w:r>
      <w:r w:rsidR="003F1993">
        <w:rPr>
          <w:bCs/>
          <w:sz w:val="20"/>
          <w:szCs w:val="20"/>
        </w:rPr>
        <w:t xml:space="preserve"> (SSO)</w:t>
      </w:r>
      <w:r w:rsidRPr="00B33CB3">
        <w:rPr>
          <w:bCs/>
          <w:sz w:val="20"/>
          <w:szCs w:val="20"/>
        </w:rPr>
        <w:t xml:space="preserve"> </w:t>
      </w:r>
      <w:r w:rsidR="00B33CB3" w:rsidRPr="00B33CB3">
        <w:rPr>
          <w:bCs/>
          <w:sz w:val="20"/>
          <w:szCs w:val="20"/>
        </w:rPr>
        <w:t xml:space="preserve">is enabled via AD group </w:t>
      </w:r>
    </w:p>
    <w:p w14:paraId="351FA436" w14:textId="323956A1" w:rsidR="00B33CB3" w:rsidRPr="00B33CB3" w:rsidRDefault="00B33CB3" w:rsidP="00B33CB3">
      <w:pPr>
        <w:pStyle w:val="ListParagraph"/>
        <w:numPr>
          <w:ilvl w:val="0"/>
          <w:numId w:val="45"/>
        </w:numPr>
        <w:rPr>
          <w:bCs/>
          <w:sz w:val="20"/>
          <w:szCs w:val="20"/>
        </w:rPr>
      </w:pPr>
      <w:r w:rsidRPr="00B33CB3">
        <w:rPr>
          <w:bCs/>
          <w:sz w:val="20"/>
          <w:szCs w:val="20"/>
        </w:rPr>
        <w:t>CSR list need to be added manually to AD group</w:t>
      </w:r>
      <w:r>
        <w:rPr>
          <w:bCs/>
          <w:sz w:val="20"/>
          <w:szCs w:val="20"/>
        </w:rPr>
        <w:t xml:space="preserve"> based </w:t>
      </w:r>
      <w:r w:rsidR="00663EB9">
        <w:rPr>
          <w:bCs/>
          <w:sz w:val="20"/>
          <w:szCs w:val="20"/>
        </w:rPr>
        <w:t>on predetermined  AD roles</w:t>
      </w:r>
    </w:p>
    <w:p w14:paraId="19EB8443" w14:textId="77777777" w:rsidR="00B33CB3" w:rsidRPr="00B33CB3" w:rsidRDefault="00B33CB3" w:rsidP="00B33CB3">
      <w:pPr>
        <w:pStyle w:val="ListParagraph"/>
        <w:numPr>
          <w:ilvl w:val="0"/>
          <w:numId w:val="45"/>
        </w:numPr>
        <w:rPr>
          <w:bCs/>
          <w:sz w:val="20"/>
          <w:szCs w:val="20"/>
        </w:rPr>
      </w:pPr>
      <w:r w:rsidRPr="00B33CB3">
        <w:rPr>
          <w:bCs/>
          <w:sz w:val="20"/>
          <w:szCs w:val="20"/>
        </w:rPr>
        <w:t xml:space="preserve">AD group determine CSR access to CRM 7 </w:t>
      </w:r>
    </w:p>
    <w:p w14:paraId="7B3DAD3E" w14:textId="458F3417" w:rsidR="00B33CB3" w:rsidRPr="00B33CB3" w:rsidRDefault="00B33CB3" w:rsidP="00B33CB3">
      <w:pPr>
        <w:pStyle w:val="ListParagraph"/>
        <w:numPr>
          <w:ilvl w:val="0"/>
          <w:numId w:val="45"/>
        </w:numPr>
        <w:rPr>
          <w:bCs/>
          <w:sz w:val="20"/>
          <w:szCs w:val="20"/>
        </w:rPr>
      </w:pPr>
      <w:r w:rsidRPr="00B33CB3">
        <w:rPr>
          <w:bCs/>
          <w:sz w:val="20"/>
          <w:szCs w:val="20"/>
        </w:rPr>
        <w:t>Once CSR login to CRM 7</w:t>
      </w:r>
      <w:r>
        <w:rPr>
          <w:bCs/>
          <w:sz w:val="20"/>
          <w:szCs w:val="20"/>
        </w:rPr>
        <w:t>,</w:t>
      </w:r>
      <w:r w:rsidRPr="00B33CB3">
        <w:rPr>
          <w:bCs/>
          <w:sz w:val="20"/>
          <w:szCs w:val="20"/>
        </w:rPr>
        <w:t xml:space="preserve"> business role will be displayed (</w:t>
      </w:r>
      <w:r w:rsidRPr="00B33CB3">
        <w:rPr>
          <w:bCs/>
          <w:i/>
          <w:sz w:val="20"/>
          <w:szCs w:val="20"/>
        </w:rPr>
        <w:t>CSR 3, BO</w:t>
      </w:r>
      <w:del w:id="7" w:author="Keisha R. Thurman" w:date="2014-08-12T14:28:00Z">
        <w:r w:rsidRPr="00B33CB3" w:rsidDel="00047F75">
          <w:rPr>
            <w:bCs/>
            <w:i/>
            <w:sz w:val="20"/>
            <w:szCs w:val="20"/>
          </w:rPr>
          <w:delText>P</w:delText>
        </w:r>
      </w:del>
      <w:r w:rsidRPr="00B33CB3">
        <w:rPr>
          <w:bCs/>
          <w:i/>
          <w:sz w:val="20"/>
          <w:szCs w:val="20"/>
        </w:rPr>
        <w:t>, VCC</w:t>
      </w:r>
      <w:ins w:id="8" w:author="Keisha R. Thurman" w:date="2014-08-12T14:28:00Z">
        <w:r w:rsidR="00047F75">
          <w:rPr>
            <w:bCs/>
            <w:i/>
            <w:sz w:val="20"/>
            <w:szCs w:val="20"/>
          </w:rPr>
          <w:t>, BCC</w:t>
        </w:r>
      </w:ins>
      <w:r w:rsidRPr="00B33CB3">
        <w:rPr>
          <w:bCs/>
          <w:sz w:val="20"/>
          <w:szCs w:val="20"/>
        </w:rPr>
        <w:t>)</w:t>
      </w:r>
    </w:p>
    <w:p w14:paraId="082C187E" w14:textId="181BBB97" w:rsidR="00B33CB3" w:rsidRPr="00B33CB3" w:rsidRDefault="00B33CB3" w:rsidP="00B33CB3">
      <w:pPr>
        <w:pStyle w:val="ListParagraph"/>
        <w:numPr>
          <w:ilvl w:val="0"/>
          <w:numId w:val="45"/>
        </w:numPr>
        <w:rPr>
          <w:bCs/>
          <w:sz w:val="20"/>
          <w:szCs w:val="20"/>
        </w:rPr>
      </w:pPr>
      <w:r w:rsidRPr="00B33CB3">
        <w:rPr>
          <w:bCs/>
          <w:sz w:val="20"/>
          <w:szCs w:val="20"/>
        </w:rPr>
        <w:t xml:space="preserve">Links to Okta Admin page </w:t>
      </w:r>
      <w:r>
        <w:rPr>
          <w:bCs/>
          <w:sz w:val="20"/>
          <w:szCs w:val="20"/>
        </w:rPr>
        <w:t xml:space="preserve">for Help Desk Role </w:t>
      </w:r>
      <w:r w:rsidRPr="00B33CB3">
        <w:rPr>
          <w:bCs/>
          <w:sz w:val="20"/>
          <w:szCs w:val="20"/>
        </w:rPr>
        <w:t>will be displayed only to CSR with specific roles in CRM</w:t>
      </w:r>
      <w:r>
        <w:rPr>
          <w:bCs/>
          <w:sz w:val="20"/>
          <w:szCs w:val="20"/>
        </w:rPr>
        <w:t xml:space="preserve"> (UME link will be replace with Okta Admin page)</w:t>
      </w:r>
      <w:r w:rsidR="0023601F">
        <w:rPr>
          <w:bCs/>
          <w:sz w:val="20"/>
          <w:szCs w:val="20"/>
        </w:rPr>
        <w:t>.  Link within CRM7 to Okta Admin tool will be called “Online Profile Management”.</w:t>
      </w:r>
    </w:p>
    <w:p w14:paraId="1EB43BB8" w14:textId="7964A038" w:rsidR="00B33CB3" w:rsidRPr="00B33CB3" w:rsidRDefault="00B33CB3" w:rsidP="00B33CB3">
      <w:pPr>
        <w:pStyle w:val="ListParagraph"/>
        <w:numPr>
          <w:ilvl w:val="0"/>
          <w:numId w:val="45"/>
        </w:numPr>
        <w:rPr>
          <w:bCs/>
          <w:sz w:val="20"/>
          <w:szCs w:val="20"/>
        </w:rPr>
      </w:pPr>
      <w:r w:rsidRPr="00B33CB3">
        <w:rPr>
          <w:bCs/>
          <w:sz w:val="20"/>
          <w:szCs w:val="20"/>
        </w:rPr>
        <w:t xml:space="preserve">Desktop icon </w:t>
      </w:r>
      <w:r>
        <w:rPr>
          <w:bCs/>
          <w:sz w:val="20"/>
          <w:szCs w:val="20"/>
        </w:rPr>
        <w:t>will be</w:t>
      </w:r>
      <w:r w:rsidRPr="00B33CB3">
        <w:rPr>
          <w:bCs/>
          <w:sz w:val="20"/>
          <w:szCs w:val="20"/>
        </w:rPr>
        <w:t xml:space="preserve"> available to link to Okta Admin page </w:t>
      </w:r>
      <w:r>
        <w:rPr>
          <w:bCs/>
          <w:sz w:val="20"/>
          <w:szCs w:val="20"/>
        </w:rPr>
        <w:t xml:space="preserve">for Help Desk Role </w:t>
      </w:r>
      <w:r w:rsidRPr="00B33CB3">
        <w:rPr>
          <w:bCs/>
          <w:sz w:val="20"/>
          <w:szCs w:val="20"/>
        </w:rPr>
        <w:t>but access is restricted based on AD group</w:t>
      </w:r>
    </w:p>
    <w:p w14:paraId="4C5BDB9D" w14:textId="77777777" w:rsidR="00B33CB3" w:rsidRPr="00B33CB3" w:rsidRDefault="00B33CB3" w:rsidP="00B33CB3">
      <w:pPr>
        <w:pStyle w:val="ListParagraph"/>
        <w:numPr>
          <w:ilvl w:val="0"/>
          <w:numId w:val="45"/>
        </w:numPr>
        <w:rPr>
          <w:b/>
          <w:bCs/>
          <w:sz w:val="20"/>
          <w:szCs w:val="20"/>
          <w:u w:val="single"/>
        </w:rPr>
      </w:pPr>
      <w:r w:rsidRPr="00B33CB3">
        <w:rPr>
          <w:bCs/>
          <w:sz w:val="20"/>
          <w:szCs w:val="20"/>
        </w:rPr>
        <w:t>Okta Desktop SSO configuration enables SSO functionality</w:t>
      </w:r>
    </w:p>
    <w:p w14:paraId="4B60A1CD" w14:textId="77777777" w:rsidR="00B33CB3" w:rsidRDefault="00B33CB3" w:rsidP="00B33CB3">
      <w:pPr>
        <w:rPr>
          <w:b/>
          <w:bCs/>
          <w:sz w:val="20"/>
          <w:szCs w:val="20"/>
          <w:u w:val="single"/>
        </w:rPr>
      </w:pPr>
    </w:p>
    <w:p w14:paraId="098ECAA7" w14:textId="77777777" w:rsidR="007A0FD7" w:rsidRDefault="00B33CB3" w:rsidP="00B33CB3">
      <w:pPr>
        <w:rPr>
          <w:b/>
          <w:bCs/>
          <w:sz w:val="20"/>
          <w:szCs w:val="20"/>
          <w:u w:val="single"/>
        </w:rPr>
      </w:pPr>
      <w:r>
        <w:rPr>
          <w:b/>
          <w:bCs/>
          <w:noProof/>
          <w:sz w:val="20"/>
          <w:szCs w:val="20"/>
          <w:u w:val="single"/>
        </w:rPr>
        <w:drawing>
          <wp:inline distT="0" distB="0" distL="0" distR="0" wp14:anchorId="3A5666F7" wp14:editId="0544171F">
            <wp:extent cx="4648200" cy="32602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8200" cy="3260246"/>
                    </a:xfrm>
                    <a:prstGeom prst="rect">
                      <a:avLst/>
                    </a:prstGeom>
                    <a:noFill/>
                    <a:ln>
                      <a:noFill/>
                    </a:ln>
                  </pic:spPr>
                </pic:pic>
              </a:graphicData>
            </a:graphic>
          </wp:inline>
        </w:drawing>
      </w:r>
    </w:p>
    <w:p w14:paraId="321D7A93" w14:textId="77777777" w:rsidR="007A0FD7" w:rsidRDefault="007A0FD7" w:rsidP="00B33CB3">
      <w:pPr>
        <w:rPr>
          <w:b/>
          <w:bCs/>
          <w:sz w:val="20"/>
          <w:szCs w:val="20"/>
          <w:u w:val="single"/>
        </w:rPr>
      </w:pPr>
    </w:p>
    <w:p w14:paraId="1169F860" w14:textId="26608DF3" w:rsidR="002B0B0C" w:rsidRDefault="002B0B0C" w:rsidP="002B0B0C">
      <w:pPr>
        <w:rPr>
          <w:b/>
          <w:bCs/>
          <w:sz w:val="20"/>
          <w:szCs w:val="20"/>
          <w:u w:val="single"/>
        </w:rPr>
      </w:pPr>
      <w:r>
        <w:rPr>
          <w:b/>
          <w:sz w:val="20"/>
          <w:szCs w:val="20"/>
        </w:rPr>
        <w:t>310-0</w:t>
      </w:r>
      <w:r w:rsidR="00E0478D">
        <w:rPr>
          <w:b/>
          <w:sz w:val="20"/>
          <w:szCs w:val="20"/>
        </w:rPr>
        <w:t>4</w:t>
      </w:r>
      <w:r>
        <w:rPr>
          <w:b/>
          <w:sz w:val="20"/>
          <w:szCs w:val="20"/>
        </w:rPr>
        <w:t xml:space="preserve"> eBill view from CRM 7</w:t>
      </w:r>
    </w:p>
    <w:p w14:paraId="2402BC3D" w14:textId="77777777" w:rsidR="002B0B0C" w:rsidRDefault="002B0B0C" w:rsidP="00B33CB3">
      <w:pPr>
        <w:rPr>
          <w:b/>
          <w:bCs/>
          <w:sz w:val="20"/>
          <w:szCs w:val="20"/>
          <w:u w:val="single"/>
        </w:rPr>
      </w:pPr>
    </w:p>
    <w:p w14:paraId="17FC2609" w14:textId="77777777" w:rsidR="002B0B0C" w:rsidRDefault="002B0B0C" w:rsidP="00B33CB3">
      <w:pPr>
        <w:rPr>
          <w:b/>
          <w:bCs/>
          <w:sz w:val="20"/>
          <w:szCs w:val="20"/>
          <w:u w:val="single"/>
        </w:rPr>
      </w:pPr>
    </w:p>
    <w:p w14:paraId="443E9E77" w14:textId="3062E777" w:rsidR="0064546D" w:rsidRPr="0064546D" w:rsidRDefault="0064546D" w:rsidP="0064546D">
      <w:pPr>
        <w:pStyle w:val="ListParagraph"/>
        <w:numPr>
          <w:ilvl w:val="0"/>
          <w:numId w:val="48"/>
        </w:numPr>
        <w:rPr>
          <w:bCs/>
          <w:sz w:val="20"/>
          <w:szCs w:val="20"/>
        </w:rPr>
      </w:pPr>
      <w:r w:rsidRPr="0064546D">
        <w:rPr>
          <w:bCs/>
          <w:sz w:val="20"/>
          <w:szCs w:val="20"/>
        </w:rPr>
        <w:t>This solution enables CSR to view eBill from ISIS</w:t>
      </w:r>
    </w:p>
    <w:p w14:paraId="3F4BF1C0" w14:textId="22AFCAA5" w:rsidR="002B0B0C" w:rsidRDefault="0064546D" w:rsidP="0064546D">
      <w:pPr>
        <w:pStyle w:val="ListParagraph"/>
        <w:numPr>
          <w:ilvl w:val="0"/>
          <w:numId w:val="48"/>
        </w:numPr>
        <w:rPr>
          <w:bCs/>
          <w:sz w:val="20"/>
          <w:szCs w:val="20"/>
        </w:rPr>
      </w:pPr>
      <w:r w:rsidRPr="0064546D">
        <w:rPr>
          <w:bCs/>
          <w:sz w:val="20"/>
          <w:szCs w:val="20"/>
        </w:rPr>
        <w:t>CSR to select Customer contract number and print document number from CRM and send the information</w:t>
      </w:r>
      <w:r w:rsidR="00131B18">
        <w:rPr>
          <w:bCs/>
          <w:sz w:val="20"/>
          <w:szCs w:val="20"/>
        </w:rPr>
        <w:t xml:space="preserve"> directly </w:t>
      </w:r>
      <w:r w:rsidRPr="0064546D">
        <w:rPr>
          <w:bCs/>
          <w:sz w:val="20"/>
          <w:szCs w:val="20"/>
        </w:rPr>
        <w:t xml:space="preserve"> to ISIS to generate eBill </w:t>
      </w:r>
    </w:p>
    <w:p w14:paraId="0F94203C" w14:textId="40A55B63" w:rsidR="00131B18" w:rsidRPr="0064546D" w:rsidRDefault="00131B18" w:rsidP="0064546D">
      <w:pPr>
        <w:pStyle w:val="ListParagraph"/>
        <w:numPr>
          <w:ilvl w:val="0"/>
          <w:numId w:val="48"/>
        </w:numPr>
        <w:rPr>
          <w:bCs/>
          <w:sz w:val="20"/>
          <w:szCs w:val="20"/>
        </w:rPr>
      </w:pPr>
      <w:r>
        <w:rPr>
          <w:bCs/>
          <w:sz w:val="20"/>
          <w:szCs w:val="20"/>
        </w:rPr>
        <w:t>The pdf request will not pass through Okta as it currently passes through UME</w:t>
      </w:r>
    </w:p>
    <w:p w14:paraId="093AC382" w14:textId="7BBDCAEE" w:rsidR="0064546D" w:rsidRPr="0064546D" w:rsidRDefault="0064546D" w:rsidP="0064546D">
      <w:pPr>
        <w:pStyle w:val="ListParagraph"/>
        <w:numPr>
          <w:ilvl w:val="0"/>
          <w:numId w:val="48"/>
        </w:numPr>
        <w:rPr>
          <w:bCs/>
          <w:sz w:val="20"/>
          <w:szCs w:val="20"/>
        </w:rPr>
      </w:pPr>
      <w:r w:rsidRPr="0064546D">
        <w:rPr>
          <w:bCs/>
          <w:sz w:val="20"/>
          <w:szCs w:val="20"/>
        </w:rPr>
        <w:t xml:space="preserve">eBill is generated in PDF format </w:t>
      </w:r>
      <w:r w:rsidR="00DF14D1">
        <w:rPr>
          <w:bCs/>
          <w:sz w:val="20"/>
          <w:szCs w:val="20"/>
        </w:rPr>
        <w:t>from</w:t>
      </w:r>
      <w:r w:rsidR="00DF14D1" w:rsidRPr="0064546D">
        <w:rPr>
          <w:bCs/>
          <w:sz w:val="20"/>
          <w:szCs w:val="20"/>
        </w:rPr>
        <w:t xml:space="preserve"> </w:t>
      </w:r>
      <w:r w:rsidRPr="0064546D">
        <w:rPr>
          <w:bCs/>
          <w:sz w:val="20"/>
          <w:szCs w:val="20"/>
        </w:rPr>
        <w:t>ISIS and sen</w:t>
      </w:r>
      <w:r w:rsidR="00DF14D1">
        <w:rPr>
          <w:bCs/>
          <w:sz w:val="20"/>
          <w:szCs w:val="20"/>
        </w:rPr>
        <w:t xml:space="preserve">t </w:t>
      </w:r>
      <w:r w:rsidRPr="0064546D">
        <w:rPr>
          <w:bCs/>
          <w:sz w:val="20"/>
          <w:szCs w:val="20"/>
        </w:rPr>
        <w:t>to CRM for rendering</w:t>
      </w:r>
    </w:p>
    <w:p w14:paraId="0CAF402F" w14:textId="3D2EB381" w:rsidR="0064546D" w:rsidRPr="0064546D" w:rsidRDefault="0064546D" w:rsidP="0064546D">
      <w:pPr>
        <w:pStyle w:val="ListParagraph"/>
        <w:numPr>
          <w:ilvl w:val="0"/>
          <w:numId w:val="48"/>
        </w:numPr>
        <w:rPr>
          <w:bCs/>
          <w:sz w:val="20"/>
          <w:szCs w:val="20"/>
        </w:rPr>
      </w:pPr>
      <w:r w:rsidRPr="0064546D">
        <w:rPr>
          <w:bCs/>
          <w:sz w:val="20"/>
          <w:szCs w:val="20"/>
        </w:rPr>
        <w:t>PDF will be displayed in pop-up window</w:t>
      </w:r>
    </w:p>
    <w:p w14:paraId="23A7E0A9" w14:textId="77777777" w:rsidR="002B0B0C" w:rsidRDefault="002B0B0C" w:rsidP="00B33CB3">
      <w:pPr>
        <w:rPr>
          <w:b/>
          <w:bCs/>
          <w:sz w:val="20"/>
          <w:szCs w:val="20"/>
          <w:u w:val="single"/>
        </w:rPr>
      </w:pPr>
      <w:r>
        <w:rPr>
          <w:b/>
          <w:bCs/>
          <w:noProof/>
          <w:sz w:val="20"/>
          <w:szCs w:val="20"/>
          <w:u w:val="single"/>
        </w:rPr>
        <w:drawing>
          <wp:inline distT="0" distB="0" distL="0" distR="0" wp14:anchorId="1D17A1D6" wp14:editId="72546E74">
            <wp:extent cx="607695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6950" cy="4191000"/>
                    </a:xfrm>
                    <a:prstGeom prst="rect">
                      <a:avLst/>
                    </a:prstGeom>
                    <a:noFill/>
                    <a:ln>
                      <a:noFill/>
                    </a:ln>
                  </pic:spPr>
                </pic:pic>
              </a:graphicData>
            </a:graphic>
          </wp:inline>
        </w:drawing>
      </w:r>
    </w:p>
    <w:p w14:paraId="30C2D4A0" w14:textId="77777777" w:rsidR="002B0B0C" w:rsidRDefault="002B0B0C" w:rsidP="00B33CB3">
      <w:pPr>
        <w:rPr>
          <w:b/>
          <w:bCs/>
          <w:sz w:val="20"/>
          <w:szCs w:val="20"/>
          <w:u w:val="single"/>
        </w:rPr>
      </w:pPr>
    </w:p>
    <w:p w14:paraId="3D63DB43" w14:textId="77777777" w:rsidR="002B0B0C" w:rsidRDefault="002B0B0C" w:rsidP="00B33CB3">
      <w:pPr>
        <w:rPr>
          <w:b/>
          <w:bCs/>
          <w:sz w:val="20"/>
          <w:szCs w:val="20"/>
          <w:u w:val="single"/>
        </w:rPr>
      </w:pPr>
    </w:p>
    <w:p w14:paraId="3ADF6AB6" w14:textId="77777777" w:rsidR="002B0B0C" w:rsidRDefault="002B0B0C" w:rsidP="00B33CB3">
      <w:pPr>
        <w:rPr>
          <w:b/>
          <w:bCs/>
          <w:sz w:val="20"/>
          <w:szCs w:val="20"/>
          <w:u w:val="single"/>
        </w:rPr>
      </w:pPr>
    </w:p>
    <w:p w14:paraId="280DAC00" w14:textId="77777777" w:rsidR="002B0B0C" w:rsidRDefault="002B0B0C" w:rsidP="00B33CB3">
      <w:pPr>
        <w:rPr>
          <w:b/>
          <w:bCs/>
          <w:sz w:val="20"/>
          <w:szCs w:val="20"/>
          <w:u w:val="single"/>
        </w:rPr>
      </w:pPr>
    </w:p>
    <w:p w14:paraId="2F8C3459" w14:textId="77777777" w:rsidR="002B0B0C" w:rsidRDefault="002B0B0C" w:rsidP="00B33CB3">
      <w:pPr>
        <w:rPr>
          <w:b/>
          <w:bCs/>
          <w:sz w:val="20"/>
          <w:szCs w:val="20"/>
          <w:u w:val="single"/>
        </w:rPr>
      </w:pPr>
    </w:p>
    <w:p w14:paraId="30C10496" w14:textId="77777777" w:rsidR="002B0B0C" w:rsidRDefault="002B0B0C" w:rsidP="00B33CB3">
      <w:pPr>
        <w:rPr>
          <w:b/>
          <w:bCs/>
          <w:sz w:val="20"/>
          <w:szCs w:val="20"/>
          <w:u w:val="single"/>
        </w:rPr>
      </w:pPr>
    </w:p>
    <w:p w14:paraId="77D9C88E" w14:textId="77777777" w:rsidR="002B0B0C" w:rsidRDefault="002B0B0C" w:rsidP="00B33CB3">
      <w:pPr>
        <w:rPr>
          <w:b/>
          <w:bCs/>
          <w:sz w:val="20"/>
          <w:szCs w:val="20"/>
          <w:u w:val="single"/>
        </w:rPr>
      </w:pPr>
    </w:p>
    <w:p w14:paraId="78EFD629" w14:textId="77777777" w:rsidR="002B0B0C" w:rsidRDefault="002B0B0C" w:rsidP="00B33CB3">
      <w:pPr>
        <w:rPr>
          <w:b/>
          <w:bCs/>
          <w:sz w:val="20"/>
          <w:szCs w:val="20"/>
          <w:u w:val="single"/>
        </w:rPr>
      </w:pPr>
    </w:p>
    <w:p w14:paraId="23F7D65C" w14:textId="77777777" w:rsidR="002B0B0C" w:rsidRDefault="002B0B0C" w:rsidP="00B33CB3">
      <w:pPr>
        <w:rPr>
          <w:b/>
          <w:bCs/>
          <w:sz w:val="20"/>
          <w:szCs w:val="20"/>
          <w:u w:val="single"/>
        </w:rPr>
      </w:pPr>
    </w:p>
    <w:p w14:paraId="75E75DD0" w14:textId="77777777" w:rsidR="002B0B0C" w:rsidRDefault="002B0B0C" w:rsidP="00B33CB3">
      <w:pPr>
        <w:rPr>
          <w:b/>
          <w:bCs/>
          <w:sz w:val="20"/>
          <w:szCs w:val="20"/>
          <w:u w:val="single"/>
        </w:rPr>
      </w:pPr>
    </w:p>
    <w:p w14:paraId="4806DEF6" w14:textId="77777777" w:rsidR="002B0B0C" w:rsidRDefault="002B0B0C" w:rsidP="00B33CB3">
      <w:pPr>
        <w:rPr>
          <w:b/>
          <w:bCs/>
          <w:sz w:val="20"/>
          <w:szCs w:val="20"/>
          <w:u w:val="single"/>
        </w:rPr>
      </w:pPr>
    </w:p>
    <w:p w14:paraId="4AA45A82" w14:textId="77777777" w:rsidR="002B0B0C" w:rsidRDefault="002B0B0C" w:rsidP="00B33CB3">
      <w:pPr>
        <w:rPr>
          <w:b/>
          <w:bCs/>
          <w:sz w:val="20"/>
          <w:szCs w:val="20"/>
          <w:u w:val="single"/>
        </w:rPr>
      </w:pPr>
    </w:p>
    <w:p w14:paraId="1E311095" w14:textId="77777777" w:rsidR="002B0B0C" w:rsidRDefault="002B0B0C" w:rsidP="00B33CB3">
      <w:pPr>
        <w:rPr>
          <w:b/>
          <w:bCs/>
          <w:sz w:val="20"/>
          <w:szCs w:val="20"/>
          <w:u w:val="single"/>
        </w:rPr>
      </w:pPr>
    </w:p>
    <w:p w14:paraId="5B55F86C" w14:textId="77777777" w:rsidR="002B0B0C" w:rsidRDefault="002B0B0C" w:rsidP="00B33CB3">
      <w:pPr>
        <w:rPr>
          <w:b/>
          <w:bCs/>
          <w:sz w:val="20"/>
          <w:szCs w:val="20"/>
          <w:u w:val="single"/>
        </w:rPr>
      </w:pPr>
    </w:p>
    <w:p w14:paraId="0C282E57" w14:textId="77777777" w:rsidR="002B0B0C" w:rsidRDefault="002B0B0C" w:rsidP="00B33CB3">
      <w:pPr>
        <w:rPr>
          <w:b/>
          <w:bCs/>
          <w:sz w:val="20"/>
          <w:szCs w:val="20"/>
          <w:u w:val="single"/>
        </w:rPr>
      </w:pPr>
    </w:p>
    <w:p w14:paraId="7C8670AE" w14:textId="77777777" w:rsidR="002B0B0C" w:rsidRDefault="002B0B0C" w:rsidP="00B33CB3">
      <w:pPr>
        <w:rPr>
          <w:b/>
          <w:bCs/>
          <w:sz w:val="20"/>
          <w:szCs w:val="20"/>
          <w:u w:val="single"/>
        </w:rPr>
      </w:pPr>
    </w:p>
    <w:p w14:paraId="4C9DC270" w14:textId="77777777" w:rsidR="002B0B0C" w:rsidRDefault="002B0B0C" w:rsidP="00B33CB3">
      <w:pPr>
        <w:rPr>
          <w:b/>
          <w:bCs/>
          <w:sz w:val="20"/>
          <w:szCs w:val="20"/>
          <w:u w:val="single"/>
        </w:rPr>
      </w:pPr>
    </w:p>
    <w:p w14:paraId="5B392CDC" w14:textId="77777777" w:rsidR="002B0B0C" w:rsidRDefault="002B0B0C" w:rsidP="00B33CB3">
      <w:pPr>
        <w:rPr>
          <w:b/>
          <w:bCs/>
          <w:sz w:val="20"/>
          <w:szCs w:val="20"/>
          <w:u w:val="single"/>
        </w:rPr>
      </w:pPr>
    </w:p>
    <w:p w14:paraId="3B7ADC86" w14:textId="77777777" w:rsidR="002B0B0C" w:rsidRDefault="002B0B0C" w:rsidP="00B33CB3">
      <w:pPr>
        <w:rPr>
          <w:b/>
          <w:bCs/>
          <w:sz w:val="20"/>
          <w:szCs w:val="20"/>
          <w:u w:val="single"/>
        </w:rPr>
      </w:pPr>
    </w:p>
    <w:p w14:paraId="736ACA08" w14:textId="77777777" w:rsidR="002B0B0C" w:rsidRDefault="002B0B0C" w:rsidP="00B33CB3">
      <w:pPr>
        <w:rPr>
          <w:b/>
          <w:bCs/>
          <w:sz w:val="20"/>
          <w:szCs w:val="20"/>
          <w:u w:val="single"/>
        </w:rPr>
      </w:pPr>
    </w:p>
    <w:p w14:paraId="62D58E70" w14:textId="77777777" w:rsidR="002B0B0C" w:rsidRDefault="002B0B0C" w:rsidP="00B33CB3">
      <w:pPr>
        <w:rPr>
          <w:b/>
          <w:bCs/>
          <w:sz w:val="20"/>
          <w:szCs w:val="20"/>
          <w:u w:val="single"/>
        </w:rPr>
      </w:pPr>
    </w:p>
    <w:p w14:paraId="35C6505B" w14:textId="77777777" w:rsidR="002B0B0C" w:rsidRDefault="002B0B0C" w:rsidP="00B33CB3">
      <w:pPr>
        <w:rPr>
          <w:b/>
          <w:bCs/>
          <w:sz w:val="20"/>
          <w:szCs w:val="20"/>
          <w:u w:val="single"/>
        </w:rPr>
      </w:pPr>
    </w:p>
    <w:p w14:paraId="5005EE8C" w14:textId="65FB7139" w:rsidR="002B0B0C" w:rsidRDefault="002B0B0C" w:rsidP="002B0B0C">
      <w:pPr>
        <w:rPr>
          <w:b/>
          <w:sz w:val="20"/>
          <w:szCs w:val="20"/>
        </w:rPr>
      </w:pPr>
      <w:r>
        <w:rPr>
          <w:b/>
          <w:sz w:val="20"/>
          <w:szCs w:val="20"/>
        </w:rPr>
        <w:t>310-0</w:t>
      </w:r>
      <w:r w:rsidR="00E0478D">
        <w:rPr>
          <w:b/>
          <w:sz w:val="20"/>
          <w:szCs w:val="20"/>
        </w:rPr>
        <w:t>5</w:t>
      </w:r>
      <w:r>
        <w:rPr>
          <w:b/>
          <w:sz w:val="20"/>
          <w:szCs w:val="20"/>
        </w:rPr>
        <w:t xml:space="preserve"> </w:t>
      </w:r>
      <w:r w:rsidRPr="002B0B0C">
        <w:rPr>
          <w:b/>
          <w:sz w:val="20"/>
          <w:szCs w:val="20"/>
        </w:rPr>
        <w:t>OPower link in CRM to generate SSO token via Portal/Okta</w:t>
      </w:r>
    </w:p>
    <w:p w14:paraId="72F50ECA" w14:textId="77777777" w:rsidR="002B0B0C" w:rsidRDefault="002B0B0C" w:rsidP="002B0B0C">
      <w:pPr>
        <w:rPr>
          <w:b/>
          <w:sz w:val="20"/>
          <w:szCs w:val="20"/>
        </w:rPr>
      </w:pPr>
    </w:p>
    <w:p w14:paraId="4CFDE213" w14:textId="77777777" w:rsidR="00131B18" w:rsidRDefault="00D870EF" w:rsidP="002B0B0C">
      <w:pPr>
        <w:pStyle w:val="ListParagraph"/>
        <w:numPr>
          <w:ilvl w:val="0"/>
          <w:numId w:val="47"/>
        </w:numPr>
        <w:rPr>
          <w:sz w:val="20"/>
          <w:szCs w:val="20"/>
        </w:rPr>
      </w:pPr>
      <w:r>
        <w:rPr>
          <w:sz w:val="20"/>
          <w:szCs w:val="20"/>
        </w:rPr>
        <w:t xml:space="preserve">This solution allows </w:t>
      </w:r>
      <w:r w:rsidR="002B0B0C" w:rsidRPr="00D870EF">
        <w:rPr>
          <w:sz w:val="20"/>
          <w:szCs w:val="20"/>
        </w:rPr>
        <w:t>CSRs to access O</w:t>
      </w:r>
      <w:r w:rsidRPr="00D870EF">
        <w:rPr>
          <w:sz w:val="20"/>
          <w:szCs w:val="20"/>
        </w:rPr>
        <w:t>P</w:t>
      </w:r>
      <w:r w:rsidR="002B0B0C" w:rsidRPr="00D870EF">
        <w:rPr>
          <w:sz w:val="20"/>
          <w:szCs w:val="20"/>
        </w:rPr>
        <w:t xml:space="preserve">ower quickly from CRM 7 (CRM Web IC) interface allowing them to rapidly retrieve a customer account in the Opower CSR Portal for advanced customer support.  </w:t>
      </w:r>
    </w:p>
    <w:p w14:paraId="459065A9" w14:textId="19D8A2C5" w:rsidR="00131B18" w:rsidRDefault="00131B18" w:rsidP="002B0B0C">
      <w:pPr>
        <w:pStyle w:val="ListParagraph"/>
        <w:numPr>
          <w:ilvl w:val="0"/>
          <w:numId w:val="47"/>
        </w:numPr>
        <w:rPr>
          <w:sz w:val="20"/>
          <w:szCs w:val="20"/>
        </w:rPr>
      </w:pPr>
      <w:r>
        <w:rPr>
          <w:sz w:val="20"/>
          <w:szCs w:val="20"/>
        </w:rPr>
        <w:t>After the CSR has confirmed the BP and contract account they will launch OPower by clicking on the Launch OPower link in their navigation bar.</w:t>
      </w:r>
    </w:p>
    <w:p w14:paraId="205315A0" w14:textId="359383FA" w:rsidR="002B0B0C" w:rsidRDefault="002B0B0C" w:rsidP="002B0B0C">
      <w:pPr>
        <w:pStyle w:val="ListParagraph"/>
        <w:numPr>
          <w:ilvl w:val="0"/>
          <w:numId w:val="47"/>
        </w:numPr>
        <w:rPr>
          <w:sz w:val="20"/>
          <w:szCs w:val="20"/>
        </w:rPr>
      </w:pPr>
      <w:r w:rsidRPr="00D870EF">
        <w:rPr>
          <w:sz w:val="20"/>
          <w:szCs w:val="20"/>
        </w:rPr>
        <w:t xml:space="preserve">The </w:t>
      </w:r>
      <w:r w:rsidR="00131B18">
        <w:rPr>
          <w:sz w:val="20"/>
          <w:szCs w:val="20"/>
        </w:rPr>
        <w:t>contract account/premise information</w:t>
      </w:r>
      <w:r w:rsidRPr="00D870EF">
        <w:rPr>
          <w:sz w:val="20"/>
          <w:szCs w:val="20"/>
        </w:rPr>
        <w:t xml:space="preserve"> from CRM 7 will be passed via secured URL to enable the population of the O</w:t>
      </w:r>
      <w:r w:rsidR="002C2CB5">
        <w:rPr>
          <w:sz w:val="20"/>
          <w:szCs w:val="20"/>
        </w:rPr>
        <w:t>P</w:t>
      </w:r>
      <w:r w:rsidRPr="00D870EF">
        <w:rPr>
          <w:sz w:val="20"/>
          <w:szCs w:val="20"/>
        </w:rPr>
        <w:t>ower search field.</w:t>
      </w:r>
    </w:p>
    <w:p w14:paraId="026AED58" w14:textId="3AEA847E" w:rsidR="00D870EF" w:rsidRDefault="00D870EF" w:rsidP="002B0B0C">
      <w:pPr>
        <w:pStyle w:val="ListParagraph"/>
        <w:numPr>
          <w:ilvl w:val="0"/>
          <w:numId w:val="47"/>
        </w:numPr>
        <w:rPr>
          <w:sz w:val="20"/>
          <w:szCs w:val="20"/>
        </w:rPr>
      </w:pPr>
      <w:r>
        <w:rPr>
          <w:sz w:val="20"/>
          <w:szCs w:val="20"/>
        </w:rPr>
        <w:t xml:space="preserve">SAML token is </w:t>
      </w:r>
      <w:r w:rsidR="002C2CB5">
        <w:rPr>
          <w:sz w:val="20"/>
          <w:szCs w:val="20"/>
        </w:rPr>
        <w:t xml:space="preserve">being </w:t>
      </w:r>
      <w:r>
        <w:rPr>
          <w:sz w:val="20"/>
          <w:szCs w:val="20"/>
        </w:rPr>
        <w:t xml:space="preserve">generated </w:t>
      </w:r>
      <w:r w:rsidR="002C2CB5">
        <w:rPr>
          <w:sz w:val="20"/>
          <w:szCs w:val="20"/>
        </w:rPr>
        <w:t xml:space="preserve">at </w:t>
      </w:r>
      <w:r>
        <w:rPr>
          <w:sz w:val="20"/>
          <w:szCs w:val="20"/>
        </w:rPr>
        <w:t>Portal / Okta for Single Sign-On action with O</w:t>
      </w:r>
      <w:r w:rsidR="002C2CB5">
        <w:rPr>
          <w:sz w:val="20"/>
          <w:szCs w:val="20"/>
        </w:rPr>
        <w:t>P</w:t>
      </w:r>
      <w:r>
        <w:rPr>
          <w:sz w:val="20"/>
          <w:szCs w:val="20"/>
        </w:rPr>
        <w:t xml:space="preserve">ower and </w:t>
      </w:r>
      <w:r w:rsidR="002C2CB5">
        <w:rPr>
          <w:sz w:val="20"/>
          <w:szCs w:val="20"/>
        </w:rPr>
        <w:t xml:space="preserve">will be </w:t>
      </w:r>
      <w:r>
        <w:rPr>
          <w:sz w:val="20"/>
          <w:szCs w:val="20"/>
        </w:rPr>
        <w:t>transparent to CSRs</w:t>
      </w:r>
    </w:p>
    <w:p w14:paraId="2DC8B73B" w14:textId="36F3EDD3" w:rsidR="00131B18" w:rsidRPr="00131B18" w:rsidRDefault="00131B18" w:rsidP="00131B18">
      <w:pPr>
        <w:pStyle w:val="ListParagraph"/>
        <w:numPr>
          <w:ilvl w:val="0"/>
          <w:numId w:val="47"/>
        </w:numPr>
        <w:rPr>
          <w:sz w:val="20"/>
          <w:szCs w:val="20"/>
        </w:rPr>
      </w:pPr>
      <w:r>
        <w:rPr>
          <w:sz w:val="20"/>
          <w:szCs w:val="20"/>
        </w:rPr>
        <w:t>A new window will open and the OPower information will be displayed</w:t>
      </w:r>
    </w:p>
    <w:p w14:paraId="682B45BA" w14:textId="0393D90B" w:rsidR="0064546D" w:rsidRDefault="0064546D" w:rsidP="002B0B0C">
      <w:pPr>
        <w:pStyle w:val="ListParagraph"/>
        <w:numPr>
          <w:ilvl w:val="0"/>
          <w:numId w:val="47"/>
        </w:numPr>
        <w:rPr>
          <w:sz w:val="20"/>
          <w:szCs w:val="20"/>
        </w:rPr>
      </w:pPr>
      <w:r>
        <w:rPr>
          <w:sz w:val="20"/>
          <w:szCs w:val="20"/>
        </w:rPr>
        <w:t>Access to SSO service in Portal/Okta is restricted to CSR’s desktop IP addresses</w:t>
      </w:r>
    </w:p>
    <w:p w14:paraId="14057B98" w14:textId="77777777" w:rsidR="002B0B0C" w:rsidRDefault="002B0B0C" w:rsidP="00B33CB3">
      <w:pPr>
        <w:rPr>
          <w:b/>
          <w:bCs/>
          <w:sz w:val="20"/>
          <w:szCs w:val="20"/>
          <w:u w:val="single"/>
        </w:rPr>
      </w:pPr>
    </w:p>
    <w:p w14:paraId="3163231A" w14:textId="64889E3C" w:rsidR="002B0B0C" w:rsidRDefault="0064546D" w:rsidP="00B33CB3">
      <w:pPr>
        <w:rPr>
          <w:b/>
          <w:bCs/>
          <w:sz w:val="20"/>
          <w:szCs w:val="20"/>
          <w:u w:val="single"/>
        </w:rPr>
      </w:pPr>
      <w:r w:rsidRPr="00DE2800">
        <w:rPr>
          <w:b/>
          <w:bCs/>
          <w:noProof/>
          <w:sz w:val="20"/>
          <w:szCs w:val="20"/>
          <w:u w:val="single"/>
        </w:rPr>
        <w:drawing>
          <wp:inline distT="0" distB="0" distL="0" distR="0" wp14:anchorId="4F257B0F" wp14:editId="48BB58F4">
            <wp:extent cx="6010275" cy="4191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0275" cy="4191000"/>
                    </a:xfrm>
                    <a:prstGeom prst="rect">
                      <a:avLst/>
                    </a:prstGeom>
                    <a:noFill/>
                    <a:ln>
                      <a:noFill/>
                    </a:ln>
                  </pic:spPr>
                </pic:pic>
              </a:graphicData>
            </a:graphic>
          </wp:inline>
        </w:drawing>
      </w:r>
    </w:p>
    <w:p w14:paraId="43466EB7" w14:textId="77777777" w:rsidR="002B0B0C" w:rsidRDefault="002B0B0C" w:rsidP="00B33CB3">
      <w:pPr>
        <w:rPr>
          <w:b/>
          <w:bCs/>
          <w:sz w:val="20"/>
          <w:szCs w:val="20"/>
          <w:u w:val="single"/>
        </w:rPr>
      </w:pPr>
    </w:p>
    <w:p w14:paraId="00124D42" w14:textId="77777777" w:rsidR="002B0B0C" w:rsidRDefault="002B0B0C" w:rsidP="00B33CB3">
      <w:pPr>
        <w:rPr>
          <w:b/>
          <w:bCs/>
          <w:sz w:val="20"/>
          <w:szCs w:val="20"/>
          <w:u w:val="single"/>
        </w:rPr>
      </w:pPr>
    </w:p>
    <w:p w14:paraId="592A8A3B" w14:textId="77777777" w:rsidR="002B0B0C" w:rsidRDefault="002B0B0C" w:rsidP="00B33CB3">
      <w:pPr>
        <w:rPr>
          <w:b/>
          <w:bCs/>
          <w:sz w:val="20"/>
          <w:szCs w:val="20"/>
          <w:u w:val="single"/>
        </w:rPr>
      </w:pPr>
    </w:p>
    <w:p w14:paraId="159DC261" w14:textId="7A628630" w:rsidR="00F719D1" w:rsidRPr="00B33CB3" w:rsidRDefault="00F719D1" w:rsidP="00B33CB3">
      <w:pPr>
        <w:rPr>
          <w:b/>
          <w:bCs/>
          <w:sz w:val="20"/>
          <w:szCs w:val="20"/>
          <w:u w:val="single"/>
        </w:rPr>
      </w:pPr>
      <w:r w:rsidRPr="00B33CB3">
        <w:rPr>
          <w:b/>
          <w:bCs/>
          <w:sz w:val="20"/>
          <w:szCs w:val="20"/>
          <w:u w:val="single"/>
        </w:rPr>
        <w:br w:type="page"/>
      </w:r>
    </w:p>
    <w:p w14:paraId="052D5E16" w14:textId="77777777" w:rsidR="00AA0F0E" w:rsidRDefault="00AA0F0E" w:rsidP="00914818">
      <w:pPr>
        <w:keepLines/>
        <w:rPr>
          <w:b/>
          <w:bCs/>
          <w:sz w:val="20"/>
          <w:szCs w:val="20"/>
          <w:u w:val="single"/>
        </w:rPr>
      </w:pPr>
    </w:p>
    <w:p w14:paraId="483A7364" w14:textId="61874D49" w:rsidR="00914818" w:rsidRPr="00395733" w:rsidRDefault="00914818" w:rsidP="00914818">
      <w:pPr>
        <w:keepLines/>
        <w:rPr>
          <w:b/>
          <w:bCs/>
          <w:sz w:val="20"/>
          <w:szCs w:val="20"/>
          <w:u w:val="single"/>
        </w:rPr>
      </w:pPr>
      <w:r w:rsidRPr="00395733">
        <w:rPr>
          <w:b/>
          <w:bCs/>
          <w:sz w:val="20"/>
          <w:szCs w:val="20"/>
          <w:u w:val="single"/>
        </w:rPr>
        <w:t>Data Requirements &amp; Mapping</w:t>
      </w:r>
    </w:p>
    <w:p w14:paraId="388CA9BD" w14:textId="77777777" w:rsidR="007853DC" w:rsidRDefault="007853DC" w:rsidP="006D5EBC">
      <w:pPr>
        <w:pStyle w:val="Header"/>
        <w:tabs>
          <w:tab w:val="clear" w:pos="4320"/>
          <w:tab w:val="clear" w:pos="8640"/>
        </w:tabs>
        <w:rPr>
          <w:sz w:val="20"/>
          <w:szCs w:val="20"/>
        </w:rPr>
      </w:pPr>
    </w:p>
    <w:tbl>
      <w:tblPr>
        <w:tblStyle w:val="TableGrid"/>
        <w:tblW w:w="10908" w:type="dxa"/>
        <w:tblLook w:val="04A0" w:firstRow="1" w:lastRow="0" w:firstColumn="1" w:lastColumn="0" w:noHBand="0" w:noVBand="1"/>
      </w:tblPr>
      <w:tblGrid>
        <w:gridCol w:w="2808"/>
        <w:gridCol w:w="1710"/>
        <w:gridCol w:w="1170"/>
        <w:gridCol w:w="1890"/>
        <w:gridCol w:w="3330"/>
      </w:tblGrid>
      <w:tr w:rsidR="00394190" w:rsidRPr="00395733" w14:paraId="4B7C7C1B" w14:textId="77777777" w:rsidTr="002C7795">
        <w:tc>
          <w:tcPr>
            <w:tcW w:w="10908" w:type="dxa"/>
            <w:gridSpan w:val="5"/>
            <w:shd w:val="clear" w:color="auto" w:fill="1F497D" w:themeFill="text2"/>
          </w:tcPr>
          <w:p w14:paraId="37BF9323" w14:textId="5679A525" w:rsidR="00394190" w:rsidRPr="003C1CA5" w:rsidRDefault="00394190" w:rsidP="00394190">
            <w:pPr>
              <w:pStyle w:val="OmniimStandardTableText"/>
              <w:jc w:val="center"/>
              <w:rPr>
                <w:rFonts w:ascii="Arial" w:hAnsi="Arial" w:cs="Arial"/>
                <w:b/>
                <w:color w:val="FFFFFF" w:themeColor="background1"/>
                <w:sz w:val="20"/>
              </w:rPr>
            </w:pPr>
            <w:r w:rsidRPr="003C1CA5">
              <w:rPr>
                <w:rFonts w:ascii="Arial" w:hAnsi="Arial" w:cs="Arial"/>
                <w:b/>
                <w:color w:val="FFFFFF" w:themeColor="background1"/>
                <w:sz w:val="20"/>
              </w:rPr>
              <w:t>Okta</w:t>
            </w:r>
            <w:r w:rsidR="003023D2">
              <w:rPr>
                <w:rFonts w:ascii="Arial" w:hAnsi="Arial" w:cs="Arial"/>
                <w:b/>
                <w:color w:val="FFFFFF" w:themeColor="background1"/>
                <w:sz w:val="20"/>
              </w:rPr>
              <w:t>/SAP</w:t>
            </w:r>
          </w:p>
        </w:tc>
      </w:tr>
      <w:tr w:rsidR="00796C40" w:rsidRPr="00395733" w14:paraId="401B5271" w14:textId="77777777" w:rsidTr="001E7500">
        <w:tc>
          <w:tcPr>
            <w:tcW w:w="2808" w:type="dxa"/>
            <w:shd w:val="clear" w:color="auto" w:fill="1F497D" w:themeFill="text2"/>
          </w:tcPr>
          <w:p w14:paraId="01B20236" w14:textId="77777777" w:rsidR="00394190" w:rsidRPr="003C1CA5" w:rsidRDefault="00394190" w:rsidP="0053785A">
            <w:pPr>
              <w:pStyle w:val="OmniimStandardTableText"/>
              <w:rPr>
                <w:rFonts w:ascii="Arial" w:hAnsi="Arial" w:cs="Arial"/>
                <w:b/>
                <w:color w:val="FFFFFF" w:themeColor="background1"/>
                <w:sz w:val="20"/>
              </w:rPr>
            </w:pPr>
            <w:r w:rsidRPr="003C1CA5">
              <w:rPr>
                <w:rFonts w:ascii="Arial" w:hAnsi="Arial" w:cs="Arial"/>
                <w:b/>
                <w:color w:val="FFFFFF" w:themeColor="background1"/>
                <w:sz w:val="20"/>
              </w:rPr>
              <w:t>Field Name</w:t>
            </w:r>
          </w:p>
        </w:tc>
        <w:tc>
          <w:tcPr>
            <w:tcW w:w="1710" w:type="dxa"/>
            <w:shd w:val="clear" w:color="auto" w:fill="1F497D" w:themeFill="text2"/>
          </w:tcPr>
          <w:p w14:paraId="250B8266" w14:textId="3CA3A63C" w:rsidR="00394190" w:rsidRPr="003C1CA5" w:rsidRDefault="00ED7B74" w:rsidP="0053785A">
            <w:pPr>
              <w:pStyle w:val="OmniimStandardTableText"/>
              <w:rPr>
                <w:rFonts w:ascii="Arial" w:hAnsi="Arial" w:cs="Arial"/>
                <w:b/>
                <w:color w:val="FFFFFF" w:themeColor="background1"/>
                <w:sz w:val="20"/>
              </w:rPr>
            </w:pPr>
            <w:r w:rsidRPr="003C1CA5">
              <w:rPr>
                <w:rFonts w:ascii="Arial" w:hAnsi="Arial" w:cs="Arial"/>
                <w:b/>
                <w:color w:val="FFFFFF" w:themeColor="background1"/>
                <w:sz w:val="20"/>
              </w:rPr>
              <w:t xml:space="preserve">SAP </w:t>
            </w:r>
            <w:r w:rsidR="00394190" w:rsidRPr="003C1CA5">
              <w:rPr>
                <w:rFonts w:ascii="Arial" w:hAnsi="Arial" w:cs="Arial"/>
                <w:b/>
                <w:color w:val="FFFFFF" w:themeColor="background1"/>
                <w:sz w:val="20"/>
              </w:rPr>
              <w:t>Table/Field</w:t>
            </w:r>
          </w:p>
        </w:tc>
        <w:tc>
          <w:tcPr>
            <w:tcW w:w="1170" w:type="dxa"/>
            <w:shd w:val="clear" w:color="auto" w:fill="1F497D" w:themeFill="text2"/>
          </w:tcPr>
          <w:p w14:paraId="4596400C" w14:textId="77777777" w:rsidR="00394190" w:rsidRPr="003C1CA5" w:rsidRDefault="00394190" w:rsidP="0053785A">
            <w:pPr>
              <w:pStyle w:val="OmniimStandardTableText"/>
              <w:jc w:val="center"/>
              <w:rPr>
                <w:rFonts w:ascii="Arial" w:hAnsi="Arial" w:cs="Arial"/>
                <w:b/>
                <w:color w:val="FFFFFF" w:themeColor="background1"/>
                <w:sz w:val="20"/>
              </w:rPr>
            </w:pPr>
            <w:r w:rsidRPr="003C1CA5">
              <w:rPr>
                <w:rFonts w:ascii="Arial" w:hAnsi="Arial" w:cs="Arial"/>
                <w:b/>
                <w:color w:val="FFFFFF" w:themeColor="background1"/>
                <w:sz w:val="20"/>
              </w:rPr>
              <w:t>Length</w:t>
            </w:r>
          </w:p>
        </w:tc>
        <w:tc>
          <w:tcPr>
            <w:tcW w:w="1890" w:type="dxa"/>
            <w:shd w:val="clear" w:color="auto" w:fill="1F497D" w:themeFill="text2"/>
          </w:tcPr>
          <w:p w14:paraId="3023F7A8" w14:textId="77777777" w:rsidR="00394190" w:rsidRPr="003C1CA5" w:rsidRDefault="00394190" w:rsidP="0053785A">
            <w:pPr>
              <w:pStyle w:val="OmniimStandardTableText"/>
              <w:jc w:val="center"/>
              <w:rPr>
                <w:rFonts w:ascii="Arial" w:hAnsi="Arial" w:cs="Arial"/>
                <w:b/>
                <w:color w:val="FFFFFF" w:themeColor="background1"/>
                <w:sz w:val="20"/>
              </w:rPr>
            </w:pPr>
            <w:r w:rsidRPr="003C1CA5">
              <w:rPr>
                <w:rFonts w:ascii="Arial" w:hAnsi="Arial" w:cs="Arial"/>
                <w:b/>
                <w:color w:val="FFFFFF" w:themeColor="background1"/>
                <w:sz w:val="20"/>
              </w:rPr>
              <w:t>Format</w:t>
            </w:r>
          </w:p>
        </w:tc>
        <w:tc>
          <w:tcPr>
            <w:tcW w:w="3330" w:type="dxa"/>
            <w:shd w:val="clear" w:color="auto" w:fill="1F497D" w:themeFill="text2"/>
          </w:tcPr>
          <w:p w14:paraId="6EE0C610" w14:textId="77777777" w:rsidR="00394190" w:rsidRPr="003C1CA5" w:rsidRDefault="00394190" w:rsidP="0053785A">
            <w:pPr>
              <w:pStyle w:val="OmniimStandardTableText"/>
              <w:rPr>
                <w:rFonts w:ascii="Arial" w:hAnsi="Arial" w:cs="Arial"/>
                <w:b/>
                <w:color w:val="FFFFFF" w:themeColor="background1"/>
                <w:sz w:val="20"/>
              </w:rPr>
            </w:pPr>
            <w:r w:rsidRPr="003C1CA5">
              <w:rPr>
                <w:rFonts w:ascii="Arial" w:hAnsi="Arial" w:cs="Arial"/>
                <w:b/>
                <w:color w:val="FFFFFF" w:themeColor="background1"/>
                <w:sz w:val="20"/>
              </w:rPr>
              <w:t>Notes/Rules</w:t>
            </w:r>
          </w:p>
        </w:tc>
      </w:tr>
      <w:tr w:rsidR="00B2789D" w:rsidRPr="00395733" w14:paraId="0E539992" w14:textId="77777777" w:rsidTr="001E7500">
        <w:tc>
          <w:tcPr>
            <w:tcW w:w="2808" w:type="dxa"/>
          </w:tcPr>
          <w:p w14:paraId="26BBDDD5" w14:textId="74BB686C" w:rsidR="00901FEC" w:rsidRPr="003C1CA5" w:rsidRDefault="00901FEC" w:rsidP="0053785A">
            <w:pPr>
              <w:pStyle w:val="OmniimStandardTableText"/>
              <w:rPr>
                <w:rFonts w:ascii="Arial" w:hAnsi="Arial" w:cs="Arial"/>
                <w:b/>
                <w:color w:val="000000" w:themeColor="text1"/>
                <w:sz w:val="20"/>
              </w:rPr>
            </w:pPr>
            <w:r w:rsidRPr="003C1CA5">
              <w:rPr>
                <w:rFonts w:ascii="Arial" w:hAnsi="Arial" w:cs="Arial"/>
                <w:b/>
                <w:color w:val="000000" w:themeColor="text1"/>
                <w:sz w:val="20"/>
              </w:rPr>
              <w:t>First Name</w:t>
            </w:r>
          </w:p>
        </w:tc>
        <w:tc>
          <w:tcPr>
            <w:tcW w:w="1710" w:type="dxa"/>
          </w:tcPr>
          <w:p w14:paraId="1039F1D3" w14:textId="3BDD545A" w:rsidR="00901FEC" w:rsidRPr="003C1CA5" w:rsidRDefault="00205703" w:rsidP="0053785A">
            <w:pPr>
              <w:pStyle w:val="OmniimStandardTableText"/>
              <w:rPr>
                <w:rFonts w:ascii="Arial" w:hAnsi="Arial" w:cs="Arial"/>
                <w:color w:val="000000" w:themeColor="text1"/>
                <w:sz w:val="20"/>
              </w:rPr>
            </w:pPr>
            <w:r>
              <w:rPr>
                <w:rFonts w:ascii="Calibri" w:hAnsi="Calibri"/>
                <w:color w:val="1F497D"/>
                <w:sz w:val="22"/>
                <w:szCs w:val="22"/>
              </w:rPr>
              <w:t>BUT000-NAME_FIRST</w:t>
            </w:r>
          </w:p>
        </w:tc>
        <w:tc>
          <w:tcPr>
            <w:tcW w:w="1170" w:type="dxa"/>
          </w:tcPr>
          <w:p w14:paraId="19FEDD08" w14:textId="305633B7" w:rsidR="00901FEC" w:rsidRPr="003C1CA5" w:rsidRDefault="00A730E0" w:rsidP="0053785A">
            <w:pPr>
              <w:pStyle w:val="OmniimStandardTableText"/>
              <w:jc w:val="center"/>
              <w:rPr>
                <w:rFonts w:ascii="Arial" w:hAnsi="Arial" w:cs="Arial"/>
                <w:color w:val="000000" w:themeColor="text1"/>
                <w:sz w:val="20"/>
              </w:rPr>
            </w:pPr>
            <w:r w:rsidRPr="003C1CA5">
              <w:rPr>
                <w:rFonts w:ascii="Arial" w:hAnsi="Arial" w:cs="Arial"/>
                <w:color w:val="000000" w:themeColor="text1"/>
                <w:sz w:val="20"/>
              </w:rPr>
              <w:t>50</w:t>
            </w:r>
          </w:p>
        </w:tc>
        <w:tc>
          <w:tcPr>
            <w:tcW w:w="1890" w:type="dxa"/>
          </w:tcPr>
          <w:p w14:paraId="61724A48" w14:textId="2827A91D" w:rsidR="00901FEC" w:rsidRPr="003C1CA5" w:rsidRDefault="00A730E0" w:rsidP="0053785A">
            <w:pPr>
              <w:pStyle w:val="OmniimStandardTableText"/>
              <w:jc w:val="center"/>
              <w:rPr>
                <w:rFonts w:ascii="Arial" w:hAnsi="Arial" w:cs="Arial"/>
                <w:color w:val="000000" w:themeColor="text1"/>
                <w:sz w:val="20"/>
              </w:rPr>
            </w:pPr>
            <w:r w:rsidRPr="003C1CA5">
              <w:rPr>
                <w:rFonts w:ascii="Arial" w:hAnsi="Arial" w:cs="Arial"/>
                <w:color w:val="000000" w:themeColor="text1"/>
                <w:sz w:val="20"/>
              </w:rPr>
              <w:t>String</w:t>
            </w:r>
          </w:p>
        </w:tc>
        <w:tc>
          <w:tcPr>
            <w:tcW w:w="3330" w:type="dxa"/>
          </w:tcPr>
          <w:p w14:paraId="789885D8" w14:textId="73D84D43" w:rsidR="00901FEC" w:rsidRPr="003C1CA5" w:rsidRDefault="00814711" w:rsidP="0053785A">
            <w:pPr>
              <w:pStyle w:val="OmniimStandardTableText"/>
              <w:rPr>
                <w:rFonts w:ascii="Arial" w:hAnsi="Arial" w:cs="Arial"/>
                <w:color w:val="000000" w:themeColor="text1"/>
                <w:sz w:val="20"/>
              </w:rPr>
            </w:pPr>
            <w:r w:rsidRPr="003C1CA5">
              <w:rPr>
                <w:rFonts w:ascii="Arial" w:hAnsi="Arial" w:cs="Arial"/>
                <w:color w:val="000000" w:themeColor="text1"/>
                <w:sz w:val="20"/>
              </w:rPr>
              <w:t>C</w:t>
            </w:r>
            <w:r w:rsidR="00D34BFB" w:rsidRPr="003C1CA5">
              <w:rPr>
                <w:rFonts w:ascii="Arial" w:hAnsi="Arial" w:cs="Arial"/>
                <w:color w:val="000000" w:themeColor="text1"/>
                <w:sz w:val="20"/>
              </w:rPr>
              <w:t>hanges in SAP field will be updated in Okta real time</w:t>
            </w:r>
          </w:p>
        </w:tc>
      </w:tr>
      <w:tr w:rsidR="00B2789D" w:rsidRPr="002C7795" w14:paraId="36E7C69E" w14:textId="77777777" w:rsidTr="001E7500">
        <w:tc>
          <w:tcPr>
            <w:tcW w:w="2808" w:type="dxa"/>
          </w:tcPr>
          <w:p w14:paraId="102D827B" w14:textId="54A1ECF2" w:rsidR="00901FEC" w:rsidRPr="003C1CA5" w:rsidRDefault="00901FEC" w:rsidP="0053785A">
            <w:pPr>
              <w:pStyle w:val="OmniimStandardTableText"/>
              <w:rPr>
                <w:rFonts w:ascii="Arial" w:hAnsi="Arial" w:cs="Arial"/>
                <w:b/>
                <w:color w:val="000000" w:themeColor="text1"/>
                <w:sz w:val="20"/>
              </w:rPr>
            </w:pPr>
            <w:r w:rsidRPr="003C1CA5">
              <w:rPr>
                <w:rFonts w:ascii="Arial" w:hAnsi="Arial" w:cs="Arial"/>
                <w:b/>
                <w:color w:val="000000" w:themeColor="text1"/>
                <w:sz w:val="20"/>
              </w:rPr>
              <w:t>Last Name</w:t>
            </w:r>
          </w:p>
        </w:tc>
        <w:tc>
          <w:tcPr>
            <w:tcW w:w="1710" w:type="dxa"/>
          </w:tcPr>
          <w:p w14:paraId="3CF36633" w14:textId="1A2CE974" w:rsidR="00901FEC" w:rsidRPr="003C1CA5" w:rsidRDefault="00205703" w:rsidP="0053785A">
            <w:pPr>
              <w:pStyle w:val="OmniimStandardTableText"/>
              <w:rPr>
                <w:rFonts w:ascii="Arial" w:hAnsi="Arial" w:cs="Arial"/>
                <w:color w:val="000000" w:themeColor="text1"/>
                <w:sz w:val="20"/>
              </w:rPr>
            </w:pPr>
            <w:r w:rsidRPr="00205703">
              <w:rPr>
                <w:rFonts w:ascii="Arial" w:hAnsi="Arial" w:cs="Arial"/>
                <w:color w:val="000000" w:themeColor="text1"/>
                <w:sz w:val="20"/>
              </w:rPr>
              <w:t>BUT000-NAME_LAST</w:t>
            </w:r>
          </w:p>
        </w:tc>
        <w:tc>
          <w:tcPr>
            <w:tcW w:w="1170" w:type="dxa"/>
          </w:tcPr>
          <w:p w14:paraId="60A4913C" w14:textId="760AC573" w:rsidR="00901FEC" w:rsidRPr="003C1CA5" w:rsidRDefault="00A730E0" w:rsidP="0053785A">
            <w:pPr>
              <w:pStyle w:val="OmniimStandardTableText"/>
              <w:jc w:val="center"/>
              <w:rPr>
                <w:rFonts w:ascii="Arial" w:hAnsi="Arial" w:cs="Arial"/>
                <w:color w:val="000000" w:themeColor="text1"/>
                <w:sz w:val="20"/>
              </w:rPr>
            </w:pPr>
            <w:r w:rsidRPr="003C1CA5">
              <w:rPr>
                <w:rFonts w:ascii="Arial" w:hAnsi="Arial" w:cs="Arial"/>
                <w:color w:val="000000" w:themeColor="text1"/>
                <w:sz w:val="20"/>
              </w:rPr>
              <w:t>50</w:t>
            </w:r>
          </w:p>
        </w:tc>
        <w:tc>
          <w:tcPr>
            <w:tcW w:w="1890" w:type="dxa"/>
          </w:tcPr>
          <w:p w14:paraId="24649B6B" w14:textId="148F9461" w:rsidR="00901FEC" w:rsidRPr="003C1CA5" w:rsidRDefault="00A730E0" w:rsidP="0053785A">
            <w:pPr>
              <w:pStyle w:val="OmniimStandardTableText"/>
              <w:jc w:val="center"/>
              <w:rPr>
                <w:rFonts w:ascii="Arial" w:hAnsi="Arial" w:cs="Arial"/>
                <w:color w:val="000000" w:themeColor="text1"/>
                <w:sz w:val="20"/>
              </w:rPr>
            </w:pPr>
            <w:r w:rsidRPr="003C1CA5">
              <w:rPr>
                <w:rFonts w:ascii="Arial" w:hAnsi="Arial" w:cs="Arial"/>
                <w:color w:val="000000" w:themeColor="text1"/>
                <w:sz w:val="20"/>
              </w:rPr>
              <w:t>String</w:t>
            </w:r>
          </w:p>
        </w:tc>
        <w:tc>
          <w:tcPr>
            <w:tcW w:w="3330" w:type="dxa"/>
          </w:tcPr>
          <w:p w14:paraId="42AB0B92" w14:textId="26C2F365" w:rsidR="00901FEC" w:rsidRPr="003C1CA5" w:rsidRDefault="00814711" w:rsidP="0053785A">
            <w:pPr>
              <w:pStyle w:val="OmniimStandardTableText"/>
              <w:rPr>
                <w:rFonts w:ascii="Arial" w:hAnsi="Arial" w:cs="Arial"/>
                <w:color w:val="000000" w:themeColor="text1"/>
                <w:sz w:val="20"/>
              </w:rPr>
            </w:pPr>
            <w:r w:rsidRPr="003C1CA5">
              <w:rPr>
                <w:rFonts w:ascii="Arial" w:hAnsi="Arial" w:cs="Arial"/>
                <w:color w:val="000000" w:themeColor="text1"/>
                <w:sz w:val="20"/>
              </w:rPr>
              <w:t>Changes in SAP field will be updated in Okta real time</w:t>
            </w:r>
          </w:p>
        </w:tc>
      </w:tr>
      <w:tr w:rsidR="00B2789D" w:rsidRPr="00395733" w14:paraId="1BDBBC2C" w14:textId="77777777" w:rsidTr="001E7500">
        <w:tc>
          <w:tcPr>
            <w:tcW w:w="2808" w:type="dxa"/>
          </w:tcPr>
          <w:p w14:paraId="072D64BC" w14:textId="71FC125C" w:rsidR="00901FEC" w:rsidRPr="003C1CA5" w:rsidRDefault="00901FEC" w:rsidP="00BC12AF">
            <w:pPr>
              <w:pStyle w:val="OmniimStandardTableText"/>
              <w:rPr>
                <w:rFonts w:ascii="Arial" w:hAnsi="Arial" w:cs="Arial"/>
                <w:b/>
                <w:color w:val="000000" w:themeColor="text1"/>
                <w:sz w:val="20"/>
              </w:rPr>
            </w:pPr>
            <w:r w:rsidRPr="003C1CA5">
              <w:rPr>
                <w:rFonts w:ascii="Arial" w:hAnsi="Arial" w:cs="Arial"/>
                <w:b/>
                <w:color w:val="000000" w:themeColor="text1"/>
                <w:sz w:val="20"/>
              </w:rPr>
              <w:t>Email address</w:t>
            </w:r>
          </w:p>
        </w:tc>
        <w:tc>
          <w:tcPr>
            <w:tcW w:w="1710" w:type="dxa"/>
          </w:tcPr>
          <w:p w14:paraId="737E3F89" w14:textId="15CA63CC" w:rsidR="00901FEC" w:rsidRPr="003C1CA5" w:rsidRDefault="00205703" w:rsidP="0053785A">
            <w:pPr>
              <w:pStyle w:val="OmniimStandardTableText"/>
              <w:rPr>
                <w:rFonts w:ascii="Arial" w:hAnsi="Arial" w:cs="Arial"/>
                <w:color w:val="000000" w:themeColor="text1"/>
                <w:sz w:val="20"/>
              </w:rPr>
            </w:pPr>
            <w:r>
              <w:rPr>
                <w:rFonts w:ascii="Calibri" w:hAnsi="Calibri"/>
                <w:color w:val="1F497D"/>
                <w:sz w:val="22"/>
                <w:szCs w:val="22"/>
              </w:rPr>
              <w:t>ADR6-STMP_ADDR</w:t>
            </w:r>
          </w:p>
        </w:tc>
        <w:tc>
          <w:tcPr>
            <w:tcW w:w="1170" w:type="dxa"/>
          </w:tcPr>
          <w:p w14:paraId="4D58504C" w14:textId="7215EE0D" w:rsidR="00901FEC" w:rsidRPr="003C1CA5" w:rsidRDefault="00A730E0" w:rsidP="0053785A">
            <w:pPr>
              <w:pStyle w:val="OmniimStandardTableText"/>
              <w:jc w:val="center"/>
              <w:rPr>
                <w:rFonts w:ascii="Arial" w:hAnsi="Arial" w:cs="Arial"/>
                <w:color w:val="000000" w:themeColor="text1"/>
                <w:sz w:val="20"/>
              </w:rPr>
            </w:pPr>
            <w:r w:rsidRPr="003C1CA5">
              <w:rPr>
                <w:rFonts w:ascii="Arial" w:hAnsi="Arial" w:cs="Arial"/>
                <w:color w:val="000000" w:themeColor="text1"/>
                <w:sz w:val="20"/>
              </w:rPr>
              <w:t>255</w:t>
            </w:r>
          </w:p>
        </w:tc>
        <w:tc>
          <w:tcPr>
            <w:tcW w:w="1890" w:type="dxa"/>
          </w:tcPr>
          <w:p w14:paraId="500D523E" w14:textId="6F78CAA7" w:rsidR="00901FEC" w:rsidRPr="003C1CA5" w:rsidRDefault="00ED7B74" w:rsidP="0053785A">
            <w:pPr>
              <w:pStyle w:val="OmniimStandardTableText"/>
              <w:jc w:val="center"/>
              <w:rPr>
                <w:rFonts w:ascii="Arial" w:hAnsi="Arial" w:cs="Arial"/>
                <w:color w:val="000000" w:themeColor="text1"/>
                <w:sz w:val="20"/>
              </w:rPr>
            </w:pPr>
            <w:r w:rsidRPr="003C1CA5">
              <w:rPr>
                <w:rFonts w:ascii="Arial" w:hAnsi="Arial" w:cs="Arial"/>
                <w:color w:val="000000" w:themeColor="text1"/>
                <w:sz w:val="20"/>
              </w:rPr>
              <w:t>String</w:t>
            </w:r>
          </w:p>
        </w:tc>
        <w:tc>
          <w:tcPr>
            <w:tcW w:w="3330" w:type="dxa"/>
          </w:tcPr>
          <w:p w14:paraId="2A18FE2D" w14:textId="22A4972B" w:rsidR="00901FEC" w:rsidRPr="003C1CA5" w:rsidRDefault="00814711" w:rsidP="000D4ABC">
            <w:pPr>
              <w:pStyle w:val="OmniimStandardTableText"/>
              <w:rPr>
                <w:rFonts w:ascii="Arial" w:hAnsi="Arial" w:cs="Arial"/>
                <w:color w:val="000000" w:themeColor="text1"/>
                <w:sz w:val="20"/>
              </w:rPr>
            </w:pPr>
            <w:r w:rsidRPr="003C1CA5">
              <w:rPr>
                <w:rFonts w:ascii="Arial" w:hAnsi="Arial" w:cs="Arial"/>
                <w:color w:val="000000" w:themeColor="text1"/>
                <w:sz w:val="20"/>
              </w:rPr>
              <w:t xml:space="preserve">Changes </w:t>
            </w:r>
            <w:r w:rsidR="002B5045">
              <w:rPr>
                <w:rFonts w:ascii="Arial" w:hAnsi="Arial" w:cs="Arial"/>
                <w:color w:val="000000" w:themeColor="text1"/>
                <w:sz w:val="20"/>
              </w:rPr>
              <w:t>to</w:t>
            </w:r>
            <w:r w:rsidR="002B5045" w:rsidRPr="003C1CA5">
              <w:rPr>
                <w:rFonts w:ascii="Arial" w:hAnsi="Arial" w:cs="Arial"/>
                <w:color w:val="000000" w:themeColor="text1"/>
                <w:sz w:val="20"/>
              </w:rPr>
              <w:t xml:space="preserve"> </w:t>
            </w:r>
            <w:r w:rsidR="002B5045">
              <w:rPr>
                <w:rFonts w:ascii="Arial" w:hAnsi="Arial" w:cs="Arial"/>
                <w:color w:val="000000" w:themeColor="text1"/>
                <w:sz w:val="20"/>
              </w:rPr>
              <w:t xml:space="preserve">SAP address dependent and independent email </w:t>
            </w:r>
            <w:r w:rsidRPr="003C1CA5">
              <w:rPr>
                <w:rFonts w:ascii="Arial" w:hAnsi="Arial" w:cs="Arial"/>
                <w:color w:val="000000" w:themeColor="text1"/>
                <w:sz w:val="20"/>
              </w:rPr>
              <w:t>field</w:t>
            </w:r>
            <w:r w:rsidR="002B5045">
              <w:rPr>
                <w:rFonts w:ascii="Arial" w:hAnsi="Arial" w:cs="Arial"/>
                <w:color w:val="000000" w:themeColor="text1"/>
                <w:sz w:val="20"/>
              </w:rPr>
              <w:t xml:space="preserve">s </w:t>
            </w:r>
            <w:r w:rsidRPr="003C1CA5">
              <w:rPr>
                <w:rFonts w:ascii="Arial" w:hAnsi="Arial" w:cs="Arial"/>
                <w:color w:val="000000" w:themeColor="text1"/>
                <w:sz w:val="20"/>
              </w:rPr>
              <w:t>will be updated in Okta real time</w:t>
            </w:r>
          </w:p>
        </w:tc>
      </w:tr>
      <w:tr w:rsidR="001E7500" w:rsidRPr="00395733" w14:paraId="329E29B7" w14:textId="77777777" w:rsidTr="001E7500">
        <w:tc>
          <w:tcPr>
            <w:tcW w:w="2808" w:type="dxa"/>
          </w:tcPr>
          <w:p w14:paraId="01DBA1BB" w14:textId="33A1B638" w:rsidR="001E7500" w:rsidRPr="004B448C" w:rsidRDefault="001E7500" w:rsidP="00BC12AF">
            <w:pPr>
              <w:pStyle w:val="OmniimStandardTableText"/>
              <w:rPr>
                <w:rFonts w:ascii="Arial" w:hAnsi="Arial" w:cs="Arial"/>
                <w:b/>
                <w:color w:val="000000" w:themeColor="text1"/>
                <w:sz w:val="20"/>
              </w:rPr>
            </w:pPr>
            <w:r w:rsidRPr="004B448C">
              <w:rPr>
                <w:rFonts w:ascii="Arial" w:hAnsi="Arial" w:cs="Arial"/>
                <w:b/>
                <w:color w:val="000000" w:themeColor="text1"/>
                <w:sz w:val="20"/>
              </w:rPr>
              <w:t>First Name (Business BP)</w:t>
            </w:r>
          </w:p>
        </w:tc>
        <w:tc>
          <w:tcPr>
            <w:tcW w:w="1710" w:type="dxa"/>
          </w:tcPr>
          <w:p w14:paraId="61D823E6" w14:textId="6496405A" w:rsidR="001E7500" w:rsidRPr="004B448C" w:rsidRDefault="001E7500" w:rsidP="001E7500">
            <w:pPr>
              <w:pStyle w:val="NormalWeb"/>
              <w:shd w:val="clear" w:color="auto" w:fill="FFFF00"/>
              <w:spacing w:before="0" w:beforeAutospacing="0" w:after="0" w:afterAutospacing="0"/>
              <w:rPr>
                <w:rFonts w:ascii="Calibri" w:hAnsi="Calibri" w:cs="Segoe UI"/>
                <w:color w:val="1F497D"/>
                <w:sz w:val="22"/>
                <w:szCs w:val="22"/>
              </w:rPr>
            </w:pPr>
            <w:r w:rsidRPr="004B448C">
              <w:rPr>
                <w:rFonts w:ascii="Calibri" w:hAnsi="Calibri" w:cs="Segoe UI"/>
                <w:color w:val="1F497D"/>
                <w:sz w:val="22"/>
                <w:szCs w:val="22"/>
              </w:rPr>
              <w:t>BUT000-Name_org2</w:t>
            </w:r>
          </w:p>
        </w:tc>
        <w:tc>
          <w:tcPr>
            <w:tcW w:w="1170" w:type="dxa"/>
          </w:tcPr>
          <w:p w14:paraId="3BE62BC3" w14:textId="732F9C9A" w:rsidR="001E7500" w:rsidRPr="004B448C" w:rsidRDefault="001E7500" w:rsidP="0053785A">
            <w:pPr>
              <w:pStyle w:val="OmniimStandardTableText"/>
              <w:jc w:val="center"/>
              <w:rPr>
                <w:rFonts w:ascii="Arial" w:hAnsi="Arial" w:cs="Arial"/>
                <w:color w:val="000000" w:themeColor="text1"/>
                <w:sz w:val="20"/>
              </w:rPr>
            </w:pPr>
            <w:r w:rsidRPr="004B448C">
              <w:rPr>
                <w:rFonts w:ascii="Arial" w:hAnsi="Arial" w:cs="Arial"/>
                <w:color w:val="000000" w:themeColor="text1"/>
                <w:sz w:val="20"/>
              </w:rPr>
              <w:t>50</w:t>
            </w:r>
          </w:p>
        </w:tc>
        <w:tc>
          <w:tcPr>
            <w:tcW w:w="1890" w:type="dxa"/>
          </w:tcPr>
          <w:p w14:paraId="0829B654" w14:textId="4DC97492" w:rsidR="001E7500" w:rsidRPr="004B448C" w:rsidRDefault="001E7500" w:rsidP="0053785A">
            <w:pPr>
              <w:pStyle w:val="OmniimStandardTableText"/>
              <w:jc w:val="center"/>
              <w:rPr>
                <w:rFonts w:ascii="Arial" w:hAnsi="Arial" w:cs="Arial"/>
                <w:color w:val="000000" w:themeColor="text1"/>
                <w:sz w:val="20"/>
              </w:rPr>
            </w:pPr>
            <w:r w:rsidRPr="004B448C">
              <w:rPr>
                <w:rFonts w:ascii="Arial" w:hAnsi="Arial" w:cs="Arial"/>
                <w:color w:val="000000" w:themeColor="text1"/>
                <w:sz w:val="20"/>
              </w:rPr>
              <w:t>String</w:t>
            </w:r>
          </w:p>
        </w:tc>
        <w:tc>
          <w:tcPr>
            <w:tcW w:w="3330" w:type="dxa"/>
          </w:tcPr>
          <w:p w14:paraId="434469DD" w14:textId="3A27C766" w:rsidR="001E7500" w:rsidRPr="004B448C" w:rsidRDefault="001E7500" w:rsidP="0053785A">
            <w:pPr>
              <w:pStyle w:val="OmniimStandardTableText"/>
              <w:rPr>
                <w:rFonts w:ascii="Arial" w:hAnsi="Arial" w:cs="Arial"/>
                <w:color w:val="000000" w:themeColor="text1"/>
                <w:sz w:val="20"/>
              </w:rPr>
            </w:pPr>
            <w:r w:rsidRPr="004B448C">
              <w:rPr>
                <w:rFonts w:ascii="Arial" w:hAnsi="Arial" w:cs="Arial"/>
                <w:color w:val="000000" w:themeColor="text1"/>
                <w:sz w:val="20"/>
              </w:rPr>
              <w:t>Changes in SAP field will be updated in Okta real time</w:t>
            </w:r>
          </w:p>
        </w:tc>
      </w:tr>
      <w:tr w:rsidR="001E7500" w:rsidRPr="00395733" w14:paraId="37FCFC48" w14:textId="77777777" w:rsidTr="001E7500">
        <w:tc>
          <w:tcPr>
            <w:tcW w:w="2808" w:type="dxa"/>
          </w:tcPr>
          <w:p w14:paraId="7F784A85" w14:textId="5B9258FA" w:rsidR="001E7500" w:rsidRPr="004B448C" w:rsidRDefault="001E7500" w:rsidP="00BC12AF">
            <w:pPr>
              <w:pStyle w:val="OmniimStandardTableText"/>
              <w:rPr>
                <w:rFonts w:ascii="Arial" w:hAnsi="Arial" w:cs="Arial"/>
                <w:b/>
                <w:color w:val="000000" w:themeColor="text1"/>
                <w:sz w:val="20"/>
              </w:rPr>
            </w:pPr>
            <w:r w:rsidRPr="004B448C">
              <w:rPr>
                <w:rFonts w:ascii="Arial" w:hAnsi="Arial" w:cs="Arial"/>
                <w:b/>
                <w:color w:val="000000" w:themeColor="text1"/>
                <w:sz w:val="20"/>
              </w:rPr>
              <w:t>Last Name (Business BP)</w:t>
            </w:r>
          </w:p>
        </w:tc>
        <w:tc>
          <w:tcPr>
            <w:tcW w:w="1710" w:type="dxa"/>
          </w:tcPr>
          <w:p w14:paraId="44CFC37B" w14:textId="62469EBC" w:rsidR="001E7500" w:rsidRPr="004B448C" w:rsidRDefault="001E7500" w:rsidP="001E7500">
            <w:pPr>
              <w:pStyle w:val="NormalWeb"/>
              <w:shd w:val="clear" w:color="auto" w:fill="FFFF00"/>
              <w:spacing w:before="0" w:beforeAutospacing="0" w:after="0" w:afterAutospacing="0"/>
              <w:rPr>
                <w:rFonts w:ascii="Calibri" w:hAnsi="Calibri" w:cs="Segoe UI"/>
                <w:color w:val="1F497D"/>
                <w:sz w:val="22"/>
                <w:szCs w:val="22"/>
              </w:rPr>
            </w:pPr>
            <w:r w:rsidRPr="004B448C">
              <w:rPr>
                <w:rFonts w:ascii="Calibri" w:hAnsi="Calibri" w:cs="Segoe UI"/>
                <w:color w:val="1F497D"/>
                <w:sz w:val="22"/>
                <w:szCs w:val="22"/>
              </w:rPr>
              <w:t>BUT000-Name_org1</w:t>
            </w:r>
          </w:p>
        </w:tc>
        <w:tc>
          <w:tcPr>
            <w:tcW w:w="1170" w:type="dxa"/>
          </w:tcPr>
          <w:p w14:paraId="718B2690" w14:textId="0497ACF8" w:rsidR="001E7500" w:rsidRPr="004B448C" w:rsidRDefault="001E7500" w:rsidP="0053785A">
            <w:pPr>
              <w:pStyle w:val="OmniimStandardTableText"/>
              <w:jc w:val="center"/>
              <w:rPr>
                <w:rFonts w:ascii="Arial" w:hAnsi="Arial" w:cs="Arial"/>
                <w:color w:val="000000" w:themeColor="text1"/>
                <w:sz w:val="20"/>
              </w:rPr>
            </w:pPr>
            <w:r w:rsidRPr="004B448C">
              <w:rPr>
                <w:rFonts w:ascii="Arial" w:hAnsi="Arial" w:cs="Arial"/>
                <w:color w:val="000000" w:themeColor="text1"/>
                <w:sz w:val="20"/>
              </w:rPr>
              <w:t>50</w:t>
            </w:r>
          </w:p>
        </w:tc>
        <w:tc>
          <w:tcPr>
            <w:tcW w:w="1890" w:type="dxa"/>
          </w:tcPr>
          <w:p w14:paraId="02535D33" w14:textId="4489E253" w:rsidR="001E7500" w:rsidRPr="004B448C" w:rsidRDefault="001E7500" w:rsidP="0053785A">
            <w:pPr>
              <w:pStyle w:val="OmniimStandardTableText"/>
              <w:jc w:val="center"/>
              <w:rPr>
                <w:rFonts w:ascii="Arial" w:hAnsi="Arial" w:cs="Arial"/>
                <w:color w:val="000000" w:themeColor="text1"/>
                <w:sz w:val="20"/>
              </w:rPr>
            </w:pPr>
            <w:r w:rsidRPr="004B448C">
              <w:rPr>
                <w:rFonts w:ascii="Arial" w:hAnsi="Arial" w:cs="Arial"/>
                <w:color w:val="000000" w:themeColor="text1"/>
                <w:sz w:val="20"/>
              </w:rPr>
              <w:t>String</w:t>
            </w:r>
          </w:p>
        </w:tc>
        <w:tc>
          <w:tcPr>
            <w:tcW w:w="3330" w:type="dxa"/>
          </w:tcPr>
          <w:p w14:paraId="532B1CCE" w14:textId="23195E50" w:rsidR="001E7500" w:rsidRPr="004B448C" w:rsidRDefault="001E7500" w:rsidP="0053785A">
            <w:pPr>
              <w:pStyle w:val="OmniimStandardTableText"/>
              <w:rPr>
                <w:rFonts w:ascii="Arial" w:hAnsi="Arial" w:cs="Arial"/>
                <w:color w:val="000000" w:themeColor="text1"/>
                <w:sz w:val="20"/>
              </w:rPr>
            </w:pPr>
            <w:r w:rsidRPr="004B448C">
              <w:rPr>
                <w:rFonts w:ascii="Arial" w:hAnsi="Arial" w:cs="Arial"/>
                <w:color w:val="000000" w:themeColor="text1"/>
                <w:sz w:val="20"/>
              </w:rPr>
              <w:t>Changes in SAP field will be updated in Okta real time</w:t>
            </w:r>
          </w:p>
        </w:tc>
      </w:tr>
    </w:tbl>
    <w:p w14:paraId="3D736637" w14:textId="77777777" w:rsidR="00AA0F0E" w:rsidRDefault="00AA0F0E" w:rsidP="006D5EBC">
      <w:pPr>
        <w:pStyle w:val="Header"/>
        <w:tabs>
          <w:tab w:val="clear" w:pos="4320"/>
          <w:tab w:val="clear" w:pos="8640"/>
        </w:tabs>
        <w:rPr>
          <w:sz w:val="20"/>
          <w:szCs w:val="20"/>
        </w:rPr>
      </w:pPr>
    </w:p>
    <w:p w14:paraId="3D55CEF5" w14:textId="77777777" w:rsidR="00944B71" w:rsidRDefault="00944B71" w:rsidP="0087240E">
      <w:pPr>
        <w:pStyle w:val="ListParagraph"/>
        <w:spacing w:line="276" w:lineRule="auto"/>
        <w:rPr>
          <w:b/>
          <w:sz w:val="20"/>
          <w:szCs w:val="20"/>
        </w:rPr>
      </w:pPr>
    </w:p>
    <w:p w14:paraId="58FB67AD" w14:textId="77777777" w:rsidR="007527DB" w:rsidRDefault="007527DB" w:rsidP="0087240E">
      <w:pPr>
        <w:pStyle w:val="ListParagraph"/>
        <w:spacing w:line="276" w:lineRule="auto"/>
        <w:rPr>
          <w:b/>
          <w:sz w:val="20"/>
          <w:szCs w:val="20"/>
        </w:rPr>
      </w:pPr>
    </w:p>
    <w:p w14:paraId="3FC53E93" w14:textId="77777777" w:rsidR="007527DB" w:rsidRDefault="007527DB" w:rsidP="0087240E">
      <w:pPr>
        <w:pStyle w:val="ListParagraph"/>
        <w:spacing w:line="276" w:lineRule="auto"/>
        <w:rPr>
          <w:b/>
          <w:sz w:val="20"/>
          <w:szCs w:val="20"/>
        </w:rPr>
      </w:pPr>
    </w:p>
    <w:p w14:paraId="0CFE685E" w14:textId="47AAEE20" w:rsidR="00916EFE" w:rsidRDefault="00916EFE">
      <w:pPr>
        <w:rPr>
          <w:b/>
          <w:sz w:val="20"/>
          <w:szCs w:val="20"/>
        </w:rPr>
      </w:pPr>
      <w:r>
        <w:rPr>
          <w:b/>
          <w:sz w:val="20"/>
          <w:szCs w:val="20"/>
        </w:rPr>
        <w:br w:type="page"/>
      </w:r>
    </w:p>
    <w:p w14:paraId="037E2AC1" w14:textId="77777777" w:rsidR="007527DB" w:rsidRDefault="007527DB" w:rsidP="0087240E">
      <w:pPr>
        <w:pStyle w:val="ListParagraph"/>
        <w:spacing w:line="276" w:lineRule="auto"/>
        <w:rPr>
          <w:b/>
          <w:sz w:val="20"/>
          <w:szCs w:val="20"/>
        </w:rPr>
      </w:pPr>
    </w:p>
    <w:p w14:paraId="16F6A542" w14:textId="77777777" w:rsidR="007527DB" w:rsidRDefault="007527DB" w:rsidP="0087240E">
      <w:pPr>
        <w:pStyle w:val="ListParagraph"/>
        <w:spacing w:line="276" w:lineRule="auto"/>
        <w:rPr>
          <w:b/>
          <w:sz w:val="20"/>
          <w:szCs w:val="20"/>
        </w:rPr>
      </w:pPr>
    </w:p>
    <w:p w14:paraId="0F2E96EB" w14:textId="6139F76A" w:rsidR="007527DB" w:rsidRPr="007527DB" w:rsidRDefault="007527DB" w:rsidP="007527DB">
      <w:pPr>
        <w:rPr>
          <w:b/>
          <w:bCs/>
          <w:sz w:val="20"/>
          <w:szCs w:val="20"/>
          <w:u w:val="single"/>
        </w:rPr>
      </w:pPr>
      <w:r>
        <w:rPr>
          <w:b/>
          <w:bCs/>
          <w:sz w:val="20"/>
          <w:szCs w:val="20"/>
          <w:u w:val="single"/>
        </w:rPr>
        <w:t>Testing Scenarios</w:t>
      </w:r>
    </w:p>
    <w:p w14:paraId="2316BA9D" w14:textId="77777777" w:rsidR="007527DB" w:rsidRPr="007527DB" w:rsidRDefault="007527DB" w:rsidP="007527DB">
      <w:pPr>
        <w:pStyle w:val="ListParagraph"/>
        <w:spacing w:line="276" w:lineRule="auto"/>
        <w:rPr>
          <w:b/>
          <w:sz w:val="20"/>
          <w:szCs w:val="20"/>
        </w:rPr>
      </w:pPr>
      <w:r w:rsidRPr="007527DB">
        <w:rPr>
          <w:b/>
          <w:sz w:val="20"/>
          <w:szCs w:val="20"/>
        </w:rPr>
        <w:t>CSR3 updates BP dependent email address</w:t>
      </w:r>
    </w:p>
    <w:p w14:paraId="3A01DF3E" w14:textId="77777777" w:rsidR="007527DB" w:rsidRPr="007527DB" w:rsidRDefault="007527DB" w:rsidP="007527DB">
      <w:pPr>
        <w:pStyle w:val="ListParagraph"/>
        <w:spacing w:line="276" w:lineRule="auto"/>
        <w:rPr>
          <w:b/>
          <w:sz w:val="20"/>
          <w:szCs w:val="20"/>
        </w:rPr>
      </w:pPr>
      <w:r w:rsidRPr="007527DB">
        <w:rPr>
          <w:b/>
          <w:sz w:val="20"/>
          <w:szCs w:val="20"/>
        </w:rPr>
        <w:t>CSR3 updates BP independent email address</w:t>
      </w:r>
    </w:p>
    <w:p w14:paraId="74DE2EED" w14:textId="77777777" w:rsidR="007527DB" w:rsidRPr="007527DB" w:rsidRDefault="007527DB" w:rsidP="007527DB">
      <w:pPr>
        <w:pStyle w:val="ListParagraph"/>
        <w:spacing w:line="276" w:lineRule="auto"/>
        <w:rPr>
          <w:b/>
          <w:sz w:val="20"/>
          <w:szCs w:val="20"/>
        </w:rPr>
      </w:pPr>
      <w:r w:rsidRPr="007527DB">
        <w:rPr>
          <w:b/>
          <w:sz w:val="20"/>
          <w:szCs w:val="20"/>
        </w:rPr>
        <w:t>CSR3 updates both BP dependent and independent email address</w:t>
      </w:r>
    </w:p>
    <w:p w14:paraId="0ABB3F66" w14:textId="77777777" w:rsidR="007527DB" w:rsidRPr="007527DB" w:rsidRDefault="007527DB" w:rsidP="007527DB">
      <w:pPr>
        <w:pStyle w:val="ListParagraph"/>
        <w:spacing w:line="276" w:lineRule="auto"/>
        <w:rPr>
          <w:b/>
          <w:sz w:val="20"/>
          <w:szCs w:val="20"/>
        </w:rPr>
      </w:pPr>
      <w:r w:rsidRPr="007527DB">
        <w:rPr>
          <w:b/>
          <w:sz w:val="20"/>
          <w:szCs w:val="20"/>
        </w:rPr>
        <w:t>CSR3 updates BP first name</w:t>
      </w:r>
    </w:p>
    <w:p w14:paraId="4C7BE4ED" w14:textId="77777777" w:rsidR="007527DB" w:rsidRPr="007527DB" w:rsidRDefault="007527DB" w:rsidP="007527DB">
      <w:pPr>
        <w:pStyle w:val="ListParagraph"/>
        <w:spacing w:line="276" w:lineRule="auto"/>
        <w:rPr>
          <w:b/>
          <w:sz w:val="20"/>
          <w:szCs w:val="20"/>
        </w:rPr>
      </w:pPr>
      <w:r w:rsidRPr="007527DB">
        <w:rPr>
          <w:b/>
          <w:sz w:val="20"/>
          <w:szCs w:val="20"/>
        </w:rPr>
        <w:t>CSR3 updates BP last name</w:t>
      </w:r>
    </w:p>
    <w:p w14:paraId="480A2CC4" w14:textId="77777777" w:rsidR="007527DB" w:rsidRPr="007527DB" w:rsidRDefault="007527DB" w:rsidP="007527DB">
      <w:pPr>
        <w:pStyle w:val="ListParagraph"/>
        <w:spacing w:line="276" w:lineRule="auto"/>
        <w:rPr>
          <w:b/>
          <w:sz w:val="20"/>
          <w:szCs w:val="20"/>
        </w:rPr>
      </w:pPr>
      <w:r w:rsidRPr="007527DB">
        <w:rPr>
          <w:b/>
          <w:sz w:val="20"/>
          <w:szCs w:val="20"/>
        </w:rPr>
        <w:t>CSR3 updates SSN</w:t>
      </w:r>
    </w:p>
    <w:p w14:paraId="49643EC8" w14:textId="77777777" w:rsidR="007527DB" w:rsidRPr="007527DB" w:rsidRDefault="007527DB" w:rsidP="007527DB">
      <w:pPr>
        <w:pStyle w:val="ListParagraph"/>
        <w:spacing w:line="276" w:lineRule="auto"/>
        <w:rPr>
          <w:b/>
          <w:sz w:val="20"/>
          <w:szCs w:val="20"/>
        </w:rPr>
      </w:pPr>
      <w:r w:rsidRPr="007527DB">
        <w:rPr>
          <w:b/>
          <w:sz w:val="20"/>
          <w:szCs w:val="20"/>
        </w:rPr>
        <w:t>CSR3 updates DL</w:t>
      </w:r>
    </w:p>
    <w:p w14:paraId="25C967DC" w14:textId="1F0BD161" w:rsidR="007527DB" w:rsidRPr="007527DB" w:rsidRDefault="007527DB" w:rsidP="007527DB">
      <w:pPr>
        <w:pStyle w:val="ListParagraph"/>
        <w:spacing w:line="276" w:lineRule="auto"/>
        <w:rPr>
          <w:b/>
          <w:sz w:val="20"/>
          <w:szCs w:val="20"/>
        </w:rPr>
      </w:pPr>
      <w:del w:id="9" w:author="Keisha R. Thurman" w:date="2014-08-12T14:07:00Z">
        <w:r w:rsidRPr="007527DB" w:rsidDel="00B308D6">
          <w:rPr>
            <w:b/>
            <w:sz w:val="20"/>
            <w:szCs w:val="20"/>
          </w:rPr>
          <w:delText>Back Office Person</w:delText>
        </w:r>
      </w:del>
      <w:ins w:id="10" w:author="Keisha R. Thurman" w:date="2014-08-12T14:07:00Z">
        <w:r w:rsidR="00B308D6">
          <w:rPr>
            <w:b/>
            <w:sz w:val="20"/>
            <w:szCs w:val="20"/>
          </w:rPr>
          <w:t>BO</w:t>
        </w:r>
      </w:ins>
      <w:r w:rsidRPr="007527DB">
        <w:rPr>
          <w:b/>
          <w:sz w:val="20"/>
          <w:szCs w:val="20"/>
        </w:rPr>
        <w:t xml:space="preserve"> updates BP dependent email address</w:t>
      </w:r>
    </w:p>
    <w:p w14:paraId="3AA2174C" w14:textId="236C4571" w:rsidR="007527DB" w:rsidRPr="007527DB" w:rsidRDefault="007527DB" w:rsidP="007527DB">
      <w:pPr>
        <w:pStyle w:val="ListParagraph"/>
        <w:spacing w:line="276" w:lineRule="auto"/>
        <w:rPr>
          <w:b/>
          <w:sz w:val="20"/>
          <w:szCs w:val="20"/>
        </w:rPr>
      </w:pPr>
      <w:del w:id="11" w:author="Keisha R. Thurman" w:date="2014-08-12T14:07:00Z">
        <w:r w:rsidRPr="007527DB" w:rsidDel="00B308D6">
          <w:rPr>
            <w:b/>
            <w:sz w:val="20"/>
            <w:szCs w:val="20"/>
          </w:rPr>
          <w:delText>Back Office Person</w:delText>
        </w:r>
      </w:del>
      <w:ins w:id="12" w:author="Keisha R. Thurman" w:date="2014-08-12T14:07:00Z">
        <w:r w:rsidR="00B308D6">
          <w:rPr>
            <w:b/>
            <w:sz w:val="20"/>
            <w:szCs w:val="20"/>
          </w:rPr>
          <w:t>BO</w:t>
        </w:r>
      </w:ins>
      <w:r w:rsidRPr="007527DB">
        <w:rPr>
          <w:b/>
          <w:sz w:val="20"/>
          <w:szCs w:val="20"/>
        </w:rPr>
        <w:t xml:space="preserve"> updates BP independent email address</w:t>
      </w:r>
    </w:p>
    <w:p w14:paraId="7764972C" w14:textId="0BB0B34E" w:rsidR="007527DB" w:rsidRPr="007527DB" w:rsidRDefault="007527DB" w:rsidP="007527DB">
      <w:pPr>
        <w:pStyle w:val="ListParagraph"/>
        <w:spacing w:line="276" w:lineRule="auto"/>
        <w:rPr>
          <w:b/>
          <w:sz w:val="20"/>
          <w:szCs w:val="20"/>
        </w:rPr>
      </w:pPr>
      <w:del w:id="13" w:author="Keisha R. Thurman" w:date="2014-08-12T14:07:00Z">
        <w:r w:rsidRPr="007527DB" w:rsidDel="00B308D6">
          <w:rPr>
            <w:b/>
            <w:sz w:val="20"/>
            <w:szCs w:val="20"/>
          </w:rPr>
          <w:delText>Back Office Person</w:delText>
        </w:r>
      </w:del>
      <w:ins w:id="14" w:author="Keisha R. Thurman" w:date="2014-08-12T14:07:00Z">
        <w:r w:rsidR="00B308D6">
          <w:rPr>
            <w:b/>
            <w:sz w:val="20"/>
            <w:szCs w:val="20"/>
          </w:rPr>
          <w:t>BO</w:t>
        </w:r>
      </w:ins>
      <w:r w:rsidRPr="007527DB">
        <w:rPr>
          <w:b/>
          <w:sz w:val="20"/>
          <w:szCs w:val="20"/>
        </w:rPr>
        <w:t xml:space="preserve"> updates both BP dependent and independent email address</w:t>
      </w:r>
    </w:p>
    <w:p w14:paraId="690867A5" w14:textId="14DB741B" w:rsidR="007527DB" w:rsidRPr="007527DB" w:rsidRDefault="007527DB" w:rsidP="007527DB">
      <w:pPr>
        <w:pStyle w:val="ListParagraph"/>
        <w:spacing w:line="276" w:lineRule="auto"/>
        <w:rPr>
          <w:b/>
          <w:sz w:val="20"/>
          <w:szCs w:val="20"/>
        </w:rPr>
      </w:pPr>
      <w:del w:id="15" w:author="Keisha R. Thurman" w:date="2014-08-12T14:07:00Z">
        <w:r w:rsidRPr="007527DB" w:rsidDel="00B308D6">
          <w:rPr>
            <w:b/>
            <w:sz w:val="20"/>
            <w:szCs w:val="20"/>
          </w:rPr>
          <w:delText>Back Office Person</w:delText>
        </w:r>
      </w:del>
      <w:ins w:id="16" w:author="Keisha R. Thurman" w:date="2014-08-12T14:07:00Z">
        <w:r w:rsidR="00B308D6">
          <w:rPr>
            <w:b/>
            <w:sz w:val="20"/>
            <w:szCs w:val="20"/>
          </w:rPr>
          <w:t>BO</w:t>
        </w:r>
      </w:ins>
      <w:r w:rsidRPr="007527DB">
        <w:rPr>
          <w:b/>
          <w:sz w:val="20"/>
          <w:szCs w:val="20"/>
        </w:rPr>
        <w:t xml:space="preserve"> updates BP first name</w:t>
      </w:r>
    </w:p>
    <w:p w14:paraId="027D1E1B" w14:textId="4201EF33" w:rsidR="007527DB" w:rsidRPr="007527DB" w:rsidRDefault="007527DB" w:rsidP="007527DB">
      <w:pPr>
        <w:pStyle w:val="ListParagraph"/>
        <w:spacing w:line="276" w:lineRule="auto"/>
        <w:rPr>
          <w:b/>
          <w:sz w:val="20"/>
          <w:szCs w:val="20"/>
        </w:rPr>
      </w:pPr>
      <w:del w:id="17" w:author="Keisha R. Thurman" w:date="2014-08-12T14:07:00Z">
        <w:r w:rsidRPr="007527DB" w:rsidDel="00B308D6">
          <w:rPr>
            <w:b/>
            <w:sz w:val="20"/>
            <w:szCs w:val="20"/>
          </w:rPr>
          <w:delText>Back Office Person</w:delText>
        </w:r>
      </w:del>
      <w:ins w:id="18" w:author="Keisha R. Thurman" w:date="2014-08-12T14:07:00Z">
        <w:r w:rsidR="00B308D6">
          <w:rPr>
            <w:b/>
            <w:sz w:val="20"/>
            <w:szCs w:val="20"/>
          </w:rPr>
          <w:t>BO</w:t>
        </w:r>
      </w:ins>
      <w:r w:rsidRPr="007527DB">
        <w:rPr>
          <w:b/>
          <w:sz w:val="20"/>
          <w:szCs w:val="20"/>
        </w:rPr>
        <w:t xml:space="preserve"> updates BP last name</w:t>
      </w:r>
    </w:p>
    <w:p w14:paraId="14F89A46" w14:textId="77777777" w:rsidR="007527DB" w:rsidRPr="007527DB" w:rsidRDefault="007527DB" w:rsidP="007527DB">
      <w:pPr>
        <w:pStyle w:val="ListParagraph"/>
        <w:spacing w:line="276" w:lineRule="auto"/>
        <w:rPr>
          <w:b/>
          <w:sz w:val="20"/>
          <w:szCs w:val="20"/>
        </w:rPr>
      </w:pPr>
      <w:r w:rsidRPr="007527DB">
        <w:rPr>
          <w:b/>
          <w:sz w:val="20"/>
          <w:szCs w:val="20"/>
        </w:rPr>
        <w:t>VCC Management updates BP dependent email address</w:t>
      </w:r>
    </w:p>
    <w:p w14:paraId="20432635" w14:textId="77777777" w:rsidR="007527DB" w:rsidRPr="007527DB" w:rsidRDefault="007527DB" w:rsidP="007527DB">
      <w:pPr>
        <w:pStyle w:val="ListParagraph"/>
        <w:spacing w:line="276" w:lineRule="auto"/>
        <w:rPr>
          <w:b/>
          <w:sz w:val="20"/>
          <w:szCs w:val="20"/>
        </w:rPr>
      </w:pPr>
      <w:r w:rsidRPr="007527DB">
        <w:rPr>
          <w:b/>
          <w:sz w:val="20"/>
          <w:szCs w:val="20"/>
        </w:rPr>
        <w:t>VCC Management updates BP independent email address</w:t>
      </w:r>
    </w:p>
    <w:p w14:paraId="4B1D8144" w14:textId="77777777" w:rsidR="007527DB" w:rsidRPr="007527DB" w:rsidRDefault="007527DB" w:rsidP="007527DB">
      <w:pPr>
        <w:pStyle w:val="ListParagraph"/>
        <w:spacing w:line="276" w:lineRule="auto"/>
        <w:rPr>
          <w:b/>
          <w:sz w:val="20"/>
          <w:szCs w:val="20"/>
        </w:rPr>
      </w:pPr>
      <w:r w:rsidRPr="007527DB">
        <w:rPr>
          <w:b/>
          <w:sz w:val="20"/>
          <w:szCs w:val="20"/>
        </w:rPr>
        <w:t>VCC Management updates BP first name</w:t>
      </w:r>
    </w:p>
    <w:p w14:paraId="45F4E884" w14:textId="77777777" w:rsidR="007527DB" w:rsidRPr="007527DB" w:rsidRDefault="007527DB" w:rsidP="007527DB">
      <w:pPr>
        <w:pStyle w:val="ListParagraph"/>
        <w:spacing w:line="276" w:lineRule="auto"/>
        <w:rPr>
          <w:b/>
          <w:sz w:val="20"/>
          <w:szCs w:val="20"/>
        </w:rPr>
      </w:pPr>
      <w:r w:rsidRPr="007527DB">
        <w:rPr>
          <w:b/>
          <w:sz w:val="20"/>
          <w:szCs w:val="20"/>
        </w:rPr>
        <w:t>VCC Management updates BP last name</w:t>
      </w:r>
    </w:p>
    <w:p w14:paraId="5F88EF7C" w14:textId="77777777" w:rsidR="007527DB" w:rsidRPr="007527DB" w:rsidRDefault="007527DB" w:rsidP="007527DB">
      <w:pPr>
        <w:pStyle w:val="ListParagraph"/>
        <w:spacing w:line="276" w:lineRule="auto"/>
        <w:rPr>
          <w:b/>
          <w:sz w:val="20"/>
          <w:szCs w:val="20"/>
        </w:rPr>
      </w:pPr>
      <w:r w:rsidRPr="007527DB">
        <w:rPr>
          <w:b/>
          <w:sz w:val="20"/>
          <w:szCs w:val="20"/>
        </w:rPr>
        <w:t>VCC Management updates both BP dependent and independent email address</w:t>
      </w:r>
    </w:p>
    <w:p w14:paraId="7D93B53A" w14:textId="476EFF94" w:rsidR="00B308D6" w:rsidRPr="007527DB" w:rsidRDefault="00B308D6" w:rsidP="00B308D6">
      <w:pPr>
        <w:pStyle w:val="ListParagraph"/>
        <w:spacing w:line="276" w:lineRule="auto"/>
        <w:rPr>
          <w:ins w:id="19" w:author="Keisha R. Thurman" w:date="2014-08-12T14:02:00Z"/>
          <w:b/>
          <w:sz w:val="20"/>
          <w:szCs w:val="20"/>
        </w:rPr>
      </w:pPr>
      <w:ins w:id="20" w:author="Keisha R. Thurman" w:date="2014-08-12T14:03:00Z">
        <w:r>
          <w:rPr>
            <w:b/>
            <w:sz w:val="20"/>
            <w:szCs w:val="20"/>
          </w:rPr>
          <w:t>BCC</w:t>
        </w:r>
      </w:ins>
      <w:ins w:id="21" w:author="Keisha R. Thurman" w:date="2014-08-12T14:02:00Z">
        <w:r w:rsidRPr="007527DB">
          <w:rPr>
            <w:b/>
            <w:sz w:val="20"/>
            <w:szCs w:val="20"/>
          </w:rPr>
          <w:t xml:space="preserve"> updates BP dependent email address</w:t>
        </w:r>
      </w:ins>
    </w:p>
    <w:p w14:paraId="269C72A6" w14:textId="06DF4BC7" w:rsidR="00B308D6" w:rsidRPr="007527DB" w:rsidRDefault="00B308D6" w:rsidP="00B308D6">
      <w:pPr>
        <w:pStyle w:val="ListParagraph"/>
        <w:spacing w:line="276" w:lineRule="auto"/>
        <w:rPr>
          <w:ins w:id="22" w:author="Keisha R. Thurman" w:date="2014-08-12T14:02:00Z"/>
          <w:b/>
          <w:sz w:val="20"/>
          <w:szCs w:val="20"/>
        </w:rPr>
      </w:pPr>
      <w:ins w:id="23" w:author="Keisha R. Thurman" w:date="2014-08-12T14:03:00Z">
        <w:r>
          <w:rPr>
            <w:b/>
            <w:sz w:val="20"/>
            <w:szCs w:val="20"/>
          </w:rPr>
          <w:t>BCC</w:t>
        </w:r>
      </w:ins>
      <w:ins w:id="24" w:author="Keisha R. Thurman" w:date="2014-08-12T14:02:00Z">
        <w:r w:rsidRPr="007527DB">
          <w:rPr>
            <w:b/>
            <w:sz w:val="20"/>
            <w:szCs w:val="20"/>
          </w:rPr>
          <w:t xml:space="preserve"> updates BP independent email address</w:t>
        </w:r>
      </w:ins>
    </w:p>
    <w:p w14:paraId="5AE71874" w14:textId="0086CEA9" w:rsidR="00B308D6" w:rsidRPr="007527DB" w:rsidRDefault="00B308D6" w:rsidP="00B308D6">
      <w:pPr>
        <w:pStyle w:val="ListParagraph"/>
        <w:spacing w:line="276" w:lineRule="auto"/>
        <w:rPr>
          <w:ins w:id="25" w:author="Keisha R. Thurman" w:date="2014-08-12T14:02:00Z"/>
          <w:b/>
          <w:sz w:val="20"/>
          <w:szCs w:val="20"/>
        </w:rPr>
      </w:pPr>
      <w:ins w:id="26" w:author="Keisha R. Thurman" w:date="2014-08-12T14:03:00Z">
        <w:r>
          <w:rPr>
            <w:b/>
            <w:sz w:val="20"/>
            <w:szCs w:val="20"/>
          </w:rPr>
          <w:t>BCC</w:t>
        </w:r>
      </w:ins>
      <w:ins w:id="27" w:author="Keisha R. Thurman" w:date="2014-08-12T14:02:00Z">
        <w:r w:rsidRPr="007527DB">
          <w:rPr>
            <w:b/>
            <w:sz w:val="20"/>
            <w:szCs w:val="20"/>
          </w:rPr>
          <w:t xml:space="preserve"> updates both BP dependent and independent email address</w:t>
        </w:r>
      </w:ins>
    </w:p>
    <w:p w14:paraId="6EA20549" w14:textId="403D3843" w:rsidR="00B308D6" w:rsidRPr="007527DB" w:rsidRDefault="00B308D6" w:rsidP="00B308D6">
      <w:pPr>
        <w:pStyle w:val="ListParagraph"/>
        <w:spacing w:line="276" w:lineRule="auto"/>
        <w:rPr>
          <w:ins w:id="28" w:author="Keisha R. Thurman" w:date="2014-08-12T14:02:00Z"/>
          <w:b/>
          <w:sz w:val="20"/>
          <w:szCs w:val="20"/>
        </w:rPr>
      </w:pPr>
      <w:ins w:id="29" w:author="Keisha R. Thurman" w:date="2014-08-12T14:03:00Z">
        <w:r>
          <w:rPr>
            <w:b/>
            <w:sz w:val="20"/>
            <w:szCs w:val="20"/>
          </w:rPr>
          <w:t>BCC</w:t>
        </w:r>
      </w:ins>
      <w:ins w:id="30" w:author="Keisha R. Thurman" w:date="2014-08-12T14:02:00Z">
        <w:r w:rsidRPr="007527DB">
          <w:rPr>
            <w:b/>
            <w:sz w:val="20"/>
            <w:szCs w:val="20"/>
          </w:rPr>
          <w:t xml:space="preserve"> updates BP first name</w:t>
        </w:r>
      </w:ins>
    </w:p>
    <w:p w14:paraId="58B1B7FB" w14:textId="409A59EC" w:rsidR="00B308D6" w:rsidRPr="007527DB" w:rsidRDefault="00B308D6" w:rsidP="00B308D6">
      <w:pPr>
        <w:pStyle w:val="ListParagraph"/>
        <w:spacing w:line="276" w:lineRule="auto"/>
        <w:rPr>
          <w:ins w:id="31" w:author="Keisha R. Thurman" w:date="2014-08-12T14:02:00Z"/>
          <w:b/>
          <w:sz w:val="20"/>
          <w:szCs w:val="20"/>
        </w:rPr>
      </w:pPr>
      <w:ins w:id="32" w:author="Keisha R. Thurman" w:date="2014-08-12T14:03:00Z">
        <w:r>
          <w:rPr>
            <w:b/>
            <w:sz w:val="20"/>
            <w:szCs w:val="20"/>
          </w:rPr>
          <w:t>BCC</w:t>
        </w:r>
      </w:ins>
      <w:ins w:id="33" w:author="Keisha R. Thurman" w:date="2014-08-12T14:02:00Z">
        <w:r w:rsidRPr="007527DB">
          <w:rPr>
            <w:b/>
            <w:sz w:val="20"/>
            <w:szCs w:val="20"/>
          </w:rPr>
          <w:t xml:space="preserve"> updates BP last name</w:t>
        </w:r>
      </w:ins>
    </w:p>
    <w:p w14:paraId="34EBF8C4" w14:textId="350F5399" w:rsidR="00B308D6" w:rsidRPr="007527DB" w:rsidRDefault="00B308D6" w:rsidP="00B308D6">
      <w:pPr>
        <w:pStyle w:val="ListParagraph"/>
        <w:spacing w:line="276" w:lineRule="auto"/>
        <w:rPr>
          <w:ins w:id="34" w:author="Keisha R. Thurman" w:date="2014-08-12T14:02:00Z"/>
          <w:b/>
          <w:sz w:val="20"/>
          <w:szCs w:val="20"/>
        </w:rPr>
      </w:pPr>
      <w:ins w:id="35" w:author="Keisha R. Thurman" w:date="2014-08-12T14:03:00Z">
        <w:r>
          <w:rPr>
            <w:b/>
            <w:sz w:val="20"/>
            <w:szCs w:val="20"/>
          </w:rPr>
          <w:t>BCC</w:t>
        </w:r>
      </w:ins>
      <w:ins w:id="36" w:author="Keisha R. Thurman" w:date="2014-08-12T14:02:00Z">
        <w:r w:rsidRPr="007527DB">
          <w:rPr>
            <w:b/>
            <w:sz w:val="20"/>
            <w:szCs w:val="20"/>
          </w:rPr>
          <w:t xml:space="preserve"> updates SSN</w:t>
        </w:r>
      </w:ins>
    </w:p>
    <w:p w14:paraId="5BB35636" w14:textId="292FA25D" w:rsidR="00B308D6" w:rsidRPr="007527DB" w:rsidRDefault="00B308D6" w:rsidP="00B308D6">
      <w:pPr>
        <w:pStyle w:val="ListParagraph"/>
        <w:spacing w:line="276" w:lineRule="auto"/>
        <w:rPr>
          <w:ins w:id="37" w:author="Keisha R. Thurman" w:date="2014-08-12T14:02:00Z"/>
          <w:b/>
          <w:sz w:val="20"/>
          <w:szCs w:val="20"/>
        </w:rPr>
      </w:pPr>
      <w:ins w:id="38" w:author="Keisha R. Thurman" w:date="2014-08-12T14:03:00Z">
        <w:r>
          <w:rPr>
            <w:b/>
            <w:sz w:val="20"/>
            <w:szCs w:val="20"/>
          </w:rPr>
          <w:t>BCC</w:t>
        </w:r>
      </w:ins>
      <w:ins w:id="39" w:author="Keisha R. Thurman" w:date="2014-08-12T14:02:00Z">
        <w:r w:rsidRPr="007527DB">
          <w:rPr>
            <w:b/>
            <w:sz w:val="20"/>
            <w:szCs w:val="20"/>
          </w:rPr>
          <w:t xml:space="preserve"> updates DL</w:t>
        </w:r>
      </w:ins>
    </w:p>
    <w:p w14:paraId="64328B5F" w14:textId="0713BF98" w:rsidR="00B308D6" w:rsidRPr="007527DB" w:rsidRDefault="00B308D6" w:rsidP="00B308D6">
      <w:pPr>
        <w:pStyle w:val="ListParagraph"/>
        <w:spacing w:line="276" w:lineRule="auto"/>
        <w:rPr>
          <w:ins w:id="40" w:author="Keisha R. Thurman" w:date="2014-08-12T14:04:00Z"/>
          <w:b/>
          <w:sz w:val="20"/>
          <w:szCs w:val="20"/>
        </w:rPr>
      </w:pPr>
      <w:ins w:id="41" w:author="Keisha R. Thurman" w:date="2014-08-12T14:04:00Z">
        <w:r>
          <w:rPr>
            <w:b/>
            <w:sz w:val="20"/>
            <w:szCs w:val="20"/>
          </w:rPr>
          <w:t>BCC</w:t>
        </w:r>
        <w:r w:rsidRPr="007527DB">
          <w:rPr>
            <w:b/>
            <w:sz w:val="20"/>
            <w:szCs w:val="20"/>
          </w:rPr>
          <w:t xml:space="preserve"> Management enters email address correctly formatted email address during email</w:t>
        </w:r>
      </w:ins>
    </w:p>
    <w:p w14:paraId="02199EB9" w14:textId="606E1308" w:rsidR="00B308D6" w:rsidRPr="007527DB" w:rsidRDefault="00B308D6" w:rsidP="00B308D6">
      <w:pPr>
        <w:pStyle w:val="ListParagraph"/>
        <w:spacing w:line="276" w:lineRule="auto"/>
        <w:rPr>
          <w:ins w:id="42" w:author="Keisha R. Thurman" w:date="2014-08-12T14:04:00Z"/>
          <w:b/>
          <w:sz w:val="20"/>
          <w:szCs w:val="20"/>
        </w:rPr>
      </w:pPr>
      <w:ins w:id="43" w:author="Keisha R. Thurman" w:date="2014-08-12T14:04:00Z">
        <w:r>
          <w:rPr>
            <w:b/>
            <w:sz w:val="20"/>
            <w:szCs w:val="20"/>
          </w:rPr>
          <w:t>BCC</w:t>
        </w:r>
        <w:r w:rsidRPr="007527DB">
          <w:rPr>
            <w:b/>
            <w:sz w:val="20"/>
            <w:szCs w:val="20"/>
          </w:rPr>
          <w:t xml:space="preserve"> Management skips entering an email address</w:t>
        </w:r>
      </w:ins>
    </w:p>
    <w:p w14:paraId="2BEABF34" w14:textId="2D34CFEA" w:rsidR="00B308D6" w:rsidRPr="007527DB" w:rsidRDefault="00B308D6" w:rsidP="00B308D6">
      <w:pPr>
        <w:pStyle w:val="ListParagraph"/>
        <w:spacing w:line="276" w:lineRule="auto"/>
        <w:rPr>
          <w:ins w:id="44" w:author="Keisha R. Thurman" w:date="2014-08-12T14:04:00Z"/>
          <w:b/>
          <w:sz w:val="20"/>
          <w:szCs w:val="20"/>
        </w:rPr>
      </w:pPr>
      <w:ins w:id="45" w:author="Keisha R. Thurman" w:date="2014-08-12T14:04:00Z">
        <w:r>
          <w:rPr>
            <w:b/>
            <w:sz w:val="20"/>
            <w:szCs w:val="20"/>
          </w:rPr>
          <w:t>BCC</w:t>
        </w:r>
        <w:r w:rsidRPr="007527DB">
          <w:rPr>
            <w:b/>
            <w:sz w:val="20"/>
            <w:szCs w:val="20"/>
          </w:rPr>
          <w:t xml:space="preserve"> Management enters email address incorrectly formatted email address</w:t>
        </w:r>
      </w:ins>
    </w:p>
    <w:p w14:paraId="67B5F6DF" w14:textId="0022D2FB" w:rsidR="00B308D6" w:rsidRPr="007527DB" w:rsidRDefault="00B308D6" w:rsidP="00B308D6">
      <w:pPr>
        <w:pStyle w:val="ListParagraph"/>
        <w:spacing w:line="276" w:lineRule="auto"/>
        <w:rPr>
          <w:ins w:id="46" w:author="Keisha R. Thurman" w:date="2014-08-12T14:04:00Z"/>
          <w:b/>
          <w:sz w:val="20"/>
          <w:szCs w:val="20"/>
        </w:rPr>
      </w:pPr>
      <w:ins w:id="47" w:author="Keisha R. Thurman" w:date="2014-08-12T14:04:00Z">
        <w:r>
          <w:rPr>
            <w:b/>
            <w:sz w:val="20"/>
            <w:szCs w:val="20"/>
          </w:rPr>
          <w:t>BCC</w:t>
        </w:r>
        <w:r w:rsidRPr="007527DB">
          <w:rPr>
            <w:b/>
            <w:sz w:val="20"/>
            <w:szCs w:val="20"/>
          </w:rPr>
          <w:t xml:space="preserve"> Management logs into Okta via desktop icon</w:t>
        </w:r>
      </w:ins>
    </w:p>
    <w:p w14:paraId="4ACCB6B5" w14:textId="7132A823" w:rsidR="00B308D6" w:rsidRPr="007527DB" w:rsidRDefault="00B308D6" w:rsidP="00B308D6">
      <w:pPr>
        <w:pStyle w:val="ListParagraph"/>
        <w:spacing w:line="276" w:lineRule="auto"/>
        <w:rPr>
          <w:ins w:id="48" w:author="Keisha R. Thurman" w:date="2014-08-12T14:04:00Z"/>
          <w:b/>
          <w:sz w:val="20"/>
          <w:szCs w:val="20"/>
        </w:rPr>
      </w:pPr>
      <w:ins w:id="49" w:author="Keisha R. Thurman" w:date="2014-08-12T14:04:00Z">
        <w:r>
          <w:rPr>
            <w:b/>
            <w:sz w:val="20"/>
            <w:szCs w:val="20"/>
          </w:rPr>
          <w:t>BCC</w:t>
        </w:r>
        <w:r w:rsidRPr="007527DB">
          <w:rPr>
            <w:b/>
            <w:sz w:val="20"/>
            <w:szCs w:val="20"/>
          </w:rPr>
          <w:t xml:space="preserve"> Management generates PW reset link in Okta</w:t>
        </w:r>
      </w:ins>
    </w:p>
    <w:p w14:paraId="2A8A1499" w14:textId="4231D561" w:rsidR="00B308D6" w:rsidRPr="007527DB" w:rsidRDefault="00B308D6" w:rsidP="00B308D6">
      <w:pPr>
        <w:pStyle w:val="ListParagraph"/>
        <w:spacing w:line="276" w:lineRule="auto"/>
        <w:rPr>
          <w:ins w:id="50" w:author="Keisha R. Thurman" w:date="2014-08-12T14:04:00Z"/>
          <w:b/>
          <w:sz w:val="20"/>
          <w:szCs w:val="20"/>
        </w:rPr>
      </w:pPr>
      <w:ins w:id="51" w:author="Keisha R. Thurman" w:date="2014-08-12T14:04:00Z">
        <w:r>
          <w:rPr>
            <w:b/>
            <w:sz w:val="20"/>
            <w:szCs w:val="20"/>
          </w:rPr>
          <w:t>BCC</w:t>
        </w:r>
        <w:r w:rsidRPr="007527DB">
          <w:rPr>
            <w:b/>
            <w:sz w:val="20"/>
            <w:szCs w:val="20"/>
          </w:rPr>
          <w:t xml:space="preserve"> Management unlocks eServices account in Okta</w:t>
        </w:r>
      </w:ins>
    </w:p>
    <w:p w14:paraId="23585897" w14:textId="77777777" w:rsidR="007527DB" w:rsidRPr="007527DB" w:rsidRDefault="007527DB" w:rsidP="007527DB">
      <w:pPr>
        <w:pStyle w:val="ListParagraph"/>
        <w:spacing w:line="276" w:lineRule="auto"/>
        <w:rPr>
          <w:b/>
          <w:sz w:val="20"/>
          <w:szCs w:val="20"/>
        </w:rPr>
      </w:pPr>
      <w:r w:rsidRPr="007527DB">
        <w:rPr>
          <w:b/>
          <w:sz w:val="20"/>
          <w:szCs w:val="20"/>
        </w:rPr>
        <w:t>CSR2 enters email address correctly formatted email address during email</w:t>
      </w:r>
    </w:p>
    <w:p w14:paraId="0F4B6BF4" w14:textId="77777777" w:rsidR="007527DB" w:rsidRPr="007527DB" w:rsidRDefault="007527DB" w:rsidP="007527DB">
      <w:pPr>
        <w:pStyle w:val="ListParagraph"/>
        <w:spacing w:line="276" w:lineRule="auto"/>
        <w:rPr>
          <w:b/>
          <w:sz w:val="20"/>
          <w:szCs w:val="20"/>
        </w:rPr>
      </w:pPr>
      <w:r w:rsidRPr="007527DB">
        <w:rPr>
          <w:b/>
          <w:sz w:val="20"/>
          <w:szCs w:val="20"/>
        </w:rPr>
        <w:t>CSR2 skips entering an email address</w:t>
      </w:r>
    </w:p>
    <w:p w14:paraId="5B7933F9" w14:textId="6AD6625D" w:rsidR="007527DB" w:rsidRPr="007527DB" w:rsidRDefault="007527DB" w:rsidP="007527DB">
      <w:pPr>
        <w:pStyle w:val="ListParagraph"/>
        <w:spacing w:line="276" w:lineRule="auto"/>
        <w:rPr>
          <w:b/>
          <w:sz w:val="20"/>
          <w:szCs w:val="20"/>
        </w:rPr>
      </w:pPr>
      <w:r w:rsidRPr="007527DB">
        <w:rPr>
          <w:b/>
          <w:sz w:val="20"/>
          <w:szCs w:val="20"/>
        </w:rPr>
        <w:t xml:space="preserve">CSR2 enters email address incorrectly formatted email </w:t>
      </w:r>
      <w:r w:rsidR="00501DB3" w:rsidRPr="007527DB">
        <w:rPr>
          <w:b/>
          <w:sz w:val="20"/>
          <w:szCs w:val="20"/>
        </w:rPr>
        <w:t>address</w:t>
      </w:r>
    </w:p>
    <w:p w14:paraId="53CBCA79" w14:textId="77777777" w:rsidR="007527DB" w:rsidRPr="007527DB" w:rsidRDefault="007527DB" w:rsidP="007527DB">
      <w:pPr>
        <w:pStyle w:val="ListParagraph"/>
        <w:spacing w:line="276" w:lineRule="auto"/>
        <w:rPr>
          <w:b/>
          <w:sz w:val="20"/>
          <w:szCs w:val="20"/>
        </w:rPr>
      </w:pPr>
      <w:r w:rsidRPr="007527DB">
        <w:rPr>
          <w:b/>
          <w:sz w:val="20"/>
          <w:szCs w:val="20"/>
        </w:rPr>
        <w:t>CSR3 enters email address correctly formatted email address during email</w:t>
      </w:r>
    </w:p>
    <w:p w14:paraId="4C2356D4" w14:textId="77777777" w:rsidR="007527DB" w:rsidRPr="007527DB" w:rsidRDefault="007527DB" w:rsidP="007527DB">
      <w:pPr>
        <w:pStyle w:val="ListParagraph"/>
        <w:spacing w:line="276" w:lineRule="auto"/>
        <w:rPr>
          <w:b/>
          <w:sz w:val="20"/>
          <w:szCs w:val="20"/>
        </w:rPr>
      </w:pPr>
      <w:r w:rsidRPr="007527DB">
        <w:rPr>
          <w:b/>
          <w:sz w:val="20"/>
          <w:szCs w:val="20"/>
        </w:rPr>
        <w:t>CSR3 skips entering an email address</w:t>
      </w:r>
    </w:p>
    <w:p w14:paraId="02C6D8D0" w14:textId="6D30D578" w:rsidR="007527DB" w:rsidRPr="007527DB" w:rsidRDefault="007527DB" w:rsidP="007527DB">
      <w:pPr>
        <w:pStyle w:val="ListParagraph"/>
        <w:spacing w:line="276" w:lineRule="auto"/>
        <w:rPr>
          <w:b/>
          <w:sz w:val="20"/>
          <w:szCs w:val="20"/>
        </w:rPr>
      </w:pPr>
      <w:r w:rsidRPr="007527DB">
        <w:rPr>
          <w:b/>
          <w:sz w:val="20"/>
          <w:szCs w:val="20"/>
        </w:rPr>
        <w:t xml:space="preserve">CSR3 enters email address incorrectly formatted email </w:t>
      </w:r>
      <w:r w:rsidR="00501DB3" w:rsidRPr="007527DB">
        <w:rPr>
          <w:b/>
          <w:sz w:val="20"/>
          <w:szCs w:val="20"/>
        </w:rPr>
        <w:t>address</w:t>
      </w:r>
    </w:p>
    <w:p w14:paraId="21785637" w14:textId="77777777" w:rsidR="007527DB" w:rsidRPr="007527DB" w:rsidRDefault="007527DB" w:rsidP="007527DB">
      <w:pPr>
        <w:pStyle w:val="ListParagraph"/>
        <w:spacing w:line="276" w:lineRule="auto"/>
        <w:rPr>
          <w:b/>
          <w:sz w:val="20"/>
          <w:szCs w:val="20"/>
        </w:rPr>
      </w:pPr>
      <w:r w:rsidRPr="007527DB">
        <w:rPr>
          <w:b/>
          <w:sz w:val="20"/>
          <w:szCs w:val="20"/>
        </w:rPr>
        <w:t>VCC Management enters email address correctly formatted email address during email</w:t>
      </w:r>
    </w:p>
    <w:p w14:paraId="20904DBB" w14:textId="77777777" w:rsidR="007527DB" w:rsidRPr="007527DB" w:rsidRDefault="007527DB" w:rsidP="007527DB">
      <w:pPr>
        <w:pStyle w:val="ListParagraph"/>
        <w:spacing w:line="276" w:lineRule="auto"/>
        <w:rPr>
          <w:b/>
          <w:sz w:val="20"/>
          <w:szCs w:val="20"/>
        </w:rPr>
      </w:pPr>
      <w:r w:rsidRPr="007527DB">
        <w:rPr>
          <w:b/>
          <w:sz w:val="20"/>
          <w:szCs w:val="20"/>
        </w:rPr>
        <w:t>VCC Management skips entering an email address</w:t>
      </w:r>
    </w:p>
    <w:p w14:paraId="5B02CFEE" w14:textId="057A4712" w:rsidR="007527DB" w:rsidRPr="007527DB" w:rsidRDefault="007527DB" w:rsidP="007527DB">
      <w:pPr>
        <w:pStyle w:val="ListParagraph"/>
        <w:spacing w:line="276" w:lineRule="auto"/>
        <w:rPr>
          <w:b/>
          <w:sz w:val="20"/>
          <w:szCs w:val="20"/>
        </w:rPr>
      </w:pPr>
      <w:r w:rsidRPr="007527DB">
        <w:rPr>
          <w:b/>
          <w:sz w:val="20"/>
          <w:szCs w:val="20"/>
        </w:rPr>
        <w:t xml:space="preserve">VCC Management enters email address incorrectly formatted email </w:t>
      </w:r>
      <w:r w:rsidR="00501DB3" w:rsidRPr="007527DB">
        <w:rPr>
          <w:b/>
          <w:sz w:val="20"/>
          <w:szCs w:val="20"/>
        </w:rPr>
        <w:t>address</w:t>
      </w:r>
    </w:p>
    <w:p w14:paraId="15EFC4DD" w14:textId="77777777" w:rsidR="007527DB" w:rsidRPr="007527DB" w:rsidRDefault="007527DB" w:rsidP="007527DB">
      <w:pPr>
        <w:pStyle w:val="ListParagraph"/>
        <w:spacing w:line="276" w:lineRule="auto"/>
        <w:rPr>
          <w:b/>
          <w:sz w:val="20"/>
          <w:szCs w:val="20"/>
        </w:rPr>
      </w:pPr>
      <w:r w:rsidRPr="007527DB">
        <w:rPr>
          <w:b/>
          <w:sz w:val="20"/>
          <w:szCs w:val="20"/>
        </w:rPr>
        <w:t>VCC Management logs into Okta via desktop icon</w:t>
      </w:r>
    </w:p>
    <w:p w14:paraId="2A601F3D" w14:textId="77777777" w:rsidR="007527DB" w:rsidRPr="007527DB" w:rsidRDefault="007527DB" w:rsidP="007527DB">
      <w:pPr>
        <w:pStyle w:val="ListParagraph"/>
        <w:spacing w:line="276" w:lineRule="auto"/>
        <w:rPr>
          <w:b/>
          <w:sz w:val="20"/>
          <w:szCs w:val="20"/>
        </w:rPr>
      </w:pPr>
      <w:r w:rsidRPr="007527DB">
        <w:rPr>
          <w:b/>
          <w:sz w:val="20"/>
          <w:szCs w:val="20"/>
        </w:rPr>
        <w:t>VCC Management generates PW reset link in Okta</w:t>
      </w:r>
    </w:p>
    <w:p w14:paraId="449B2F8A" w14:textId="77777777" w:rsidR="007527DB" w:rsidRPr="007527DB" w:rsidRDefault="007527DB" w:rsidP="007527DB">
      <w:pPr>
        <w:pStyle w:val="ListParagraph"/>
        <w:spacing w:line="276" w:lineRule="auto"/>
        <w:rPr>
          <w:b/>
          <w:sz w:val="20"/>
          <w:szCs w:val="20"/>
        </w:rPr>
      </w:pPr>
      <w:r w:rsidRPr="007527DB">
        <w:rPr>
          <w:b/>
          <w:sz w:val="20"/>
          <w:szCs w:val="20"/>
        </w:rPr>
        <w:t>VCC Management unlocks eServices account in Okta</w:t>
      </w:r>
    </w:p>
    <w:p w14:paraId="107BACCF" w14:textId="67588444" w:rsidR="007527DB" w:rsidRPr="007527DB" w:rsidRDefault="007527DB" w:rsidP="007527DB">
      <w:pPr>
        <w:pStyle w:val="ListParagraph"/>
        <w:spacing w:line="276" w:lineRule="auto"/>
        <w:rPr>
          <w:b/>
          <w:sz w:val="20"/>
          <w:szCs w:val="20"/>
        </w:rPr>
      </w:pPr>
      <w:del w:id="52" w:author="Keisha R. Thurman" w:date="2014-08-12T14:07:00Z">
        <w:r w:rsidRPr="007527DB" w:rsidDel="00B308D6">
          <w:rPr>
            <w:b/>
            <w:sz w:val="20"/>
            <w:szCs w:val="20"/>
          </w:rPr>
          <w:delText>BO person</w:delText>
        </w:r>
      </w:del>
      <w:ins w:id="53" w:author="Keisha R. Thurman" w:date="2014-08-12T14:07:00Z">
        <w:r w:rsidR="00B308D6">
          <w:rPr>
            <w:b/>
            <w:sz w:val="20"/>
            <w:szCs w:val="20"/>
          </w:rPr>
          <w:t>BO</w:t>
        </w:r>
      </w:ins>
      <w:r w:rsidRPr="007527DB">
        <w:rPr>
          <w:b/>
          <w:sz w:val="20"/>
          <w:szCs w:val="20"/>
        </w:rPr>
        <w:t xml:space="preserve"> logs into Okta via desktop icon</w:t>
      </w:r>
    </w:p>
    <w:p w14:paraId="73A13559" w14:textId="49D6FFF7" w:rsidR="007527DB" w:rsidRPr="007527DB" w:rsidRDefault="007527DB" w:rsidP="007527DB">
      <w:pPr>
        <w:pStyle w:val="ListParagraph"/>
        <w:spacing w:line="276" w:lineRule="auto"/>
        <w:rPr>
          <w:b/>
          <w:sz w:val="20"/>
          <w:szCs w:val="20"/>
        </w:rPr>
      </w:pPr>
      <w:del w:id="54" w:author="Keisha R. Thurman" w:date="2014-08-12T14:07:00Z">
        <w:r w:rsidRPr="007527DB" w:rsidDel="00B308D6">
          <w:rPr>
            <w:b/>
            <w:sz w:val="20"/>
            <w:szCs w:val="20"/>
          </w:rPr>
          <w:delText>BO person</w:delText>
        </w:r>
      </w:del>
      <w:ins w:id="55" w:author="Keisha R. Thurman" w:date="2014-08-12T14:07:00Z">
        <w:r w:rsidR="00B308D6">
          <w:rPr>
            <w:b/>
            <w:sz w:val="20"/>
            <w:szCs w:val="20"/>
          </w:rPr>
          <w:t>BO</w:t>
        </w:r>
      </w:ins>
      <w:r w:rsidRPr="007527DB">
        <w:rPr>
          <w:b/>
          <w:sz w:val="20"/>
          <w:szCs w:val="20"/>
        </w:rPr>
        <w:t xml:space="preserve"> generates PW reset link in Okta</w:t>
      </w:r>
    </w:p>
    <w:p w14:paraId="0A88815C" w14:textId="582689B6" w:rsidR="007527DB" w:rsidRPr="007527DB" w:rsidRDefault="007527DB" w:rsidP="007527DB">
      <w:pPr>
        <w:pStyle w:val="ListParagraph"/>
        <w:spacing w:line="276" w:lineRule="auto"/>
        <w:rPr>
          <w:b/>
          <w:sz w:val="20"/>
          <w:szCs w:val="20"/>
        </w:rPr>
      </w:pPr>
      <w:del w:id="56" w:author="Keisha R. Thurman" w:date="2014-08-12T14:07:00Z">
        <w:r w:rsidRPr="007527DB" w:rsidDel="00B308D6">
          <w:rPr>
            <w:b/>
            <w:sz w:val="20"/>
            <w:szCs w:val="20"/>
          </w:rPr>
          <w:delText>BO person</w:delText>
        </w:r>
      </w:del>
      <w:ins w:id="57" w:author="Keisha R. Thurman" w:date="2014-08-12T14:07:00Z">
        <w:r w:rsidR="00B308D6">
          <w:rPr>
            <w:b/>
            <w:sz w:val="20"/>
            <w:szCs w:val="20"/>
          </w:rPr>
          <w:t>BO</w:t>
        </w:r>
      </w:ins>
      <w:r w:rsidRPr="007527DB">
        <w:rPr>
          <w:b/>
          <w:sz w:val="20"/>
          <w:szCs w:val="20"/>
        </w:rPr>
        <w:t xml:space="preserve"> unlocks eServices account in Okta</w:t>
      </w:r>
    </w:p>
    <w:p w14:paraId="31D75ACC" w14:textId="77777777" w:rsidR="007527DB" w:rsidRPr="007527DB" w:rsidRDefault="007527DB" w:rsidP="007527DB">
      <w:pPr>
        <w:pStyle w:val="ListParagraph"/>
        <w:spacing w:line="276" w:lineRule="auto"/>
        <w:rPr>
          <w:b/>
          <w:sz w:val="20"/>
          <w:szCs w:val="20"/>
        </w:rPr>
      </w:pPr>
      <w:r w:rsidRPr="007527DB">
        <w:rPr>
          <w:b/>
          <w:sz w:val="20"/>
          <w:szCs w:val="20"/>
        </w:rPr>
        <w:t>CSR3 logs into Okta via desktop icon</w:t>
      </w:r>
    </w:p>
    <w:p w14:paraId="2DC31CAD" w14:textId="77777777" w:rsidR="007527DB" w:rsidRPr="007527DB" w:rsidRDefault="007527DB" w:rsidP="007527DB">
      <w:pPr>
        <w:pStyle w:val="ListParagraph"/>
        <w:spacing w:line="276" w:lineRule="auto"/>
        <w:rPr>
          <w:b/>
          <w:sz w:val="20"/>
          <w:szCs w:val="20"/>
        </w:rPr>
      </w:pPr>
      <w:r w:rsidRPr="007527DB">
        <w:rPr>
          <w:b/>
          <w:sz w:val="20"/>
          <w:szCs w:val="20"/>
        </w:rPr>
        <w:t>CSR3 generates PW reset link in Okta</w:t>
      </w:r>
    </w:p>
    <w:p w14:paraId="312FE726" w14:textId="77777777" w:rsidR="007527DB" w:rsidRPr="007527DB" w:rsidRDefault="007527DB" w:rsidP="007527DB">
      <w:pPr>
        <w:pStyle w:val="ListParagraph"/>
        <w:spacing w:line="276" w:lineRule="auto"/>
        <w:rPr>
          <w:b/>
          <w:sz w:val="20"/>
          <w:szCs w:val="20"/>
        </w:rPr>
      </w:pPr>
      <w:r w:rsidRPr="007527DB">
        <w:rPr>
          <w:b/>
          <w:sz w:val="20"/>
          <w:szCs w:val="20"/>
        </w:rPr>
        <w:t>CSR3 unlocks eServices account in Okta</w:t>
      </w:r>
    </w:p>
    <w:p w14:paraId="15C36F87" w14:textId="77777777" w:rsidR="007527DB" w:rsidRPr="007527DB" w:rsidRDefault="007527DB" w:rsidP="007527DB">
      <w:pPr>
        <w:pStyle w:val="ListParagraph"/>
        <w:spacing w:line="276" w:lineRule="auto"/>
        <w:rPr>
          <w:b/>
          <w:sz w:val="20"/>
          <w:szCs w:val="20"/>
        </w:rPr>
      </w:pPr>
      <w:r w:rsidRPr="007527DB">
        <w:rPr>
          <w:b/>
          <w:sz w:val="20"/>
          <w:szCs w:val="20"/>
        </w:rPr>
        <w:t>CSR1 launches bill pdf from CRM</w:t>
      </w:r>
    </w:p>
    <w:p w14:paraId="059A55E7" w14:textId="77777777" w:rsidR="007527DB" w:rsidRPr="007527DB" w:rsidRDefault="007527DB" w:rsidP="007527DB">
      <w:pPr>
        <w:pStyle w:val="ListParagraph"/>
        <w:spacing w:line="276" w:lineRule="auto"/>
        <w:rPr>
          <w:b/>
          <w:sz w:val="20"/>
          <w:szCs w:val="20"/>
        </w:rPr>
      </w:pPr>
      <w:r w:rsidRPr="007527DB">
        <w:rPr>
          <w:b/>
          <w:sz w:val="20"/>
          <w:szCs w:val="20"/>
        </w:rPr>
        <w:t>CSR2 launches bill pdf from CRM</w:t>
      </w:r>
    </w:p>
    <w:p w14:paraId="0CDE39D1" w14:textId="77777777" w:rsidR="007527DB" w:rsidRPr="007527DB" w:rsidRDefault="007527DB" w:rsidP="007527DB">
      <w:pPr>
        <w:pStyle w:val="ListParagraph"/>
        <w:spacing w:line="276" w:lineRule="auto"/>
        <w:rPr>
          <w:b/>
          <w:sz w:val="20"/>
          <w:szCs w:val="20"/>
        </w:rPr>
      </w:pPr>
      <w:r w:rsidRPr="007527DB">
        <w:rPr>
          <w:b/>
          <w:sz w:val="20"/>
          <w:szCs w:val="20"/>
        </w:rPr>
        <w:t>CSR3 launches bill pdf from CRM</w:t>
      </w:r>
    </w:p>
    <w:p w14:paraId="445CB18F" w14:textId="77777777" w:rsidR="007527DB" w:rsidRPr="007527DB" w:rsidRDefault="007527DB" w:rsidP="007527DB">
      <w:pPr>
        <w:pStyle w:val="ListParagraph"/>
        <w:spacing w:line="276" w:lineRule="auto"/>
        <w:rPr>
          <w:b/>
          <w:sz w:val="20"/>
          <w:szCs w:val="20"/>
        </w:rPr>
      </w:pPr>
      <w:r w:rsidRPr="007527DB">
        <w:rPr>
          <w:b/>
          <w:sz w:val="20"/>
          <w:szCs w:val="20"/>
        </w:rPr>
        <w:t>VCC Management launches bill pdf from CRM</w:t>
      </w:r>
    </w:p>
    <w:p w14:paraId="01B633D6" w14:textId="45EF4673" w:rsidR="00B308D6" w:rsidRDefault="00B308D6" w:rsidP="007527DB">
      <w:pPr>
        <w:pStyle w:val="ListParagraph"/>
        <w:spacing w:line="276" w:lineRule="auto"/>
        <w:rPr>
          <w:ins w:id="58" w:author="Keisha R. Thurman" w:date="2014-08-12T14:05:00Z"/>
          <w:b/>
          <w:sz w:val="20"/>
          <w:szCs w:val="20"/>
        </w:rPr>
      </w:pPr>
      <w:ins w:id="59" w:author="Keisha R. Thurman" w:date="2014-08-12T14:05:00Z">
        <w:r>
          <w:rPr>
            <w:b/>
            <w:sz w:val="20"/>
            <w:szCs w:val="20"/>
          </w:rPr>
          <w:t>BCC launches bill pdf from CRM</w:t>
        </w:r>
      </w:ins>
    </w:p>
    <w:p w14:paraId="3314A25A" w14:textId="597DE2EF" w:rsidR="007527DB" w:rsidRPr="007527DB" w:rsidRDefault="007527DB" w:rsidP="007527DB">
      <w:pPr>
        <w:pStyle w:val="ListParagraph"/>
        <w:spacing w:line="276" w:lineRule="auto"/>
        <w:rPr>
          <w:b/>
          <w:sz w:val="20"/>
          <w:szCs w:val="20"/>
        </w:rPr>
      </w:pPr>
      <w:del w:id="60" w:author="Keisha R. Thurman" w:date="2014-08-12T14:07:00Z">
        <w:r w:rsidRPr="007527DB" w:rsidDel="00B308D6">
          <w:rPr>
            <w:b/>
            <w:sz w:val="20"/>
            <w:szCs w:val="20"/>
          </w:rPr>
          <w:delText>BO Person</w:delText>
        </w:r>
      </w:del>
      <w:ins w:id="61" w:author="Keisha R. Thurman" w:date="2014-08-12T14:07:00Z">
        <w:r w:rsidR="00B308D6">
          <w:rPr>
            <w:b/>
            <w:sz w:val="20"/>
            <w:szCs w:val="20"/>
          </w:rPr>
          <w:t>BO</w:t>
        </w:r>
      </w:ins>
      <w:r w:rsidRPr="007527DB">
        <w:rPr>
          <w:b/>
          <w:sz w:val="20"/>
          <w:szCs w:val="20"/>
        </w:rPr>
        <w:t xml:space="preserve"> launches bill pdf from CRM</w:t>
      </w:r>
    </w:p>
    <w:p w14:paraId="39A523A6" w14:textId="77777777" w:rsidR="007527DB" w:rsidRPr="007527DB" w:rsidRDefault="007527DB" w:rsidP="007527DB">
      <w:pPr>
        <w:pStyle w:val="ListParagraph"/>
        <w:spacing w:line="276" w:lineRule="auto"/>
        <w:rPr>
          <w:b/>
          <w:sz w:val="20"/>
          <w:szCs w:val="20"/>
        </w:rPr>
      </w:pPr>
      <w:r w:rsidRPr="007527DB">
        <w:rPr>
          <w:b/>
          <w:sz w:val="20"/>
          <w:szCs w:val="20"/>
        </w:rPr>
        <w:t>CSR1 launches OPower link from CRM</w:t>
      </w:r>
    </w:p>
    <w:p w14:paraId="0F555FB0" w14:textId="77777777" w:rsidR="007527DB" w:rsidRPr="007527DB" w:rsidRDefault="007527DB" w:rsidP="007527DB">
      <w:pPr>
        <w:pStyle w:val="ListParagraph"/>
        <w:spacing w:line="276" w:lineRule="auto"/>
        <w:rPr>
          <w:b/>
          <w:sz w:val="20"/>
          <w:szCs w:val="20"/>
        </w:rPr>
      </w:pPr>
      <w:r w:rsidRPr="007527DB">
        <w:rPr>
          <w:b/>
          <w:sz w:val="20"/>
          <w:szCs w:val="20"/>
        </w:rPr>
        <w:t>CSR2 launches OPower link from CRM</w:t>
      </w:r>
    </w:p>
    <w:p w14:paraId="5944A83F" w14:textId="77777777" w:rsidR="007527DB" w:rsidRPr="007527DB" w:rsidRDefault="007527DB" w:rsidP="007527DB">
      <w:pPr>
        <w:pStyle w:val="ListParagraph"/>
        <w:spacing w:line="276" w:lineRule="auto"/>
        <w:rPr>
          <w:b/>
          <w:sz w:val="20"/>
          <w:szCs w:val="20"/>
        </w:rPr>
      </w:pPr>
      <w:r w:rsidRPr="007527DB">
        <w:rPr>
          <w:b/>
          <w:sz w:val="20"/>
          <w:szCs w:val="20"/>
        </w:rPr>
        <w:t>CSR3 launches OPower link from CRM</w:t>
      </w:r>
    </w:p>
    <w:p w14:paraId="39F75367" w14:textId="77777777" w:rsidR="007527DB" w:rsidRPr="007527DB" w:rsidRDefault="007527DB" w:rsidP="007527DB">
      <w:pPr>
        <w:pStyle w:val="ListParagraph"/>
        <w:spacing w:line="276" w:lineRule="auto"/>
        <w:rPr>
          <w:b/>
          <w:sz w:val="20"/>
          <w:szCs w:val="20"/>
        </w:rPr>
      </w:pPr>
      <w:r w:rsidRPr="007527DB">
        <w:rPr>
          <w:b/>
          <w:sz w:val="20"/>
          <w:szCs w:val="20"/>
        </w:rPr>
        <w:t>VCC Management launches OPower link from CRM</w:t>
      </w:r>
    </w:p>
    <w:p w14:paraId="096062DB" w14:textId="4D77C02B" w:rsidR="007527DB" w:rsidRDefault="007527DB" w:rsidP="007527DB">
      <w:pPr>
        <w:pStyle w:val="ListParagraph"/>
        <w:spacing w:line="276" w:lineRule="auto"/>
        <w:rPr>
          <w:ins w:id="62" w:author="Keisha R. Thurman" w:date="2014-08-12T14:05:00Z"/>
          <w:b/>
          <w:sz w:val="20"/>
          <w:szCs w:val="20"/>
        </w:rPr>
      </w:pPr>
      <w:del w:id="63" w:author="Keisha R. Thurman" w:date="2014-08-12T14:07:00Z">
        <w:r w:rsidRPr="007527DB" w:rsidDel="00B308D6">
          <w:rPr>
            <w:b/>
            <w:sz w:val="20"/>
            <w:szCs w:val="20"/>
          </w:rPr>
          <w:delText>BO Person</w:delText>
        </w:r>
      </w:del>
      <w:ins w:id="64" w:author="Keisha R. Thurman" w:date="2014-08-12T14:07:00Z">
        <w:r w:rsidR="00B308D6">
          <w:rPr>
            <w:b/>
            <w:sz w:val="20"/>
            <w:szCs w:val="20"/>
          </w:rPr>
          <w:t>BO</w:t>
        </w:r>
      </w:ins>
      <w:r w:rsidRPr="007527DB">
        <w:rPr>
          <w:b/>
          <w:sz w:val="20"/>
          <w:szCs w:val="20"/>
        </w:rPr>
        <w:t xml:space="preserve"> launches OPower link from CRM</w:t>
      </w:r>
    </w:p>
    <w:p w14:paraId="076E7BFB" w14:textId="3496FA44" w:rsidR="00B308D6" w:rsidRDefault="00B308D6" w:rsidP="007527DB">
      <w:pPr>
        <w:pStyle w:val="ListParagraph"/>
        <w:spacing w:line="276" w:lineRule="auto"/>
        <w:rPr>
          <w:ins w:id="65" w:author="Keisha R. Thurman" w:date="2014-08-12T14:19:00Z"/>
          <w:b/>
          <w:sz w:val="20"/>
          <w:szCs w:val="20"/>
        </w:rPr>
      </w:pPr>
      <w:ins w:id="66" w:author="Keisha R. Thurman" w:date="2014-08-12T14:05:00Z">
        <w:r>
          <w:rPr>
            <w:b/>
            <w:sz w:val="20"/>
            <w:szCs w:val="20"/>
          </w:rPr>
          <w:t>BCC launches OPower link from CRM</w:t>
        </w:r>
      </w:ins>
    </w:p>
    <w:p w14:paraId="676CBB55" w14:textId="1E5B2F00" w:rsidR="00B907B0" w:rsidRDefault="00B907B0" w:rsidP="007527DB">
      <w:pPr>
        <w:pStyle w:val="ListParagraph"/>
        <w:spacing w:line="276" w:lineRule="auto"/>
        <w:rPr>
          <w:ins w:id="67" w:author="Keisha R. Thurman" w:date="2014-08-12T14:19:00Z"/>
          <w:b/>
          <w:sz w:val="20"/>
          <w:szCs w:val="20"/>
        </w:rPr>
      </w:pPr>
      <w:ins w:id="68" w:author="Keisha R. Thurman" w:date="2014-08-12T14:19:00Z">
        <w:r>
          <w:rPr>
            <w:b/>
            <w:sz w:val="20"/>
            <w:szCs w:val="20"/>
          </w:rPr>
          <w:t>CRM7 MI Customer Declines eBill</w:t>
        </w:r>
      </w:ins>
    </w:p>
    <w:p w14:paraId="515BA0D7" w14:textId="6E000198" w:rsidR="00B907B0" w:rsidRDefault="00B907B0" w:rsidP="007527DB">
      <w:pPr>
        <w:pStyle w:val="ListParagraph"/>
        <w:spacing w:line="276" w:lineRule="auto"/>
        <w:rPr>
          <w:ins w:id="69" w:author="Keisha R. Thurman" w:date="2014-08-12T14:19:00Z"/>
          <w:b/>
          <w:sz w:val="20"/>
          <w:szCs w:val="20"/>
        </w:rPr>
      </w:pPr>
      <w:ins w:id="70" w:author="Keisha R. Thurman" w:date="2014-08-12T14:19:00Z">
        <w:r>
          <w:rPr>
            <w:b/>
            <w:sz w:val="20"/>
            <w:szCs w:val="20"/>
          </w:rPr>
          <w:t>CRM7 MO customer not enrolled on eBill</w:t>
        </w:r>
      </w:ins>
    </w:p>
    <w:p w14:paraId="2B26DD8E" w14:textId="737741B7" w:rsidR="00B907B0" w:rsidRDefault="00B907B0" w:rsidP="007527DB">
      <w:pPr>
        <w:pStyle w:val="ListParagraph"/>
        <w:spacing w:line="276" w:lineRule="auto"/>
        <w:rPr>
          <w:ins w:id="71" w:author="Keisha R. Thurman" w:date="2014-08-12T14:20:00Z"/>
          <w:b/>
          <w:sz w:val="20"/>
          <w:szCs w:val="20"/>
        </w:rPr>
      </w:pPr>
      <w:ins w:id="72" w:author="Keisha R. Thurman" w:date="2014-08-12T14:19:00Z">
        <w:r>
          <w:rPr>
            <w:b/>
            <w:sz w:val="20"/>
            <w:szCs w:val="20"/>
          </w:rPr>
          <w:t>CRM7 MI enrolls on eBill</w:t>
        </w:r>
      </w:ins>
      <w:ins w:id="73" w:author="Keisha R. Thurman" w:date="2014-08-12T14:20:00Z">
        <w:r>
          <w:rPr>
            <w:b/>
            <w:sz w:val="20"/>
            <w:szCs w:val="20"/>
          </w:rPr>
          <w:t xml:space="preserve"> existing </w:t>
        </w:r>
      </w:ins>
      <w:ins w:id="74" w:author="Keisha R. Thurman" w:date="2014-08-12T14:25:00Z">
        <w:r>
          <w:rPr>
            <w:b/>
            <w:sz w:val="20"/>
            <w:szCs w:val="20"/>
          </w:rPr>
          <w:t xml:space="preserve">e-mail </w:t>
        </w:r>
      </w:ins>
      <w:ins w:id="75" w:author="Keisha R. Thurman" w:date="2014-08-12T14:20:00Z">
        <w:r>
          <w:rPr>
            <w:b/>
            <w:sz w:val="20"/>
            <w:szCs w:val="20"/>
          </w:rPr>
          <w:t xml:space="preserve">address </w:t>
        </w:r>
      </w:ins>
      <w:ins w:id="76" w:author="Keisha R. Thurman" w:date="2014-08-12T14:27:00Z">
        <w:r w:rsidR="00047F75">
          <w:rPr>
            <w:b/>
            <w:sz w:val="20"/>
            <w:szCs w:val="20"/>
          </w:rPr>
          <w:t xml:space="preserve">not enrolled on eServices </w:t>
        </w:r>
      </w:ins>
      <w:ins w:id="77" w:author="Keisha R. Thurman" w:date="2014-08-12T14:20:00Z">
        <w:r>
          <w:rPr>
            <w:b/>
            <w:sz w:val="20"/>
            <w:szCs w:val="20"/>
          </w:rPr>
          <w:t>successful</w:t>
        </w:r>
      </w:ins>
    </w:p>
    <w:p w14:paraId="7B8BDAFC" w14:textId="77777777" w:rsidR="00B907B0" w:rsidRDefault="00B907B0" w:rsidP="007527DB">
      <w:pPr>
        <w:pStyle w:val="ListParagraph"/>
        <w:spacing w:line="276" w:lineRule="auto"/>
        <w:rPr>
          <w:ins w:id="78" w:author="Keisha R. Thurman" w:date="2014-08-12T14:20:00Z"/>
          <w:b/>
          <w:sz w:val="20"/>
          <w:szCs w:val="20"/>
        </w:rPr>
      </w:pPr>
      <w:ins w:id="79" w:author="Keisha R. Thurman" w:date="2014-08-12T14:20:00Z">
        <w:r>
          <w:rPr>
            <w:b/>
            <w:sz w:val="20"/>
            <w:szCs w:val="20"/>
          </w:rPr>
          <w:t>CRM7 MI enrolls on eBill no e-mail address on file successful</w:t>
        </w:r>
      </w:ins>
    </w:p>
    <w:p w14:paraId="14431EC4" w14:textId="412103EA" w:rsidR="00B907B0" w:rsidRDefault="00B907B0" w:rsidP="007527DB">
      <w:pPr>
        <w:pStyle w:val="ListParagraph"/>
        <w:spacing w:line="276" w:lineRule="auto"/>
        <w:rPr>
          <w:ins w:id="80" w:author="Keisha R. Thurman" w:date="2014-08-12T14:23:00Z"/>
          <w:b/>
          <w:sz w:val="20"/>
          <w:szCs w:val="20"/>
        </w:rPr>
      </w:pPr>
      <w:ins w:id="81" w:author="Keisha R. Thurman" w:date="2014-08-12T14:19:00Z">
        <w:r>
          <w:rPr>
            <w:b/>
            <w:sz w:val="20"/>
            <w:szCs w:val="20"/>
          </w:rPr>
          <w:t xml:space="preserve">CRM7 MI enrolls on eBill </w:t>
        </w:r>
      </w:ins>
      <w:ins w:id="82" w:author="Keisha R. Thurman" w:date="2014-08-12T14:23:00Z">
        <w:r>
          <w:rPr>
            <w:b/>
            <w:sz w:val="20"/>
            <w:szCs w:val="20"/>
          </w:rPr>
          <w:t xml:space="preserve">existing e-mail addresses </w:t>
        </w:r>
      </w:ins>
      <w:ins w:id="83" w:author="Keisha R. Thurman" w:date="2014-08-12T14:27:00Z">
        <w:r w:rsidR="00047F75">
          <w:rPr>
            <w:b/>
            <w:sz w:val="20"/>
            <w:szCs w:val="20"/>
          </w:rPr>
          <w:t xml:space="preserve">not enrolled on eServices </w:t>
        </w:r>
      </w:ins>
      <w:ins w:id="84" w:author="Keisha R. Thurman" w:date="2014-08-12T14:23:00Z">
        <w:r>
          <w:rPr>
            <w:b/>
            <w:sz w:val="20"/>
            <w:szCs w:val="20"/>
          </w:rPr>
          <w:t>don't match</w:t>
        </w:r>
      </w:ins>
    </w:p>
    <w:p w14:paraId="7715B0BF" w14:textId="67D86CF8" w:rsidR="00B907B0" w:rsidRDefault="00B907B0" w:rsidP="007527DB">
      <w:pPr>
        <w:pStyle w:val="ListParagraph"/>
        <w:spacing w:line="276" w:lineRule="auto"/>
        <w:rPr>
          <w:ins w:id="85" w:author="Keisha R. Thurman" w:date="2014-08-12T14:24:00Z"/>
          <w:b/>
          <w:sz w:val="20"/>
          <w:szCs w:val="20"/>
        </w:rPr>
      </w:pPr>
      <w:ins w:id="86" w:author="Keisha R. Thurman" w:date="2014-08-12T14:23:00Z">
        <w:r>
          <w:rPr>
            <w:b/>
            <w:sz w:val="20"/>
            <w:szCs w:val="20"/>
          </w:rPr>
          <w:t>CRM7 MI enrolls on eBill no e-mail address on file</w:t>
        </w:r>
      </w:ins>
      <w:ins w:id="87" w:author="Keisha R. Thurman" w:date="2014-08-12T14:26:00Z">
        <w:r w:rsidR="00047F75">
          <w:rPr>
            <w:b/>
            <w:sz w:val="20"/>
            <w:szCs w:val="20"/>
          </w:rPr>
          <w:t>;</w:t>
        </w:r>
      </w:ins>
      <w:ins w:id="88" w:author="Keisha R. Thurman" w:date="2014-08-12T14:23:00Z">
        <w:r>
          <w:rPr>
            <w:b/>
            <w:sz w:val="20"/>
            <w:szCs w:val="20"/>
          </w:rPr>
          <w:t xml:space="preserve"> 2nd address doesn't match</w:t>
        </w:r>
      </w:ins>
    </w:p>
    <w:p w14:paraId="761630BD" w14:textId="7938D82F" w:rsidR="00B907B0" w:rsidRDefault="00B907B0" w:rsidP="007527DB">
      <w:pPr>
        <w:pStyle w:val="ListParagraph"/>
        <w:spacing w:line="276" w:lineRule="auto"/>
        <w:rPr>
          <w:ins w:id="89" w:author="Keisha R. Thurman" w:date="2014-08-12T14:25:00Z"/>
          <w:b/>
          <w:sz w:val="20"/>
          <w:szCs w:val="20"/>
        </w:rPr>
      </w:pPr>
      <w:ins w:id="90" w:author="Keisha R. Thurman" w:date="2014-08-12T14:24:00Z">
        <w:r>
          <w:rPr>
            <w:b/>
            <w:sz w:val="20"/>
            <w:szCs w:val="20"/>
          </w:rPr>
          <w:t>CRM7 MI enrolls on eBIll existing e-mail</w:t>
        </w:r>
      </w:ins>
      <w:ins w:id="91" w:author="Keisha R. Thurman" w:date="2014-08-12T14:25:00Z">
        <w:r>
          <w:rPr>
            <w:b/>
            <w:sz w:val="20"/>
            <w:szCs w:val="20"/>
          </w:rPr>
          <w:t xml:space="preserve"> address </w:t>
        </w:r>
      </w:ins>
      <w:ins w:id="92" w:author="Keisha R. Thurman" w:date="2014-08-12T14:27:00Z">
        <w:r w:rsidR="00047F75">
          <w:rPr>
            <w:b/>
            <w:sz w:val="20"/>
            <w:szCs w:val="20"/>
          </w:rPr>
          <w:t xml:space="preserve">not enrolled on eServices </w:t>
        </w:r>
      </w:ins>
      <w:ins w:id="93" w:author="Keisha R. Thurman" w:date="2014-08-12T14:25:00Z">
        <w:r>
          <w:rPr>
            <w:b/>
            <w:sz w:val="20"/>
            <w:szCs w:val="20"/>
          </w:rPr>
          <w:t>changed successful</w:t>
        </w:r>
      </w:ins>
    </w:p>
    <w:p w14:paraId="127684FC" w14:textId="14CA7891" w:rsidR="00047F75" w:rsidRDefault="00B907B0" w:rsidP="007527DB">
      <w:pPr>
        <w:pStyle w:val="ListParagraph"/>
        <w:spacing w:line="276" w:lineRule="auto"/>
        <w:rPr>
          <w:ins w:id="94" w:author="Keisha R. Thurman" w:date="2014-08-12T14:26:00Z"/>
          <w:b/>
          <w:sz w:val="20"/>
          <w:szCs w:val="20"/>
        </w:rPr>
      </w:pPr>
      <w:ins w:id="95" w:author="Keisha R. Thurman" w:date="2014-08-12T14:25:00Z">
        <w:r>
          <w:rPr>
            <w:b/>
            <w:sz w:val="20"/>
            <w:szCs w:val="20"/>
          </w:rPr>
          <w:t xml:space="preserve">CRM7 MI enrolls on eBill existing e-mail address changed </w:t>
        </w:r>
      </w:ins>
      <w:ins w:id="96" w:author="Keisha R. Thurman" w:date="2014-08-12T14:27:00Z">
        <w:r w:rsidR="00047F75">
          <w:rPr>
            <w:b/>
            <w:sz w:val="20"/>
            <w:szCs w:val="20"/>
          </w:rPr>
          <w:t xml:space="preserve">not enrolled on eServices </w:t>
        </w:r>
      </w:ins>
      <w:ins w:id="97" w:author="Keisha R. Thurman" w:date="2014-08-12T14:25:00Z">
        <w:r>
          <w:rPr>
            <w:b/>
            <w:sz w:val="20"/>
            <w:szCs w:val="20"/>
          </w:rPr>
          <w:t>2nd address doesn't match</w:t>
        </w:r>
      </w:ins>
    </w:p>
    <w:p w14:paraId="44B62810" w14:textId="77777777" w:rsidR="00047F75" w:rsidRDefault="00047F75" w:rsidP="007527DB">
      <w:pPr>
        <w:pStyle w:val="ListParagraph"/>
        <w:spacing w:line="276" w:lineRule="auto"/>
        <w:rPr>
          <w:ins w:id="98" w:author="Keisha R. Thurman" w:date="2014-08-12T14:26:00Z"/>
          <w:b/>
          <w:sz w:val="20"/>
          <w:szCs w:val="20"/>
        </w:rPr>
      </w:pPr>
    </w:p>
    <w:p w14:paraId="7C0CA704" w14:textId="367FFEF6" w:rsidR="00047F75" w:rsidRDefault="00047F75" w:rsidP="00047F75">
      <w:pPr>
        <w:pStyle w:val="ListParagraph"/>
        <w:spacing w:line="276" w:lineRule="auto"/>
        <w:rPr>
          <w:ins w:id="99" w:author="Keisha R. Thurman" w:date="2014-08-12T14:26:00Z"/>
          <w:b/>
          <w:sz w:val="20"/>
          <w:szCs w:val="20"/>
        </w:rPr>
      </w:pPr>
      <w:ins w:id="100" w:author="Keisha R. Thurman" w:date="2014-08-12T14:26:00Z">
        <w:r>
          <w:rPr>
            <w:b/>
            <w:sz w:val="20"/>
            <w:szCs w:val="20"/>
          </w:rPr>
          <w:t xml:space="preserve">CRM7 MI enrolls on eBill existing e-mail address </w:t>
        </w:r>
      </w:ins>
      <w:ins w:id="101" w:author="Keisha R. Thurman" w:date="2014-08-12T14:27:00Z">
        <w:r>
          <w:rPr>
            <w:b/>
            <w:sz w:val="20"/>
            <w:szCs w:val="20"/>
          </w:rPr>
          <w:t xml:space="preserve">enrolled on eServices </w:t>
        </w:r>
      </w:ins>
      <w:ins w:id="102" w:author="Keisha R. Thurman" w:date="2014-08-12T14:26:00Z">
        <w:r>
          <w:rPr>
            <w:b/>
            <w:sz w:val="20"/>
            <w:szCs w:val="20"/>
          </w:rPr>
          <w:t>successful</w:t>
        </w:r>
      </w:ins>
    </w:p>
    <w:p w14:paraId="085EBCDA" w14:textId="6764E441" w:rsidR="00047F75" w:rsidRDefault="00047F75" w:rsidP="00047F75">
      <w:pPr>
        <w:pStyle w:val="ListParagraph"/>
        <w:spacing w:line="276" w:lineRule="auto"/>
        <w:rPr>
          <w:ins w:id="103" w:author="Keisha R. Thurman" w:date="2014-08-12T14:26:00Z"/>
          <w:b/>
          <w:sz w:val="20"/>
          <w:szCs w:val="20"/>
        </w:rPr>
      </w:pPr>
      <w:ins w:id="104" w:author="Keisha R. Thurman" w:date="2014-08-12T14:26:00Z">
        <w:r>
          <w:rPr>
            <w:b/>
            <w:sz w:val="20"/>
            <w:szCs w:val="20"/>
          </w:rPr>
          <w:t xml:space="preserve">CRM7 MI enrolls on eBill existing e-mail addresses </w:t>
        </w:r>
      </w:ins>
      <w:ins w:id="105" w:author="Keisha R. Thurman" w:date="2014-08-12T14:27:00Z">
        <w:r>
          <w:rPr>
            <w:b/>
            <w:sz w:val="20"/>
            <w:szCs w:val="20"/>
          </w:rPr>
          <w:t xml:space="preserve">enrolled on eServices </w:t>
        </w:r>
      </w:ins>
      <w:ins w:id="106" w:author="Keisha R. Thurman" w:date="2014-08-12T14:26:00Z">
        <w:r>
          <w:rPr>
            <w:b/>
            <w:sz w:val="20"/>
            <w:szCs w:val="20"/>
          </w:rPr>
          <w:t>don't match</w:t>
        </w:r>
      </w:ins>
    </w:p>
    <w:p w14:paraId="6E8FD240" w14:textId="249576FE" w:rsidR="00047F75" w:rsidRDefault="00047F75" w:rsidP="00047F75">
      <w:pPr>
        <w:pStyle w:val="ListParagraph"/>
        <w:spacing w:line="276" w:lineRule="auto"/>
        <w:rPr>
          <w:ins w:id="107" w:author="Keisha R. Thurman" w:date="2014-08-12T14:26:00Z"/>
          <w:b/>
          <w:sz w:val="20"/>
          <w:szCs w:val="20"/>
        </w:rPr>
      </w:pPr>
      <w:ins w:id="108" w:author="Keisha R. Thurman" w:date="2014-08-12T14:26:00Z">
        <w:r>
          <w:rPr>
            <w:b/>
            <w:sz w:val="20"/>
            <w:szCs w:val="20"/>
          </w:rPr>
          <w:t xml:space="preserve">CRM7 MI enrolls on eBIll existing e-mail address changed </w:t>
        </w:r>
      </w:ins>
      <w:ins w:id="109" w:author="Keisha R. Thurman" w:date="2014-08-12T14:27:00Z">
        <w:r>
          <w:rPr>
            <w:b/>
            <w:sz w:val="20"/>
            <w:szCs w:val="20"/>
          </w:rPr>
          <w:t xml:space="preserve">enrolled on eServices </w:t>
        </w:r>
      </w:ins>
      <w:ins w:id="110" w:author="Keisha R. Thurman" w:date="2014-08-12T14:26:00Z">
        <w:r>
          <w:rPr>
            <w:b/>
            <w:sz w:val="20"/>
            <w:szCs w:val="20"/>
          </w:rPr>
          <w:t>successful</w:t>
        </w:r>
      </w:ins>
    </w:p>
    <w:p w14:paraId="1E81C535" w14:textId="1502BEE6" w:rsidR="00047F75" w:rsidRDefault="00047F75" w:rsidP="00047F75">
      <w:pPr>
        <w:pStyle w:val="ListParagraph"/>
        <w:spacing w:line="276" w:lineRule="auto"/>
        <w:rPr>
          <w:ins w:id="111" w:author="Keisha R. Thurman" w:date="2014-08-12T14:26:00Z"/>
          <w:b/>
          <w:sz w:val="20"/>
          <w:szCs w:val="20"/>
        </w:rPr>
      </w:pPr>
      <w:ins w:id="112" w:author="Keisha R. Thurman" w:date="2014-08-12T14:26:00Z">
        <w:r>
          <w:rPr>
            <w:b/>
            <w:sz w:val="20"/>
            <w:szCs w:val="20"/>
          </w:rPr>
          <w:t xml:space="preserve">CRM7 MI enrolls on eBill existing e-mail address changed </w:t>
        </w:r>
      </w:ins>
      <w:ins w:id="113" w:author="Keisha R. Thurman" w:date="2014-08-12T14:28:00Z">
        <w:r>
          <w:rPr>
            <w:b/>
            <w:sz w:val="20"/>
            <w:szCs w:val="20"/>
          </w:rPr>
          <w:t xml:space="preserve">enrolled on eServices </w:t>
        </w:r>
      </w:ins>
      <w:ins w:id="114" w:author="Keisha R. Thurman" w:date="2014-08-12T14:26:00Z">
        <w:r>
          <w:rPr>
            <w:b/>
            <w:sz w:val="20"/>
            <w:szCs w:val="20"/>
          </w:rPr>
          <w:t>2nd address doesn't match</w:t>
        </w:r>
      </w:ins>
    </w:p>
    <w:p w14:paraId="600D0543" w14:textId="77777777" w:rsidR="00047F75" w:rsidRDefault="00047F75" w:rsidP="00047F75">
      <w:pPr>
        <w:pStyle w:val="ListParagraph"/>
        <w:spacing w:line="276" w:lineRule="auto"/>
        <w:rPr>
          <w:ins w:id="115" w:author="Keisha R. Thurman" w:date="2014-08-12T14:26:00Z"/>
          <w:b/>
          <w:sz w:val="20"/>
          <w:szCs w:val="20"/>
        </w:rPr>
      </w:pPr>
    </w:p>
    <w:p w14:paraId="46F03645" w14:textId="77777777" w:rsidR="00047F75" w:rsidRDefault="00047F75" w:rsidP="00047F75">
      <w:pPr>
        <w:pStyle w:val="ListParagraph"/>
        <w:spacing w:line="276" w:lineRule="auto"/>
        <w:rPr>
          <w:ins w:id="116" w:author="Keisha R. Thurman" w:date="2014-08-12T14:26:00Z"/>
          <w:b/>
          <w:sz w:val="20"/>
          <w:szCs w:val="20"/>
        </w:rPr>
      </w:pPr>
    </w:p>
    <w:p w14:paraId="1B2BD810" w14:textId="77777777" w:rsidR="00047F75" w:rsidRDefault="00047F75" w:rsidP="007527DB">
      <w:pPr>
        <w:pStyle w:val="ListParagraph"/>
        <w:spacing w:line="276" w:lineRule="auto"/>
        <w:rPr>
          <w:ins w:id="117" w:author="Keisha R. Thurman" w:date="2014-08-12T14:23:00Z"/>
          <w:b/>
          <w:sz w:val="20"/>
          <w:szCs w:val="20"/>
        </w:rPr>
      </w:pPr>
    </w:p>
    <w:p w14:paraId="4E38B9BB" w14:textId="77777777" w:rsidR="00B907B0" w:rsidRPr="00395733" w:rsidRDefault="00B907B0" w:rsidP="007527DB">
      <w:pPr>
        <w:pStyle w:val="ListParagraph"/>
        <w:spacing w:line="276" w:lineRule="auto"/>
        <w:rPr>
          <w:b/>
          <w:sz w:val="20"/>
          <w:szCs w:val="20"/>
        </w:rPr>
      </w:pPr>
    </w:p>
    <w:sectPr w:rsidR="00B907B0" w:rsidRPr="00395733" w:rsidSect="0058641D">
      <w:headerReference w:type="default" r:id="rId16"/>
      <w:footerReference w:type="default" r:id="rId17"/>
      <w:pgSz w:w="12240" w:h="15840" w:code="1"/>
      <w:pgMar w:top="1440" w:right="720" w:bottom="1008" w:left="720" w:header="720" w:footer="43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DCFB71" w14:textId="77777777" w:rsidR="00E35FCF" w:rsidRDefault="00E35FCF">
      <w:r>
        <w:separator/>
      </w:r>
    </w:p>
  </w:endnote>
  <w:endnote w:type="continuationSeparator" w:id="0">
    <w:p w14:paraId="4BF3C954" w14:textId="77777777" w:rsidR="00E35FCF" w:rsidRDefault="00E35FCF">
      <w:r>
        <w:continuationSeparator/>
      </w:r>
    </w:p>
  </w:endnote>
  <w:endnote w:type="continuationNotice" w:id="1">
    <w:p w14:paraId="5163B799" w14:textId="77777777" w:rsidR="00E35FCF" w:rsidRDefault="00E35F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Bold">
    <w:panose1 w:val="00000000000000000000"/>
    <w:charset w:val="00"/>
    <w:family w:val="swiss"/>
    <w:notTrueType/>
    <w:pitch w:val="default"/>
    <w:sig w:usb0="00000003" w:usb1="00000000" w:usb2="00000000" w:usb3="00000000" w:csb0="00000001" w:csb1="00000000"/>
  </w:font>
  <w:font w:name="BellStone Sans">
    <w:charset w:val="00"/>
    <w:family w:val="auto"/>
    <w:pitch w:val="variable"/>
    <w:sig w:usb0="00000003" w:usb1="00000000" w:usb2="00000000" w:usb3="00000000" w:csb0="00000001" w:csb1="00000000"/>
  </w:font>
  <w:font w:name="Segoe UI">
    <w:panose1 w:val="020B0502040204020203"/>
    <w:charset w:val="00"/>
    <w:family w:val="swiss"/>
    <w:pitch w:val="variable"/>
    <w:sig w:usb0="E00022FF" w:usb1="C000205B" w:usb2="0000000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00F9B4" w14:textId="491A92BE" w:rsidR="00B3698B" w:rsidRDefault="00B3698B">
    <w:pPr>
      <w:pStyle w:val="Footer"/>
      <w:tabs>
        <w:tab w:val="clear" w:pos="8640"/>
        <w:tab w:val="right" w:pos="9360"/>
      </w:tabs>
      <w:rPr>
        <w:noProof/>
        <w:lang w:val="fr-FR"/>
      </w:rPr>
    </w:pPr>
    <w:r>
      <w:rPr>
        <w:lang w:val="fr-FR"/>
      </w:rPr>
      <w:tab/>
    </w:r>
    <w:r>
      <w:rPr>
        <w:lang w:val="fr-FR"/>
      </w:rPr>
      <w:tab/>
    </w:r>
    <w:r>
      <w:rPr>
        <w:rStyle w:val="PageNumber"/>
      </w:rPr>
      <w:fldChar w:fldCharType="begin"/>
    </w:r>
    <w:r>
      <w:rPr>
        <w:rStyle w:val="PageNumber"/>
        <w:lang w:val="fr-FR"/>
      </w:rPr>
      <w:instrText xml:space="preserve"> PAGE </w:instrText>
    </w:r>
    <w:r>
      <w:rPr>
        <w:rStyle w:val="PageNumber"/>
      </w:rPr>
      <w:fldChar w:fldCharType="separate"/>
    </w:r>
    <w:r w:rsidR="00DB0DF3">
      <w:rPr>
        <w:rStyle w:val="PageNumber"/>
        <w:noProof/>
        <w:lang w:val="fr-FR"/>
      </w:rPr>
      <w:t>1</w:t>
    </w:r>
    <w:r>
      <w:rPr>
        <w:rStyle w:val="PageNumber"/>
      </w:rPr>
      <w:fldChar w:fldCharType="end"/>
    </w:r>
    <w:r>
      <w:rPr>
        <w:rStyle w:val="PageNumber"/>
        <w:lang w:val="fr-FR"/>
      </w:rPr>
      <w:t xml:space="preserve"> of </w:t>
    </w:r>
    <w:r>
      <w:rPr>
        <w:rStyle w:val="PageNumber"/>
      </w:rPr>
      <w:fldChar w:fldCharType="begin"/>
    </w:r>
    <w:r>
      <w:rPr>
        <w:rStyle w:val="PageNumber"/>
        <w:lang w:val="fr-FR"/>
      </w:rPr>
      <w:instrText xml:space="preserve"> NUMPAGES </w:instrText>
    </w:r>
    <w:r>
      <w:rPr>
        <w:rStyle w:val="PageNumber"/>
      </w:rPr>
      <w:fldChar w:fldCharType="separate"/>
    </w:r>
    <w:r w:rsidR="00DB0DF3">
      <w:rPr>
        <w:rStyle w:val="PageNumber"/>
        <w:noProof/>
        <w:lang w:val="fr-FR"/>
      </w:rPr>
      <w:t>9</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0D9764" w14:textId="77777777" w:rsidR="00E35FCF" w:rsidRDefault="00E35FCF">
      <w:r>
        <w:separator/>
      </w:r>
    </w:p>
  </w:footnote>
  <w:footnote w:type="continuationSeparator" w:id="0">
    <w:p w14:paraId="24FD238C" w14:textId="77777777" w:rsidR="00E35FCF" w:rsidRDefault="00E35FCF">
      <w:r>
        <w:continuationSeparator/>
      </w:r>
    </w:p>
  </w:footnote>
  <w:footnote w:type="continuationNotice" w:id="1">
    <w:p w14:paraId="0578AF9A" w14:textId="77777777" w:rsidR="00E35FCF" w:rsidRDefault="00E35FC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00F9B1" w14:textId="0DF6B0AB" w:rsidR="00B3698B" w:rsidRDefault="00B3698B">
    <w:pPr>
      <w:pStyle w:val="Header"/>
      <w:ind w:left="-1260"/>
    </w:pPr>
    <w:r w:rsidRPr="00EA35F7">
      <w:rPr>
        <w:noProof/>
      </w:rPr>
      <mc:AlternateContent>
        <mc:Choice Requires="wpg">
          <w:drawing>
            <wp:anchor distT="0" distB="0" distL="114300" distR="114300" simplePos="0" relativeHeight="251658242" behindDoc="0" locked="0" layoutInCell="1" allowOverlap="1" wp14:anchorId="5900F9B5" wp14:editId="785531AE">
              <wp:simplePos x="0" y="0"/>
              <wp:positionH relativeFrom="column">
                <wp:posOffset>-476250</wp:posOffset>
              </wp:positionH>
              <wp:positionV relativeFrom="paragraph">
                <wp:posOffset>-257175</wp:posOffset>
              </wp:positionV>
              <wp:extent cx="7791450" cy="570865"/>
              <wp:effectExtent l="0" t="0" r="0" b="635"/>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91450" cy="570865"/>
                        <a:chOff x="-276225" y="-525207"/>
                        <a:chExt cx="7776375" cy="572944"/>
                      </a:xfrm>
                    </wpg:grpSpPr>
                    <pic:pic xmlns:pic="http://schemas.openxmlformats.org/drawingml/2006/picture">
                      <pic:nvPicPr>
                        <pic:cNvPr id="11" name="Picture 47" descr="Topba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276225" y="-127191"/>
                          <a:ext cx="7776375" cy="174928"/>
                        </a:xfrm>
                        <a:prstGeom prst="rect">
                          <a:avLst/>
                        </a:prstGeom>
                        <a:noFill/>
                        <a:ln>
                          <a:noFill/>
                        </a:ln>
                      </pic:spPr>
                    </pic:pic>
                    <wps:wsp>
                      <wps:cNvPr id="2" name="Text Box 168"/>
                      <wps:cNvSpPr txBox="1">
                        <a:spLocks noChangeArrowheads="1"/>
                      </wps:cNvSpPr>
                      <wps:spPr bwMode="auto">
                        <a:xfrm>
                          <a:off x="1045188" y="-525207"/>
                          <a:ext cx="5028976" cy="353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0F9BB" w14:textId="6FFBE290" w:rsidR="00B3698B" w:rsidRPr="00750E15" w:rsidRDefault="00B3698B" w:rsidP="005E6BE7">
                            <w:pPr>
                              <w:jc w:val="center"/>
                              <w:rPr>
                                <w:b/>
                                <w:sz w:val="32"/>
                                <w:szCs w:val="32"/>
                              </w:rPr>
                            </w:pPr>
                            <w:r>
                              <w:rPr>
                                <w:b/>
                                <w:sz w:val="32"/>
                                <w:szCs w:val="32"/>
                              </w:rPr>
                              <w:t>Application Solution Design Document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Group 10" o:spid="_x0000_s1038" style="position:absolute;left:0;text-align:left;margin-left:-37.5pt;margin-top:-20.25pt;width:613.5pt;height:44.95pt;z-index:251658242;mso-height-relative:margin" coordorigin="-2762,-5252" coordsize="77763,57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OEJJTQQwAAAAAAGi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39" type="#_x0000_t75" alt="Topbar" style="position:absolute;left:-2762;top:-1271;width:77763;height:17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oVHjDAAAA2wAAAA8AAABkcnMvZG93bnJldi54bWxET0trwkAQvhf8D8sI3nQTLUWiqxSxUC8F&#10;H0h7G7NjEpudjdk1Rn+9WxB6m4/vOdN5a0rRUO0KywriQQSCOLW64EzBbvvRH4NwHlljaZkU3MjB&#10;fNZ5mWKi7ZXX1Gx8JkIIuwQV5N5XiZQuzcmgG9iKOHBHWxv0AdaZ1DVeQ7gp5TCK3qTBgkNDjhUt&#10;ckp/Nxej4DXaH472a7T62S8P5+r2fW/i012pXrd9n4Dw1Pp/8dP9qcP8GP5+CQfI2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yhUeMMAAADbAAAADwAAAAAAAAAAAAAAAACf&#10;AgAAZHJzL2Rvd25yZXYueG1sUEsFBgAAAAAEAAQA9wAAAI8DAAAAAA==&#10;">
                <v:imagedata r:id="rId2" o:title="Topbar"/>
                <v:path arrowok="t"/>
              </v:shape>
              <v:shapetype id="_x0000_t202" coordsize="21600,21600" o:spt="202" path="m,l,21600r21600,l21600,xe">
                <v:stroke joinstyle="miter"/>
                <v:path gradientshapeok="t" o:connecttype="rect"/>
              </v:shapetype>
              <v:shape id="Text Box 168" o:spid="_x0000_s1040" type="#_x0000_t202" style="position:absolute;left:10451;top:-5252;width:50290;height:3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tKMEA&#10;AADaAAAADwAAAGRycy9kb3ducmV2LnhtbESPT4vCMBTE74LfITzBmyaKiluNIrsInhT/7MLeHs2z&#10;LTYvpYm2fnuzsOBxmJnfMMt1a0vxoNoXjjWMhgoEcepMwZmGy3k7mIPwAdlg6Zg0PMnDetXtLDEx&#10;ruEjPU4hExHCPkENeQhVIqVPc7Loh64ijt7V1RZDlHUmTY1NhNtSjpWaSYsFx4UcK/rMKb2d7lbD&#10;9/76+zNRh+zLTqvGtUqy/ZBa93vtZgEiUBve4f/2zmgYw9+VeAP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TrSjBAAAA2gAAAA8AAAAAAAAAAAAAAAAAmAIAAGRycy9kb3du&#10;cmV2LnhtbFBLBQYAAAAABAAEAPUAAACGAwAAAAA=&#10;" filled="f" stroked="f">
                <v:textbox>
                  <w:txbxContent>
                    <w:p w14:paraId="5900F9BB" w14:textId="6FFBE290" w:rsidR="00B3698B" w:rsidRPr="00750E15" w:rsidRDefault="00B3698B" w:rsidP="005E6BE7">
                      <w:pPr>
                        <w:jc w:val="center"/>
                        <w:rPr>
                          <w:b/>
                          <w:sz w:val="32"/>
                          <w:szCs w:val="32"/>
                        </w:rPr>
                      </w:pPr>
                      <w:r>
                        <w:rPr>
                          <w:b/>
                          <w:sz w:val="32"/>
                          <w:szCs w:val="32"/>
                        </w:rPr>
                        <w:t>Application Solution Design Document</w:t>
                      </w:r>
                    </w:p>
                  </w:txbxContent>
                </v:textbox>
              </v:shape>
            </v:group>
          </w:pict>
        </mc:Fallback>
      </mc:AlternateContent>
    </w:r>
    <w:r w:rsidRPr="00EA35F7">
      <w:rPr>
        <w:noProof/>
      </w:rPr>
      <w:drawing>
        <wp:anchor distT="0" distB="0" distL="114300" distR="114300" simplePos="0" relativeHeight="251658240" behindDoc="0" locked="0" layoutInCell="1" allowOverlap="1" wp14:anchorId="5900F9B7" wp14:editId="5900F9B8">
          <wp:simplePos x="0" y="0"/>
          <wp:positionH relativeFrom="column">
            <wp:posOffset>-219075</wp:posOffset>
          </wp:positionH>
          <wp:positionV relativeFrom="paragraph">
            <wp:posOffset>-325755</wp:posOffset>
          </wp:positionV>
          <wp:extent cx="942975" cy="485566"/>
          <wp:effectExtent l="0" t="0" r="0" b="0"/>
          <wp:wrapNone/>
          <wp:docPr id="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escription: New BTS Logo"/>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942975" cy="4855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35F7">
      <w:rPr>
        <w:noProof/>
      </w:rPr>
      <w:drawing>
        <wp:anchor distT="0" distB="0" distL="114300" distR="114300" simplePos="0" relativeHeight="251658241" behindDoc="0" locked="0" layoutInCell="1" allowOverlap="1" wp14:anchorId="5900F9B9" wp14:editId="5900F9BA">
          <wp:simplePos x="0" y="0"/>
          <wp:positionH relativeFrom="margin">
            <wp:posOffset>5788660</wp:posOffset>
          </wp:positionH>
          <wp:positionV relativeFrom="margin">
            <wp:posOffset>-757555</wp:posOffset>
          </wp:positionV>
          <wp:extent cx="1322705" cy="44323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22705" cy="443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00F9B2" w14:textId="77777777" w:rsidR="00B3698B" w:rsidRDefault="00B3698B">
    <w:pPr>
      <w:pStyle w:val="Header"/>
      <w:ind w:left="-14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342CF"/>
    <w:multiLevelType w:val="hybridMultilevel"/>
    <w:tmpl w:val="6F94F806"/>
    <w:lvl w:ilvl="0" w:tplc="9E8E4720">
      <w:start w:val="1"/>
      <w:numFmt w:val="bullet"/>
      <w:lvlText w:val="o"/>
      <w:lvlJc w:val="left"/>
      <w:pPr>
        <w:tabs>
          <w:tab w:val="num" w:pos="720"/>
        </w:tabs>
        <w:ind w:left="720" w:hanging="360"/>
      </w:pPr>
      <w:rPr>
        <w:rFonts w:ascii="Courier New" w:hAnsi="Courier New" w:hint="default"/>
      </w:rPr>
    </w:lvl>
    <w:lvl w:ilvl="1" w:tplc="FF807AD8">
      <w:start w:val="1"/>
      <w:numFmt w:val="bullet"/>
      <w:lvlText w:val="o"/>
      <w:lvlJc w:val="left"/>
      <w:pPr>
        <w:tabs>
          <w:tab w:val="num" w:pos="1440"/>
        </w:tabs>
        <w:ind w:left="1440" w:hanging="360"/>
      </w:pPr>
      <w:rPr>
        <w:rFonts w:ascii="Courier New" w:hAnsi="Courier New" w:hint="default"/>
      </w:rPr>
    </w:lvl>
    <w:lvl w:ilvl="2" w:tplc="2BC0F310" w:tentative="1">
      <w:start w:val="1"/>
      <w:numFmt w:val="bullet"/>
      <w:lvlText w:val="o"/>
      <w:lvlJc w:val="left"/>
      <w:pPr>
        <w:tabs>
          <w:tab w:val="num" w:pos="2160"/>
        </w:tabs>
        <w:ind w:left="2160" w:hanging="360"/>
      </w:pPr>
      <w:rPr>
        <w:rFonts w:ascii="Courier New" w:hAnsi="Courier New" w:hint="default"/>
      </w:rPr>
    </w:lvl>
    <w:lvl w:ilvl="3" w:tplc="648E138A" w:tentative="1">
      <w:start w:val="1"/>
      <w:numFmt w:val="bullet"/>
      <w:lvlText w:val="o"/>
      <w:lvlJc w:val="left"/>
      <w:pPr>
        <w:tabs>
          <w:tab w:val="num" w:pos="2880"/>
        </w:tabs>
        <w:ind w:left="2880" w:hanging="360"/>
      </w:pPr>
      <w:rPr>
        <w:rFonts w:ascii="Courier New" w:hAnsi="Courier New" w:hint="default"/>
      </w:rPr>
    </w:lvl>
    <w:lvl w:ilvl="4" w:tplc="EEF00E50" w:tentative="1">
      <w:start w:val="1"/>
      <w:numFmt w:val="bullet"/>
      <w:lvlText w:val="o"/>
      <w:lvlJc w:val="left"/>
      <w:pPr>
        <w:tabs>
          <w:tab w:val="num" w:pos="3600"/>
        </w:tabs>
        <w:ind w:left="3600" w:hanging="360"/>
      </w:pPr>
      <w:rPr>
        <w:rFonts w:ascii="Courier New" w:hAnsi="Courier New" w:hint="default"/>
      </w:rPr>
    </w:lvl>
    <w:lvl w:ilvl="5" w:tplc="984E786C" w:tentative="1">
      <w:start w:val="1"/>
      <w:numFmt w:val="bullet"/>
      <w:lvlText w:val="o"/>
      <w:lvlJc w:val="left"/>
      <w:pPr>
        <w:tabs>
          <w:tab w:val="num" w:pos="4320"/>
        </w:tabs>
        <w:ind w:left="4320" w:hanging="360"/>
      </w:pPr>
      <w:rPr>
        <w:rFonts w:ascii="Courier New" w:hAnsi="Courier New" w:hint="default"/>
      </w:rPr>
    </w:lvl>
    <w:lvl w:ilvl="6" w:tplc="242876B2" w:tentative="1">
      <w:start w:val="1"/>
      <w:numFmt w:val="bullet"/>
      <w:lvlText w:val="o"/>
      <w:lvlJc w:val="left"/>
      <w:pPr>
        <w:tabs>
          <w:tab w:val="num" w:pos="5040"/>
        </w:tabs>
        <w:ind w:left="5040" w:hanging="360"/>
      </w:pPr>
      <w:rPr>
        <w:rFonts w:ascii="Courier New" w:hAnsi="Courier New" w:hint="default"/>
      </w:rPr>
    </w:lvl>
    <w:lvl w:ilvl="7" w:tplc="159A2D1A" w:tentative="1">
      <w:start w:val="1"/>
      <w:numFmt w:val="bullet"/>
      <w:lvlText w:val="o"/>
      <w:lvlJc w:val="left"/>
      <w:pPr>
        <w:tabs>
          <w:tab w:val="num" w:pos="5760"/>
        </w:tabs>
        <w:ind w:left="5760" w:hanging="360"/>
      </w:pPr>
      <w:rPr>
        <w:rFonts w:ascii="Courier New" w:hAnsi="Courier New" w:hint="default"/>
      </w:rPr>
    </w:lvl>
    <w:lvl w:ilvl="8" w:tplc="8B140FB4" w:tentative="1">
      <w:start w:val="1"/>
      <w:numFmt w:val="bullet"/>
      <w:lvlText w:val="o"/>
      <w:lvlJc w:val="left"/>
      <w:pPr>
        <w:tabs>
          <w:tab w:val="num" w:pos="6480"/>
        </w:tabs>
        <w:ind w:left="6480" w:hanging="360"/>
      </w:pPr>
      <w:rPr>
        <w:rFonts w:ascii="Courier New" w:hAnsi="Courier New" w:hint="default"/>
      </w:rPr>
    </w:lvl>
  </w:abstractNum>
  <w:abstractNum w:abstractNumId="1">
    <w:nsid w:val="040E3B0C"/>
    <w:multiLevelType w:val="hybridMultilevel"/>
    <w:tmpl w:val="EE5E4632"/>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33387C"/>
    <w:multiLevelType w:val="hybridMultilevel"/>
    <w:tmpl w:val="71FA1E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6E667BF"/>
    <w:multiLevelType w:val="hybridMultilevel"/>
    <w:tmpl w:val="D4C06B4E"/>
    <w:lvl w:ilvl="0" w:tplc="CF2E9732">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A3A0EA2"/>
    <w:multiLevelType w:val="hybridMultilevel"/>
    <w:tmpl w:val="162E3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BAA3B06"/>
    <w:multiLevelType w:val="hybridMultilevel"/>
    <w:tmpl w:val="4C7800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EB447A3"/>
    <w:multiLevelType w:val="hybridMultilevel"/>
    <w:tmpl w:val="DEC4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DA3E08"/>
    <w:multiLevelType w:val="hybridMultilevel"/>
    <w:tmpl w:val="F7DA1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9F735F"/>
    <w:multiLevelType w:val="hybridMultilevel"/>
    <w:tmpl w:val="A5A41880"/>
    <w:lvl w:ilvl="0" w:tplc="A30228C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F9667B"/>
    <w:multiLevelType w:val="hybridMultilevel"/>
    <w:tmpl w:val="904080D2"/>
    <w:lvl w:ilvl="0" w:tplc="679061DC">
      <w:start w:val="1"/>
      <w:numFmt w:val="bullet"/>
      <w:lvlText w:val="•"/>
      <w:lvlJc w:val="left"/>
      <w:pPr>
        <w:tabs>
          <w:tab w:val="num" w:pos="720"/>
        </w:tabs>
        <w:ind w:left="720" w:hanging="360"/>
      </w:pPr>
      <w:rPr>
        <w:rFonts w:ascii="Arial" w:hAnsi="Arial" w:hint="default"/>
      </w:rPr>
    </w:lvl>
    <w:lvl w:ilvl="1" w:tplc="93A0DB46">
      <w:start w:val="2007"/>
      <w:numFmt w:val="bullet"/>
      <w:lvlText w:val="o"/>
      <w:lvlJc w:val="left"/>
      <w:pPr>
        <w:tabs>
          <w:tab w:val="num" w:pos="1440"/>
        </w:tabs>
        <w:ind w:left="1440" w:hanging="360"/>
      </w:pPr>
      <w:rPr>
        <w:rFonts w:ascii="Courier New" w:hAnsi="Courier New" w:hint="default"/>
      </w:rPr>
    </w:lvl>
    <w:lvl w:ilvl="2" w:tplc="BC12AE32" w:tentative="1">
      <w:start w:val="1"/>
      <w:numFmt w:val="bullet"/>
      <w:lvlText w:val="•"/>
      <w:lvlJc w:val="left"/>
      <w:pPr>
        <w:tabs>
          <w:tab w:val="num" w:pos="2160"/>
        </w:tabs>
        <w:ind w:left="2160" w:hanging="360"/>
      </w:pPr>
      <w:rPr>
        <w:rFonts w:ascii="Arial" w:hAnsi="Arial" w:hint="default"/>
      </w:rPr>
    </w:lvl>
    <w:lvl w:ilvl="3" w:tplc="29248E8C" w:tentative="1">
      <w:start w:val="1"/>
      <w:numFmt w:val="bullet"/>
      <w:lvlText w:val="•"/>
      <w:lvlJc w:val="left"/>
      <w:pPr>
        <w:tabs>
          <w:tab w:val="num" w:pos="2880"/>
        </w:tabs>
        <w:ind w:left="2880" w:hanging="360"/>
      </w:pPr>
      <w:rPr>
        <w:rFonts w:ascii="Arial" w:hAnsi="Arial" w:hint="default"/>
      </w:rPr>
    </w:lvl>
    <w:lvl w:ilvl="4" w:tplc="0880757E" w:tentative="1">
      <w:start w:val="1"/>
      <w:numFmt w:val="bullet"/>
      <w:lvlText w:val="•"/>
      <w:lvlJc w:val="left"/>
      <w:pPr>
        <w:tabs>
          <w:tab w:val="num" w:pos="3600"/>
        </w:tabs>
        <w:ind w:left="3600" w:hanging="360"/>
      </w:pPr>
      <w:rPr>
        <w:rFonts w:ascii="Arial" w:hAnsi="Arial" w:hint="default"/>
      </w:rPr>
    </w:lvl>
    <w:lvl w:ilvl="5" w:tplc="0798AFA6" w:tentative="1">
      <w:start w:val="1"/>
      <w:numFmt w:val="bullet"/>
      <w:lvlText w:val="•"/>
      <w:lvlJc w:val="left"/>
      <w:pPr>
        <w:tabs>
          <w:tab w:val="num" w:pos="4320"/>
        </w:tabs>
        <w:ind w:left="4320" w:hanging="360"/>
      </w:pPr>
      <w:rPr>
        <w:rFonts w:ascii="Arial" w:hAnsi="Arial" w:hint="default"/>
      </w:rPr>
    </w:lvl>
    <w:lvl w:ilvl="6" w:tplc="E6946ACA" w:tentative="1">
      <w:start w:val="1"/>
      <w:numFmt w:val="bullet"/>
      <w:lvlText w:val="•"/>
      <w:lvlJc w:val="left"/>
      <w:pPr>
        <w:tabs>
          <w:tab w:val="num" w:pos="5040"/>
        </w:tabs>
        <w:ind w:left="5040" w:hanging="360"/>
      </w:pPr>
      <w:rPr>
        <w:rFonts w:ascii="Arial" w:hAnsi="Arial" w:hint="default"/>
      </w:rPr>
    </w:lvl>
    <w:lvl w:ilvl="7" w:tplc="483A46E2" w:tentative="1">
      <w:start w:val="1"/>
      <w:numFmt w:val="bullet"/>
      <w:lvlText w:val="•"/>
      <w:lvlJc w:val="left"/>
      <w:pPr>
        <w:tabs>
          <w:tab w:val="num" w:pos="5760"/>
        </w:tabs>
        <w:ind w:left="5760" w:hanging="360"/>
      </w:pPr>
      <w:rPr>
        <w:rFonts w:ascii="Arial" w:hAnsi="Arial" w:hint="default"/>
      </w:rPr>
    </w:lvl>
    <w:lvl w:ilvl="8" w:tplc="CFDCE100" w:tentative="1">
      <w:start w:val="1"/>
      <w:numFmt w:val="bullet"/>
      <w:lvlText w:val="•"/>
      <w:lvlJc w:val="left"/>
      <w:pPr>
        <w:tabs>
          <w:tab w:val="num" w:pos="6480"/>
        </w:tabs>
        <w:ind w:left="6480" w:hanging="360"/>
      </w:pPr>
      <w:rPr>
        <w:rFonts w:ascii="Arial" w:hAnsi="Arial" w:hint="default"/>
      </w:rPr>
    </w:lvl>
  </w:abstractNum>
  <w:abstractNum w:abstractNumId="10">
    <w:nsid w:val="148B4C48"/>
    <w:multiLevelType w:val="hybridMultilevel"/>
    <w:tmpl w:val="DD848C1E"/>
    <w:lvl w:ilvl="0" w:tplc="D93A0DD4">
      <w:start w:val="1"/>
      <w:numFmt w:val="decimal"/>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CC7D16"/>
    <w:multiLevelType w:val="hybridMultilevel"/>
    <w:tmpl w:val="0CEE4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A42260"/>
    <w:multiLevelType w:val="hybridMultilevel"/>
    <w:tmpl w:val="F960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010236"/>
    <w:multiLevelType w:val="hybridMultilevel"/>
    <w:tmpl w:val="EB26B1F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BC5B19"/>
    <w:multiLevelType w:val="hybridMultilevel"/>
    <w:tmpl w:val="D4C06B4E"/>
    <w:lvl w:ilvl="0" w:tplc="CF2E9732">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1F8C05BA"/>
    <w:multiLevelType w:val="singleLevel"/>
    <w:tmpl w:val="04090005"/>
    <w:lvl w:ilvl="0">
      <w:start w:val="1"/>
      <w:numFmt w:val="bullet"/>
      <w:pStyle w:val="TEXT"/>
      <w:lvlText w:val=""/>
      <w:lvlJc w:val="left"/>
      <w:pPr>
        <w:tabs>
          <w:tab w:val="num" w:pos="360"/>
        </w:tabs>
        <w:ind w:left="360" w:hanging="360"/>
      </w:pPr>
      <w:rPr>
        <w:rFonts w:ascii="Wingdings" w:hAnsi="Wingdings" w:hint="default"/>
      </w:rPr>
    </w:lvl>
  </w:abstractNum>
  <w:abstractNum w:abstractNumId="16">
    <w:nsid w:val="20203576"/>
    <w:multiLevelType w:val="hybridMultilevel"/>
    <w:tmpl w:val="0256F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0C275D6"/>
    <w:multiLevelType w:val="hybridMultilevel"/>
    <w:tmpl w:val="DF4E3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4D0740A"/>
    <w:multiLevelType w:val="hybridMultilevel"/>
    <w:tmpl w:val="EB2C8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714F05"/>
    <w:multiLevelType w:val="hybridMultilevel"/>
    <w:tmpl w:val="6F7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F8B1DE4"/>
    <w:multiLevelType w:val="hybridMultilevel"/>
    <w:tmpl w:val="AE74213E"/>
    <w:lvl w:ilvl="0" w:tplc="A30228C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FE52CC4"/>
    <w:multiLevelType w:val="hybridMultilevel"/>
    <w:tmpl w:val="0F52F90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53A408C"/>
    <w:multiLevelType w:val="hybridMultilevel"/>
    <w:tmpl w:val="11FAF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565227A"/>
    <w:multiLevelType w:val="hybridMultilevel"/>
    <w:tmpl w:val="C696F502"/>
    <w:lvl w:ilvl="0" w:tplc="F38CD7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5914399"/>
    <w:multiLevelType w:val="hybridMultilevel"/>
    <w:tmpl w:val="EC787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6814091"/>
    <w:multiLevelType w:val="hybridMultilevel"/>
    <w:tmpl w:val="6E5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85D13DD"/>
    <w:multiLevelType w:val="hybridMultilevel"/>
    <w:tmpl w:val="606450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AC6758D"/>
    <w:multiLevelType w:val="hybridMultilevel"/>
    <w:tmpl w:val="FD683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AED64FC"/>
    <w:multiLevelType w:val="hybridMultilevel"/>
    <w:tmpl w:val="47D89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BA0367E"/>
    <w:multiLevelType w:val="hybridMultilevel"/>
    <w:tmpl w:val="1C58AB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C21C4"/>
    <w:multiLevelType w:val="hybridMultilevel"/>
    <w:tmpl w:val="2CEA9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5D242C3"/>
    <w:multiLevelType w:val="hybridMultilevel"/>
    <w:tmpl w:val="0988E3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0F92836"/>
    <w:multiLevelType w:val="hybridMultilevel"/>
    <w:tmpl w:val="D1B24C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1EF7E9E"/>
    <w:multiLevelType w:val="hybridMultilevel"/>
    <w:tmpl w:val="B34A9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1FC0954"/>
    <w:multiLevelType w:val="hybridMultilevel"/>
    <w:tmpl w:val="22183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4E101D0"/>
    <w:multiLevelType w:val="hybridMultilevel"/>
    <w:tmpl w:val="761EEEB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598F17A8"/>
    <w:multiLevelType w:val="hybridMultilevel"/>
    <w:tmpl w:val="93B63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B5A53B6"/>
    <w:multiLevelType w:val="hybridMultilevel"/>
    <w:tmpl w:val="C9184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EA06787"/>
    <w:multiLevelType w:val="hybridMultilevel"/>
    <w:tmpl w:val="E21E5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0404014"/>
    <w:multiLevelType w:val="hybridMultilevel"/>
    <w:tmpl w:val="04A6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36905DC"/>
    <w:multiLevelType w:val="hybridMultilevel"/>
    <w:tmpl w:val="AE74213E"/>
    <w:lvl w:ilvl="0" w:tplc="A30228C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4E044DF"/>
    <w:multiLevelType w:val="hybridMultilevel"/>
    <w:tmpl w:val="07F24D42"/>
    <w:lvl w:ilvl="0" w:tplc="0409000F">
      <w:start w:val="1"/>
      <w:numFmt w:val="decimal"/>
      <w:lvlText w:val="%1."/>
      <w:lvlJc w:val="left"/>
      <w:pPr>
        <w:ind w:left="720" w:hanging="360"/>
      </w:pPr>
    </w:lvl>
    <w:lvl w:ilvl="1" w:tplc="61AEA822">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5BD52B4"/>
    <w:multiLevelType w:val="hybridMultilevel"/>
    <w:tmpl w:val="2138B2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6663272B"/>
    <w:multiLevelType w:val="hybridMultilevel"/>
    <w:tmpl w:val="D28A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F1E2D55"/>
    <w:multiLevelType w:val="hybridMultilevel"/>
    <w:tmpl w:val="A0BA76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00A0D15"/>
    <w:multiLevelType w:val="hybridMultilevel"/>
    <w:tmpl w:val="38A20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72DE73B5"/>
    <w:multiLevelType w:val="hybridMultilevel"/>
    <w:tmpl w:val="6526B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8B161E5"/>
    <w:multiLevelType w:val="hybridMultilevel"/>
    <w:tmpl w:val="8EBE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B860DD8"/>
    <w:multiLevelType w:val="hybridMultilevel"/>
    <w:tmpl w:val="86F0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6"/>
  </w:num>
  <w:num w:numId="3">
    <w:abstractNumId w:val="29"/>
  </w:num>
  <w:num w:numId="4">
    <w:abstractNumId w:val="7"/>
  </w:num>
  <w:num w:numId="5">
    <w:abstractNumId w:val="6"/>
  </w:num>
  <w:num w:numId="6">
    <w:abstractNumId w:val="40"/>
  </w:num>
  <w:num w:numId="7">
    <w:abstractNumId w:val="23"/>
  </w:num>
  <w:num w:numId="8">
    <w:abstractNumId w:val="10"/>
  </w:num>
  <w:num w:numId="9">
    <w:abstractNumId w:val="42"/>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7"/>
  </w:num>
  <w:num w:numId="12">
    <w:abstractNumId w:val="48"/>
  </w:num>
  <w:num w:numId="13">
    <w:abstractNumId w:val="25"/>
  </w:num>
  <w:num w:numId="14">
    <w:abstractNumId w:val="14"/>
  </w:num>
  <w:num w:numId="15">
    <w:abstractNumId w:val="3"/>
  </w:num>
  <w:num w:numId="16">
    <w:abstractNumId w:val="8"/>
  </w:num>
  <w:num w:numId="17">
    <w:abstractNumId w:val="31"/>
  </w:num>
  <w:num w:numId="18">
    <w:abstractNumId w:val="36"/>
  </w:num>
  <w:num w:numId="19">
    <w:abstractNumId w:val="20"/>
  </w:num>
  <w:num w:numId="20">
    <w:abstractNumId w:val="38"/>
  </w:num>
  <w:num w:numId="21">
    <w:abstractNumId w:val="34"/>
  </w:num>
  <w:num w:numId="22">
    <w:abstractNumId w:val="37"/>
  </w:num>
  <w:num w:numId="23">
    <w:abstractNumId w:val="45"/>
  </w:num>
  <w:num w:numId="24">
    <w:abstractNumId w:val="32"/>
  </w:num>
  <w:num w:numId="25">
    <w:abstractNumId w:val="13"/>
  </w:num>
  <w:num w:numId="26">
    <w:abstractNumId w:val="1"/>
  </w:num>
  <w:num w:numId="27">
    <w:abstractNumId w:val="35"/>
  </w:num>
  <w:num w:numId="28">
    <w:abstractNumId w:val="33"/>
  </w:num>
  <w:num w:numId="29">
    <w:abstractNumId w:val="26"/>
  </w:num>
  <w:num w:numId="30">
    <w:abstractNumId w:val="30"/>
  </w:num>
  <w:num w:numId="31">
    <w:abstractNumId w:val="17"/>
  </w:num>
  <w:num w:numId="32">
    <w:abstractNumId w:val="5"/>
  </w:num>
  <w:num w:numId="33">
    <w:abstractNumId w:val="2"/>
  </w:num>
  <w:num w:numId="34">
    <w:abstractNumId w:val="21"/>
  </w:num>
  <w:num w:numId="35">
    <w:abstractNumId w:val="9"/>
  </w:num>
  <w:num w:numId="36">
    <w:abstractNumId w:val="0"/>
  </w:num>
  <w:num w:numId="37">
    <w:abstractNumId w:val="22"/>
  </w:num>
  <w:num w:numId="38">
    <w:abstractNumId w:val="4"/>
  </w:num>
  <w:num w:numId="39">
    <w:abstractNumId w:val="44"/>
  </w:num>
  <w:num w:numId="40">
    <w:abstractNumId w:val="27"/>
  </w:num>
  <w:num w:numId="41">
    <w:abstractNumId w:val="12"/>
  </w:num>
  <w:num w:numId="42">
    <w:abstractNumId w:val="28"/>
  </w:num>
  <w:num w:numId="43">
    <w:abstractNumId w:val="41"/>
  </w:num>
  <w:num w:numId="44">
    <w:abstractNumId w:val="46"/>
  </w:num>
  <w:num w:numId="45">
    <w:abstractNumId w:val="18"/>
  </w:num>
  <w:num w:numId="46">
    <w:abstractNumId w:val="24"/>
  </w:num>
  <w:num w:numId="47">
    <w:abstractNumId w:val="19"/>
  </w:num>
  <w:num w:numId="48">
    <w:abstractNumId w:val="39"/>
  </w:num>
  <w:num w:numId="49">
    <w:abstractNumId w:val="11"/>
  </w:num>
  <w:num w:numId="50">
    <w:abstractNumId w:val="4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NotTrackFormatting/>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B90"/>
    <w:rsid w:val="00006441"/>
    <w:rsid w:val="000213B7"/>
    <w:rsid w:val="0002157B"/>
    <w:rsid w:val="00022F2F"/>
    <w:rsid w:val="00026467"/>
    <w:rsid w:val="00031A7D"/>
    <w:rsid w:val="000328EC"/>
    <w:rsid w:val="00035CC1"/>
    <w:rsid w:val="000425D8"/>
    <w:rsid w:val="00042669"/>
    <w:rsid w:val="000445DC"/>
    <w:rsid w:val="00046232"/>
    <w:rsid w:val="00046414"/>
    <w:rsid w:val="000477D2"/>
    <w:rsid w:val="00047F75"/>
    <w:rsid w:val="00061B22"/>
    <w:rsid w:val="00062F5F"/>
    <w:rsid w:val="00064CCC"/>
    <w:rsid w:val="00084114"/>
    <w:rsid w:val="000956BE"/>
    <w:rsid w:val="00095ED1"/>
    <w:rsid w:val="00096B28"/>
    <w:rsid w:val="000A06AD"/>
    <w:rsid w:val="000A0DD3"/>
    <w:rsid w:val="000A2264"/>
    <w:rsid w:val="000A2B66"/>
    <w:rsid w:val="000A347F"/>
    <w:rsid w:val="000B3CF3"/>
    <w:rsid w:val="000B445B"/>
    <w:rsid w:val="000B5A5F"/>
    <w:rsid w:val="000B72AF"/>
    <w:rsid w:val="000C0F42"/>
    <w:rsid w:val="000C4308"/>
    <w:rsid w:val="000C7908"/>
    <w:rsid w:val="000D4894"/>
    <w:rsid w:val="000D4ABC"/>
    <w:rsid w:val="000D4E4C"/>
    <w:rsid w:val="000D5B5B"/>
    <w:rsid w:val="000D7062"/>
    <w:rsid w:val="000D75B1"/>
    <w:rsid w:val="000D7675"/>
    <w:rsid w:val="000E26B2"/>
    <w:rsid w:val="000E49B1"/>
    <w:rsid w:val="000E5DF0"/>
    <w:rsid w:val="000F0470"/>
    <w:rsid w:val="000F0B95"/>
    <w:rsid w:val="000F0E40"/>
    <w:rsid w:val="000F217D"/>
    <w:rsid w:val="000F38FC"/>
    <w:rsid w:val="000F5D14"/>
    <w:rsid w:val="000F5D69"/>
    <w:rsid w:val="000F5E97"/>
    <w:rsid w:val="000F63EF"/>
    <w:rsid w:val="00104ECB"/>
    <w:rsid w:val="00105163"/>
    <w:rsid w:val="00106050"/>
    <w:rsid w:val="00112A72"/>
    <w:rsid w:val="00113704"/>
    <w:rsid w:val="00115D1B"/>
    <w:rsid w:val="00121642"/>
    <w:rsid w:val="001274C8"/>
    <w:rsid w:val="00131B18"/>
    <w:rsid w:val="00137378"/>
    <w:rsid w:val="00144DAB"/>
    <w:rsid w:val="001525E4"/>
    <w:rsid w:val="00153B2D"/>
    <w:rsid w:val="00155A4D"/>
    <w:rsid w:val="00161701"/>
    <w:rsid w:val="00165BBE"/>
    <w:rsid w:val="00173002"/>
    <w:rsid w:val="00173858"/>
    <w:rsid w:val="001760A7"/>
    <w:rsid w:val="00176340"/>
    <w:rsid w:val="0017672E"/>
    <w:rsid w:val="00180C16"/>
    <w:rsid w:val="00183454"/>
    <w:rsid w:val="0019028D"/>
    <w:rsid w:val="00190EBF"/>
    <w:rsid w:val="001B090F"/>
    <w:rsid w:val="001B49B8"/>
    <w:rsid w:val="001B7733"/>
    <w:rsid w:val="001C6370"/>
    <w:rsid w:val="001C6B4B"/>
    <w:rsid w:val="001C798C"/>
    <w:rsid w:val="001D2DFE"/>
    <w:rsid w:val="001D3245"/>
    <w:rsid w:val="001D5838"/>
    <w:rsid w:val="001E2FA1"/>
    <w:rsid w:val="001E5B89"/>
    <w:rsid w:val="001E7500"/>
    <w:rsid w:val="001F1960"/>
    <w:rsid w:val="001F2B04"/>
    <w:rsid w:val="001F5BD6"/>
    <w:rsid w:val="001F61E5"/>
    <w:rsid w:val="00200BC1"/>
    <w:rsid w:val="00204C02"/>
    <w:rsid w:val="00205703"/>
    <w:rsid w:val="00205B43"/>
    <w:rsid w:val="00207D28"/>
    <w:rsid w:val="002105EB"/>
    <w:rsid w:val="0021201D"/>
    <w:rsid w:val="00213312"/>
    <w:rsid w:val="002133BE"/>
    <w:rsid w:val="00215D82"/>
    <w:rsid w:val="002165C1"/>
    <w:rsid w:val="00216A58"/>
    <w:rsid w:val="00216AD6"/>
    <w:rsid w:val="00217089"/>
    <w:rsid w:val="0021710B"/>
    <w:rsid w:val="0022036D"/>
    <w:rsid w:val="002268BC"/>
    <w:rsid w:val="00230D2E"/>
    <w:rsid w:val="002311AD"/>
    <w:rsid w:val="0023178F"/>
    <w:rsid w:val="00231BDB"/>
    <w:rsid w:val="00234196"/>
    <w:rsid w:val="00234330"/>
    <w:rsid w:val="002356DD"/>
    <w:rsid w:val="0023601F"/>
    <w:rsid w:val="0023798B"/>
    <w:rsid w:val="00240F70"/>
    <w:rsid w:val="002444E3"/>
    <w:rsid w:val="00245919"/>
    <w:rsid w:val="00246AC3"/>
    <w:rsid w:val="00246F52"/>
    <w:rsid w:val="0025016D"/>
    <w:rsid w:val="002516E0"/>
    <w:rsid w:val="002537F2"/>
    <w:rsid w:val="00253AF6"/>
    <w:rsid w:val="00254904"/>
    <w:rsid w:val="00254937"/>
    <w:rsid w:val="00254CE9"/>
    <w:rsid w:val="00255B84"/>
    <w:rsid w:val="00257D5D"/>
    <w:rsid w:val="0026000A"/>
    <w:rsid w:val="002641E4"/>
    <w:rsid w:val="00267677"/>
    <w:rsid w:val="00267E13"/>
    <w:rsid w:val="00274BD4"/>
    <w:rsid w:val="00283036"/>
    <w:rsid w:val="0028416A"/>
    <w:rsid w:val="002869F3"/>
    <w:rsid w:val="00291431"/>
    <w:rsid w:val="0029700B"/>
    <w:rsid w:val="002A2442"/>
    <w:rsid w:val="002A5812"/>
    <w:rsid w:val="002B0B0C"/>
    <w:rsid w:val="002B26BA"/>
    <w:rsid w:val="002B2B3B"/>
    <w:rsid w:val="002B3F93"/>
    <w:rsid w:val="002B5045"/>
    <w:rsid w:val="002B5C8F"/>
    <w:rsid w:val="002C2CB5"/>
    <w:rsid w:val="002C5AB5"/>
    <w:rsid w:val="002C70F0"/>
    <w:rsid w:val="002C7795"/>
    <w:rsid w:val="002C789F"/>
    <w:rsid w:val="002C7C21"/>
    <w:rsid w:val="002D009E"/>
    <w:rsid w:val="002D0319"/>
    <w:rsid w:val="002D494E"/>
    <w:rsid w:val="002D4E24"/>
    <w:rsid w:val="002E37EA"/>
    <w:rsid w:val="002E47EE"/>
    <w:rsid w:val="002E4B52"/>
    <w:rsid w:val="002F62D7"/>
    <w:rsid w:val="003015BA"/>
    <w:rsid w:val="00302320"/>
    <w:rsid w:val="003023D2"/>
    <w:rsid w:val="00302FA8"/>
    <w:rsid w:val="0030456A"/>
    <w:rsid w:val="003055AA"/>
    <w:rsid w:val="00305CAE"/>
    <w:rsid w:val="00311F46"/>
    <w:rsid w:val="00314DC0"/>
    <w:rsid w:val="00316F52"/>
    <w:rsid w:val="00321844"/>
    <w:rsid w:val="00325708"/>
    <w:rsid w:val="00325F0D"/>
    <w:rsid w:val="00326AD0"/>
    <w:rsid w:val="00340B1F"/>
    <w:rsid w:val="003410B5"/>
    <w:rsid w:val="00344DDA"/>
    <w:rsid w:val="00346600"/>
    <w:rsid w:val="00346E58"/>
    <w:rsid w:val="00351A75"/>
    <w:rsid w:val="00355834"/>
    <w:rsid w:val="00362FE2"/>
    <w:rsid w:val="0036311C"/>
    <w:rsid w:val="00364C26"/>
    <w:rsid w:val="00371440"/>
    <w:rsid w:val="0037409D"/>
    <w:rsid w:val="00374118"/>
    <w:rsid w:val="003869FC"/>
    <w:rsid w:val="00392252"/>
    <w:rsid w:val="003930BC"/>
    <w:rsid w:val="0039391E"/>
    <w:rsid w:val="00393CF4"/>
    <w:rsid w:val="00394190"/>
    <w:rsid w:val="00394693"/>
    <w:rsid w:val="00395733"/>
    <w:rsid w:val="003A13C4"/>
    <w:rsid w:val="003A3184"/>
    <w:rsid w:val="003A36F7"/>
    <w:rsid w:val="003A4E31"/>
    <w:rsid w:val="003C02B4"/>
    <w:rsid w:val="003C0841"/>
    <w:rsid w:val="003C1CA5"/>
    <w:rsid w:val="003C3D0A"/>
    <w:rsid w:val="003C7078"/>
    <w:rsid w:val="003D1B24"/>
    <w:rsid w:val="003D2342"/>
    <w:rsid w:val="003D29FA"/>
    <w:rsid w:val="003D3AA8"/>
    <w:rsid w:val="003D463D"/>
    <w:rsid w:val="003D4C5E"/>
    <w:rsid w:val="003E0955"/>
    <w:rsid w:val="003E5258"/>
    <w:rsid w:val="003E7EA7"/>
    <w:rsid w:val="003F1993"/>
    <w:rsid w:val="003F6A6C"/>
    <w:rsid w:val="00400831"/>
    <w:rsid w:val="004111CA"/>
    <w:rsid w:val="004130E0"/>
    <w:rsid w:val="00421484"/>
    <w:rsid w:val="00422BE0"/>
    <w:rsid w:val="00423FF3"/>
    <w:rsid w:val="00426EAD"/>
    <w:rsid w:val="00427A5E"/>
    <w:rsid w:val="00430D55"/>
    <w:rsid w:val="00437369"/>
    <w:rsid w:val="00441C6A"/>
    <w:rsid w:val="00443EEF"/>
    <w:rsid w:val="004445AF"/>
    <w:rsid w:val="00444F1C"/>
    <w:rsid w:val="0044632F"/>
    <w:rsid w:val="00447912"/>
    <w:rsid w:val="004551D5"/>
    <w:rsid w:val="00457256"/>
    <w:rsid w:val="004604A3"/>
    <w:rsid w:val="0046057B"/>
    <w:rsid w:val="00461E42"/>
    <w:rsid w:val="00461ECF"/>
    <w:rsid w:val="00464FB1"/>
    <w:rsid w:val="00465C0C"/>
    <w:rsid w:val="00465CE8"/>
    <w:rsid w:val="00467F0D"/>
    <w:rsid w:val="004700C9"/>
    <w:rsid w:val="00471BE3"/>
    <w:rsid w:val="00472F9F"/>
    <w:rsid w:val="00487D0D"/>
    <w:rsid w:val="0049573E"/>
    <w:rsid w:val="0049609C"/>
    <w:rsid w:val="00496560"/>
    <w:rsid w:val="00496B90"/>
    <w:rsid w:val="00497079"/>
    <w:rsid w:val="004A05F1"/>
    <w:rsid w:val="004A39E5"/>
    <w:rsid w:val="004A4ABC"/>
    <w:rsid w:val="004A5E5E"/>
    <w:rsid w:val="004B0F7D"/>
    <w:rsid w:val="004B2021"/>
    <w:rsid w:val="004B448C"/>
    <w:rsid w:val="004B694E"/>
    <w:rsid w:val="004C3F11"/>
    <w:rsid w:val="004D09C4"/>
    <w:rsid w:val="004D308D"/>
    <w:rsid w:val="004D564F"/>
    <w:rsid w:val="004E3468"/>
    <w:rsid w:val="004E3C46"/>
    <w:rsid w:val="004E5484"/>
    <w:rsid w:val="004E594A"/>
    <w:rsid w:val="004E6CEE"/>
    <w:rsid w:val="004F14D2"/>
    <w:rsid w:val="004F289C"/>
    <w:rsid w:val="004F40E1"/>
    <w:rsid w:val="00501187"/>
    <w:rsid w:val="0050165A"/>
    <w:rsid w:val="00501DB3"/>
    <w:rsid w:val="005076F1"/>
    <w:rsid w:val="00513050"/>
    <w:rsid w:val="00521EBC"/>
    <w:rsid w:val="00522BD8"/>
    <w:rsid w:val="00522F05"/>
    <w:rsid w:val="00526D6D"/>
    <w:rsid w:val="00527013"/>
    <w:rsid w:val="00533FE1"/>
    <w:rsid w:val="005349EE"/>
    <w:rsid w:val="00535772"/>
    <w:rsid w:val="0053785A"/>
    <w:rsid w:val="005432C2"/>
    <w:rsid w:val="0054608C"/>
    <w:rsid w:val="00547401"/>
    <w:rsid w:val="005502DC"/>
    <w:rsid w:val="005505E0"/>
    <w:rsid w:val="00562FAA"/>
    <w:rsid w:val="00565F48"/>
    <w:rsid w:val="00572D82"/>
    <w:rsid w:val="00576ADE"/>
    <w:rsid w:val="00577E71"/>
    <w:rsid w:val="00580591"/>
    <w:rsid w:val="00583897"/>
    <w:rsid w:val="005845EB"/>
    <w:rsid w:val="0058641D"/>
    <w:rsid w:val="005915EC"/>
    <w:rsid w:val="00596CAB"/>
    <w:rsid w:val="005A0572"/>
    <w:rsid w:val="005A1A9E"/>
    <w:rsid w:val="005A33C8"/>
    <w:rsid w:val="005A555B"/>
    <w:rsid w:val="005A5ADE"/>
    <w:rsid w:val="005B2123"/>
    <w:rsid w:val="005B3A55"/>
    <w:rsid w:val="005C0621"/>
    <w:rsid w:val="005C2563"/>
    <w:rsid w:val="005C5AED"/>
    <w:rsid w:val="005D1459"/>
    <w:rsid w:val="005D781B"/>
    <w:rsid w:val="005E050A"/>
    <w:rsid w:val="005E1677"/>
    <w:rsid w:val="005E1FE9"/>
    <w:rsid w:val="005E472B"/>
    <w:rsid w:val="005E5831"/>
    <w:rsid w:val="005E6BE7"/>
    <w:rsid w:val="005E710C"/>
    <w:rsid w:val="005F275E"/>
    <w:rsid w:val="005F3BD9"/>
    <w:rsid w:val="005F7F47"/>
    <w:rsid w:val="00600CAD"/>
    <w:rsid w:val="0060354C"/>
    <w:rsid w:val="00604480"/>
    <w:rsid w:val="006116D9"/>
    <w:rsid w:val="00611B60"/>
    <w:rsid w:val="00612F82"/>
    <w:rsid w:val="0061320E"/>
    <w:rsid w:val="00621217"/>
    <w:rsid w:val="00621CCF"/>
    <w:rsid w:val="006260A0"/>
    <w:rsid w:val="0063215A"/>
    <w:rsid w:val="006323AC"/>
    <w:rsid w:val="00632C04"/>
    <w:rsid w:val="006417DA"/>
    <w:rsid w:val="006422C9"/>
    <w:rsid w:val="00643180"/>
    <w:rsid w:val="0064546D"/>
    <w:rsid w:val="00653E63"/>
    <w:rsid w:val="00654D3D"/>
    <w:rsid w:val="00655733"/>
    <w:rsid w:val="006603ED"/>
    <w:rsid w:val="00663EB9"/>
    <w:rsid w:val="00666C5B"/>
    <w:rsid w:val="0066720A"/>
    <w:rsid w:val="00667A19"/>
    <w:rsid w:val="006708C6"/>
    <w:rsid w:val="00673D65"/>
    <w:rsid w:val="00675EF9"/>
    <w:rsid w:val="006812FD"/>
    <w:rsid w:val="006837AB"/>
    <w:rsid w:val="0068636A"/>
    <w:rsid w:val="006910A7"/>
    <w:rsid w:val="0069241D"/>
    <w:rsid w:val="006961E8"/>
    <w:rsid w:val="00696FF0"/>
    <w:rsid w:val="006A06AA"/>
    <w:rsid w:val="006A0F90"/>
    <w:rsid w:val="006A259C"/>
    <w:rsid w:val="006A7705"/>
    <w:rsid w:val="006B14D1"/>
    <w:rsid w:val="006B43D9"/>
    <w:rsid w:val="006B5F06"/>
    <w:rsid w:val="006C26CB"/>
    <w:rsid w:val="006C27E6"/>
    <w:rsid w:val="006C7D05"/>
    <w:rsid w:val="006D5EBC"/>
    <w:rsid w:val="006D6CDE"/>
    <w:rsid w:val="006E5C71"/>
    <w:rsid w:val="006E7B65"/>
    <w:rsid w:val="006F001F"/>
    <w:rsid w:val="006F139B"/>
    <w:rsid w:val="006F1CD6"/>
    <w:rsid w:val="006F4010"/>
    <w:rsid w:val="006F5DB9"/>
    <w:rsid w:val="00705D36"/>
    <w:rsid w:val="0070761A"/>
    <w:rsid w:val="007121B0"/>
    <w:rsid w:val="00717241"/>
    <w:rsid w:val="00732E5C"/>
    <w:rsid w:val="00733CD9"/>
    <w:rsid w:val="0073442B"/>
    <w:rsid w:val="0073501F"/>
    <w:rsid w:val="00737AE3"/>
    <w:rsid w:val="0074138F"/>
    <w:rsid w:val="00744C6F"/>
    <w:rsid w:val="00745359"/>
    <w:rsid w:val="00745652"/>
    <w:rsid w:val="00745756"/>
    <w:rsid w:val="0074668D"/>
    <w:rsid w:val="00750E15"/>
    <w:rsid w:val="00751239"/>
    <w:rsid w:val="007514C4"/>
    <w:rsid w:val="007527DB"/>
    <w:rsid w:val="00752F9F"/>
    <w:rsid w:val="00756995"/>
    <w:rsid w:val="00756E67"/>
    <w:rsid w:val="00757A3B"/>
    <w:rsid w:val="00760AC9"/>
    <w:rsid w:val="00760F3E"/>
    <w:rsid w:val="00761615"/>
    <w:rsid w:val="00762A87"/>
    <w:rsid w:val="00766FC8"/>
    <w:rsid w:val="007679CF"/>
    <w:rsid w:val="00776746"/>
    <w:rsid w:val="00781016"/>
    <w:rsid w:val="007821F9"/>
    <w:rsid w:val="007853DC"/>
    <w:rsid w:val="00786FB9"/>
    <w:rsid w:val="00787583"/>
    <w:rsid w:val="00792123"/>
    <w:rsid w:val="00795A6A"/>
    <w:rsid w:val="007963D4"/>
    <w:rsid w:val="00796C40"/>
    <w:rsid w:val="007A0A33"/>
    <w:rsid w:val="007A0FD7"/>
    <w:rsid w:val="007A113E"/>
    <w:rsid w:val="007A1C17"/>
    <w:rsid w:val="007A39F6"/>
    <w:rsid w:val="007B0A74"/>
    <w:rsid w:val="007B0B1C"/>
    <w:rsid w:val="007B14C8"/>
    <w:rsid w:val="007B177A"/>
    <w:rsid w:val="007B23A1"/>
    <w:rsid w:val="007B27F0"/>
    <w:rsid w:val="007B33AC"/>
    <w:rsid w:val="007C114A"/>
    <w:rsid w:val="007C2C8D"/>
    <w:rsid w:val="007C3BBD"/>
    <w:rsid w:val="007C3D91"/>
    <w:rsid w:val="007C796D"/>
    <w:rsid w:val="007D5F2E"/>
    <w:rsid w:val="007D6E90"/>
    <w:rsid w:val="007E183B"/>
    <w:rsid w:val="007F21F1"/>
    <w:rsid w:val="007F2776"/>
    <w:rsid w:val="007F2BDA"/>
    <w:rsid w:val="007F6423"/>
    <w:rsid w:val="00804BC5"/>
    <w:rsid w:val="00805305"/>
    <w:rsid w:val="008075CC"/>
    <w:rsid w:val="00814711"/>
    <w:rsid w:val="008151A2"/>
    <w:rsid w:val="008153F0"/>
    <w:rsid w:val="00816397"/>
    <w:rsid w:val="00817AA3"/>
    <w:rsid w:val="00820CDA"/>
    <w:rsid w:val="00821032"/>
    <w:rsid w:val="00825C1E"/>
    <w:rsid w:val="008342E2"/>
    <w:rsid w:val="00841AE9"/>
    <w:rsid w:val="00841E9E"/>
    <w:rsid w:val="00844FC1"/>
    <w:rsid w:val="008529BC"/>
    <w:rsid w:val="00853EFD"/>
    <w:rsid w:val="008615EC"/>
    <w:rsid w:val="0087201B"/>
    <w:rsid w:val="0087240E"/>
    <w:rsid w:val="00874129"/>
    <w:rsid w:val="0087488D"/>
    <w:rsid w:val="00874B6A"/>
    <w:rsid w:val="008778CD"/>
    <w:rsid w:val="00880960"/>
    <w:rsid w:val="00881E06"/>
    <w:rsid w:val="008861EB"/>
    <w:rsid w:val="00891304"/>
    <w:rsid w:val="008918D2"/>
    <w:rsid w:val="00891C66"/>
    <w:rsid w:val="00892186"/>
    <w:rsid w:val="008933A0"/>
    <w:rsid w:val="00893729"/>
    <w:rsid w:val="008953EE"/>
    <w:rsid w:val="008A43E7"/>
    <w:rsid w:val="008A4EBD"/>
    <w:rsid w:val="008A5496"/>
    <w:rsid w:val="008A576A"/>
    <w:rsid w:val="008A5BCE"/>
    <w:rsid w:val="008B563D"/>
    <w:rsid w:val="008B66D5"/>
    <w:rsid w:val="008B6B94"/>
    <w:rsid w:val="008C086C"/>
    <w:rsid w:val="008C2556"/>
    <w:rsid w:val="008C3E71"/>
    <w:rsid w:val="008C65CC"/>
    <w:rsid w:val="008C6B6B"/>
    <w:rsid w:val="008C736F"/>
    <w:rsid w:val="008D42F9"/>
    <w:rsid w:val="008E11ED"/>
    <w:rsid w:val="008E336E"/>
    <w:rsid w:val="008E563F"/>
    <w:rsid w:val="008F0BDA"/>
    <w:rsid w:val="008F5054"/>
    <w:rsid w:val="008F7457"/>
    <w:rsid w:val="00901FEC"/>
    <w:rsid w:val="00902010"/>
    <w:rsid w:val="009051F0"/>
    <w:rsid w:val="00914818"/>
    <w:rsid w:val="00916EFE"/>
    <w:rsid w:val="00920669"/>
    <w:rsid w:val="00920935"/>
    <w:rsid w:val="009222FD"/>
    <w:rsid w:val="00923902"/>
    <w:rsid w:val="00931300"/>
    <w:rsid w:val="00933715"/>
    <w:rsid w:val="00935F0A"/>
    <w:rsid w:val="00944B71"/>
    <w:rsid w:val="00951F8F"/>
    <w:rsid w:val="009525D1"/>
    <w:rsid w:val="00952DCB"/>
    <w:rsid w:val="00956D97"/>
    <w:rsid w:val="00957ABF"/>
    <w:rsid w:val="00957CE2"/>
    <w:rsid w:val="00961349"/>
    <w:rsid w:val="00963683"/>
    <w:rsid w:val="00967357"/>
    <w:rsid w:val="009678EB"/>
    <w:rsid w:val="009712CF"/>
    <w:rsid w:val="009744AF"/>
    <w:rsid w:val="0097696E"/>
    <w:rsid w:val="009772D1"/>
    <w:rsid w:val="00981466"/>
    <w:rsid w:val="00992638"/>
    <w:rsid w:val="009A0185"/>
    <w:rsid w:val="009A3B30"/>
    <w:rsid w:val="009A5874"/>
    <w:rsid w:val="009A7206"/>
    <w:rsid w:val="009B0192"/>
    <w:rsid w:val="009B320A"/>
    <w:rsid w:val="009B347F"/>
    <w:rsid w:val="009B3483"/>
    <w:rsid w:val="009B4B2F"/>
    <w:rsid w:val="009B5645"/>
    <w:rsid w:val="009C6A7A"/>
    <w:rsid w:val="009C6AA6"/>
    <w:rsid w:val="009C779A"/>
    <w:rsid w:val="009C7CC1"/>
    <w:rsid w:val="009D0089"/>
    <w:rsid w:val="009D14B1"/>
    <w:rsid w:val="009D25EA"/>
    <w:rsid w:val="009D509F"/>
    <w:rsid w:val="009D6CB4"/>
    <w:rsid w:val="009E3E9A"/>
    <w:rsid w:val="009E470A"/>
    <w:rsid w:val="009E4B42"/>
    <w:rsid w:val="009E5A15"/>
    <w:rsid w:val="009E6C18"/>
    <w:rsid w:val="009F155E"/>
    <w:rsid w:val="009F2B8D"/>
    <w:rsid w:val="009F4092"/>
    <w:rsid w:val="009F5922"/>
    <w:rsid w:val="009F5BED"/>
    <w:rsid w:val="00A00F66"/>
    <w:rsid w:val="00A11B8F"/>
    <w:rsid w:val="00A12C82"/>
    <w:rsid w:val="00A200A0"/>
    <w:rsid w:val="00A202AE"/>
    <w:rsid w:val="00A239C2"/>
    <w:rsid w:val="00A24C4F"/>
    <w:rsid w:val="00A24FA2"/>
    <w:rsid w:val="00A26728"/>
    <w:rsid w:val="00A30291"/>
    <w:rsid w:val="00A31BF2"/>
    <w:rsid w:val="00A321FF"/>
    <w:rsid w:val="00A324E1"/>
    <w:rsid w:val="00A35F61"/>
    <w:rsid w:val="00A37400"/>
    <w:rsid w:val="00A37A04"/>
    <w:rsid w:val="00A37CAE"/>
    <w:rsid w:val="00A433E6"/>
    <w:rsid w:val="00A43C51"/>
    <w:rsid w:val="00A44CDF"/>
    <w:rsid w:val="00A52032"/>
    <w:rsid w:val="00A523F2"/>
    <w:rsid w:val="00A526D0"/>
    <w:rsid w:val="00A52B25"/>
    <w:rsid w:val="00A540C9"/>
    <w:rsid w:val="00A605A4"/>
    <w:rsid w:val="00A654C2"/>
    <w:rsid w:val="00A67154"/>
    <w:rsid w:val="00A70F56"/>
    <w:rsid w:val="00A7262A"/>
    <w:rsid w:val="00A72E1E"/>
    <w:rsid w:val="00A730E0"/>
    <w:rsid w:val="00A75704"/>
    <w:rsid w:val="00A83C2B"/>
    <w:rsid w:val="00A84FCA"/>
    <w:rsid w:val="00A90492"/>
    <w:rsid w:val="00A930DD"/>
    <w:rsid w:val="00A936B3"/>
    <w:rsid w:val="00A96976"/>
    <w:rsid w:val="00A96CA6"/>
    <w:rsid w:val="00A9779E"/>
    <w:rsid w:val="00AA0F0E"/>
    <w:rsid w:val="00AA3481"/>
    <w:rsid w:val="00AA50EC"/>
    <w:rsid w:val="00AA5E56"/>
    <w:rsid w:val="00AB2605"/>
    <w:rsid w:val="00AB3FEA"/>
    <w:rsid w:val="00AB7935"/>
    <w:rsid w:val="00AC0DEC"/>
    <w:rsid w:val="00AC325A"/>
    <w:rsid w:val="00AD06D2"/>
    <w:rsid w:val="00AD48B7"/>
    <w:rsid w:val="00AD6906"/>
    <w:rsid w:val="00AE0D7A"/>
    <w:rsid w:val="00AE5C47"/>
    <w:rsid w:val="00AE70DD"/>
    <w:rsid w:val="00AF1080"/>
    <w:rsid w:val="00AF2C12"/>
    <w:rsid w:val="00AF73A6"/>
    <w:rsid w:val="00B01A4B"/>
    <w:rsid w:val="00B21115"/>
    <w:rsid w:val="00B2629E"/>
    <w:rsid w:val="00B2789D"/>
    <w:rsid w:val="00B308D6"/>
    <w:rsid w:val="00B31776"/>
    <w:rsid w:val="00B33CB3"/>
    <w:rsid w:val="00B3698B"/>
    <w:rsid w:val="00B4326A"/>
    <w:rsid w:val="00B437B7"/>
    <w:rsid w:val="00B47A15"/>
    <w:rsid w:val="00B47C8C"/>
    <w:rsid w:val="00B52669"/>
    <w:rsid w:val="00B5315A"/>
    <w:rsid w:val="00B54F41"/>
    <w:rsid w:val="00B555BB"/>
    <w:rsid w:val="00B57491"/>
    <w:rsid w:val="00B60B26"/>
    <w:rsid w:val="00B60EAA"/>
    <w:rsid w:val="00B61F6B"/>
    <w:rsid w:val="00B66895"/>
    <w:rsid w:val="00B742C8"/>
    <w:rsid w:val="00B7520B"/>
    <w:rsid w:val="00B768C0"/>
    <w:rsid w:val="00B82B32"/>
    <w:rsid w:val="00B84212"/>
    <w:rsid w:val="00B87BE0"/>
    <w:rsid w:val="00B901ED"/>
    <w:rsid w:val="00B907B0"/>
    <w:rsid w:val="00B94AB9"/>
    <w:rsid w:val="00B953EB"/>
    <w:rsid w:val="00B9740A"/>
    <w:rsid w:val="00BA077F"/>
    <w:rsid w:val="00BA61F9"/>
    <w:rsid w:val="00BB28C1"/>
    <w:rsid w:val="00BB4FA6"/>
    <w:rsid w:val="00BB6FFD"/>
    <w:rsid w:val="00BB709D"/>
    <w:rsid w:val="00BC0691"/>
    <w:rsid w:val="00BC12AF"/>
    <w:rsid w:val="00BC35E1"/>
    <w:rsid w:val="00BC5133"/>
    <w:rsid w:val="00BD09EB"/>
    <w:rsid w:val="00BD3F5F"/>
    <w:rsid w:val="00BD4013"/>
    <w:rsid w:val="00BD634C"/>
    <w:rsid w:val="00BE16C1"/>
    <w:rsid w:val="00BE2E21"/>
    <w:rsid w:val="00BF293F"/>
    <w:rsid w:val="00BF2C22"/>
    <w:rsid w:val="00BF5C92"/>
    <w:rsid w:val="00C03477"/>
    <w:rsid w:val="00C06070"/>
    <w:rsid w:val="00C07624"/>
    <w:rsid w:val="00C07736"/>
    <w:rsid w:val="00C07CAB"/>
    <w:rsid w:val="00C07EF4"/>
    <w:rsid w:val="00C13E53"/>
    <w:rsid w:val="00C161C3"/>
    <w:rsid w:val="00C1663B"/>
    <w:rsid w:val="00C17EBC"/>
    <w:rsid w:val="00C2018B"/>
    <w:rsid w:val="00C22279"/>
    <w:rsid w:val="00C2246A"/>
    <w:rsid w:val="00C24B06"/>
    <w:rsid w:val="00C24E84"/>
    <w:rsid w:val="00C30742"/>
    <w:rsid w:val="00C318D0"/>
    <w:rsid w:val="00C31E84"/>
    <w:rsid w:val="00C37AF9"/>
    <w:rsid w:val="00C40109"/>
    <w:rsid w:val="00C407B1"/>
    <w:rsid w:val="00C42723"/>
    <w:rsid w:val="00C43F94"/>
    <w:rsid w:val="00C63F3D"/>
    <w:rsid w:val="00C66295"/>
    <w:rsid w:val="00C72370"/>
    <w:rsid w:val="00C72DA0"/>
    <w:rsid w:val="00C736F0"/>
    <w:rsid w:val="00C76092"/>
    <w:rsid w:val="00C77BEF"/>
    <w:rsid w:val="00C80A3B"/>
    <w:rsid w:val="00C878DF"/>
    <w:rsid w:val="00C9575F"/>
    <w:rsid w:val="00C96982"/>
    <w:rsid w:val="00CA0ADA"/>
    <w:rsid w:val="00CA492F"/>
    <w:rsid w:val="00CA6848"/>
    <w:rsid w:val="00CB104F"/>
    <w:rsid w:val="00CB2132"/>
    <w:rsid w:val="00CB5A1F"/>
    <w:rsid w:val="00CB6BE1"/>
    <w:rsid w:val="00CC05BA"/>
    <w:rsid w:val="00CD0060"/>
    <w:rsid w:val="00CE0FB6"/>
    <w:rsid w:val="00CE732D"/>
    <w:rsid w:val="00CF3323"/>
    <w:rsid w:val="00CF62C4"/>
    <w:rsid w:val="00CF7EEA"/>
    <w:rsid w:val="00D00C7A"/>
    <w:rsid w:val="00D01255"/>
    <w:rsid w:val="00D01758"/>
    <w:rsid w:val="00D02835"/>
    <w:rsid w:val="00D06DDD"/>
    <w:rsid w:val="00D070E0"/>
    <w:rsid w:val="00D1375F"/>
    <w:rsid w:val="00D1632D"/>
    <w:rsid w:val="00D22829"/>
    <w:rsid w:val="00D24223"/>
    <w:rsid w:val="00D24F19"/>
    <w:rsid w:val="00D324D0"/>
    <w:rsid w:val="00D34BFB"/>
    <w:rsid w:val="00D365C0"/>
    <w:rsid w:val="00D421FD"/>
    <w:rsid w:val="00D444E4"/>
    <w:rsid w:val="00D4755F"/>
    <w:rsid w:val="00D543A3"/>
    <w:rsid w:val="00D54BB4"/>
    <w:rsid w:val="00D57768"/>
    <w:rsid w:val="00D617F1"/>
    <w:rsid w:val="00D61B78"/>
    <w:rsid w:val="00D67FB8"/>
    <w:rsid w:val="00D843CC"/>
    <w:rsid w:val="00D84FE5"/>
    <w:rsid w:val="00D85158"/>
    <w:rsid w:val="00D86D11"/>
    <w:rsid w:val="00D870EF"/>
    <w:rsid w:val="00D93FE7"/>
    <w:rsid w:val="00D95988"/>
    <w:rsid w:val="00D96AFC"/>
    <w:rsid w:val="00D96D23"/>
    <w:rsid w:val="00DA5B78"/>
    <w:rsid w:val="00DA624B"/>
    <w:rsid w:val="00DB0DF3"/>
    <w:rsid w:val="00DB1591"/>
    <w:rsid w:val="00DB4F51"/>
    <w:rsid w:val="00DC258A"/>
    <w:rsid w:val="00DC2F97"/>
    <w:rsid w:val="00DC3EB6"/>
    <w:rsid w:val="00DD2C4F"/>
    <w:rsid w:val="00DD46E0"/>
    <w:rsid w:val="00DD6F4D"/>
    <w:rsid w:val="00DE0ECD"/>
    <w:rsid w:val="00DE0FB3"/>
    <w:rsid w:val="00DE2800"/>
    <w:rsid w:val="00DE2F42"/>
    <w:rsid w:val="00DE36B3"/>
    <w:rsid w:val="00DF14D1"/>
    <w:rsid w:val="00DF41D8"/>
    <w:rsid w:val="00DF59D4"/>
    <w:rsid w:val="00DF7ADF"/>
    <w:rsid w:val="00E02595"/>
    <w:rsid w:val="00E041F2"/>
    <w:rsid w:val="00E0478D"/>
    <w:rsid w:val="00E13B62"/>
    <w:rsid w:val="00E14A40"/>
    <w:rsid w:val="00E155C3"/>
    <w:rsid w:val="00E15922"/>
    <w:rsid w:val="00E162F1"/>
    <w:rsid w:val="00E23214"/>
    <w:rsid w:val="00E268AE"/>
    <w:rsid w:val="00E27616"/>
    <w:rsid w:val="00E323D9"/>
    <w:rsid w:val="00E35FCF"/>
    <w:rsid w:val="00E44BCF"/>
    <w:rsid w:val="00E550DC"/>
    <w:rsid w:val="00E65AED"/>
    <w:rsid w:val="00E66C2C"/>
    <w:rsid w:val="00E701B2"/>
    <w:rsid w:val="00E705CD"/>
    <w:rsid w:val="00E71A34"/>
    <w:rsid w:val="00E72911"/>
    <w:rsid w:val="00E729B6"/>
    <w:rsid w:val="00E80773"/>
    <w:rsid w:val="00E82EEC"/>
    <w:rsid w:val="00E83666"/>
    <w:rsid w:val="00E93982"/>
    <w:rsid w:val="00E94C48"/>
    <w:rsid w:val="00E97EFD"/>
    <w:rsid w:val="00EA0EAB"/>
    <w:rsid w:val="00EA35F7"/>
    <w:rsid w:val="00EA55E6"/>
    <w:rsid w:val="00EB39B1"/>
    <w:rsid w:val="00EB4011"/>
    <w:rsid w:val="00EC0608"/>
    <w:rsid w:val="00EC0DB5"/>
    <w:rsid w:val="00EC36BF"/>
    <w:rsid w:val="00EC3801"/>
    <w:rsid w:val="00EC54D4"/>
    <w:rsid w:val="00EC6575"/>
    <w:rsid w:val="00ED32A9"/>
    <w:rsid w:val="00ED330D"/>
    <w:rsid w:val="00ED38AC"/>
    <w:rsid w:val="00ED6BDA"/>
    <w:rsid w:val="00ED7B74"/>
    <w:rsid w:val="00EE1929"/>
    <w:rsid w:val="00EE2539"/>
    <w:rsid w:val="00EE2906"/>
    <w:rsid w:val="00EE3717"/>
    <w:rsid w:val="00EE4098"/>
    <w:rsid w:val="00EF2CC1"/>
    <w:rsid w:val="00EF3270"/>
    <w:rsid w:val="00EF3712"/>
    <w:rsid w:val="00F05166"/>
    <w:rsid w:val="00F051F1"/>
    <w:rsid w:val="00F06C2C"/>
    <w:rsid w:val="00F12C3B"/>
    <w:rsid w:val="00F16002"/>
    <w:rsid w:val="00F16463"/>
    <w:rsid w:val="00F16953"/>
    <w:rsid w:val="00F23550"/>
    <w:rsid w:val="00F246EE"/>
    <w:rsid w:val="00F31C5E"/>
    <w:rsid w:val="00F33567"/>
    <w:rsid w:val="00F354B9"/>
    <w:rsid w:val="00F362B5"/>
    <w:rsid w:val="00F50547"/>
    <w:rsid w:val="00F55FAB"/>
    <w:rsid w:val="00F566E6"/>
    <w:rsid w:val="00F57A3E"/>
    <w:rsid w:val="00F60E81"/>
    <w:rsid w:val="00F61A60"/>
    <w:rsid w:val="00F63FBE"/>
    <w:rsid w:val="00F64220"/>
    <w:rsid w:val="00F65250"/>
    <w:rsid w:val="00F70B23"/>
    <w:rsid w:val="00F719D1"/>
    <w:rsid w:val="00F74BA2"/>
    <w:rsid w:val="00F77756"/>
    <w:rsid w:val="00F80F10"/>
    <w:rsid w:val="00F80F2C"/>
    <w:rsid w:val="00F81A6E"/>
    <w:rsid w:val="00F8446F"/>
    <w:rsid w:val="00F85BC0"/>
    <w:rsid w:val="00F85CCC"/>
    <w:rsid w:val="00F922CE"/>
    <w:rsid w:val="00F925E2"/>
    <w:rsid w:val="00F977CE"/>
    <w:rsid w:val="00F979D8"/>
    <w:rsid w:val="00FA0CB3"/>
    <w:rsid w:val="00FA4644"/>
    <w:rsid w:val="00FA520D"/>
    <w:rsid w:val="00FB3BCD"/>
    <w:rsid w:val="00FB4885"/>
    <w:rsid w:val="00FB75BD"/>
    <w:rsid w:val="00FC1A75"/>
    <w:rsid w:val="00FC39B4"/>
    <w:rsid w:val="00FC437B"/>
    <w:rsid w:val="00FC4E8F"/>
    <w:rsid w:val="00FD39F9"/>
    <w:rsid w:val="00FD48EB"/>
    <w:rsid w:val="00FD5905"/>
    <w:rsid w:val="00FE50B8"/>
    <w:rsid w:val="00FE6F4D"/>
    <w:rsid w:val="00FE7659"/>
    <w:rsid w:val="00FF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900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2"/>
      <w:szCs w:val="22"/>
    </w:rPr>
  </w:style>
  <w:style w:type="paragraph" w:styleId="Heading1">
    <w:name w:val="heading 1"/>
    <w:basedOn w:val="Normal"/>
    <w:next w:val="Normal"/>
    <w:qFormat/>
    <w:rsid w:val="00022F2F"/>
    <w:pPr>
      <w:keepNext/>
      <w:spacing w:before="240" w:after="60"/>
      <w:outlineLvl w:val="0"/>
    </w:pPr>
    <w:rPr>
      <w:b/>
      <w:bCs/>
      <w:kern w:val="32"/>
      <w:sz w:val="32"/>
      <w:szCs w:val="32"/>
    </w:rPr>
  </w:style>
  <w:style w:type="paragraph" w:styleId="Heading2">
    <w:name w:val="heading 2"/>
    <w:basedOn w:val="Normal"/>
    <w:next w:val="Normal"/>
    <w:qFormat/>
    <w:rsid w:val="00022F2F"/>
    <w:pPr>
      <w:keepNext/>
      <w:spacing w:before="240" w:after="60"/>
      <w:outlineLvl w:val="1"/>
    </w:pPr>
    <w:rPr>
      <w:b/>
      <w:bCs/>
      <w:i/>
      <w:iCs/>
      <w:sz w:val="28"/>
      <w:szCs w:val="28"/>
    </w:rPr>
  </w:style>
  <w:style w:type="paragraph" w:styleId="Heading3">
    <w:name w:val="heading 3"/>
    <w:basedOn w:val="Normal"/>
    <w:next w:val="Normal"/>
    <w:qFormat/>
    <w:pPr>
      <w:keepNext/>
      <w:tabs>
        <w:tab w:val="left" w:pos="1620"/>
      </w:tabs>
      <w:outlineLvl w:val="2"/>
    </w:pPr>
    <w:rPr>
      <w:rFonts w:cs="Times New Roman"/>
      <w:b/>
      <w:sz w:val="28"/>
      <w:szCs w:val="20"/>
    </w:rPr>
  </w:style>
  <w:style w:type="paragraph" w:styleId="Heading4">
    <w:name w:val="heading 4"/>
    <w:basedOn w:val="Normal"/>
    <w:next w:val="Normal"/>
    <w:qFormat/>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tabs>
        <w:tab w:val="num" w:pos="1152"/>
      </w:tabs>
      <w:spacing w:before="240" w:after="60"/>
      <w:ind w:left="1152" w:hanging="1152"/>
      <w:outlineLvl w:val="5"/>
    </w:pPr>
    <w:rPr>
      <w:rFonts w:ascii="Times New Roman" w:hAnsi="Times New Roman" w:cs="Times New Roman"/>
      <w:i/>
      <w:szCs w:val="20"/>
    </w:rPr>
  </w:style>
  <w:style w:type="paragraph" w:styleId="Heading7">
    <w:name w:val="heading 7"/>
    <w:basedOn w:val="Normal"/>
    <w:next w:val="Normal"/>
    <w:qFormat/>
    <w:pPr>
      <w:tabs>
        <w:tab w:val="num" w:pos="1296"/>
      </w:tabs>
      <w:spacing w:before="240" w:after="60"/>
      <w:ind w:left="1296" w:hanging="1296"/>
      <w:outlineLvl w:val="6"/>
    </w:pPr>
    <w:rPr>
      <w:rFonts w:cs="Times New Roman"/>
      <w:sz w:val="20"/>
      <w:szCs w:val="20"/>
    </w:rPr>
  </w:style>
  <w:style w:type="paragraph" w:styleId="Heading8">
    <w:name w:val="heading 8"/>
    <w:basedOn w:val="Normal"/>
    <w:next w:val="Normal"/>
    <w:qFormat/>
    <w:pPr>
      <w:tabs>
        <w:tab w:val="num" w:pos="1440"/>
      </w:tabs>
      <w:spacing w:before="240" w:after="60"/>
      <w:ind w:left="1440" w:hanging="1440"/>
      <w:outlineLvl w:val="7"/>
    </w:pPr>
    <w:rPr>
      <w:rFonts w:cs="Times New Roman"/>
      <w:i/>
      <w:sz w:val="20"/>
      <w:szCs w:val="20"/>
    </w:rPr>
  </w:style>
  <w:style w:type="paragraph" w:styleId="Heading9">
    <w:name w:val="heading 9"/>
    <w:basedOn w:val="Normal"/>
    <w:next w:val="Normal"/>
    <w:qFormat/>
    <w:pPr>
      <w:tabs>
        <w:tab w:val="num" w:pos="1584"/>
      </w:tabs>
      <w:spacing w:before="240" w:after="60"/>
      <w:ind w:left="1584" w:hanging="1584"/>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
    <w:name w:val="Body Text"/>
    <w:aliases w:val="body text,contents,bt,body,Bodytext"/>
    <w:basedOn w:val="Normal"/>
    <w:pPr>
      <w:jc w:val="center"/>
    </w:pPr>
    <w:rPr>
      <w:rFonts w:ascii="Comic Sans MS" w:hAnsi="Comic Sans MS" w:cs="Times New Roman"/>
      <w:sz w:val="24"/>
      <w:szCs w:val="20"/>
    </w:rPr>
  </w:style>
  <w:style w:type="paragraph" w:customStyle="1" w:styleId="ScriptTitle">
    <w:name w:val="Script Title"/>
    <w:basedOn w:val="Normal"/>
    <w:rPr>
      <w:rFonts w:ascii="Times New Roman" w:hAnsi="Times New Roman" w:cs="Times New Roman"/>
      <w:sz w:val="20"/>
      <w:szCs w:val="20"/>
    </w:rPr>
  </w:style>
  <w:style w:type="character" w:styleId="Hyperlink">
    <w:name w:val="Hyperlink"/>
    <w:basedOn w:val="DefaultParagraphFont"/>
    <w:rPr>
      <w:color w:val="0000FF"/>
      <w:u w:val="single"/>
    </w:rPr>
  </w:style>
  <w:style w:type="paragraph" w:styleId="TOC3">
    <w:name w:val="toc 3"/>
    <w:basedOn w:val="Normal"/>
    <w:next w:val="Normal"/>
    <w:autoRedefine/>
    <w:semiHidden/>
    <w:pPr>
      <w:ind w:left="400"/>
    </w:pPr>
    <w:rPr>
      <w:rFonts w:cs="Times New Roman"/>
      <w:sz w:val="24"/>
      <w:szCs w:val="20"/>
    </w:rPr>
  </w:style>
  <w:style w:type="paragraph" w:customStyle="1" w:styleId="ABLOCKPARA">
    <w:name w:val="A BLOCK PARA"/>
    <w:basedOn w:val="Normal"/>
    <w:rPr>
      <w:rFonts w:ascii="Book Antiqua" w:eastAsia="Batang" w:hAnsi="Book Antiqua" w:cs="Times New Roman"/>
      <w:szCs w:val="20"/>
      <w:lang w:val="en-CA"/>
    </w:rPr>
  </w:style>
  <w:style w:type="paragraph" w:customStyle="1" w:styleId="OmniimSecondLevelHeading">
    <w:name w:val="Omniim: Second Level Heading"/>
    <w:basedOn w:val="Normal"/>
    <w:next w:val="Normal"/>
    <w:pPr>
      <w:spacing w:before="120" w:after="60"/>
    </w:pPr>
    <w:rPr>
      <w:rFonts w:ascii="Times New Roman" w:hAnsi="Times New Roman" w:cs="Times New Roman"/>
      <w:b/>
      <w:sz w:val="24"/>
      <w:szCs w:val="20"/>
    </w:rPr>
  </w:style>
  <w:style w:type="paragraph" w:customStyle="1" w:styleId="OmniimStandardTableFirstRow">
    <w:name w:val="Omniim: Standard Table First Row"/>
    <w:basedOn w:val="Normal"/>
    <w:next w:val="Normal"/>
    <w:pPr>
      <w:spacing w:before="120" w:after="60"/>
    </w:pPr>
    <w:rPr>
      <w:rFonts w:ascii="Times New Roman" w:hAnsi="Times New Roman" w:cs="Times New Roman"/>
      <w:b/>
      <w:sz w:val="24"/>
      <w:szCs w:val="20"/>
    </w:rPr>
  </w:style>
  <w:style w:type="paragraph" w:customStyle="1" w:styleId="OmniimStandardTableText">
    <w:name w:val="Omniim: Standard Table Text"/>
    <w:basedOn w:val="Normal"/>
    <w:pPr>
      <w:spacing w:before="60" w:after="60"/>
    </w:pPr>
    <w:rPr>
      <w:rFonts w:ascii="Times New Roman" w:hAnsi="Times New Roman" w:cs="Times New Roman"/>
      <w:sz w:val="24"/>
      <w:szCs w:val="20"/>
    </w:rPr>
  </w:style>
  <w:style w:type="paragraph" w:customStyle="1" w:styleId="OmniimSectionHeading">
    <w:name w:val="Omniim: Section Heading"/>
    <w:next w:val="Normal"/>
    <w:pPr>
      <w:pBdr>
        <w:top w:val="single" w:sz="4" w:space="3" w:color="auto"/>
        <w:left w:val="single" w:sz="4" w:space="3" w:color="auto"/>
        <w:bottom w:val="single" w:sz="4" w:space="3" w:color="auto"/>
        <w:right w:val="single" w:sz="4" w:space="3" w:color="auto"/>
      </w:pBdr>
      <w:shd w:val="pct5" w:color="auto" w:fill="FFFFFF"/>
      <w:tabs>
        <w:tab w:val="num" w:pos="360"/>
      </w:tabs>
      <w:spacing w:before="240" w:after="120"/>
      <w:ind w:left="360" w:hanging="360"/>
    </w:pPr>
    <w:rPr>
      <w:rFonts w:ascii="Arial Bold" w:hAnsi="Arial Bold"/>
      <w:b/>
      <w:smallCaps/>
      <w:noProof/>
      <w:sz w:val="24"/>
    </w:rPr>
  </w:style>
  <w:style w:type="paragraph" w:customStyle="1" w:styleId="TEXT">
    <w:name w:val="TEXT"/>
    <w:basedOn w:val="Normal"/>
    <w:pPr>
      <w:numPr>
        <w:ilvl w:val="3"/>
        <w:numId w:val="1"/>
      </w:numPr>
    </w:pPr>
    <w:rPr>
      <w:rFonts w:ascii="Times New Roman" w:hAnsi="Times New Roman" w:cs="Times New Roman"/>
      <w:sz w:val="20"/>
      <w:szCs w:val="20"/>
    </w:rPr>
  </w:style>
  <w:style w:type="paragraph" w:styleId="DocumentMap">
    <w:name w:val="Document Map"/>
    <w:basedOn w:val="Normal"/>
    <w:semiHidden/>
    <w:pPr>
      <w:shd w:val="clear" w:color="auto" w:fill="000080"/>
    </w:pPr>
    <w:rPr>
      <w:rFonts w:ascii="Tahoma" w:hAnsi="Tahoma" w:cs="Tahoma"/>
      <w:sz w:val="20"/>
      <w:szCs w:val="20"/>
    </w:rPr>
  </w:style>
  <w:style w:type="paragraph" w:styleId="NormalIndent">
    <w:name w:val="Normal Indent"/>
    <w:basedOn w:val="Normal"/>
    <w:pPr>
      <w:ind w:left="1701"/>
    </w:pPr>
    <w:rPr>
      <w:rFonts w:ascii="BellStone Sans" w:hAnsi="BellStone Sans" w:cs="Times New Roman"/>
      <w:sz w:val="20"/>
      <w:szCs w:val="20"/>
    </w:rPr>
  </w:style>
  <w:style w:type="paragraph" w:customStyle="1" w:styleId="Header1">
    <w:name w:val="Header 1"/>
    <w:basedOn w:val="Heading1"/>
    <w:rsid w:val="00022F2F"/>
    <w:pPr>
      <w:pBdr>
        <w:top w:val="single" w:sz="6" w:space="1" w:color="auto"/>
        <w:left w:val="single" w:sz="6" w:space="4" w:color="auto"/>
        <w:bottom w:val="single" w:sz="6" w:space="1" w:color="auto"/>
        <w:right w:val="single" w:sz="6" w:space="4" w:color="auto"/>
      </w:pBdr>
      <w:shd w:val="clear" w:color="auto" w:fill="B3B3B3"/>
      <w:tabs>
        <w:tab w:val="num" w:pos="360"/>
      </w:tabs>
      <w:spacing w:before="0" w:after="0"/>
    </w:pPr>
    <w:rPr>
      <w:rFonts w:cs="Times New Roman"/>
      <w:bCs w:val="0"/>
      <w:kern w:val="0"/>
      <w:sz w:val="28"/>
      <w:szCs w:val="20"/>
    </w:rPr>
  </w:style>
  <w:style w:type="paragraph" w:customStyle="1" w:styleId="Header2Char">
    <w:name w:val="Header 2 Char"/>
    <w:basedOn w:val="Heading2"/>
    <w:link w:val="Header2CharChar"/>
    <w:rsid w:val="00022F2F"/>
    <w:pPr>
      <w:numPr>
        <w:ilvl w:val="1"/>
      </w:numPr>
      <w:pBdr>
        <w:top w:val="single" w:sz="6" w:space="1" w:color="auto"/>
        <w:left w:val="single" w:sz="6" w:space="4" w:color="auto"/>
        <w:bottom w:val="single" w:sz="6" w:space="1" w:color="auto"/>
        <w:right w:val="single" w:sz="6" w:space="4" w:color="auto"/>
      </w:pBdr>
      <w:shd w:val="clear" w:color="auto" w:fill="E6E6E6"/>
      <w:tabs>
        <w:tab w:val="num" w:pos="0"/>
      </w:tabs>
      <w:spacing w:before="0" w:after="0"/>
    </w:pPr>
    <w:rPr>
      <w:bCs w:val="0"/>
      <w:i w:val="0"/>
      <w:iCs w:val="0"/>
      <w:sz w:val="24"/>
      <w:szCs w:val="20"/>
    </w:rPr>
  </w:style>
  <w:style w:type="character" w:customStyle="1" w:styleId="Header2CharChar">
    <w:name w:val="Header 2 Char Char"/>
    <w:basedOn w:val="DefaultParagraphFont"/>
    <w:link w:val="Header2Char"/>
    <w:rsid w:val="00022F2F"/>
    <w:rPr>
      <w:rFonts w:ascii="Arial" w:hAnsi="Arial" w:cs="Arial"/>
      <w:b/>
      <w:sz w:val="24"/>
      <w:lang w:val="en-US" w:eastAsia="en-US" w:bidi="ar-SA"/>
    </w:rPr>
  </w:style>
  <w:style w:type="character" w:styleId="FollowedHyperlink">
    <w:name w:val="FollowedHyperlink"/>
    <w:basedOn w:val="DefaultParagraphFont"/>
    <w:rsid w:val="00A31BF2"/>
    <w:rPr>
      <w:color w:val="606420"/>
      <w:u w:val="single"/>
    </w:rPr>
  </w:style>
  <w:style w:type="character" w:styleId="CommentReference">
    <w:name w:val="annotation reference"/>
    <w:basedOn w:val="DefaultParagraphFont"/>
    <w:rsid w:val="00CB6BE1"/>
    <w:rPr>
      <w:sz w:val="16"/>
      <w:szCs w:val="16"/>
    </w:rPr>
  </w:style>
  <w:style w:type="paragraph" w:styleId="CommentText">
    <w:name w:val="annotation text"/>
    <w:basedOn w:val="Normal"/>
    <w:link w:val="CommentTextChar"/>
    <w:rsid w:val="00CB6BE1"/>
    <w:rPr>
      <w:sz w:val="20"/>
      <w:szCs w:val="20"/>
    </w:rPr>
  </w:style>
  <w:style w:type="character" w:customStyle="1" w:styleId="CommentTextChar">
    <w:name w:val="Comment Text Char"/>
    <w:basedOn w:val="DefaultParagraphFont"/>
    <w:link w:val="CommentText"/>
    <w:rsid w:val="00CB6BE1"/>
    <w:rPr>
      <w:rFonts w:ascii="Arial" w:hAnsi="Arial" w:cs="Arial"/>
    </w:rPr>
  </w:style>
  <w:style w:type="paragraph" w:styleId="CommentSubject">
    <w:name w:val="annotation subject"/>
    <w:basedOn w:val="CommentText"/>
    <w:next w:val="CommentText"/>
    <w:link w:val="CommentSubjectChar"/>
    <w:rsid w:val="00CB6BE1"/>
    <w:rPr>
      <w:b/>
      <w:bCs/>
    </w:rPr>
  </w:style>
  <w:style w:type="character" w:customStyle="1" w:styleId="CommentSubjectChar">
    <w:name w:val="Comment Subject Char"/>
    <w:basedOn w:val="CommentTextChar"/>
    <w:link w:val="CommentSubject"/>
    <w:rsid w:val="00CB6BE1"/>
    <w:rPr>
      <w:rFonts w:ascii="Arial" w:hAnsi="Arial" w:cs="Arial"/>
      <w:b/>
      <w:bCs/>
    </w:rPr>
  </w:style>
  <w:style w:type="paragraph" w:customStyle="1" w:styleId="TableHeading">
    <w:name w:val="Table Heading"/>
    <w:basedOn w:val="Normal"/>
    <w:rsid w:val="005915EC"/>
    <w:pPr>
      <w:keepNext/>
    </w:pPr>
    <w:rPr>
      <w:rFonts w:cs="Times New Roman"/>
      <w:b/>
      <w:szCs w:val="20"/>
    </w:rPr>
  </w:style>
  <w:style w:type="paragraph" w:customStyle="1" w:styleId="Instructions">
    <w:name w:val="Instructions"/>
    <w:basedOn w:val="Normal"/>
    <w:next w:val="Normal"/>
    <w:link w:val="InstructionsChar"/>
    <w:rsid w:val="00291431"/>
    <w:rPr>
      <w:rFonts w:cs="Times New Roman"/>
      <w:i/>
      <w:color w:val="0000FF"/>
      <w:szCs w:val="24"/>
      <w:lang w:val="en-CA"/>
    </w:rPr>
  </w:style>
  <w:style w:type="character" w:customStyle="1" w:styleId="InstructionsChar">
    <w:name w:val="Instructions Char"/>
    <w:basedOn w:val="DefaultParagraphFont"/>
    <w:link w:val="Instructions"/>
    <w:rsid w:val="00291431"/>
    <w:rPr>
      <w:rFonts w:ascii="Arial" w:hAnsi="Arial"/>
      <w:i/>
      <w:color w:val="0000FF"/>
      <w:sz w:val="22"/>
      <w:szCs w:val="24"/>
      <w:lang w:val="en-CA"/>
    </w:rPr>
  </w:style>
  <w:style w:type="paragraph" w:styleId="ListParagraph">
    <w:name w:val="List Paragraph"/>
    <w:basedOn w:val="Normal"/>
    <w:uiPriority w:val="34"/>
    <w:qFormat/>
    <w:rsid w:val="00340B1F"/>
    <w:pPr>
      <w:ind w:left="720"/>
      <w:contextualSpacing/>
    </w:pPr>
  </w:style>
  <w:style w:type="paragraph" w:styleId="IntenseQuote">
    <w:name w:val="Intense Quote"/>
    <w:basedOn w:val="Normal"/>
    <w:next w:val="Normal"/>
    <w:link w:val="IntenseQuoteChar"/>
    <w:uiPriority w:val="30"/>
    <w:qFormat/>
    <w:rsid w:val="00D54B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54BB4"/>
    <w:rPr>
      <w:rFonts w:ascii="Arial" w:hAnsi="Arial" w:cs="Arial"/>
      <w:b/>
      <w:bCs/>
      <w:i/>
      <w:iCs/>
      <w:color w:val="4F81BD" w:themeColor="accent1"/>
      <w:sz w:val="22"/>
      <w:szCs w:val="22"/>
    </w:rPr>
  </w:style>
  <w:style w:type="character" w:styleId="PlaceholderText">
    <w:name w:val="Placeholder Text"/>
    <w:basedOn w:val="DefaultParagraphFont"/>
    <w:uiPriority w:val="99"/>
    <w:semiHidden/>
    <w:rsid w:val="00BA077F"/>
    <w:rPr>
      <w:color w:val="808080"/>
    </w:rPr>
  </w:style>
  <w:style w:type="paragraph" w:customStyle="1" w:styleId="InfoBlue">
    <w:name w:val="InfoBlue"/>
    <w:basedOn w:val="Normal"/>
    <w:next w:val="BodyText"/>
    <w:autoRedefine/>
    <w:uiPriority w:val="99"/>
    <w:rsid w:val="00BA077F"/>
    <w:pPr>
      <w:widowControl w:val="0"/>
      <w:tabs>
        <w:tab w:val="left" w:pos="162"/>
        <w:tab w:val="left" w:pos="1260"/>
      </w:tabs>
      <w:spacing w:before="120" w:line="240" w:lineRule="atLeast"/>
      <w:ind w:left="158"/>
    </w:pPr>
    <w:rPr>
      <w:rFonts w:ascii="Times New Roman" w:hAnsi="Times New Roman" w:cs="Times New Roman"/>
      <w:i/>
      <w:color w:val="0000FF"/>
      <w:sz w:val="20"/>
      <w:szCs w:val="20"/>
    </w:rPr>
  </w:style>
  <w:style w:type="paragraph" w:styleId="Revision">
    <w:name w:val="Revision"/>
    <w:hidden/>
    <w:uiPriority w:val="99"/>
    <w:semiHidden/>
    <w:rsid w:val="00DE0FB3"/>
    <w:rPr>
      <w:rFonts w:ascii="Arial" w:hAnsi="Arial" w:cs="Arial"/>
      <w:sz w:val="22"/>
      <w:szCs w:val="22"/>
    </w:rPr>
  </w:style>
  <w:style w:type="paragraph" w:styleId="NormalWeb">
    <w:name w:val="Normal (Web)"/>
    <w:basedOn w:val="Normal"/>
    <w:uiPriority w:val="99"/>
    <w:unhideWhenUsed/>
    <w:rsid w:val="00BD4013"/>
    <w:pPr>
      <w:spacing w:before="100" w:beforeAutospacing="1" w:after="100" w:afterAutospacing="1"/>
    </w:pPr>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2"/>
      <w:szCs w:val="22"/>
    </w:rPr>
  </w:style>
  <w:style w:type="paragraph" w:styleId="Heading1">
    <w:name w:val="heading 1"/>
    <w:basedOn w:val="Normal"/>
    <w:next w:val="Normal"/>
    <w:qFormat/>
    <w:rsid w:val="00022F2F"/>
    <w:pPr>
      <w:keepNext/>
      <w:spacing w:before="240" w:after="60"/>
      <w:outlineLvl w:val="0"/>
    </w:pPr>
    <w:rPr>
      <w:b/>
      <w:bCs/>
      <w:kern w:val="32"/>
      <w:sz w:val="32"/>
      <w:szCs w:val="32"/>
    </w:rPr>
  </w:style>
  <w:style w:type="paragraph" w:styleId="Heading2">
    <w:name w:val="heading 2"/>
    <w:basedOn w:val="Normal"/>
    <w:next w:val="Normal"/>
    <w:qFormat/>
    <w:rsid w:val="00022F2F"/>
    <w:pPr>
      <w:keepNext/>
      <w:spacing w:before="240" w:after="60"/>
      <w:outlineLvl w:val="1"/>
    </w:pPr>
    <w:rPr>
      <w:b/>
      <w:bCs/>
      <w:i/>
      <w:iCs/>
      <w:sz w:val="28"/>
      <w:szCs w:val="28"/>
    </w:rPr>
  </w:style>
  <w:style w:type="paragraph" w:styleId="Heading3">
    <w:name w:val="heading 3"/>
    <w:basedOn w:val="Normal"/>
    <w:next w:val="Normal"/>
    <w:qFormat/>
    <w:pPr>
      <w:keepNext/>
      <w:tabs>
        <w:tab w:val="left" w:pos="1620"/>
      </w:tabs>
      <w:outlineLvl w:val="2"/>
    </w:pPr>
    <w:rPr>
      <w:rFonts w:cs="Times New Roman"/>
      <w:b/>
      <w:sz w:val="28"/>
      <w:szCs w:val="20"/>
    </w:rPr>
  </w:style>
  <w:style w:type="paragraph" w:styleId="Heading4">
    <w:name w:val="heading 4"/>
    <w:basedOn w:val="Normal"/>
    <w:next w:val="Normal"/>
    <w:qFormat/>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tabs>
        <w:tab w:val="num" w:pos="1152"/>
      </w:tabs>
      <w:spacing w:before="240" w:after="60"/>
      <w:ind w:left="1152" w:hanging="1152"/>
      <w:outlineLvl w:val="5"/>
    </w:pPr>
    <w:rPr>
      <w:rFonts w:ascii="Times New Roman" w:hAnsi="Times New Roman" w:cs="Times New Roman"/>
      <w:i/>
      <w:szCs w:val="20"/>
    </w:rPr>
  </w:style>
  <w:style w:type="paragraph" w:styleId="Heading7">
    <w:name w:val="heading 7"/>
    <w:basedOn w:val="Normal"/>
    <w:next w:val="Normal"/>
    <w:qFormat/>
    <w:pPr>
      <w:tabs>
        <w:tab w:val="num" w:pos="1296"/>
      </w:tabs>
      <w:spacing w:before="240" w:after="60"/>
      <w:ind w:left="1296" w:hanging="1296"/>
      <w:outlineLvl w:val="6"/>
    </w:pPr>
    <w:rPr>
      <w:rFonts w:cs="Times New Roman"/>
      <w:sz w:val="20"/>
      <w:szCs w:val="20"/>
    </w:rPr>
  </w:style>
  <w:style w:type="paragraph" w:styleId="Heading8">
    <w:name w:val="heading 8"/>
    <w:basedOn w:val="Normal"/>
    <w:next w:val="Normal"/>
    <w:qFormat/>
    <w:pPr>
      <w:tabs>
        <w:tab w:val="num" w:pos="1440"/>
      </w:tabs>
      <w:spacing w:before="240" w:after="60"/>
      <w:ind w:left="1440" w:hanging="1440"/>
      <w:outlineLvl w:val="7"/>
    </w:pPr>
    <w:rPr>
      <w:rFonts w:cs="Times New Roman"/>
      <w:i/>
      <w:sz w:val="20"/>
      <w:szCs w:val="20"/>
    </w:rPr>
  </w:style>
  <w:style w:type="paragraph" w:styleId="Heading9">
    <w:name w:val="heading 9"/>
    <w:basedOn w:val="Normal"/>
    <w:next w:val="Normal"/>
    <w:qFormat/>
    <w:pPr>
      <w:tabs>
        <w:tab w:val="num" w:pos="1584"/>
      </w:tabs>
      <w:spacing w:before="240" w:after="60"/>
      <w:ind w:left="1584" w:hanging="1584"/>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
    <w:name w:val="Body Text"/>
    <w:aliases w:val="body text,contents,bt,body,Bodytext"/>
    <w:basedOn w:val="Normal"/>
    <w:pPr>
      <w:jc w:val="center"/>
    </w:pPr>
    <w:rPr>
      <w:rFonts w:ascii="Comic Sans MS" w:hAnsi="Comic Sans MS" w:cs="Times New Roman"/>
      <w:sz w:val="24"/>
      <w:szCs w:val="20"/>
    </w:rPr>
  </w:style>
  <w:style w:type="paragraph" w:customStyle="1" w:styleId="ScriptTitle">
    <w:name w:val="Script Title"/>
    <w:basedOn w:val="Normal"/>
    <w:rPr>
      <w:rFonts w:ascii="Times New Roman" w:hAnsi="Times New Roman" w:cs="Times New Roman"/>
      <w:sz w:val="20"/>
      <w:szCs w:val="20"/>
    </w:rPr>
  </w:style>
  <w:style w:type="character" w:styleId="Hyperlink">
    <w:name w:val="Hyperlink"/>
    <w:basedOn w:val="DefaultParagraphFont"/>
    <w:rPr>
      <w:color w:val="0000FF"/>
      <w:u w:val="single"/>
    </w:rPr>
  </w:style>
  <w:style w:type="paragraph" w:styleId="TOC3">
    <w:name w:val="toc 3"/>
    <w:basedOn w:val="Normal"/>
    <w:next w:val="Normal"/>
    <w:autoRedefine/>
    <w:semiHidden/>
    <w:pPr>
      <w:ind w:left="400"/>
    </w:pPr>
    <w:rPr>
      <w:rFonts w:cs="Times New Roman"/>
      <w:sz w:val="24"/>
      <w:szCs w:val="20"/>
    </w:rPr>
  </w:style>
  <w:style w:type="paragraph" w:customStyle="1" w:styleId="ABLOCKPARA">
    <w:name w:val="A BLOCK PARA"/>
    <w:basedOn w:val="Normal"/>
    <w:rPr>
      <w:rFonts w:ascii="Book Antiqua" w:eastAsia="Batang" w:hAnsi="Book Antiqua" w:cs="Times New Roman"/>
      <w:szCs w:val="20"/>
      <w:lang w:val="en-CA"/>
    </w:rPr>
  </w:style>
  <w:style w:type="paragraph" w:customStyle="1" w:styleId="OmniimSecondLevelHeading">
    <w:name w:val="Omniim: Second Level Heading"/>
    <w:basedOn w:val="Normal"/>
    <w:next w:val="Normal"/>
    <w:pPr>
      <w:spacing w:before="120" w:after="60"/>
    </w:pPr>
    <w:rPr>
      <w:rFonts w:ascii="Times New Roman" w:hAnsi="Times New Roman" w:cs="Times New Roman"/>
      <w:b/>
      <w:sz w:val="24"/>
      <w:szCs w:val="20"/>
    </w:rPr>
  </w:style>
  <w:style w:type="paragraph" w:customStyle="1" w:styleId="OmniimStandardTableFirstRow">
    <w:name w:val="Omniim: Standard Table First Row"/>
    <w:basedOn w:val="Normal"/>
    <w:next w:val="Normal"/>
    <w:pPr>
      <w:spacing w:before="120" w:after="60"/>
    </w:pPr>
    <w:rPr>
      <w:rFonts w:ascii="Times New Roman" w:hAnsi="Times New Roman" w:cs="Times New Roman"/>
      <w:b/>
      <w:sz w:val="24"/>
      <w:szCs w:val="20"/>
    </w:rPr>
  </w:style>
  <w:style w:type="paragraph" w:customStyle="1" w:styleId="OmniimStandardTableText">
    <w:name w:val="Omniim: Standard Table Text"/>
    <w:basedOn w:val="Normal"/>
    <w:pPr>
      <w:spacing w:before="60" w:after="60"/>
    </w:pPr>
    <w:rPr>
      <w:rFonts w:ascii="Times New Roman" w:hAnsi="Times New Roman" w:cs="Times New Roman"/>
      <w:sz w:val="24"/>
      <w:szCs w:val="20"/>
    </w:rPr>
  </w:style>
  <w:style w:type="paragraph" w:customStyle="1" w:styleId="OmniimSectionHeading">
    <w:name w:val="Omniim: Section Heading"/>
    <w:next w:val="Normal"/>
    <w:pPr>
      <w:pBdr>
        <w:top w:val="single" w:sz="4" w:space="3" w:color="auto"/>
        <w:left w:val="single" w:sz="4" w:space="3" w:color="auto"/>
        <w:bottom w:val="single" w:sz="4" w:space="3" w:color="auto"/>
        <w:right w:val="single" w:sz="4" w:space="3" w:color="auto"/>
      </w:pBdr>
      <w:shd w:val="pct5" w:color="auto" w:fill="FFFFFF"/>
      <w:tabs>
        <w:tab w:val="num" w:pos="360"/>
      </w:tabs>
      <w:spacing w:before="240" w:after="120"/>
      <w:ind w:left="360" w:hanging="360"/>
    </w:pPr>
    <w:rPr>
      <w:rFonts w:ascii="Arial Bold" w:hAnsi="Arial Bold"/>
      <w:b/>
      <w:smallCaps/>
      <w:noProof/>
      <w:sz w:val="24"/>
    </w:rPr>
  </w:style>
  <w:style w:type="paragraph" w:customStyle="1" w:styleId="TEXT">
    <w:name w:val="TEXT"/>
    <w:basedOn w:val="Normal"/>
    <w:pPr>
      <w:numPr>
        <w:ilvl w:val="3"/>
        <w:numId w:val="1"/>
      </w:numPr>
    </w:pPr>
    <w:rPr>
      <w:rFonts w:ascii="Times New Roman" w:hAnsi="Times New Roman" w:cs="Times New Roman"/>
      <w:sz w:val="20"/>
      <w:szCs w:val="20"/>
    </w:rPr>
  </w:style>
  <w:style w:type="paragraph" w:styleId="DocumentMap">
    <w:name w:val="Document Map"/>
    <w:basedOn w:val="Normal"/>
    <w:semiHidden/>
    <w:pPr>
      <w:shd w:val="clear" w:color="auto" w:fill="000080"/>
    </w:pPr>
    <w:rPr>
      <w:rFonts w:ascii="Tahoma" w:hAnsi="Tahoma" w:cs="Tahoma"/>
      <w:sz w:val="20"/>
      <w:szCs w:val="20"/>
    </w:rPr>
  </w:style>
  <w:style w:type="paragraph" w:styleId="NormalIndent">
    <w:name w:val="Normal Indent"/>
    <w:basedOn w:val="Normal"/>
    <w:pPr>
      <w:ind w:left="1701"/>
    </w:pPr>
    <w:rPr>
      <w:rFonts w:ascii="BellStone Sans" w:hAnsi="BellStone Sans" w:cs="Times New Roman"/>
      <w:sz w:val="20"/>
      <w:szCs w:val="20"/>
    </w:rPr>
  </w:style>
  <w:style w:type="paragraph" w:customStyle="1" w:styleId="Header1">
    <w:name w:val="Header 1"/>
    <w:basedOn w:val="Heading1"/>
    <w:rsid w:val="00022F2F"/>
    <w:pPr>
      <w:pBdr>
        <w:top w:val="single" w:sz="6" w:space="1" w:color="auto"/>
        <w:left w:val="single" w:sz="6" w:space="4" w:color="auto"/>
        <w:bottom w:val="single" w:sz="6" w:space="1" w:color="auto"/>
        <w:right w:val="single" w:sz="6" w:space="4" w:color="auto"/>
      </w:pBdr>
      <w:shd w:val="clear" w:color="auto" w:fill="B3B3B3"/>
      <w:tabs>
        <w:tab w:val="num" w:pos="360"/>
      </w:tabs>
      <w:spacing w:before="0" w:after="0"/>
    </w:pPr>
    <w:rPr>
      <w:rFonts w:cs="Times New Roman"/>
      <w:bCs w:val="0"/>
      <w:kern w:val="0"/>
      <w:sz w:val="28"/>
      <w:szCs w:val="20"/>
    </w:rPr>
  </w:style>
  <w:style w:type="paragraph" w:customStyle="1" w:styleId="Header2Char">
    <w:name w:val="Header 2 Char"/>
    <w:basedOn w:val="Heading2"/>
    <w:link w:val="Header2CharChar"/>
    <w:rsid w:val="00022F2F"/>
    <w:pPr>
      <w:numPr>
        <w:ilvl w:val="1"/>
      </w:numPr>
      <w:pBdr>
        <w:top w:val="single" w:sz="6" w:space="1" w:color="auto"/>
        <w:left w:val="single" w:sz="6" w:space="4" w:color="auto"/>
        <w:bottom w:val="single" w:sz="6" w:space="1" w:color="auto"/>
        <w:right w:val="single" w:sz="6" w:space="4" w:color="auto"/>
      </w:pBdr>
      <w:shd w:val="clear" w:color="auto" w:fill="E6E6E6"/>
      <w:tabs>
        <w:tab w:val="num" w:pos="0"/>
      </w:tabs>
      <w:spacing w:before="0" w:after="0"/>
    </w:pPr>
    <w:rPr>
      <w:bCs w:val="0"/>
      <w:i w:val="0"/>
      <w:iCs w:val="0"/>
      <w:sz w:val="24"/>
      <w:szCs w:val="20"/>
    </w:rPr>
  </w:style>
  <w:style w:type="character" w:customStyle="1" w:styleId="Header2CharChar">
    <w:name w:val="Header 2 Char Char"/>
    <w:basedOn w:val="DefaultParagraphFont"/>
    <w:link w:val="Header2Char"/>
    <w:rsid w:val="00022F2F"/>
    <w:rPr>
      <w:rFonts w:ascii="Arial" w:hAnsi="Arial" w:cs="Arial"/>
      <w:b/>
      <w:sz w:val="24"/>
      <w:lang w:val="en-US" w:eastAsia="en-US" w:bidi="ar-SA"/>
    </w:rPr>
  </w:style>
  <w:style w:type="character" w:styleId="FollowedHyperlink">
    <w:name w:val="FollowedHyperlink"/>
    <w:basedOn w:val="DefaultParagraphFont"/>
    <w:rsid w:val="00A31BF2"/>
    <w:rPr>
      <w:color w:val="606420"/>
      <w:u w:val="single"/>
    </w:rPr>
  </w:style>
  <w:style w:type="character" w:styleId="CommentReference">
    <w:name w:val="annotation reference"/>
    <w:basedOn w:val="DefaultParagraphFont"/>
    <w:rsid w:val="00CB6BE1"/>
    <w:rPr>
      <w:sz w:val="16"/>
      <w:szCs w:val="16"/>
    </w:rPr>
  </w:style>
  <w:style w:type="paragraph" w:styleId="CommentText">
    <w:name w:val="annotation text"/>
    <w:basedOn w:val="Normal"/>
    <w:link w:val="CommentTextChar"/>
    <w:rsid w:val="00CB6BE1"/>
    <w:rPr>
      <w:sz w:val="20"/>
      <w:szCs w:val="20"/>
    </w:rPr>
  </w:style>
  <w:style w:type="character" w:customStyle="1" w:styleId="CommentTextChar">
    <w:name w:val="Comment Text Char"/>
    <w:basedOn w:val="DefaultParagraphFont"/>
    <w:link w:val="CommentText"/>
    <w:rsid w:val="00CB6BE1"/>
    <w:rPr>
      <w:rFonts w:ascii="Arial" w:hAnsi="Arial" w:cs="Arial"/>
    </w:rPr>
  </w:style>
  <w:style w:type="paragraph" w:styleId="CommentSubject">
    <w:name w:val="annotation subject"/>
    <w:basedOn w:val="CommentText"/>
    <w:next w:val="CommentText"/>
    <w:link w:val="CommentSubjectChar"/>
    <w:rsid w:val="00CB6BE1"/>
    <w:rPr>
      <w:b/>
      <w:bCs/>
    </w:rPr>
  </w:style>
  <w:style w:type="character" w:customStyle="1" w:styleId="CommentSubjectChar">
    <w:name w:val="Comment Subject Char"/>
    <w:basedOn w:val="CommentTextChar"/>
    <w:link w:val="CommentSubject"/>
    <w:rsid w:val="00CB6BE1"/>
    <w:rPr>
      <w:rFonts w:ascii="Arial" w:hAnsi="Arial" w:cs="Arial"/>
      <w:b/>
      <w:bCs/>
    </w:rPr>
  </w:style>
  <w:style w:type="paragraph" w:customStyle="1" w:styleId="TableHeading">
    <w:name w:val="Table Heading"/>
    <w:basedOn w:val="Normal"/>
    <w:rsid w:val="005915EC"/>
    <w:pPr>
      <w:keepNext/>
    </w:pPr>
    <w:rPr>
      <w:rFonts w:cs="Times New Roman"/>
      <w:b/>
      <w:szCs w:val="20"/>
    </w:rPr>
  </w:style>
  <w:style w:type="paragraph" w:customStyle="1" w:styleId="Instructions">
    <w:name w:val="Instructions"/>
    <w:basedOn w:val="Normal"/>
    <w:next w:val="Normal"/>
    <w:link w:val="InstructionsChar"/>
    <w:rsid w:val="00291431"/>
    <w:rPr>
      <w:rFonts w:cs="Times New Roman"/>
      <w:i/>
      <w:color w:val="0000FF"/>
      <w:szCs w:val="24"/>
      <w:lang w:val="en-CA"/>
    </w:rPr>
  </w:style>
  <w:style w:type="character" w:customStyle="1" w:styleId="InstructionsChar">
    <w:name w:val="Instructions Char"/>
    <w:basedOn w:val="DefaultParagraphFont"/>
    <w:link w:val="Instructions"/>
    <w:rsid w:val="00291431"/>
    <w:rPr>
      <w:rFonts w:ascii="Arial" w:hAnsi="Arial"/>
      <w:i/>
      <w:color w:val="0000FF"/>
      <w:sz w:val="22"/>
      <w:szCs w:val="24"/>
      <w:lang w:val="en-CA"/>
    </w:rPr>
  </w:style>
  <w:style w:type="paragraph" w:styleId="ListParagraph">
    <w:name w:val="List Paragraph"/>
    <w:basedOn w:val="Normal"/>
    <w:uiPriority w:val="34"/>
    <w:qFormat/>
    <w:rsid w:val="00340B1F"/>
    <w:pPr>
      <w:ind w:left="720"/>
      <w:contextualSpacing/>
    </w:pPr>
  </w:style>
  <w:style w:type="paragraph" w:styleId="IntenseQuote">
    <w:name w:val="Intense Quote"/>
    <w:basedOn w:val="Normal"/>
    <w:next w:val="Normal"/>
    <w:link w:val="IntenseQuoteChar"/>
    <w:uiPriority w:val="30"/>
    <w:qFormat/>
    <w:rsid w:val="00D54B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54BB4"/>
    <w:rPr>
      <w:rFonts w:ascii="Arial" w:hAnsi="Arial" w:cs="Arial"/>
      <w:b/>
      <w:bCs/>
      <w:i/>
      <w:iCs/>
      <w:color w:val="4F81BD" w:themeColor="accent1"/>
      <w:sz w:val="22"/>
      <w:szCs w:val="22"/>
    </w:rPr>
  </w:style>
  <w:style w:type="character" w:styleId="PlaceholderText">
    <w:name w:val="Placeholder Text"/>
    <w:basedOn w:val="DefaultParagraphFont"/>
    <w:uiPriority w:val="99"/>
    <w:semiHidden/>
    <w:rsid w:val="00BA077F"/>
    <w:rPr>
      <w:color w:val="808080"/>
    </w:rPr>
  </w:style>
  <w:style w:type="paragraph" w:customStyle="1" w:styleId="InfoBlue">
    <w:name w:val="InfoBlue"/>
    <w:basedOn w:val="Normal"/>
    <w:next w:val="BodyText"/>
    <w:autoRedefine/>
    <w:uiPriority w:val="99"/>
    <w:rsid w:val="00BA077F"/>
    <w:pPr>
      <w:widowControl w:val="0"/>
      <w:tabs>
        <w:tab w:val="left" w:pos="162"/>
        <w:tab w:val="left" w:pos="1260"/>
      </w:tabs>
      <w:spacing w:before="120" w:line="240" w:lineRule="atLeast"/>
      <w:ind w:left="158"/>
    </w:pPr>
    <w:rPr>
      <w:rFonts w:ascii="Times New Roman" w:hAnsi="Times New Roman" w:cs="Times New Roman"/>
      <w:i/>
      <w:color w:val="0000FF"/>
      <w:sz w:val="20"/>
      <w:szCs w:val="20"/>
    </w:rPr>
  </w:style>
  <w:style w:type="paragraph" w:styleId="Revision">
    <w:name w:val="Revision"/>
    <w:hidden/>
    <w:uiPriority w:val="99"/>
    <w:semiHidden/>
    <w:rsid w:val="00DE0FB3"/>
    <w:rPr>
      <w:rFonts w:ascii="Arial" w:hAnsi="Arial" w:cs="Arial"/>
      <w:sz w:val="22"/>
      <w:szCs w:val="22"/>
    </w:rPr>
  </w:style>
  <w:style w:type="paragraph" w:styleId="NormalWeb">
    <w:name w:val="Normal (Web)"/>
    <w:basedOn w:val="Normal"/>
    <w:uiPriority w:val="99"/>
    <w:unhideWhenUsed/>
    <w:rsid w:val="00BD4013"/>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907535">
      <w:bodyDiv w:val="1"/>
      <w:marLeft w:val="0"/>
      <w:marRight w:val="0"/>
      <w:marTop w:val="0"/>
      <w:marBottom w:val="0"/>
      <w:divBdr>
        <w:top w:val="none" w:sz="0" w:space="0" w:color="auto"/>
        <w:left w:val="none" w:sz="0" w:space="0" w:color="auto"/>
        <w:bottom w:val="none" w:sz="0" w:space="0" w:color="auto"/>
        <w:right w:val="none" w:sz="0" w:space="0" w:color="auto"/>
      </w:divBdr>
    </w:div>
    <w:div w:id="496653491">
      <w:bodyDiv w:val="1"/>
      <w:marLeft w:val="0"/>
      <w:marRight w:val="0"/>
      <w:marTop w:val="0"/>
      <w:marBottom w:val="0"/>
      <w:divBdr>
        <w:top w:val="none" w:sz="0" w:space="0" w:color="auto"/>
        <w:left w:val="none" w:sz="0" w:space="0" w:color="auto"/>
        <w:bottom w:val="none" w:sz="0" w:space="0" w:color="auto"/>
        <w:right w:val="none" w:sz="0" w:space="0" w:color="auto"/>
      </w:divBdr>
    </w:div>
    <w:div w:id="638386328">
      <w:bodyDiv w:val="1"/>
      <w:marLeft w:val="0"/>
      <w:marRight w:val="0"/>
      <w:marTop w:val="0"/>
      <w:marBottom w:val="0"/>
      <w:divBdr>
        <w:top w:val="none" w:sz="0" w:space="0" w:color="auto"/>
        <w:left w:val="none" w:sz="0" w:space="0" w:color="auto"/>
        <w:bottom w:val="none" w:sz="0" w:space="0" w:color="auto"/>
        <w:right w:val="none" w:sz="0" w:space="0" w:color="auto"/>
      </w:divBdr>
      <w:divsChild>
        <w:div w:id="500194937">
          <w:marLeft w:val="547"/>
          <w:marRight w:val="0"/>
          <w:marTop w:val="0"/>
          <w:marBottom w:val="0"/>
          <w:divBdr>
            <w:top w:val="none" w:sz="0" w:space="0" w:color="auto"/>
            <w:left w:val="none" w:sz="0" w:space="0" w:color="auto"/>
            <w:bottom w:val="none" w:sz="0" w:space="0" w:color="auto"/>
            <w:right w:val="none" w:sz="0" w:space="0" w:color="auto"/>
          </w:divBdr>
        </w:div>
        <w:div w:id="1920014521">
          <w:marLeft w:val="547"/>
          <w:marRight w:val="0"/>
          <w:marTop w:val="0"/>
          <w:marBottom w:val="0"/>
          <w:divBdr>
            <w:top w:val="none" w:sz="0" w:space="0" w:color="auto"/>
            <w:left w:val="none" w:sz="0" w:space="0" w:color="auto"/>
            <w:bottom w:val="none" w:sz="0" w:space="0" w:color="auto"/>
            <w:right w:val="none" w:sz="0" w:space="0" w:color="auto"/>
          </w:divBdr>
        </w:div>
        <w:div w:id="1722247272">
          <w:marLeft w:val="547"/>
          <w:marRight w:val="0"/>
          <w:marTop w:val="0"/>
          <w:marBottom w:val="0"/>
          <w:divBdr>
            <w:top w:val="none" w:sz="0" w:space="0" w:color="auto"/>
            <w:left w:val="none" w:sz="0" w:space="0" w:color="auto"/>
            <w:bottom w:val="none" w:sz="0" w:space="0" w:color="auto"/>
            <w:right w:val="none" w:sz="0" w:space="0" w:color="auto"/>
          </w:divBdr>
        </w:div>
        <w:div w:id="1035497055">
          <w:marLeft w:val="547"/>
          <w:marRight w:val="0"/>
          <w:marTop w:val="0"/>
          <w:marBottom w:val="0"/>
          <w:divBdr>
            <w:top w:val="none" w:sz="0" w:space="0" w:color="auto"/>
            <w:left w:val="none" w:sz="0" w:space="0" w:color="auto"/>
            <w:bottom w:val="none" w:sz="0" w:space="0" w:color="auto"/>
            <w:right w:val="none" w:sz="0" w:space="0" w:color="auto"/>
          </w:divBdr>
        </w:div>
        <w:div w:id="2073697621">
          <w:marLeft w:val="547"/>
          <w:marRight w:val="0"/>
          <w:marTop w:val="0"/>
          <w:marBottom w:val="0"/>
          <w:divBdr>
            <w:top w:val="none" w:sz="0" w:space="0" w:color="auto"/>
            <w:left w:val="none" w:sz="0" w:space="0" w:color="auto"/>
            <w:bottom w:val="none" w:sz="0" w:space="0" w:color="auto"/>
            <w:right w:val="none" w:sz="0" w:space="0" w:color="auto"/>
          </w:divBdr>
        </w:div>
        <w:div w:id="2126921542">
          <w:marLeft w:val="547"/>
          <w:marRight w:val="0"/>
          <w:marTop w:val="0"/>
          <w:marBottom w:val="0"/>
          <w:divBdr>
            <w:top w:val="none" w:sz="0" w:space="0" w:color="auto"/>
            <w:left w:val="none" w:sz="0" w:space="0" w:color="auto"/>
            <w:bottom w:val="none" w:sz="0" w:space="0" w:color="auto"/>
            <w:right w:val="none" w:sz="0" w:space="0" w:color="auto"/>
          </w:divBdr>
        </w:div>
        <w:div w:id="15884165">
          <w:marLeft w:val="547"/>
          <w:marRight w:val="0"/>
          <w:marTop w:val="0"/>
          <w:marBottom w:val="0"/>
          <w:divBdr>
            <w:top w:val="none" w:sz="0" w:space="0" w:color="auto"/>
            <w:left w:val="none" w:sz="0" w:space="0" w:color="auto"/>
            <w:bottom w:val="none" w:sz="0" w:space="0" w:color="auto"/>
            <w:right w:val="none" w:sz="0" w:space="0" w:color="auto"/>
          </w:divBdr>
        </w:div>
        <w:div w:id="1688948925">
          <w:marLeft w:val="547"/>
          <w:marRight w:val="0"/>
          <w:marTop w:val="0"/>
          <w:marBottom w:val="0"/>
          <w:divBdr>
            <w:top w:val="none" w:sz="0" w:space="0" w:color="auto"/>
            <w:left w:val="none" w:sz="0" w:space="0" w:color="auto"/>
            <w:bottom w:val="none" w:sz="0" w:space="0" w:color="auto"/>
            <w:right w:val="none" w:sz="0" w:space="0" w:color="auto"/>
          </w:divBdr>
        </w:div>
        <w:div w:id="1736510255">
          <w:marLeft w:val="1253"/>
          <w:marRight w:val="0"/>
          <w:marTop w:val="0"/>
          <w:marBottom w:val="0"/>
          <w:divBdr>
            <w:top w:val="none" w:sz="0" w:space="0" w:color="auto"/>
            <w:left w:val="none" w:sz="0" w:space="0" w:color="auto"/>
            <w:bottom w:val="none" w:sz="0" w:space="0" w:color="auto"/>
            <w:right w:val="none" w:sz="0" w:space="0" w:color="auto"/>
          </w:divBdr>
        </w:div>
        <w:div w:id="1022124774">
          <w:marLeft w:val="1253"/>
          <w:marRight w:val="0"/>
          <w:marTop w:val="0"/>
          <w:marBottom w:val="0"/>
          <w:divBdr>
            <w:top w:val="none" w:sz="0" w:space="0" w:color="auto"/>
            <w:left w:val="none" w:sz="0" w:space="0" w:color="auto"/>
            <w:bottom w:val="none" w:sz="0" w:space="0" w:color="auto"/>
            <w:right w:val="none" w:sz="0" w:space="0" w:color="auto"/>
          </w:divBdr>
        </w:div>
      </w:divsChild>
    </w:div>
    <w:div w:id="698507601">
      <w:bodyDiv w:val="1"/>
      <w:marLeft w:val="0"/>
      <w:marRight w:val="0"/>
      <w:marTop w:val="0"/>
      <w:marBottom w:val="0"/>
      <w:divBdr>
        <w:top w:val="none" w:sz="0" w:space="0" w:color="auto"/>
        <w:left w:val="none" w:sz="0" w:space="0" w:color="auto"/>
        <w:bottom w:val="none" w:sz="0" w:space="0" w:color="auto"/>
        <w:right w:val="none" w:sz="0" w:space="0" w:color="auto"/>
      </w:divBdr>
      <w:divsChild>
        <w:div w:id="1464157230">
          <w:marLeft w:val="0"/>
          <w:marRight w:val="0"/>
          <w:marTop w:val="0"/>
          <w:marBottom w:val="0"/>
          <w:divBdr>
            <w:top w:val="none" w:sz="0" w:space="0" w:color="auto"/>
            <w:left w:val="none" w:sz="0" w:space="0" w:color="auto"/>
            <w:bottom w:val="none" w:sz="0" w:space="0" w:color="auto"/>
            <w:right w:val="none" w:sz="0" w:space="0" w:color="auto"/>
          </w:divBdr>
        </w:div>
      </w:divsChild>
    </w:div>
    <w:div w:id="792098570">
      <w:bodyDiv w:val="1"/>
      <w:marLeft w:val="0"/>
      <w:marRight w:val="0"/>
      <w:marTop w:val="0"/>
      <w:marBottom w:val="0"/>
      <w:divBdr>
        <w:top w:val="none" w:sz="0" w:space="0" w:color="auto"/>
        <w:left w:val="none" w:sz="0" w:space="0" w:color="auto"/>
        <w:bottom w:val="none" w:sz="0" w:space="0" w:color="auto"/>
        <w:right w:val="none" w:sz="0" w:space="0" w:color="auto"/>
      </w:divBdr>
    </w:div>
    <w:div w:id="873731005">
      <w:bodyDiv w:val="1"/>
      <w:marLeft w:val="0"/>
      <w:marRight w:val="0"/>
      <w:marTop w:val="0"/>
      <w:marBottom w:val="0"/>
      <w:divBdr>
        <w:top w:val="none" w:sz="0" w:space="0" w:color="auto"/>
        <w:left w:val="none" w:sz="0" w:space="0" w:color="auto"/>
        <w:bottom w:val="none" w:sz="0" w:space="0" w:color="auto"/>
        <w:right w:val="none" w:sz="0" w:space="0" w:color="auto"/>
      </w:divBdr>
    </w:div>
    <w:div w:id="902716618">
      <w:bodyDiv w:val="1"/>
      <w:marLeft w:val="0"/>
      <w:marRight w:val="0"/>
      <w:marTop w:val="0"/>
      <w:marBottom w:val="0"/>
      <w:divBdr>
        <w:top w:val="none" w:sz="0" w:space="0" w:color="auto"/>
        <w:left w:val="none" w:sz="0" w:space="0" w:color="auto"/>
        <w:bottom w:val="none" w:sz="0" w:space="0" w:color="auto"/>
        <w:right w:val="none" w:sz="0" w:space="0" w:color="auto"/>
      </w:divBdr>
    </w:div>
    <w:div w:id="1146387449">
      <w:bodyDiv w:val="1"/>
      <w:marLeft w:val="0"/>
      <w:marRight w:val="0"/>
      <w:marTop w:val="0"/>
      <w:marBottom w:val="0"/>
      <w:divBdr>
        <w:top w:val="none" w:sz="0" w:space="0" w:color="auto"/>
        <w:left w:val="none" w:sz="0" w:space="0" w:color="auto"/>
        <w:bottom w:val="none" w:sz="0" w:space="0" w:color="auto"/>
        <w:right w:val="none" w:sz="0" w:space="0" w:color="auto"/>
      </w:divBdr>
      <w:divsChild>
        <w:div w:id="1095172611">
          <w:marLeft w:val="0"/>
          <w:marRight w:val="0"/>
          <w:marTop w:val="0"/>
          <w:marBottom w:val="0"/>
          <w:divBdr>
            <w:top w:val="none" w:sz="0" w:space="0" w:color="auto"/>
            <w:left w:val="none" w:sz="0" w:space="0" w:color="auto"/>
            <w:bottom w:val="none" w:sz="0" w:space="0" w:color="auto"/>
            <w:right w:val="none" w:sz="0" w:space="0" w:color="auto"/>
          </w:divBdr>
        </w:div>
      </w:divsChild>
    </w:div>
    <w:div w:id="1293364862">
      <w:bodyDiv w:val="1"/>
      <w:marLeft w:val="0"/>
      <w:marRight w:val="0"/>
      <w:marTop w:val="0"/>
      <w:marBottom w:val="0"/>
      <w:divBdr>
        <w:top w:val="none" w:sz="0" w:space="0" w:color="auto"/>
        <w:left w:val="none" w:sz="0" w:space="0" w:color="auto"/>
        <w:bottom w:val="none" w:sz="0" w:space="0" w:color="auto"/>
        <w:right w:val="none" w:sz="0" w:space="0" w:color="auto"/>
      </w:divBdr>
    </w:div>
    <w:div w:id="1377773172">
      <w:bodyDiv w:val="1"/>
      <w:marLeft w:val="0"/>
      <w:marRight w:val="0"/>
      <w:marTop w:val="0"/>
      <w:marBottom w:val="0"/>
      <w:divBdr>
        <w:top w:val="none" w:sz="0" w:space="0" w:color="auto"/>
        <w:left w:val="none" w:sz="0" w:space="0" w:color="auto"/>
        <w:bottom w:val="none" w:sz="0" w:space="0" w:color="auto"/>
        <w:right w:val="none" w:sz="0" w:space="0" w:color="auto"/>
      </w:divBdr>
    </w:div>
    <w:div w:id="1489442257">
      <w:bodyDiv w:val="1"/>
      <w:marLeft w:val="0"/>
      <w:marRight w:val="0"/>
      <w:marTop w:val="0"/>
      <w:marBottom w:val="0"/>
      <w:divBdr>
        <w:top w:val="none" w:sz="0" w:space="0" w:color="auto"/>
        <w:left w:val="none" w:sz="0" w:space="0" w:color="auto"/>
        <w:bottom w:val="none" w:sz="0" w:space="0" w:color="auto"/>
        <w:right w:val="none" w:sz="0" w:space="0" w:color="auto"/>
      </w:divBdr>
    </w:div>
    <w:div w:id="1514681082">
      <w:bodyDiv w:val="1"/>
      <w:marLeft w:val="0"/>
      <w:marRight w:val="0"/>
      <w:marTop w:val="0"/>
      <w:marBottom w:val="0"/>
      <w:divBdr>
        <w:top w:val="none" w:sz="0" w:space="0" w:color="auto"/>
        <w:left w:val="none" w:sz="0" w:space="0" w:color="auto"/>
        <w:bottom w:val="none" w:sz="0" w:space="0" w:color="auto"/>
        <w:right w:val="none" w:sz="0" w:space="0" w:color="auto"/>
      </w:divBdr>
    </w:div>
    <w:div w:id="1614048745">
      <w:bodyDiv w:val="1"/>
      <w:marLeft w:val="0"/>
      <w:marRight w:val="0"/>
      <w:marTop w:val="0"/>
      <w:marBottom w:val="0"/>
      <w:divBdr>
        <w:top w:val="none" w:sz="0" w:space="0" w:color="auto"/>
        <w:left w:val="none" w:sz="0" w:space="0" w:color="auto"/>
        <w:bottom w:val="none" w:sz="0" w:space="0" w:color="auto"/>
        <w:right w:val="none" w:sz="0" w:space="0" w:color="auto"/>
      </w:divBdr>
    </w:div>
    <w:div w:id="1624652494">
      <w:bodyDiv w:val="1"/>
      <w:marLeft w:val="0"/>
      <w:marRight w:val="0"/>
      <w:marTop w:val="0"/>
      <w:marBottom w:val="0"/>
      <w:divBdr>
        <w:top w:val="none" w:sz="0" w:space="0" w:color="auto"/>
        <w:left w:val="none" w:sz="0" w:space="0" w:color="auto"/>
        <w:bottom w:val="none" w:sz="0" w:space="0" w:color="auto"/>
        <w:right w:val="none" w:sz="0" w:space="0" w:color="auto"/>
      </w:divBdr>
    </w:div>
    <w:div w:id="1646740272">
      <w:bodyDiv w:val="1"/>
      <w:marLeft w:val="0"/>
      <w:marRight w:val="0"/>
      <w:marTop w:val="0"/>
      <w:marBottom w:val="0"/>
      <w:divBdr>
        <w:top w:val="none" w:sz="0" w:space="0" w:color="auto"/>
        <w:left w:val="none" w:sz="0" w:space="0" w:color="auto"/>
        <w:bottom w:val="none" w:sz="0" w:space="0" w:color="auto"/>
        <w:right w:val="none" w:sz="0" w:space="0" w:color="auto"/>
      </w:divBdr>
    </w:div>
    <w:div w:id="1693534116">
      <w:bodyDiv w:val="1"/>
      <w:marLeft w:val="0"/>
      <w:marRight w:val="0"/>
      <w:marTop w:val="0"/>
      <w:marBottom w:val="0"/>
      <w:divBdr>
        <w:top w:val="none" w:sz="0" w:space="0" w:color="auto"/>
        <w:left w:val="none" w:sz="0" w:space="0" w:color="auto"/>
        <w:bottom w:val="none" w:sz="0" w:space="0" w:color="auto"/>
        <w:right w:val="none" w:sz="0" w:space="0" w:color="auto"/>
      </w:divBdr>
    </w:div>
    <w:div w:id="1830826367">
      <w:bodyDiv w:val="1"/>
      <w:marLeft w:val="0"/>
      <w:marRight w:val="0"/>
      <w:marTop w:val="0"/>
      <w:marBottom w:val="0"/>
      <w:divBdr>
        <w:top w:val="none" w:sz="0" w:space="0" w:color="auto"/>
        <w:left w:val="none" w:sz="0" w:space="0" w:color="auto"/>
        <w:bottom w:val="none" w:sz="0" w:space="0" w:color="auto"/>
        <w:right w:val="none" w:sz="0" w:space="0" w:color="auto"/>
      </w:divBdr>
    </w:div>
    <w:div w:id="1872183625">
      <w:bodyDiv w:val="1"/>
      <w:marLeft w:val="0"/>
      <w:marRight w:val="0"/>
      <w:marTop w:val="0"/>
      <w:marBottom w:val="0"/>
      <w:divBdr>
        <w:top w:val="none" w:sz="0" w:space="0" w:color="auto"/>
        <w:left w:val="none" w:sz="0" w:space="0" w:color="auto"/>
        <w:bottom w:val="none" w:sz="0" w:space="0" w:color="auto"/>
        <w:right w:val="none" w:sz="0" w:space="0" w:color="auto"/>
      </w:divBdr>
    </w:div>
    <w:div w:id="1879126223">
      <w:bodyDiv w:val="1"/>
      <w:marLeft w:val="30"/>
      <w:marRight w:val="30"/>
      <w:marTop w:val="0"/>
      <w:marBottom w:val="0"/>
      <w:divBdr>
        <w:top w:val="none" w:sz="0" w:space="0" w:color="auto"/>
        <w:left w:val="none" w:sz="0" w:space="0" w:color="auto"/>
        <w:bottom w:val="none" w:sz="0" w:space="0" w:color="auto"/>
        <w:right w:val="none" w:sz="0" w:space="0" w:color="auto"/>
      </w:divBdr>
      <w:divsChild>
        <w:div w:id="1900046897">
          <w:marLeft w:val="0"/>
          <w:marRight w:val="0"/>
          <w:marTop w:val="0"/>
          <w:marBottom w:val="0"/>
          <w:divBdr>
            <w:top w:val="none" w:sz="0" w:space="0" w:color="auto"/>
            <w:left w:val="none" w:sz="0" w:space="0" w:color="auto"/>
            <w:bottom w:val="none" w:sz="0" w:space="0" w:color="auto"/>
            <w:right w:val="none" w:sz="0" w:space="0" w:color="auto"/>
          </w:divBdr>
          <w:divsChild>
            <w:div w:id="1337029953">
              <w:marLeft w:val="0"/>
              <w:marRight w:val="0"/>
              <w:marTop w:val="0"/>
              <w:marBottom w:val="0"/>
              <w:divBdr>
                <w:top w:val="none" w:sz="0" w:space="0" w:color="auto"/>
                <w:left w:val="none" w:sz="0" w:space="0" w:color="auto"/>
                <w:bottom w:val="none" w:sz="0" w:space="0" w:color="auto"/>
                <w:right w:val="none" w:sz="0" w:space="0" w:color="auto"/>
              </w:divBdr>
              <w:divsChild>
                <w:div w:id="2014911308">
                  <w:marLeft w:val="180"/>
                  <w:marRight w:val="0"/>
                  <w:marTop w:val="0"/>
                  <w:marBottom w:val="0"/>
                  <w:divBdr>
                    <w:top w:val="none" w:sz="0" w:space="0" w:color="auto"/>
                    <w:left w:val="none" w:sz="0" w:space="0" w:color="auto"/>
                    <w:bottom w:val="none" w:sz="0" w:space="0" w:color="auto"/>
                    <w:right w:val="none" w:sz="0" w:space="0" w:color="auto"/>
                  </w:divBdr>
                  <w:divsChild>
                    <w:div w:id="7492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eg"/><Relationship Id="rId1" Type="http://schemas.openxmlformats.org/officeDocument/2006/relationships/image" Target="media/image5.jpe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Complete xmlns="7f855d10-2b54-444b-a412-a89d29f83ab7" xsi:nil="true"/>
    <Type_x0020_of_x0020_Document xmlns="7f855d10-2b54-444b-a412-a89d29f83ab7">Functional Specs/SDD</Type_x0020_of_x0020_Document>
    <Project xmlns="7f855d10-2b54-444b-a412-a89d29f83ab7">eServices Replacement Project</Project>
    <Department xmlns="7f855d10-2b54-444b-a412-a89d29f83ab7">eServices</Department>
    <Ticket_x0020_Name xmlns="7f855d10-2b54-444b-a412-a89d29f83ab7">40</Ticket_x0020_Name>
    <Ticket_x0020_Name_x003a_Project_x0020_Number xmlns="7f855d10-2b54-444b-a412-a89d29f83ab7">49</Ticket_x0020_Name_x003a_Project_x0020_Numb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BE93219BFE8D34A8914018678FF3CFC" ma:contentTypeVersion="8" ma:contentTypeDescription="Create a new document." ma:contentTypeScope="" ma:versionID="bfacd9b16add437b780bb5ffe22bbcb5">
  <xsd:schema xmlns:xsd="http://www.w3.org/2001/XMLSchema" xmlns:xs="http://www.w3.org/2001/XMLSchema" xmlns:p="http://schemas.microsoft.com/office/2006/metadata/properties" xmlns:ns2="7f855d10-2b54-444b-a412-a89d29f83ab7" targetNamespace="http://schemas.microsoft.com/office/2006/metadata/properties" ma:root="true" ma:fieldsID="0b1bd62b6ab1d472ee8ec69d19450ee2" ns2:_="">
    <xsd:import namespace="7f855d10-2b54-444b-a412-a89d29f83ab7"/>
    <xsd:element name="properties">
      <xsd:complexType>
        <xsd:sequence>
          <xsd:element name="documentManagement">
            <xsd:complexType>
              <xsd:all>
                <xsd:element ref="ns2:Department"/>
                <xsd:element ref="ns2:Type_x0020_of_x0020_Document"/>
                <xsd:element ref="ns2:Project" minOccurs="0"/>
                <xsd:element ref="ns2:Complete" minOccurs="0"/>
                <xsd:element ref="ns2:Ticket_x0020_Name" minOccurs="0"/>
                <xsd:element ref="ns2:Ticket_x0020_Name_x003a_Project_x0020_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55d10-2b54-444b-a412-a89d29f83ab7" elementFormDefault="qualified">
    <xsd:import namespace="http://schemas.microsoft.com/office/2006/documentManagement/types"/>
    <xsd:import namespace="http://schemas.microsoft.com/office/infopath/2007/PartnerControls"/>
    <xsd:element name="Department" ma:index="8" ma:displayName="Department" ma:default="Call Center" ma:format="Dropdown" ma:internalName="Department">
      <xsd:simpleType>
        <xsd:restriction base="dms:Choice">
          <xsd:enumeration value="ASP"/>
          <xsd:enumeration value="Billing Services"/>
          <xsd:enumeration value="Business Center"/>
          <xsd:enumeration value="Call Center"/>
          <xsd:enumeration value="Complaints"/>
          <xsd:enumeration value="Consumer Affairs"/>
          <xsd:enumeration value="Controls"/>
          <xsd:enumeration value="Corporate Security"/>
          <xsd:enumeration value="Customer Billing"/>
          <xsd:enumeration value="Customer Solutions"/>
          <xsd:enumeration value="Customer Experience Insight"/>
          <xsd:enumeration value="Damage Claims"/>
          <xsd:enumeration value="Data Quality"/>
          <xsd:enumeration value="DPO"/>
          <xsd:enumeration value="eServices"/>
          <xsd:enumeration value="HRSP"/>
          <xsd:enumeration value="ISIS Upgrade"/>
          <xsd:enumeration value="IVR"/>
          <xsd:enumeration value="Low Income Programs"/>
          <xsd:enumeration value="Payment Plans"/>
          <xsd:enumeration value="Revenue Operations"/>
          <xsd:enumeration value="Smart Energy"/>
          <xsd:enumeration value="United Solutions"/>
        </xsd:restriction>
      </xsd:simpleType>
    </xsd:element>
    <xsd:element name="Type_x0020_of_x0020_Document" ma:index="9" ma:displayName="Type of Document" ma:format="Dropdown" ma:internalName="Type_x0020_of_x0020_Document">
      <xsd:simpleType>
        <xsd:restriction base="dms:Choice">
          <xsd:enumeration value="Informational Items"/>
          <xsd:enumeration value="Functional Specs/SDD"/>
          <xsd:enumeration value="Job Aid"/>
          <xsd:enumeration value="Test Data"/>
          <xsd:enumeration value="Test Script"/>
        </xsd:restriction>
      </xsd:simpleType>
    </xsd:element>
    <xsd:element name="Project" ma:index="10" nillable="true" ma:displayName="Project" ma:format="Dropdown" ma:internalName="Project">
      <xsd:simpleType>
        <xsd:restriction base="dms:Choice">
          <xsd:enumeration value="(none)"/>
          <xsd:enumeration value="BEST"/>
          <xsd:enumeration value="Billing Simplification"/>
          <xsd:enumeration value="CARE"/>
          <xsd:enumeration value="DCE"/>
          <xsd:enumeration value="DPO Card Acceptance"/>
          <xsd:enumeration value="EMMA Optimization"/>
          <xsd:enumeration value="Security Deposits"/>
          <xsd:enumeration value="UA/DA"/>
          <xsd:enumeration value="eServices Replacement Project"/>
          <xsd:enumeration value="2WCC"/>
          <xsd:enumeration value="Smart Energy"/>
        </xsd:restriction>
      </xsd:simpleType>
    </xsd:element>
    <xsd:element name="Complete" ma:index="11" nillable="true" ma:displayName="Complete" ma:format="RadioButtons" ma:internalName="Complete">
      <xsd:simpleType>
        <xsd:restriction base="dms:Choice">
          <xsd:enumeration value="Yes"/>
          <xsd:enumeration value="No"/>
        </xsd:restriction>
      </xsd:simpleType>
    </xsd:element>
    <xsd:element name="Ticket_x0020_Name" ma:index="12" nillable="true" ma:displayName="Ticket Name" ma:list="{97715b9e-196c-4888-8000-a8595de0ec32}" ma:internalName="Ticket_x0020_Name" ma:showField="Description">
      <xsd:simpleType>
        <xsd:restriction base="dms:Lookup"/>
      </xsd:simpleType>
    </xsd:element>
    <xsd:element name="Ticket_x0020_Name_x003a_Project_x0020_Number" ma:index="13" nillable="true" ma:displayName="Ticket Name:Project Number" ma:list="{97715b9e-196c-4888-8000-a8595de0ec32}" ma:internalName="Ticket_x0020_Name_x003a_Project_x0020_Number"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BFBB3D-E248-4207-B356-7A82E97EB549}"/>
</file>

<file path=customXml/itemProps2.xml><?xml version="1.0" encoding="utf-8"?>
<ds:datastoreItem xmlns:ds="http://schemas.openxmlformats.org/officeDocument/2006/customXml" ds:itemID="{A2DD2D74-DEFF-43BE-9348-B19B4BBB6169}"/>
</file>

<file path=customXml/itemProps3.xml><?xml version="1.0" encoding="utf-8"?>
<ds:datastoreItem xmlns:ds="http://schemas.openxmlformats.org/officeDocument/2006/customXml" ds:itemID="{72EA8BD0-5D3A-4C40-99D0-15F50A05D0A6}"/>
</file>

<file path=customXml/itemProps4.xml><?xml version="1.0" encoding="utf-8"?>
<ds:datastoreItem xmlns:ds="http://schemas.openxmlformats.org/officeDocument/2006/customXml" ds:itemID="{ED57130D-E13E-4B92-830D-6E6593C4BF42}"/>
</file>

<file path=docProps/app.xml><?xml version="1.0" encoding="utf-8"?>
<Properties xmlns="http://schemas.openxmlformats.org/officeDocument/2006/extended-properties" xmlns:vt="http://schemas.openxmlformats.org/officeDocument/2006/docPropsVTypes">
  <Template>Normal</Template>
  <TotalTime>0</TotalTime>
  <Pages>9</Pages>
  <Words>1597</Words>
  <Characters>9108</Characters>
  <Application>Microsoft Office Word</Application>
  <DocSecurity>6</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Consumers Energy</Company>
  <LinksUpToDate>false</LinksUpToDate>
  <CharactersWithSpaces>10684</CharactersWithSpaces>
  <SharedDoc>false</SharedDoc>
  <HLinks>
    <vt:vector size="66" baseType="variant">
      <vt:variant>
        <vt:i4>3080306</vt:i4>
      </vt:variant>
      <vt:variant>
        <vt:i4>30</vt:i4>
      </vt:variant>
      <vt:variant>
        <vt:i4>0</vt:i4>
      </vt:variant>
      <vt:variant>
        <vt:i4>5</vt:i4>
      </vt:variant>
      <vt:variant>
        <vt:lpwstr>https://pk3.cmsenergy.com/852570C2006E161A/(DDMAutoLaunch)?OpenAgent&amp;DocID=E3EE2407924971188525718B0041094F</vt:lpwstr>
      </vt:variant>
      <vt:variant>
        <vt:lpwstr/>
      </vt:variant>
      <vt:variant>
        <vt:i4>8126587</vt:i4>
      </vt:variant>
      <vt:variant>
        <vt:i4>27</vt:i4>
      </vt:variant>
      <vt:variant>
        <vt:i4>0</vt:i4>
      </vt:variant>
      <vt:variant>
        <vt:i4>5</vt:i4>
      </vt:variant>
      <vt:variant>
        <vt:lpwstr>https://pk3.cmsenergy.com/852570C2006E161A/(DDMAutoLaunch)?OpenAgent&amp;DocID=D11CBAAC76FE7633852571C40053D5C2</vt:lpwstr>
      </vt:variant>
      <vt:variant>
        <vt:lpwstr/>
      </vt:variant>
      <vt:variant>
        <vt:i4>2949152</vt:i4>
      </vt:variant>
      <vt:variant>
        <vt:i4>24</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21</vt:i4>
      </vt:variant>
      <vt:variant>
        <vt:i4>0</vt:i4>
      </vt:variant>
      <vt:variant>
        <vt:i4>5</vt:i4>
      </vt:variant>
      <vt:variant>
        <vt:lpwstr>https://pk3.cmsenergy.com/852570C2006E161A/(DDMAutoLaunch)?OpenAgent&amp;DocID=FCEBFAA9132080BC85257181005B55F8</vt:lpwstr>
      </vt:variant>
      <vt:variant>
        <vt:lpwstr/>
      </vt:variant>
      <vt:variant>
        <vt:i4>7733372</vt:i4>
      </vt:variant>
      <vt:variant>
        <vt:i4>18</vt:i4>
      </vt:variant>
      <vt:variant>
        <vt:i4>0</vt:i4>
      </vt:variant>
      <vt:variant>
        <vt:i4>5</vt:i4>
      </vt:variant>
      <vt:variant>
        <vt:lpwstr>https://pk3.cmsenergy.com/852570C2006E161A/(DDMAutoLaunch)?OpenAgent&amp;DocID=20E2365ECD93F07C852571B5006C50CC</vt:lpwstr>
      </vt:variant>
      <vt:variant>
        <vt:lpwstr/>
      </vt:variant>
      <vt:variant>
        <vt:i4>2949152</vt:i4>
      </vt:variant>
      <vt:variant>
        <vt:i4>15</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12</vt:i4>
      </vt:variant>
      <vt:variant>
        <vt:i4>0</vt:i4>
      </vt:variant>
      <vt:variant>
        <vt:i4>5</vt:i4>
      </vt:variant>
      <vt:variant>
        <vt:lpwstr>https://pk3.cmsenergy.com/852570C2006E161A/(DDMAutoLaunch)?OpenAgent&amp;DocID=FCEBFAA9132080BC85257181005B55F8</vt:lpwstr>
      </vt:variant>
      <vt:variant>
        <vt:lpwstr/>
      </vt:variant>
      <vt:variant>
        <vt:i4>7471217</vt:i4>
      </vt:variant>
      <vt:variant>
        <vt:i4>9</vt:i4>
      </vt:variant>
      <vt:variant>
        <vt:i4>0</vt:i4>
      </vt:variant>
      <vt:variant>
        <vt:i4>5</vt:i4>
      </vt:variant>
      <vt:variant>
        <vt:lpwstr>https://pk3.cmsenergy.com/852570C2006E161A/(DDMAutoLaunch)?OpenAgent&amp;DocID=AE2C168AD56CBBFC852571CE006DD9A8</vt:lpwstr>
      </vt:variant>
      <vt:variant>
        <vt:lpwstr/>
      </vt:variant>
      <vt:variant>
        <vt:i4>2949152</vt:i4>
      </vt:variant>
      <vt:variant>
        <vt:i4>6</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2</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0</vt:i4>
      </vt:variant>
      <vt:variant>
        <vt:i4>0</vt:i4>
      </vt:variant>
      <vt:variant>
        <vt:i4>5</vt:i4>
      </vt:variant>
      <vt:variant>
        <vt:lpwstr>https://pk3.cmsenergy.com/852570C2006E161A/(DDMAutoLaunch)?OpenAgent&amp;DocID=FCEBFAA9132080BC85257181005B55F8</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turnier.esperance.jr@accenture.com</dc:creator>
  <cp:lastModifiedBy>Shawn K. Quinn</cp:lastModifiedBy>
  <cp:revision>2</cp:revision>
  <cp:lastPrinted>2013-12-04T18:00:00Z</cp:lastPrinted>
  <dcterms:created xsi:type="dcterms:W3CDTF">2015-12-15T12:42:00Z</dcterms:created>
  <dcterms:modified xsi:type="dcterms:W3CDTF">2015-12-15T12:42:00Z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0x0101007BE93219BFE8D34A8914018678FF3CFC</vt:lpwstr>
  </property>
  <property fmtid="{D5CDD505-2E9C-101B-9397-08002B2CF9AE}" pid="3" name="Tags">
    <vt:lpwstr>5;#word doc|7c96f8dd-af4e-4c6c-8254-0f796fa99f51</vt:lpwstr>
  </property>
  <property fmtid="{D5CDD505-2E9C-101B-9397-08002B2CF9AE}" pid="4" name="_dlc_DocIdItemGuid">
    <vt:lpwstr>798e3c70-6812-4abd-8fbe-1ea9cb2d4255</vt:lpwstr>
  </property>
</Properties>
</file>