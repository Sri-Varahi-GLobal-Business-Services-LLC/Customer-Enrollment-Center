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8"/>
      </w:tblGrid>
      <w:tr w:rsidR="000F4D83" w:rsidRPr="00FB1F08" w:rsidTr="00635B42">
        <w:trPr>
          <w:trHeight w:val="1320"/>
        </w:trPr>
        <w:tc>
          <w:tcPr>
            <w:tcW w:w="9468" w:type="dxa"/>
            <w:shd w:val="clear" w:color="auto" w:fill="CCFFCC"/>
          </w:tcPr>
          <w:p w:rsidR="000F4D83" w:rsidRPr="00FB1F08" w:rsidRDefault="000F4D83" w:rsidP="00635B42">
            <w:pPr>
              <w:jc w:val="center"/>
              <w:rPr>
                <w:b/>
                <w:bCs/>
                <w:sz w:val="28"/>
                <w:szCs w:val="28"/>
                <w:lang w:val="fr-FR"/>
              </w:rPr>
            </w:pPr>
            <w:bookmarkStart w:id="0" w:name="_GoBack"/>
            <w:bookmarkEnd w:id="0"/>
            <w:r w:rsidRPr="000F4D83">
              <w:rPr>
                <w:b/>
                <w:bCs/>
                <w:sz w:val="28"/>
                <w:szCs w:val="28"/>
              </w:rPr>
              <w:t>Technical</w:t>
            </w:r>
            <w:r w:rsidRPr="00FB1F08">
              <w:rPr>
                <w:b/>
                <w:bCs/>
                <w:sz w:val="28"/>
                <w:szCs w:val="28"/>
                <w:lang w:val="fr-FR"/>
              </w:rPr>
              <w:t xml:space="preserve"> </w:t>
            </w:r>
            <w:r w:rsidRPr="000F4D83">
              <w:rPr>
                <w:b/>
                <w:bCs/>
                <w:sz w:val="28"/>
                <w:szCs w:val="28"/>
                <w:lang w:val="en-ZA"/>
              </w:rPr>
              <w:t>Specification</w:t>
            </w:r>
            <w:r w:rsidRPr="00FB1F08">
              <w:rPr>
                <w:b/>
                <w:bCs/>
                <w:sz w:val="28"/>
                <w:szCs w:val="28"/>
                <w:lang w:val="fr-FR"/>
              </w:rPr>
              <w:t xml:space="preserve">  - </w:t>
            </w:r>
            <w:r>
              <w:rPr>
                <w:b/>
                <w:bCs/>
                <w:sz w:val="28"/>
                <w:szCs w:val="28"/>
                <w:lang w:val="fr-FR"/>
              </w:rPr>
              <w:t xml:space="preserve">EMMA </w:t>
            </w:r>
            <w:r w:rsidRPr="000F4D83">
              <w:rPr>
                <w:b/>
                <w:bCs/>
                <w:sz w:val="28"/>
                <w:szCs w:val="28"/>
              </w:rPr>
              <w:t>Enhancement</w:t>
            </w:r>
            <w:r>
              <w:rPr>
                <w:b/>
                <w:bCs/>
                <w:sz w:val="28"/>
                <w:szCs w:val="28"/>
                <w:lang w:val="fr-FR"/>
              </w:rPr>
              <w:t xml:space="preserve"> </w:t>
            </w:r>
          </w:p>
          <w:p w:rsidR="000F4D83" w:rsidRPr="00FB1F08" w:rsidRDefault="000F4D83" w:rsidP="00635B42">
            <w:pPr>
              <w:jc w:val="center"/>
              <w:rPr>
                <w:b/>
                <w:bCs/>
                <w:sz w:val="28"/>
                <w:szCs w:val="28"/>
                <w:lang w:val="fr-FR"/>
              </w:rPr>
            </w:pPr>
          </w:p>
          <w:p w:rsidR="00D46483" w:rsidRDefault="00D46483" w:rsidP="00635B42">
            <w:pPr>
              <w:jc w:val="center"/>
              <w:rPr>
                <w:b/>
                <w:bCs/>
                <w:sz w:val="28"/>
                <w:szCs w:val="28"/>
                <w:lang w:val="fr-FR"/>
              </w:rPr>
            </w:pPr>
            <w:r>
              <w:rPr>
                <w:b/>
                <w:bCs/>
                <w:sz w:val="28"/>
                <w:szCs w:val="28"/>
                <w:lang w:val="fr-FR"/>
              </w:rPr>
              <w:t xml:space="preserve">IDOC and MR document intégration in EMMA </w:t>
            </w:r>
          </w:p>
          <w:p w:rsidR="00D46483" w:rsidRDefault="00D46483" w:rsidP="00635B42">
            <w:pPr>
              <w:jc w:val="center"/>
              <w:rPr>
                <w:b/>
                <w:bCs/>
                <w:sz w:val="28"/>
                <w:szCs w:val="28"/>
                <w:lang w:val="fr-FR"/>
              </w:rPr>
            </w:pPr>
            <w:r>
              <w:rPr>
                <w:b/>
                <w:bCs/>
                <w:sz w:val="28"/>
                <w:szCs w:val="28"/>
                <w:lang w:val="fr-FR"/>
              </w:rPr>
              <w:t xml:space="preserve">&amp; </w:t>
            </w:r>
          </w:p>
          <w:p w:rsidR="000F4D83" w:rsidRPr="00FB1F08" w:rsidRDefault="00D46483" w:rsidP="00635B42">
            <w:pPr>
              <w:jc w:val="center"/>
              <w:rPr>
                <w:b/>
                <w:bCs/>
                <w:sz w:val="28"/>
                <w:szCs w:val="28"/>
                <w:lang w:val="fr-FR"/>
              </w:rPr>
            </w:pPr>
            <w:r w:rsidRPr="00D46483">
              <w:rPr>
                <w:b/>
                <w:bCs/>
                <w:sz w:val="28"/>
                <w:szCs w:val="28"/>
              </w:rPr>
              <w:t>automatic</w:t>
            </w:r>
            <w:r>
              <w:rPr>
                <w:b/>
                <w:bCs/>
                <w:sz w:val="28"/>
                <w:szCs w:val="28"/>
                <w:lang w:val="fr-FR"/>
              </w:rPr>
              <w:t xml:space="preserve"> </w:t>
            </w:r>
            <w:r w:rsidRPr="00D46483">
              <w:rPr>
                <w:b/>
                <w:bCs/>
                <w:sz w:val="28"/>
                <w:szCs w:val="28"/>
              </w:rPr>
              <w:t>resolution</w:t>
            </w:r>
            <w:r w:rsidR="00EF2033">
              <w:rPr>
                <w:b/>
                <w:bCs/>
                <w:sz w:val="28"/>
                <w:szCs w:val="28"/>
              </w:rPr>
              <w:t xml:space="preserve"> to the exceptions</w:t>
            </w:r>
          </w:p>
          <w:p w:rsidR="000F4D83" w:rsidRPr="00FB1F08" w:rsidRDefault="000F4D83" w:rsidP="00635B42">
            <w:pPr>
              <w:jc w:val="center"/>
              <w:rPr>
                <w:b/>
                <w:bCs/>
                <w:sz w:val="18"/>
                <w:szCs w:val="18"/>
              </w:rPr>
            </w:pPr>
          </w:p>
        </w:tc>
      </w:tr>
    </w:tbl>
    <w:p w:rsidR="000F4D83" w:rsidRDefault="000F4D83" w:rsidP="000F4D83">
      <w:pPr>
        <w:pStyle w:val="Heading3"/>
        <w:tabs>
          <w:tab w:val="clear" w:pos="1620"/>
        </w:tabs>
        <w:rPr>
          <w:rFonts w:cs="Arial"/>
          <w:b w:val="0"/>
          <w:sz w:val="22"/>
          <w:szCs w:val="22"/>
        </w:rPr>
      </w:pPr>
    </w:p>
    <w:p w:rsidR="000F4D83" w:rsidRPr="00065ECA" w:rsidRDefault="000F4D83" w:rsidP="000F4D83"/>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000" w:firstRow="0" w:lastRow="0" w:firstColumn="0" w:lastColumn="0" w:noHBand="0" w:noVBand="0"/>
      </w:tblPr>
      <w:tblGrid>
        <w:gridCol w:w="2815"/>
        <w:gridCol w:w="6761"/>
      </w:tblGrid>
      <w:tr w:rsidR="000F4D83" w:rsidTr="00635B42">
        <w:trPr>
          <w:trHeight w:val="364"/>
        </w:trPr>
        <w:tc>
          <w:tcPr>
            <w:tcW w:w="2815" w:type="dxa"/>
            <w:shd w:val="clear" w:color="auto" w:fill="C0C0C0"/>
          </w:tcPr>
          <w:p w:rsidR="000F4D83" w:rsidRPr="009E0E34" w:rsidRDefault="000F4D83" w:rsidP="00635B42">
            <w:pPr>
              <w:tabs>
                <w:tab w:val="left" w:pos="1620"/>
              </w:tabs>
              <w:rPr>
                <w:b/>
              </w:rPr>
            </w:pPr>
            <w:r>
              <w:rPr>
                <w:b/>
              </w:rPr>
              <w:t>Functional Team:</w:t>
            </w:r>
          </w:p>
        </w:tc>
        <w:tc>
          <w:tcPr>
            <w:tcW w:w="6761" w:type="dxa"/>
          </w:tcPr>
          <w:p w:rsidR="000F4D83" w:rsidRPr="009E0E34" w:rsidRDefault="000F4D83" w:rsidP="000F4D83">
            <w:r>
              <w:t>CCS Back Office</w:t>
            </w:r>
          </w:p>
        </w:tc>
      </w:tr>
      <w:tr w:rsidR="000F4D83" w:rsidTr="00635B42">
        <w:trPr>
          <w:trHeight w:val="364"/>
        </w:trPr>
        <w:tc>
          <w:tcPr>
            <w:tcW w:w="2815" w:type="dxa"/>
            <w:shd w:val="clear" w:color="auto" w:fill="C0C0C0"/>
          </w:tcPr>
          <w:p w:rsidR="000F4D83" w:rsidRDefault="000F4D83" w:rsidP="00635B42">
            <w:pPr>
              <w:tabs>
                <w:tab w:val="left" w:pos="1620"/>
              </w:tabs>
              <w:rPr>
                <w:b/>
              </w:rPr>
            </w:pPr>
            <w:r>
              <w:rPr>
                <w:b/>
              </w:rPr>
              <w:t>Document Writer(s):</w:t>
            </w:r>
          </w:p>
        </w:tc>
        <w:tc>
          <w:tcPr>
            <w:tcW w:w="6761" w:type="dxa"/>
          </w:tcPr>
          <w:p w:rsidR="000F4D83" w:rsidRPr="009E0E34" w:rsidRDefault="000F4D83" w:rsidP="00635B42">
            <w:r>
              <w:t>Hasnain Jaffery</w:t>
            </w:r>
          </w:p>
        </w:tc>
      </w:tr>
      <w:tr w:rsidR="000F4D83" w:rsidTr="00635B42">
        <w:trPr>
          <w:trHeight w:val="364"/>
        </w:trPr>
        <w:tc>
          <w:tcPr>
            <w:tcW w:w="2815" w:type="dxa"/>
            <w:shd w:val="clear" w:color="auto" w:fill="C0C0C0"/>
          </w:tcPr>
          <w:p w:rsidR="000F4D83" w:rsidRDefault="000F4D83" w:rsidP="00635B42">
            <w:pPr>
              <w:tabs>
                <w:tab w:val="left" w:pos="1620"/>
              </w:tabs>
              <w:rPr>
                <w:b/>
              </w:rPr>
            </w:pPr>
            <w:r>
              <w:rPr>
                <w:b/>
              </w:rPr>
              <w:t>Legacy Programmer:</w:t>
            </w:r>
          </w:p>
        </w:tc>
        <w:tc>
          <w:tcPr>
            <w:tcW w:w="6761" w:type="dxa"/>
          </w:tcPr>
          <w:p w:rsidR="000F4D83" w:rsidRPr="009E0E34" w:rsidRDefault="000F4D83" w:rsidP="00635B42"/>
        </w:tc>
      </w:tr>
      <w:tr w:rsidR="000F4D83" w:rsidTr="00635B42">
        <w:trPr>
          <w:trHeight w:val="364"/>
        </w:trPr>
        <w:tc>
          <w:tcPr>
            <w:tcW w:w="2815" w:type="dxa"/>
            <w:shd w:val="clear" w:color="auto" w:fill="C0C0C0"/>
          </w:tcPr>
          <w:p w:rsidR="000F4D83" w:rsidRDefault="000F4D83" w:rsidP="00635B42">
            <w:pPr>
              <w:tabs>
                <w:tab w:val="left" w:pos="1620"/>
              </w:tabs>
              <w:rPr>
                <w:b/>
              </w:rPr>
            </w:pPr>
            <w:r>
              <w:rPr>
                <w:b/>
              </w:rPr>
              <w:t>SAP Programmer:</w:t>
            </w:r>
          </w:p>
        </w:tc>
        <w:tc>
          <w:tcPr>
            <w:tcW w:w="6761" w:type="dxa"/>
          </w:tcPr>
          <w:p w:rsidR="000F4D83" w:rsidRPr="009E0E34" w:rsidRDefault="000F4D83" w:rsidP="00635B42">
            <w:r>
              <w:t>Hasnain Jaffery</w:t>
            </w:r>
          </w:p>
        </w:tc>
      </w:tr>
      <w:tr w:rsidR="000F4D83" w:rsidTr="00635B42">
        <w:tc>
          <w:tcPr>
            <w:tcW w:w="2815" w:type="dxa"/>
            <w:shd w:val="clear" w:color="auto" w:fill="C0C0C0"/>
          </w:tcPr>
          <w:p w:rsidR="000F4D83" w:rsidRPr="0064596D" w:rsidRDefault="000F4D83" w:rsidP="00635B42">
            <w:pPr>
              <w:tabs>
                <w:tab w:val="left" w:pos="1620"/>
              </w:tabs>
              <w:rPr>
                <w:b/>
              </w:rPr>
            </w:pPr>
            <w:r>
              <w:rPr>
                <w:b/>
              </w:rPr>
              <w:t>Interface ID:</w:t>
            </w:r>
          </w:p>
        </w:tc>
        <w:tc>
          <w:tcPr>
            <w:tcW w:w="6761" w:type="dxa"/>
          </w:tcPr>
          <w:p w:rsidR="000F4D83" w:rsidRPr="009E0E34" w:rsidRDefault="000F4D83" w:rsidP="00635B42">
            <w:r>
              <w:t xml:space="preserve"> </w:t>
            </w:r>
          </w:p>
        </w:tc>
      </w:tr>
      <w:tr w:rsidR="000F4D83" w:rsidTr="00635B42">
        <w:tc>
          <w:tcPr>
            <w:tcW w:w="2815" w:type="dxa"/>
            <w:shd w:val="clear" w:color="auto" w:fill="C0C0C0"/>
          </w:tcPr>
          <w:p w:rsidR="000F4D83" w:rsidRDefault="000F4D83" w:rsidP="00635B42">
            <w:pPr>
              <w:tabs>
                <w:tab w:val="left" w:pos="1620"/>
              </w:tabs>
              <w:rPr>
                <w:b/>
              </w:rPr>
            </w:pPr>
            <w:r>
              <w:rPr>
                <w:b/>
              </w:rPr>
              <w:t>Message Class:</w:t>
            </w:r>
          </w:p>
        </w:tc>
        <w:tc>
          <w:tcPr>
            <w:tcW w:w="6761" w:type="dxa"/>
          </w:tcPr>
          <w:p w:rsidR="000F4D83" w:rsidRPr="009E0E34" w:rsidRDefault="000F4D83" w:rsidP="00635B42"/>
        </w:tc>
      </w:tr>
    </w:tbl>
    <w:p w:rsidR="000F4D83" w:rsidRDefault="000F4D83" w:rsidP="000F4D83">
      <w:pPr>
        <w:rPr>
          <w:sz w:val="18"/>
          <w:szCs w:val="18"/>
        </w:rPr>
      </w:pPr>
    </w:p>
    <w:p w:rsidR="000F4D83" w:rsidRDefault="000F4D83" w:rsidP="000F4D83">
      <w:pPr>
        <w:rPr>
          <w:sz w:val="18"/>
          <w:szCs w:val="18"/>
        </w:rPr>
      </w:pPr>
    </w:p>
    <w:tbl>
      <w:tblPr>
        <w:tblpPr w:leftFromText="180" w:rightFromText="180" w:vertAnchor="text" w:horzAnchor="margin"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2340"/>
        <w:gridCol w:w="2720"/>
        <w:gridCol w:w="2428"/>
      </w:tblGrid>
      <w:tr w:rsidR="000F4D83" w:rsidRPr="00FB1F08" w:rsidTr="00635B42">
        <w:tc>
          <w:tcPr>
            <w:tcW w:w="2088" w:type="dxa"/>
            <w:shd w:val="clear" w:color="auto" w:fill="C0C0C0"/>
          </w:tcPr>
          <w:p w:rsidR="000F4D83" w:rsidRPr="00FB1F08" w:rsidRDefault="000F4D83" w:rsidP="00635B42">
            <w:pPr>
              <w:rPr>
                <w:b/>
              </w:rPr>
            </w:pPr>
            <w:r w:rsidRPr="00FB1F08">
              <w:rPr>
                <w:b/>
              </w:rPr>
              <w:t>Version</w:t>
            </w:r>
          </w:p>
        </w:tc>
        <w:tc>
          <w:tcPr>
            <w:tcW w:w="2340" w:type="dxa"/>
            <w:shd w:val="clear" w:color="auto" w:fill="C0C0C0"/>
          </w:tcPr>
          <w:p w:rsidR="000F4D83" w:rsidRPr="00FB1F08" w:rsidRDefault="000F4D83" w:rsidP="00635B42">
            <w:pPr>
              <w:rPr>
                <w:b/>
              </w:rPr>
            </w:pPr>
            <w:r w:rsidRPr="00FB1F08">
              <w:rPr>
                <w:b/>
              </w:rPr>
              <w:t>Change</w:t>
            </w:r>
          </w:p>
        </w:tc>
        <w:tc>
          <w:tcPr>
            <w:tcW w:w="2720" w:type="dxa"/>
            <w:shd w:val="clear" w:color="auto" w:fill="C0C0C0"/>
          </w:tcPr>
          <w:p w:rsidR="000F4D83" w:rsidRPr="00FB1F08" w:rsidRDefault="000F4D83" w:rsidP="00635B42">
            <w:pPr>
              <w:rPr>
                <w:b/>
              </w:rPr>
            </w:pPr>
            <w:r w:rsidRPr="00FB1F08">
              <w:rPr>
                <w:b/>
              </w:rPr>
              <w:t>Date</w:t>
            </w:r>
          </w:p>
        </w:tc>
        <w:tc>
          <w:tcPr>
            <w:tcW w:w="2428" w:type="dxa"/>
            <w:shd w:val="clear" w:color="auto" w:fill="C0C0C0"/>
          </w:tcPr>
          <w:p w:rsidR="000F4D83" w:rsidRPr="00FB1F08" w:rsidRDefault="000F4D83" w:rsidP="00635B42">
            <w:pPr>
              <w:rPr>
                <w:b/>
              </w:rPr>
            </w:pPr>
            <w:r w:rsidRPr="00FB1F08">
              <w:rPr>
                <w:b/>
              </w:rPr>
              <w:t>Changed by</w:t>
            </w:r>
          </w:p>
        </w:tc>
      </w:tr>
      <w:tr w:rsidR="000F4D83" w:rsidRPr="00FB1F08" w:rsidTr="00635B42">
        <w:tc>
          <w:tcPr>
            <w:tcW w:w="2088" w:type="dxa"/>
          </w:tcPr>
          <w:p w:rsidR="000F4D83" w:rsidRPr="00FB1F08" w:rsidRDefault="000F4D83" w:rsidP="00635B42">
            <w:pPr>
              <w:rPr>
                <w:i/>
              </w:rPr>
            </w:pPr>
            <w:r>
              <w:rPr>
                <w:i/>
              </w:rPr>
              <w:t>1</w:t>
            </w:r>
            <w:r w:rsidRPr="00FB1F08">
              <w:rPr>
                <w:i/>
              </w:rPr>
              <w:t>.0</w:t>
            </w:r>
          </w:p>
        </w:tc>
        <w:tc>
          <w:tcPr>
            <w:tcW w:w="2340" w:type="dxa"/>
          </w:tcPr>
          <w:p w:rsidR="000F4D83" w:rsidRPr="00FB1F08" w:rsidRDefault="000F4D83" w:rsidP="00635B42">
            <w:pPr>
              <w:rPr>
                <w:i/>
              </w:rPr>
            </w:pPr>
            <w:r>
              <w:rPr>
                <w:i/>
              </w:rPr>
              <w:t>Initial Revision</w:t>
            </w:r>
          </w:p>
        </w:tc>
        <w:tc>
          <w:tcPr>
            <w:tcW w:w="2720" w:type="dxa"/>
          </w:tcPr>
          <w:p w:rsidR="000F4D83" w:rsidRPr="00FB1F08" w:rsidRDefault="000F4D83" w:rsidP="00635B42">
            <w:pPr>
              <w:rPr>
                <w:i/>
              </w:rPr>
            </w:pPr>
            <w:r>
              <w:rPr>
                <w:i/>
              </w:rPr>
              <w:t xml:space="preserve"> </w:t>
            </w:r>
          </w:p>
        </w:tc>
        <w:tc>
          <w:tcPr>
            <w:tcW w:w="2428" w:type="dxa"/>
          </w:tcPr>
          <w:p w:rsidR="000F4D83" w:rsidRDefault="000F4D83" w:rsidP="00635B42">
            <w:r>
              <w:t xml:space="preserve"> </w:t>
            </w:r>
          </w:p>
        </w:tc>
      </w:tr>
      <w:tr w:rsidR="000F4D83" w:rsidRPr="00FB1F08" w:rsidTr="00635B42">
        <w:tc>
          <w:tcPr>
            <w:tcW w:w="2088" w:type="dxa"/>
          </w:tcPr>
          <w:p w:rsidR="000F4D83" w:rsidRPr="00FB1F08" w:rsidRDefault="000F4D83" w:rsidP="00635B42">
            <w:pPr>
              <w:rPr>
                <w:i/>
              </w:rPr>
            </w:pPr>
          </w:p>
        </w:tc>
        <w:tc>
          <w:tcPr>
            <w:tcW w:w="2340" w:type="dxa"/>
          </w:tcPr>
          <w:p w:rsidR="000F4D83" w:rsidRPr="00FB1F08" w:rsidRDefault="000F4D83" w:rsidP="00635B42">
            <w:pPr>
              <w:rPr>
                <w:i/>
              </w:rPr>
            </w:pPr>
          </w:p>
        </w:tc>
        <w:tc>
          <w:tcPr>
            <w:tcW w:w="2720" w:type="dxa"/>
          </w:tcPr>
          <w:p w:rsidR="000F4D83" w:rsidRPr="00FB1F08" w:rsidRDefault="000F4D83" w:rsidP="00635B42">
            <w:pPr>
              <w:rPr>
                <w:i/>
              </w:rPr>
            </w:pPr>
          </w:p>
        </w:tc>
        <w:tc>
          <w:tcPr>
            <w:tcW w:w="2428" w:type="dxa"/>
          </w:tcPr>
          <w:p w:rsidR="000F4D83" w:rsidRPr="009E0E34" w:rsidRDefault="000F4D83" w:rsidP="00635B42"/>
        </w:tc>
      </w:tr>
      <w:tr w:rsidR="000F4D83" w:rsidRPr="00FB1F08" w:rsidTr="00635B42">
        <w:tc>
          <w:tcPr>
            <w:tcW w:w="2088" w:type="dxa"/>
          </w:tcPr>
          <w:p w:rsidR="000F4D83" w:rsidRPr="00FB1F08" w:rsidRDefault="000F4D83" w:rsidP="00635B42">
            <w:pPr>
              <w:rPr>
                <w:i/>
              </w:rPr>
            </w:pPr>
          </w:p>
        </w:tc>
        <w:tc>
          <w:tcPr>
            <w:tcW w:w="2340" w:type="dxa"/>
          </w:tcPr>
          <w:p w:rsidR="000F4D83" w:rsidRPr="00FB1F08" w:rsidRDefault="000F4D83" w:rsidP="00635B42">
            <w:pPr>
              <w:rPr>
                <w:i/>
              </w:rPr>
            </w:pPr>
          </w:p>
        </w:tc>
        <w:tc>
          <w:tcPr>
            <w:tcW w:w="2720" w:type="dxa"/>
          </w:tcPr>
          <w:p w:rsidR="000F4D83" w:rsidRPr="00FB1F08" w:rsidRDefault="000F4D83" w:rsidP="00635B42">
            <w:pPr>
              <w:rPr>
                <w:i/>
              </w:rPr>
            </w:pPr>
          </w:p>
        </w:tc>
        <w:tc>
          <w:tcPr>
            <w:tcW w:w="2428" w:type="dxa"/>
          </w:tcPr>
          <w:p w:rsidR="000F4D83" w:rsidRPr="009E0E34" w:rsidRDefault="000F4D83" w:rsidP="00635B42"/>
        </w:tc>
      </w:tr>
    </w:tbl>
    <w:p w:rsidR="000F4D83" w:rsidRDefault="000F4D83" w:rsidP="000F4D83">
      <w:pPr>
        <w:rPr>
          <w:b/>
          <w:sz w:val="18"/>
          <w:szCs w:val="18"/>
        </w:rPr>
      </w:pPr>
    </w:p>
    <w:p w:rsidR="000F4D83" w:rsidRPr="00774187" w:rsidRDefault="000F4D83" w:rsidP="000F4D83">
      <w:pPr>
        <w:rPr>
          <w:b/>
          <w:color w:val="FF0000"/>
          <w:sz w:val="18"/>
          <w:szCs w:val="18"/>
        </w:rPr>
      </w:pPr>
    </w:p>
    <w:p w:rsidR="000F4D83" w:rsidRDefault="000F4D83" w:rsidP="000F4D83">
      <w:pPr>
        <w:rPr>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1620"/>
        <w:gridCol w:w="2720"/>
        <w:gridCol w:w="2428"/>
      </w:tblGrid>
      <w:tr w:rsidR="000F4D83" w:rsidRPr="00FB1F08" w:rsidTr="00635B42">
        <w:tc>
          <w:tcPr>
            <w:tcW w:w="2808" w:type="dxa"/>
            <w:shd w:val="clear" w:color="auto" w:fill="C0C0C0"/>
          </w:tcPr>
          <w:p w:rsidR="000F4D83" w:rsidRPr="00FB1F08" w:rsidRDefault="000F4D83" w:rsidP="00635B42">
            <w:pPr>
              <w:rPr>
                <w:b/>
              </w:rPr>
            </w:pPr>
            <w:r w:rsidRPr="00FB1F08">
              <w:rPr>
                <w:b/>
              </w:rPr>
              <w:t>Reviewer Title</w:t>
            </w:r>
          </w:p>
        </w:tc>
        <w:tc>
          <w:tcPr>
            <w:tcW w:w="1620" w:type="dxa"/>
            <w:shd w:val="clear" w:color="auto" w:fill="C0C0C0"/>
          </w:tcPr>
          <w:p w:rsidR="000F4D83" w:rsidRPr="00FB1F08" w:rsidRDefault="000F4D83" w:rsidP="00635B42">
            <w:pPr>
              <w:rPr>
                <w:b/>
              </w:rPr>
            </w:pPr>
            <w:r w:rsidRPr="00FB1F08">
              <w:rPr>
                <w:b/>
              </w:rPr>
              <w:t>Role</w:t>
            </w:r>
          </w:p>
        </w:tc>
        <w:tc>
          <w:tcPr>
            <w:tcW w:w="2720" w:type="dxa"/>
            <w:shd w:val="clear" w:color="auto" w:fill="C0C0C0"/>
          </w:tcPr>
          <w:p w:rsidR="000F4D83" w:rsidRPr="00FB1F08" w:rsidRDefault="000F4D83" w:rsidP="00635B42">
            <w:pPr>
              <w:rPr>
                <w:b/>
              </w:rPr>
            </w:pPr>
            <w:r w:rsidRPr="00FB1F08">
              <w:rPr>
                <w:b/>
              </w:rPr>
              <w:t>Name</w:t>
            </w:r>
          </w:p>
        </w:tc>
        <w:tc>
          <w:tcPr>
            <w:tcW w:w="2428" w:type="dxa"/>
            <w:shd w:val="clear" w:color="auto" w:fill="C0C0C0"/>
          </w:tcPr>
          <w:p w:rsidR="000F4D83" w:rsidRPr="00FB1F08" w:rsidRDefault="000F4D83" w:rsidP="00635B42">
            <w:pPr>
              <w:rPr>
                <w:b/>
              </w:rPr>
            </w:pPr>
            <w:r w:rsidRPr="00FB1F08">
              <w:rPr>
                <w:b/>
              </w:rPr>
              <w:t>Date Reviewed</w:t>
            </w:r>
          </w:p>
        </w:tc>
      </w:tr>
      <w:tr w:rsidR="000F4D83" w:rsidRPr="00FB1F08" w:rsidTr="00635B42">
        <w:tc>
          <w:tcPr>
            <w:tcW w:w="2808" w:type="dxa"/>
          </w:tcPr>
          <w:p w:rsidR="000F4D83" w:rsidRPr="00FB1F08" w:rsidRDefault="000F4D83" w:rsidP="00635B42">
            <w:pPr>
              <w:rPr>
                <w:i/>
              </w:rPr>
            </w:pPr>
            <w:r w:rsidRPr="00FB1F08">
              <w:rPr>
                <w:i/>
              </w:rPr>
              <w:t>Process Team Lead</w:t>
            </w:r>
          </w:p>
        </w:tc>
        <w:tc>
          <w:tcPr>
            <w:tcW w:w="1620" w:type="dxa"/>
          </w:tcPr>
          <w:p w:rsidR="000F4D83" w:rsidRPr="00FB1F08" w:rsidRDefault="000F4D83" w:rsidP="00635B42">
            <w:pPr>
              <w:rPr>
                <w:i/>
              </w:rPr>
            </w:pPr>
            <w:r w:rsidRPr="00FB1F08">
              <w:rPr>
                <w:i/>
              </w:rPr>
              <w:t>Review *</w:t>
            </w:r>
          </w:p>
        </w:tc>
        <w:tc>
          <w:tcPr>
            <w:tcW w:w="2720" w:type="dxa"/>
          </w:tcPr>
          <w:p w:rsidR="000F4D83" w:rsidRPr="00FB1F08" w:rsidRDefault="00D46483" w:rsidP="00D46483">
            <w:pPr>
              <w:rPr>
                <w:i/>
              </w:rPr>
            </w:pPr>
            <w:r>
              <w:rPr>
                <w:i/>
              </w:rPr>
              <w:t xml:space="preserve">Joseph Guscinski </w:t>
            </w:r>
          </w:p>
        </w:tc>
        <w:tc>
          <w:tcPr>
            <w:tcW w:w="2428" w:type="dxa"/>
          </w:tcPr>
          <w:p w:rsidR="000F4D83" w:rsidRPr="009E0E34" w:rsidRDefault="000F4D83" w:rsidP="00635B42"/>
        </w:tc>
      </w:tr>
      <w:tr w:rsidR="000F4D83" w:rsidRPr="00FB1F08" w:rsidTr="00635B42">
        <w:tc>
          <w:tcPr>
            <w:tcW w:w="2808" w:type="dxa"/>
          </w:tcPr>
          <w:p w:rsidR="000F4D83" w:rsidRPr="00FB1F08" w:rsidRDefault="000F4D83" w:rsidP="00635B42">
            <w:pPr>
              <w:rPr>
                <w:i/>
              </w:rPr>
            </w:pPr>
            <w:r w:rsidRPr="00FB1F08">
              <w:rPr>
                <w:i/>
              </w:rPr>
              <w:t>Process Team Lead – DC</w:t>
            </w:r>
          </w:p>
        </w:tc>
        <w:tc>
          <w:tcPr>
            <w:tcW w:w="1620" w:type="dxa"/>
          </w:tcPr>
          <w:p w:rsidR="000F4D83" w:rsidRPr="00FB1F08" w:rsidRDefault="000F4D83" w:rsidP="00635B42">
            <w:pPr>
              <w:rPr>
                <w:i/>
              </w:rPr>
            </w:pPr>
            <w:r w:rsidRPr="00FB1F08">
              <w:rPr>
                <w:i/>
              </w:rPr>
              <w:t>Review *</w:t>
            </w:r>
          </w:p>
        </w:tc>
        <w:tc>
          <w:tcPr>
            <w:tcW w:w="2720" w:type="dxa"/>
          </w:tcPr>
          <w:p w:rsidR="000F4D83" w:rsidRPr="00FB1F08" w:rsidRDefault="00D46483" w:rsidP="00635B42">
            <w:pPr>
              <w:rPr>
                <w:i/>
              </w:rPr>
            </w:pPr>
            <w:r>
              <w:rPr>
                <w:i/>
              </w:rPr>
              <w:t>Jeff Yankley</w:t>
            </w:r>
          </w:p>
        </w:tc>
        <w:tc>
          <w:tcPr>
            <w:tcW w:w="2428" w:type="dxa"/>
          </w:tcPr>
          <w:p w:rsidR="000F4D83" w:rsidRPr="009E0E34" w:rsidRDefault="000F4D83" w:rsidP="00635B42"/>
        </w:tc>
      </w:tr>
      <w:tr w:rsidR="000F4D83" w:rsidRPr="00FB1F08" w:rsidTr="00635B42">
        <w:tc>
          <w:tcPr>
            <w:tcW w:w="2808" w:type="dxa"/>
          </w:tcPr>
          <w:p w:rsidR="000F4D83" w:rsidRPr="00FB1F08" w:rsidRDefault="000F4D83" w:rsidP="00635B42">
            <w:pPr>
              <w:rPr>
                <w:i/>
              </w:rPr>
            </w:pPr>
            <w:r w:rsidRPr="00FB1F08">
              <w:rPr>
                <w:i/>
              </w:rPr>
              <w:t>Functional Spec Author</w:t>
            </w:r>
          </w:p>
        </w:tc>
        <w:tc>
          <w:tcPr>
            <w:tcW w:w="1620" w:type="dxa"/>
          </w:tcPr>
          <w:p w:rsidR="000F4D83" w:rsidRPr="00FB1F08" w:rsidRDefault="000F4D83" w:rsidP="00635B42">
            <w:pPr>
              <w:rPr>
                <w:i/>
              </w:rPr>
            </w:pPr>
            <w:r w:rsidRPr="00FB1F08">
              <w:rPr>
                <w:i/>
              </w:rPr>
              <w:t>Review*</w:t>
            </w:r>
          </w:p>
        </w:tc>
        <w:tc>
          <w:tcPr>
            <w:tcW w:w="2720" w:type="dxa"/>
          </w:tcPr>
          <w:p w:rsidR="000F4D83" w:rsidRPr="00FB1F08" w:rsidRDefault="000F4D83" w:rsidP="00635B42">
            <w:pPr>
              <w:rPr>
                <w:i/>
              </w:rPr>
            </w:pPr>
            <w:r>
              <w:rPr>
                <w:i/>
              </w:rPr>
              <w:t>Manuel Beltrandelrio</w:t>
            </w:r>
          </w:p>
        </w:tc>
        <w:tc>
          <w:tcPr>
            <w:tcW w:w="2428" w:type="dxa"/>
          </w:tcPr>
          <w:p w:rsidR="000F4D83" w:rsidRPr="009E0E34" w:rsidRDefault="000F4D83" w:rsidP="00635B42"/>
        </w:tc>
      </w:tr>
      <w:tr w:rsidR="000F4D83" w:rsidRPr="00FB1F08" w:rsidTr="00635B42">
        <w:tc>
          <w:tcPr>
            <w:tcW w:w="2808" w:type="dxa"/>
          </w:tcPr>
          <w:p w:rsidR="000F4D83" w:rsidRPr="00FB1F08" w:rsidRDefault="000F4D83" w:rsidP="00635B42">
            <w:pPr>
              <w:rPr>
                <w:i/>
              </w:rPr>
            </w:pPr>
            <w:r w:rsidRPr="00FB1F08">
              <w:rPr>
                <w:i/>
              </w:rPr>
              <w:t>Development Lead</w:t>
            </w:r>
          </w:p>
        </w:tc>
        <w:tc>
          <w:tcPr>
            <w:tcW w:w="1620" w:type="dxa"/>
          </w:tcPr>
          <w:p w:rsidR="000F4D83" w:rsidRPr="00FB1F08" w:rsidRDefault="000F4D83" w:rsidP="00635B42">
            <w:pPr>
              <w:rPr>
                <w:i/>
              </w:rPr>
            </w:pPr>
            <w:r w:rsidRPr="00FB1F08">
              <w:rPr>
                <w:b/>
                <w:bCs/>
                <w:i/>
              </w:rPr>
              <w:t>Approve</w:t>
            </w:r>
          </w:p>
        </w:tc>
        <w:tc>
          <w:tcPr>
            <w:tcW w:w="2720" w:type="dxa"/>
          </w:tcPr>
          <w:p w:rsidR="000F4D83" w:rsidRPr="00FB1F08" w:rsidRDefault="000F4D83" w:rsidP="00635B42">
            <w:pPr>
              <w:rPr>
                <w:i/>
              </w:rPr>
            </w:pPr>
            <w:r>
              <w:rPr>
                <w:i/>
              </w:rPr>
              <w:t xml:space="preserve">Hasnain Jaffery </w:t>
            </w:r>
          </w:p>
        </w:tc>
        <w:tc>
          <w:tcPr>
            <w:tcW w:w="2428" w:type="dxa"/>
          </w:tcPr>
          <w:p w:rsidR="000F4D83" w:rsidRPr="009E0E34" w:rsidRDefault="000F4D83" w:rsidP="00635B42"/>
        </w:tc>
      </w:tr>
      <w:tr w:rsidR="000F4D83" w:rsidRPr="00FB1F08" w:rsidTr="00635B42">
        <w:tc>
          <w:tcPr>
            <w:tcW w:w="2808" w:type="dxa"/>
          </w:tcPr>
          <w:p w:rsidR="000F4D83" w:rsidRPr="00FB1F08" w:rsidRDefault="000F4D83" w:rsidP="00635B42">
            <w:pPr>
              <w:rPr>
                <w:i/>
              </w:rPr>
            </w:pPr>
            <w:r w:rsidRPr="00FB1F08">
              <w:rPr>
                <w:i/>
              </w:rPr>
              <w:t>Development Lead - DC</w:t>
            </w:r>
          </w:p>
        </w:tc>
        <w:tc>
          <w:tcPr>
            <w:tcW w:w="1620" w:type="dxa"/>
          </w:tcPr>
          <w:p w:rsidR="000F4D83" w:rsidRPr="00FB1F08" w:rsidRDefault="000F4D83" w:rsidP="00635B42">
            <w:pPr>
              <w:rPr>
                <w:i/>
              </w:rPr>
            </w:pPr>
            <w:r w:rsidRPr="00FB1F08">
              <w:rPr>
                <w:b/>
                <w:bCs/>
                <w:i/>
              </w:rPr>
              <w:t>Approve</w:t>
            </w:r>
          </w:p>
        </w:tc>
        <w:tc>
          <w:tcPr>
            <w:tcW w:w="2720" w:type="dxa"/>
          </w:tcPr>
          <w:p w:rsidR="000F4D83" w:rsidRPr="00FB1F08" w:rsidRDefault="000F4D83" w:rsidP="00635B42">
            <w:pPr>
              <w:rPr>
                <w:i/>
              </w:rPr>
            </w:pPr>
          </w:p>
        </w:tc>
        <w:tc>
          <w:tcPr>
            <w:tcW w:w="2428" w:type="dxa"/>
          </w:tcPr>
          <w:p w:rsidR="000F4D83" w:rsidRPr="009E0E34" w:rsidRDefault="000F4D83" w:rsidP="00635B42"/>
        </w:tc>
      </w:tr>
    </w:tbl>
    <w:p w:rsidR="000F4D83" w:rsidRDefault="000F4D83" w:rsidP="000F4D83">
      <w:pPr>
        <w:rPr>
          <w:sz w:val="18"/>
          <w:szCs w:val="18"/>
        </w:rPr>
      </w:pPr>
    </w:p>
    <w:p w:rsidR="000F4D83" w:rsidRDefault="000F4D83" w:rsidP="000F4D83">
      <w:pPr>
        <w:rPr>
          <w:sz w:val="18"/>
          <w:szCs w:val="18"/>
        </w:rPr>
      </w:pPr>
    </w:p>
    <w:p w:rsidR="000F4D83" w:rsidRDefault="000F4D83" w:rsidP="000F4D83">
      <w:pPr>
        <w:rPr>
          <w:sz w:val="18"/>
          <w:szCs w:val="18"/>
        </w:rPr>
      </w:pPr>
    </w:p>
    <w:p w:rsidR="000F4D83" w:rsidRDefault="000F4D83" w:rsidP="000F4D83">
      <w:pPr>
        <w:rPr>
          <w:b/>
          <w:sz w:val="18"/>
          <w:szCs w:val="18"/>
        </w:rPr>
      </w:pPr>
      <w:r w:rsidRPr="009E0E34">
        <w:rPr>
          <w:i/>
        </w:rPr>
        <w:t>Review</w:t>
      </w:r>
      <w:r>
        <w:rPr>
          <w:i/>
        </w:rPr>
        <w:t xml:space="preserve"> * </w:t>
      </w:r>
      <w:r w:rsidRPr="00095ED1">
        <w:rPr>
          <w:i/>
        </w:rPr>
        <w:sym w:font="Wingdings" w:char="F0E0"/>
      </w:r>
      <w:r>
        <w:rPr>
          <w:i/>
        </w:rPr>
        <w:t xml:space="preserve"> A technical specification review meeting will be held where the specification will be either approved by those with (</w:t>
      </w:r>
      <w:r w:rsidRPr="009E0E34">
        <w:rPr>
          <w:i/>
        </w:rPr>
        <w:t>Review</w:t>
      </w:r>
      <w:r>
        <w:rPr>
          <w:i/>
        </w:rPr>
        <w:t xml:space="preserve"> *) status or else it will go through revisions as suggested in the meeting and approved later.</w:t>
      </w:r>
    </w:p>
    <w:p w:rsidR="000F4D83" w:rsidRDefault="000F4D83" w:rsidP="000F4D83">
      <w:pPr>
        <w:rPr>
          <w:sz w:val="18"/>
          <w:szCs w:val="18"/>
        </w:rPr>
      </w:pPr>
    </w:p>
    <w:p w:rsidR="000F4D83" w:rsidRPr="00065ECA" w:rsidRDefault="000F4D83" w:rsidP="000F4D83"/>
    <w:p w:rsidR="000F4D83" w:rsidRDefault="000F4D83" w:rsidP="000F4D83">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8"/>
      </w:tblGrid>
      <w:tr w:rsidR="000F4D83" w:rsidRPr="00065ECA" w:rsidTr="00635B42">
        <w:tc>
          <w:tcPr>
            <w:tcW w:w="9648"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lastRenderedPageBreak/>
              <w:t>1. Functional Summary of Integration</w:t>
            </w:r>
          </w:p>
        </w:tc>
      </w:tr>
      <w:tr w:rsidR="000F4D83" w:rsidRPr="00065ECA" w:rsidTr="00635B42">
        <w:tc>
          <w:tcPr>
            <w:tcW w:w="9648" w:type="dxa"/>
          </w:tcPr>
          <w:p w:rsidR="000F4D83" w:rsidRPr="00FB1F08" w:rsidRDefault="000F4D83" w:rsidP="00635B42">
            <w:pPr>
              <w:keepLines/>
              <w:rPr>
                <w:b/>
                <w:color w:val="000000"/>
              </w:rPr>
            </w:pPr>
          </w:p>
          <w:p w:rsidR="000F4D83" w:rsidRDefault="000F4D83" w:rsidP="000F4D83">
            <w:pPr>
              <w:keepLines/>
              <w:rPr>
                <w:color w:val="000000"/>
                <w:sz w:val="24"/>
              </w:rPr>
            </w:pPr>
            <w:r w:rsidRPr="000F4D83">
              <w:rPr>
                <w:color w:val="000000"/>
                <w:sz w:val="24"/>
              </w:rPr>
              <w:t xml:space="preserve">As part of System automation and </w:t>
            </w:r>
            <w:r>
              <w:rPr>
                <w:color w:val="000000"/>
                <w:sz w:val="24"/>
              </w:rPr>
              <w:t>analysis the following will be performed</w:t>
            </w:r>
          </w:p>
          <w:p w:rsidR="000F4D83" w:rsidRDefault="000F4D83" w:rsidP="000F4D83">
            <w:pPr>
              <w:pStyle w:val="ListParagraph"/>
              <w:keepLines/>
              <w:numPr>
                <w:ilvl w:val="0"/>
                <w:numId w:val="3"/>
              </w:numPr>
              <w:rPr>
                <w:color w:val="000000"/>
                <w:sz w:val="24"/>
              </w:rPr>
            </w:pPr>
            <w:r>
              <w:rPr>
                <w:color w:val="000000"/>
                <w:sz w:val="24"/>
              </w:rPr>
              <w:t>IDOC analysis summary report</w:t>
            </w:r>
          </w:p>
          <w:p w:rsidR="000F4D83" w:rsidRDefault="000F4D83" w:rsidP="000F4D83">
            <w:pPr>
              <w:pStyle w:val="ListParagraph"/>
              <w:keepLines/>
              <w:numPr>
                <w:ilvl w:val="0"/>
                <w:numId w:val="3"/>
              </w:numPr>
              <w:rPr>
                <w:color w:val="000000"/>
                <w:sz w:val="24"/>
              </w:rPr>
            </w:pPr>
            <w:r>
              <w:rPr>
                <w:color w:val="000000"/>
                <w:sz w:val="24"/>
              </w:rPr>
              <w:t>Automatic resolution to IDOC errors</w:t>
            </w:r>
          </w:p>
          <w:p w:rsidR="000F4D83" w:rsidRDefault="000F4D83" w:rsidP="000F4D83">
            <w:pPr>
              <w:pStyle w:val="ListParagraph"/>
              <w:keepLines/>
              <w:numPr>
                <w:ilvl w:val="0"/>
                <w:numId w:val="3"/>
              </w:numPr>
              <w:rPr>
                <w:color w:val="000000"/>
                <w:sz w:val="24"/>
              </w:rPr>
            </w:pPr>
            <w:r>
              <w:rPr>
                <w:color w:val="000000"/>
                <w:sz w:val="24"/>
              </w:rPr>
              <w:t xml:space="preserve">Automatic resolution to MR implausible documents </w:t>
            </w:r>
          </w:p>
          <w:p w:rsidR="000F4D83" w:rsidRPr="000F4D83" w:rsidRDefault="000F4D83" w:rsidP="000F4D83">
            <w:pPr>
              <w:pStyle w:val="ListParagraph"/>
              <w:keepLines/>
              <w:numPr>
                <w:ilvl w:val="0"/>
                <w:numId w:val="3"/>
              </w:numPr>
              <w:rPr>
                <w:color w:val="000000"/>
                <w:sz w:val="24"/>
              </w:rPr>
            </w:pPr>
            <w:r>
              <w:rPr>
                <w:color w:val="000000"/>
                <w:sz w:val="24"/>
              </w:rPr>
              <w:t>New case categories to identify the IDOC and MR errors</w:t>
            </w:r>
          </w:p>
          <w:p w:rsidR="000F4D83" w:rsidRPr="00FB1F08" w:rsidRDefault="000F4D83" w:rsidP="00635B42">
            <w:pPr>
              <w:keepLines/>
              <w:rPr>
                <w:b/>
                <w:color w:val="000000"/>
              </w:rPr>
            </w:pPr>
          </w:p>
          <w:p w:rsidR="000F4D83" w:rsidRPr="00065ECA" w:rsidRDefault="000F4D83" w:rsidP="00635B42"/>
        </w:tc>
      </w:tr>
    </w:tbl>
    <w:p w:rsidR="000F4D83" w:rsidRDefault="000F4D83" w:rsidP="000F4D83"/>
    <w:p w:rsidR="000F4D83" w:rsidRDefault="000F4D83" w:rsidP="000F4D83"/>
    <w:p w:rsidR="000F4D83" w:rsidRPr="00065ECA" w:rsidRDefault="000F4D83" w:rsidP="000F4D8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8"/>
      </w:tblGrid>
      <w:tr w:rsidR="000F4D83" w:rsidRPr="00065ECA" w:rsidTr="00635B42">
        <w:tc>
          <w:tcPr>
            <w:tcW w:w="9648"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1.1 Functional Specification Name</w:t>
            </w:r>
          </w:p>
        </w:tc>
      </w:tr>
      <w:tr w:rsidR="000F4D83" w:rsidRPr="00065ECA" w:rsidTr="00635B42">
        <w:tc>
          <w:tcPr>
            <w:tcW w:w="9648" w:type="dxa"/>
          </w:tcPr>
          <w:p w:rsidR="000F4D83" w:rsidRPr="00FB1F08" w:rsidRDefault="000F4D83" w:rsidP="00635B42">
            <w:pPr>
              <w:keepLines/>
              <w:rPr>
                <w:b/>
                <w:color w:val="000000"/>
              </w:rPr>
            </w:pPr>
          </w:p>
          <w:p w:rsidR="000F4D83" w:rsidRPr="00FB1F08" w:rsidRDefault="000F4D83" w:rsidP="00635B42">
            <w:pPr>
              <w:keepLines/>
              <w:rPr>
                <w:b/>
                <w:color w:val="000000"/>
              </w:rPr>
            </w:pPr>
            <w:r>
              <w:rPr>
                <w:color w:val="000000"/>
              </w:rPr>
              <w:t xml:space="preserve"> </w:t>
            </w:r>
          </w:p>
          <w:p w:rsidR="000F4D83" w:rsidRPr="00065ECA" w:rsidRDefault="000F4D83" w:rsidP="00635B42">
            <w:pPr>
              <w:keepLines/>
            </w:pPr>
          </w:p>
        </w:tc>
      </w:tr>
    </w:tbl>
    <w:p w:rsidR="000F4D83" w:rsidRDefault="000F4D83" w:rsidP="000F4D83"/>
    <w:p w:rsidR="000F4D83" w:rsidRDefault="000F4D83" w:rsidP="000F4D83">
      <w:r>
        <w:br w:type="page"/>
      </w:r>
    </w:p>
    <w:p w:rsidR="000F4D83" w:rsidRDefault="000F4D83" w:rsidP="000F4D83"/>
    <w:p w:rsidR="000F4D83" w:rsidRDefault="000F4D83" w:rsidP="000F4D83"/>
    <w:tbl>
      <w:tblPr>
        <w:tblW w:w="10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4"/>
      </w:tblGrid>
      <w:tr w:rsidR="000F4D83" w:rsidRPr="00065ECA" w:rsidTr="00635B42">
        <w:trPr>
          <w:trHeight w:val="290"/>
        </w:trPr>
        <w:tc>
          <w:tcPr>
            <w:tcW w:w="1038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2. System Diagrams</w:t>
            </w:r>
          </w:p>
        </w:tc>
      </w:tr>
      <w:tr w:rsidR="000F4D83" w:rsidRPr="00065ECA" w:rsidTr="00635B42">
        <w:trPr>
          <w:trHeight w:val="577"/>
        </w:trPr>
        <w:tc>
          <w:tcPr>
            <w:tcW w:w="10384" w:type="dxa"/>
          </w:tcPr>
          <w:p w:rsidR="000F4D83" w:rsidRDefault="000F4D83" w:rsidP="00635B42">
            <w:pPr>
              <w:keepLines/>
            </w:pPr>
          </w:p>
          <w:p w:rsidR="000F4D83" w:rsidRPr="00065ECA" w:rsidRDefault="000F4D83" w:rsidP="00635B42">
            <w:pPr>
              <w:keepLines/>
            </w:pPr>
          </w:p>
        </w:tc>
      </w:tr>
    </w:tbl>
    <w:p w:rsidR="000F4D83" w:rsidRDefault="000F4D83" w:rsidP="000F4D83"/>
    <w:p w:rsidR="000F4D83" w:rsidRDefault="000F4D83" w:rsidP="000F4D83"/>
    <w:p w:rsidR="000F4D83" w:rsidRDefault="000F4D83" w:rsidP="000F4D83"/>
    <w:tbl>
      <w:tblPr>
        <w:tblpPr w:leftFromText="180" w:rightFromText="180" w:vertAnchor="text" w:horzAnchor="margin" w:tblpY="-50"/>
        <w:tblW w:w="10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4"/>
      </w:tblGrid>
      <w:tr w:rsidR="000F4D83" w:rsidRPr="00065ECA" w:rsidTr="00635B42">
        <w:trPr>
          <w:trHeight w:val="562"/>
        </w:trPr>
        <w:tc>
          <w:tcPr>
            <w:tcW w:w="1038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2.1 Architecture</w:t>
            </w:r>
          </w:p>
        </w:tc>
      </w:tr>
      <w:tr w:rsidR="000F4D83" w:rsidRPr="00065ECA" w:rsidTr="00635B42">
        <w:trPr>
          <w:trHeight w:val="3335"/>
        </w:trPr>
        <w:tc>
          <w:tcPr>
            <w:tcW w:w="10384" w:type="dxa"/>
          </w:tcPr>
          <w:p w:rsidR="000F4D83" w:rsidRPr="00FB1F08" w:rsidRDefault="000F4D83" w:rsidP="00635B42">
            <w:pPr>
              <w:keepLines/>
              <w:rPr>
                <w:b/>
                <w:color w:val="000000"/>
              </w:rPr>
            </w:pPr>
          </w:p>
          <w:p w:rsidR="000F4D83" w:rsidRDefault="00E261D5" w:rsidP="00635B42">
            <w:pPr>
              <w:keepLines/>
              <w:rPr>
                <w:i/>
                <w:color w:val="000000"/>
              </w:rPr>
            </w:pPr>
            <w:r>
              <w:rPr>
                <w:i/>
                <w:color w:val="000000"/>
              </w:rPr>
              <w:t>EMMA will analyze upload IDOCs and MR documents and will built the statistics based on its current status. For any exception, a case will created and based on the automatic resolution defined system will try to resolve the case. In case of success, case will be closed and thus status of IDOC will be changed to 51.</w:t>
            </w:r>
          </w:p>
          <w:p w:rsidR="00E261D5" w:rsidRPr="00E261D5" w:rsidRDefault="00E261D5" w:rsidP="00635B42">
            <w:pPr>
              <w:keepLines/>
              <w:rPr>
                <w:color w:val="000000"/>
              </w:rPr>
            </w:pPr>
            <w:r>
              <w:rPr>
                <w:i/>
                <w:color w:val="000000"/>
              </w:rPr>
              <w:t xml:space="preserve"> </w:t>
            </w:r>
          </w:p>
          <w:p w:rsidR="000F4D83" w:rsidRPr="00065ECA" w:rsidRDefault="000F4D83" w:rsidP="00635B42">
            <w:pPr>
              <w:keepLines/>
            </w:pPr>
          </w:p>
        </w:tc>
      </w:tr>
    </w:tbl>
    <w:p w:rsidR="000F4D83" w:rsidRDefault="000F4D83" w:rsidP="000F4D83"/>
    <w:p w:rsidR="000F4D83" w:rsidRDefault="000F4D83" w:rsidP="000F4D83">
      <w:r>
        <w:br w:type="page"/>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6"/>
      </w:tblGrid>
      <w:tr w:rsidR="000F4D83" w:rsidRPr="00065ECA" w:rsidTr="00635B42">
        <w:trPr>
          <w:trHeight w:val="243"/>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lastRenderedPageBreak/>
              <w:t>2.2 Process Flow</w:t>
            </w:r>
            <w:r w:rsidR="00635B42">
              <w:rPr>
                <w:b/>
                <w:bCs/>
              </w:rPr>
              <w:t xml:space="preserve">: </w:t>
            </w:r>
            <w:r w:rsidR="00635B42" w:rsidRPr="00F64CCB">
              <w:rPr>
                <w:b/>
                <w:sz w:val="28"/>
                <w:szCs w:val="28"/>
              </w:rPr>
              <w:t>MR &amp; IDOC processin</w:t>
            </w:r>
            <w:r w:rsidR="00635B42">
              <w:rPr>
                <w:b/>
                <w:sz w:val="28"/>
                <w:szCs w:val="28"/>
              </w:rPr>
              <w:t>g through EMMA</w:t>
            </w:r>
          </w:p>
        </w:tc>
      </w:tr>
      <w:tr w:rsidR="000F4D83" w:rsidRPr="00065ECA" w:rsidTr="00635B42">
        <w:trPr>
          <w:trHeight w:val="2562"/>
        </w:trPr>
        <w:tc>
          <w:tcPr>
            <w:tcW w:w="10204" w:type="dxa"/>
          </w:tcPr>
          <w:p w:rsidR="000F4D83" w:rsidRPr="00FB1F08" w:rsidRDefault="000F4D83" w:rsidP="00635B42">
            <w:pPr>
              <w:keepLines/>
              <w:rPr>
                <w:b/>
                <w:color w:val="000000"/>
              </w:rPr>
            </w:pPr>
          </w:p>
          <w:p w:rsidR="000F4D83" w:rsidRPr="00FB1F08" w:rsidRDefault="00E261D5" w:rsidP="00635B42">
            <w:pPr>
              <w:rPr>
                <w:color w:val="000000"/>
              </w:rPr>
            </w:pPr>
            <w:r>
              <w:rPr>
                <w:i/>
                <w:color w:val="000000"/>
              </w:rPr>
              <w:t xml:space="preserve"> </w:t>
            </w:r>
            <w:r w:rsidR="007A53CC">
              <w:rPr>
                <w:i/>
                <w:noProof/>
                <w:color w:val="000000"/>
              </w:rPr>
              <w:drawing>
                <wp:inline distT="0" distB="0" distL="0" distR="0" wp14:anchorId="30C368B4">
                  <wp:extent cx="8543925" cy="5648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43925" cy="5648325"/>
                          </a:xfrm>
                          <a:prstGeom prst="rect">
                            <a:avLst/>
                          </a:prstGeom>
                          <a:noFill/>
                        </pic:spPr>
                      </pic:pic>
                    </a:graphicData>
                  </a:graphic>
                </wp:inline>
              </w:drawing>
            </w:r>
          </w:p>
          <w:p w:rsidR="000F4D83" w:rsidRPr="00FB1F08" w:rsidRDefault="000F4D83" w:rsidP="00635B42">
            <w:pPr>
              <w:keepLines/>
              <w:rPr>
                <w:b/>
                <w:color w:val="000000"/>
              </w:rPr>
            </w:pPr>
          </w:p>
          <w:p w:rsidR="000F4D83" w:rsidRPr="00065ECA" w:rsidRDefault="000F4D83" w:rsidP="00635B42">
            <w:pPr>
              <w:keepLines/>
            </w:pPr>
          </w:p>
        </w:tc>
      </w:tr>
    </w:tbl>
    <w:p w:rsidR="000F4D83" w:rsidRDefault="000F4D83" w:rsidP="000F4D83"/>
    <w:p w:rsidR="000F4D83" w:rsidRDefault="000F4D83" w:rsidP="000F4D83">
      <w:r>
        <w:br w:type="page"/>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45"/>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lastRenderedPageBreak/>
              <w:t xml:space="preserve">3.  </w:t>
            </w:r>
            <w:r w:rsidR="00635B42">
              <w:rPr>
                <w:b/>
                <w:bCs/>
              </w:rPr>
              <w:t>D</w:t>
            </w:r>
            <w:r w:rsidRPr="00FB1F08">
              <w:rPr>
                <w:b/>
                <w:bCs/>
              </w:rPr>
              <w:t>evelopment Objects</w:t>
            </w:r>
          </w:p>
        </w:tc>
      </w:tr>
      <w:tr w:rsidR="000F4D83" w:rsidRPr="00065ECA" w:rsidTr="00635B42">
        <w:trPr>
          <w:trHeight w:val="1300"/>
        </w:trPr>
        <w:tc>
          <w:tcPr>
            <w:tcW w:w="10204" w:type="dxa"/>
          </w:tcPr>
          <w:p w:rsidR="000F4D83" w:rsidRPr="00FB1F08" w:rsidRDefault="000F4D83" w:rsidP="00635B42">
            <w:pPr>
              <w:keepLines/>
              <w:rPr>
                <w:b/>
                <w:color w:val="000000"/>
              </w:rPr>
            </w:pPr>
          </w:p>
          <w:p w:rsidR="000F4D83" w:rsidRPr="00FB1F08" w:rsidRDefault="00635B42" w:rsidP="00635B42">
            <w:pPr>
              <w:keepLines/>
              <w:rPr>
                <w:b/>
                <w:color w:val="000000"/>
              </w:rPr>
            </w:pPr>
            <w:r>
              <w:rPr>
                <w:b/>
                <w:color w:val="000000"/>
              </w:rPr>
              <w:t xml:space="preserve">This section will talk about all the development done to achieved the automatic resolution process </w:t>
            </w:r>
          </w:p>
          <w:p w:rsidR="000F4D83" w:rsidRPr="00FB1F08" w:rsidRDefault="000F4D83" w:rsidP="00635B42">
            <w:pPr>
              <w:keepLines/>
              <w:rPr>
                <w:color w:val="000000"/>
              </w:rPr>
            </w:pPr>
          </w:p>
          <w:p w:rsidR="000F4D83" w:rsidRPr="00FB1F08" w:rsidRDefault="000F4D83" w:rsidP="00635B42">
            <w:pPr>
              <w:keepLines/>
              <w:rPr>
                <w:b/>
                <w:color w:val="000000"/>
              </w:rPr>
            </w:pPr>
          </w:p>
          <w:p w:rsidR="000F4D83" w:rsidRPr="00065ECA" w:rsidRDefault="000F4D83" w:rsidP="00635B42"/>
        </w:tc>
      </w:tr>
    </w:tbl>
    <w:p w:rsidR="000F4D83" w:rsidRDefault="000F4D83" w:rsidP="000F4D83"/>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58"/>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3.1  Repository Objects</w:t>
            </w:r>
          </w:p>
        </w:tc>
      </w:tr>
      <w:tr w:rsidR="000F4D83" w:rsidRPr="00065ECA" w:rsidTr="00635B42">
        <w:trPr>
          <w:trHeight w:val="1646"/>
        </w:trPr>
        <w:tc>
          <w:tcPr>
            <w:tcW w:w="10204" w:type="dxa"/>
          </w:tcPr>
          <w:p w:rsidR="000F4D83" w:rsidRDefault="000F4D83" w:rsidP="00635B42">
            <w:pPr>
              <w:keepLines/>
              <w:rPr>
                <w:b/>
                <w:color w:val="000000"/>
              </w:rPr>
            </w:pPr>
          </w:p>
          <w:p w:rsidR="000F4D83" w:rsidRPr="004672FF" w:rsidRDefault="00635B42" w:rsidP="00635B42">
            <w:pPr>
              <w:keepLines/>
              <w:rPr>
                <w:color w:val="000000"/>
              </w:rPr>
            </w:pPr>
            <w:r>
              <w:rPr>
                <w:color w:val="000000"/>
              </w:rPr>
              <w:t>All the objects developed belongs to a new package ‘ZEMMA’</w:t>
            </w:r>
          </w:p>
          <w:p w:rsidR="000F4D83" w:rsidRPr="00FB1F08" w:rsidRDefault="000F4D83" w:rsidP="00635B42">
            <w:pPr>
              <w:keepLines/>
              <w:rPr>
                <w:b/>
                <w:color w:val="000000"/>
              </w:rPr>
            </w:pPr>
          </w:p>
          <w:p w:rsidR="000F4D83" w:rsidRPr="00FB1F08" w:rsidRDefault="00635B42" w:rsidP="00635B42">
            <w:pPr>
              <w:keepLines/>
              <w:rPr>
                <w:b/>
                <w:color w:val="000000"/>
              </w:rPr>
            </w:pPr>
            <w:r>
              <w:object w:dxaOrig="15060" w:dyaOrig="85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5pt;height:277.5pt" o:ole="">
                  <v:imagedata r:id="rId9" o:title=""/>
                </v:shape>
                <o:OLEObject Type="Embed" ProgID="PBrush" ShapeID="_x0000_i1025" DrawAspect="Content" ObjectID="_1401603888" r:id="rId10"/>
              </w:object>
            </w:r>
          </w:p>
          <w:p w:rsidR="000F4D83" w:rsidRPr="00065ECA" w:rsidRDefault="000F4D83" w:rsidP="00635B42"/>
        </w:tc>
      </w:tr>
    </w:tbl>
    <w:p w:rsidR="000F4D83" w:rsidRDefault="000F4D83" w:rsidP="000F4D83"/>
    <w:p w:rsidR="000F4D83" w:rsidRDefault="000F4D83" w:rsidP="000F4D83"/>
    <w:tbl>
      <w:tblPr>
        <w:tblpPr w:leftFromText="180" w:rightFromText="180" w:vertAnchor="text" w:horzAnchor="margin" w:tblpY="-38"/>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1800"/>
        <w:gridCol w:w="5760"/>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3.1.1 SLD Components</w:t>
            </w:r>
            <w:r w:rsidRPr="00FB1F08">
              <w:rPr>
                <w:bCs/>
                <w:i/>
              </w:rPr>
              <w:t xml:space="preserve"> </w:t>
            </w:r>
          </w:p>
        </w:tc>
      </w:tr>
      <w:tr w:rsidR="000F4D83" w:rsidRPr="00FB1F08" w:rsidTr="00635B42">
        <w:tc>
          <w:tcPr>
            <w:tcW w:w="2628" w:type="dxa"/>
          </w:tcPr>
          <w:p w:rsidR="000F4D83" w:rsidRPr="00FB1F08" w:rsidRDefault="000F4D83" w:rsidP="00635B42">
            <w:pPr>
              <w:rPr>
                <w:b/>
              </w:rPr>
            </w:pPr>
            <w:r w:rsidRPr="00FB1F08">
              <w:rPr>
                <w:b/>
              </w:rPr>
              <w:t>Component</w:t>
            </w:r>
          </w:p>
        </w:tc>
        <w:tc>
          <w:tcPr>
            <w:tcW w:w="1800" w:type="dxa"/>
          </w:tcPr>
          <w:p w:rsidR="000F4D83" w:rsidRPr="00FB1F08" w:rsidRDefault="000F4D83" w:rsidP="00635B42">
            <w:pPr>
              <w:rPr>
                <w:b/>
              </w:rPr>
            </w:pPr>
            <w:r w:rsidRPr="00FB1F08">
              <w:rPr>
                <w:b/>
              </w:rPr>
              <w:t>Name</w:t>
            </w:r>
          </w:p>
        </w:tc>
        <w:tc>
          <w:tcPr>
            <w:tcW w:w="5760" w:type="dxa"/>
          </w:tcPr>
          <w:p w:rsidR="000F4D83" w:rsidRPr="00FB1F08" w:rsidRDefault="000F4D83" w:rsidP="00635B42">
            <w:pPr>
              <w:rPr>
                <w:b/>
              </w:rPr>
            </w:pPr>
            <w:r w:rsidRPr="00FB1F08">
              <w:rPr>
                <w:b/>
              </w:rPr>
              <w:t>Description</w:t>
            </w:r>
          </w:p>
        </w:tc>
      </w:tr>
      <w:tr w:rsidR="000F4D83" w:rsidTr="00635B42">
        <w:tc>
          <w:tcPr>
            <w:tcW w:w="2628" w:type="dxa"/>
          </w:tcPr>
          <w:p w:rsidR="000F4D83" w:rsidRPr="00FB1F08" w:rsidRDefault="000F4D83" w:rsidP="00635B42">
            <w:pPr>
              <w:rPr>
                <w:b/>
              </w:rPr>
            </w:pPr>
            <w:r w:rsidRPr="00FB1F08">
              <w:rPr>
                <w:b/>
              </w:rPr>
              <w:t>Product</w:t>
            </w:r>
          </w:p>
        </w:tc>
        <w:tc>
          <w:tcPr>
            <w:tcW w:w="1800" w:type="dxa"/>
          </w:tcPr>
          <w:p w:rsidR="000F4D83" w:rsidRDefault="000F4D83" w:rsidP="00635B42"/>
        </w:tc>
        <w:tc>
          <w:tcPr>
            <w:tcW w:w="5760" w:type="dxa"/>
          </w:tcPr>
          <w:p w:rsidR="000F4D83" w:rsidRDefault="000F4D83" w:rsidP="00635B42"/>
        </w:tc>
      </w:tr>
      <w:tr w:rsidR="000F4D83" w:rsidTr="00635B42">
        <w:tc>
          <w:tcPr>
            <w:tcW w:w="2628" w:type="dxa"/>
          </w:tcPr>
          <w:p w:rsidR="000F4D83" w:rsidRDefault="000F4D83" w:rsidP="00635B42">
            <w:r w:rsidRPr="00FB1F08">
              <w:rPr>
                <w:b/>
              </w:rPr>
              <w:t>Software Component Version</w:t>
            </w:r>
          </w:p>
        </w:tc>
        <w:tc>
          <w:tcPr>
            <w:tcW w:w="1800" w:type="dxa"/>
          </w:tcPr>
          <w:p w:rsidR="000F4D83" w:rsidRDefault="000F4D83" w:rsidP="00635B42"/>
        </w:tc>
        <w:tc>
          <w:tcPr>
            <w:tcW w:w="5760" w:type="dxa"/>
          </w:tcPr>
          <w:p w:rsidR="000F4D83" w:rsidRDefault="000F4D83" w:rsidP="00635B42"/>
        </w:tc>
      </w:tr>
    </w:tbl>
    <w:p w:rsidR="000F4D83" w:rsidRDefault="000F4D83" w:rsidP="000F4D83"/>
    <w:tbl>
      <w:tblPr>
        <w:tblpPr w:leftFromText="180" w:rightFromText="180" w:vertAnchor="text" w:horzAnchor="margin" w:tblpY="-21"/>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1"/>
        <w:gridCol w:w="7771"/>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3.1.2 Data Types</w:t>
            </w:r>
            <w:r w:rsidRPr="00FB1F08">
              <w:rPr>
                <w:bCs/>
                <w:i/>
              </w:rPr>
              <w:t xml:space="preserve"> </w:t>
            </w:r>
          </w:p>
        </w:tc>
      </w:tr>
      <w:tr w:rsidR="000F4D83" w:rsidRPr="00FB1F08" w:rsidTr="00635B42">
        <w:tc>
          <w:tcPr>
            <w:tcW w:w="2181" w:type="dxa"/>
          </w:tcPr>
          <w:p w:rsidR="000F4D83" w:rsidRPr="00FB1F08" w:rsidRDefault="000F4D83" w:rsidP="00635B42">
            <w:pPr>
              <w:rPr>
                <w:b/>
              </w:rPr>
            </w:pPr>
            <w:r w:rsidRPr="00FB1F08">
              <w:rPr>
                <w:b/>
              </w:rPr>
              <w:t>Data Type Name</w:t>
            </w:r>
          </w:p>
        </w:tc>
        <w:tc>
          <w:tcPr>
            <w:tcW w:w="7771" w:type="dxa"/>
          </w:tcPr>
          <w:p w:rsidR="000F4D83" w:rsidRPr="00FB1F08" w:rsidRDefault="000F4D83" w:rsidP="00635B42">
            <w:pPr>
              <w:rPr>
                <w:b/>
              </w:rPr>
            </w:pPr>
            <w:r w:rsidRPr="00FB1F08">
              <w:rPr>
                <w:b/>
              </w:rPr>
              <w:t>Description</w:t>
            </w:r>
          </w:p>
        </w:tc>
        <w:tc>
          <w:tcPr>
            <w:tcW w:w="236" w:type="dxa"/>
          </w:tcPr>
          <w:p w:rsidR="000F4D83" w:rsidRPr="00FB1F08" w:rsidRDefault="000F4D83" w:rsidP="00635B42">
            <w:pPr>
              <w:rPr>
                <w:b/>
              </w:rPr>
            </w:pPr>
          </w:p>
        </w:tc>
      </w:tr>
      <w:tr w:rsidR="000F4D83" w:rsidTr="00635B42">
        <w:tc>
          <w:tcPr>
            <w:tcW w:w="2181" w:type="dxa"/>
          </w:tcPr>
          <w:p w:rsidR="000F4D83" w:rsidRPr="00FB1F08" w:rsidRDefault="000F4D83" w:rsidP="00635B42">
            <w:pPr>
              <w:rPr>
                <w:b/>
              </w:rPr>
            </w:pPr>
          </w:p>
        </w:tc>
        <w:tc>
          <w:tcPr>
            <w:tcW w:w="7771" w:type="dxa"/>
          </w:tcPr>
          <w:p w:rsidR="000F4D83" w:rsidRDefault="000F4D83" w:rsidP="00635B42"/>
        </w:tc>
        <w:tc>
          <w:tcPr>
            <w:tcW w:w="236" w:type="dxa"/>
          </w:tcPr>
          <w:p w:rsidR="000F4D83" w:rsidRDefault="000F4D83" w:rsidP="00635B42"/>
        </w:tc>
      </w:tr>
      <w:tr w:rsidR="000F4D83" w:rsidTr="00635B42">
        <w:tc>
          <w:tcPr>
            <w:tcW w:w="2181" w:type="dxa"/>
          </w:tcPr>
          <w:p w:rsidR="000F4D83" w:rsidRDefault="000F4D83" w:rsidP="00635B42"/>
        </w:tc>
        <w:tc>
          <w:tcPr>
            <w:tcW w:w="7771" w:type="dxa"/>
          </w:tcPr>
          <w:p w:rsidR="000F4D83" w:rsidRDefault="000F4D83" w:rsidP="00635B42"/>
        </w:tc>
        <w:tc>
          <w:tcPr>
            <w:tcW w:w="236"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2880"/>
        <w:gridCol w:w="4860"/>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3.1.3 Message Types</w:t>
            </w:r>
            <w:r w:rsidRPr="00FB1F08">
              <w:rPr>
                <w:bCs/>
                <w:i/>
              </w:rPr>
              <w:t xml:space="preserve"> </w:t>
            </w:r>
          </w:p>
        </w:tc>
      </w:tr>
      <w:tr w:rsidR="000F4D83" w:rsidRPr="00FB1F08" w:rsidTr="00635B42">
        <w:tc>
          <w:tcPr>
            <w:tcW w:w="2448" w:type="dxa"/>
          </w:tcPr>
          <w:p w:rsidR="000F4D83" w:rsidRPr="00FB1F08" w:rsidRDefault="000F4D83" w:rsidP="00635B42">
            <w:pPr>
              <w:rPr>
                <w:b/>
              </w:rPr>
            </w:pPr>
            <w:r w:rsidRPr="00FB1F08">
              <w:rPr>
                <w:b/>
              </w:rPr>
              <w:t>Message Type Name</w:t>
            </w:r>
          </w:p>
        </w:tc>
        <w:tc>
          <w:tcPr>
            <w:tcW w:w="2880" w:type="dxa"/>
          </w:tcPr>
          <w:p w:rsidR="000F4D83" w:rsidRPr="00FB1F08" w:rsidRDefault="000F4D83" w:rsidP="00635B42">
            <w:pPr>
              <w:rPr>
                <w:b/>
              </w:rPr>
            </w:pPr>
            <w:r w:rsidRPr="00FB1F08">
              <w:rPr>
                <w:b/>
              </w:rPr>
              <w:t>Data Type (s) Associated</w:t>
            </w:r>
          </w:p>
        </w:tc>
        <w:tc>
          <w:tcPr>
            <w:tcW w:w="4860" w:type="dxa"/>
          </w:tcPr>
          <w:p w:rsidR="000F4D83" w:rsidRPr="00FB1F08" w:rsidRDefault="000F4D83" w:rsidP="00635B42">
            <w:pPr>
              <w:rPr>
                <w:b/>
              </w:rPr>
            </w:pPr>
            <w:r w:rsidRPr="00FB1F08">
              <w:rPr>
                <w:b/>
              </w:rPr>
              <w:t>Description</w:t>
            </w:r>
          </w:p>
        </w:tc>
      </w:tr>
      <w:tr w:rsidR="000F4D83" w:rsidTr="00635B42">
        <w:tc>
          <w:tcPr>
            <w:tcW w:w="2448" w:type="dxa"/>
          </w:tcPr>
          <w:p w:rsidR="000F4D83" w:rsidRPr="00FB1F08" w:rsidRDefault="000F4D83" w:rsidP="00635B42">
            <w:pPr>
              <w:rPr>
                <w:b/>
              </w:rPr>
            </w:pPr>
          </w:p>
        </w:tc>
        <w:tc>
          <w:tcPr>
            <w:tcW w:w="2880" w:type="dxa"/>
          </w:tcPr>
          <w:p w:rsidR="000F4D83" w:rsidRDefault="000F4D83" w:rsidP="00635B42"/>
        </w:tc>
        <w:tc>
          <w:tcPr>
            <w:tcW w:w="4860" w:type="dxa"/>
          </w:tcPr>
          <w:p w:rsidR="000F4D83" w:rsidRDefault="000F4D83" w:rsidP="00635B42"/>
        </w:tc>
      </w:tr>
      <w:tr w:rsidR="000F4D83" w:rsidTr="00635B42">
        <w:tc>
          <w:tcPr>
            <w:tcW w:w="2448" w:type="dxa"/>
          </w:tcPr>
          <w:p w:rsidR="000F4D83" w:rsidRDefault="000F4D83" w:rsidP="00635B42"/>
        </w:tc>
        <w:tc>
          <w:tcPr>
            <w:tcW w:w="2880" w:type="dxa"/>
          </w:tcPr>
          <w:p w:rsidR="000F4D83" w:rsidRDefault="000F4D83" w:rsidP="00635B42"/>
        </w:tc>
        <w:tc>
          <w:tcPr>
            <w:tcW w:w="4860"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1980"/>
        <w:gridCol w:w="5220"/>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3.1.4 Message Interfaces</w:t>
            </w:r>
            <w:r w:rsidRPr="00FB1F08">
              <w:rPr>
                <w:bCs/>
                <w:i/>
              </w:rPr>
              <w:t xml:space="preserve"> </w:t>
            </w:r>
          </w:p>
        </w:tc>
      </w:tr>
      <w:tr w:rsidR="000F4D83" w:rsidRPr="00FB1F08" w:rsidTr="00635B42">
        <w:tc>
          <w:tcPr>
            <w:tcW w:w="2988" w:type="dxa"/>
          </w:tcPr>
          <w:p w:rsidR="000F4D83" w:rsidRPr="00FB1F08" w:rsidRDefault="000F4D83" w:rsidP="00635B42">
            <w:pPr>
              <w:rPr>
                <w:b/>
              </w:rPr>
            </w:pPr>
            <w:r w:rsidRPr="00FB1F08">
              <w:rPr>
                <w:b/>
              </w:rPr>
              <w:t>Message Interface Name</w:t>
            </w:r>
          </w:p>
        </w:tc>
        <w:tc>
          <w:tcPr>
            <w:tcW w:w="1980" w:type="dxa"/>
          </w:tcPr>
          <w:p w:rsidR="000F4D83" w:rsidRPr="00FB1F08" w:rsidRDefault="000F4D83" w:rsidP="00635B42">
            <w:pPr>
              <w:rPr>
                <w:b/>
              </w:rPr>
            </w:pPr>
            <w:r w:rsidRPr="00FB1F08">
              <w:rPr>
                <w:b/>
              </w:rPr>
              <w:t>Async/Sync</w:t>
            </w:r>
          </w:p>
        </w:tc>
        <w:tc>
          <w:tcPr>
            <w:tcW w:w="5220" w:type="dxa"/>
          </w:tcPr>
          <w:p w:rsidR="000F4D83" w:rsidRPr="00FB1F08" w:rsidRDefault="000F4D83" w:rsidP="00635B42">
            <w:pPr>
              <w:rPr>
                <w:b/>
              </w:rPr>
            </w:pPr>
            <w:r w:rsidRPr="00FB1F08">
              <w:rPr>
                <w:b/>
              </w:rPr>
              <w:t>Message Type (s) Associated</w:t>
            </w:r>
          </w:p>
        </w:tc>
      </w:tr>
      <w:tr w:rsidR="000F4D83" w:rsidTr="00635B42">
        <w:tc>
          <w:tcPr>
            <w:tcW w:w="2988" w:type="dxa"/>
          </w:tcPr>
          <w:p w:rsidR="000F4D83" w:rsidRPr="00FB1F08" w:rsidRDefault="000F4D83" w:rsidP="00635B42">
            <w:pPr>
              <w:rPr>
                <w:b/>
              </w:rPr>
            </w:pPr>
          </w:p>
        </w:tc>
        <w:tc>
          <w:tcPr>
            <w:tcW w:w="1980" w:type="dxa"/>
          </w:tcPr>
          <w:p w:rsidR="000F4D83" w:rsidRDefault="000F4D83" w:rsidP="00635B42"/>
        </w:tc>
        <w:tc>
          <w:tcPr>
            <w:tcW w:w="5220" w:type="dxa"/>
          </w:tcPr>
          <w:p w:rsidR="000F4D83" w:rsidRDefault="000F4D83" w:rsidP="00635B42"/>
        </w:tc>
      </w:tr>
      <w:tr w:rsidR="000F4D83" w:rsidTr="00635B42">
        <w:tc>
          <w:tcPr>
            <w:tcW w:w="2988" w:type="dxa"/>
          </w:tcPr>
          <w:p w:rsidR="000F4D83" w:rsidRDefault="000F4D83" w:rsidP="00635B42"/>
        </w:tc>
        <w:tc>
          <w:tcPr>
            <w:tcW w:w="1980" w:type="dxa"/>
          </w:tcPr>
          <w:p w:rsidR="000F4D83" w:rsidRDefault="000F4D83" w:rsidP="00635B42"/>
        </w:tc>
        <w:tc>
          <w:tcPr>
            <w:tcW w:w="5220"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2880"/>
        <w:gridCol w:w="4320"/>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3.1.5 Message Mappings</w:t>
            </w:r>
          </w:p>
        </w:tc>
      </w:tr>
      <w:tr w:rsidR="000F4D83" w:rsidRPr="00FB1F08" w:rsidTr="00635B42">
        <w:tc>
          <w:tcPr>
            <w:tcW w:w="2988" w:type="dxa"/>
          </w:tcPr>
          <w:p w:rsidR="000F4D83" w:rsidRPr="00FB1F08" w:rsidRDefault="000F4D83" w:rsidP="00635B42">
            <w:pPr>
              <w:rPr>
                <w:b/>
              </w:rPr>
            </w:pPr>
            <w:r w:rsidRPr="00FB1F08">
              <w:rPr>
                <w:b/>
              </w:rPr>
              <w:t>Message Mapping Name</w:t>
            </w:r>
          </w:p>
        </w:tc>
        <w:tc>
          <w:tcPr>
            <w:tcW w:w="2880" w:type="dxa"/>
          </w:tcPr>
          <w:p w:rsidR="000F4D83" w:rsidRPr="00FB1F08" w:rsidRDefault="000F4D83" w:rsidP="00635B42">
            <w:pPr>
              <w:rPr>
                <w:b/>
              </w:rPr>
            </w:pPr>
            <w:r w:rsidRPr="00FB1F08">
              <w:rPr>
                <w:b/>
              </w:rPr>
              <w:t>Source Message Type</w:t>
            </w:r>
          </w:p>
        </w:tc>
        <w:tc>
          <w:tcPr>
            <w:tcW w:w="4320" w:type="dxa"/>
          </w:tcPr>
          <w:p w:rsidR="000F4D83" w:rsidRPr="00FB1F08" w:rsidRDefault="000F4D83" w:rsidP="00635B42">
            <w:pPr>
              <w:rPr>
                <w:b/>
              </w:rPr>
            </w:pPr>
            <w:r w:rsidRPr="00FB1F08">
              <w:rPr>
                <w:b/>
              </w:rPr>
              <w:t>Target Message Type</w:t>
            </w:r>
          </w:p>
        </w:tc>
      </w:tr>
      <w:tr w:rsidR="000F4D83" w:rsidTr="00635B42">
        <w:tc>
          <w:tcPr>
            <w:tcW w:w="2988" w:type="dxa"/>
          </w:tcPr>
          <w:p w:rsidR="000F4D83" w:rsidRPr="00FB1F08" w:rsidRDefault="000F4D83" w:rsidP="00635B42">
            <w:pPr>
              <w:rPr>
                <w:b/>
              </w:rPr>
            </w:pPr>
          </w:p>
        </w:tc>
        <w:tc>
          <w:tcPr>
            <w:tcW w:w="2880" w:type="dxa"/>
          </w:tcPr>
          <w:p w:rsidR="000F4D83" w:rsidRDefault="000F4D83" w:rsidP="00635B42"/>
        </w:tc>
        <w:tc>
          <w:tcPr>
            <w:tcW w:w="4320" w:type="dxa"/>
          </w:tcPr>
          <w:p w:rsidR="000F4D83" w:rsidRDefault="000F4D83" w:rsidP="00635B42"/>
        </w:tc>
      </w:tr>
      <w:tr w:rsidR="000F4D83" w:rsidTr="00635B42">
        <w:tc>
          <w:tcPr>
            <w:tcW w:w="2988" w:type="dxa"/>
          </w:tcPr>
          <w:p w:rsidR="000F4D83" w:rsidRDefault="000F4D83" w:rsidP="00635B42"/>
        </w:tc>
        <w:tc>
          <w:tcPr>
            <w:tcW w:w="2880" w:type="dxa"/>
          </w:tcPr>
          <w:p w:rsidR="000F4D83" w:rsidRDefault="000F4D83" w:rsidP="00635B42"/>
        </w:tc>
        <w:tc>
          <w:tcPr>
            <w:tcW w:w="4320"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3060"/>
        <w:gridCol w:w="4140"/>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3.1.6 Interface Mappings</w:t>
            </w:r>
          </w:p>
        </w:tc>
      </w:tr>
      <w:tr w:rsidR="000F4D83" w:rsidRPr="00FB1F08" w:rsidTr="00635B42">
        <w:tc>
          <w:tcPr>
            <w:tcW w:w="2988" w:type="dxa"/>
          </w:tcPr>
          <w:p w:rsidR="000F4D83" w:rsidRPr="00FB1F08" w:rsidRDefault="000F4D83" w:rsidP="00635B42">
            <w:pPr>
              <w:rPr>
                <w:b/>
              </w:rPr>
            </w:pPr>
            <w:r w:rsidRPr="00FB1F08">
              <w:rPr>
                <w:b/>
              </w:rPr>
              <w:t>Interface Mapping Name</w:t>
            </w:r>
          </w:p>
        </w:tc>
        <w:tc>
          <w:tcPr>
            <w:tcW w:w="3060" w:type="dxa"/>
          </w:tcPr>
          <w:p w:rsidR="000F4D83" w:rsidRPr="00FB1F08" w:rsidRDefault="000F4D83" w:rsidP="00635B42">
            <w:pPr>
              <w:rPr>
                <w:b/>
              </w:rPr>
            </w:pPr>
            <w:r w:rsidRPr="00FB1F08">
              <w:rPr>
                <w:b/>
              </w:rPr>
              <w:t>Source Message Interface</w:t>
            </w:r>
          </w:p>
        </w:tc>
        <w:tc>
          <w:tcPr>
            <w:tcW w:w="4140" w:type="dxa"/>
          </w:tcPr>
          <w:p w:rsidR="000F4D83" w:rsidRPr="00FB1F08" w:rsidRDefault="000F4D83" w:rsidP="00635B42">
            <w:pPr>
              <w:rPr>
                <w:b/>
              </w:rPr>
            </w:pPr>
            <w:r w:rsidRPr="00FB1F08">
              <w:rPr>
                <w:b/>
              </w:rPr>
              <w:t>Target Message Interface</w:t>
            </w:r>
          </w:p>
        </w:tc>
      </w:tr>
      <w:tr w:rsidR="000F4D83" w:rsidTr="00635B42">
        <w:tc>
          <w:tcPr>
            <w:tcW w:w="2988" w:type="dxa"/>
          </w:tcPr>
          <w:p w:rsidR="000F4D83" w:rsidRPr="00FB1F08" w:rsidRDefault="000F4D83" w:rsidP="00635B42">
            <w:pPr>
              <w:rPr>
                <w:b/>
              </w:rPr>
            </w:pPr>
          </w:p>
        </w:tc>
        <w:tc>
          <w:tcPr>
            <w:tcW w:w="3060" w:type="dxa"/>
          </w:tcPr>
          <w:p w:rsidR="000F4D83" w:rsidRDefault="000F4D83" w:rsidP="00635B42"/>
        </w:tc>
        <w:tc>
          <w:tcPr>
            <w:tcW w:w="4140" w:type="dxa"/>
          </w:tcPr>
          <w:p w:rsidR="000F4D83" w:rsidRDefault="000F4D83" w:rsidP="00635B42"/>
        </w:tc>
      </w:tr>
      <w:tr w:rsidR="000F4D83" w:rsidTr="00635B42">
        <w:tc>
          <w:tcPr>
            <w:tcW w:w="2988" w:type="dxa"/>
          </w:tcPr>
          <w:p w:rsidR="000F4D83" w:rsidRDefault="000F4D83" w:rsidP="00635B42"/>
        </w:tc>
        <w:tc>
          <w:tcPr>
            <w:tcW w:w="3060" w:type="dxa"/>
          </w:tcPr>
          <w:p w:rsidR="000F4D83" w:rsidRDefault="000F4D83" w:rsidP="00635B42"/>
        </w:tc>
        <w:tc>
          <w:tcPr>
            <w:tcW w:w="4140"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3060"/>
        <w:gridCol w:w="4140"/>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3.1.7 Business Process Management (BPM)</w:t>
            </w:r>
          </w:p>
        </w:tc>
      </w:tr>
      <w:tr w:rsidR="000F4D83" w:rsidRPr="00FB1F08" w:rsidTr="00635B42">
        <w:tc>
          <w:tcPr>
            <w:tcW w:w="2988" w:type="dxa"/>
          </w:tcPr>
          <w:p w:rsidR="000F4D83" w:rsidRPr="00FB1F08" w:rsidRDefault="000F4D83" w:rsidP="00635B42">
            <w:pPr>
              <w:rPr>
                <w:b/>
              </w:rPr>
            </w:pPr>
            <w:r w:rsidRPr="00FB1F08">
              <w:rPr>
                <w:b/>
              </w:rPr>
              <w:t>BPM Name</w:t>
            </w:r>
          </w:p>
        </w:tc>
        <w:tc>
          <w:tcPr>
            <w:tcW w:w="3060" w:type="dxa"/>
          </w:tcPr>
          <w:p w:rsidR="000F4D83" w:rsidRPr="00FB1F08" w:rsidRDefault="000F4D83" w:rsidP="00635B42">
            <w:pPr>
              <w:rPr>
                <w:b/>
              </w:rPr>
            </w:pPr>
            <w:r w:rsidRPr="00FB1F08">
              <w:rPr>
                <w:b/>
              </w:rPr>
              <w:t>Source Message Interface</w:t>
            </w:r>
          </w:p>
        </w:tc>
        <w:tc>
          <w:tcPr>
            <w:tcW w:w="4140" w:type="dxa"/>
          </w:tcPr>
          <w:p w:rsidR="000F4D83" w:rsidRPr="00FB1F08" w:rsidRDefault="000F4D83" w:rsidP="00635B42">
            <w:pPr>
              <w:rPr>
                <w:b/>
              </w:rPr>
            </w:pPr>
            <w:r w:rsidRPr="00FB1F08">
              <w:rPr>
                <w:b/>
              </w:rPr>
              <w:t>Target Message Interface</w:t>
            </w:r>
          </w:p>
        </w:tc>
      </w:tr>
      <w:tr w:rsidR="000F4D83" w:rsidTr="00635B42">
        <w:tc>
          <w:tcPr>
            <w:tcW w:w="2988" w:type="dxa"/>
          </w:tcPr>
          <w:p w:rsidR="000F4D83" w:rsidRPr="00FB1F08" w:rsidRDefault="000F4D83" w:rsidP="00635B42">
            <w:pPr>
              <w:rPr>
                <w:b/>
              </w:rPr>
            </w:pPr>
          </w:p>
        </w:tc>
        <w:tc>
          <w:tcPr>
            <w:tcW w:w="3060" w:type="dxa"/>
          </w:tcPr>
          <w:p w:rsidR="000F4D83" w:rsidRDefault="000F4D83" w:rsidP="00635B42"/>
        </w:tc>
        <w:tc>
          <w:tcPr>
            <w:tcW w:w="4140" w:type="dxa"/>
          </w:tcPr>
          <w:p w:rsidR="000F4D83" w:rsidRDefault="000F4D83" w:rsidP="00635B42"/>
        </w:tc>
      </w:tr>
      <w:tr w:rsidR="000F4D83" w:rsidTr="00635B42">
        <w:tc>
          <w:tcPr>
            <w:tcW w:w="2988" w:type="dxa"/>
          </w:tcPr>
          <w:p w:rsidR="000F4D83" w:rsidRDefault="000F4D83" w:rsidP="00635B42"/>
        </w:tc>
        <w:tc>
          <w:tcPr>
            <w:tcW w:w="3060" w:type="dxa"/>
          </w:tcPr>
          <w:p w:rsidR="000F4D83" w:rsidRDefault="000F4D83" w:rsidP="00635B42"/>
        </w:tc>
        <w:tc>
          <w:tcPr>
            <w:tcW w:w="4140" w:type="dxa"/>
          </w:tcPr>
          <w:p w:rsidR="000F4D83" w:rsidRDefault="000F4D83" w:rsidP="00635B42"/>
        </w:tc>
      </w:tr>
    </w:tbl>
    <w:p w:rsidR="000F4D83" w:rsidRDefault="000F4D83" w:rsidP="000F4D83"/>
    <w:p w:rsidR="000F4D83" w:rsidRDefault="000F4D83" w:rsidP="000F4D83"/>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50"/>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3.2  Directory Objects</w:t>
            </w:r>
          </w:p>
        </w:tc>
      </w:tr>
      <w:tr w:rsidR="000F4D83" w:rsidRPr="00065ECA" w:rsidTr="00635B42">
        <w:trPr>
          <w:trHeight w:val="1594"/>
        </w:trPr>
        <w:tc>
          <w:tcPr>
            <w:tcW w:w="10204" w:type="dxa"/>
          </w:tcPr>
          <w:p w:rsidR="000F4D83" w:rsidRPr="00FB1F08" w:rsidRDefault="006F353A" w:rsidP="00635B42">
            <w:pPr>
              <w:keepLines/>
              <w:rPr>
                <w:b/>
                <w:color w:val="000000"/>
              </w:rPr>
            </w:pPr>
            <w:r>
              <w:rPr>
                <w:b/>
                <w:color w:val="000000"/>
              </w:rPr>
              <w:t xml:space="preserve"> </w:t>
            </w:r>
          </w:p>
          <w:p w:rsidR="000F4D83" w:rsidRPr="00065ECA" w:rsidRDefault="006F353A" w:rsidP="00635B42">
            <w:r>
              <w:t xml:space="preserve">Total of 121 new objects have been created </w:t>
            </w:r>
            <w:r w:rsidR="004E04A0">
              <w:t xml:space="preserve">for the package ‘ZEMMA’ the list is attached </w:t>
            </w:r>
          </w:p>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96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3.2.1 Scenario</w:t>
            </w:r>
          </w:p>
        </w:tc>
      </w:tr>
      <w:tr w:rsidR="000F4D83" w:rsidRPr="00FB1F08" w:rsidTr="00635B42">
        <w:tc>
          <w:tcPr>
            <w:tcW w:w="2988" w:type="dxa"/>
          </w:tcPr>
          <w:p w:rsidR="000F4D83" w:rsidRPr="00FB1F08" w:rsidRDefault="000F4D83" w:rsidP="00635B42">
            <w:pPr>
              <w:rPr>
                <w:b/>
              </w:rPr>
            </w:pPr>
            <w:r w:rsidRPr="00FB1F08">
              <w:rPr>
                <w:b/>
              </w:rPr>
              <w:t>Scenario Name</w:t>
            </w:r>
          </w:p>
        </w:tc>
        <w:tc>
          <w:tcPr>
            <w:tcW w:w="6964" w:type="dxa"/>
          </w:tcPr>
          <w:p w:rsidR="000F4D83" w:rsidRPr="00FB1F08" w:rsidRDefault="000F4D83" w:rsidP="00635B42">
            <w:pPr>
              <w:rPr>
                <w:b/>
              </w:rPr>
            </w:pPr>
            <w:r w:rsidRPr="00FB1F08">
              <w:rPr>
                <w:b/>
              </w:rPr>
              <w:t>Description</w:t>
            </w:r>
          </w:p>
        </w:tc>
        <w:tc>
          <w:tcPr>
            <w:tcW w:w="236" w:type="dxa"/>
          </w:tcPr>
          <w:p w:rsidR="000F4D83" w:rsidRPr="00FB1F08" w:rsidRDefault="000F4D83" w:rsidP="00635B42">
            <w:pPr>
              <w:rPr>
                <w:b/>
              </w:rPr>
            </w:pPr>
          </w:p>
        </w:tc>
      </w:tr>
      <w:tr w:rsidR="000F4D83" w:rsidTr="00635B42">
        <w:tc>
          <w:tcPr>
            <w:tcW w:w="2988" w:type="dxa"/>
          </w:tcPr>
          <w:p w:rsidR="000F4D83" w:rsidRPr="00FB1F08" w:rsidRDefault="000F4D83" w:rsidP="00635B42">
            <w:pPr>
              <w:rPr>
                <w:b/>
              </w:rPr>
            </w:pPr>
          </w:p>
        </w:tc>
        <w:tc>
          <w:tcPr>
            <w:tcW w:w="6964" w:type="dxa"/>
          </w:tcPr>
          <w:p w:rsidR="000F4D83" w:rsidRDefault="000F4D83" w:rsidP="00635B42"/>
        </w:tc>
        <w:tc>
          <w:tcPr>
            <w:tcW w:w="236" w:type="dxa"/>
          </w:tcPr>
          <w:p w:rsidR="000F4D83" w:rsidRDefault="000F4D83" w:rsidP="00635B42"/>
        </w:tc>
      </w:tr>
      <w:tr w:rsidR="000F4D83" w:rsidTr="00635B42">
        <w:tc>
          <w:tcPr>
            <w:tcW w:w="2988" w:type="dxa"/>
          </w:tcPr>
          <w:p w:rsidR="000F4D83" w:rsidRDefault="000F4D83" w:rsidP="00635B42"/>
        </w:tc>
        <w:tc>
          <w:tcPr>
            <w:tcW w:w="6964" w:type="dxa"/>
          </w:tcPr>
          <w:p w:rsidR="000F4D83" w:rsidRDefault="000F4D83" w:rsidP="00635B42"/>
        </w:tc>
        <w:tc>
          <w:tcPr>
            <w:tcW w:w="236"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8"/>
        <w:gridCol w:w="3420"/>
        <w:gridCol w:w="3420"/>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3.2.2 Receiver Determination</w:t>
            </w:r>
          </w:p>
        </w:tc>
      </w:tr>
      <w:tr w:rsidR="000F4D83" w:rsidRPr="00FB1F08" w:rsidTr="00635B42">
        <w:tc>
          <w:tcPr>
            <w:tcW w:w="3348" w:type="dxa"/>
          </w:tcPr>
          <w:p w:rsidR="000F4D83" w:rsidRPr="00FB1F08" w:rsidRDefault="000F4D83" w:rsidP="00635B42">
            <w:pPr>
              <w:rPr>
                <w:b/>
              </w:rPr>
            </w:pPr>
            <w:r w:rsidRPr="00FB1F08">
              <w:rPr>
                <w:b/>
              </w:rPr>
              <w:t>Receiver Determination Name</w:t>
            </w:r>
          </w:p>
        </w:tc>
        <w:tc>
          <w:tcPr>
            <w:tcW w:w="3420" w:type="dxa"/>
          </w:tcPr>
          <w:p w:rsidR="000F4D83" w:rsidRPr="00FB1F08" w:rsidRDefault="000F4D83" w:rsidP="00635B42">
            <w:pPr>
              <w:rPr>
                <w:b/>
              </w:rPr>
            </w:pPr>
            <w:r w:rsidRPr="00FB1F08">
              <w:rPr>
                <w:b/>
              </w:rPr>
              <w:t>Interface Determination Name</w:t>
            </w:r>
          </w:p>
        </w:tc>
        <w:tc>
          <w:tcPr>
            <w:tcW w:w="3420" w:type="dxa"/>
          </w:tcPr>
          <w:p w:rsidR="000F4D83" w:rsidRPr="00FB1F08" w:rsidRDefault="000F4D83" w:rsidP="00635B42">
            <w:pPr>
              <w:rPr>
                <w:b/>
              </w:rPr>
            </w:pPr>
            <w:r w:rsidRPr="00FB1F08">
              <w:rPr>
                <w:b/>
              </w:rPr>
              <w:t>Receiver Agreement Name</w:t>
            </w:r>
          </w:p>
        </w:tc>
      </w:tr>
      <w:tr w:rsidR="000F4D83" w:rsidTr="00635B42">
        <w:tc>
          <w:tcPr>
            <w:tcW w:w="3348" w:type="dxa"/>
          </w:tcPr>
          <w:p w:rsidR="000F4D83" w:rsidRPr="00FB1F08" w:rsidRDefault="000F4D83" w:rsidP="00635B42">
            <w:pPr>
              <w:rPr>
                <w:b/>
              </w:rPr>
            </w:pPr>
          </w:p>
        </w:tc>
        <w:tc>
          <w:tcPr>
            <w:tcW w:w="3420" w:type="dxa"/>
          </w:tcPr>
          <w:p w:rsidR="000F4D83" w:rsidRDefault="000F4D83" w:rsidP="00635B42"/>
        </w:tc>
        <w:tc>
          <w:tcPr>
            <w:tcW w:w="3420" w:type="dxa"/>
          </w:tcPr>
          <w:p w:rsidR="000F4D83" w:rsidRDefault="000F4D83" w:rsidP="00635B42"/>
        </w:tc>
      </w:tr>
      <w:tr w:rsidR="000F4D83" w:rsidTr="00635B42">
        <w:tc>
          <w:tcPr>
            <w:tcW w:w="3348" w:type="dxa"/>
          </w:tcPr>
          <w:p w:rsidR="000F4D83" w:rsidRDefault="000F4D83" w:rsidP="00635B42"/>
        </w:tc>
        <w:tc>
          <w:tcPr>
            <w:tcW w:w="3420" w:type="dxa"/>
          </w:tcPr>
          <w:p w:rsidR="000F4D83" w:rsidRDefault="000F4D83" w:rsidP="00635B42"/>
        </w:tc>
        <w:tc>
          <w:tcPr>
            <w:tcW w:w="3420"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8"/>
        <w:gridCol w:w="660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3.2.3 Interface Determination</w:t>
            </w:r>
          </w:p>
        </w:tc>
      </w:tr>
      <w:tr w:rsidR="000F4D83" w:rsidRPr="00FB1F08" w:rsidTr="00635B42">
        <w:tc>
          <w:tcPr>
            <w:tcW w:w="3348" w:type="dxa"/>
          </w:tcPr>
          <w:p w:rsidR="000F4D83" w:rsidRPr="00FB1F08" w:rsidRDefault="000F4D83" w:rsidP="00635B42">
            <w:pPr>
              <w:rPr>
                <w:b/>
              </w:rPr>
            </w:pPr>
            <w:r w:rsidRPr="00FB1F08">
              <w:rPr>
                <w:b/>
              </w:rPr>
              <w:lastRenderedPageBreak/>
              <w:t>Interface Determination Name</w:t>
            </w:r>
          </w:p>
        </w:tc>
        <w:tc>
          <w:tcPr>
            <w:tcW w:w="6604" w:type="dxa"/>
          </w:tcPr>
          <w:p w:rsidR="000F4D83" w:rsidRPr="00FB1F08" w:rsidRDefault="000F4D83" w:rsidP="00635B42">
            <w:pPr>
              <w:rPr>
                <w:b/>
              </w:rPr>
            </w:pPr>
            <w:r w:rsidRPr="00FB1F08">
              <w:rPr>
                <w:b/>
              </w:rPr>
              <w:t>Interface Mapping Name</w:t>
            </w:r>
          </w:p>
        </w:tc>
        <w:tc>
          <w:tcPr>
            <w:tcW w:w="236" w:type="dxa"/>
          </w:tcPr>
          <w:p w:rsidR="000F4D83" w:rsidRPr="00FB1F08" w:rsidRDefault="000F4D83" w:rsidP="00635B42">
            <w:pPr>
              <w:rPr>
                <w:b/>
              </w:rPr>
            </w:pPr>
          </w:p>
        </w:tc>
      </w:tr>
      <w:tr w:rsidR="000F4D83" w:rsidTr="00635B42">
        <w:tc>
          <w:tcPr>
            <w:tcW w:w="3348" w:type="dxa"/>
          </w:tcPr>
          <w:p w:rsidR="000F4D83" w:rsidRPr="00FB1F08" w:rsidRDefault="000F4D83" w:rsidP="00635B42">
            <w:pPr>
              <w:rPr>
                <w:b/>
              </w:rPr>
            </w:pPr>
          </w:p>
        </w:tc>
        <w:tc>
          <w:tcPr>
            <w:tcW w:w="6604" w:type="dxa"/>
          </w:tcPr>
          <w:p w:rsidR="000F4D83" w:rsidRDefault="000F4D83" w:rsidP="00635B42"/>
        </w:tc>
        <w:tc>
          <w:tcPr>
            <w:tcW w:w="236" w:type="dxa"/>
          </w:tcPr>
          <w:p w:rsidR="000F4D83" w:rsidRDefault="000F4D83" w:rsidP="00635B42"/>
        </w:tc>
      </w:tr>
      <w:tr w:rsidR="000F4D83" w:rsidTr="00635B42">
        <w:tc>
          <w:tcPr>
            <w:tcW w:w="3348" w:type="dxa"/>
          </w:tcPr>
          <w:p w:rsidR="000F4D83" w:rsidRDefault="000F4D83" w:rsidP="00635B42"/>
        </w:tc>
        <w:tc>
          <w:tcPr>
            <w:tcW w:w="6604" w:type="dxa"/>
          </w:tcPr>
          <w:p w:rsidR="000F4D83" w:rsidRDefault="000F4D83" w:rsidP="00635B42"/>
        </w:tc>
        <w:tc>
          <w:tcPr>
            <w:tcW w:w="236"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8"/>
        <w:gridCol w:w="660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3.2.4 Receiver Agreement</w:t>
            </w:r>
          </w:p>
        </w:tc>
      </w:tr>
      <w:tr w:rsidR="000F4D83" w:rsidRPr="00FB1F08" w:rsidTr="00635B42">
        <w:tc>
          <w:tcPr>
            <w:tcW w:w="3348" w:type="dxa"/>
          </w:tcPr>
          <w:p w:rsidR="000F4D83" w:rsidRPr="00FB1F08" w:rsidRDefault="000F4D83" w:rsidP="00635B42">
            <w:pPr>
              <w:rPr>
                <w:b/>
              </w:rPr>
            </w:pPr>
            <w:r w:rsidRPr="00FB1F08">
              <w:rPr>
                <w:b/>
              </w:rPr>
              <w:t>Receiver Agreement Name</w:t>
            </w:r>
          </w:p>
        </w:tc>
        <w:tc>
          <w:tcPr>
            <w:tcW w:w="6604" w:type="dxa"/>
          </w:tcPr>
          <w:p w:rsidR="000F4D83" w:rsidRPr="00FB1F08" w:rsidRDefault="000F4D83" w:rsidP="00635B42">
            <w:pPr>
              <w:rPr>
                <w:b/>
              </w:rPr>
            </w:pPr>
            <w:r w:rsidRPr="00FB1F08">
              <w:rPr>
                <w:b/>
              </w:rPr>
              <w:t>Communication Channel Name</w:t>
            </w:r>
          </w:p>
        </w:tc>
        <w:tc>
          <w:tcPr>
            <w:tcW w:w="236" w:type="dxa"/>
          </w:tcPr>
          <w:p w:rsidR="000F4D83" w:rsidRPr="00FB1F08" w:rsidRDefault="000F4D83" w:rsidP="00635B42">
            <w:pPr>
              <w:rPr>
                <w:b/>
              </w:rPr>
            </w:pPr>
          </w:p>
        </w:tc>
      </w:tr>
      <w:tr w:rsidR="000F4D83" w:rsidTr="00635B42">
        <w:tc>
          <w:tcPr>
            <w:tcW w:w="3348" w:type="dxa"/>
          </w:tcPr>
          <w:p w:rsidR="000F4D83" w:rsidRPr="00FB1F08" w:rsidRDefault="000F4D83" w:rsidP="00635B42">
            <w:pPr>
              <w:rPr>
                <w:b/>
              </w:rPr>
            </w:pPr>
          </w:p>
        </w:tc>
        <w:tc>
          <w:tcPr>
            <w:tcW w:w="6604" w:type="dxa"/>
          </w:tcPr>
          <w:p w:rsidR="000F4D83" w:rsidRDefault="000F4D83" w:rsidP="00635B42"/>
        </w:tc>
        <w:tc>
          <w:tcPr>
            <w:tcW w:w="236" w:type="dxa"/>
          </w:tcPr>
          <w:p w:rsidR="000F4D83" w:rsidRDefault="000F4D83" w:rsidP="00635B42"/>
        </w:tc>
      </w:tr>
      <w:tr w:rsidR="000F4D83" w:rsidTr="00635B42">
        <w:tc>
          <w:tcPr>
            <w:tcW w:w="3348" w:type="dxa"/>
          </w:tcPr>
          <w:p w:rsidR="000F4D83" w:rsidRDefault="000F4D83" w:rsidP="00635B42"/>
        </w:tc>
        <w:tc>
          <w:tcPr>
            <w:tcW w:w="6604" w:type="dxa"/>
          </w:tcPr>
          <w:p w:rsidR="000F4D83" w:rsidRDefault="000F4D83" w:rsidP="00635B42"/>
        </w:tc>
        <w:tc>
          <w:tcPr>
            <w:tcW w:w="236"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8"/>
        <w:gridCol w:w="660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3.2.5 Sender Agreement</w:t>
            </w:r>
          </w:p>
        </w:tc>
      </w:tr>
      <w:tr w:rsidR="000F4D83" w:rsidRPr="00FB1F08" w:rsidTr="00635B42">
        <w:tc>
          <w:tcPr>
            <w:tcW w:w="3348" w:type="dxa"/>
          </w:tcPr>
          <w:p w:rsidR="000F4D83" w:rsidRPr="00FB1F08" w:rsidRDefault="000F4D83" w:rsidP="00635B42">
            <w:pPr>
              <w:rPr>
                <w:b/>
              </w:rPr>
            </w:pPr>
            <w:r w:rsidRPr="00FB1F08">
              <w:rPr>
                <w:b/>
              </w:rPr>
              <w:t>Sender Agreement Name</w:t>
            </w:r>
          </w:p>
        </w:tc>
        <w:tc>
          <w:tcPr>
            <w:tcW w:w="6604" w:type="dxa"/>
          </w:tcPr>
          <w:p w:rsidR="000F4D83" w:rsidRPr="00FB1F08" w:rsidRDefault="000F4D83" w:rsidP="00635B42">
            <w:pPr>
              <w:rPr>
                <w:b/>
              </w:rPr>
            </w:pPr>
            <w:r w:rsidRPr="00FB1F08">
              <w:rPr>
                <w:b/>
              </w:rPr>
              <w:t>Communication Channel Name</w:t>
            </w:r>
          </w:p>
        </w:tc>
        <w:tc>
          <w:tcPr>
            <w:tcW w:w="236" w:type="dxa"/>
          </w:tcPr>
          <w:p w:rsidR="000F4D83" w:rsidRPr="00FB1F08" w:rsidRDefault="000F4D83" w:rsidP="00635B42">
            <w:pPr>
              <w:rPr>
                <w:b/>
              </w:rPr>
            </w:pPr>
          </w:p>
        </w:tc>
      </w:tr>
      <w:tr w:rsidR="000F4D83" w:rsidTr="00635B42">
        <w:tc>
          <w:tcPr>
            <w:tcW w:w="3348" w:type="dxa"/>
          </w:tcPr>
          <w:p w:rsidR="000F4D83" w:rsidRPr="00FB1F08" w:rsidRDefault="000F4D83" w:rsidP="00635B42">
            <w:pPr>
              <w:rPr>
                <w:b/>
              </w:rPr>
            </w:pPr>
          </w:p>
        </w:tc>
        <w:tc>
          <w:tcPr>
            <w:tcW w:w="6604" w:type="dxa"/>
          </w:tcPr>
          <w:p w:rsidR="000F4D83" w:rsidRDefault="000F4D83" w:rsidP="00635B42"/>
        </w:tc>
        <w:tc>
          <w:tcPr>
            <w:tcW w:w="236" w:type="dxa"/>
          </w:tcPr>
          <w:p w:rsidR="000F4D83" w:rsidRDefault="000F4D83" w:rsidP="00635B42"/>
        </w:tc>
      </w:tr>
      <w:tr w:rsidR="000F4D83" w:rsidTr="00635B42">
        <w:tc>
          <w:tcPr>
            <w:tcW w:w="3348" w:type="dxa"/>
          </w:tcPr>
          <w:p w:rsidR="000F4D83" w:rsidRDefault="000F4D83" w:rsidP="00635B42"/>
        </w:tc>
        <w:tc>
          <w:tcPr>
            <w:tcW w:w="6604" w:type="dxa"/>
          </w:tcPr>
          <w:p w:rsidR="000F4D83" w:rsidRDefault="000F4D83" w:rsidP="00635B42"/>
        </w:tc>
        <w:tc>
          <w:tcPr>
            <w:tcW w:w="236"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624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3.2.6 Sender Agreement</w:t>
            </w:r>
          </w:p>
        </w:tc>
      </w:tr>
      <w:tr w:rsidR="000F4D83" w:rsidRPr="00FB1F08" w:rsidTr="00635B42">
        <w:tc>
          <w:tcPr>
            <w:tcW w:w="3708" w:type="dxa"/>
          </w:tcPr>
          <w:p w:rsidR="000F4D83" w:rsidRPr="00FB1F08" w:rsidRDefault="000F4D83" w:rsidP="00635B42">
            <w:pPr>
              <w:rPr>
                <w:b/>
              </w:rPr>
            </w:pPr>
            <w:r w:rsidRPr="00FB1F08">
              <w:rPr>
                <w:b/>
              </w:rPr>
              <w:t>Communication Channel Name</w:t>
            </w:r>
          </w:p>
        </w:tc>
        <w:tc>
          <w:tcPr>
            <w:tcW w:w="6244" w:type="dxa"/>
          </w:tcPr>
          <w:p w:rsidR="000F4D83" w:rsidRPr="00FB1F08" w:rsidRDefault="000F4D83" w:rsidP="00635B42">
            <w:pPr>
              <w:rPr>
                <w:b/>
              </w:rPr>
            </w:pPr>
            <w:r w:rsidRPr="00FB1F08">
              <w:rPr>
                <w:b/>
              </w:rPr>
              <w:t>Adapter Type</w:t>
            </w:r>
          </w:p>
        </w:tc>
        <w:tc>
          <w:tcPr>
            <w:tcW w:w="236" w:type="dxa"/>
          </w:tcPr>
          <w:p w:rsidR="000F4D83" w:rsidRPr="00FB1F08" w:rsidRDefault="000F4D83" w:rsidP="00635B42">
            <w:pPr>
              <w:rPr>
                <w:b/>
              </w:rPr>
            </w:pPr>
          </w:p>
        </w:tc>
      </w:tr>
      <w:tr w:rsidR="000F4D83" w:rsidTr="00635B42">
        <w:tc>
          <w:tcPr>
            <w:tcW w:w="3708" w:type="dxa"/>
          </w:tcPr>
          <w:p w:rsidR="000F4D83" w:rsidRPr="00FB1F08" w:rsidRDefault="000F4D83" w:rsidP="00635B42">
            <w:pPr>
              <w:rPr>
                <w:b/>
              </w:rPr>
            </w:pPr>
          </w:p>
        </w:tc>
        <w:tc>
          <w:tcPr>
            <w:tcW w:w="6244" w:type="dxa"/>
          </w:tcPr>
          <w:p w:rsidR="000F4D83" w:rsidRDefault="000F4D83" w:rsidP="00635B42"/>
        </w:tc>
        <w:tc>
          <w:tcPr>
            <w:tcW w:w="236" w:type="dxa"/>
          </w:tcPr>
          <w:p w:rsidR="000F4D83" w:rsidRDefault="000F4D83" w:rsidP="00635B42"/>
        </w:tc>
      </w:tr>
      <w:tr w:rsidR="000F4D83" w:rsidTr="00635B42">
        <w:tc>
          <w:tcPr>
            <w:tcW w:w="3708" w:type="dxa"/>
          </w:tcPr>
          <w:p w:rsidR="000F4D83" w:rsidRDefault="000F4D83" w:rsidP="00635B42"/>
        </w:tc>
        <w:tc>
          <w:tcPr>
            <w:tcW w:w="6244" w:type="dxa"/>
          </w:tcPr>
          <w:p w:rsidR="000F4D83" w:rsidRDefault="000F4D83" w:rsidP="00635B42"/>
        </w:tc>
        <w:tc>
          <w:tcPr>
            <w:tcW w:w="236" w:type="dxa"/>
          </w:tcPr>
          <w:p w:rsidR="000F4D83" w:rsidRDefault="000F4D83" w:rsidP="00635B42"/>
        </w:tc>
      </w:tr>
    </w:tbl>
    <w:p w:rsidR="000F4D83" w:rsidRDefault="000F4D83" w:rsidP="000F4D83"/>
    <w:p w:rsidR="000F4D83" w:rsidRDefault="000F4D83" w:rsidP="000F4D83">
      <w:r>
        <w:br w:type="page"/>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49"/>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4E04A0">
            <w:r w:rsidRPr="00FB1F08">
              <w:rPr>
                <w:b/>
                <w:bCs/>
              </w:rPr>
              <w:lastRenderedPageBreak/>
              <w:t>4.0 Development Objects</w:t>
            </w:r>
          </w:p>
        </w:tc>
      </w:tr>
      <w:tr w:rsidR="000F4D83" w:rsidRPr="00065ECA" w:rsidTr="00635B42">
        <w:trPr>
          <w:trHeight w:val="1731"/>
        </w:trPr>
        <w:tc>
          <w:tcPr>
            <w:tcW w:w="10204" w:type="dxa"/>
          </w:tcPr>
          <w:p w:rsidR="000F4D83" w:rsidRDefault="000F4D83" w:rsidP="00635B42">
            <w:pPr>
              <w:keepLines/>
              <w:rPr>
                <w:b/>
                <w:color w:val="000000"/>
              </w:rPr>
            </w:pPr>
          </w:p>
          <w:p w:rsidR="000F4D83" w:rsidRDefault="004E04A0" w:rsidP="00635B42">
            <w:pPr>
              <w:keepLines/>
            </w:pPr>
            <w:r>
              <w:rPr>
                <w:color w:val="000000"/>
              </w:rPr>
              <w:t>Total of 121 new ‘Z’ objects have been created under the package ‘ZEMMA’</w:t>
            </w:r>
          </w:p>
          <w:p w:rsidR="000F4D83" w:rsidRDefault="000F4D83" w:rsidP="00635B42">
            <w:pPr>
              <w:keepLines/>
            </w:pPr>
          </w:p>
          <w:p w:rsidR="000F4D83" w:rsidRPr="00065ECA" w:rsidRDefault="000F4D83" w:rsidP="00635B42">
            <w:pPr>
              <w:keepLines/>
            </w:pPr>
          </w:p>
        </w:tc>
      </w:tr>
    </w:tbl>
    <w:p w:rsidR="000F4D83" w:rsidRDefault="000F4D83" w:rsidP="000F4D83"/>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38"/>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4.1 Inbound Interface</w:t>
            </w:r>
          </w:p>
        </w:tc>
      </w:tr>
      <w:tr w:rsidR="000F4D83" w:rsidRPr="00065ECA" w:rsidTr="00635B42">
        <w:trPr>
          <w:trHeight w:val="1772"/>
        </w:trPr>
        <w:tc>
          <w:tcPr>
            <w:tcW w:w="10204" w:type="dxa"/>
          </w:tcPr>
          <w:p w:rsidR="000F4D83" w:rsidRPr="00FB1F08" w:rsidRDefault="000F4D83" w:rsidP="00635B42">
            <w:pPr>
              <w:keepLines/>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6"/>
              <w:gridCol w:w="1610"/>
              <w:gridCol w:w="1435"/>
              <w:gridCol w:w="2862"/>
              <w:gridCol w:w="1255"/>
              <w:gridCol w:w="898"/>
              <w:gridCol w:w="1092"/>
            </w:tblGrid>
            <w:tr w:rsidR="000F4D83" w:rsidRPr="00065ECA" w:rsidTr="00635B42">
              <w:tc>
                <w:tcPr>
                  <w:tcW w:w="10022" w:type="dxa"/>
                  <w:gridSpan w:val="7"/>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4.12. New Tables / Structures / EDI Segments</w:t>
                  </w:r>
                </w:p>
              </w:tc>
            </w:tr>
            <w:tr w:rsidR="000F4D83" w:rsidTr="00635B42">
              <w:tc>
                <w:tcPr>
                  <w:tcW w:w="2448" w:type="dxa"/>
                  <w:gridSpan w:val="2"/>
                </w:tcPr>
                <w:p w:rsidR="000F4D83" w:rsidRPr="00FB1F08" w:rsidRDefault="000F4D83" w:rsidP="00635B42">
                  <w:pPr>
                    <w:rPr>
                      <w:b/>
                    </w:rPr>
                  </w:pPr>
                  <w:r w:rsidRPr="00FB1F08">
                    <w:rPr>
                      <w:b/>
                    </w:rPr>
                    <w:t>Table Name:</w:t>
                  </w:r>
                </w:p>
              </w:tc>
              <w:tc>
                <w:tcPr>
                  <w:tcW w:w="7574" w:type="dxa"/>
                  <w:gridSpan w:val="5"/>
                </w:tcPr>
                <w:p w:rsidR="000F4D83" w:rsidRDefault="000F4D83" w:rsidP="00635B42"/>
              </w:tc>
            </w:tr>
            <w:tr w:rsidR="000F4D83" w:rsidRPr="00FB1F08" w:rsidTr="00635B42">
              <w:tc>
                <w:tcPr>
                  <w:tcW w:w="828" w:type="dxa"/>
                </w:tcPr>
                <w:p w:rsidR="000F4D83" w:rsidRPr="00FB1F08" w:rsidRDefault="000F4D83" w:rsidP="00635B42">
                  <w:pPr>
                    <w:rPr>
                      <w:b/>
                    </w:rPr>
                  </w:pPr>
                  <w:r w:rsidRPr="00FB1F08">
                    <w:rPr>
                      <w:b/>
                    </w:rPr>
                    <w:t>Key</w:t>
                  </w:r>
                </w:p>
              </w:tc>
              <w:tc>
                <w:tcPr>
                  <w:tcW w:w="1620" w:type="dxa"/>
                </w:tcPr>
                <w:p w:rsidR="000F4D83" w:rsidRPr="00FB1F08" w:rsidRDefault="000F4D83" w:rsidP="00635B42">
                  <w:pPr>
                    <w:rPr>
                      <w:b/>
                    </w:rPr>
                  </w:pPr>
                  <w:r w:rsidRPr="00FB1F08">
                    <w:rPr>
                      <w:b/>
                    </w:rPr>
                    <w:t>Field Name</w:t>
                  </w:r>
                </w:p>
              </w:tc>
              <w:tc>
                <w:tcPr>
                  <w:tcW w:w="1440" w:type="dxa"/>
                </w:tcPr>
                <w:p w:rsidR="000F4D83" w:rsidRPr="00FB1F08" w:rsidRDefault="000F4D83" w:rsidP="00635B42">
                  <w:pPr>
                    <w:rPr>
                      <w:b/>
                    </w:rPr>
                  </w:pPr>
                  <w:r w:rsidRPr="00FB1F08">
                    <w:rPr>
                      <w:b/>
                    </w:rPr>
                    <w:t>Data Element</w:t>
                  </w:r>
                </w:p>
              </w:tc>
              <w:tc>
                <w:tcPr>
                  <w:tcW w:w="2880" w:type="dxa"/>
                </w:tcPr>
                <w:p w:rsidR="000F4D83" w:rsidRPr="00FB1F08" w:rsidRDefault="000F4D83" w:rsidP="00635B42">
                  <w:pPr>
                    <w:rPr>
                      <w:b/>
                    </w:rPr>
                  </w:pPr>
                  <w:r w:rsidRPr="00FB1F08">
                    <w:rPr>
                      <w:b/>
                    </w:rPr>
                    <w:t>Description</w:t>
                  </w:r>
                </w:p>
              </w:tc>
              <w:tc>
                <w:tcPr>
                  <w:tcW w:w="1260" w:type="dxa"/>
                </w:tcPr>
                <w:p w:rsidR="000F4D83" w:rsidRPr="00FB1F08" w:rsidRDefault="000F4D83" w:rsidP="00635B42">
                  <w:pPr>
                    <w:rPr>
                      <w:b/>
                    </w:rPr>
                  </w:pPr>
                  <w:r w:rsidRPr="00FB1F08">
                    <w:rPr>
                      <w:b/>
                    </w:rPr>
                    <w:t>Check</w:t>
                  </w:r>
                </w:p>
                <w:p w:rsidR="000F4D83" w:rsidRPr="00FB1F08" w:rsidRDefault="000F4D83" w:rsidP="00635B42">
                  <w:pPr>
                    <w:rPr>
                      <w:b/>
                    </w:rPr>
                  </w:pPr>
                  <w:r w:rsidRPr="00FB1F08">
                    <w:rPr>
                      <w:b/>
                    </w:rPr>
                    <w:t>Table</w:t>
                  </w:r>
                </w:p>
              </w:tc>
              <w:tc>
                <w:tcPr>
                  <w:tcW w:w="900" w:type="dxa"/>
                </w:tcPr>
                <w:p w:rsidR="000F4D83" w:rsidRPr="00FB1F08" w:rsidRDefault="000F4D83" w:rsidP="00635B42">
                  <w:pPr>
                    <w:rPr>
                      <w:b/>
                    </w:rPr>
                  </w:pPr>
                  <w:r w:rsidRPr="00FB1F08">
                    <w:rPr>
                      <w:b/>
                    </w:rPr>
                    <w:t>Type</w:t>
                  </w:r>
                </w:p>
              </w:tc>
              <w:tc>
                <w:tcPr>
                  <w:tcW w:w="1094" w:type="dxa"/>
                </w:tcPr>
                <w:p w:rsidR="000F4D83" w:rsidRPr="00FB1F08" w:rsidRDefault="000F4D83" w:rsidP="00635B42">
                  <w:pPr>
                    <w:rPr>
                      <w:b/>
                    </w:rPr>
                  </w:pPr>
                  <w:r w:rsidRPr="00FB1F08">
                    <w:rPr>
                      <w:b/>
                    </w:rPr>
                    <w:t>Length</w:t>
                  </w:r>
                </w:p>
              </w:tc>
            </w:tr>
            <w:tr w:rsidR="000F4D83" w:rsidTr="00635B42">
              <w:tc>
                <w:tcPr>
                  <w:tcW w:w="828" w:type="dxa"/>
                </w:tcPr>
                <w:p w:rsidR="000F4D83" w:rsidRDefault="000F4D83" w:rsidP="00635B42"/>
              </w:tc>
              <w:tc>
                <w:tcPr>
                  <w:tcW w:w="1620" w:type="dxa"/>
                </w:tcPr>
                <w:p w:rsidR="000F4D83" w:rsidRDefault="000F4D83" w:rsidP="00635B42"/>
              </w:tc>
              <w:tc>
                <w:tcPr>
                  <w:tcW w:w="1440" w:type="dxa"/>
                </w:tcPr>
                <w:p w:rsidR="000F4D83" w:rsidRDefault="000F4D83" w:rsidP="00635B42"/>
              </w:tc>
              <w:tc>
                <w:tcPr>
                  <w:tcW w:w="2880" w:type="dxa"/>
                </w:tcPr>
                <w:p w:rsidR="000F4D83" w:rsidRDefault="000F4D83" w:rsidP="00635B42"/>
              </w:tc>
              <w:tc>
                <w:tcPr>
                  <w:tcW w:w="1260" w:type="dxa"/>
                </w:tcPr>
                <w:p w:rsidR="000F4D83" w:rsidRDefault="000F4D83" w:rsidP="00635B42"/>
              </w:tc>
              <w:tc>
                <w:tcPr>
                  <w:tcW w:w="900" w:type="dxa"/>
                </w:tcPr>
                <w:p w:rsidR="000F4D83" w:rsidRDefault="000F4D83" w:rsidP="00635B42"/>
              </w:tc>
              <w:tc>
                <w:tcPr>
                  <w:tcW w:w="1094" w:type="dxa"/>
                </w:tcPr>
                <w:p w:rsidR="000F4D83" w:rsidRDefault="000F4D83" w:rsidP="00635B42"/>
              </w:tc>
            </w:tr>
            <w:tr w:rsidR="000F4D83" w:rsidTr="00635B42">
              <w:tc>
                <w:tcPr>
                  <w:tcW w:w="828" w:type="dxa"/>
                </w:tcPr>
                <w:p w:rsidR="000F4D83" w:rsidRDefault="000F4D83" w:rsidP="00635B42"/>
              </w:tc>
              <w:tc>
                <w:tcPr>
                  <w:tcW w:w="1620" w:type="dxa"/>
                </w:tcPr>
                <w:p w:rsidR="000F4D83" w:rsidRDefault="000F4D83" w:rsidP="00635B42"/>
              </w:tc>
              <w:tc>
                <w:tcPr>
                  <w:tcW w:w="1440" w:type="dxa"/>
                </w:tcPr>
                <w:p w:rsidR="000F4D83" w:rsidRDefault="000F4D83" w:rsidP="00635B42"/>
              </w:tc>
              <w:tc>
                <w:tcPr>
                  <w:tcW w:w="2880" w:type="dxa"/>
                </w:tcPr>
                <w:p w:rsidR="000F4D83" w:rsidRDefault="000F4D83" w:rsidP="00635B42"/>
              </w:tc>
              <w:tc>
                <w:tcPr>
                  <w:tcW w:w="1260" w:type="dxa"/>
                </w:tcPr>
                <w:p w:rsidR="000F4D83" w:rsidRDefault="000F4D83" w:rsidP="00635B42"/>
              </w:tc>
              <w:tc>
                <w:tcPr>
                  <w:tcW w:w="900" w:type="dxa"/>
                </w:tcPr>
                <w:p w:rsidR="000F4D83" w:rsidRDefault="000F4D83" w:rsidP="00635B42"/>
              </w:tc>
              <w:tc>
                <w:tcPr>
                  <w:tcW w:w="1094" w:type="dxa"/>
                </w:tcPr>
                <w:p w:rsidR="000F4D83" w:rsidRDefault="000F4D83" w:rsidP="00635B42"/>
              </w:tc>
            </w:tr>
            <w:tr w:rsidR="000F4D83" w:rsidTr="00635B42">
              <w:tc>
                <w:tcPr>
                  <w:tcW w:w="828" w:type="dxa"/>
                </w:tcPr>
                <w:p w:rsidR="000F4D83" w:rsidRDefault="000F4D83" w:rsidP="00635B42"/>
              </w:tc>
              <w:tc>
                <w:tcPr>
                  <w:tcW w:w="1620" w:type="dxa"/>
                </w:tcPr>
                <w:p w:rsidR="000F4D83" w:rsidRDefault="000F4D83" w:rsidP="00635B42"/>
              </w:tc>
              <w:tc>
                <w:tcPr>
                  <w:tcW w:w="1440" w:type="dxa"/>
                </w:tcPr>
                <w:p w:rsidR="000F4D83" w:rsidRDefault="000F4D83" w:rsidP="00635B42"/>
              </w:tc>
              <w:tc>
                <w:tcPr>
                  <w:tcW w:w="2880" w:type="dxa"/>
                </w:tcPr>
                <w:p w:rsidR="000F4D83" w:rsidRDefault="000F4D83" w:rsidP="00635B42"/>
              </w:tc>
              <w:tc>
                <w:tcPr>
                  <w:tcW w:w="1260" w:type="dxa"/>
                </w:tcPr>
                <w:p w:rsidR="000F4D83" w:rsidRDefault="000F4D83" w:rsidP="00635B42"/>
              </w:tc>
              <w:tc>
                <w:tcPr>
                  <w:tcW w:w="900" w:type="dxa"/>
                </w:tcPr>
                <w:p w:rsidR="000F4D83" w:rsidRDefault="000F4D83" w:rsidP="00635B42"/>
              </w:tc>
              <w:tc>
                <w:tcPr>
                  <w:tcW w:w="1094" w:type="dxa"/>
                </w:tcPr>
                <w:p w:rsidR="000F4D83" w:rsidRDefault="000F4D83" w:rsidP="00635B42"/>
              </w:tc>
            </w:tr>
            <w:tr w:rsidR="000F4D83" w:rsidTr="00635B42">
              <w:tc>
                <w:tcPr>
                  <w:tcW w:w="828" w:type="dxa"/>
                </w:tcPr>
                <w:p w:rsidR="000F4D83" w:rsidRDefault="000F4D83" w:rsidP="00635B42"/>
              </w:tc>
              <w:tc>
                <w:tcPr>
                  <w:tcW w:w="1620" w:type="dxa"/>
                </w:tcPr>
                <w:p w:rsidR="000F4D83" w:rsidRDefault="000F4D83" w:rsidP="00635B42"/>
              </w:tc>
              <w:tc>
                <w:tcPr>
                  <w:tcW w:w="1440" w:type="dxa"/>
                </w:tcPr>
                <w:p w:rsidR="000F4D83" w:rsidRDefault="000F4D83" w:rsidP="00635B42"/>
              </w:tc>
              <w:tc>
                <w:tcPr>
                  <w:tcW w:w="2880" w:type="dxa"/>
                </w:tcPr>
                <w:p w:rsidR="000F4D83" w:rsidRDefault="000F4D83" w:rsidP="00635B42"/>
              </w:tc>
              <w:tc>
                <w:tcPr>
                  <w:tcW w:w="1260" w:type="dxa"/>
                </w:tcPr>
                <w:p w:rsidR="000F4D83" w:rsidRDefault="000F4D83" w:rsidP="00635B42"/>
              </w:tc>
              <w:tc>
                <w:tcPr>
                  <w:tcW w:w="900" w:type="dxa"/>
                </w:tcPr>
                <w:p w:rsidR="000F4D83" w:rsidRDefault="000F4D83" w:rsidP="00635B42"/>
              </w:tc>
              <w:tc>
                <w:tcPr>
                  <w:tcW w:w="1094" w:type="dxa"/>
                </w:tcPr>
                <w:p w:rsidR="000F4D83" w:rsidRDefault="000F4D83" w:rsidP="00635B42"/>
              </w:tc>
            </w:tr>
          </w:tbl>
          <w:p w:rsidR="000F4D83" w:rsidRPr="00FB1F08" w:rsidRDefault="000F4D83" w:rsidP="00635B42">
            <w:pPr>
              <w:keepLines/>
              <w:rPr>
                <w:color w:val="000000"/>
              </w:rPr>
            </w:pPr>
          </w:p>
          <w:p w:rsidR="000F4D83" w:rsidRPr="00FB1F08" w:rsidRDefault="000F4D83" w:rsidP="00635B42">
            <w:pPr>
              <w:keepLines/>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1"/>
              <w:gridCol w:w="3760"/>
              <w:gridCol w:w="1821"/>
              <w:gridCol w:w="2496"/>
            </w:tblGrid>
            <w:tr w:rsidR="000F4D83" w:rsidRPr="00065ECA" w:rsidTr="00635B42">
              <w:tc>
                <w:tcPr>
                  <w:tcW w:w="10022" w:type="dxa"/>
                  <w:gridSpan w:val="4"/>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4.13. New Data Elements</w:t>
                  </w:r>
                </w:p>
              </w:tc>
            </w:tr>
            <w:tr w:rsidR="000F4D83" w:rsidRPr="00FB1F08" w:rsidTr="00635B42">
              <w:tc>
                <w:tcPr>
                  <w:tcW w:w="1908" w:type="dxa"/>
                </w:tcPr>
                <w:p w:rsidR="000F4D83" w:rsidRPr="00FB1F08" w:rsidRDefault="000F4D83" w:rsidP="00635B42">
                  <w:pPr>
                    <w:rPr>
                      <w:b/>
                    </w:rPr>
                  </w:pPr>
                  <w:r w:rsidRPr="00FB1F08">
                    <w:rPr>
                      <w:b/>
                    </w:rPr>
                    <w:t>Data Element</w:t>
                  </w:r>
                </w:p>
              </w:tc>
              <w:tc>
                <w:tcPr>
                  <w:tcW w:w="3780" w:type="dxa"/>
                </w:tcPr>
                <w:p w:rsidR="000F4D83" w:rsidRPr="00FB1F08" w:rsidRDefault="000F4D83" w:rsidP="00635B42">
                  <w:pPr>
                    <w:rPr>
                      <w:b/>
                    </w:rPr>
                  </w:pPr>
                  <w:r w:rsidRPr="00FB1F08">
                    <w:rPr>
                      <w:b/>
                    </w:rPr>
                    <w:t>Description</w:t>
                  </w:r>
                </w:p>
              </w:tc>
              <w:tc>
                <w:tcPr>
                  <w:tcW w:w="1828" w:type="dxa"/>
                </w:tcPr>
                <w:p w:rsidR="000F4D83" w:rsidRPr="00FB1F08" w:rsidRDefault="000F4D83" w:rsidP="00635B42">
                  <w:pPr>
                    <w:rPr>
                      <w:b/>
                    </w:rPr>
                  </w:pPr>
                  <w:r w:rsidRPr="00FB1F08">
                    <w:rPr>
                      <w:b/>
                    </w:rPr>
                    <w:t>Domain</w:t>
                  </w:r>
                </w:p>
              </w:tc>
              <w:tc>
                <w:tcPr>
                  <w:tcW w:w="2506" w:type="dxa"/>
                </w:tcPr>
                <w:p w:rsidR="000F4D83" w:rsidRPr="00FB1F08" w:rsidRDefault="000F4D83" w:rsidP="00635B42">
                  <w:pPr>
                    <w:rPr>
                      <w:b/>
                    </w:rPr>
                  </w:pPr>
                  <w:r w:rsidRPr="00FB1F08">
                    <w:rPr>
                      <w:b/>
                    </w:rPr>
                    <w:t>Parameter ID</w:t>
                  </w:r>
                </w:p>
              </w:tc>
            </w:tr>
            <w:tr w:rsidR="000F4D83" w:rsidTr="00635B42">
              <w:tc>
                <w:tcPr>
                  <w:tcW w:w="1908" w:type="dxa"/>
                </w:tcPr>
                <w:p w:rsidR="000F4D83" w:rsidRDefault="000F4D83" w:rsidP="00635B42"/>
              </w:tc>
              <w:tc>
                <w:tcPr>
                  <w:tcW w:w="3780" w:type="dxa"/>
                </w:tcPr>
                <w:p w:rsidR="000F4D83" w:rsidRDefault="000F4D83" w:rsidP="00635B42"/>
              </w:tc>
              <w:tc>
                <w:tcPr>
                  <w:tcW w:w="1828" w:type="dxa"/>
                </w:tcPr>
                <w:p w:rsidR="000F4D83" w:rsidRDefault="000F4D83" w:rsidP="00635B42"/>
              </w:tc>
              <w:tc>
                <w:tcPr>
                  <w:tcW w:w="2506" w:type="dxa"/>
                </w:tcPr>
                <w:p w:rsidR="000F4D83" w:rsidRDefault="000F4D83" w:rsidP="00635B42"/>
              </w:tc>
            </w:tr>
            <w:tr w:rsidR="000F4D83" w:rsidTr="00635B42">
              <w:tc>
                <w:tcPr>
                  <w:tcW w:w="1908" w:type="dxa"/>
                </w:tcPr>
                <w:p w:rsidR="000F4D83" w:rsidRDefault="000F4D83" w:rsidP="00635B42"/>
              </w:tc>
              <w:tc>
                <w:tcPr>
                  <w:tcW w:w="3780" w:type="dxa"/>
                </w:tcPr>
                <w:p w:rsidR="000F4D83" w:rsidRDefault="000F4D83" w:rsidP="00635B42"/>
              </w:tc>
              <w:tc>
                <w:tcPr>
                  <w:tcW w:w="1828" w:type="dxa"/>
                </w:tcPr>
                <w:p w:rsidR="000F4D83" w:rsidRDefault="000F4D83" w:rsidP="00635B42"/>
              </w:tc>
              <w:tc>
                <w:tcPr>
                  <w:tcW w:w="2506" w:type="dxa"/>
                </w:tcPr>
                <w:p w:rsidR="000F4D83" w:rsidRDefault="000F4D83" w:rsidP="00635B42"/>
              </w:tc>
            </w:tr>
            <w:tr w:rsidR="000F4D83" w:rsidTr="00635B42">
              <w:tc>
                <w:tcPr>
                  <w:tcW w:w="1908" w:type="dxa"/>
                </w:tcPr>
                <w:p w:rsidR="000F4D83" w:rsidRDefault="000F4D83" w:rsidP="00635B42"/>
              </w:tc>
              <w:tc>
                <w:tcPr>
                  <w:tcW w:w="3780" w:type="dxa"/>
                </w:tcPr>
                <w:p w:rsidR="000F4D83" w:rsidRDefault="000F4D83" w:rsidP="00635B42"/>
              </w:tc>
              <w:tc>
                <w:tcPr>
                  <w:tcW w:w="1828" w:type="dxa"/>
                </w:tcPr>
                <w:p w:rsidR="000F4D83" w:rsidRDefault="000F4D83" w:rsidP="00635B42"/>
              </w:tc>
              <w:tc>
                <w:tcPr>
                  <w:tcW w:w="2506" w:type="dxa"/>
                </w:tcPr>
                <w:p w:rsidR="000F4D83" w:rsidRDefault="000F4D83" w:rsidP="00635B42"/>
              </w:tc>
            </w:tr>
            <w:tr w:rsidR="000F4D83" w:rsidTr="00635B42">
              <w:tc>
                <w:tcPr>
                  <w:tcW w:w="1908" w:type="dxa"/>
                </w:tcPr>
                <w:p w:rsidR="000F4D83" w:rsidRDefault="000F4D83" w:rsidP="00635B42"/>
              </w:tc>
              <w:tc>
                <w:tcPr>
                  <w:tcW w:w="3780" w:type="dxa"/>
                </w:tcPr>
                <w:p w:rsidR="000F4D83" w:rsidRDefault="000F4D83" w:rsidP="00635B42"/>
              </w:tc>
              <w:tc>
                <w:tcPr>
                  <w:tcW w:w="1828" w:type="dxa"/>
                </w:tcPr>
                <w:p w:rsidR="000F4D83" w:rsidRDefault="000F4D83" w:rsidP="00635B42"/>
              </w:tc>
              <w:tc>
                <w:tcPr>
                  <w:tcW w:w="2506" w:type="dxa"/>
                </w:tcPr>
                <w:p w:rsidR="000F4D83" w:rsidRDefault="000F4D83" w:rsidP="00635B42"/>
              </w:tc>
            </w:tr>
            <w:tr w:rsidR="000F4D83" w:rsidTr="00635B42">
              <w:tc>
                <w:tcPr>
                  <w:tcW w:w="1908" w:type="dxa"/>
                </w:tcPr>
                <w:p w:rsidR="000F4D83" w:rsidRDefault="000F4D83" w:rsidP="00635B42"/>
              </w:tc>
              <w:tc>
                <w:tcPr>
                  <w:tcW w:w="3780" w:type="dxa"/>
                </w:tcPr>
                <w:p w:rsidR="000F4D83" w:rsidRDefault="000F4D83" w:rsidP="00635B42"/>
              </w:tc>
              <w:tc>
                <w:tcPr>
                  <w:tcW w:w="1828" w:type="dxa"/>
                </w:tcPr>
                <w:p w:rsidR="000F4D83" w:rsidRDefault="000F4D83" w:rsidP="00635B42"/>
              </w:tc>
              <w:tc>
                <w:tcPr>
                  <w:tcW w:w="2506" w:type="dxa"/>
                </w:tcPr>
                <w:p w:rsidR="000F4D83" w:rsidRDefault="000F4D83" w:rsidP="00635B42"/>
              </w:tc>
            </w:tr>
          </w:tbl>
          <w:p w:rsidR="000F4D83" w:rsidRPr="00FB1F08" w:rsidRDefault="000F4D83" w:rsidP="00635B42">
            <w:pPr>
              <w:keepLines/>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02"/>
            </w:tblGrid>
            <w:tr w:rsidR="000F4D83" w:rsidRPr="00065ECA" w:rsidTr="00635B42">
              <w:trPr>
                <w:trHeight w:val="241"/>
              </w:trPr>
              <w:tc>
                <w:tcPr>
                  <w:tcW w:w="9902"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4.14.   Programs, Reports, Function Modules etc.</w:t>
                  </w:r>
                </w:p>
              </w:tc>
            </w:tr>
            <w:tr w:rsidR="000F4D83" w:rsidRPr="00065ECA" w:rsidTr="00635B42">
              <w:trPr>
                <w:trHeight w:val="1501"/>
              </w:trPr>
              <w:tc>
                <w:tcPr>
                  <w:tcW w:w="9902" w:type="dxa"/>
                </w:tcPr>
                <w:p w:rsidR="000F4D83" w:rsidRPr="00FB1F08" w:rsidRDefault="000F4D83" w:rsidP="00635B42">
                  <w:pPr>
                    <w:keepLines/>
                    <w:rPr>
                      <w:b/>
                      <w:color w:val="000000"/>
                    </w:rPr>
                  </w:pPr>
                </w:p>
                <w:p w:rsidR="004E04A0" w:rsidRDefault="004E04A0" w:rsidP="00635B42">
                  <w:pPr>
                    <w:rPr>
                      <w:color w:val="000000"/>
                    </w:rPr>
                  </w:pPr>
                  <w:r>
                    <w:rPr>
                      <w:color w:val="000000"/>
                    </w:rPr>
                    <w:t xml:space="preserve">Reports: </w:t>
                  </w:r>
                  <w:r w:rsidRPr="004E04A0">
                    <w:rPr>
                      <w:color w:val="000000"/>
                    </w:rPr>
                    <w:t>ZIDOCSTATANALYSIS</w:t>
                  </w:r>
                  <w:r>
                    <w:rPr>
                      <w:color w:val="000000"/>
                    </w:rPr>
                    <w:t xml:space="preserve">, </w:t>
                  </w:r>
                  <w:r w:rsidRPr="004E04A0">
                    <w:rPr>
                      <w:color w:val="000000"/>
                    </w:rPr>
                    <w:t>ZREADIDOCDETAILS</w:t>
                  </w:r>
                  <w:r>
                    <w:rPr>
                      <w:color w:val="000000"/>
                    </w:rPr>
                    <w:t xml:space="preserve">, </w:t>
                  </w:r>
                  <w:r w:rsidRPr="004E04A0">
                    <w:rPr>
                      <w:color w:val="000000"/>
                    </w:rPr>
                    <w:t>ZCONTRACTBLOCK</w:t>
                  </w:r>
                  <w:r>
                    <w:rPr>
                      <w:color w:val="000000"/>
                    </w:rPr>
                    <w:t xml:space="preserve">, </w:t>
                  </w:r>
                  <w:r w:rsidRPr="004E04A0">
                    <w:rPr>
                      <w:color w:val="000000"/>
                    </w:rPr>
                    <w:t>ZEMMAMRUPLDDOC</w:t>
                  </w:r>
                  <w:r w:rsidR="00E915B7">
                    <w:rPr>
                      <w:color w:val="000000"/>
                    </w:rPr>
                    <w:t xml:space="preserve">, </w:t>
                  </w:r>
                  <w:r w:rsidR="00E915B7" w:rsidRPr="00E915B7">
                    <w:rPr>
                      <w:color w:val="000000"/>
                    </w:rPr>
                    <w:t>ZIDOCSTATANALYSIS</w:t>
                  </w:r>
                </w:p>
                <w:p w:rsidR="00E915B7" w:rsidRDefault="00E915B7" w:rsidP="00635B42">
                  <w:pPr>
                    <w:rPr>
                      <w:color w:val="000000"/>
                    </w:rPr>
                  </w:pPr>
                  <w:r>
                    <w:rPr>
                      <w:color w:val="000000"/>
                    </w:rPr>
                    <w:t xml:space="preserve">Transactions: </w:t>
                  </w:r>
                  <w:r w:rsidRPr="00E915B7">
                    <w:rPr>
                      <w:color w:val="000000"/>
                    </w:rPr>
                    <w:t>ZIDOCANALYSIS</w:t>
                  </w:r>
                  <w:r>
                    <w:rPr>
                      <w:color w:val="000000"/>
                    </w:rPr>
                    <w:t xml:space="preserve">, </w:t>
                  </w:r>
                  <w:r w:rsidRPr="00E915B7">
                    <w:rPr>
                      <w:color w:val="000000"/>
                    </w:rPr>
                    <w:t>ZMRIDOC</w:t>
                  </w:r>
                  <w:r>
                    <w:rPr>
                      <w:color w:val="000000"/>
                    </w:rPr>
                    <w:t xml:space="preserve">, </w:t>
                  </w:r>
                  <w:r w:rsidRPr="00E915B7">
                    <w:rPr>
                      <w:color w:val="000000"/>
                    </w:rPr>
                    <w:t>ZBILLBLOCK</w:t>
                  </w:r>
                </w:p>
                <w:p w:rsidR="00E915B7" w:rsidRDefault="00E915B7" w:rsidP="00635B42">
                  <w:pPr>
                    <w:rPr>
                      <w:color w:val="000000"/>
                    </w:rPr>
                  </w:pPr>
                  <w:r>
                    <w:rPr>
                      <w:color w:val="000000"/>
                    </w:rPr>
                    <w:t xml:space="preserve">Function modules: </w:t>
                  </w:r>
                  <w:r w:rsidRPr="00E915B7">
                    <w:rPr>
                      <w:color w:val="000000"/>
                    </w:rPr>
                    <w:t>ZIDENTFY_REGISTER</w:t>
                  </w:r>
                  <w:r>
                    <w:rPr>
                      <w:color w:val="000000"/>
                    </w:rPr>
                    <w:t xml:space="preserve">, </w:t>
                  </w:r>
                  <w:r w:rsidRPr="00E915B7">
                    <w:rPr>
                      <w:color w:val="000000"/>
                    </w:rPr>
                    <w:t>ZSHOW_CHANGE_DOC_NOTIFICATIONS</w:t>
                  </w:r>
                  <w:r>
                    <w:rPr>
                      <w:color w:val="000000"/>
                    </w:rPr>
                    <w:t xml:space="preserve">, </w:t>
                  </w:r>
                  <w:r w:rsidRPr="00E915B7">
                    <w:rPr>
                      <w:color w:val="000000"/>
                    </w:rPr>
                    <w:t>ZMRDOC_HISTORY_EL31</w:t>
                  </w:r>
                </w:p>
                <w:p w:rsidR="004E04A0" w:rsidRDefault="004E04A0" w:rsidP="00635B42"/>
                <w:p w:rsidR="000F4D83" w:rsidRPr="00065ECA" w:rsidRDefault="000F4D83" w:rsidP="00635B42"/>
              </w:tc>
            </w:tr>
          </w:tbl>
          <w:p w:rsidR="000F4D83" w:rsidRPr="00065ECA" w:rsidRDefault="000F4D83" w:rsidP="00635B42">
            <w:pPr>
              <w:keepLines/>
            </w:pPr>
          </w:p>
        </w:tc>
      </w:tr>
    </w:tbl>
    <w:p w:rsidR="000F4D83" w:rsidRDefault="000F4D83" w:rsidP="000F4D83"/>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42"/>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4.2 Outbound Interface</w:t>
            </w:r>
          </w:p>
        </w:tc>
      </w:tr>
      <w:tr w:rsidR="000F4D83" w:rsidRPr="00065ECA" w:rsidTr="00635B42">
        <w:trPr>
          <w:trHeight w:val="1798"/>
        </w:trPr>
        <w:tc>
          <w:tcPr>
            <w:tcW w:w="10204" w:type="dxa"/>
          </w:tcPr>
          <w:p w:rsidR="000F4D83" w:rsidRPr="00FB1F08" w:rsidRDefault="000F4D83" w:rsidP="00635B42">
            <w:pPr>
              <w:keepLines/>
              <w:rPr>
                <w:b/>
                <w:color w:val="000000"/>
              </w:rPr>
            </w:pPr>
          </w:p>
          <w:p w:rsidR="000F4D83" w:rsidRDefault="00D46483" w:rsidP="00635B42">
            <w:pPr>
              <w:keepLines/>
              <w:rPr>
                <w:i/>
                <w:color w:val="000000"/>
              </w:rPr>
            </w:pPr>
            <w:r>
              <w:rPr>
                <w:i/>
                <w:color w:val="000000"/>
              </w:rPr>
              <w:t>None</w:t>
            </w:r>
          </w:p>
          <w:p w:rsidR="000F4D83" w:rsidRPr="00065ECA" w:rsidRDefault="000F4D83" w:rsidP="00635B42">
            <w:pPr>
              <w:keepLines/>
            </w:pPr>
          </w:p>
        </w:tc>
      </w:tr>
    </w:tbl>
    <w:p w:rsidR="000F4D83" w:rsidRDefault="000F4D83" w:rsidP="000F4D83"/>
    <w:p w:rsidR="000F4D83" w:rsidRDefault="000F4D83" w:rsidP="000F4D83">
      <w:r>
        <w:br w:type="page"/>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38"/>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lastRenderedPageBreak/>
              <w:t>5.0 Adapters</w:t>
            </w:r>
          </w:p>
        </w:tc>
      </w:tr>
      <w:tr w:rsidR="000F4D83" w:rsidRPr="00065ECA" w:rsidTr="00635B42">
        <w:trPr>
          <w:trHeight w:val="2027"/>
        </w:trPr>
        <w:tc>
          <w:tcPr>
            <w:tcW w:w="10204" w:type="dxa"/>
          </w:tcPr>
          <w:p w:rsidR="000F4D83" w:rsidRPr="00FB1F08" w:rsidRDefault="000F4D83" w:rsidP="00635B42">
            <w:pPr>
              <w:keepLines/>
              <w:rPr>
                <w:b/>
                <w:color w:val="000000"/>
              </w:rPr>
            </w:pPr>
          </w:p>
          <w:p w:rsidR="000F4D83" w:rsidRPr="00FB1F08" w:rsidRDefault="000F4D83" w:rsidP="00635B42">
            <w:pPr>
              <w:rPr>
                <w:i/>
                <w:color w:val="000000"/>
              </w:rPr>
            </w:pPr>
          </w:p>
          <w:p w:rsidR="000F4D83" w:rsidRPr="00FB1F08" w:rsidRDefault="000F4D83" w:rsidP="00635B42">
            <w:pPr>
              <w:rPr>
                <w:color w:val="000000"/>
              </w:rPr>
            </w:pPr>
          </w:p>
          <w:p w:rsidR="000F4D83" w:rsidRPr="00FB1F08" w:rsidRDefault="000F4D83" w:rsidP="00635B42">
            <w:pPr>
              <w:rPr>
                <w:b/>
                <w:color w:val="000000"/>
              </w:rPr>
            </w:pPr>
          </w:p>
          <w:p w:rsidR="000F4D83" w:rsidRPr="00065ECA" w:rsidRDefault="000F4D83" w:rsidP="00635B42">
            <w:pPr>
              <w:keepLines/>
            </w:pPr>
          </w:p>
        </w:tc>
      </w:tr>
    </w:tbl>
    <w:p w:rsidR="000F4D83" w:rsidRDefault="000F4D83" w:rsidP="000F4D83"/>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96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5.1 JDBC Adapter</w:t>
            </w:r>
          </w:p>
        </w:tc>
      </w:tr>
      <w:tr w:rsidR="000F4D83" w:rsidRPr="00FB1F08" w:rsidTr="00635B42">
        <w:tc>
          <w:tcPr>
            <w:tcW w:w="2988" w:type="dxa"/>
          </w:tcPr>
          <w:p w:rsidR="000F4D83" w:rsidRPr="00FB1F08" w:rsidRDefault="000F4D83" w:rsidP="00635B42">
            <w:pPr>
              <w:rPr>
                <w:b/>
              </w:rPr>
            </w:pPr>
            <w:r w:rsidRPr="00FB1F08">
              <w:rPr>
                <w:b/>
              </w:rPr>
              <w:t>Property</w:t>
            </w:r>
          </w:p>
        </w:tc>
        <w:tc>
          <w:tcPr>
            <w:tcW w:w="6964" w:type="dxa"/>
          </w:tcPr>
          <w:p w:rsidR="000F4D83" w:rsidRPr="00FB1F08" w:rsidRDefault="000F4D83" w:rsidP="00635B42">
            <w:pPr>
              <w:rPr>
                <w:b/>
              </w:rPr>
            </w:pPr>
            <w:r w:rsidRPr="00FB1F08">
              <w:rPr>
                <w:b/>
              </w:rPr>
              <w:t>Value</w:t>
            </w:r>
          </w:p>
        </w:tc>
        <w:tc>
          <w:tcPr>
            <w:tcW w:w="236" w:type="dxa"/>
          </w:tcPr>
          <w:p w:rsidR="000F4D83" w:rsidRPr="00FB1F08" w:rsidRDefault="000F4D83" w:rsidP="00635B42">
            <w:pPr>
              <w:rPr>
                <w:b/>
              </w:rPr>
            </w:pPr>
          </w:p>
        </w:tc>
      </w:tr>
      <w:tr w:rsidR="000F4D83" w:rsidTr="00635B42">
        <w:tc>
          <w:tcPr>
            <w:tcW w:w="2988" w:type="dxa"/>
          </w:tcPr>
          <w:p w:rsidR="000F4D83" w:rsidRPr="0064256E" w:rsidRDefault="000F4D83" w:rsidP="00635B42">
            <w:r w:rsidRPr="0064256E">
              <w:t>Type</w:t>
            </w:r>
          </w:p>
        </w:tc>
        <w:tc>
          <w:tcPr>
            <w:tcW w:w="6964" w:type="dxa"/>
          </w:tcPr>
          <w:p w:rsidR="000F4D83" w:rsidRPr="00FB1F08" w:rsidRDefault="000F4D83" w:rsidP="00635B42">
            <w:pPr>
              <w:rPr>
                <w:i/>
              </w:rPr>
            </w:pPr>
            <w:r w:rsidRPr="00FB1F08">
              <w:rPr>
                <w:i/>
              </w:rPr>
              <w:t>&lt;Sender/Receiver&gt;</w:t>
            </w:r>
          </w:p>
        </w:tc>
        <w:tc>
          <w:tcPr>
            <w:tcW w:w="236" w:type="dxa"/>
          </w:tcPr>
          <w:p w:rsidR="000F4D83" w:rsidRDefault="000F4D83" w:rsidP="00635B42"/>
        </w:tc>
      </w:tr>
      <w:tr w:rsidR="000F4D83" w:rsidTr="00635B42">
        <w:tc>
          <w:tcPr>
            <w:tcW w:w="2988" w:type="dxa"/>
          </w:tcPr>
          <w:p w:rsidR="000F4D83" w:rsidRDefault="000F4D83" w:rsidP="00635B42">
            <w:r>
              <w:t>Driver Type</w:t>
            </w:r>
          </w:p>
        </w:tc>
        <w:tc>
          <w:tcPr>
            <w:tcW w:w="6964" w:type="dxa"/>
          </w:tcPr>
          <w:p w:rsidR="000F4D83" w:rsidRPr="00FB1F08" w:rsidRDefault="000F4D83" w:rsidP="00635B42">
            <w:pPr>
              <w:rPr>
                <w:i/>
              </w:rPr>
            </w:pPr>
            <w:r w:rsidRPr="00FB1F08">
              <w:rPr>
                <w:i/>
              </w:rPr>
              <w:t>&lt;DB2, Oracle, SQLServer&gt;</w:t>
            </w:r>
          </w:p>
        </w:tc>
        <w:tc>
          <w:tcPr>
            <w:tcW w:w="236" w:type="dxa"/>
          </w:tcPr>
          <w:p w:rsidR="000F4D83" w:rsidRDefault="000F4D83" w:rsidP="00635B42"/>
        </w:tc>
      </w:tr>
      <w:tr w:rsidR="000F4D83" w:rsidTr="00635B42">
        <w:tc>
          <w:tcPr>
            <w:tcW w:w="2988" w:type="dxa"/>
          </w:tcPr>
          <w:p w:rsidR="000F4D83" w:rsidRDefault="000F4D83" w:rsidP="00635B42">
            <w:r>
              <w:t>Stored Procedure Name</w:t>
            </w:r>
          </w:p>
        </w:tc>
        <w:tc>
          <w:tcPr>
            <w:tcW w:w="6964" w:type="dxa"/>
          </w:tcPr>
          <w:p w:rsidR="000F4D83" w:rsidRPr="00FB1F08" w:rsidRDefault="000F4D83" w:rsidP="00635B42">
            <w:pPr>
              <w:rPr>
                <w:i/>
              </w:rPr>
            </w:pPr>
          </w:p>
        </w:tc>
        <w:tc>
          <w:tcPr>
            <w:tcW w:w="236" w:type="dxa"/>
          </w:tcPr>
          <w:p w:rsidR="000F4D83" w:rsidRDefault="000F4D83" w:rsidP="00635B42"/>
        </w:tc>
      </w:tr>
      <w:tr w:rsidR="000F4D83" w:rsidTr="00635B42">
        <w:tc>
          <w:tcPr>
            <w:tcW w:w="2988" w:type="dxa"/>
          </w:tcPr>
          <w:p w:rsidR="000F4D83" w:rsidRDefault="000F4D83" w:rsidP="00635B42">
            <w:r>
              <w:t>SQL Statement</w:t>
            </w:r>
          </w:p>
        </w:tc>
        <w:tc>
          <w:tcPr>
            <w:tcW w:w="6964" w:type="dxa"/>
          </w:tcPr>
          <w:p w:rsidR="000F4D83" w:rsidRPr="00FB1F08" w:rsidRDefault="000F4D83" w:rsidP="00635B42">
            <w:pPr>
              <w:rPr>
                <w:i/>
              </w:rPr>
            </w:pPr>
          </w:p>
        </w:tc>
        <w:tc>
          <w:tcPr>
            <w:tcW w:w="236" w:type="dxa"/>
          </w:tcPr>
          <w:p w:rsidR="000F4D83" w:rsidRDefault="000F4D83" w:rsidP="00635B42"/>
        </w:tc>
      </w:tr>
      <w:tr w:rsidR="000F4D83" w:rsidTr="00635B42">
        <w:tc>
          <w:tcPr>
            <w:tcW w:w="2988" w:type="dxa"/>
          </w:tcPr>
          <w:p w:rsidR="000F4D83" w:rsidRDefault="000F4D83" w:rsidP="00635B42">
            <w:r>
              <w:t>Polling Time</w:t>
            </w:r>
          </w:p>
        </w:tc>
        <w:tc>
          <w:tcPr>
            <w:tcW w:w="6964" w:type="dxa"/>
          </w:tcPr>
          <w:p w:rsidR="000F4D83" w:rsidRPr="00FB1F08" w:rsidRDefault="000F4D83" w:rsidP="00635B42">
            <w:pPr>
              <w:rPr>
                <w:i/>
              </w:rPr>
            </w:pPr>
            <w:r w:rsidRPr="00FB1F08">
              <w:rPr>
                <w:i/>
              </w:rPr>
              <w:t>&lt;Optional&gt;</w:t>
            </w:r>
          </w:p>
        </w:tc>
        <w:tc>
          <w:tcPr>
            <w:tcW w:w="236" w:type="dxa"/>
          </w:tcPr>
          <w:p w:rsidR="000F4D83" w:rsidRDefault="000F4D83" w:rsidP="00635B42"/>
        </w:tc>
      </w:tr>
      <w:tr w:rsidR="000F4D83" w:rsidTr="00635B42">
        <w:tc>
          <w:tcPr>
            <w:tcW w:w="2988" w:type="dxa"/>
          </w:tcPr>
          <w:p w:rsidR="000F4D83" w:rsidRDefault="000F4D83" w:rsidP="00635B42">
            <w:r>
              <w:t>Update Statement</w:t>
            </w:r>
          </w:p>
        </w:tc>
        <w:tc>
          <w:tcPr>
            <w:tcW w:w="6964" w:type="dxa"/>
          </w:tcPr>
          <w:p w:rsidR="000F4D83" w:rsidRPr="00FB1F08" w:rsidRDefault="000F4D83" w:rsidP="00635B42">
            <w:pPr>
              <w:rPr>
                <w:i/>
              </w:rPr>
            </w:pPr>
          </w:p>
        </w:tc>
        <w:tc>
          <w:tcPr>
            <w:tcW w:w="236" w:type="dxa"/>
          </w:tcPr>
          <w:p w:rsidR="000F4D83" w:rsidRDefault="000F4D83" w:rsidP="00635B42"/>
        </w:tc>
      </w:tr>
    </w:tbl>
    <w:p w:rsidR="000F4D83" w:rsidRDefault="000F4D83" w:rsidP="000F4D83"/>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96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5.2 FTP Adapter</w:t>
            </w:r>
          </w:p>
        </w:tc>
      </w:tr>
      <w:tr w:rsidR="000F4D83" w:rsidRPr="00FB1F08" w:rsidTr="00635B42">
        <w:tc>
          <w:tcPr>
            <w:tcW w:w="2988" w:type="dxa"/>
          </w:tcPr>
          <w:p w:rsidR="000F4D83" w:rsidRPr="00FB1F08" w:rsidRDefault="000F4D83" w:rsidP="00635B42">
            <w:pPr>
              <w:rPr>
                <w:b/>
              </w:rPr>
            </w:pPr>
            <w:r w:rsidRPr="00FB1F08">
              <w:rPr>
                <w:b/>
              </w:rPr>
              <w:t>Property</w:t>
            </w:r>
          </w:p>
        </w:tc>
        <w:tc>
          <w:tcPr>
            <w:tcW w:w="6964" w:type="dxa"/>
          </w:tcPr>
          <w:p w:rsidR="000F4D83" w:rsidRPr="00FB1F08" w:rsidRDefault="000F4D83" w:rsidP="00635B42">
            <w:pPr>
              <w:rPr>
                <w:b/>
              </w:rPr>
            </w:pPr>
            <w:r w:rsidRPr="00FB1F08">
              <w:rPr>
                <w:b/>
              </w:rPr>
              <w:t>Value</w:t>
            </w:r>
          </w:p>
        </w:tc>
        <w:tc>
          <w:tcPr>
            <w:tcW w:w="236" w:type="dxa"/>
          </w:tcPr>
          <w:p w:rsidR="000F4D83" w:rsidRPr="00FB1F08" w:rsidRDefault="000F4D83" w:rsidP="00635B42">
            <w:pPr>
              <w:rPr>
                <w:b/>
              </w:rPr>
            </w:pPr>
          </w:p>
        </w:tc>
      </w:tr>
      <w:tr w:rsidR="000F4D83" w:rsidTr="00635B42">
        <w:tc>
          <w:tcPr>
            <w:tcW w:w="2988" w:type="dxa"/>
          </w:tcPr>
          <w:p w:rsidR="000F4D83" w:rsidRPr="0064256E" w:rsidRDefault="000F4D83" w:rsidP="00635B42">
            <w:r w:rsidRPr="0064256E">
              <w:t>Type</w:t>
            </w:r>
          </w:p>
        </w:tc>
        <w:tc>
          <w:tcPr>
            <w:tcW w:w="6964" w:type="dxa"/>
          </w:tcPr>
          <w:p w:rsidR="000F4D83" w:rsidRPr="00FB1F08" w:rsidRDefault="000F4D83" w:rsidP="00635B42">
            <w:pPr>
              <w:rPr>
                <w:i/>
              </w:rPr>
            </w:pPr>
            <w:r w:rsidRPr="00FB1F08">
              <w:rPr>
                <w:i/>
              </w:rPr>
              <w:t>&lt;Sender/Receiver&gt;</w:t>
            </w:r>
          </w:p>
        </w:tc>
        <w:tc>
          <w:tcPr>
            <w:tcW w:w="236" w:type="dxa"/>
          </w:tcPr>
          <w:p w:rsidR="000F4D83" w:rsidRDefault="000F4D83" w:rsidP="00635B42"/>
        </w:tc>
      </w:tr>
      <w:tr w:rsidR="000F4D83" w:rsidTr="00635B42">
        <w:tc>
          <w:tcPr>
            <w:tcW w:w="2988" w:type="dxa"/>
          </w:tcPr>
          <w:p w:rsidR="000F4D83" w:rsidRDefault="000F4D83" w:rsidP="00635B42">
            <w:r>
              <w:t>Directory/FTP Site</w:t>
            </w:r>
          </w:p>
        </w:tc>
        <w:tc>
          <w:tcPr>
            <w:tcW w:w="6964" w:type="dxa"/>
          </w:tcPr>
          <w:p w:rsidR="000F4D83" w:rsidRPr="00FB1F08" w:rsidRDefault="000F4D83" w:rsidP="00635B42">
            <w:pPr>
              <w:rPr>
                <w:i/>
              </w:rPr>
            </w:pPr>
            <w:r w:rsidRPr="00FB1F08">
              <w:rPr>
                <w:i/>
              </w:rPr>
              <w:t>&lt;DB2, Oracle, SQLServer&gt;</w:t>
            </w:r>
          </w:p>
        </w:tc>
        <w:tc>
          <w:tcPr>
            <w:tcW w:w="236" w:type="dxa"/>
          </w:tcPr>
          <w:p w:rsidR="000F4D83" w:rsidRDefault="000F4D83" w:rsidP="00635B42"/>
        </w:tc>
      </w:tr>
      <w:tr w:rsidR="000F4D83" w:rsidTr="00635B42">
        <w:tc>
          <w:tcPr>
            <w:tcW w:w="2988" w:type="dxa"/>
          </w:tcPr>
          <w:p w:rsidR="000F4D83" w:rsidRDefault="000F4D83" w:rsidP="00635B42">
            <w:r>
              <w:t>File Name</w:t>
            </w:r>
          </w:p>
        </w:tc>
        <w:tc>
          <w:tcPr>
            <w:tcW w:w="6964" w:type="dxa"/>
          </w:tcPr>
          <w:p w:rsidR="000F4D83" w:rsidRPr="00FB1F08" w:rsidRDefault="000F4D83" w:rsidP="00635B42">
            <w:pPr>
              <w:rPr>
                <w:i/>
              </w:rPr>
            </w:pPr>
          </w:p>
        </w:tc>
        <w:tc>
          <w:tcPr>
            <w:tcW w:w="236" w:type="dxa"/>
          </w:tcPr>
          <w:p w:rsidR="000F4D83" w:rsidRDefault="000F4D83" w:rsidP="00635B42"/>
        </w:tc>
      </w:tr>
      <w:tr w:rsidR="000F4D83" w:rsidTr="00635B42">
        <w:tc>
          <w:tcPr>
            <w:tcW w:w="2988" w:type="dxa"/>
          </w:tcPr>
          <w:p w:rsidR="000F4D83" w:rsidRDefault="000F4D83" w:rsidP="00635B42">
            <w:r>
              <w:t>Encryption Required</w:t>
            </w:r>
          </w:p>
        </w:tc>
        <w:tc>
          <w:tcPr>
            <w:tcW w:w="6964" w:type="dxa"/>
          </w:tcPr>
          <w:p w:rsidR="000F4D83" w:rsidRPr="00FB1F08" w:rsidRDefault="000F4D83" w:rsidP="00635B42">
            <w:pPr>
              <w:rPr>
                <w:i/>
              </w:rPr>
            </w:pPr>
            <w:r w:rsidRPr="00FB1F08">
              <w:rPr>
                <w:i/>
              </w:rPr>
              <w:t>&lt;Yes/No&gt;</w:t>
            </w:r>
          </w:p>
        </w:tc>
        <w:tc>
          <w:tcPr>
            <w:tcW w:w="236" w:type="dxa"/>
          </w:tcPr>
          <w:p w:rsidR="000F4D83" w:rsidRDefault="000F4D83" w:rsidP="00635B42"/>
        </w:tc>
      </w:tr>
      <w:tr w:rsidR="000F4D83" w:rsidTr="00635B42">
        <w:tc>
          <w:tcPr>
            <w:tcW w:w="2988" w:type="dxa"/>
          </w:tcPr>
          <w:p w:rsidR="000F4D83" w:rsidRDefault="000F4D83" w:rsidP="00635B42">
            <w:r>
              <w:t>Polling Time</w:t>
            </w:r>
          </w:p>
        </w:tc>
        <w:tc>
          <w:tcPr>
            <w:tcW w:w="6964" w:type="dxa"/>
          </w:tcPr>
          <w:p w:rsidR="000F4D83" w:rsidRPr="00FB1F08" w:rsidRDefault="000F4D83" w:rsidP="00635B42">
            <w:pPr>
              <w:rPr>
                <w:i/>
              </w:rPr>
            </w:pPr>
            <w:r w:rsidRPr="00FB1F08">
              <w:rPr>
                <w:i/>
              </w:rPr>
              <w:t>&lt;Optional&gt;</w:t>
            </w:r>
          </w:p>
        </w:tc>
        <w:tc>
          <w:tcPr>
            <w:tcW w:w="236" w:type="dxa"/>
          </w:tcPr>
          <w:p w:rsidR="000F4D83" w:rsidRDefault="000F4D83" w:rsidP="00635B42"/>
        </w:tc>
      </w:tr>
    </w:tbl>
    <w:p w:rsidR="000F4D83" w:rsidRDefault="000F4D83" w:rsidP="000F4D83"/>
    <w:p w:rsidR="000F4D83" w:rsidRPr="0064256E"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96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5.3 RFC Adapter</w:t>
            </w:r>
          </w:p>
        </w:tc>
      </w:tr>
      <w:tr w:rsidR="000F4D83" w:rsidRPr="00FB1F08" w:rsidTr="00635B42">
        <w:tc>
          <w:tcPr>
            <w:tcW w:w="2988" w:type="dxa"/>
          </w:tcPr>
          <w:p w:rsidR="000F4D83" w:rsidRPr="00FB1F08" w:rsidRDefault="000F4D83" w:rsidP="00635B42">
            <w:pPr>
              <w:rPr>
                <w:b/>
              </w:rPr>
            </w:pPr>
            <w:r w:rsidRPr="00FB1F08">
              <w:rPr>
                <w:b/>
              </w:rPr>
              <w:t>Property</w:t>
            </w:r>
          </w:p>
        </w:tc>
        <w:tc>
          <w:tcPr>
            <w:tcW w:w="6964" w:type="dxa"/>
          </w:tcPr>
          <w:p w:rsidR="000F4D83" w:rsidRPr="00FB1F08" w:rsidRDefault="000F4D83" w:rsidP="00635B42">
            <w:pPr>
              <w:rPr>
                <w:b/>
              </w:rPr>
            </w:pPr>
            <w:r w:rsidRPr="00FB1F08">
              <w:rPr>
                <w:b/>
              </w:rPr>
              <w:t>Value</w:t>
            </w:r>
          </w:p>
        </w:tc>
        <w:tc>
          <w:tcPr>
            <w:tcW w:w="236" w:type="dxa"/>
          </w:tcPr>
          <w:p w:rsidR="000F4D83" w:rsidRPr="00FB1F08" w:rsidRDefault="000F4D83" w:rsidP="00635B42">
            <w:pPr>
              <w:rPr>
                <w:b/>
              </w:rPr>
            </w:pPr>
          </w:p>
        </w:tc>
      </w:tr>
      <w:tr w:rsidR="000F4D83" w:rsidTr="00635B42">
        <w:tc>
          <w:tcPr>
            <w:tcW w:w="2988" w:type="dxa"/>
          </w:tcPr>
          <w:p w:rsidR="000F4D83" w:rsidRPr="0064256E" w:rsidRDefault="000F4D83" w:rsidP="00635B42">
            <w:r w:rsidRPr="0064256E">
              <w:t>Type</w:t>
            </w:r>
          </w:p>
        </w:tc>
        <w:tc>
          <w:tcPr>
            <w:tcW w:w="6964" w:type="dxa"/>
          </w:tcPr>
          <w:p w:rsidR="000F4D83" w:rsidRPr="00FB1F08" w:rsidRDefault="000F4D83" w:rsidP="00635B42">
            <w:pPr>
              <w:rPr>
                <w:i/>
              </w:rPr>
            </w:pPr>
            <w:r w:rsidRPr="00FB1F08">
              <w:rPr>
                <w:i/>
              </w:rPr>
              <w:t>&lt;Sender/Receiver&gt;</w:t>
            </w:r>
          </w:p>
        </w:tc>
        <w:tc>
          <w:tcPr>
            <w:tcW w:w="236" w:type="dxa"/>
          </w:tcPr>
          <w:p w:rsidR="000F4D83" w:rsidRDefault="000F4D83" w:rsidP="00635B42"/>
        </w:tc>
      </w:tr>
      <w:tr w:rsidR="000F4D83" w:rsidTr="00635B42">
        <w:tc>
          <w:tcPr>
            <w:tcW w:w="2988" w:type="dxa"/>
          </w:tcPr>
          <w:p w:rsidR="000F4D83" w:rsidRDefault="000F4D83" w:rsidP="00635B42">
            <w:r>
              <w:t>RFC Name</w:t>
            </w:r>
          </w:p>
        </w:tc>
        <w:tc>
          <w:tcPr>
            <w:tcW w:w="6964" w:type="dxa"/>
          </w:tcPr>
          <w:p w:rsidR="000F4D83" w:rsidRPr="00FB1F08" w:rsidRDefault="000F4D83" w:rsidP="00635B42">
            <w:pPr>
              <w:rPr>
                <w:i/>
              </w:rPr>
            </w:pPr>
            <w:r w:rsidRPr="00FB1F08">
              <w:rPr>
                <w:i/>
              </w:rPr>
              <w:t>&lt;DB2, Oracle, SQLServer&gt;</w:t>
            </w:r>
          </w:p>
        </w:tc>
        <w:tc>
          <w:tcPr>
            <w:tcW w:w="236" w:type="dxa"/>
          </w:tcPr>
          <w:p w:rsidR="000F4D83" w:rsidRDefault="000F4D83" w:rsidP="00635B42"/>
        </w:tc>
      </w:tr>
      <w:tr w:rsidR="000F4D83" w:rsidTr="00635B42">
        <w:tc>
          <w:tcPr>
            <w:tcW w:w="2988" w:type="dxa"/>
          </w:tcPr>
          <w:p w:rsidR="000F4D83" w:rsidRDefault="000F4D83" w:rsidP="00635B42">
            <w:r>
              <w:t>SAP SID</w:t>
            </w:r>
          </w:p>
        </w:tc>
        <w:tc>
          <w:tcPr>
            <w:tcW w:w="6964" w:type="dxa"/>
          </w:tcPr>
          <w:p w:rsidR="000F4D83" w:rsidRPr="00FB1F08" w:rsidRDefault="000F4D83" w:rsidP="00635B42">
            <w:pPr>
              <w:rPr>
                <w:i/>
              </w:rPr>
            </w:pPr>
          </w:p>
        </w:tc>
        <w:tc>
          <w:tcPr>
            <w:tcW w:w="236" w:type="dxa"/>
          </w:tcPr>
          <w:p w:rsidR="000F4D83" w:rsidRDefault="000F4D83" w:rsidP="00635B42"/>
        </w:tc>
      </w:tr>
    </w:tbl>
    <w:p w:rsidR="000F4D83" w:rsidRPr="0064256E" w:rsidRDefault="000F4D83" w:rsidP="000F4D83"/>
    <w:p w:rsidR="000F4D83" w:rsidRPr="0064256E"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96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5.4 SOAP Adapter</w:t>
            </w:r>
          </w:p>
        </w:tc>
      </w:tr>
      <w:tr w:rsidR="000F4D83" w:rsidRPr="00FB1F08" w:rsidTr="00635B42">
        <w:tc>
          <w:tcPr>
            <w:tcW w:w="2988" w:type="dxa"/>
          </w:tcPr>
          <w:p w:rsidR="000F4D83" w:rsidRPr="00FB1F08" w:rsidRDefault="000F4D83" w:rsidP="00635B42">
            <w:pPr>
              <w:rPr>
                <w:b/>
              </w:rPr>
            </w:pPr>
            <w:r w:rsidRPr="00FB1F08">
              <w:rPr>
                <w:b/>
              </w:rPr>
              <w:t>Property</w:t>
            </w:r>
          </w:p>
        </w:tc>
        <w:tc>
          <w:tcPr>
            <w:tcW w:w="6964" w:type="dxa"/>
          </w:tcPr>
          <w:p w:rsidR="000F4D83" w:rsidRPr="00FB1F08" w:rsidRDefault="000F4D83" w:rsidP="00635B42">
            <w:pPr>
              <w:rPr>
                <w:b/>
              </w:rPr>
            </w:pPr>
            <w:r w:rsidRPr="00FB1F08">
              <w:rPr>
                <w:b/>
              </w:rPr>
              <w:t>Value</w:t>
            </w:r>
          </w:p>
        </w:tc>
        <w:tc>
          <w:tcPr>
            <w:tcW w:w="236" w:type="dxa"/>
          </w:tcPr>
          <w:p w:rsidR="000F4D83" w:rsidRPr="00FB1F08" w:rsidRDefault="000F4D83" w:rsidP="00635B42">
            <w:pPr>
              <w:rPr>
                <w:b/>
              </w:rPr>
            </w:pPr>
          </w:p>
        </w:tc>
      </w:tr>
      <w:tr w:rsidR="000F4D83" w:rsidTr="00635B42">
        <w:tc>
          <w:tcPr>
            <w:tcW w:w="2988" w:type="dxa"/>
          </w:tcPr>
          <w:p w:rsidR="000F4D83" w:rsidRPr="0064256E" w:rsidRDefault="000F4D83" w:rsidP="00635B42">
            <w:r w:rsidRPr="0064256E">
              <w:t>Type</w:t>
            </w:r>
          </w:p>
        </w:tc>
        <w:tc>
          <w:tcPr>
            <w:tcW w:w="6964" w:type="dxa"/>
          </w:tcPr>
          <w:p w:rsidR="000F4D83" w:rsidRPr="00FB1F08" w:rsidRDefault="000F4D83" w:rsidP="00635B42">
            <w:pPr>
              <w:rPr>
                <w:i/>
              </w:rPr>
            </w:pPr>
            <w:r w:rsidRPr="00FB1F08">
              <w:rPr>
                <w:i/>
              </w:rPr>
              <w:t>&lt;Sender/Receiver&gt;</w:t>
            </w:r>
          </w:p>
        </w:tc>
        <w:tc>
          <w:tcPr>
            <w:tcW w:w="236" w:type="dxa"/>
          </w:tcPr>
          <w:p w:rsidR="000F4D83" w:rsidRDefault="000F4D83" w:rsidP="00635B42"/>
        </w:tc>
      </w:tr>
      <w:tr w:rsidR="000F4D83" w:rsidTr="00635B42">
        <w:tc>
          <w:tcPr>
            <w:tcW w:w="2988" w:type="dxa"/>
          </w:tcPr>
          <w:p w:rsidR="000F4D83" w:rsidRDefault="000F4D83" w:rsidP="00635B42">
            <w:r>
              <w:t>Web Service Name</w:t>
            </w:r>
          </w:p>
        </w:tc>
        <w:tc>
          <w:tcPr>
            <w:tcW w:w="6964" w:type="dxa"/>
          </w:tcPr>
          <w:p w:rsidR="000F4D83" w:rsidRPr="00FB1F08" w:rsidRDefault="000F4D83" w:rsidP="00635B42">
            <w:pPr>
              <w:rPr>
                <w:i/>
              </w:rPr>
            </w:pPr>
          </w:p>
        </w:tc>
        <w:tc>
          <w:tcPr>
            <w:tcW w:w="236" w:type="dxa"/>
          </w:tcPr>
          <w:p w:rsidR="000F4D83" w:rsidRDefault="000F4D83" w:rsidP="00635B42"/>
        </w:tc>
      </w:tr>
      <w:tr w:rsidR="000F4D83" w:rsidTr="00635B42">
        <w:tc>
          <w:tcPr>
            <w:tcW w:w="2988" w:type="dxa"/>
          </w:tcPr>
          <w:p w:rsidR="000F4D83" w:rsidRDefault="000F4D83" w:rsidP="00635B42">
            <w:r>
              <w:t>URL/WSDL File Location</w:t>
            </w:r>
          </w:p>
        </w:tc>
        <w:tc>
          <w:tcPr>
            <w:tcW w:w="6964" w:type="dxa"/>
          </w:tcPr>
          <w:p w:rsidR="000F4D83" w:rsidRPr="00FB1F08" w:rsidRDefault="000F4D83" w:rsidP="00635B42">
            <w:pPr>
              <w:rPr>
                <w:i/>
              </w:rPr>
            </w:pPr>
          </w:p>
        </w:tc>
        <w:tc>
          <w:tcPr>
            <w:tcW w:w="236" w:type="dxa"/>
          </w:tcPr>
          <w:p w:rsidR="000F4D83" w:rsidRDefault="000F4D83" w:rsidP="00635B42"/>
        </w:tc>
      </w:tr>
    </w:tbl>
    <w:p w:rsidR="000F4D83" w:rsidRDefault="000F4D83" w:rsidP="000F4D83"/>
    <w:p w:rsidR="000F4D83" w:rsidRPr="0064256E"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96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5.5 HTTP Adapter</w:t>
            </w:r>
          </w:p>
        </w:tc>
      </w:tr>
      <w:tr w:rsidR="000F4D83" w:rsidRPr="00FB1F08" w:rsidTr="00635B42">
        <w:tc>
          <w:tcPr>
            <w:tcW w:w="2988" w:type="dxa"/>
          </w:tcPr>
          <w:p w:rsidR="000F4D83" w:rsidRPr="00FB1F08" w:rsidRDefault="000F4D83" w:rsidP="00635B42">
            <w:pPr>
              <w:rPr>
                <w:b/>
              </w:rPr>
            </w:pPr>
            <w:r w:rsidRPr="00FB1F08">
              <w:rPr>
                <w:b/>
              </w:rPr>
              <w:t>Property</w:t>
            </w:r>
          </w:p>
        </w:tc>
        <w:tc>
          <w:tcPr>
            <w:tcW w:w="6964" w:type="dxa"/>
          </w:tcPr>
          <w:p w:rsidR="000F4D83" w:rsidRPr="00FB1F08" w:rsidRDefault="000F4D83" w:rsidP="00635B42">
            <w:pPr>
              <w:rPr>
                <w:b/>
              </w:rPr>
            </w:pPr>
            <w:r w:rsidRPr="00FB1F08">
              <w:rPr>
                <w:b/>
              </w:rPr>
              <w:t>Value</w:t>
            </w:r>
          </w:p>
        </w:tc>
        <w:tc>
          <w:tcPr>
            <w:tcW w:w="236" w:type="dxa"/>
          </w:tcPr>
          <w:p w:rsidR="000F4D83" w:rsidRPr="00FB1F08" w:rsidRDefault="000F4D83" w:rsidP="00635B42">
            <w:pPr>
              <w:rPr>
                <w:b/>
              </w:rPr>
            </w:pPr>
          </w:p>
        </w:tc>
      </w:tr>
      <w:tr w:rsidR="000F4D83" w:rsidTr="00635B42">
        <w:tc>
          <w:tcPr>
            <w:tcW w:w="2988" w:type="dxa"/>
          </w:tcPr>
          <w:p w:rsidR="000F4D83" w:rsidRPr="0064256E" w:rsidRDefault="000F4D83" w:rsidP="00635B42">
            <w:r w:rsidRPr="0064256E">
              <w:t>Type</w:t>
            </w:r>
          </w:p>
        </w:tc>
        <w:tc>
          <w:tcPr>
            <w:tcW w:w="6964" w:type="dxa"/>
          </w:tcPr>
          <w:p w:rsidR="000F4D83" w:rsidRPr="0064256E" w:rsidRDefault="000F4D83" w:rsidP="00635B42">
            <w:r w:rsidRPr="0064256E">
              <w:t>Receiver</w:t>
            </w:r>
          </w:p>
        </w:tc>
        <w:tc>
          <w:tcPr>
            <w:tcW w:w="236" w:type="dxa"/>
          </w:tcPr>
          <w:p w:rsidR="000F4D83" w:rsidRDefault="000F4D83" w:rsidP="00635B42"/>
        </w:tc>
      </w:tr>
      <w:tr w:rsidR="000F4D83" w:rsidTr="00635B42">
        <w:tc>
          <w:tcPr>
            <w:tcW w:w="2988" w:type="dxa"/>
          </w:tcPr>
          <w:p w:rsidR="000F4D83" w:rsidRDefault="000F4D83" w:rsidP="00635B42">
            <w:r>
              <w:lastRenderedPageBreak/>
              <w:t>URL</w:t>
            </w:r>
          </w:p>
        </w:tc>
        <w:tc>
          <w:tcPr>
            <w:tcW w:w="6964" w:type="dxa"/>
          </w:tcPr>
          <w:p w:rsidR="000F4D83" w:rsidRPr="00FB1F08" w:rsidRDefault="000F4D83" w:rsidP="00635B42">
            <w:pPr>
              <w:rPr>
                <w:i/>
              </w:rPr>
            </w:pPr>
          </w:p>
        </w:tc>
        <w:tc>
          <w:tcPr>
            <w:tcW w:w="236" w:type="dxa"/>
          </w:tcPr>
          <w:p w:rsidR="000F4D83" w:rsidRDefault="000F4D83" w:rsidP="00635B42"/>
        </w:tc>
      </w:tr>
    </w:tbl>
    <w:p w:rsidR="000F4D83" w:rsidRPr="0064256E" w:rsidRDefault="000F4D83" w:rsidP="000F4D83"/>
    <w:p w:rsidR="000F4D83" w:rsidRPr="0064256E"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96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5.6 IDOC Adapter</w:t>
            </w:r>
          </w:p>
        </w:tc>
      </w:tr>
      <w:tr w:rsidR="000F4D83" w:rsidRPr="00FB1F08" w:rsidTr="00635B42">
        <w:tc>
          <w:tcPr>
            <w:tcW w:w="2988" w:type="dxa"/>
          </w:tcPr>
          <w:p w:rsidR="000F4D83" w:rsidRPr="00FB1F08" w:rsidRDefault="000F4D83" w:rsidP="00635B42">
            <w:pPr>
              <w:rPr>
                <w:b/>
              </w:rPr>
            </w:pPr>
            <w:r w:rsidRPr="00FB1F08">
              <w:rPr>
                <w:b/>
              </w:rPr>
              <w:t>Property</w:t>
            </w:r>
          </w:p>
        </w:tc>
        <w:tc>
          <w:tcPr>
            <w:tcW w:w="6964" w:type="dxa"/>
          </w:tcPr>
          <w:p w:rsidR="000F4D83" w:rsidRPr="00FB1F08" w:rsidRDefault="000F4D83" w:rsidP="00635B42">
            <w:pPr>
              <w:rPr>
                <w:b/>
              </w:rPr>
            </w:pPr>
            <w:r w:rsidRPr="00FB1F08">
              <w:rPr>
                <w:b/>
              </w:rPr>
              <w:t>Value</w:t>
            </w:r>
          </w:p>
        </w:tc>
        <w:tc>
          <w:tcPr>
            <w:tcW w:w="236" w:type="dxa"/>
          </w:tcPr>
          <w:p w:rsidR="000F4D83" w:rsidRPr="00FB1F08" w:rsidRDefault="000F4D83" w:rsidP="00635B42">
            <w:pPr>
              <w:rPr>
                <w:b/>
              </w:rPr>
            </w:pPr>
          </w:p>
        </w:tc>
      </w:tr>
      <w:tr w:rsidR="000F4D83" w:rsidTr="00635B42">
        <w:tc>
          <w:tcPr>
            <w:tcW w:w="2988" w:type="dxa"/>
          </w:tcPr>
          <w:p w:rsidR="000F4D83" w:rsidRPr="0064256E" w:rsidRDefault="000F4D83" w:rsidP="00635B42">
            <w:r w:rsidRPr="0064256E">
              <w:t>Type</w:t>
            </w:r>
          </w:p>
        </w:tc>
        <w:tc>
          <w:tcPr>
            <w:tcW w:w="6964" w:type="dxa"/>
          </w:tcPr>
          <w:p w:rsidR="000F4D83" w:rsidRPr="0064256E" w:rsidRDefault="000F4D83" w:rsidP="00635B42">
            <w:r w:rsidRPr="0064256E">
              <w:t>Receiver</w:t>
            </w:r>
          </w:p>
        </w:tc>
        <w:tc>
          <w:tcPr>
            <w:tcW w:w="236" w:type="dxa"/>
          </w:tcPr>
          <w:p w:rsidR="000F4D83" w:rsidRDefault="000F4D83" w:rsidP="00635B42"/>
        </w:tc>
      </w:tr>
      <w:tr w:rsidR="000F4D83" w:rsidTr="00635B42">
        <w:tc>
          <w:tcPr>
            <w:tcW w:w="2988" w:type="dxa"/>
          </w:tcPr>
          <w:p w:rsidR="000F4D83" w:rsidRDefault="000F4D83" w:rsidP="00635B42">
            <w:r>
              <w:t>IDOC Name</w:t>
            </w:r>
          </w:p>
        </w:tc>
        <w:tc>
          <w:tcPr>
            <w:tcW w:w="6964" w:type="dxa"/>
          </w:tcPr>
          <w:p w:rsidR="000F4D83" w:rsidRPr="00FB1F08" w:rsidRDefault="000F4D83" w:rsidP="00635B42">
            <w:pPr>
              <w:rPr>
                <w:i/>
              </w:rPr>
            </w:pPr>
          </w:p>
        </w:tc>
        <w:tc>
          <w:tcPr>
            <w:tcW w:w="236" w:type="dxa"/>
          </w:tcPr>
          <w:p w:rsidR="000F4D83" w:rsidRDefault="000F4D83" w:rsidP="00635B42"/>
        </w:tc>
      </w:tr>
      <w:tr w:rsidR="000F4D83" w:rsidTr="00635B42">
        <w:tc>
          <w:tcPr>
            <w:tcW w:w="2988" w:type="dxa"/>
          </w:tcPr>
          <w:p w:rsidR="000F4D83" w:rsidRDefault="000F4D83" w:rsidP="00635B42">
            <w:r>
              <w:t>SAP SID’s Used</w:t>
            </w:r>
          </w:p>
        </w:tc>
        <w:tc>
          <w:tcPr>
            <w:tcW w:w="6964" w:type="dxa"/>
          </w:tcPr>
          <w:p w:rsidR="000F4D83" w:rsidRPr="00FB1F08" w:rsidRDefault="000F4D83" w:rsidP="00635B42">
            <w:pPr>
              <w:rPr>
                <w:i/>
              </w:rPr>
            </w:pPr>
          </w:p>
        </w:tc>
        <w:tc>
          <w:tcPr>
            <w:tcW w:w="236" w:type="dxa"/>
          </w:tcPr>
          <w:p w:rsidR="000F4D83" w:rsidRDefault="000F4D83" w:rsidP="00635B42"/>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96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5.7 Third Party Adapter</w:t>
            </w:r>
          </w:p>
        </w:tc>
      </w:tr>
      <w:tr w:rsidR="000F4D83" w:rsidRPr="00FB1F08" w:rsidTr="00635B42">
        <w:tc>
          <w:tcPr>
            <w:tcW w:w="2988" w:type="dxa"/>
          </w:tcPr>
          <w:p w:rsidR="000F4D83" w:rsidRPr="00FB1F08" w:rsidRDefault="000F4D83" w:rsidP="00635B42">
            <w:pPr>
              <w:rPr>
                <w:b/>
              </w:rPr>
            </w:pPr>
            <w:r w:rsidRPr="00FB1F08">
              <w:rPr>
                <w:b/>
              </w:rPr>
              <w:t>Property</w:t>
            </w:r>
          </w:p>
        </w:tc>
        <w:tc>
          <w:tcPr>
            <w:tcW w:w="6964" w:type="dxa"/>
          </w:tcPr>
          <w:p w:rsidR="000F4D83" w:rsidRPr="00FB1F08" w:rsidRDefault="000F4D83" w:rsidP="00635B42">
            <w:pPr>
              <w:rPr>
                <w:b/>
              </w:rPr>
            </w:pPr>
            <w:r w:rsidRPr="00FB1F08">
              <w:rPr>
                <w:b/>
              </w:rPr>
              <w:t>Value</w:t>
            </w:r>
          </w:p>
        </w:tc>
        <w:tc>
          <w:tcPr>
            <w:tcW w:w="236" w:type="dxa"/>
          </w:tcPr>
          <w:p w:rsidR="000F4D83" w:rsidRPr="00FB1F08" w:rsidRDefault="000F4D83" w:rsidP="00635B42">
            <w:pPr>
              <w:rPr>
                <w:b/>
              </w:rPr>
            </w:pPr>
          </w:p>
        </w:tc>
      </w:tr>
      <w:tr w:rsidR="000F4D83" w:rsidTr="00635B42">
        <w:tc>
          <w:tcPr>
            <w:tcW w:w="2988" w:type="dxa"/>
          </w:tcPr>
          <w:p w:rsidR="000F4D83" w:rsidRPr="0064256E" w:rsidRDefault="000F4D83" w:rsidP="00635B42">
            <w:r>
              <w:t>Type</w:t>
            </w:r>
          </w:p>
        </w:tc>
        <w:tc>
          <w:tcPr>
            <w:tcW w:w="6964" w:type="dxa"/>
          </w:tcPr>
          <w:p w:rsidR="000F4D83" w:rsidRPr="00FB1F08" w:rsidRDefault="000F4D83" w:rsidP="00635B42">
            <w:pPr>
              <w:rPr>
                <w:i/>
              </w:rPr>
            </w:pPr>
            <w:r w:rsidRPr="00FB1F08">
              <w:rPr>
                <w:i/>
              </w:rPr>
              <w:t>&lt;Description&gt;</w:t>
            </w:r>
          </w:p>
        </w:tc>
        <w:tc>
          <w:tcPr>
            <w:tcW w:w="236" w:type="dxa"/>
          </w:tcPr>
          <w:p w:rsidR="000F4D83" w:rsidRDefault="000F4D83" w:rsidP="00635B42"/>
        </w:tc>
      </w:tr>
      <w:tr w:rsidR="000F4D83" w:rsidTr="00635B42">
        <w:tc>
          <w:tcPr>
            <w:tcW w:w="2988" w:type="dxa"/>
          </w:tcPr>
          <w:p w:rsidR="000F4D83" w:rsidRPr="0064256E" w:rsidRDefault="000F4D83" w:rsidP="00635B42">
            <w:r w:rsidRPr="0064256E">
              <w:t>Type</w:t>
            </w:r>
          </w:p>
        </w:tc>
        <w:tc>
          <w:tcPr>
            <w:tcW w:w="6964" w:type="dxa"/>
          </w:tcPr>
          <w:p w:rsidR="000F4D83" w:rsidRPr="00FB1F08" w:rsidRDefault="000F4D83" w:rsidP="00635B42">
            <w:pPr>
              <w:rPr>
                <w:i/>
              </w:rPr>
            </w:pPr>
            <w:r w:rsidRPr="00FB1F08">
              <w:rPr>
                <w:i/>
              </w:rPr>
              <w:t>&lt;Sender/Receiver&gt;</w:t>
            </w:r>
          </w:p>
        </w:tc>
        <w:tc>
          <w:tcPr>
            <w:tcW w:w="236" w:type="dxa"/>
          </w:tcPr>
          <w:p w:rsidR="000F4D83" w:rsidRDefault="000F4D83" w:rsidP="00635B42"/>
        </w:tc>
      </w:tr>
      <w:tr w:rsidR="000F4D83" w:rsidTr="00635B42">
        <w:tc>
          <w:tcPr>
            <w:tcW w:w="2988" w:type="dxa"/>
          </w:tcPr>
          <w:p w:rsidR="000F4D83" w:rsidRDefault="000F4D83" w:rsidP="00635B42">
            <w:r>
              <w:t>Adapter Specific Properties</w:t>
            </w:r>
          </w:p>
        </w:tc>
        <w:tc>
          <w:tcPr>
            <w:tcW w:w="6964" w:type="dxa"/>
          </w:tcPr>
          <w:p w:rsidR="000F4D83" w:rsidRPr="00FB1F08" w:rsidRDefault="000F4D83" w:rsidP="00635B42">
            <w:pPr>
              <w:rPr>
                <w:i/>
              </w:rPr>
            </w:pPr>
            <w:r w:rsidRPr="00FB1F08">
              <w:rPr>
                <w:i/>
              </w:rPr>
              <w:t>&lt;This information will vary based on each adapter, but should be as complete as possible&gt;</w:t>
            </w:r>
          </w:p>
        </w:tc>
        <w:tc>
          <w:tcPr>
            <w:tcW w:w="236" w:type="dxa"/>
          </w:tcPr>
          <w:p w:rsidR="000F4D83" w:rsidRDefault="000F4D83" w:rsidP="00635B42"/>
        </w:tc>
      </w:tr>
    </w:tbl>
    <w:p w:rsidR="000F4D83" w:rsidRPr="0064256E" w:rsidRDefault="000F4D83" w:rsidP="000F4D83"/>
    <w:p w:rsidR="000F4D83" w:rsidRPr="0064256E" w:rsidRDefault="000F4D83" w:rsidP="000F4D83">
      <w:r>
        <w:br w:type="page"/>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28"/>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lastRenderedPageBreak/>
              <w:t>6.0 Transformation/Mapping</w:t>
            </w:r>
          </w:p>
        </w:tc>
      </w:tr>
      <w:tr w:rsidR="000F4D83" w:rsidRPr="00065ECA" w:rsidTr="00635B42">
        <w:trPr>
          <w:trHeight w:val="1453"/>
        </w:trPr>
        <w:tc>
          <w:tcPr>
            <w:tcW w:w="10204" w:type="dxa"/>
          </w:tcPr>
          <w:p w:rsidR="000F4D83" w:rsidRPr="00FB1F08" w:rsidRDefault="000F4D83" w:rsidP="00635B42">
            <w:pPr>
              <w:keepLines/>
              <w:rPr>
                <w:b/>
                <w:color w:val="000000"/>
              </w:rPr>
            </w:pPr>
          </w:p>
          <w:p w:rsidR="000F4D83" w:rsidRPr="00FB1F08" w:rsidRDefault="000F4D83" w:rsidP="00635B42">
            <w:pPr>
              <w:rPr>
                <w:b/>
                <w:color w:val="000000"/>
              </w:rPr>
            </w:pPr>
            <w:r>
              <w:t>This area describes the specific information about the transformation and mapping involved in each interface. This detail includes but is not limited to, input and output data type definitions (DTD), a graphical mapping representation of the elements</w:t>
            </w:r>
            <w:ins w:id="1" w:author="berenner" w:date="2006-06-20T10:49:00Z">
              <w:r>
                <w:t xml:space="preserve"> </w:t>
              </w:r>
            </w:ins>
            <w:r>
              <w:t>(could be embedded mapping spreadsheet), any interface specific library functions or external programs.</w:t>
            </w:r>
          </w:p>
          <w:p w:rsidR="000F4D83" w:rsidRPr="00065ECA" w:rsidRDefault="000F4D83" w:rsidP="00635B42">
            <w:pPr>
              <w:keepLines/>
            </w:pPr>
          </w:p>
        </w:tc>
      </w:tr>
    </w:tbl>
    <w:p w:rsidR="000F4D83" w:rsidRDefault="000F4D83" w:rsidP="000F4D83"/>
    <w:p w:rsidR="000F4D83" w:rsidRDefault="000F4D83" w:rsidP="000F4D83"/>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27"/>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6.1 Data Types</w:t>
            </w:r>
          </w:p>
        </w:tc>
      </w:tr>
      <w:tr w:rsidR="000F4D83" w:rsidRPr="00065ECA" w:rsidTr="00635B42">
        <w:trPr>
          <w:trHeight w:val="1693"/>
        </w:trPr>
        <w:tc>
          <w:tcPr>
            <w:tcW w:w="10204" w:type="dxa"/>
          </w:tcPr>
          <w:p w:rsidR="000F4D83" w:rsidRPr="00FB1F08" w:rsidRDefault="000F4D83" w:rsidP="00635B42">
            <w:pPr>
              <w:keepLines/>
              <w:rPr>
                <w:b/>
                <w:color w:val="000000"/>
              </w:rPr>
            </w:pPr>
          </w:p>
          <w:p w:rsidR="000F4D83" w:rsidRPr="00FB1F08" w:rsidRDefault="000F4D83" w:rsidP="00635B42">
            <w:pPr>
              <w:rPr>
                <w:b/>
                <w:i/>
                <w:color w:val="000000"/>
              </w:rPr>
            </w:pPr>
            <w:r w:rsidRPr="00FB1F08">
              <w:rPr>
                <w:i/>
              </w:rPr>
              <w:t>&lt;Input and Output Data Types will be listed here. Formats for each interface will vary, and the detail of each listing will be left to the discretion of the author. Complex DTD’s should be listed in detail and associated with this document. Simple DTD’s should be listed here to reduce the amount of documents technical personnel needs to assemble to get a complete picture of the interface.&gt;</w:t>
            </w:r>
          </w:p>
          <w:p w:rsidR="000F4D83" w:rsidRPr="00065ECA" w:rsidRDefault="000F4D83" w:rsidP="00635B42">
            <w:pPr>
              <w:keepLines/>
            </w:pPr>
          </w:p>
        </w:tc>
      </w:tr>
    </w:tbl>
    <w:p w:rsidR="000F4D83" w:rsidRDefault="000F4D83" w:rsidP="000F4D83"/>
    <w:p w:rsidR="000F4D83" w:rsidRDefault="000F4D83" w:rsidP="000F4D83"/>
    <w:p w:rsidR="000F4D83" w:rsidRDefault="000F4D83" w:rsidP="000F4D83"/>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42"/>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6.2 Data Type Mapping</w:t>
            </w:r>
          </w:p>
        </w:tc>
      </w:tr>
      <w:tr w:rsidR="000F4D83" w:rsidRPr="00065ECA" w:rsidTr="00635B42">
        <w:trPr>
          <w:trHeight w:val="1287"/>
        </w:trPr>
        <w:tc>
          <w:tcPr>
            <w:tcW w:w="10204" w:type="dxa"/>
          </w:tcPr>
          <w:p w:rsidR="000F4D83" w:rsidRPr="00FB1F08" w:rsidRDefault="000F4D83" w:rsidP="00635B42">
            <w:pPr>
              <w:keepLines/>
              <w:rPr>
                <w:b/>
                <w:color w:val="000000"/>
              </w:rPr>
            </w:pPr>
          </w:p>
          <w:p w:rsidR="000F4D83" w:rsidRPr="00FB1F08" w:rsidRDefault="000F4D83" w:rsidP="00635B42">
            <w:pPr>
              <w:rPr>
                <w:b/>
                <w:i/>
                <w:color w:val="000000"/>
              </w:rPr>
            </w:pPr>
            <w:r w:rsidRPr="00FB1F08">
              <w:rPr>
                <w:i/>
              </w:rPr>
              <w:t>&lt;The data type mapping will be listed here. The specific format of each mapping diagram may differ due to data type differences, but if a template exists for interfaces like File to RFC for example it will be used.&gt;</w:t>
            </w:r>
          </w:p>
          <w:p w:rsidR="000F4D83" w:rsidRPr="00065ECA" w:rsidRDefault="000F4D83" w:rsidP="00635B42">
            <w:pPr>
              <w:keepLines/>
            </w:pPr>
          </w:p>
        </w:tc>
      </w:tr>
    </w:tbl>
    <w:p w:rsidR="000F4D83" w:rsidRDefault="000F4D83" w:rsidP="000F4D83"/>
    <w:p w:rsidR="000F4D83" w:rsidRDefault="000F4D83" w:rsidP="000F4D83"/>
    <w:p w:rsidR="000F4D83" w:rsidRDefault="000F4D83" w:rsidP="000F4D83"/>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79"/>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6.3 External Transformation Programs</w:t>
            </w:r>
          </w:p>
        </w:tc>
      </w:tr>
      <w:tr w:rsidR="000F4D83" w:rsidRPr="00065ECA" w:rsidTr="00635B42">
        <w:trPr>
          <w:trHeight w:val="1100"/>
        </w:trPr>
        <w:tc>
          <w:tcPr>
            <w:tcW w:w="10204" w:type="dxa"/>
          </w:tcPr>
          <w:p w:rsidR="000F4D83" w:rsidRPr="00FB1F08" w:rsidRDefault="000F4D83" w:rsidP="00635B42">
            <w:pPr>
              <w:keepLines/>
              <w:rPr>
                <w:b/>
                <w:color w:val="000000"/>
              </w:rPr>
            </w:pPr>
          </w:p>
          <w:p w:rsidR="000F4D83" w:rsidRPr="00FB1F08" w:rsidRDefault="000F4D83" w:rsidP="00635B42">
            <w:pPr>
              <w:rPr>
                <w:b/>
                <w:i/>
                <w:color w:val="000000"/>
              </w:rPr>
            </w:pPr>
            <w:r w:rsidRPr="00FB1F08">
              <w:rPr>
                <w:i/>
              </w:rPr>
              <w:t>&lt;Any external programs, engine stubs, library functions, will be listed here. The procedure name, the location of the resource, and a brief description of the logic will be listed here.&gt;</w:t>
            </w:r>
          </w:p>
          <w:p w:rsidR="000F4D83" w:rsidRPr="00065ECA" w:rsidRDefault="000F4D83" w:rsidP="00635B42">
            <w:pPr>
              <w:keepLines/>
            </w:pPr>
          </w:p>
        </w:tc>
      </w:tr>
    </w:tbl>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8"/>
      </w:tblGrid>
      <w:tr w:rsidR="000F4D83" w:rsidRPr="006D5870" w:rsidTr="00635B42">
        <w:tc>
          <w:tcPr>
            <w:tcW w:w="9648" w:type="dxa"/>
            <w:tcBorders>
              <w:top w:val="single" w:sz="4" w:space="0" w:color="auto"/>
              <w:bottom w:val="single" w:sz="4" w:space="0" w:color="auto"/>
              <w:right w:val="single" w:sz="4" w:space="0" w:color="auto"/>
            </w:tcBorders>
            <w:shd w:val="clear" w:color="auto" w:fill="C0C0C0"/>
          </w:tcPr>
          <w:p w:rsidR="000F4D83" w:rsidRPr="006D5870" w:rsidRDefault="000F4D83" w:rsidP="00635B42">
            <w:r w:rsidRPr="00FB1F08">
              <w:rPr>
                <w:b/>
                <w:bCs/>
              </w:rPr>
              <w:lastRenderedPageBreak/>
              <w:t xml:space="preserve">7.0 Legacy System Interface Overview </w:t>
            </w:r>
          </w:p>
        </w:tc>
      </w:tr>
      <w:tr w:rsidR="000F4D83" w:rsidRPr="006D5870" w:rsidTr="00635B42">
        <w:tc>
          <w:tcPr>
            <w:tcW w:w="9648" w:type="dxa"/>
          </w:tcPr>
          <w:p w:rsidR="000F4D83" w:rsidRPr="00FB1F08" w:rsidRDefault="000F4D83" w:rsidP="00635B42">
            <w:pPr>
              <w:keepLines/>
              <w:rPr>
                <w:b/>
                <w:color w:val="000000"/>
              </w:rPr>
            </w:pPr>
          </w:p>
          <w:p w:rsidR="000F4D83" w:rsidRPr="00FB1F08" w:rsidRDefault="000F4D83" w:rsidP="00635B42">
            <w:pPr>
              <w:keepLines/>
              <w:rPr>
                <w:i/>
                <w:color w:val="000000"/>
              </w:rPr>
            </w:pPr>
            <w:r w:rsidRPr="00FB1F08">
              <w:rPr>
                <w:color w:val="000000"/>
              </w:rPr>
              <w:t>&lt;</w:t>
            </w:r>
            <w:r w:rsidRPr="00FB1F08">
              <w:rPr>
                <w:i/>
                <w:color w:val="000000"/>
              </w:rPr>
              <w:t xml:space="preserve">This section is an overview of the Legacy System interface process.  Include any detailed information that gives and understanding of the logic around the extract process.  If the information will come from or to multiple systems, show how this will be brought together and where it will be located. about.  If diagrams and flow logic will help clarify the process, put these diagrams in this section.  Are any special </w:t>
            </w:r>
            <w:r w:rsidRPr="00FB1F08">
              <w:rPr>
                <w:b/>
                <w:i/>
                <w:color w:val="000000"/>
              </w:rPr>
              <w:t>tools</w:t>
            </w:r>
            <w:r w:rsidRPr="00FB1F08">
              <w:rPr>
                <w:i/>
                <w:color w:val="000000"/>
              </w:rPr>
              <w:t xml:space="preserve"> used for this process or should be used? &gt;</w:t>
            </w:r>
          </w:p>
          <w:p w:rsidR="000F4D83" w:rsidRPr="00FB1F08" w:rsidRDefault="000F4D83" w:rsidP="00635B42">
            <w:pPr>
              <w:keepLines/>
              <w:rPr>
                <w:color w:val="000000"/>
              </w:rPr>
            </w:pPr>
          </w:p>
          <w:p w:rsidR="000F4D83" w:rsidRPr="00FB1F08" w:rsidRDefault="000F4D83" w:rsidP="00635B42">
            <w:pPr>
              <w:keepLines/>
              <w:rPr>
                <w:b/>
                <w:color w:val="000000"/>
              </w:rPr>
            </w:pPr>
          </w:p>
          <w:p w:rsidR="000F4D83" w:rsidRPr="006D5870" w:rsidRDefault="000F4D83" w:rsidP="00635B42"/>
        </w:tc>
      </w:tr>
    </w:tbl>
    <w:p w:rsidR="000F4D83" w:rsidRDefault="000F4D83" w:rsidP="000F4D8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8"/>
      </w:tblGrid>
      <w:tr w:rsidR="000F4D83" w:rsidRPr="006D5870" w:rsidTr="00635B42">
        <w:tc>
          <w:tcPr>
            <w:tcW w:w="9648" w:type="dxa"/>
            <w:tcBorders>
              <w:top w:val="single" w:sz="4" w:space="0" w:color="auto"/>
              <w:bottom w:val="single" w:sz="4" w:space="0" w:color="auto"/>
              <w:right w:val="single" w:sz="4" w:space="0" w:color="auto"/>
            </w:tcBorders>
            <w:shd w:val="clear" w:color="auto" w:fill="C0C0C0"/>
          </w:tcPr>
          <w:p w:rsidR="000F4D83" w:rsidRPr="006D5870" w:rsidRDefault="000F4D83" w:rsidP="00635B42">
            <w:r w:rsidRPr="00FB1F08">
              <w:rPr>
                <w:b/>
                <w:bCs/>
              </w:rPr>
              <w:t xml:space="preserve">7.1 File Based Interface - File transfer File location </w:t>
            </w:r>
          </w:p>
        </w:tc>
      </w:tr>
      <w:tr w:rsidR="000F4D83" w:rsidRPr="006D5870" w:rsidTr="00635B42">
        <w:tc>
          <w:tcPr>
            <w:tcW w:w="9648" w:type="dxa"/>
          </w:tcPr>
          <w:p w:rsidR="000F4D83" w:rsidRPr="00FB1F08" w:rsidRDefault="000F4D83" w:rsidP="00635B42">
            <w:pPr>
              <w:keepLines/>
              <w:rPr>
                <w:b/>
                <w:color w:val="000000"/>
              </w:rPr>
            </w:pPr>
          </w:p>
          <w:p w:rsidR="000F4D83" w:rsidRPr="00FB1F08" w:rsidRDefault="000F4D83" w:rsidP="00635B42">
            <w:pPr>
              <w:keepLines/>
              <w:rPr>
                <w:i/>
                <w:color w:val="000000"/>
              </w:rPr>
            </w:pPr>
            <w:r w:rsidRPr="00FB1F08">
              <w:rPr>
                <w:color w:val="000000"/>
              </w:rPr>
              <w:t>&lt;</w:t>
            </w:r>
            <w:r w:rsidRPr="00FB1F08">
              <w:rPr>
                <w:i/>
                <w:color w:val="000000"/>
              </w:rPr>
              <w:t>How will the file or table become available to SAP – will it be through a staging area?  Will it be through an Oracle table?  How will the data get to this location and what will the location of the data be? &gt;</w:t>
            </w:r>
          </w:p>
          <w:p w:rsidR="000F4D83" w:rsidRPr="00FB1F08" w:rsidRDefault="000F4D83" w:rsidP="00635B42">
            <w:pPr>
              <w:keepLines/>
              <w:rPr>
                <w:color w:val="000000"/>
              </w:rPr>
            </w:pPr>
          </w:p>
          <w:p w:rsidR="000F4D83" w:rsidRPr="00FB1F08" w:rsidRDefault="000F4D83" w:rsidP="00635B42">
            <w:pPr>
              <w:keepLines/>
              <w:rPr>
                <w:b/>
                <w:color w:val="000000"/>
              </w:rPr>
            </w:pPr>
          </w:p>
          <w:p w:rsidR="000F4D83" w:rsidRPr="006D5870" w:rsidRDefault="000F4D83" w:rsidP="00635B42">
            <w:pPr>
              <w:keepLines/>
            </w:pPr>
          </w:p>
        </w:tc>
      </w:tr>
    </w:tbl>
    <w:p w:rsidR="000F4D83" w:rsidRDefault="000F4D83" w:rsidP="000F4D8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0"/>
        <w:gridCol w:w="1808"/>
        <w:gridCol w:w="4874"/>
      </w:tblGrid>
      <w:tr w:rsidR="000F4D83" w:rsidRPr="006D5870" w:rsidTr="00635B42">
        <w:tc>
          <w:tcPr>
            <w:tcW w:w="10022"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 xml:space="preserve">7.2  List of Files / Tables </w:t>
            </w:r>
            <w:r w:rsidRPr="00FB1F08">
              <w:rPr>
                <w:bCs/>
              </w:rPr>
              <w:t xml:space="preserve"> </w:t>
            </w:r>
            <w:r w:rsidRPr="00FB1F08">
              <w:rPr>
                <w:bCs/>
                <w:i/>
              </w:rPr>
              <w:t xml:space="preserve">&lt;Include a short list of the files / Tables that will be created.  Indicate type of file: Input, output, translation, control etc&gt; </w:t>
            </w:r>
          </w:p>
        </w:tc>
      </w:tr>
      <w:tr w:rsidR="000F4D83" w:rsidRPr="00FB1F08" w:rsidTr="00635B42">
        <w:tc>
          <w:tcPr>
            <w:tcW w:w="3340" w:type="dxa"/>
          </w:tcPr>
          <w:p w:rsidR="000F4D83" w:rsidRPr="00FB1F08" w:rsidRDefault="000F4D83" w:rsidP="00635B42">
            <w:pPr>
              <w:rPr>
                <w:b/>
              </w:rPr>
            </w:pPr>
            <w:r w:rsidRPr="00FB1F08">
              <w:rPr>
                <w:b/>
              </w:rPr>
              <w:t>File / Table Name</w:t>
            </w:r>
          </w:p>
        </w:tc>
        <w:tc>
          <w:tcPr>
            <w:tcW w:w="1808" w:type="dxa"/>
          </w:tcPr>
          <w:p w:rsidR="000F4D83" w:rsidRPr="00FB1F08" w:rsidRDefault="000F4D83" w:rsidP="00635B42">
            <w:pPr>
              <w:rPr>
                <w:b/>
              </w:rPr>
            </w:pPr>
            <w:r w:rsidRPr="00FB1F08">
              <w:rPr>
                <w:b/>
              </w:rPr>
              <w:t>Location</w:t>
            </w:r>
          </w:p>
        </w:tc>
        <w:tc>
          <w:tcPr>
            <w:tcW w:w="4874" w:type="dxa"/>
          </w:tcPr>
          <w:p w:rsidR="000F4D83" w:rsidRPr="00FB1F08" w:rsidRDefault="000F4D83" w:rsidP="00635B42">
            <w:pPr>
              <w:rPr>
                <w:b/>
              </w:rPr>
            </w:pPr>
            <w:r w:rsidRPr="00FB1F08">
              <w:rPr>
                <w:b/>
              </w:rPr>
              <w:t>Description and type of Files / Table</w:t>
            </w:r>
          </w:p>
        </w:tc>
      </w:tr>
      <w:tr w:rsidR="000F4D83" w:rsidRPr="006D5870" w:rsidTr="00635B42">
        <w:tc>
          <w:tcPr>
            <w:tcW w:w="3340" w:type="dxa"/>
          </w:tcPr>
          <w:p w:rsidR="000F4D83" w:rsidRPr="006D5870" w:rsidRDefault="000F4D83" w:rsidP="00635B42"/>
        </w:tc>
        <w:tc>
          <w:tcPr>
            <w:tcW w:w="1808" w:type="dxa"/>
          </w:tcPr>
          <w:p w:rsidR="000F4D83" w:rsidRPr="006D5870" w:rsidRDefault="000F4D83" w:rsidP="00635B42"/>
        </w:tc>
        <w:tc>
          <w:tcPr>
            <w:tcW w:w="4874" w:type="dxa"/>
          </w:tcPr>
          <w:p w:rsidR="000F4D83" w:rsidRPr="006D5870" w:rsidRDefault="000F4D83" w:rsidP="00635B42"/>
        </w:tc>
      </w:tr>
      <w:tr w:rsidR="000F4D83" w:rsidRPr="006D5870" w:rsidTr="00635B42">
        <w:tc>
          <w:tcPr>
            <w:tcW w:w="3340" w:type="dxa"/>
          </w:tcPr>
          <w:p w:rsidR="000F4D83" w:rsidRPr="006D5870" w:rsidRDefault="000F4D83" w:rsidP="00635B42"/>
        </w:tc>
        <w:tc>
          <w:tcPr>
            <w:tcW w:w="1808" w:type="dxa"/>
          </w:tcPr>
          <w:p w:rsidR="000F4D83" w:rsidRPr="006D5870" w:rsidRDefault="000F4D83" w:rsidP="00635B42"/>
        </w:tc>
        <w:tc>
          <w:tcPr>
            <w:tcW w:w="4874" w:type="dxa"/>
          </w:tcPr>
          <w:p w:rsidR="000F4D83" w:rsidRPr="006D5870" w:rsidRDefault="000F4D83" w:rsidP="00635B42"/>
        </w:tc>
      </w:tr>
      <w:tr w:rsidR="000F4D83" w:rsidRPr="006D5870" w:rsidTr="00635B42">
        <w:tc>
          <w:tcPr>
            <w:tcW w:w="3340" w:type="dxa"/>
          </w:tcPr>
          <w:p w:rsidR="000F4D83" w:rsidRPr="006D5870" w:rsidRDefault="000F4D83" w:rsidP="00635B42"/>
        </w:tc>
        <w:tc>
          <w:tcPr>
            <w:tcW w:w="1808" w:type="dxa"/>
          </w:tcPr>
          <w:p w:rsidR="000F4D83" w:rsidRPr="006D5870" w:rsidRDefault="000F4D83" w:rsidP="00635B42"/>
        </w:tc>
        <w:tc>
          <w:tcPr>
            <w:tcW w:w="4874" w:type="dxa"/>
          </w:tcPr>
          <w:p w:rsidR="000F4D83" w:rsidRPr="006D5870" w:rsidRDefault="000F4D83" w:rsidP="00635B42"/>
        </w:tc>
      </w:tr>
    </w:tbl>
    <w:p w:rsidR="000F4D83" w:rsidRDefault="000F4D83" w:rsidP="000F4D8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0"/>
        <w:gridCol w:w="1808"/>
        <w:gridCol w:w="4874"/>
      </w:tblGrid>
      <w:tr w:rsidR="000F4D83" w:rsidRPr="006D5870" w:rsidTr="00635B42">
        <w:tc>
          <w:tcPr>
            <w:tcW w:w="10022" w:type="dxa"/>
            <w:gridSpan w:val="3"/>
            <w:tcBorders>
              <w:top w:val="single" w:sz="4" w:space="0" w:color="auto"/>
              <w:bottom w:val="single" w:sz="4" w:space="0" w:color="auto"/>
              <w:right w:val="single" w:sz="4" w:space="0" w:color="auto"/>
            </w:tcBorders>
            <w:shd w:val="clear" w:color="auto" w:fill="C0C0C0"/>
          </w:tcPr>
          <w:p w:rsidR="000F4D83" w:rsidRPr="006D5870" w:rsidRDefault="000F4D83" w:rsidP="00635B42">
            <w:r w:rsidRPr="00FB1F08">
              <w:rPr>
                <w:b/>
                <w:bCs/>
              </w:rPr>
              <w:t>7.3  Program Information [Legacy]</w:t>
            </w:r>
          </w:p>
        </w:tc>
      </w:tr>
      <w:tr w:rsidR="000F4D83" w:rsidRPr="00FB1F08" w:rsidTr="00635B42">
        <w:tc>
          <w:tcPr>
            <w:tcW w:w="3340" w:type="dxa"/>
          </w:tcPr>
          <w:p w:rsidR="000F4D83" w:rsidRPr="00FB1F08" w:rsidRDefault="000F4D83" w:rsidP="00635B42">
            <w:pPr>
              <w:rPr>
                <w:b/>
              </w:rPr>
            </w:pPr>
            <w:r w:rsidRPr="00FB1F08">
              <w:rPr>
                <w:b/>
              </w:rPr>
              <w:t>Program Name</w:t>
            </w:r>
          </w:p>
        </w:tc>
        <w:tc>
          <w:tcPr>
            <w:tcW w:w="1808" w:type="dxa"/>
          </w:tcPr>
          <w:p w:rsidR="000F4D83" w:rsidRPr="00FB1F08" w:rsidRDefault="000F4D83" w:rsidP="00635B42">
            <w:pPr>
              <w:rPr>
                <w:b/>
              </w:rPr>
            </w:pPr>
            <w:r w:rsidRPr="00FB1F08">
              <w:rPr>
                <w:b/>
              </w:rPr>
              <w:t>Language</w:t>
            </w:r>
          </w:p>
        </w:tc>
        <w:tc>
          <w:tcPr>
            <w:tcW w:w="4874" w:type="dxa"/>
          </w:tcPr>
          <w:p w:rsidR="000F4D83" w:rsidRPr="00FB1F08" w:rsidRDefault="000F4D83" w:rsidP="00635B42">
            <w:pPr>
              <w:rPr>
                <w:b/>
              </w:rPr>
            </w:pPr>
            <w:r w:rsidRPr="00FB1F08">
              <w:rPr>
                <w:b/>
              </w:rPr>
              <w:t>Description of Function</w:t>
            </w:r>
          </w:p>
        </w:tc>
      </w:tr>
      <w:tr w:rsidR="000F4D83" w:rsidRPr="006D5870" w:rsidTr="00635B42">
        <w:tc>
          <w:tcPr>
            <w:tcW w:w="3340" w:type="dxa"/>
          </w:tcPr>
          <w:p w:rsidR="000F4D83" w:rsidRPr="006D5870" w:rsidRDefault="000F4D83" w:rsidP="00635B42"/>
        </w:tc>
        <w:tc>
          <w:tcPr>
            <w:tcW w:w="1808" w:type="dxa"/>
          </w:tcPr>
          <w:p w:rsidR="000F4D83" w:rsidRPr="006D5870" w:rsidRDefault="000F4D83" w:rsidP="00635B42"/>
        </w:tc>
        <w:tc>
          <w:tcPr>
            <w:tcW w:w="4874" w:type="dxa"/>
          </w:tcPr>
          <w:p w:rsidR="000F4D83" w:rsidRPr="006D5870" w:rsidRDefault="000F4D83" w:rsidP="00635B42"/>
        </w:tc>
      </w:tr>
      <w:tr w:rsidR="000F4D83" w:rsidRPr="006D5870" w:rsidTr="00635B42">
        <w:tc>
          <w:tcPr>
            <w:tcW w:w="3340" w:type="dxa"/>
          </w:tcPr>
          <w:p w:rsidR="000F4D83" w:rsidRPr="006D5870" w:rsidRDefault="000F4D83" w:rsidP="00635B42"/>
        </w:tc>
        <w:tc>
          <w:tcPr>
            <w:tcW w:w="1808" w:type="dxa"/>
          </w:tcPr>
          <w:p w:rsidR="000F4D83" w:rsidRPr="006D5870" w:rsidRDefault="000F4D83" w:rsidP="00635B42"/>
        </w:tc>
        <w:tc>
          <w:tcPr>
            <w:tcW w:w="4874" w:type="dxa"/>
          </w:tcPr>
          <w:p w:rsidR="000F4D83" w:rsidRPr="006D5870" w:rsidRDefault="000F4D83" w:rsidP="00635B42"/>
        </w:tc>
      </w:tr>
      <w:tr w:rsidR="000F4D83" w:rsidRPr="006D5870" w:rsidTr="00635B42">
        <w:tc>
          <w:tcPr>
            <w:tcW w:w="3340" w:type="dxa"/>
          </w:tcPr>
          <w:p w:rsidR="000F4D83" w:rsidRPr="006D5870" w:rsidRDefault="000F4D83" w:rsidP="00635B42"/>
        </w:tc>
        <w:tc>
          <w:tcPr>
            <w:tcW w:w="1808" w:type="dxa"/>
          </w:tcPr>
          <w:p w:rsidR="000F4D83" w:rsidRPr="006D5870" w:rsidRDefault="000F4D83" w:rsidP="00635B42"/>
        </w:tc>
        <w:tc>
          <w:tcPr>
            <w:tcW w:w="4874" w:type="dxa"/>
          </w:tcPr>
          <w:p w:rsidR="000F4D83" w:rsidRPr="006D5870" w:rsidRDefault="000F4D83" w:rsidP="00635B42"/>
        </w:tc>
      </w:tr>
    </w:tbl>
    <w:p w:rsidR="000F4D83" w:rsidRPr="006D5870" w:rsidRDefault="000F4D83" w:rsidP="000F4D83"/>
    <w:p w:rsidR="000F4D83" w:rsidRPr="006D5870" w:rsidRDefault="000F4D83" w:rsidP="000F4D8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8"/>
      </w:tblGrid>
      <w:tr w:rsidR="000F4D83" w:rsidRPr="006D5870" w:rsidTr="00635B42">
        <w:tc>
          <w:tcPr>
            <w:tcW w:w="9648" w:type="dxa"/>
            <w:tcBorders>
              <w:top w:val="single" w:sz="4" w:space="0" w:color="auto"/>
              <w:bottom w:val="single" w:sz="4" w:space="0" w:color="auto"/>
              <w:right w:val="single" w:sz="4" w:space="0" w:color="auto"/>
            </w:tcBorders>
            <w:shd w:val="clear" w:color="auto" w:fill="C0C0C0"/>
          </w:tcPr>
          <w:p w:rsidR="000F4D83" w:rsidRPr="006D5870" w:rsidRDefault="000F4D83" w:rsidP="00635B42">
            <w:r w:rsidRPr="00FB1F08">
              <w:rPr>
                <w:b/>
                <w:bCs/>
              </w:rPr>
              <w:t>7.4  Describe Version Control and Error Reports [Legacy]</w:t>
            </w:r>
          </w:p>
        </w:tc>
      </w:tr>
      <w:tr w:rsidR="000F4D83" w:rsidRPr="006D5870" w:rsidTr="00635B42">
        <w:tc>
          <w:tcPr>
            <w:tcW w:w="9648" w:type="dxa"/>
          </w:tcPr>
          <w:p w:rsidR="000F4D83" w:rsidRPr="00FB1F08" w:rsidRDefault="000F4D83" w:rsidP="00635B42">
            <w:pPr>
              <w:keepLines/>
              <w:rPr>
                <w:b/>
                <w:color w:val="000000"/>
              </w:rPr>
            </w:pPr>
          </w:p>
          <w:p w:rsidR="000F4D83" w:rsidRPr="00FB1F08" w:rsidRDefault="000F4D83" w:rsidP="00635B42">
            <w:pPr>
              <w:keepLines/>
              <w:rPr>
                <w:i/>
                <w:color w:val="000000"/>
              </w:rPr>
            </w:pPr>
            <w:r w:rsidRPr="00FB1F08">
              <w:rPr>
                <w:color w:val="000000"/>
              </w:rPr>
              <w:t>&lt;</w:t>
            </w:r>
            <w:r w:rsidRPr="00FB1F08">
              <w:rPr>
                <w:i/>
                <w:color w:val="000000"/>
              </w:rPr>
              <w:t>How do we keep track of the current version of the software that is being used.  What type of errors are reported and how are they reported? &gt;</w:t>
            </w:r>
          </w:p>
          <w:p w:rsidR="000F4D83" w:rsidRPr="00FB1F08" w:rsidRDefault="000F4D83" w:rsidP="00635B42">
            <w:pPr>
              <w:keepLines/>
              <w:rPr>
                <w:b/>
                <w:color w:val="000000"/>
              </w:rPr>
            </w:pPr>
          </w:p>
          <w:p w:rsidR="000F4D83" w:rsidRPr="006D5870" w:rsidRDefault="000F4D83" w:rsidP="00635B42">
            <w:pPr>
              <w:keepLines/>
            </w:pPr>
          </w:p>
        </w:tc>
      </w:tr>
    </w:tbl>
    <w:p w:rsidR="000F4D83" w:rsidRPr="006D5870" w:rsidRDefault="000F4D83" w:rsidP="000F4D8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8"/>
      </w:tblGrid>
      <w:tr w:rsidR="000F4D83" w:rsidRPr="006D5870" w:rsidTr="00635B42">
        <w:tc>
          <w:tcPr>
            <w:tcW w:w="9648" w:type="dxa"/>
            <w:tcBorders>
              <w:top w:val="single" w:sz="4" w:space="0" w:color="auto"/>
              <w:bottom w:val="single" w:sz="4" w:space="0" w:color="auto"/>
              <w:right w:val="single" w:sz="4" w:space="0" w:color="auto"/>
            </w:tcBorders>
            <w:shd w:val="clear" w:color="auto" w:fill="C0C0C0"/>
          </w:tcPr>
          <w:p w:rsidR="000F4D83" w:rsidRPr="006D5870" w:rsidRDefault="000F4D83" w:rsidP="00635B42">
            <w:r w:rsidRPr="00FB1F08">
              <w:rPr>
                <w:b/>
                <w:bCs/>
              </w:rPr>
              <w:t>7.5 Comments [Legacy Interface]</w:t>
            </w:r>
          </w:p>
        </w:tc>
      </w:tr>
      <w:tr w:rsidR="000F4D83" w:rsidRPr="006D5870" w:rsidTr="00635B42">
        <w:tc>
          <w:tcPr>
            <w:tcW w:w="9648" w:type="dxa"/>
          </w:tcPr>
          <w:p w:rsidR="000F4D83" w:rsidRPr="00FB1F08" w:rsidRDefault="000F4D83" w:rsidP="00635B42">
            <w:pPr>
              <w:keepLines/>
              <w:rPr>
                <w:b/>
                <w:color w:val="000000"/>
              </w:rPr>
            </w:pPr>
          </w:p>
          <w:p w:rsidR="000F4D83" w:rsidRPr="00FB1F08" w:rsidRDefault="000F4D83" w:rsidP="00635B42">
            <w:pPr>
              <w:keepLines/>
              <w:rPr>
                <w:i/>
                <w:color w:val="000000"/>
              </w:rPr>
            </w:pPr>
            <w:r w:rsidRPr="00FB1F08">
              <w:rPr>
                <w:color w:val="000000"/>
              </w:rPr>
              <w:t>&lt;</w:t>
            </w:r>
            <w:r w:rsidRPr="00FB1F08">
              <w:rPr>
                <w:i/>
                <w:color w:val="000000"/>
              </w:rPr>
              <w:t>Any extra information that should be taken notice of with regards to the legacy system interface details. &gt;</w:t>
            </w:r>
          </w:p>
          <w:p w:rsidR="000F4D83" w:rsidRPr="00FB1F08" w:rsidRDefault="000F4D83" w:rsidP="00635B42">
            <w:pPr>
              <w:keepLines/>
              <w:rPr>
                <w:color w:val="000000"/>
              </w:rPr>
            </w:pPr>
          </w:p>
          <w:p w:rsidR="000F4D83" w:rsidRPr="00FB1F08" w:rsidRDefault="000F4D83" w:rsidP="00635B42">
            <w:pPr>
              <w:keepLines/>
              <w:rPr>
                <w:b/>
                <w:color w:val="000000"/>
              </w:rPr>
            </w:pPr>
          </w:p>
          <w:p w:rsidR="000F4D83" w:rsidRPr="006D5870" w:rsidRDefault="000F4D83" w:rsidP="00635B42">
            <w:pPr>
              <w:keepLines/>
            </w:pPr>
          </w:p>
        </w:tc>
      </w:tr>
    </w:tbl>
    <w:p w:rsidR="000F4D83" w:rsidRPr="0064256E" w:rsidRDefault="000F4D83" w:rsidP="000F4D83">
      <w:r>
        <w:br w:type="page"/>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47"/>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lastRenderedPageBreak/>
              <w:t>8.0 Security</w:t>
            </w:r>
          </w:p>
        </w:tc>
      </w:tr>
      <w:tr w:rsidR="000F4D83" w:rsidRPr="00065ECA" w:rsidTr="00635B42">
        <w:trPr>
          <w:trHeight w:val="1837"/>
        </w:trPr>
        <w:tc>
          <w:tcPr>
            <w:tcW w:w="10204" w:type="dxa"/>
          </w:tcPr>
          <w:p w:rsidR="000F4D83" w:rsidRPr="00FB1F08" w:rsidRDefault="000F4D83" w:rsidP="00635B42">
            <w:pPr>
              <w:keepLines/>
              <w:rPr>
                <w:b/>
                <w:color w:val="000000"/>
              </w:rPr>
            </w:pPr>
          </w:p>
          <w:p w:rsidR="000F4D83" w:rsidRPr="00065ECA" w:rsidRDefault="000F4D83" w:rsidP="00635B42">
            <w:pPr>
              <w:keepLines/>
            </w:pPr>
            <w:r>
              <w:t>This area summarizes the security requirements of an interface and document how those requirements are being met. This will include but is not limited to: summary of sensitive datatypes and service users. The Sensitive Data Summary section will alert technical personnel to sensitive information, and the Service Users section will list planned Service Users for the integration.</w:t>
            </w:r>
          </w:p>
        </w:tc>
      </w:tr>
    </w:tbl>
    <w:p w:rsidR="000F4D83" w:rsidRDefault="000F4D83" w:rsidP="000F4D83"/>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47"/>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8.1 Sensitive Data Summary</w:t>
            </w:r>
          </w:p>
        </w:tc>
      </w:tr>
      <w:tr w:rsidR="000F4D83" w:rsidRPr="00065ECA" w:rsidTr="00635B42">
        <w:trPr>
          <w:trHeight w:val="787"/>
        </w:trPr>
        <w:tc>
          <w:tcPr>
            <w:tcW w:w="10204" w:type="dxa"/>
          </w:tcPr>
          <w:p w:rsidR="000F4D83" w:rsidRPr="00FB1F08" w:rsidRDefault="000F4D83" w:rsidP="00635B42">
            <w:pPr>
              <w:keepLines/>
              <w:rPr>
                <w:b/>
                <w:color w:val="000000"/>
              </w:rPr>
            </w:pPr>
          </w:p>
          <w:p w:rsidR="000F4D83" w:rsidRPr="00FB1F08" w:rsidRDefault="000F4D83" w:rsidP="00635B42">
            <w:pPr>
              <w:rPr>
                <w:b/>
                <w:i/>
                <w:color w:val="000000"/>
              </w:rPr>
            </w:pPr>
            <w:r w:rsidRPr="00FB1F08">
              <w:rPr>
                <w:i/>
              </w:rPr>
              <w:t>&lt;Notifications of sensitive data&gt;</w:t>
            </w:r>
          </w:p>
          <w:p w:rsidR="000F4D83" w:rsidRPr="00065ECA" w:rsidRDefault="000F4D83" w:rsidP="00635B42">
            <w:pPr>
              <w:keepLines/>
            </w:pPr>
          </w:p>
        </w:tc>
      </w:tr>
    </w:tbl>
    <w:p w:rsidR="000F4D83"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6964"/>
        <w:gridCol w:w="236"/>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8.2 Service Users</w:t>
            </w:r>
          </w:p>
        </w:tc>
      </w:tr>
      <w:tr w:rsidR="000F4D83" w:rsidRPr="00FB1F08" w:rsidTr="00635B42">
        <w:tc>
          <w:tcPr>
            <w:tcW w:w="2988" w:type="dxa"/>
          </w:tcPr>
          <w:p w:rsidR="000F4D83" w:rsidRPr="00FB1F08" w:rsidRDefault="000F4D83" w:rsidP="00635B42">
            <w:pPr>
              <w:rPr>
                <w:b/>
              </w:rPr>
            </w:pPr>
            <w:r w:rsidRPr="00FB1F08">
              <w:rPr>
                <w:b/>
              </w:rPr>
              <w:t>Service User ID</w:t>
            </w:r>
          </w:p>
        </w:tc>
        <w:tc>
          <w:tcPr>
            <w:tcW w:w="6964" w:type="dxa"/>
          </w:tcPr>
          <w:p w:rsidR="000F4D83" w:rsidRPr="00FB1F08" w:rsidRDefault="000F4D83" w:rsidP="00635B42">
            <w:pPr>
              <w:rPr>
                <w:b/>
              </w:rPr>
            </w:pPr>
            <w:r w:rsidRPr="00FB1F08">
              <w:rPr>
                <w:b/>
              </w:rPr>
              <w:t>Description of Use</w:t>
            </w:r>
          </w:p>
        </w:tc>
        <w:tc>
          <w:tcPr>
            <w:tcW w:w="236" w:type="dxa"/>
          </w:tcPr>
          <w:p w:rsidR="000F4D83" w:rsidRPr="00FB1F08" w:rsidRDefault="000F4D83" w:rsidP="00635B42">
            <w:pPr>
              <w:rPr>
                <w:b/>
              </w:rPr>
            </w:pPr>
          </w:p>
        </w:tc>
      </w:tr>
      <w:tr w:rsidR="000F4D83" w:rsidTr="00635B42">
        <w:tc>
          <w:tcPr>
            <w:tcW w:w="2988" w:type="dxa"/>
          </w:tcPr>
          <w:p w:rsidR="000F4D83" w:rsidRPr="00FB1F08" w:rsidRDefault="000F4D83" w:rsidP="00635B42">
            <w:pPr>
              <w:rPr>
                <w:i/>
              </w:rPr>
            </w:pPr>
            <w:r w:rsidRPr="00FB1F08">
              <w:rPr>
                <w:i/>
              </w:rPr>
              <w:t>&lt;ZSDAPPSUSER&gt;</w:t>
            </w:r>
          </w:p>
        </w:tc>
        <w:tc>
          <w:tcPr>
            <w:tcW w:w="6964" w:type="dxa"/>
          </w:tcPr>
          <w:p w:rsidR="000F4D83" w:rsidRPr="00FB1F08" w:rsidRDefault="000F4D83" w:rsidP="00635B42">
            <w:pPr>
              <w:rPr>
                <w:i/>
              </w:rPr>
            </w:pPr>
            <w:r w:rsidRPr="00FB1F08">
              <w:rPr>
                <w:i/>
              </w:rPr>
              <w:t>&lt;This user is used to post sales orders&gt;</w:t>
            </w:r>
          </w:p>
        </w:tc>
        <w:tc>
          <w:tcPr>
            <w:tcW w:w="236" w:type="dxa"/>
          </w:tcPr>
          <w:p w:rsidR="000F4D83" w:rsidRDefault="000F4D83" w:rsidP="00635B42"/>
        </w:tc>
      </w:tr>
      <w:tr w:rsidR="000F4D83" w:rsidTr="00635B42">
        <w:tc>
          <w:tcPr>
            <w:tcW w:w="2988" w:type="dxa"/>
          </w:tcPr>
          <w:p w:rsidR="000F4D83" w:rsidRPr="0064256E" w:rsidRDefault="000F4D83" w:rsidP="00635B42"/>
        </w:tc>
        <w:tc>
          <w:tcPr>
            <w:tcW w:w="6964" w:type="dxa"/>
          </w:tcPr>
          <w:p w:rsidR="000F4D83" w:rsidRPr="00FB1F08" w:rsidRDefault="000F4D83" w:rsidP="00635B42">
            <w:pPr>
              <w:rPr>
                <w:i/>
              </w:rPr>
            </w:pPr>
          </w:p>
        </w:tc>
        <w:tc>
          <w:tcPr>
            <w:tcW w:w="236" w:type="dxa"/>
          </w:tcPr>
          <w:p w:rsidR="000F4D83" w:rsidRDefault="000F4D83" w:rsidP="00635B42"/>
        </w:tc>
      </w:tr>
      <w:tr w:rsidR="000F4D83" w:rsidTr="00635B42">
        <w:tc>
          <w:tcPr>
            <w:tcW w:w="2988" w:type="dxa"/>
          </w:tcPr>
          <w:p w:rsidR="000F4D83" w:rsidRDefault="000F4D83" w:rsidP="00635B42"/>
        </w:tc>
        <w:tc>
          <w:tcPr>
            <w:tcW w:w="6964" w:type="dxa"/>
          </w:tcPr>
          <w:p w:rsidR="000F4D83" w:rsidRPr="00FB1F08" w:rsidRDefault="000F4D83" w:rsidP="00635B42">
            <w:pPr>
              <w:rPr>
                <w:i/>
              </w:rPr>
            </w:pPr>
          </w:p>
        </w:tc>
        <w:tc>
          <w:tcPr>
            <w:tcW w:w="236" w:type="dxa"/>
          </w:tcPr>
          <w:p w:rsidR="000F4D83" w:rsidRDefault="000F4D83" w:rsidP="00635B42"/>
        </w:tc>
      </w:tr>
    </w:tbl>
    <w:p w:rsidR="000F4D83" w:rsidRDefault="000F4D83" w:rsidP="000F4D83"/>
    <w:p w:rsidR="000F4D83" w:rsidRPr="007445DF" w:rsidRDefault="000F4D83" w:rsidP="000F4D83"/>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4"/>
      </w:tblGrid>
      <w:tr w:rsidR="000F4D83" w:rsidRPr="00065ECA" w:rsidTr="00635B42">
        <w:trPr>
          <w:trHeight w:val="247"/>
        </w:trPr>
        <w:tc>
          <w:tcPr>
            <w:tcW w:w="10204" w:type="dxa"/>
            <w:tcBorders>
              <w:top w:val="single" w:sz="4" w:space="0" w:color="auto"/>
              <w:bottom w:val="single" w:sz="4" w:space="0" w:color="auto"/>
              <w:right w:val="single" w:sz="4" w:space="0" w:color="auto"/>
            </w:tcBorders>
            <w:shd w:val="clear" w:color="auto" w:fill="C0C0C0"/>
          </w:tcPr>
          <w:p w:rsidR="000F4D83" w:rsidRPr="00065ECA" w:rsidRDefault="000F4D83" w:rsidP="00635B42">
            <w:r w:rsidRPr="00FB1F08">
              <w:rPr>
                <w:b/>
                <w:bCs/>
              </w:rPr>
              <w:t>9.0 Error Handling</w:t>
            </w:r>
          </w:p>
        </w:tc>
      </w:tr>
      <w:tr w:rsidR="000F4D83" w:rsidRPr="00065ECA" w:rsidTr="00635B42">
        <w:trPr>
          <w:trHeight w:val="1837"/>
        </w:trPr>
        <w:tc>
          <w:tcPr>
            <w:tcW w:w="10204" w:type="dxa"/>
          </w:tcPr>
          <w:p w:rsidR="000F4D83" w:rsidRPr="00FB1F08" w:rsidRDefault="000F4D83" w:rsidP="00635B42">
            <w:pPr>
              <w:keepLines/>
              <w:rPr>
                <w:b/>
                <w:color w:val="000000"/>
              </w:rPr>
            </w:pPr>
          </w:p>
          <w:p w:rsidR="000F4D83" w:rsidRPr="00065ECA" w:rsidRDefault="000F4D83" w:rsidP="00635B42">
            <w:pPr>
              <w:keepLines/>
            </w:pPr>
            <w:r>
              <w:t xml:space="preserve">This area outlines the error handling process for each interface. The information will include error messages, their delivery media, and error logging. The detail of the error handling in a process will be left to the author’s discretion to provide. Programming errors such as handling null values, referring to an invalid index in an array, or other problems which might cause a short dump </w:t>
            </w:r>
            <w:r w:rsidRPr="00FB1F08">
              <w:rPr>
                <w:b/>
                <w:u w:val="single"/>
              </w:rPr>
              <w:t>should not</w:t>
            </w:r>
            <w:r>
              <w:t xml:space="preserve"> be listed here. </w:t>
            </w:r>
          </w:p>
        </w:tc>
      </w:tr>
    </w:tbl>
    <w:p w:rsidR="000F4D83" w:rsidRPr="007445DF" w:rsidRDefault="000F4D83" w:rsidP="000F4D83"/>
    <w:p w:rsidR="000F4D83" w:rsidRPr="007445DF" w:rsidRDefault="000F4D83" w:rsidP="000F4D83"/>
    <w:p w:rsidR="000F4D83" w:rsidRPr="007445DF" w:rsidRDefault="000F4D83" w:rsidP="000F4D83"/>
    <w:tbl>
      <w:tblPr>
        <w:tblpPr w:leftFromText="180" w:rightFromText="180" w:vertAnchor="text" w:horzAnchor="margin" w:tblpY="52"/>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3420"/>
        <w:gridCol w:w="3780"/>
      </w:tblGrid>
      <w:tr w:rsidR="000F4D83" w:rsidRPr="00065ECA" w:rsidTr="00635B42">
        <w:tc>
          <w:tcPr>
            <w:tcW w:w="10188" w:type="dxa"/>
            <w:gridSpan w:val="3"/>
            <w:tcBorders>
              <w:top w:val="single" w:sz="4" w:space="0" w:color="auto"/>
              <w:bottom w:val="single" w:sz="4" w:space="0" w:color="auto"/>
              <w:right w:val="single" w:sz="4" w:space="0" w:color="auto"/>
            </w:tcBorders>
            <w:shd w:val="clear" w:color="auto" w:fill="C0C0C0"/>
          </w:tcPr>
          <w:p w:rsidR="000F4D83" w:rsidRPr="00FB1F08" w:rsidRDefault="000F4D83" w:rsidP="00635B42">
            <w:pPr>
              <w:rPr>
                <w:i/>
              </w:rPr>
            </w:pPr>
            <w:r w:rsidRPr="00FB1F08">
              <w:rPr>
                <w:b/>
                <w:bCs/>
              </w:rPr>
              <w:t>9.1 Error Messages</w:t>
            </w:r>
          </w:p>
        </w:tc>
      </w:tr>
      <w:tr w:rsidR="000F4D83" w:rsidRPr="00FB1F08" w:rsidTr="00635B42">
        <w:tc>
          <w:tcPr>
            <w:tcW w:w="2988" w:type="dxa"/>
          </w:tcPr>
          <w:p w:rsidR="000F4D83" w:rsidRPr="00FB1F08" w:rsidRDefault="000F4D83" w:rsidP="00635B42">
            <w:pPr>
              <w:rPr>
                <w:b/>
              </w:rPr>
            </w:pPr>
            <w:r w:rsidRPr="00FB1F08">
              <w:rPr>
                <w:b/>
              </w:rPr>
              <w:t>Error Name</w:t>
            </w:r>
          </w:p>
        </w:tc>
        <w:tc>
          <w:tcPr>
            <w:tcW w:w="3420" w:type="dxa"/>
          </w:tcPr>
          <w:p w:rsidR="000F4D83" w:rsidRPr="00FB1F08" w:rsidRDefault="000F4D83" w:rsidP="00635B42">
            <w:pPr>
              <w:rPr>
                <w:b/>
              </w:rPr>
            </w:pPr>
            <w:r w:rsidRPr="00FB1F08">
              <w:rPr>
                <w:b/>
              </w:rPr>
              <w:t>Property</w:t>
            </w:r>
          </w:p>
        </w:tc>
        <w:tc>
          <w:tcPr>
            <w:tcW w:w="3780" w:type="dxa"/>
          </w:tcPr>
          <w:p w:rsidR="000F4D83" w:rsidRPr="00FB1F08" w:rsidRDefault="000F4D83" w:rsidP="00635B42">
            <w:pPr>
              <w:rPr>
                <w:b/>
              </w:rPr>
            </w:pPr>
            <w:r w:rsidRPr="00FB1F08">
              <w:rPr>
                <w:b/>
              </w:rPr>
              <w:t>Value</w:t>
            </w:r>
          </w:p>
        </w:tc>
      </w:tr>
      <w:tr w:rsidR="000F4D83" w:rsidTr="00635B42">
        <w:tc>
          <w:tcPr>
            <w:tcW w:w="2988" w:type="dxa"/>
          </w:tcPr>
          <w:p w:rsidR="000F4D83" w:rsidRDefault="000F4D83" w:rsidP="00635B42">
            <w:r>
              <w:t>CUST_NOT_FOUND</w:t>
            </w:r>
          </w:p>
        </w:tc>
        <w:tc>
          <w:tcPr>
            <w:tcW w:w="3420" w:type="dxa"/>
          </w:tcPr>
          <w:p w:rsidR="000F4D83" w:rsidRPr="00FB1F08" w:rsidRDefault="000F4D83" w:rsidP="00635B42">
            <w:pPr>
              <w:rPr>
                <w:i/>
              </w:rPr>
            </w:pPr>
            <w:r w:rsidRPr="00FB1F08">
              <w:rPr>
                <w:i/>
              </w:rPr>
              <w:t>&lt;Location&gt;</w:t>
            </w:r>
          </w:p>
        </w:tc>
        <w:tc>
          <w:tcPr>
            <w:tcW w:w="3780" w:type="dxa"/>
          </w:tcPr>
          <w:p w:rsidR="000F4D83" w:rsidRPr="00FB1F08" w:rsidRDefault="000F4D83" w:rsidP="00635B42">
            <w:pPr>
              <w:rPr>
                <w:i/>
              </w:rPr>
            </w:pPr>
            <w:r w:rsidRPr="00FB1F08">
              <w:rPr>
                <w:i/>
              </w:rPr>
              <w:t>&lt;Receiver Proxy in DEV1 (SID)&gt;</w:t>
            </w:r>
          </w:p>
        </w:tc>
      </w:tr>
      <w:tr w:rsidR="000F4D83" w:rsidTr="00635B42">
        <w:tc>
          <w:tcPr>
            <w:tcW w:w="2988" w:type="dxa"/>
          </w:tcPr>
          <w:p w:rsidR="000F4D83" w:rsidRPr="0064256E" w:rsidRDefault="000F4D83" w:rsidP="00635B42">
            <w:r>
              <w:t>CUST_NOT_FOUND</w:t>
            </w:r>
          </w:p>
        </w:tc>
        <w:tc>
          <w:tcPr>
            <w:tcW w:w="3420" w:type="dxa"/>
          </w:tcPr>
          <w:p w:rsidR="000F4D83" w:rsidRPr="00FB1F08" w:rsidRDefault="000F4D83" w:rsidP="00635B42">
            <w:pPr>
              <w:rPr>
                <w:i/>
              </w:rPr>
            </w:pPr>
            <w:r w:rsidRPr="00FB1F08">
              <w:rPr>
                <w:i/>
              </w:rPr>
              <w:t>&lt;Error Cause&gt;</w:t>
            </w:r>
          </w:p>
        </w:tc>
        <w:tc>
          <w:tcPr>
            <w:tcW w:w="3780" w:type="dxa"/>
          </w:tcPr>
          <w:p w:rsidR="000F4D83" w:rsidRPr="00FB1F08" w:rsidRDefault="000F4D83" w:rsidP="00635B42">
            <w:pPr>
              <w:rPr>
                <w:i/>
              </w:rPr>
            </w:pPr>
            <w:r w:rsidRPr="00FB1F08">
              <w:rPr>
                <w:i/>
              </w:rPr>
              <w:t>&lt;Customer Number is not found in R/3 because the customer number is missing or the customer number was entered incorrectly&gt;</w:t>
            </w:r>
          </w:p>
        </w:tc>
      </w:tr>
      <w:tr w:rsidR="000F4D83" w:rsidTr="00635B42">
        <w:tc>
          <w:tcPr>
            <w:tcW w:w="2988" w:type="dxa"/>
          </w:tcPr>
          <w:p w:rsidR="000F4D83" w:rsidRPr="0064256E" w:rsidRDefault="000F4D83" w:rsidP="00635B42">
            <w:r>
              <w:t>CUST_NOT_FOUND</w:t>
            </w:r>
          </w:p>
        </w:tc>
        <w:tc>
          <w:tcPr>
            <w:tcW w:w="3420" w:type="dxa"/>
          </w:tcPr>
          <w:p w:rsidR="000F4D83" w:rsidRPr="00FB1F08" w:rsidRDefault="000F4D83" w:rsidP="00635B42">
            <w:pPr>
              <w:rPr>
                <w:i/>
              </w:rPr>
            </w:pPr>
            <w:r w:rsidRPr="00FB1F08">
              <w:rPr>
                <w:i/>
              </w:rPr>
              <w:t>&lt;Error Handler&gt;</w:t>
            </w:r>
          </w:p>
        </w:tc>
        <w:tc>
          <w:tcPr>
            <w:tcW w:w="3780" w:type="dxa"/>
          </w:tcPr>
          <w:p w:rsidR="000F4D83" w:rsidRPr="00FB1F08" w:rsidRDefault="000F4D83" w:rsidP="00635B42">
            <w:pPr>
              <w:rPr>
                <w:i/>
              </w:rPr>
            </w:pPr>
            <w:r w:rsidRPr="00FB1F08">
              <w:rPr>
                <w:i/>
              </w:rPr>
              <w:t>&lt;Errors are inserted into a database for user evaluation later&gt;</w:t>
            </w:r>
          </w:p>
        </w:tc>
      </w:tr>
      <w:tr w:rsidR="000F4D83" w:rsidTr="00635B42">
        <w:tc>
          <w:tcPr>
            <w:tcW w:w="2988" w:type="dxa"/>
          </w:tcPr>
          <w:p w:rsidR="000F4D83" w:rsidRDefault="000F4D83" w:rsidP="00635B42">
            <w:r>
              <w:t>SALESORG_NOT_FOUND</w:t>
            </w:r>
          </w:p>
        </w:tc>
        <w:tc>
          <w:tcPr>
            <w:tcW w:w="3420" w:type="dxa"/>
          </w:tcPr>
          <w:p w:rsidR="000F4D83" w:rsidRPr="00FB1F08" w:rsidRDefault="000F4D83" w:rsidP="00635B42">
            <w:pPr>
              <w:rPr>
                <w:i/>
              </w:rPr>
            </w:pPr>
            <w:r w:rsidRPr="00FB1F08">
              <w:rPr>
                <w:i/>
              </w:rPr>
              <w:t>&lt;Location&gt;</w:t>
            </w:r>
          </w:p>
        </w:tc>
        <w:tc>
          <w:tcPr>
            <w:tcW w:w="3780" w:type="dxa"/>
          </w:tcPr>
          <w:p w:rsidR="000F4D83" w:rsidRDefault="000F4D83" w:rsidP="00635B42">
            <w:r w:rsidRPr="00FB1F08">
              <w:rPr>
                <w:i/>
              </w:rPr>
              <w:t>&lt;Receiver Proxy in DEV1 (SID)&gt;</w:t>
            </w:r>
          </w:p>
        </w:tc>
      </w:tr>
    </w:tbl>
    <w:p w:rsidR="000F4D83" w:rsidRDefault="000F4D83" w:rsidP="000F4D83"/>
    <w:p w:rsidR="000F4D83" w:rsidRDefault="000F4D83" w:rsidP="000F4D83"/>
    <w:p w:rsidR="000F4D83" w:rsidRDefault="000F4D83" w:rsidP="000F4D83"/>
    <w:p w:rsidR="000F4D83" w:rsidRDefault="000F4D83" w:rsidP="000F4D83"/>
    <w:p w:rsidR="000F4D83" w:rsidRDefault="000F4D83" w:rsidP="000F4D83"/>
    <w:p w:rsidR="000F4D83" w:rsidRDefault="000F4D83" w:rsidP="000F4D83">
      <w:pPr>
        <w:sectPr w:rsidR="000F4D83" w:rsidSect="00635B42">
          <w:headerReference w:type="default" r:id="rId11"/>
          <w:pgSz w:w="12240" w:h="15840" w:code="1"/>
          <w:pgMar w:top="1440" w:right="1354" w:bottom="1728" w:left="1080" w:header="720" w:footer="720" w:gutter="0"/>
          <w:cols w:space="720"/>
        </w:sectPr>
      </w:pPr>
    </w:p>
    <w:p w:rsidR="000F4D83" w:rsidRDefault="000F4D83" w:rsidP="000F4D83"/>
    <w:p w:rsidR="000F4D83" w:rsidRPr="006D5870" w:rsidRDefault="000F4D83" w:rsidP="000F4D83">
      <w:pPr>
        <w:pStyle w:val="Header2Char"/>
        <w:pBdr>
          <w:left w:val="single" w:sz="6" w:space="5" w:color="auto"/>
        </w:pBdr>
        <w:shd w:val="clear" w:color="auto" w:fill="C0C0C0"/>
        <w:rPr>
          <w:sz w:val="22"/>
          <w:szCs w:val="22"/>
        </w:rPr>
      </w:pPr>
      <w:r>
        <w:rPr>
          <w:sz w:val="22"/>
          <w:szCs w:val="22"/>
        </w:rPr>
        <w:t>10</w:t>
      </w:r>
      <w:r w:rsidRPr="006D5870">
        <w:rPr>
          <w:sz w:val="22"/>
          <w:szCs w:val="22"/>
        </w:rPr>
        <w:t xml:space="preserve">. Unit Test Plan  </w:t>
      </w:r>
    </w:p>
    <w:p w:rsidR="000F4D83" w:rsidRPr="006D5870" w:rsidRDefault="000F4D83" w:rsidP="000F4D83">
      <w:pPr>
        <w:ind w:left="720"/>
      </w:pPr>
    </w:p>
    <w:tbl>
      <w:tblPr>
        <w:tblW w:w="1458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2340"/>
        <w:gridCol w:w="2700"/>
        <w:gridCol w:w="2340"/>
        <w:gridCol w:w="2700"/>
        <w:gridCol w:w="2160"/>
        <w:gridCol w:w="1440"/>
      </w:tblGrid>
      <w:tr w:rsidR="000F4D83" w:rsidRPr="006D5870" w:rsidTr="00635B42">
        <w:tc>
          <w:tcPr>
            <w:tcW w:w="900" w:type="dxa"/>
          </w:tcPr>
          <w:p w:rsidR="000F4D83" w:rsidRPr="00FB1F08" w:rsidRDefault="000F4D83" w:rsidP="00635B42">
            <w:pPr>
              <w:rPr>
                <w:b/>
              </w:rPr>
            </w:pPr>
            <w:r w:rsidRPr="00FB1F08">
              <w:rPr>
                <w:b/>
              </w:rPr>
              <w:t>Item #</w:t>
            </w:r>
          </w:p>
        </w:tc>
        <w:tc>
          <w:tcPr>
            <w:tcW w:w="2340" w:type="dxa"/>
          </w:tcPr>
          <w:p w:rsidR="000F4D83" w:rsidRPr="00FB1F08" w:rsidRDefault="000F4D83" w:rsidP="00635B42">
            <w:pPr>
              <w:rPr>
                <w:b/>
              </w:rPr>
            </w:pPr>
            <w:r w:rsidRPr="00FB1F08">
              <w:rPr>
                <w:b/>
              </w:rPr>
              <w:t>Description</w:t>
            </w:r>
          </w:p>
        </w:tc>
        <w:tc>
          <w:tcPr>
            <w:tcW w:w="2700" w:type="dxa"/>
          </w:tcPr>
          <w:p w:rsidR="000F4D83" w:rsidRPr="00FB1F08" w:rsidRDefault="000F4D83" w:rsidP="00635B42">
            <w:pPr>
              <w:rPr>
                <w:b/>
              </w:rPr>
            </w:pPr>
            <w:r w:rsidRPr="00FB1F08">
              <w:rPr>
                <w:b/>
              </w:rPr>
              <w:t>Steps Performed</w:t>
            </w:r>
          </w:p>
        </w:tc>
        <w:tc>
          <w:tcPr>
            <w:tcW w:w="2340" w:type="dxa"/>
          </w:tcPr>
          <w:p w:rsidR="000F4D83" w:rsidRPr="00FB1F08" w:rsidRDefault="000F4D83" w:rsidP="00635B42">
            <w:pPr>
              <w:rPr>
                <w:b/>
              </w:rPr>
            </w:pPr>
            <w:r w:rsidRPr="00FB1F08">
              <w:rPr>
                <w:b/>
              </w:rPr>
              <w:t>Expected Results</w:t>
            </w:r>
          </w:p>
        </w:tc>
        <w:tc>
          <w:tcPr>
            <w:tcW w:w="2700" w:type="dxa"/>
          </w:tcPr>
          <w:p w:rsidR="000F4D83" w:rsidRPr="00FB1F08" w:rsidRDefault="000F4D83" w:rsidP="00635B42">
            <w:pPr>
              <w:rPr>
                <w:b/>
              </w:rPr>
            </w:pPr>
            <w:r w:rsidRPr="00FB1F08">
              <w:rPr>
                <w:b/>
              </w:rPr>
              <w:t>Actual Results</w:t>
            </w:r>
          </w:p>
        </w:tc>
        <w:tc>
          <w:tcPr>
            <w:tcW w:w="2160" w:type="dxa"/>
          </w:tcPr>
          <w:p w:rsidR="000F4D83" w:rsidRPr="00FB1F08" w:rsidRDefault="000F4D83" w:rsidP="00635B42">
            <w:pPr>
              <w:rPr>
                <w:b/>
              </w:rPr>
            </w:pPr>
            <w:r w:rsidRPr="00FB1F08">
              <w:rPr>
                <w:b/>
              </w:rPr>
              <w:t>SNET, Sand, Dev, QAS</w:t>
            </w:r>
          </w:p>
        </w:tc>
        <w:tc>
          <w:tcPr>
            <w:tcW w:w="1440" w:type="dxa"/>
          </w:tcPr>
          <w:p w:rsidR="000F4D83" w:rsidRPr="00FB1F08" w:rsidRDefault="000F4D83" w:rsidP="00635B42">
            <w:pPr>
              <w:rPr>
                <w:b/>
              </w:rPr>
            </w:pPr>
            <w:r w:rsidRPr="00FB1F08">
              <w:rPr>
                <w:b/>
              </w:rPr>
              <w:t>Complete (Y/N)</w:t>
            </w:r>
          </w:p>
        </w:tc>
      </w:tr>
      <w:tr w:rsidR="000F4D83" w:rsidRPr="006D5870" w:rsidTr="00635B42">
        <w:tc>
          <w:tcPr>
            <w:tcW w:w="900" w:type="dxa"/>
            <w:vAlign w:val="bottom"/>
          </w:tcPr>
          <w:p w:rsidR="000F4D83" w:rsidRPr="00FB1F08" w:rsidRDefault="000F4D83" w:rsidP="00635B42">
            <w:pPr>
              <w:rPr>
                <w:sz w:val="20"/>
                <w:szCs w:val="20"/>
              </w:rPr>
            </w:pPr>
            <w:r w:rsidRPr="00FB1F08">
              <w:rPr>
                <w:sz w:val="20"/>
                <w:szCs w:val="20"/>
              </w:rPr>
              <w:t>1</w:t>
            </w:r>
          </w:p>
        </w:tc>
        <w:tc>
          <w:tcPr>
            <w:tcW w:w="2340" w:type="dxa"/>
            <w:vAlign w:val="bottom"/>
          </w:tcPr>
          <w:p w:rsidR="000F4D83" w:rsidRPr="00FB1F08" w:rsidRDefault="000F4D83" w:rsidP="00635B42">
            <w:pPr>
              <w:rPr>
                <w:sz w:val="20"/>
                <w:szCs w:val="20"/>
              </w:rPr>
            </w:pPr>
          </w:p>
        </w:tc>
        <w:tc>
          <w:tcPr>
            <w:tcW w:w="2700" w:type="dxa"/>
            <w:vAlign w:val="bottom"/>
          </w:tcPr>
          <w:p w:rsidR="000F4D83" w:rsidRPr="00FB1F08" w:rsidRDefault="000F4D83" w:rsidP="00635B42">
            <w:pPr>
              <w:rPr>
                <w:sz w:val="20"/>
                <w:szCs w:val="20"/>
              </w:rPr>
            </w:pPr>
          </w:p>
        </w:tc>
        <w:tc>
          <w:tcPr>
            <w:tcW w:w="2340" w:type="dxa"/>
            <w:vAlign w:val="bottom"/>
          </w:tcPr>
          <w:p w:rsidR="000F4D83" w:rsidRPr="00FB1F08" w:rsidRDefault="000F4D83" w:rsidP="00635B42">
            <w:pPr>
              <w:rPr>
                <w:sz w:val="20"/>
                <w:szCs w:val="20"/>
              </w:rPr>
            </w:pPr>
          </w:p>
        </w:tc>
        <w:tc>
          <w:tcPr>
            <w:tcW w:w="2700" w:type="dxa"/>
            <w:vAlign w:val="bottom"/>
          </w:tcPr>
          <w:p w:rsidR="000F4D83" w:rsidRPr="00FB1F08" w:rsidRDefault="000F4D83" w:rsidP="00635B42">
            <w:pPr>
              <w:rPr>
                <w:sz w:val="20"/>
                <w:szCs w:val="20"/>
              </w:rPr>
            </w:pPr>
          </w:p>
        </w:tc>
        <w:tc>
          <w:tcPr>
            <w:tcW w:w="2160" w:type="dxa"/>
            <w:vAlign w:val="bottom"/>
          </w:tcPr>
          <w:p w:rsidR="000F4D83" w:rsidRPr="00FB1F08" w:rsidRDefault="000F4D83" w:rsidP="00635B42">
            <w:pPr>
              <w:rPr>
                <w:sz w:val="20"/>
                <w:szCs w:val="20"/>
              </w:rPr>
            </w:pPr>
          </w:p>
        </w:tc>
        <w:tc>
          <w:tcPr>
            <w:tcW w:w="1440" w:type="dxa"/>
            <w:vAlign w:val="bottom"/>
          </w:tcPr>
          <w:p w:rsidR="000F4D83" w:rsidRPr="00FB1F08" w:rsidRDefault="000F4D83" w:rsidP="00635B42">
            <w:pPr>
              <w:rPr>
                <w:sz w:val="20"/>
                <w:szCs w:val="20"/>
              </w:rPr>
            </w:pPr>
          </w:p>
        </w:tc>
      </w:tr>
      <w:tr w:rsidR="000F4D83" w:rsidRPr="006D5870" w:rsidTr="00635B42">
        <w:tc>
          <w:tcPr>
            <w:tcW w:w="900" w:type="dxa"/>
            <w:vAlign w:val="bottom"/>
          </w:tcPr>
          <w:p w:rsidR="000F4D83" w:rsidRPr="00FB1F08" w:rsidRDefault="000F4D83" w:rsidP="00635B42">
            <w:pPr>
              <w:rPr>
                <w:sz w:val="20"/>
                <w:szCs w:val="20"/>
              </w:rPr>
            </w:pPr>
            <w:r w:rsidRPr="00FB1F08">
              <w:rPr>
                <w:sz w:val="20"/>
                <w:szCs w:val="20"/>
              </w:rPr>
              <w:t>2</w:t>
            </w:r>
          </w:p>
        </w:tc>
        <w:tc>
          <w:tcPr>
            <w:tcW w:w="2340" w:type="dxa"/>
            <w:vAlign w:val="bottom"/>
          </w:tcPr>
          <w:p w:rsidR="000F4D83" w:rsidRPr="00FB1F08" w:rsidRDefault="000F4D83" w:rsidP="00635B42">
            <w:pPr>
              <w:rPr>
                <w:sz w:val="20"/>
                <w:szCs w:val="20"/>
              </w:rPr>
            </w:pPr>
          </w:p>
        </w:tc>
        <w:tc>
          <w:tcPr>
            <w:tcW w:w="2700" w:type="dxa"/>
            <w:vAlign w:val="bottom"/>
          </w:tcPr>
          <w:p w:rsidR="000F4D83" w:rsidRPr="00FB1F08" w:rsidRDefault="000F4D83" w:rsidP="00635B42">
            <w:pPr>
              <w:rPr>
                <w:sz w:val="20"/>
                <w:szCs w:val="20"/>
              </w:rPr>
            </w:pPr>
          </w:p>
        </w:tc>
        <w:tc>
          <w:tcPr>
            <w:tcW w:w="2340" w:type="dxa"/>
            <w:vAlign w:val="bottom"/>
          </w:tcPr>
          <w:p w:rsidR="000F4D83" w:rsidRPr="00FB1F08" w:rsidRDefault="000F4D83" w:rsidP="00635B42">
            <w:pPr>
              <w:rPr>
                <w:sz w:val="20"/>
                <w:szCs w:val="20"/>
              </w:rPr>
            </w:pPr>
          </w:p>
        </w:tc>
        <w:tc>
          <w:tcPr>
            <w:tcW w:w="2700" w:type="dxa"/>
          </w:tcPr>
          <w:p w:rsidR="000F4D83" w:rsidRPr="006D5870" w:rsidRDefault="000F4D83" w:rsidP="00635B42"/>
        </w:tc>
        <w:tc>
          <w:tcPr>
            <w:tcW w:w="2160" w:type="dxa"/>
            <w:vAlign w:val="bottom"/>
          </w:tcPr>
          <w:p w:rsidR="000F4D83" w:rsidRPr="00FB1F08" w:rsidRDefault="000F4D83" w:rsidP="00635B42">
            <w:pPr>
              <w:rPr>
                <w:sz w:val="20"/>
                <w:szCs w:val="20"/>
              </w:rPr>
            </w:pPr>
          </w:p>
        </w:tc>
        <w:tc>
          <w:tcPr>
            <w:tcW w:w="1440" w:type="dxa"/>
          </w:tcPr>
          <w:p w:rsidR="000F4D83" w:rsidRPr="006D5870" w:rsidRDefault="000F4D83" w:rsidP="00635B42"/>
        </w:tc>
      </w:tr>
    </w:tbl>
    <w:p w:rsidR="000F4D83" w:rsidRDefault="000F4D83" w:rsidP="000F4D83">
      <w:pPr>
        <w:ind w:left="720"/>
      </w:pPr>
    </w:p>
    <w:p w:rsidR="000F4D83" w:rsidRPr="002D2513" w:rsidRDefault="000F4D83" w:rsidP="000F4D83"/>
    <w:p w:rsidR="003D2D77" w:rsidRDefault="003D2D77"/>
    <w:sectPr w:rsidR="003D2D77" w:rsidSect="00635B42">
      <w:pgSz w:w="15840" w:h="12240" w:orient="landscape" w:code="1"/>
      <w:pgMar w:top="1080" w:right="1440" w:bottom="1354" w:left="172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5AA8" w:rsidRDefault="00405AA8">
      <w:r>
        <w:separator/>
      </w:r>
    </w:p>
  </w:endnote>
  <w:endnote w:type="continuationSeparator" w:id="0">
    <w:p w:rsidR="00405AA8" w:rsidRDefault="00405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5AA8" w:rsidRDefault="00405AA8">
      <w:r>
        <w:separator/>
      </w:r>
    </w:p>
  </w:footnote>
  <w:footnote w:type="continuationSeparator" w:id="0">
    <w:p w:rsidR="00405AA8" w:rsidRDefault="00405A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B42" w:rsidRPr="009257E6" w:rsidRDefault="00635B42" w:rsidP="00635B42">
    <w:pPr>
      <w:pStyle w:val="Header"/>
      <w:jc w:val="right"/>
      <w:rPr>
        <w:b/>
        <w:color w:val="3366CC"/>
        <w:sz w:val="32"/>
        <w:szCs w:val="32"/>
      </w:rPr>
    </w:pPr>
    <w:ins w:id="2" w:author="berenner" w:date="2006-06-20T10:16:00Z">
      <w:r>
        <w:rPr>
          <w:b/>
          <w:noProof/>
          <w:color w:val="3366CC"/>
          <w:sz w:val="32"/>
          <w:szCs w:val="32"/>
          <w:rPrChange w:id="3">
            <w:rPr>
              <w:noProof/>
            </w:rPr>
          </w:rPrChange>
        </w:rPr>
        <w:drawing>
          <wp:anchor distT="0" distB="0" distL="114300" distR="114300" simplePos="0" relativeHeight="251660288" behindDoc="0" locked="0" layoutInCell="1" allowOverlap="1">
            <wp:simplePos x="0" y="0"/>
            <wp:positionH relativeFrom="column">
              <wp:posOffset>-457200</wp:posOffset>
            </wp:positionH>
            <wp:positionV relativeFrom="paragraph">
              <wp:posOffset>-228600</wp:posOffset>
            </wp:positionV>
            <wp:extent cx="800100" cy="600075"/>
            <wp:effectExtent l="0" t="0" r="0" b="9525"/>
            <wp:wrapNone/>
            <wp:docPr id="3" name="Picture 3" descr="CEA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A_Logo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600075"/>
                    </a:xfrm>
                    <a:prstGeom prst="rect">
                      <a:avLst/>
                    </a:prstGeom>
                    <a:noFill/>
                  </pic:spPr>
                </pic:pic>
              </a:graphicData>
            </a:graphic>
            <wp14:sizeRelH relativeFrom="page">
              <wp14:pctWidth>0</wp14:pctWidth>
            </wp14:sizeRelH>
            <wp14:sizeRelV relativeFrom="page">
              <wp14:pctHeight>0</wp14:pctHeight>
            </wp14:sizeRelV>
          </wp:anchor>
        </w:drawing>
      </w:r>
      <w:r>
        <w:rPr>
          <w:b/>
          <w:noProof/>
          <w:color w:val="3366CC"/>
          <w:sz w:val="32"/>
          <w:szCs w:val="32"/>
          <w:rPrChange w:id="4">
            <w:rPr>
              <w:noProof/>
            </w:rPr>
          </w:rPrChange>
        </w:rPr>
        <mc:AlternateContent>
          <mc:Choice Requires="wps">
            <w:drawing>
              <wp:anchor distT="0" distB="0" distL="0" distR="0" simplePos="0" relativeHeight="251659264" behindDoc="1" locked="0" layoutInCell="1" allowOverlap="1">
                <wp:simplePos x="0" y="0"/>
                <wp:positionH relativeFrom="column">
                  <wp:posOffset>-731520</wp:posOffset>
                </wp:positionH>
                <wp:positionV relativeFrom="paragraph">
                  <wp:posOffset>228600</wp:posOffset>
                </wp:positionV>
                <wp:extent cx="9144000" cy="114300"/>
                <wp:effectExtent l="1905"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144000" cy="114300"/>
                        </a:xfrm>
                        <a:prstGeom prst="rect">
                          <a:avLst/>
                        </a:prstGeom>
                        <a:gradFill rotWithShape="0">
                          <a:gsLst>
                            <a:gs pos="0">
                              <a:srgbClr val="2393CB">
                                <a:gamma/>
                                <a:tint val="20000"/>
                                <a:invGamma/>
                              </a:srgbClr>
                            </a:gs>
                            <a:gs pos="100000">
                              <a:srgbClr val="2393CB"/>
                            </a:gs>
                          </a:gsLst>
                          <a:lin ang="0" scaled="1"/>
                        </a:gra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57.6pt;margin-top:18pt;width:10in;height:9pt;flip:y;z-index:-251657216;visibility:visible;mso-wrap-style:non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" fillcolor="#d3e9f5" stroked="f">
                <v:fill color2="#2393cb" angle="90" focus="100%" type="gradient"/>
                <v:shadow color="#1c1c1c"/>
              </v:rect>
            </w:pict>
          </mc:Fallback>
        </mc:AlternateContent>
      </w:r>
    </w:ins>
    <w:r w:rsidRPr="009257E6">
      <w:rPr>
        <w:b/>
        <w:color w:val="3366CC"/>
        <w:sz w:val="32"/>
        <w:szCs w:val="32"/>
      </w:rPr>
      <w:t xml:space="preserve">Technical Specification – Interface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D3C6A"/>
    <w:multiLevelType w:val="hybridMultilevel"/>
    <w:tmpl w:val="53B814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BF2C6F"/>
    <w:multiLevelType w:val="hybridMultilevel"/>
    <w:tmpl w:val="B794525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509E151C"/>
    <w:multiLevelType w:val="hybridMultilevel"/>
    <w:tmpl w:val="8AB61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4D83"/>
    <w:rsid w:val="000F4D83"/>
    <w:rsid w:val="001C28BE"/>
    <w:rsid w:val="003C7E2D"/>
    <w:rsid w:val="003D2D77"/>
    <w:rsid w:val="00405AA8"/>
    <w:rsid w:val="0047130D"/>
    <w:rsid w:val="004E04A0"/>
    <w:rsid w:val="00635B42"/>
    <w:rsid w:val="006F353A"/>
    <w:rsid w:val="007A53CC"/>
    <w:rsid w:val="008E3A0E"/>
    <w:rsid w:val="00D46483"/>
    <w:rsid w:val="00E261D5"/>
    <w:rsid w:val="00E915B7"/>
    <w:rsid w:val="00EF2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D83"/>
    <w:pPr>
      <w:spacing w:after="0" w:line="240" w:lineRule="auto"/>
    </w:pPr>
    <w:rPr>
      <w:rFonts w:ascii="Arial" w:eastAsia="Times New Roman" w:hAnsi="Arial" w:cs="Arial"/>
    </w:rPr>
  </w:style>
  <w:style w:type="paragraph" w:styleId="Heading2">
    <w:name w:val="heading 2"/>
    <w:basedOn w:val="Normal"/>
    <w:next w:val="Normal"/>
    <w:link w:val="Heading2Char"/>
    <w:uiPriority w:val="9"/>
    <w:semiHidden/>
    <w:unhideWhenUsed/>
    <w:qFormat/>
    <w:rsid w:val="000F4D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0F4D83"/>
    <w:pPr>
      <w:keepNext/>
      <w:tabs>
        <w:tab w:val="left" w:pos="1620"/>
      </w:tabs>
      <w:outlineLvl w:val="2"/>
    </w:pPr>
    <w:rPr>
      <w:rFonts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F4D83"/>
    <w:rPr>
      <w:rFonts w:ascii="Arial" w:eastAsia="Times New Roman" w:hAnsi="Arial" w:cs="Times New Roman"/>
      <w:b/>
      <w:sz w:val="28"/>
      <w:szCs w:val="20"/>
    </w:rPr>
  </w:style>
  <w:style w:type="paragraph" w:styleId="Header">
    <w:name w:val="header"/>
    <w:basedOn w:val="Normal"/>
    <w:link w:val="HeaderChar"/>
    <w:rsid w:val="000F4D83"/>
    <w:pPr>
      <w:tabs>
        <w:tab w:val="center" w:pos="4320"/>
        <w:tab w:val="right" w:pos="8640"/>
      </w:tabs>
    </w:pPr>
  </w:style>
  <w:style w:type="character" w:customStyle="1" w:styleId="HeaderChar">
    <w:name w:val="Header Char"/>
    <w:basedOn w:val="DefaultParagraphFont"/>
    <w:link w:val="Header"/>
    <w:rsid w:val="000F4D83"/>
    <w:rPr>
      <w:rFonts w:ascii="Arial" w:eastAsia="Times New Roman" w:hAnsi="Arial" w:cs="Arial"/>
    </w:rPr>
  </w:style>
  <w:style w:type="paragraph" w:customStyle="1" w:styleId="Header2Char">
    <w:name w:val="Header 2 Char"/>
    <w:basedOn w:val="Heading2"/>
    <w:link w:val="Header2CharChar"/>
    <w:rsid w:val="000F4D83"/>
    <w:pPr>
      <w:keepLines w:val="0"/>
      <w:numPr>
        <w:ilvl w:val="1"/>
      </w:numPr>
      <w:pBdr>
        <w:top w:val="single" w:sz="6" w:space="1" w:color="auto"/>
        <w:left w:val="single" w:sz="6" w:space="4" w:color="auto"/>
        <w:bottom w:val="single" w:sz="6" w:space="1" w:color="auto"/>
        <w:right w:val="single" w:sz="6" w:space="4" w:color="auto"/>
      </w:pBdr>
      <w:shd w:val="clear" w:color="auto" w:fill="E6E6E6"/>
      <w:tabs>
        <w:tab w:val="num" w:pos="0"/>
      </w:tabs>
      <w:spacing w:before="0"/>
    </w:pPr>
    <w:rPr>
      <w:rFonts w:ascii="Arial" w:eastAsia="Times New Roman" w:hAnsi="Arial" w:cs="Arial"/>
      <w:bCs w:val="0"/>
      <w:color w:val="auto"/>
      <w:sz w:val="24"/>
      <w:szCs w:val="20"/>
    </w:rPr>
  </w:style>
  <w:style w:type="character" w:customStyle="1" w:styleId="Header2CharChar">
    <w:name w:val="Header 2 Char Char"/>
    <w:basedOn w:val="DefaultParagraphFont"/>
    <w:link w:val="Header2Char"/>
    <w:rsid w:val="000F4D83"/>
    <w:rPr>
      <w:rFonts w:ascii="Arial" w:eastAsia="Times New Roman" w:hAnsi="Arial" w:cs="Arial"/>
      <w:b/>
      <w:sz w:val="24"/>
      <w:szCs w:val="20"/>
      <w:shd w:val="clear" w:color="auto" w:fill="E6E6E6"/>
    </w:rPr>
  </w:style>
  <w:style w:type="paragraph" w:styleId="ListParagraph">
    <w:name w:val="List Paragraph"/>
    <w:basedOn w:val="Normal"/>
    <w:uiPriority w:val="99"/>
    <w:qFormat/>
    <w:rsid w:val="000F4D83"/>
    <w:pPr>
      <w:ind w:left="720"/>
      <w:contextualSpacing/>
    </w:pPr>
    <w:rPr>
      <w:rFonts w:ascii="Times New Roman" w:hAnsi="Times New Roman" w:cs="Times New Roman"/>
      <w:szCs w:val="24"/>
    </w:rPr>
  </w:style>
  <w:style w:type="character" w:customStyle="1" w:styleId="Heading2Char">
    <w:name w:val="Heading 2 Char"/>
    <w:basedOn w:val="DefaultParagraphFont"/>
    <w:link w:val="Heading2"/>
    <w:uiPriority w:val="9"/>
    <w:semiHidden/>
    <w:rsid w:val="000F4D83"/>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F4D83"/>
    <w:rPr>
      <w:rFonts w:ascii="Tahoma" w:hAnsi="Tahoma" w:cs="Tahoma"/>
      <w:sz w:val="16"/>
      <w:szCs w:val="16"/>
    </w:rPr>
  </w:style>
  <w:style w:type="character" w:customStyle="1" w:styleId="BalloonTextChar">
    <w:name w:val="Balloon Text Char"/>
    <w:basedOn w:val="DefaultParagraphFont"/>
    <w:link w:val="BalloonText"/>
    <w:uiPriority w:val="99"/>
    <w:semiHidden/>
    <w:rsid w:val="000F4D83"/>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D83"/>
    <w:pPr>
      <w:spacing w:after="0" w:line="240" w:lineRule="auto"/>
    </w:pPr>
    <w:rPr>
      <w:rFonts w:ascii="Arial" w:eastAsia="Times New Roman" w:hAnsi="Arial" w:cs="Arial"/>
    </w:rPr>
  </w:style>
  <w:style w:type="paragraph" w:styleId="Heading2">
    <w:name w:val="heading 2"/>
    <w:basedOn w:val="Normal"/>
    <w:next w:val="Normal"/>
    <w:link w:val="Heading2Char"/>
    <w:uiPriority w:val="9"/>
    <w:semiHidden/>
    <w:unhideWhenUsed/>
    <w:qFormat/>
    <w:rsid w:val="000F4D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0F4D83"/>
    <w:pPr>
      <w:keepNext/>
      <w:tabs>
        <w:tab w:val="left" w:pos="1620"/>
      </w:tabs>
      <w:outlineLvl w:val="2"/>
    </w:pPr>
    <w:rPr>
      <w:rFonts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F4D83"/>
    <w:rPr>
      <w:rFonts w:ascii="Arial" w:eastAsia="Times New Roman" w:hAnsi="Arial" w:cs="Times New Roman"/>
      <w:b/>
      <w:sz w:val="28"/>
      <w:szCs w:val="20"/>
    </w:rPr>
  </w:style>
  <w:style w:type="paragraph" w:styleId="Header">
    <w:name w:val="header"/>
    <w:basedOn w:val="Normal"/>
    <w:link w:val="HeaderChar"/>
    <w:rsid w:val="000F4D83"/>
    <w:pPr>
      <w:tabs>
        <w:tab w:val="center" w:pos="4320"/>
        <w:tab w:val="right" w:pos="8640"/>
      </w:tabs>
    </w:pPr>
  </w:style>
  <w:style w:type="character" w:customStyle="1" w:styleId="HeaderChar">
    <w:name w:val="Header Char"/>
    <w:basedOn w:val="DefaultParagraphFont"/>
    <w:link w:val="Header"/>
    <w:rsid w:val="000F4D83"/>
    <w:rPr>
      <w:rFonts w:ascii="Arial" w:eastAsia="Times New Roman" w:hAnsi="Arial" w:cs="Arial"/>
    </w:rPr>
  </w:style>
  <w:style w:type="paragraph" w:customStyle="1" w:styleId="Header2Char">
    <w:name w:val="Header 2 Char"/>
    <w:basedOn w:val="Heading2"/>
    <w:link w:val="Header2CharChar"/>
    <w:rsid w:val="000F4D83"/>
    <w:pPr>
      <w:keepLines w:val="0"/>
      <w:numPr>
        <w:ilvl w:val="1"/>
      </w:numPr>
      <w:pBdr>
        <w:top w:val="single" w:sz="6" w:space="1" w:color="auto"/>
        <w:left w:val="single" w:sz="6" w:space="4" w:color="auto"/>
        <w:bottom w:val="single" w:sz="6" w:space="1" w:color="auto"/>
        <w:right w:val="single" w:sz="6" w:space="4" w:color="auto"/>
      </w:pBdr>
      <w:shd w:val="clear" w:color="auto" w:fill="E6E6E6"/>
      <w:tabs>
        <w:tab w:val="num" w:pos="0"/>
      </w:tabs>
      <w:spacing w:before="0"/>
    </w:pPr>
    <w:rPr>
      <w:rFonts w:ascii="Arial" w:eastAsia="Times New Roman" w:hAnsi="Arial" w:cs="Arial"/>
      <w:bCs w:val="0"/>
      <w:color w:val="auto"/>
      <w:sz w:val="24"/>
      <w:szCs w:val="20"/>
    </w:rPr>
  </w:style>
  <w:style w:type="character" w:customStyle="1" w:styleId="Header2CharChar">
    <w:name w:val="Header 2 Char Char"/>
    <w:basedOn w:val="DefaultParagraphFont"/>
    <w:link w:val="Header2Char"/>
    <w:rsid w:val="000F4D83"/>
    <w:rPr>
      <w:rFonts w:ascii="Arial" w:eastAsia="Times New Roman" w:hAnsi="Arial" w:cs="Arial"/>
      <w:b/>
      <w:sz w:val="24"/>
      <w:szCs w:val="20"/>
      <w:shd w:val="clear" w:color="auto" w:fill="E6E6E6"/>
    </w:rPr>
  </w:style>
  <w:style w:type="paragraph" w:styleId="ListParagraph">
    <w:name w:val="List Paragraph"/>
    <w:basedOn w:val="Normal"/>
    <w:uiPriority w:val="99"/>
    <w:qFormat/>
    <w:rsid w:val="000F4D83"/>
    <w:pPr>
      <w:ind w:left="720"/>
      <w:contextualSpacing/>
    </w:pPr>
    <w:rPr>
      <w:rFonts w:ascii="Times New Roman" w:hAnsi="Times New Roman" w:cs="Times New Roman"/>
      <w:szCs w:val="24"/>
    </w:rPr>
  </w:style>
  <w:style w:type="character" w:customStyle="1" w:styleId="Heading2Char">
    <w:name w:val="Heading 2 Char"/>
    <w:basedOn w:val="DefaultParagraphFont"/>
    <w:link w:val="Heading2"/>
    <w:uiPriority w:val="9"/>
    <w:semiHidden/>
    <w:rsid w:val="000F4D83"/>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F4D83"/>
    <w:rPr>
      <w:rFonts w:ascii="Tahoma" w:hAnsi="Tahoma" w:cs="Tahoma"/>
      <w:sz w:val="16"/>
      <w:szCs w:val="16"/>
    </w:rPr>
  </w:style>
  <w:style w:type="character" w:customStyle="1" w:styleId="BalloonTextChar">
    <w:name w:val="Balloon Text Char"/>
    <w:basedOn w:val="DefaultParagraphFont"/>
    <w:link w:val="BalloonText"/>
    <w:uiPriority w:val="99"/>
    <w:semiHidden/>
    <w:rsid w:val="000F4D8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BAB7A0EDFB54BADAFFA9C5E0813DF" ma:contentTypeVersion="" ma:contentTypeDescription="Create a new document." ma:contentTypeScope="" ma:versionID="ef0b26241a9afbbafa9ca043c7ebb4db">
  <xsd:schema xmlns:xsd="http://www.w3.org/2001/XMLSchema" xmlns:xs="http://www.w3.org/2001/XMLSchema" xmlns:p="http://schemas.microsoft.com/office/2006/metadata/properties" targetNamespace="http://schemas.microsoft.com/office/2006/metadata/properties" ma:root="true" ma:fieldsID="7cc00469b6a3b9f09a9b193cc43ae19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1F0D54-7EC5-43D1-82E9-4CC050913AB8}"/>
</file>

<file path=customXml/itemProps2.xml><?xml version="1.0" encoding="utf-8"?>
<ds:datastoreItem xmlns:ds="http://schemas.openxmlformats.org/officeDocument/2006/customXml" ds:itemID="{78F938F6-0E4D-44B7-A98A-F55FB92DC297}"/>
</file>

<file path=customXml/itemProps3.xml><?xml version="1.0" encoding="utf-8"?>
<ds:datastoreItem xmlns:ds="http://schemas.openxmlformats.org/officeDocument/2006/customXml" ds:itemID="{665486F8-C186-452E-B214-B09A04C69D8A}"/>
</file>

<file path=docProps/app.xml><?xml version="1.0" encoding="utf-8"?>
<Properties xmlns="http://schemas.openxmlformats.org/officeDocument/2006/extended-properties" xmlns:vt="http://schemas.openxmlformats.org/officeDocument/2006/docPropsVTypes">
  <Template>Normal.dotm</Template>
  <TotalTime>0</TotalTime>
  <Pages>14</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Consumers Energy</Company>
  <LinksUpToDate>false</LinksUpToDate>
  <CharactersWithSpaces>9180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hjaffery</dc:creator>
  <cp:keywords/>
  <dc:description/>
  <cp:lastModifiedBy>Rica V. Hatton</cp:lastModifiedBy>
  <cp:revision>2</cp:revision>
  <dcterms:created xsi:type="dcterms:W3CDTF">2012-06-19T13:38:00Z</dcterms:created>
  <dcterms:modified xsi:type="dcterms:W3CDTF">2012-06-19T13:38:00Z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0x010100CD4BAB7A0EDFB54BADAFFA9C5E0813DF</vt:lpwstr>
  </property>
</Properties>
</file>