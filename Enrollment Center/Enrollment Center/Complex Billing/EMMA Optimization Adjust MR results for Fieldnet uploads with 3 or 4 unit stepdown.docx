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908" w:type="dxa"/>
        <w:shd w:val="clear" w:color="auto" w:fill="DBE5F1" w:themeFill="accent1" w:themeFillTint="33"/>
        <w:tblLook w:val="01E0" w:firstRow="1" w:lastRow="1" w:firstColumn="1" w:lastColumn="1" w:noHBand="0" w:noVBand="0"/>
      </w:tblPr>
      <w:tblGrid>
        <w:gridCol w:w="10908"/>
      </w:tblGrid>
      <w:tr w:rsidR="009712CF" w:rsidRPr="00A31BF2" w14:paraId="5900F8C9" w14:textId="77777777" w:rsidTr="00FA520D">
        <w:trPr>
          <w:trHeight w:val="800"/>
        </w:trPr>
        <w:tc>
          <w:tcPr>
            <w:tcW w:w="10908" w:type="dxa"/>
            <w:shd w:val="clear" w:color="auto" w:fill="DBE5F1" w:themeFill="accent1" w:themeFillTint="33"/>
            <w:vAlign w:val="center"/>
          </w:tcPr>
          <w:p w14:paraId="1DBC226A" w14:textId="42A8D0F2" w:rsidR="00727012" w:rsidRDefault="00AC327F" w:rsidP="00727012">
            <w:pPr>
              <w:jc w:val="center"/>
              <w:rPr>
                <w:b/>
                <w:bCs/>
                <w:sz w:val="28"/>
                <w:szCs w:val="28"/>
              </w:rPr>
            </w:pPr>
            <w:r>
              <w:rPr>
                <w:b/>
                <w:bCs/>
                <w:sz w:val="28"/>
                <w:szCs w:val="28"/>
              </w:rPr>
              <w:t>EMMA Optim</w:t>
            </w:r>
            <w:r w:rsidR="00825D76">
              <w:rPr>
                <w:b/>
                <w:bCs/>
                <w:sz w:val="28"/>
                <w:szCs w:val="28"/>
              </w:rPr>
              <w:t>ization</w:t>
            </w:r>
          </w:p>
          <w:p w14:paraId="70CFFA0F" w14:textId="012A22C0" w:rsidR="00A34AAE" w:rsidRDefault="007F530C" w:rsidP="00727012">
            <w:pPr>
              <w:jc w:val="center"/>
              <w:rPr>
                <w:b/>
                <w:bCs/>
                <w:sz w:val="28"/>
                <w:szCs w:val="28"/>
              </w:rPr>
            </w:pPr>
            <w:r>
              <w:rPr>
                <w:b/>
                <w:bCs/>
                <w:sz w:val="28"/>
                <w:szCs w:val="28"/>
              </w:rPr>
              <w:t>Adjust MR results</w:t>
            </w:r>
            <w:r w:rsidR="00DB7D06">
              <w:rPr>
                <w:b/>
                <w:bCs/>
                <w:sz w:val="28"/>
                <w:szCs w:val="28"/>
              </w:rPr>
              <w:t xml:space="preserve"> for </w:t>
            </w:r>
            <w:proofErr w:type="spellStart"/>
            <w:r>
              <w:rPr>
                <w:b/>
                <w:bCs/>
                <w:sz w:val="28"/>
                <w:szCs w:val="28"/>
              </w:rPr>
              <w:t>Fieldnet</w:t>
            </w:r>
            <w:proofErr w:type="spellEnd"/>
            <w:r>
              <w:rPr>
                <w:b/>
                <w:bCs/>
                <w:sz w:val="28"/>
                <w:szCs w:val="28"/>
              </w:rPr>
              <w:t xml:space="preserve"> </w:t>
            </w:r>
            <w:r w:rsidR="00494C28">
              <w:rPr>
                <w:b/>
                <w:bCs/>
                <w:sz w:val="28"/>
                <w:szCs w:val="28"/>
              </w:rPr>
              <w:t xml:space="preserve">uploads with </w:t>
            </w:r>
            <w:r w:rsidR="00B63968">
              <w:rPr>
                <w:b/>
                <w:bCs/>
                <w:sz w:val="28"/>
                <w:szCs w:val="28"/>
              </w:rPr>
              <w:t>3 or 4 unit</w:t>
            </w:r>
            <w:r w:rsidR="00FB2EC3">
              <w:rPr>
                <w:b/>
                <w:bCs/>
                <w:sz w:val="28"/>
                <w:szCs w:val="28"/>
              </w:rPr>
              <w:t xml:space="preserve"> </w:t>
            </w:r>
            <w:r w:rsidR="00302605">
              <w:rPr>
                <w:b/>
                <w:bCs/>
                <w:sz w:val="28"/>
                <w:szCs w:val="28"/>
              </w:rPr>
              <w:t>stepdown</w:t>
            </w:r>
          </w:p>
          <w:p w14:paraId="5580F574" w14:textId="32EBE660" w:rsidR="00727012" w:rsidRDefault="00727012" w:rsidP="00727012">
            <w:pPr>
              <w:jc w:val="center"/>
              <w:rPr>
                <w:b/>
                <w:bCs/>
                <w:sz w:val="28"/>
                <w:szCs w:val="28"/>
              </w:rPr>
            </w:pPr>
            <w:r>
              <w:rPr>
                <w:b/>
                <w:bCs/>
                <w:sz w:val="28"/>
                <w:szCs w:val="28"/>
              </w:rPr>
              <w:t>SAP</w:t>
            </w:r>
            <w:r w:rsidR="00274BD7">
              <w:rPr>
                <w:b/>
                <w:bCs/>
                <w:sz w:val="28"/>
                <w:szCs w:val="28"/>
              </w:rPr>
              <w:t xml:space="preserve"> ISU</w:t>
            </w:r>
            <w:r>
              <w:rPr>
                <w:b/>
                <w:bCs/>
                <w:sz w:val="28"/>
                <w:szCs w:val="28"/>
              </w:rPr>
              <w:t xml:space="preserve"> </w:t>
            </w:r>
            <w:r w:rsidR="00825D76">
              <w:rPr>
                <w:b/>
                <w:bCs/>
                <w:sz w:val="28"/>
                <w:szCs w:val="28"/>
              </w:rPr>
              <w:t>EMMA</w:t>
            </w:r>
          </w:p>
          <w:p w14:paraId="5900F8C8" w14:textId="73941B63" w:rsidR="00DB3D3D" w:rsidRPr="00F362B5" w:rsidRDefault="00727012" w:rsidP="00825D76">
            <w:pPr>
              <w:jc w:val="center"/>
              <w:rPr>
                <w:b/>
                <w:bCs/>
                <w:sz w:val="28"/>
                <w:szCs w:val="28"/>
              </w:rPr>
            </w:pPr>
            <w:r>
              <w:t xml:space="preserve"> </w:t>
            </w:r>
            <w:r w:rsidRPr="00BA6C05">
              <w:rPr>
                <w:b/>
                <w:bCs/>
                <w:sz w:val="28"/>
                <w:szCs w:val="28"/>
              </w:rPr>
              <w:t>PJT1</w:t>
            </w:r>
            <w:r w:rsidR="00825D76">
              <w:rPr>
                <w:b/>
                <w:bCs/>
                <w:sz w:val="28"/>
                <w:szCs w:val="28"/>
              </w:rPr>
              <w:t>2065</w:t>
            </w:r>
          </w:p>
        </w:tc>
      </w:tr>
    </w:tbl>
    <w:p w14:paraId="5900F8CA" w14:textId="77777777" w:rsidR="009712CF" w:rsidRPr="00A31BF2" w:rsidRDefault="009712CF"/>
    <w:p w14:paraId="5900F8CB" w14:textId="4883C344" w:rsidR="009F5BED" w:rsidRPr="00956D97" w:rsidRDefault="001760A7" w:rsidP="009F5BED">
      <w:r>
        <w:rPr>
          <w:b/>
          <w:highlight w:val="lightGray"/>
          <w:u w:val="single"/>
        </w:rPr>
        <w:t>Analyst</w:t>
      </w:r>
      <w:r w:rsidR="00D54BB4" w:rsidRPr="00956D97">
        <w:rPr>
          <w:b/>
          <w:highlight w:val="lightGray"/>
        </w:rPr>
        <w:t>:</w:t>
      </w:r>
      <w:r w:rsidR="00D54BB4" w:rsidRPr="00956D97">
        <w:rPr>
          <w:b/>
        </w:rPr>
        <w:t xml:space="preserve">     </w:t>
      </w:r>
      <w:r w:rsidR="007F530C">
        <w:rPr>
          <w:b/>
        </w:rPr>
        <w:t xml:space="preserve">Dean </w:t>
      </w:r>
      <w:proofErr w:type="spellStart"/>
      <w:r w:rsidR="007F530C">
        <w:rPr>
          <w:b/>
        </w:rPr>
        <w:t>Bouarnay</w:t>
      </w:r>
      <w:proofErr w:type="spellEnd"/>
    </w:p>
    <w:p w14:paraId="5900F8CC" w14:textId="77777777" w:rsidR="00C07736" w:rsidRDefault="00C07736" w:rsidP="00A11B8F">
      <w:pPr>
        <w:rPr>
          <w:b/>
          <w:sz w:val="18"/>
          <w:szCs w:val="18"/>
        </w:rPr>
      </w:pPr>
    </w:p>
    <w:p w14:paraId="77DC2165" w14:textId="2D7A5F00" w:rsidR="00C736F0" w:rsidRPr="00272CC5" w:rsidRDefault="00C736F0" w:rsidP="00C736F0">
      <w:pPr>
        <w:tabs>
          <w:tab w:val="num" w:pos="576"/>
        </w:tabs>
        <w:rPr>
          <w:b/>
          <w:bCs/>
          <w:iCs/>
          <w:u w:val="single"/>
        </w:rPr>
      </w:pPr>
      <w:bookmarkStart w:id="0" w:name="_Toc212368487"/>
      <w:r w:rsidRPr="00272CC5">
        <w:rPr>
          <w:b/>
          <w:bCs/>
          <w:iCs/>
          <w:u w:val="single"/>
        </w:rPr>
        <w:t>History of Changes</w:t>
      </w:r>
      <w:bookmarkEnd w:id="0"/>
    </w:p>
    <w:p w14:paraId="52FA2789" w14:textId="77777777" w:rsidR="00C736F0" w:rsidRPr="00272CC5" w:rsidRDefault="00C736F0" w:rsidP="00C736F0">
      <w:pPr>
        <w:rPr>
          <w:b/>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980"/>
        <w:gridCol w:w="2223"/>
        <w:gridCol w:w="3357"/>
      </w:tblGrid>
      <w:tr w:rsidR="00C736F0" w:rsidRPr="00272CC5" w14:paraId="7BBCFFF1" w14:textId="77777777" w:rsidTr="00BF361A">
        <w:tc>
          <w:tcPr>
            <w:tcW w:w="1080" w:type="dxa"/>
          </w:tcPr>
          <w:p w14:paraId="61CBA6FB" w14:textId="77777777" w:rsidR="00C736F0" w:rsidRPr="00272CC5" w:rsidRDefault="00C736F0" w:rsidP="00BF361A">
            <w:pPr>
              <w:rPr>
                <w:b/>
                <w:i/>
                <w:sz w:val="20"/>
                <w:szCs w:val="20"/>
                <w:u w:val="single"/>
              </w:rPr>
            </w:pPr>
            <w:r w:rsidRPr="00272CC5">
              <w:rPr>
                <w:b/>
                <w:i/>
                <w:sz w:val="20"/>
                <w:szCs w:val="20"/>
                <w:u w:val="single"/>
              </w:rPr>
              <w:t>Rev.</w:t>
            </w:r>
          </w:p>
        </w:tc>
        <w:tc>
          <w:tcPr>
            <w:tcW w:w="1980" w:type="dxa"/>
          </w:tcPr>
          <w:p w14:paraId="5CD1E0D2" w14:textId="77777777" w:rsidR="00C736F0" w:rsidRPr="00272CC5" w:rsidRDefault="00C736F0" w:rsidP="00BF361A">
            <w:pPr>
              <w:rPr>
                <w:b/>
                <w:i/>
                <w:sz w:val="20"/>
                <w:szCs w:val="20"/>
                <w:u w:val="single"/>
              </w:rPr>
            </w:pPr>
            <w:r w:rsidRPr="00272CC5">
              <w:rPr>
                <w:b/>
                <w:i/>
                <w:sz w:val="20"/>
                <w:szCs w:val="20"/>
                <w:u w:val="single"/>
              </w:rPr>
              <w:t>Date</w:t>
            </w:r>
          </w:p>
        </w:tc>
        <w:tc>
          <w:tcPr>
            <w:tcW w:w="2223" w:type="dxa"/>
          </w:tcPr>
          <w:p w14:paraId="7AAAB8DE" w14:textId="77777777" w:rsidR="00C736F0" w:rsidRPr="00272CC5" w:rsidRDefault="00C736F0" w:rsidP="00BF361A">
            <w:pPr>
              <w:rPr>
                <w:b/>
                <w:i/>
                <w:sz w:val="20"/>
                <w:szCs w:val="20"/>
                <w:u w:val="single"/>
              </w:rPr>
            </w:pPr>
            <w:r w:rsidRPr="00272CC5">
              <w:rPr>
                <w:b/>
                <w:i/>
                <w:sz w:val="20"/>
                <w:szCs w:val="20"/>
                <w:u w:val="single"/>
              </w:rPr>
              <w:t>Modified by</w:t>
            </w:r>
          </w:p>
        </w:tc>
        <w:tc>
          <w:tcPr>
            <w:tcW w:w="3357" w:type="dxa"/>
          </w:tcPr>
          <w:p w14:paraId="02832206" w14:textId="77777777" w:rsidR="00C736F0" w:rsidRPr="00272CC5" w:rsidRDefault="00C736F0" w:rsidP="00BF361A">
            <w:pPr>
              <w:rPr>
                <w:b/>
                <w:i/>
                <w:sz w:val="20"/>
                <w:szCs w:val="20"/>
                <w:u w:val="single"/>
              </w:rPr>
            </w:pPr>
            <w:r w:rsidRPr="00272CC5">
              <w:rPr>
                <w:b/>
                <w:i/>
                <w:sz w:val="20"/>
                <w:szCs w:val="20"/>
                <w:u w:val="single"/>
              </w:rPr>
              <w:t>Comments</w:t>
            </w:r>
          </w:p>
        </w:tc>
      </w:tr>
      <w:tr w:rsidR="00825D76" w:rsidRPr="00272CC5" w14:paraId="4523A23D" w14:textId="77777777" w:rsidTr="00BF361A">
        <w:tc>
          <w:tcPr>
            <w:tcW w:w="1080" w:type="dxa"/>
          </w:tcPr>
          <w:p w14:paraId="1CB3B080" w14:textId="7DDFFDEA" w:rsidR="00825D76" w:rsidRPr="00272CC5" w:rsidRDefault="00825D76" w:rsidP="00BF361A">
            <w:pPr>
              <w:rPr>
                <w:i/>
                <w:sz w:val="20"/>
                <w:szCs w:val="20"/>
              </w:rPr>
            </w:pPr>
            <w:r w:rsidRPr="00272CC5">
              <w:rPr>
                <w:i/>
                <w:sz w:val="20"/>
                <w:szCs w:val="20"/>
              </w:rPr>
              <w:t>1.0</w:t>
            </w:r>
          </w:p>
        </w:tc>
        <w:tc>
          <w:tcPr>
            <w:tcW w:w="1980" w:type="dxa"/>
          </w:tcPr>
          <w:p w14:paraId="3486D0C7" w14:textId="39CD4ACE" w:rsidR="00825D76" w:rsidRPr="00272CC5" w:rsidRDefault="00B63968" w:rsidP="007576CB">
            <w:pPr>
              <w:rPr>
                <w:i/>
                <w:sz w:val="20"/>
                <w:szCs w:val="20"/>
              </w:rPr>
            </w:pPr>
            <w:r>
              <w:rPr>
                <w:i/>
                <w:sz w:val="20"/>
                <w:szCs w:val="20"/>
              </w:rPr>
              <w:t>12/06/2016</w:t>
            </w:r>
          </w:p>
        </w:tc>
        <w:tc>
          <w:tcPr>
            <w:tcW w:w="2223" w:type="dxa"/>
          </w:tcPr>
          <w:p w14:paraId="33043790" w14:textId="20A23F94" w:rsidR="00825D76" w:rsidRPr="00272CC5" w:rsidRDefault="00B63968" w:rsidP="00BF361A">
            <w:pPr>
              <w:rPr>
                <w:i/>
                <w:sz w:val="20"/>
                <w:szCs w:val="20"/>
              </w:rPr>
            </w:pPr>
            <w:r>
              <w:rPr>
                <w:i/>
                <w:sz w:val="20"/>
                <w:szCs w:val="20"/>
              </w:rPr>
              <w:t>Dean Bournay</w:t>
            </w:r>
          </w:p>
        </w:tc>
        <w:tc>
          <w:tcPr>
            <w:tcW w:w="3357" w:type="dxa"/>
          </w:tcPr>
          <w:p w14:paraId="43D45DEA" w14:textId="3A4F2FA0" w:rsidR="00825D76" w:rsidRPr="00272CC5" w:rsidRDefault="00825D76" w:rsidP="00BF361A">
            <w:pPr>
              <w:rPr>
                <w:i/>
                <w:sz w:val="20"/>
                <w:szCs w:val="20"/>
              </w:rPr>
            </w:pPr>
            <w:r w:rsidRPr="00272CC5">
              <w:rPr>
                <w:i/>
                <w:sz w:val="20"/>
                <w:szCs w:val="20"/>
              </w:rPr>
              <w:t>Initial Draft</w:t>
            </w:r>
          </w:p>
        </w:tc>
      </w:tr>
      <w:tr w:rsidR="00825D76" w:rsidRPr="00272CC5" w14:paraId="7B8DDE41" w14:textId="77777777" w:rsidTr="00BF361A">
        <w:tc>
          <w:tcPr>
            <w:tcW w:w="1080" w:type="dxa"/>
          </w:tcPr>
          <w:p w14:paraId="0313DBE6" w14:textId="0B6DE763" w:rsidR="00825D76" w:rsidRPr="00272CC5" w:rsidRDefault="00825D76" w:rsidP="00BF361A">
            <w:pPr>
              <w:rPr>
                <w:i/>
                <w:sz w:val="20"/>
                <w:szCs w:val="20"/>
              </w:rPr>
            </w:pPr>
            <w:bookmarkStart w:id="1" w:name="_GoBack"/>
          </w:p>
        </w:tc>
        <w:tc>
          <w:tcPr>
            <w:tcW w:w="1980" w:type="dxa"/>
          </w:tcPr>
          <w:p w14:paraId="2BE7C2F3" w14:textId="1252738B" w:rsidR="00825D76" w:rsidRPr="00272CC5" w:rsidRDefault="00825D76" w:rsidP="00BF361A">
            <w:pPr>
              <w:rPr>
                <w:i/>
                <w:sz w:val="20"/>
                <w:szCs w:val="20"/>
              </w:rPr>
            </w:pPr>
          </w:p>
        </w:tc>
        <w:tc>
          <w:tcPr>
            <w:tcW w:w="2223" w:type="dxa"/>
          </w:tcPr>
          <w:p w14:paraId="752EA730" w14:textId="00276647" w:rsidR="00825D76" w:rsidRPr="00272CC5" w:rsidRDefault="00825D76" w:rsidP="00BF361A">
            <w:pPr>
              <w:rPr>
                <w:i/>
                <w:sz w:val="20"/>
                <w:szCs w:val="20"/>
              </w:rPr>
            </w:pPr>
          </w:p>
        </w:tc>
        <w:tc>
          <w:tcPr>
            <w:tcW w:w="3357" w:type="dxa"/>
          </w:tcPr>
          <w:p w14:paraId="19D0D526" w14:textId="028B6FEA" w:rsidR="00825D76" w:rsidRPr="00272CC5" w:rsidRDefault="00825D76" w:rsidP="00BF361A">
            <w:pPr>
              <w:rPr>
                <w:i/>
                <w:sz w:val="20"/>
                <w:szCs w:val="20"/>
              </w:rPr>
            </w:pPr>
          </w:p>
        </w:tc>
      </w:tr>
      <w:bookmarkEnd w:id="1"/>
      <w:tr w:rsidR="00825D76" w:rsidRPr="00272CC5" w14:paraId="69FD07CB" w14:textId="77777777" w:rsidTr="00BF361A">
        <w:tc>
          <w:tcPr>
            <w:tcW w:w="1080" w:type="dxa"/>
          </w:tcPr>
          <w:p w14:paraId="0C946073" w14:textId="6BD8E707" w:rsidR="00825D76" w:rsidRPr="00272CC5" w:rsidRDefault="00825D76" w:rsidP="00BF361A">
            <w:pPr>
              <w:rPr>
                <w:i/>
                <w:sz w:val="20"/>
                <w:szCs w:val="20"/>
              </w:rPr>
            </w:pPr>
          </w:p>
        </w:tc>
        <w:tc>
          <w:tcPr>
            <w:tcW w:w="1980" w:type="dxa"/>
          </w:tcPr>
          <w:p w14:paraId="3344C06B" w14:textId="5405569F" w:rsidR="00825D76" w:rsidRPr="00272CC5" w:rsidRDefault="00825D76" w:rsidP="00BF361A">
            <w:pPr>
              <w:rPr>
                <w:i/>
                <w:sz w:val="20"/>
                <w:szCs w:val="20"/>
              </w:rPr>
            </w:pPr>
          </w:p>
        </w:tc>
        <w:tc>
          <w:tcPr>
            <w:tcW w:w="2223" w:type="dxa"/>
          </w:tcPr>
          <w:p w14:paraId="6F969BE4" w14:textId="252D4037" w:rsidR="00825D76" w:rsidRPr="00272CC5" w:rsidRDefault="00825D76" w:rsidP="00BF361A">
            <w:pPr>
              <w:rPr>
                <w:i/>
                <w:sz w:val="20"/>
                <w:szCs w:val="20"/>
              </w:rPr>
            </w:pPr>
          </w:p>
        </w:tc>
        <w:tc>
          <w:tcPr>
            <w:tcW w:w="3357" w:type="dxa"/>
          </w:tcPr>
          <w:p w14:paraId="7FE75D8E" w14:textId="09FF60B2" w:rsidR="00825D76" w:rsidRPr="00272CC5" w:rsidRDefault="00825D76" w:rsidP="00BF361A">
            <w:pPr>
              <w:rPr>
                <w:i/>
                <w:sz w:val="20"/>
                <w:szCs w:val="20"/>
              </w:rPr>
            </w:pPr>
          </w:p>
        </w:tc>
      </w:tr>
      <w:tr w:rsidR="00825D76" w:rsidRPr="00272CC5" w14:paraId="1EF6529C" w14:textId="77777777" w:rsidTr="00BF361A">
        <w:tc>
          <w:tcPr>
            <w:tcW w:w="1080" w:type="dxa"/>
          </w:tcPr>
          <w:p w14:paraId="2B20F6A6" w14:textId="7D6D95AC" w:rsidR="00825D76" w:rsidRPr="00272CC5" w:rsidRDefault="00825D76" w:rsidP="00BF361A">
            <w:pPr>
              <w:rPr>
                <w:i/>
                <w:sz w:val="20"/>
                <w:szCs w:val="20"/>
              </w:rPr>
            </w:pPr>
          </w:p>
        </w:tc>
        <w:tc>
          <w:tcPr>
            <w:tcW w:w="1980" w:type="dxa"/>
          </w:tcPr>
          <w:p w14:paraId="2AA31A78" w14:textId="083BE930" w:rsidR="00825D76" w:rsidRPr="00272CC5" w:rsidRDefault="00825D76" w:rsidP="00BF361A">
            <w:pPr>
              <w:rPr>
                <w:i/>
                <w:sz w:val="20"/>
                <w:szCs w:val="20"/>
              </w:rPr>
            </w:pPr>
          </w:p>
        </w:tc>
        <w:tc>
          <w:tcPr>
            <w:tcW w:w="2223" w:type="dxa"/>
          </w:tcPr>
          <w:p w14:paraId="4E3B311B" w14:textId="2C34FF89" w:rsidR="00825D76" w:rsidRPr="00272CC5" w:rsidRDefault="00825D76" w:rsidP="00BF361A">
            <w:pPr>
              <w:rPr>
                <w:i/>
                <w:sz w:val="20"/>
                <w:szCs w:val="20"/>
              </w:rPr>
            </w:pPr>
          </w:p>
        </w:tc>
        <w:tc>
          <w:tcPr>
            <w:tcW w:w="3357" w:type="dxa"/>
          </w:tcPr>
          <w:p w14:paraId="4FD7A589" w14:textId="7B23EC81" w:rsidR="00825D76" w:rsidRPr="00272CC5" w:rsidRDefault="00825D76" w:rsidP="00BF361A">
            <w:pPr>
              <w:rPr>
                <w:i/>
                <w:sz w:val="20"/>
                <w:szCs w:val="20"/>
              </w:rPr>
            </w:pPr>
          </w:p>
        </w:tc>
      </w:tr>
      <w:tr w:rsidR="00825D76" w:rsidRPr="00272CC5" w14:paraId="1C5F6952" w14:textId="77777777" w:rsidTr="00BF361A">
        <w:tc>
          <w:tcPr>
            <w:tcW w:w="1080" w:type="dxa"/>
          </w:tcPr>
          <w:p w14:paraId="6ACBFC57" w14:textId="77777777" w:rsidR="00825D76" w:rsidRPr="00272CC5" w:rsidRDefault="00825D76" w:rsidP="00BF361A">
            <w:pPr>
              <w:rPr>
                <w:i/>
                <w:sz w:val="20"/>
                <w:szCs w:val="20"/>
              </w:rPr>
            </w:pPr>
          </w:p>
        </w:tc>
        <w:tc>
          <w:tcPr>
            <w:tcW w:w="1980" w:type="dxa"/>
          </w:tcPr>
          <w:p w14:paraId="2E9C955C" w14:textId="77777777" w:rsidR="00825D76" w:rsidRPr="00272CC5" w:rsidRDefault="00825D76" w:rsidP="00BF361A">
            <w:pPr>
              <w:rPr>
                <w:i/>
                <w:sz w:val="20"/>
                <w:szCs w:val="20"/>
              </w:rPr>
            </w:pPr>
          </w:p>
        </w:tc>
        <w:tc>
          <w:tcPr>
            <w:tcW w:w="2223" w:type="dxa"/>
          </w:tcPr>
          <w:p w14:paraId="481AB8B9" w14:textId="77777777" w:rsidR="00825D76" w:rsidRPr="00272CC5" w:rsidRDefault="00825D76" w:rsidP="00BF361A">
            <w:pPr>
              <w:rPr>
                <w:i/>
                <w:sz w:val="20"/>
                <w:szCs w:val="20"/>
              </w:rPr>
            </w:pPr>
          </w:p>
        </w:tc>
        <w:tc>
          <w:tcPr>
            <w:tcW w:w="3357" w:type="dxa"/>
          </w:tcPr>
          <w:p w14:paraId="442D63EE" w14:textId="77777777" w:rsidR="00825D76" w:rsidRPr="00272CC5" w:rsidRDefault="00825D76" w:rsidP="00BF361A">
            <w:pPr>
              <w:rPr>
                <w:i/>
                <w:sz w:val="20"/>
                <w:szCs w:val="20"/>
              </w:rPr>
            </w:pPr>
          </w:p>
        </w:tc>
      </w:tr>
      <w:tr w:rsidR="00825D76" w:rsidRPr="00272CC5" w14:paraId="3BC4EDBF" w14:textId="77777777" w:rsidTr="00BF361A">
        <w:tc>
          <w:tcPr>
            <w:tcW w:w="1080" w:type="dxa"/>
          </w:tcPr>
          <w:p w14:paraId="135829B0" w14:textId="77777777" w:rsidR="00825D76" w:rsidRPr="00272CC5" w:rsidRDefault="00825D76" w:rsidP="00BF361A">
            <w:pPr>
              <w:rPr>
                <w:i/>
                <w:sz w:val="20"/>
                <w:szCs w:val="20"/>
              </w:rPr>
            </w:pPr>
          </w:p>
        </w:tc>
        <w:tc>
          <w:tcPr>
            <w:tcW w:w="1980" w:type="dxa"/>
          </w:tcPr>
          <w:p w14:paraId="3843EF93" w14:textId="77777777" w:rsidR="00825D76" w:rsidRPr="00272CC5" w:rsidRDefault="00825D76" w:rsidP="00BF361A">
            <w:pPr>
              <w:rPr>
                <w:i/>
                <w:sz w:val="20"/>
                <w:szCs w:val="20"/>
              </w:rPr>
            </w:pPr>
          </w:p>
        </w:tc>
        <w:tc>
          <w:tcPr>
            <w:tcW w:w="2223" w:type="dxa"/>
          </w:tcPr>
          <w:p w14:paraId="214A9B71" w14:textId="77777777" w:rsidR="00825D76" w:rsidRPr="00272CC5" w:rsidRDefault="00825D76" w:rsidP="00BF361A">
            <w:pPr>
              <w:rPr>
                <w:i/>
                <w:sz w:val="20"/>
                <w:szCs w:val="20"/>
              </w:rPr>
            </w:pPr>
          </w:p>
        </w:tc>
        <w:tc>
          <w:tcPr>
            <w:tcW w:w="3357" w:type="dxa"/>
          </w:tcPr>
          <w:p w14:paraId="463A0B01" w14:textId="77777777" w:rsidR="00825D76" w:rsidRPr="00272CC5" w:rsidRDefault="00825D76" w:rsidP="00BF361A">
            <w:pPr>
              <w:rPr>
                <w:i/>
                <w:sz w:val="20"/>
                <w:szCs w:val="20"/>
              </w:rPr>
            </w:pPr>
          </w:p>
        </w:tc>
      </w:tr>
      <w:tr w:rsidR="00825D76" w:rsidRPr="00272CC5" w14:paraId="226B82F2" w14:textId="77777777" w:rsidTr="00BF361A">
        <w:tc>
          <w:tcPr>
            <w:tcW w:w="1080" w:type="dxa"/>
          </w:tcPr>
          <w:p w14:paraId="0CE17DB3" w14:textId="77777777" w:rsidR="00825D76" w:rsidRPr="00272CC5" w:rsidRDefault="00825D76" w:rsidP="00BF361A">
            <w:pPr>
              <w:rPr>
                <w:i/>
                <w:sz w:val="20"/>
                <w:szCs w:val="20"/>
              </w:rPr>
            </w:pPr>
          </w:p>
        </w:tc>
        <w:tc>
          <w:tcPr>
            <w:tcW w:w="1980" w:type="dxa"/>
          </w:tcPr>
          <w:p w14:paraId="419FF02D" w14:textId="77777777" w:rsidR="00825D76" w:rsidRPr="00272CC5" w:rsidRDefault="00825D76" w:rsidP="00BF361A">
            <w:pPr>
              <w:rPr>
                <w:i/>
                <w:sz w:val="20"/>
                <w:szCs w:val="20"/>
              </w:rPr>
            </w:pPr>
          </w:p>
        </w:tc>
        <w:tc>
          <w:tcPr>
            <w:tcW w:w="2223" w:type="dxa"/>
          </w:tcPr>
          <w:p w14:paraId="2FCDD85F" w14:textId="77777777" w:rsidR="00825D76" w:rsidRPr="00272CC5" w:rsidRDefault="00825D76" w:rsidP="00BF361A">
            <w:pPr>
              <w:rPr>
                <w:i/>
                <w:sz w:val="20"/>
                <w:szCs w:val="20"/>
              </w:rPr>
            </w:pPr>
          </w:p>
        </w:tc>
        <w:tc>
          <w:tcPr>
            <w:tcW w:w="3357" w:type="dxa"/>
          </w:tcPr>
          <w:p w14:paraId="06F28F2E" w14:textId="77777777" w:rsidR="00825D76" w:rsidRPr="00272CC5" w:rsidRDefault="00825D76" w:rsidP="00BF361A">
            <w:pPr>
              <w:rPr>
                <w:i/>
                <w:sz w:val="20"/>
                <w:szCs w:val="20"/>
              </w:rPr>
            </w:pPr>
          </w:p>
        </w:tc>
      </w:tr>
      <w:tr w:rsidR="00825D76" w:rsidRPr="00272CC5" w14:paraId="63D250BB" w14:textId="77777777" w:rsidTr="00BF361A">
        <w:tc>
          <w:tcPr>
            <w:tcW w:w="1080" w:type="dxa"/>
          </w:tcPr>
          <w:p w14:paraId="118B5057" w14:textId="77777777" w:rsidR="00825D76" w:rsidRPr="00272CC5" w:rsidRDefault="00825D76" w:rsidP="00BF361A">
            <w:pPr>
              <w:rPr>
                <w:i/>
                <w:sz w:val="20"/>
                <w:szCs w:val="20"/>
              </w:rPr>
            </w:pPr>
          </w:p>
        </w:tc>
        <w:tc>
          <w:tcPr>
            <w:tcW w:w="1980" w:type="dxa"/>
          </w:tcPr>
          <w:p w14:paraId="2895C597" w14:textId="77777777" w:rsidR="00825D76" w:rsidRPr="00272CC5" w:rsidRDefault="00825D76" w:rsidP="00BF361A">
            <w:pPr>
              <w:rPr>
                <w:i/>
                <w:sz w:val="20"/>
                <w:szCs w:val="20"/>
              </w:rPr>
            </w:pPr>
          </w:p>
        </w:tc>
        <w:tc>
          <w:tcPr>
            <w:tcW w:w="2223" w:type="dxa"/>
          </w:tcPr>
          <w:p w14:paraId="14C9FD3C" w14:textId="77777777" w:rsidR="00825D76" w:rsidRPr="00272CC5" w:rsidRDefault="00825D76" w:rsidP="00BF361A">
            <w:pPr>
              <w:rPr>
                <w:i/>
                <w:sz w:val="20"/>
                <w:szCs w:val="20"/>
              </w:rPr>
            </w:pPr>
          </w:p>
        </w:tc>
        <w:tc>
          <w:tcPr>
            <w:tcW w:w="3357" w:type="dxa"/>
          </w:tcPr>
          <w:p w14:paraId="2404B64C" w14:textId="77777777" w:rsidR="00825D76" w:rsidRPr="00272CC5" w:rsidRDefault="00825D76" w:rsidP="00BF361A">
            <w:pPr>
              <w:rPr>
                <w:i/>
                <w:sz w:val="20"/>
                <w:szCs w:val="20"/>
              </w:rPr>
            </w:pPr>
          </w:p>
        </w:tc>
      </w:tr>
      <w:tr w:rsidR="00825D76" w:rsidRPr="00272CC5" w14:paraId="2C4DB2DA" w14:textId="77777777" w:rsidTr="00BF361A">
        <w:tc>
          <w:tcPr>
            <w:tcW w:w="1080" w:type="dxa"/>
          </w:tcPr>
          <w:p w14:paraId="16700EF2" w14:textId="77777777" w:rsidR="00825D76" w:rsidRPr="00272CC5" w:rsidRDefault="00825D76" w:rsidP="00BF361A">
            <w:pPr>
              <w:rPr>
                <w:i/>
                <w:sz w:val="20"/>
                <w:szCs w:val="20"/>
              </w:rPr>
            </w:pPr>
          </w:p>
        </w:tc>
        <w:tc>
          <w:tcPr>
            <w:tcW w:w="1980" w:type="dxa"/>
          </w:tcPr>
          <w:p w14:paraId="63FA1ACD" w14:textId="77777777" w:rsidR="00825D76" w:rsidRPr="00272CC5" w:rsidRDefault="00825D76" w:rsidP="00BF361A">
            <w:pPr>
              <w:rPr>
                <w:i/>
                <w:sz w:val="20"/>
                <w:szCs w:val="20"/>
              </w:rPr>
            </w:pPr>
          </w:p>
        </w:tc>
        <w:tc>
          <w:tcPr>
            <w:tcW w:w="2223" w:type="dxa"/>
          </w:tcPr>
          <w:p w14:paraId="0CE30FDB" w14:textId="77777777" w:rsidR="00825D76" w:rsidRPr="00272CC5" w:rsidRDefault="00825D76" w:rsidP="00BF361A">
            <w:pPr>
              <w:rPr>
                <w:i/>
                <w:sz w:val="20"/>
                <w:szCs w:val="20"/>
              </w:rPr>
            </w:pPr>
          </w:p>
        </w:tc>
        <w:tc>
          <w:tcPr>
            <w:tcW w:w="3357" w:type="dxa"/>
          </w:tcPr>
          <w:p w14:paraId="7DE3EED1" w14:textId="77777777" w:rsidR="00825D76" w:rsidRPr="00272CC5" w:rsidRDefault="00825D76" w:rsidP="00BF361A">
            <w:pPr>
              <w:rPr>
                <w:i/>
                <w:sz w:val="20"/>
                <w:szCs w:val="20"/>
              </w:rPr>
            </w:pPr>
          </w:p>
        </w:tc>
      </w:tr>
      <w:tr w:rsidR="00825D76" w:rsidRPr="00272CC5" w14:paraId="1CF3157F" w14:textId="77777777" w:rsidTr="00BF361A">
        <w:tc>
          <w:tcPr>
            <w:tcW w:w="1080" w:type="dxa"/>
          </w:tcPr>
          <w:p w14:paraId="3BD31077" w14:textId="77777777" w:rsidR="00825D76" w:rsidRPr="00272CC5" w:rsidRDefault="00825D76" w:rsidP="00BF361A">
            <w:pPr>
              <w:rPr>
                <w:i/>
                <w:sz w:val="20"/>
                <w:szCs w:val="20"/>
              </w:rPr>
            </w:pPr>
          </w:p>
        </w:tc>
        <w:tc>
          <w:tcPr>
            <w:tcW w:w="1980" w:type="dxa"/>
          </w:tcPr>
          <w:p w14:paraId="2B2B72B5" w14:textId="77777777" w:rsidR="00825D76" w:rsidRPr="00272CC5" w:rsidRDefault="00825D76" w:rsidP="00BF361A">
            <w:pPr>
              <w:rPr>
                <w:i/>
                <w:sz w:val="20"/>
                <w:szCs w:val="20"/>
              </w:rPr>
            </w:pPr>
          </w:p>
        </w:tc>
        <w:tc>
          <w:tcPr>
            <w:tcW w:w="2223" w:type="dxa"/>
          </w:tcPr>
          <w:p w14:paraId="3CDC5C8D" w14:textId="77777777" w:rsidR="00825D76" w:rsidRPr="00272CC5" w:rsidRDefault="00825D76" w:rsidP="00BF361A">
            <w:pPr>
              <w:rPr>
                <w:i/>
                <w:sz w:val="20"/>
                <w:szCs w:val="20"/>
              </w:rPr>
            </w:pPr>
          </w:p>
        </w:tc>
        <w:tc>
          <w:tcPr>
            <w:tcW w:w="3357" w:type="dxa"/>
          </w:tcPr>
          <w:p w14:paraId="6CD75C0B" w14:textId="77777777" w:rsidR="00825D76" w:rsidRPr="00272CC5" w:rsidRDefault="00825D76" w:rsidP="00BF361A">
            <w:pPr>
              <w:rPr>
                <w:i/>
                <w:sz w:val="20"/>
                <w:szCs w:val="20"/>
              </w:rPr>
            </w:pPr>
          </w:p>
        </w:tc>
      </w:tr>
    </w:tbl>
    <w:p w14:paraId="348C7A96" w14:textId="77777777" w:rsidR="00C736F0" w:rsidRDefault="00C736F0" w:rsidP="00C736F0">
      <w:pPr>
        <w:rPr>
          <w:sz w:val="18"/>
          <w:szCs w:val="18"/>
        </w:rPr>
      </w:pPr>
    </w:p>
    <w:p w14:paraId="5900F8CD" w14:textId="77777777" w:rsidR="00A11B8F" w:rsidRDefault="00A11B8F" w:rsidP="009F5BED">
      <w:pPr>
        <w:rPr>
          <w:sz w:val="18"/>
          <w:szCs w:val="18"/>
        </w:rPr>
      </w:pPr>
    </w:p>
    <w:p w14:paraId="5900F8CE" w14:textId="77777777" w:rsidR="00D54BB4" w:rsidRDefault="00D54BB4" w:rsidP="009F5BED">
      <w:pPr>
        <w:rPr>
          <w:sz w:val="18"/>
          <w:szCs w:val="18"/>
        </w:rPr>
      </w:pPr>
    </w:p>
    <w:p w14:paraId="765CC75A" w14:textId="175D923D" w:rsidR="00A34AAE" w:rsidRDefault="00277268" w:rsidP="00D54BB4">
      <w:pPr>
        <w:rPr>
          <w:b/>
          <w:highlight w:val="lightGray"/>
          <w:u w:val="single"/>
        </w:rPr>
      </w:pPr>
      <w:r w:rsidRPr="00277268">
        <w:rPr>
          <w:b/>
          <w:highlight w:val="lightGray"/>
          <w:u w:val="single"/>
        </w:rPr>
        <w:t>Success Criteria</w:t>
      </w:r>
      <w:r>
        <w:rPr>
          <w:b/>
          <w:highlight w:val="lightGray"/>
          <w:u w:val="single"/>
        </w:rPr>
        <w:t xml:space="preserve"> </w:t>
      </w:r>
    </w:p>
    <w:p w14:paraId="37B3C204" w14:textId="01E6E54B" w:rsidR="0032191E" w:rsidRPr="003E5850" w:rsidRDefault="00B9055E" w:rsidP="003E5850">
      <w:pPr>
        <w:pStyle w:val="ListParagraph"/>
        <w:numPr>
          <w:ilvl w:val="0"/>
          <w:numId w:val="50"/>
        </w:numPr>
        <w:rPr>
          <w:color w:val="000000"/>
          <w:sz w:val="20"/>
          <w:szCs w:val="20"/>
        </w:rPr>
      </w:pPr>
      <w:r w:rsidRPr="003E5850">
        <w:rPr>
          <w:color w:val="000000"/>
          <w:sz w:val="20"/>
          <w:szCs w:val="20"/>
        </w:rPr>
        <w:t xml:space="preserve">Do not </w:t>
      </w:r>
      <w:r w:rsidR="00BA6D31" w:rsidRPr="003E5850">
        <w:rPr>
          <w:color w:val="000000"/>
          <w:sz w:val="20"/>
          <w:szCs w:val="20"/>
        </w:rPr>
        <w:t>create IP22 EMMAs</w:t>
      </w:r>
      <w:r w:rsidR="00494C28" w:rsidRPr="003E5850">
        <w:rPr>
          <w:color w:val="000000"/>
          <w:sz w:val="20"/>
          <w:szCs w:val="20"/>
        </w:rPr>
        <w:t xml:space="preserve"> for </w:t>
      </w:r>
      <w:proofErr w:type="spellStart"/>
      <w:r w:rsidR="007F530C">
        <w:rPr>
          <w:color w:val="000000"/>
          <w:sz w:val="20"/>
          <w:szCs w:val="20"/>
        </w:rPr>
        <w:t>Fieldnet</w:t>
      </w:r>
      <w:proofErr w:type="spellEnd"/>
      <w:r w:rsidR="00494C28" w:rsidRPr="003E5850">
        <w:rPr>
          <w:color w:val="000000"/>
          <w:sz w:val="20"/>
          <w:szCs w:val="20"/>
        </w:rPr>
        <w:t xml:space="preserve"> meter read uploads</w:t>
      </w:r>
      <w:r w:rsidR="00BA6D31" w:rsidRPr="003E5850">
        <w:rPr>
          <w:color w:val="000000"/>
          <w:sz w:val="20"/>
          <w:szCs w:val="20"/>
        </w:rPr>
        <w:t xml:space="preserve"> for</w:t>
      </w:r>
      <w:r w:rsidR="00776D53" w:rsidRPr="003E5850">
        <w:rPr>
          <w:color w:val="000000"/>
          <w:sz w:val="20"/>
          <w:szCs w:val="20"/>
        </w:rPr>
        <w:t xml:space="preserve"> 01 or</w:t>
      </w:r>
      <w:r w:rsidR="00BA6D31" w:rsidRPr="003E5850">
        <w:rPr>
          <w:color w:val="000000"/>
          <w:sz w:val="20"/>
          <w:szCs w:val="20"/>
        </w:rPr>
        <w:t xml:space="preserve"> K1 meter read types where the new meter reading is </w:t>
      </w:r>
      <w:r w:rsidR="00B63968">
        <w:rPr>
          <w:color w:val="000000"/>
          <w:sz w:val="20"/>
          <w:szCs w:val="20"/>
        </w:rPr>
        <w:t>3 or 4</w:t>
      </w:r>
      <w:r w:rsidR="00BA6D31" w:rsidRPr="003E5850">
        <w:rPr>
          <w:color w:val="000000"/>
          <w:sz w:val="20"/>
          <w:szCs w:val="20"/>
        </w:rPr>
        <w:t xml:space="preserve"> units below the previous reading</w:t>
      </w:r>
      <w:r w:rsidRPr="003E5850">
        <w:rPr>
          <w:color w:val="000000"/>
          <w:sz w:val="20"/>
          <w:szCs w:val="20"/>
        </w:rPr>
        <w:t>.</w:t>
      </w:r>
    </w:p>
    <w:p w14:paraId="22F081C1" w14:textId="47A90258" w:rsidR="003E5850" w:rsidRPr="003E5850" w:rsidRDefault="003E5850" w:rsidP="003E5850">
      <w:pPr>
        <w:pStyle w:val="ListParagraph"/>
        <w:numPr>
          <w:ilvl w:val="0"/>
          <w:numId w:val="50"/>
        </w:numPr>
        <w:rPr>
          <w:color w:val="000000"/>
          <w:sz w:val="20"/>
          <w:szCs w:val="20"/>
        </w:rPr>
      </w:pPr>
      <w:r w:rsidRPr="003E5850">
        <w:rPr>
          <w:color w:val="000000"/>
          <w:sz w:val="20"/>
          <w:szCs w:val="20"/>
        </w:rPr>
        <w:t xml:space="preserve">Do no adjust the meter read type of 01 or K1 meter read types where the new meter reading is </w:t>
      </w:r>
      <w:r w:rsidR="00B63968">
        <w:rPr>
          <w:color w:val="000000"/>
          <w:sz w:val="20"/>
          <w:szCs w:val="20"/>
        </w:rPr>
        <w:t>3 or 4</w:t>
      </w:r>
      <w:r w:rsidRPr="003E5850">
        <w:rPr>
          <w:color w:val="000000"/>
          <w:sz w:val="20"/>
          <w:szCs w:val="20"/>
        </w:rPr>
        <w:t xml:space="preserve"> units below the previous reading.</w:t>
      </w:r>
    </w:p>
    <w:p w14:paraId="6D2A7B10" w14:textId="11F7282B" w:rsidR="003E5850" w:rsidRPr="003E5850" w:rsidRDefault="003E5850" w:rsidP="003E5850">
      <w:pPr>
        <w:pStyle w:val="ListParagraph"/>
        <w:numPr>
          <w:ilvl w:val="0"/>
          <w:numId w:val="50"/>
        </w:numPr>
        <w:rPr>
          <w:color w:val="000000"/>
          <w:sz w:val="20"/>
          <w:szCs w:val="20"/>
        </w:rPr>
      </w:pPr>
      <w:r w:rsidRPr="003E5850">
        <w:rPr>
          <w:color w:val="000000"/>
          <w:sz w:val="20"/>
          <w:szCs w:val="20"/>
        </w:rPr>
        <w:t xml:space="preserve">Reset the consecutive estimates counter for meters when receiving a meter read type of 01 or K1 meter read types where the new meter reading is </w:t>
      </w:r>
      <w:r w:rsidR="00B63968">
        <w:rPr>
          <w:color w:val="000000"/>
          <w:sz w:val="20"/>
          <w:szCs w:val="20"/>
        </w:rPr>
        <w:t>3 or 4</w:t>
      </w:r>
      <w:r w:rsidRPr="003E5850">
        <w:rPr>
          <w:color w:val="000000"/>
          <w:sz w:val="20"/>
          <w:szCs w:val="20"/>
        </w:rPr>
        <w:t xml:space="preserve"> units below the previous reading, ensure the previous use of the existing </w:t>
      </w:r>
      <w:proofErr w:type="spellStart"/>
      <w:r w:rsidR="007F530C">
        <w:rPr>
          <w:color w:val="000000"/>
          <w:sz w:val="20"/>
          <w:szCs w:val="20"/>
        </w:rPr>
        <w:t>Fieldnet</w:t>
      </w:r>
      <w:proofErr w:type="spellEnd"/>
      <w:r w:rsidRPr="003E5850">
        <w:rPr>
          <w:color w:val="000000"/>
          <w:sz w:val="20"/>
          <w:szCs w:val="20"/>
        </w:rPr>
        <w:t xml:space="preserve"> reporting is unchanged.</w:t>
      </w:r>
    </w:p>
    <w:p w14:paraId="27070C0C" w14:textId="77777777" w:rsidR="00021A34" w:rsidRDefault="00021A34" w:rsidP="00D54BB4">
      <w:pPr>
        <w:rPr>
          <w:b/>
          <w:highlight w:val="lightGray"/>
          <w:u w:val="single"/>
        </w:rPr>
      </w:pPr>
    </w:p>
    <w:p w14:paraId="5465EF2A" w14:textId="77777777" w:rsidR="00021A34" w:rsidRDefault="00021A34" w:rsidP="00D54BB4">
      <w:pPr>
        <w:rPr>
          <w:b/>
          <w:highlight w:val="lightGray"/>
          <w:u w:val="single"/>
        </w:rPr>
      </w:pPr>
    </w:p>
    <w:p w14:paraId="7901905C" w14:textId="2F845562" w:rsidR="00494C28" w:rsidRDefault="001760A7" w:rsidP="00C45BFF">
      <w:pPr>
        <w:rPr>
          <w:b/>
          <w:u w:val="single"/>
        </w:rPr>
      </w:pPr>
      <w:r>
        <w:rPr>
          <w:b/>
          <w:highlight w:val="lightGray"/>
          <w:u w:val="single"/>
        </w:rPr>
        <w:t xml:space="preserve">Business/Sponsor Requirements </w:t>
      </w:r>
    </w:p>
    <w:p w14:paraId="0828B653" w14:textId="58E9D5F2" w:rsidR="00494C28" w:rsidRPr="00494C28" w:rsidRDefault="00494C28" w:rsidP="00494C28">
      <w:pPr>
        <w:rPr>
          <w:sz w:val="20"/>
          <w:szCs w:val="20"/>
        </w:rPr>
      </w:pPr>
      <w:r w:rsidRPr="00494C28">
        <w:rPr>
          <w:sz w:val="20"/>
          <w:szCs w:val="20"/>
        </w:rPr>
        <w:t xml:space="preserve">To adjust the read received through the </w:t>
      </w:r>
      <w:proofErr w:type="spellStart"/>
      <w:r w:rsidR="007F530C">
        <w:rPr>
          <w:sz w:val="20"/>
          <w:szCs w:val="20"/>
        </w:rPr>
        <w:t>Fieldnet</w:t>
      </w:r>
      <w:proofErr w:type="spellEnd"/>
      <w:r>
        <w:rPr>
          <w:sz w:val="20"/>
          <w:szCs w:val="20"/>
        </w:rPr>
        <w:t xml:space="preserve"> </w:t>
      </w:r>
      <w:r w:rsidRPr="00494C28">
        <w:rPr>
          <w:sz w:val="20"/>
          <w:szCs w:val="20"/>
        </w:rPr>
        <w:t>interface</w:t>
      </w:r>
      <w:r>
        <w:rPr>
          <w:sz w:val="20"/>
          <w:szCs w:val="20"/>
        </w:rPr>
        <w:t xml:space="preserve"> </w:t>
      </w:r>
      <w:r w:rsidRPr="00494C28">
        <w:rPr>
          <w:sz w:val="20"/>
          <w:szCs w:val="20"/>
        </w:rPr>
        <w:t>which would</w:t>
      </w:r>
      <w:r>
        <w:rPr>
          <w:sz w:val="20"/>
          <w:szCs w:val="20"/>
        </w:rPr>
        <w:t xml:space="preserve"> eliminate the need for IP22 EMMAs which are getting generated for </w:t>
      </w:r>
      <w:proofErr w:type="spellStart"/>
      <w:r w:rsidR="007F530C">
        <w:rPr>
          <w:color w:val="000000"/>
          <w:sz w:val="20"/>
          <w:szCs w:val="20"/>
        </w:rPr>
        <w:t>Fieldnet</w:t>
      </w:r>
      <w:proofErr w:type="spellEnd"/>
      <w:r>
        <w:rPr>
          <w:color w:val="000000"/>
          <w:sz w:val="20"/>
          <w:szCs w:val="20"/>
        </w:rPr>
        <w:t xml:space="preserve"> meter read uploads for</w:t>
      </w:r>
      <w:r w:rsidR="00776D53">
        <w:rPr>
          <w:color w:val="000000"/>
          <w:sz w:val="20"/>
          <w:szCs w:val="20"/>
        </w:rPr>
        <w:t xml:space="preserve"> 01 or</w:t>
      </w:r>
      <w:r>
        <w:rPr>
          <w:color w:val="000000"/>
          <w:sz w:val="20"/>
          <w:szCs w:val="20"/>
        </w:rPr>
        <w:t xml:space="preserve"> K1 meter read types where the new meter reading is </w:t>
      </w:r>
      <w:r w:rsidR="00B63968">
        <w:rPr>
          <w:color w:val="000000"/>
          <w:sz w:val="20"/>
          <w:szCs w:val="20"/>
        </w:rPr>
        <w:t>3 or 4</w:t>
      </w:r>
      <w:r>
        <w:rPr>
          <w:color w:val="000000"/>
          <w:sz w:val="20"/>
          <w:szCs w:val="20"/>
        </w:rPr>
        <w:t xml:space="preserve"> units below the previous reading</w:t>
      </w:r>
      <w:r w:rsidRPr="00494C28">
        <w:rPr>
          <w:sz w:val="20"/>
          <w:szCs w:val="20"/>
        </w:rPr>
        <w:t xml:space="preserve">, but not adjust the MR type and ensure that this would reset the consecutive estimate counter for the </w:t>
      </w:r>
      <w:proofErr w:type="spellStart"/>
      <w:r w:rsidR="007F530C">
        <w:rPr>
          <w:sz w:val="20"/>
          <w:szCs w:val="20"/>
        </w:rPr>
        <w:t>Fieldnet</w:t>
      </w:r>
      <w:proofErr w:type="spellEnd"/>
      <w:r w:rsidRPr="00494C28">
        <w:rPr>
          <w:sz w:val="20"/>
          <w:szCs w:val="20"/>
        </w:rPr>
        <w:t xml:space="preserve"> report. </w:t>
      </w:r>
      <w:r>
        <w:rPr>
          <w:sz w:val="20"/>
          <w:szCs w:val="20"/>
        </w:rPr>
        <w:t xml:space="preserve"> </w:t>
      </w:r>
    </w:p>
    <w:p w14:paraId="4C0C1FB1" w14:textId="77777777" w:rsidR="00494C28" w:rsidRDefault="00494C28" w:rsidP="00C45BFF">
      <w:pPr>
        <w:rPr>
          <w:i/>
          <w:color w:val="808080" w:themeColor="background1" w:themeShade="80"/>
          <w:sz w:val="20"/>
          <w:szCs w:val="20"/>
        </w:rPr>
      </w:pPr>
    </w:p>
    <w:p w14:paraId="25638024" w14:textId="77777777" w:rsidR="00021A34" w:rsidRDefault="00021A34" w:rsidP="00E268AE">
      <w:pPr>
        <w:rPr>
          <w:b/>
          <w:highlight w:val="lightGray"/>
          <w:u w:val="single"/>
        </w:rPr>
      </w:pPr>
    </w:p>
    <w:p w14:paraId="172F93B1" w14:textId="56B55312" w:rsidR="00E155C3" w:rsidRPr="00E268AE" w:rsidRDefault="00021A34" w:rsidP="00E268AE">
      <w:pPr>
        <w:rPr>
          <w:b/>
          <w:highlight w:val="lightGray"/>
          <w:u w:val="single"/>
        </w:rPr>
      </w:pPr>
      <w:proofErr w:type="gramStart"/>
      <w:r>
        <w:rPr>
          <w:b/>
          <w:highlight w:val="lightGray"/>
          <w:u w:val="single"/>
        </w:rPr>
        <w:t>Stakeholder Requirement A.</w:t>
      </w:r>
      <w:proofErr w:type="gramEnd"/>
    </w:p>
    <w:p w14:paraId="3758C6EF" w14:textId="77777777" w:rsidR="00EF3E1E" w:rsidRDefault="00EF3E1E" w:rsidP="00814853">
      <w:pPr>
        <w:rPr>
          <w:b/>
          <w:u w:val="single"/>
        </w:rPr>
      </w:pPr>
    </w:p>
    <w:p w14:paraId="04109D4B" w14:textId="78A39757" w:rsidR="009871CC" w:rsidRDefault="00EF3E1E" w:rsidP="009871CC">
      <w:pPr>
        <w:rPr>
          <w:bCs/>
          <w:i/>
          <w:sz w:val="20"/>
          <w:szCs w:val="20"/>
          <w:u w:val="single"/>
        </w:rPr>
      </w:pPr>
      <w:r w:rsidRPr="00DF4DE6">
        <w:rPr>
          <w:b/>
          <w:sz w:val="20"/>
          <w:szCs w:val="20"/>
        </w:rPr>
        <w:t>Production ECP Example</w:t>
      </w:r>
      <w:r w:rsidRPr="00DF4DE6">
        <w:rPr>
          <w:b/>
        </w:rPr>
        <w:t>:</w:t>
      </w:r>
    </w:p>
    <w:p w14:paraId="0C6EECC3" w14:textId="77777777" w:rsidR="009871CC" w:rsidRPr="009871CC" w:rsidRDefault="009871CC" w:rsidP="00E155C3">
      <w:pPr>
        <w:keepLines/>
        <w:ind w:left="360"/>
        <w:rPr>
          <w:bCs/>
          <w:sz w:val="20"/>
          <w:szCs w:val="20"/>
        </w:rPr>
      </w:pPr>
    </w:p>
    <w:p w14:paraId="4F6BECCF" w14:textId="24200760" w:rsidR="009871CC" w:rsidRDefault="00FE76E1" w:rsidP="00E155C3">
      <w:pPr>
        <w:keepLines/>
        <w:ind w:left="360"/>
        <w:rPr>
          <w:bCs/>
          <w:i/>
          <w:sz w:val="20"/>
          <w:szCs w:val="20"/>
          <w:u w:val="single"/>
        </w:rPr>
      </w:pPr>
      <w:r>
        <w:rPr>
          <w:bCs/>
          <w:sz w:val="20"/>
          <w:szCs w:val="20"/>
        </w:rPr>
        <w:t xml:space="preserve">The below are </w:t>
      </w:r>
      <w:r w:rsidR="00120EBC">
        <w:rPr>
          <w:bCs/>
          <w:sz w:val="20"/>
          <w:szCs w:val="20"/>
        </w:rPr>
        <w:t>two examples of accounts off by 3 and 4 units:</w:t>
      </w:r>
      <w:r>
        <w:rPr>
          <w:bCs/>
          <w:sz w:val="20"/>
          <w:szCs w:val="20"/>
        </w:rPr>
        <w:t xml:space="preserve"> </w:t>
      </w:r>
    </w:p>
    <w:p w14:paraId="5DDC69A3" w14:textId="77777777" w:rsidR="00702C10" w:rsidRDefault="00702C10" w:rsidP="00120EBC">
      <w:pPr>
        <w:keepLines/>
        <w:rPr>
          <w:bCs/>
          <w:i/>
          <w:sz w:val="20"/>
          <w:szCs w:val="20"/>
          <w:u w:val="single"/>
        </w:rPr>
      </w:pPr>
    </w:p>
    <w:p w14:paraId="68ACE7DC" w14:textId="11917752" w:rsidR="00120EBC" w:rsidRDefault="00120EBC" w:rsidP="00120EBC">
      <w:pPr>
        <w:keepLines/>
        <w:rPr>
          <w:bCs/>
          <w:i/>
          <w:sz w:val="20"/>
          <w:szCs w:val="20"/>
          <w:u w:val="single"/>
        </w:rPr>
      </w:pPr>
      <w:r>
        <w:rPr>
          <w:noProof/>
        </w:rPr>
        <w:lastRenderedPageBreak/>
        <w:drawing>
          <wp:inline distT="0" distB="0" distL="0" distR="0" wp14:anchorId="00869A2F" wp14:editId="18ABCAD8">
            <wp:extent cx="2705100" cy="3764280"/>
            <wp:effectExtent l="0" t="0" r="0" b="7620"/>
            <wp:docPr id="8" name="Picture 8" descr="cid:image001.png@01D24A42.E877F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24A42.E877FBC0"/>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2705100" cy="3764280"/>
                    </a:xfrm>
                    <a:prstGeom prst="rect">
                      <a:avLst/>
                    </a:prstGeom>
                    <a:noFill/>
                    <a:ln>
                      <a:noFill/>
                    </a:ln>
                  </pic:spPr>
                </pic:pic>
              </a:graphicData>
            </a:graphic>
          </wp:inline>
        </w:drawing>
      </w:r>
    </w:p>
    <w:p w14:paraId="149B36C5" w14:textId="77777777" w:rsidR="00120EBC" w:rsidRDefault="00120EBC" w:rsidP="00120EBC">
      <w:pPr>
        <w:keepLines/>
        <w:rPr>
          <w:bCs/>
          <w:i/>
          <w:sz w:val="20"/>
          <w:szCs w:val="20"/>
          <w:u w:val="single"/>
        </w:rPr>
      </w:pPr>
    </w:p>
    <w:p w14:paraId="2190DCF7" w14:textId="397DD298" w:rsidR="00120EBC" w:rsidRDefault="00120EBC" w:rsidP="00120EBC">
      <w:pPr>
        <w:keepLines/>
        <w:rPr>
          <w:bCs/>
          <w:i/>
          <w:sz w:val="20"/>
          <w:szCs w:val="20"/>
          <w:u w:val="single"/>
        </w:rPr>
      </w:pPr>
      <w:r>
        <w:rPr>
          <w:noProof/>
        </w:rPr>
        <w:drawing>
          <wp:inline distT="0" distB="0" distL="0" distR="0" wp14:anchorId="1C68C539" wp14:editId="255B4549">
            <wp:extent cx="4701540" cy="1790700"/>
            <wp:effectExtent l="0" t="0" r="3810" b="0"/>
            <wp:docPr id="9" name="Picture 9" descr="cid:image001.png@01D24A43.F742C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24A43.F742CC60"/>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701540" cy="1790700"/>
                    </a:xfrm>
                    <a:prstGeom prst="rect">
                      <a:avLst/>
                    </a:prstGeom>
                    <a:noFill/>
                    <a:ln>
                      <a:noFill/>
                    </a:ln>
                  </pic:spPr>
                </pic:pic>
              </a:graphicData>
            </a:graphic>
          </wp:inline>
        </w:drawing>
      </w:r>
    </w:p>
    <w:p w14:paraId="6F64811D" w14:textId="77777777" w:rsidR="00120EBC" w:rsidRDefault="00120EBC" w:rsidP="00E155C3">
      <w:pPr>
        <w:keepLines/>
        <w:ind w:left="360"/>
        <w:rPr>
          <w:bCs/>
          <w:i/>
          <w:sz w:val="20"/>
          <w:szCs w:val="20"/>
          <w:u w:val="single"/>
        </w:rPr>
      </w:pPr>
    </w:p>
    <w:p w14:paraId="7DBA21BA" w14:textId="77777777" w:rsidR="00120EBC" w:rsidRDefault="00120EBC" w:rsidP="00E155C3">
      <w:pPr>
        <w:keepLines/>
        <w:ind w:left="360"/>
        <w:rPr>
          <w:bCs/>
          <w:i/>
          <w:sz w:val="20"/>
          <w:szCs w:val="20"/>
          <w:u w:val="single"/>
        </w:rPr>
      </w:pPr>
    </w:p>
    <w:p w14:paraId="288057AE" w14:textId="47FDB67E" w:rsidR="00EF3E1E" w:rsidRDefault="00E155C3" w:rsidP="00814853">
      <w:pPr>
        <w:keepLines/>
        <w:ind w:left="360"/>
        <w:rPr>
          <w:bCs/>
          <w:i/>
          <w:sz w:val="20"/>
          <w:szCs w:val="20"/>
          <w:u w:val="single"/>
        </w:rPr>
      </w:pPr>
      <w:r w:rsidRPr="00B54F41">
        <w:rPr>
          <w:bCs/>
          <w:i/>
          <w:sz w:val="20"/>
          <w:szCs w:val="20"/>
          <w:u w:val="single"/>
        </w:rPr>
        <w:t xml:space="preserve">Solution </w:t>
      </w:r>
      <w:r w:rsidR="00914818" w:rsidRPr="00B54F41">
        <w:rPr>
          <w:bCs/>
          <w:i/>
          <w:sz w:val="20"/>
          <w:szCs w:val="20"/>
          <w:u w:val="single"/>
        </w:rPr>
        <w:t xml:space="preserve">(Functional) </w:t>
      </w:r>
      <w:r w:rsidR="00021A34">
        <w:rPr>
          <w:bCs/>
          <w:i/>
          <w:sz w:val="20"/>
          <w:szCs w:val="20"/>
          <w:u w:val="single"/>
        </w:rPr>
        <w:t>Requirement A.1</w:t>
      </w:r>
      <w:r w:rsidRPr="00B54F41">
        <w:rPr>
          <w:bCs/>
          <w:i/>
          <w:sz w:val="20"/>
          <w:szCs w:val="20"/>
          <w:u w:val="single"/>
        </w:rPr>
        <w:t xml:space="preserve"> </w:t>
      </w:r>
    </w:p>
    <w:p w14:paraId="6B4EDC62" w14:textId="77777777" w:rsidR="002520B9" w:rsidRDefault="002520B9" w:rsidP="00814853">
      <w:pPr>
        <w:keepLines/>
        <w:ind w:left="360"/>
        <w:rPr>
          <w:bCs/>
          <w:i/>
          <w:sz w:val="20"/>
          <w:szCs w:val="20"/>
          <w:u w:val="single"/>
        </w:rPr>
      </w:pPr>
    </w:p>
    <w:p w14:paraId="7A86E96F" w14:textId="1DC19BE7" w:rsidR="000D5867" w:rsidRPr="00FE76E1" w:rsidRDefault="000D5867" w:rsidP="000D5867">
      <w:r w:rsidRPr="00FE76E1">
        <w:t>To adjust the read received through the interface (which would eliminate the need for an EMMA)</w:t>
      </w:r>
      <w:r w:rsidR="009719AF">
        <w:t xml:space="preserve"> to match the previous meter reading</w:t>
      </w:r>
      <w:r w:rsidRPr="00FE76E1">
        <w:t xml:space="preserve">, but not adjust the MR type and ensure that this would reset the consecutive estimate counter for the </w:t>
      </w:r>
      <w:proofErr w:type="spellStart"/>
      <w:r w:rsidR="007F530C">
        <w:t>Fieldnet</w:t>
      </w:r>
      <w:proofErr w:type="spellEnd"/>
      <w:r w:rsidRPr="00FE76E1">
        <w:t xml:space="preserve"> report. </w:t>
      </w:r>
    </w:p>
    <w:p w14:paraId="37CE63C6" w14:textId="77777777" w:rsidR="00FE76E1" w:rsidRPr="00FE76E1" w:rsidRDefault="00FE76E1" w:rsidP="000D5867"/>
    <w:p w14:paraId="03D66864" w14:textId="3B669450" w:rsidR="00FE76E1" w:rsidRDefault="00B63968" w:rsidP="000D5867">
      <w:pPr>
        <w:rPr>
          <w:color w:val="1F497D"/>
        </w:rPr>
      </w:pPr>
      <w:r>
        <w:t xml:space="preserve">Need to add </w:t>
      </w:r>
      <w:del w:id="2" w:author="Dean E. Bournay" w:date="2016-12-08T13:48:00Z">
        <w:r w:rsidDel="00EA4361">
          <w:delText>subroutines for</w:delText>
        </w:r>
      </w:del>
      <w:r>
        <w:t xml:space="preserve"> 3 and 4 units to the below area: </w:t>
      </w:r>
      <w:del w:id="3" w:author="Dean E. Bournay" w:date="2016-12-08T13:48:00Z">
        <w:r w:rsidDel="00EA4361">
          <w:delText>(Rollover_3 and Rollover_4)</w:delText>
        </w:r>
      </w:del>
    </w:p>
    <w:p w14:paraId="536F866A" w14:textId="77777777" w:rsidR="00FE76E1" w:rsidRDefault="00FE76E1" w:rsidP="000D5867">
      <w:pPr>
        <w:rPr>
          <w:color w:val="1F497D"/>
        </w:rPr>
      </w:pPr>
    </w:p>
    <w:p w14:paraId="24B63F10" w14:textId="77777777" w:rsidR="000D5867" w:rsidRDefault="000D5867" w:rsidP="000D5867">
      <w:pPr>
        <w:rPr>
          <w:color w:val="1F497D"/>
        </w:rPr>
      </w:pPr>
    </w:p>
    <w:p w14:paraId="068B1F18" w14:textId="223497F7" w:rsidR="00FE76E1" w:rsidRDefault="00FE76E1" w:rsidP="00FE76E1">
      <w:pPr>
        <w:pStyle w:val="Heading3"/>
      </w:pPr>
      <w:r>
        <w:t>_____________________________________________________________________</w:t>
      </w:r>
    </w:p>
    <w:p w14:paraId="4570D024" w14:textId="1E045C40" w:rsidR="00FE76E1" w:rsidRDefault="007F530C" w:rsidP="00FE76E1">
      <w:pPr>
        <w:pStyle w:val="Heading3"/>
      </w:pPr>
      <w:proofErr w:type="spellStart"/>
      <w:r>
        <w:t>Fieldnet</w:t>
      </w:r>
      <w:r w:rsidR="00FE76E1">
        <w:t>meter</w:t>
      </w:r>
      <w:proofErr w:type="spellEnd"/>
      <w:r w:rsidR="00FE76E1">
        <w:t xml:space="preserve"> read upload</w:t>
      </w:r>
    </w:p>
    <w:p w14:paraId="7AD9DCE2" w14:textId="5C8B3587" w:rsidR="00E86114" w:rsidRDefault="007F530C" w:rsidP="00FE76E1">
      <w:r>
        <w:t xml:space="preserve">Existing </w:t>
      </w:r>
      <w:r w:rsidR="00FE76E1">
        <w:t>subroutines CHECK_FOR_ROLLOVER and CHECK_FOR_ROLLOVER_2</w:t>
      </w:r>
      <w:r>
        <w:t xml:space="preserve"> in the program include LZ_ISU_DM_MR_UPLOADF01 adjust new meter reading results received by SAP from </w:t>
      </w:r>
      <w:proofErr w:type="spellStart"/>
      <w:r>
        <w:t>Fieldnet</w:t>
      </w:r>
      <w:proofErr w:type="spellEnd"/>
      <w:r>
        <w:t xml:space="preserve"> which are a MR Type of actual or verified (01 or K1) and 1 or 2 units below the prior read</w:t>
      </w:r>
      <w:r w:rsidR="00FE76E1">
        <w:t>.</w:t>
      </w:r>
      <w:r>
        <w:t xml:space="preserve"> </w:t>
      </w:r>
    </w:p>
    <w:p w14:paraId="5DDDE2EA" w14:textId="77777777" w:rsidR="00E86114" w:rsidRDefault="00E86114" w:rsidP="00FE76E1"/>
    <w:p w14:paraId="13EDDBE2" w14:textId="13C0F402" w:rsidR="00FE76E1" w:rsidRDefault="007F530C" w:rsidP="00FE76E1">
      <w:pPr>
        <w:rPr>
          <w:rFonts w:eastAsiaTheme="minorHAnsi"/>
        </w:rPr>
      </w:pPr>
      <w:r>
        <w:lastRenderedPageBreak/>
        <w:t xml:space="preserve">Matching the form and </w:t>
      </w:r>
      <w:r w:rsidR="00630C2B">
        <w:t xml:space="preserve">function of the existing subroutines, </w:t>
      </w:r>
      <w:ins w:id="4" w:author="Dean E. Bournay" w:date="2016-12-08T13:51:00Z">
        <w:r w:rsidR="004E014F">
          <w:t xml:space="preserve">add </w:t>
        </w:r>
      </w:ins>
      <w:del w:id="5" w:author="Dean E. Bournay" w:date="2016-12-08T13:51:00Z">
        <w:r w:rsidR="00630C2B" w:rsidDel="004E014F">
          <w:delText>create</w:delText>
        </w:r>
        <w:r w:rsidR="00E86114" w:rsidDel="004E014F">
          <w:delText xml:space="preserve"> two</w:delText>
        </w:r>
        <w:r w:rsidR="00630C2B" w:rsidDel="004E014F">
          <w:delText xml:space="preserve"> additional subroutines</w:delText>
        </w:r>
      </w:del>
      <w:del w:id="6" w:author="Dean E. Bournay" w:date="2016-12-08T13:52:00Z">
        <w:r w:rsidR="00630C2B" w:rsidDel="004E014F">
          <w:delText xml:space="preserve"> for</w:delText>
        </w:r>
      </w:del>
      <w:r w:rsidR="00630C2B">
        <w:t xml:space="preserve"> 3 and 4 units below the prior read, adjusting the MR result to the prior result for actual or verified (01 or K1) reads without adjusting the MR type, leaving it as actual or verified.</w:t>
      </w:r>
    </w:p>
    <w:p w14:paraId="271928AC" w14:textId="6DA6EC91" w:rsidR="00FE76E1" w:rsidRDefault="00FE76E1" w:rsidP="00FE76E1">
      <w:r>
        <w:rPr>
          <w:noProof/>
        </w:rPr>
        <w:drawing>
          <wp:inline distT="0" distB="0" distL="0" distR="0" wp14:anchorId="5071D966" wp14:editId="190EF3AD">
            <wp:extent cx="5791200" cy="1760220"/>
            <wp:effectExtent l="0" t="0" r="0" b="0"/>
            <wp:docPr id="43" name="Picture 43" descr="cid:image002.jpg@01D24193.DC6F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2.jpg@01D24193.DC6F8620"/>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5791200" cy="1760220"/>
                    </a:xfrm>
                    <a:prstGeom prst="rect">
                      <a:avLst/>
                    </a:prstGeom>
                    <a:noFill/>
                    <a:ln>
                      <a:noFill/>
                    </a:ln>
                  </pic:spPr>
                </pic:pic>
              </a:graphicData>
            </a:graphic>
          </wp:inline>
        </w:drawing>
      </w:r>
    </w:p>
    <w:p w14:paraId="0B3A1179" w14:textId="25D88399" w:rsidR="00FE76E1" w:rsidRDefault="00FE76E1" w:rsidP="00FE76E1">
      <w:r>
        <w:rPr>
          <w:noProof/>
        </w:rPr>
        <w:drawing>
          <wp:inline distT="0" distB="0" distL="0" distR="0" wp14:anchorId="3AADF9C4" wp14:editId="04F0D2ED">
            <wp:extent cx="5623560" cy="1775460"/>
            <wp:effectExtent l="0" t="0" r="0" b="0"/>
            <wp:docPr id="42" name="Picture 42" descr="cid:image003.jpg@01D24193.DC6F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jpg@01D24193.DC6F8620"/>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5623560" cy="1775460"/>
                    </a:xfrm>
                    <a:prstGeom prst="rect">
                      <a:avLst/>
                    </a:prstGeom>
                    <a:noFill/>
                    <a:ln>
                      <a:noFill/>
                    </a:ln>
                  </pic:spPr>
                </pic:pic>
              </a:graphicData>
            </a:graphic>
          </wp:inline>
        </w:drawing>
      </w:r>
    </w:p>
    <w:p w14:paraId="5B1E749B" w14:textId="77777777" w:rsidR="00B6170F" w:rsidRDefault="00B6170F" w:rsidP="00FE76E1"/>
    <w:p w14:paraId="3A6C3FCA" w14:textId="77777777" w:rsidR="00B6170F" w:rsidRDefault="00B6170F" w:rsidP="00FE76E1"/>
    <w:p w14:paraId="07BA4EFE" w14:textId="77777777" w:rsidR="00B6170F" w:rsidRDefault="00B6170F" w:rsidP="00FE76E1"/>
    <w:p w14:paraId="0A771D30" w14:textId="77777777" w:rsidR="000D5867" w:rsidRDefault="000D5867" w:rsidP="002520B9"/>
    <w:p w14:paraId="2E626DBA" w14:textId="5A1830A5" w:rsidR="00781016" w:rsidRPr="00956D97" w:rsidRDefault="00781016" w:rsidP="00781016">
      <w:pPr>
        <w:rPr>
          <w:u w:val="single"/>
        </w:rPr>
      </w:pPr>
      <w:r w:rsidRPr="00956D97">
        <w:rPr>
          <w:b/>
          <w:bCs/>
          <w:highlight w:val="lightGray"/>
          <w:u w:val="single"/>
        </w:rPr>
        <w:t>Testing Considerations</w:t>
      </w:r>
    </w:p>
    <w:p w14:paraId="5CBA0B47" w14:textId="77777777" w:rsidR="006B1635" w:rsidRPr="00956D97" w:rsidRDefault="006B1635" w:rsidP="006B1635">
      <w:pPr>
        <w:rPr>
          <w:u w:val="single"/>
        </w:rPr>
      </w:pPr>
    </w:p>
    <w:tbl>
      <w:tblPr>
        <w:tblStyle w:val="TableGrid"/>
        <w:tblW w:w="9320" w:type="dxa"/>
        <w:tblLook w:val="04A0" w:firstRow="1" w:lastRow="0" w:firstColumn="1" w:lastColumn="0" w:noHBand="0" w:noVBand="1"/>
      </w:tblPr>
      <w:tblGrid>
        <w:gridCol w:w="760"/>
        <w:gridCol w:w="4340"/>
        <w:gridCol w:w="4220"/>
      </w:tblGrid>
      <w:tr w:rsidR="006B1635" w:rsidRPr="002D2373" w14:paraId="782B65B1" w14:textId="77777777" w:rsidTr="00DE3E07">
        <w:trPr>
          <w:trHeight w:val="300"/>
        </w:trPr>
        <w:tc>
          <w:tcPr>
            <w:tcW w:w="760" w:type="dxa"/>
            <w:noWrap/>
            <w:hideMark/>
          </w:tcPr>
          <w:p w14:paraId="684F7AC2" w14:textId="77777777" w:rsidR="006B1635" w:rsidRPr="002D2373" w:rsidRDefault="006B1635" w:rsidP="00DE3E07">
            <w:pPr>
              <w:rPr>
                <w:b/>
                <w:bCs/>
                <w:color w:val="000000"/>
              </w:rPr>
            </w:pPr>
            <w:r w:rsidRPr="002D2373">
              <w:rPr>
                <w:b/>
                <w:bCs/>
                <w:color w:val="000000"/>
              </w:rPr>
              <w:t>Sr. No.</w:t>
            </w:r>
          </w:p>
        </w:tc>
        <w:tc>
          <w:tcPr>
            <w:tcW w:w="4340" w:type="dxa"/>
            <w:noWrap/>
            <w:hideMark/>
          </w:tcPr>
          <w:p w14:paraId="4C2547C2" w14:textId="77777777" w:rsidR="006B1635" w:rsidRPr="002D2373" w:rsidRDefault="006B1635" w:rsidP="00DE3E07">
            <w:pPr>
              <w:rPr>
                <w:b/>
                <w:bCs/>
                <w:color w:val="000000"/>
              </w:rPr>
            </w:pPr>
            <w:r w:rsidRPr="002D2373">
              <w:rPr>
                <w:b/>
                <w:bCs/>
                <w:color w:val="000000"/>
              </w:rPr>
              <w:t>Test Case</w:t>
            </w:r>
          </w:p>
        </w:tc>
        <w:tc>
          <w:tcPr>
            <w:tcW w:w="4220" w:type="dxa"/>
            <w:noWrap/>
            <w:hideMark/>
          </w:tcPr>
          <w:p w14:paraId="4D3EAACD" w14:textId="77777777" w:rsidR="006B1635" w:rsidRPr="002D2373" w:rsidRDefault="006B1635" w:rsidP="00DE3E07">
            <w:pPr>
              <w:rPr>
                <w:b/>
                <w:bCs/>
                <w:color w:val="000000"/>
              </w:rPr>
            </w:pPr>
            <w:r w:rsidRPr="002D2373">
              <w:rPr>
                <w:b/>
                <w:bCs/>
                <w:color w:val="000000"/>
              </w:rPr>
              <w:t>Expected results</w:t>
            </w:r>
          </w:p>
        </w:tc>
      </w:tr>
      <w:tr w:rsidR="00776D53" w:rsidRPr="002D2373" w14:paraId="3EFE6A33" w14:textId="77777777" w:rsidTr="00776D53">
        <w:trPr>
          <w:trHeight w:val="827"/>
        </w:trPr>
        <w:tc>
          <w:tcPr>
            <w:tcW w:w="760" w:type="dxa"/>
            <w:noWrap/>
          </w:tcPr>
          <w:p w14:paraId="31E3C258" w14:textId="00452C20" w:rsidR="00776D53" w:rsidRPr="00776D53" w:rsidRDefault="00776D53" w:rsidP="00DE3E07">
            <w:pPr>
              <w:rPr>
                <w:bCs/>
                <w:color w:val="000000"/>
              </w:rPr>
            </w:pPr>
            <w:r>
              <w:rPr>
                <w:bCs/>
                <w:color w:val="000000"/>
              </w:rPr>
              <w:t>1</w:t>
            </w:r>
          </w:p>
        </w:tc>
        <w:tc>
          <w:tcPr>
            <w:tcW w:w="4340" w:type="dxa"/>
            <w:noWrap/>
          </w:tcPr>
          <w:p w14:paraId="09A384A3" w14:textId="07CB0EDE" w:rsidR="00776D53" w:rsidRPr="002D2373" w:rsidRDefault="00776D53" w:rsidP="00B63968">
            <w:pPr>
              <w:rPr>
                <w:b/>
                <w:bCs/>
                <w:color w:val="000000"/>
              </w:rPr>
            </w:pPr>
            <w:r>
              <w:rPr>
                <w:color w:val="000000"/>
              </w:rPr>
              <w:t xml:space="preserve">Upload </w:t>
            </w:r>
            <w:proofErr w:type="spellStart"/>
            <w:r w:rsidR="007F530C">
              <w:rPr>
                <w:color w:val="000000"/>
              </w:rPr>
              <w:t>Fieldnet</w:t>
            </w:r>
            <w:proofErr w:type="spellEnd"/>
            <w:r>
              <w:rPr>
                <w:color w:val="000000"/>
              </w:rPr>
              <w:t xml:space="preserve"> meter read with 01 meter read type and meter reading </w:t>
            </w:r>
            <w:r w:rsidR="00B63968">
              <w:rPr>
                <w:color w:val="000000"/>
              </w:rPr>
              <w:t>three</w:t>
            </w:r>
            <w:r>
              <w:rPr>
                <w:color w:val="000000"/>
              </w:rPr>
              <w:t xml:space="preserve"> below previous meter read</w:t>
            </w:r>
          </w:p>
        </w:tc>
        <w:tc>
          <w:tcPr>
            <w:tcW w:w="4220" w:type="dxa"/>
            <w:noWrap/>
          </w:tcPr>
          <w:p w14:paraId="61240C72" w14:textId="140611E0" w:rsidR="00776D53" w:rsidRPr="003E5850" w:rsidRDefault="003E5850" w:rsidP="00DE3E07">
            <w:pPr>
              <w:rPr>
                <w:bCs/>
                <w:color w:val="000000"/>
              </w:rPr>
            </w:pPr>
            <w:r w:rsidRPr="003E5850">
              <w:rPr>
                <w:bCs/>
                <w:color w:val="000000"/>
              </w:rPr>
              <w:t>The read is adjusted</w:t>
            </w:r>
            <w:r>
              <w:rPr>
                <w:bCs/>
                <w:color w:val="000000"/>
              </w:rPr>
              <w:t xml:space="preserve"> to the prior read</w:t>
            </w:r>
            <w:r w:rsidRPr="003E5850">
              <w:rPr>
                <w:bCs/>
                <w:color w:val="000000"/>
              </w:rPr>
              <w:t xml:space="preserve">, the meter read type is not, the consecutive estimate counter for the </w:t>
            </w:r>
            <w:proofErr w:type="spellStart"/>
            <w:r w:rsidR="007F530C">
              <w:rPr>
                <w:bCs/>
                <w:color w:val="000000"/>
              </w:rPr>
              <w:t>Fieldnet</w:t>
            </w:r>
            <w:proofErr w:type="spellEnd"/>
            <w:r w:rsidRPr="003E5850">
              <w:rPr>
                <w:bCs/>
                <w:color w:val="000000"/>
              </w:rPr>
              <w:t xml:space="preserve"> report is reset</w:t>
            </w:r>
          </w:p>
        </w:tc>
      </w:tr>
      <w:tr w:rsidR="003E5850" w:rsidRPr="002D2373" w14:paraId="1FCF61FB" w14:textId="77777777" w:rsidTr="00DE3E07">
        <w:trPr>
          <w:trHeight w:val="300"/>
        </w:trPr>
        <w:tc>
          <w:tcPr>
            <w:tcW w:w="760" w:type="dxa"/>
            <w:noWrap/>
          </w:tcPr>
          <w:p w14:paraId="30525929" w14:textId="4AF5B6EC" w:rsidR="003E5850" w:rsidRPr="00776D53" w:rsidRDefault="003E5850" w:rsidP="00DE3E07">
            <w:pPr>
              <w:rPr>
                <w:bCs/>
                <w:color w:val="000000"/>
              </w:rPr>
            </w:pPr>
            <w:r>
              <w:rPr>
                <w:bCs/>
                <w:color w:val="000000"/>
              </w:rPr>
              <w:t>2</w:t>
            </w:r>
          </w:p>
        </w:tc>
        <w:tc>
          <w:tcPr>
            <w:tcW w:w="4340" w:type="dxa"/>
            <w:noWrap/>
          </w:tcPr>
          <w:p w14:paraId="62334C8A" w14:textId="47E86CD5" w:rsidR="003E5850" w:rsidRPr="002D2373" w:rsidRDefault="003E5850" w:rsidP="00B63968">
            <w:pPr>
              <w:rPr>
                <w:b/>
                <w:bCs/>
                <w:color w:val="000000"/>
              </w:rPr>
            </w:pPr>
            <w:r>
              <w:rPr>
                <w:color w:val="000000"/>
              </w:rPr>
              <w:t xml:space="preserve">Upload </w:t>
            </w:r>
            <w:proofErr w:type="spellStart"/>
            <w:r w:rsidR="007F530C">
              <w:rPr>
                <w:color w:val="000000"/>
              </w:rPr>
              <w:t>Fieldnet</w:t>
            </w:r>
            <w:proofErr w:type="spellEnd"/>
            <w:r>
              <w:rPr>
                <w:color w:val="000000"/>
              </w:rPr>
              <w:t xml:space="preserve"> meter read with K1 meter read type and meter reading </w:t>
            </w:r>
            <w:r w:rsidR="00B63968">
              <w:rPr>
                <w:color w:val="000000"/>
              </w:rPr>
              <w:t>three</w:t>
            </w:r>
            <w:r>
              <w:rPr>
                <w:color w:val="000000"/>
              </w:rPr>
              <w:t xml:space="preserve"> below previous meter read</w:t>
            </w:r>
          </w:p>
        </w:tc>
        <w:tc>
          <w:tcPr>
            <w:tcW w:w="4220" w:type="dxa"/>
            <w:noWrap/>
          </w:tcPr>
          <w:p w14:paraId="650C3162" w14:textId="3AA3F288" w:rsidR="003E5850" w:rsidRPr="002D2373" w:rsidRDefault="003E5850" w:rsidP="00DE3E07">
            <w:pPr>
              <w:rPr>
                <w:b/>
                <w:bCs/>
                <w:color w:val="000000"/>
              </w:rPr>
            </w:pPr>
            <w:r w:rsidRPr="00C50D2D">
              <w:rPr>
                <w:bCs/>
                <w:color w:val="000000"/>
              </w:rPr>
              <w:t xml:space="preserve">The read is adjusted to the prior read, the meter read type is not, the consecutive estimate counter for the </w:t>
            </w:r>
            <w:proofErr w:type="spellStart"/>
            <w:r w:rsidR="007F530C">
              <w:rPr>
                <w:bCs/>
                <w:color w:val="000000"/>
              </w:rPr>
              <w:t>Fieldnet</w:t>
            </w:r>
            <w:proofErr w:type="spellEnd"/>
            <w:r w:rsidRPr="00C50D2D">
              <w:rPr>
                <w:bCs/>
                <w:color w:val="000000"/>
              </w:rPr>
              <w:t xml:space="preserve"> report is reset</w:t>
            </w:r>
          </w:p>
        </w:tc>
      </w:tr>
      <w:tr w:rsidR="003E5850" w:rsidRPr="002D2373" w14:paraId="5616A7E1" w14:textId="77777777" w:rsidTr="00776D53">
        <w:trPr>
          <w:trHeight w:val="926"/>
        </w:trPr>
        <w:tc>
          <w:tcPr>
            <w:tcW w:w="760" w:type="dxa"/>
            <w:noWrap/>
          </w:tcPr>
          <w:p w14:paraId="33E934BB" w14:textId="0673A776" w:rsidR="003E5850" w:rsidRPr="002D2373" w:rsidRDefault="003E5850" w:rsidP="00776D53">
            <w:pPr>
              <w:rPr>
                <w:color w:val="000000"/>
              </w:rPr>
            </w:pPr>
            <w:r>
              <w:rPr>
                <w:bCs/>
                <w:color w:val="000000"/>
              </w:rPr>
              <w:t>3</w:t>
            </w:r>
          </w:p>
        </w:tc>
        <w:tc>
          <w:tcPr>
            <w:tcW w:w="4340" w:type="dxa"/>
          </w:tcPr>
          <w:p w14:paraId="238403F1" w14:textId="3E9C2C5D" w:rsidR="003E5850" w:rsidRPr="00DF7B9F" w:rsidRDefault="003E5850" w:rsidP="00B63968">
            <w:pPr>
              <w:rPr>
                <w:color w:val="000000"/>
              </w:rPr>
            </w:pPr>
            <w:r>
              <w:rPr>
                <w:color w:val="000000"/>
              </w:rPr>
              <w:t xml:space="preserve">Upload </w:t>
            </w:r>
            <w:proofErr w:type="spellStart"/>
            <w:r w:rsidR="007F530C">
              <w:rPr>
                <w:color w:val="000000"/>
              </w:rPr>
              <w:t>Fieldnet</w:t>
            </w:r>
            <w:proofErr w:type="spellEnd"/>
            <w:r>
              <w:rPr>
                <w:color w:val="000000"/>
              </w:rPr>
              <w:t xml:space="preserve"> meter read with 01 meter read type and meter reading </w:t>
            </w:r>
            <w:r w:rsidR="00B63968">
              <w:rPr>
                <w:color w:val="000000"/>
              </w:rPr>
              <w:t>four</w:t>
            </w:r>
            <w:r>
              <w:rPr>
                <w:color w:val="000000"/>
              </w:rPr>
              <w:t xml:space="preserve"> below previous meter read</w:t>
            </w:r>
          </w:p>
        </w:tc>
        <w:tc>
          <w:tcPr>
            <w:tcW w:w="4220" w:type="dxa"/>
          </w:tcPr>
          <w:p w14:paraId="1A980C25" w14:textId="085EC747" w:rsidR="003E5850" w:rsidRPr="002D2373" w:rsidRDefault="003E5850" w:rsidP="00E1633D">
            <w:pPr>
              <w:rPr>
                <w:color w:val="000000"/>
              </w:rPr>
            </w:pPr>
            <w:r w:rsidRPr="00C50D2D">
              <w:rPr>
                <w:bCs/>
                <w:color w:val="000000"/>
              </w:rPr>
              <w:t xml:space="preserve">The read is adjusted to the prior read, the meter read type is not, the consecutive estimate counter for the </w:t>
            </w:r>
            <w:proofErr w:type="spellStart"/>
            <w:r w:rsidR="007F530C">
              <w:rPr>
                <w:bCs/>
                <w:color w:val="000000"/>
              </w:rPr>
              <w:t>Fieldnet</w:t>
            </w:r>
            <w:proofErr w:type="spellEnd"/>
            <w:r w:rsidRPr="00C50D2D">
              <w:rPr>
                <w:bCs/>
                <w:color w:val="000000"/>
              </w:rPr>
              <w:t xml:space="preserve"> report is reset</w:t>
            </w:r>
          </w:p>
        </w:tc>
      </w:tr>
      <w:tr w:rsidR="003E5850" w:rsidRPr="002D2373" w14:paraId="0A05AFAC" w14:textId="77777777" w:rsidTr="00776D53">
        <w:trPr>
          <w:trHeight w:val="890"/>
        </w:trPr>
        <w:tc>
          <w:tcPr>
            <w:tcW w:w="760" w:type="dxa"/>
            <w:noWrap/>
          </w:tcPr>
          <w:p w14:paraId="3E3344AC" w14:textId="03D9F9DE" w:rsidR="003E5850" w:rsidRDefault="003E5850" w:rsidP="00776D53">
            <w:pPr>
              <w:rPr>
                <w:color w:val="000000"/>
              </w:rPr>
            </w:pPr>
            <w:r>
              <w:rPr>
                <w:bCs/>
                <w:color w:val="000000"/>
              </w:rPr>
              <w:t>4</w:t>
            </w:r>
          </w:p>
        </w:tc>
        <w:tc>
          <w:tcPr>
            <w:tcW w:w="4340" w:type="dxa"/>
          </w:tcPr>
          <w:p w14:paraId="35B14362" w14:textId="370F99F4" w:rsidR="003E5850" w:rsidRPr="000B7416" w:rsidRDefault="003E5850" w:rsidP="00B63968">
            <w:pPr>
              <w:rPr>
                <w:color w:val="000000"/>
              </w:rPr>
            </w:pPr>
            <w:r>
              <w:rPr>
                <w:color w:val="000000"/>
              </w:rPr>
              <w:t xml:space="preserve">Upload </w:t>
            </w:r>
            <w:proofErr w:type="spellStart"/>
            <w:r w:rsidR="007F530C">
              <w:rPr>
                <w:color w:val="000000"/>
              </w:rPr>
              <w:t>Fieldnet</w:t>
            </w:r>
            <w:proofErr w:type="spellEnd"/>
            <w:r>
              <w:rPr>
                <w:color w:val="000000"/>
              </w:rPr>
              <w:t xml:space="preserve"> meter read with K1 meter read type and meter reading </w:t>
            </w:r>
            <w:r w:rsidR="00B63968">
              <w:rPr>
                <w:color w:val="000000"/>
              </w:rPr>
              <w:t>four</w:t>
            </w:r>
            <w:r>
              <w:rPr>
                <w:color w:val="000000"/>
              </w:rPr>
              <w:t xml:space="preserve"> below previous meter read</w:t>
            </w:r>
          </w:p>
        </w:tc>
        <w:tc>
          <w:tcPr>
            <w:tcW w:w="4220" w:type="dxa"/>
          </w:tcPr>
          <w:p w14:paraId="6C72C53D" w14:textId="6C91F117" w:rsidR="003E5850" w:rsidRDefault="003E5850" w:rsidP="00E1633D">
            <w:pPr>
              <w:rPr>
                <w:color w:val="000000"/>
              </w:rPr>
            </w:pPr>
            <w:r w:rsidRPr="00C50D2D">
              <w:rPr>
                <w:bCs/>
                <w:color w:val="000000"/>
              </w:rPr>
              <w:t xml:space="preserve">The read is adjusted to the prior read, the meter read type is not, the consecutive estimate counter for the </w:t>
            </w:r>
            <w:proofErr w:type="spellStart"/>
            <w:r w:rsidR="007F530C">
              <w:rPr>
                <w:bCs/>
                <w:color w:val="000000"/>
              </w:rPr>
              <w:t>Fieldnet</w:t>
            </w:r>
            <w:proofErr w:type="spellEnd"/>
            <w:r w:rsidRPr="00C50D2D">
              <w:rPr>
                <w:bCs/>
                <w:color w:val="000000"/>
              </w:rPr>
              <w:t xml:space="preserve"> report is reset</w:t>
            </w:r>
          </w:p>
        </w:tc>
      </w:tr>
    </w:tbl>
    <w:p w14:paraId="573BBA59" w14:textId="77777777" w:rsidR="00914818" w:rsidRDefault="00914818" w:rsidP="00914818">
      <w:pPr>
        <w:keepLines/>
        <w:rPr>
          <w:b/>
          <w:bCs/>
          <w:highlight w:val="lightGray"/>
          <w:u w:val="single"/>
        </w:rPr>
      </w:pPr>
    </w:p>
    <w:p w14:paraId="4FF02C04" w14:textId="77777777" w:rsidR="00277268" w:rsidRDefault="00277268" w:rsidP="00914818">
      <w:pPr>
        <w:keepLines/>
        <w:rPr>
          <w:b/>
          <w:bCs/>
          <w:highlight w:val="lightGray"/>
          <w:u w:val="single"/>
        </w:rPr>
      </w:pPr>
    </w:p>
    <w:tbl>
      <w:tblPr>
        <w:tblStyle w:val="TableGrid"/>
        <w:tblW w:w="0" w:type="auto"/>
        <w:tblLook w:val="04A0" w:firstRow="1" w:lastRow="0" w:firstColumn="1" w:lastColumn="0" w:noHBand="0" w:noVBand="1"/>
      </w:tblPr>
      <w:tblGrid>
        <w:gridCol w:w="3978"/>
        <w:gridCol w:w="2430"/>
        <w:gridCol w:w="4500"/>
      </w:tblGrid>
      <w:tr w:rsidR="00C37AF9" w14:paraId="5900F91F" w14:textId="77777777" w:rsidTr="00C37AF9">
        <w:trPr>
          <w:gridAfter w:val="1"/>
          <w:wAfter w:w="4500" w:type="dxa"/>
          <w:trHeight w:val="287"/>
        </w:trPr>
        <w:tc>
          <w:tcPr>
            <w:tcW w:w="6408" w:type="dxa"/>
            <w:gridSpan w:val="2"/>
            <w:shd w:val="clear" w:color="auto" w:fill="BFBFBF" w:themeFill="background1" w:themeFillShade="BF"/>
          </w:tcPr>
          <w:p w14:paraId="5900F91E" w14:textId="0886DF54" w:rsidR="00C37AF9" w:rsidRPr="00064CCC" w:rsidRDefault="00C37AF9" w:rsidP="00064CCC">
            <w:pPr>
              <w:rPr>
                <w:b/>
              </w:rPr>
            </w:pPr>
            <w:r>
              <w:rPr>
                <w:b/>
              </w:rPr>
              <w:t>Additional Considerations</w:t>
            </w:r>
            <w:r w:rsidR="00952DCB">
              <w:rPr>
                <w:b/>
              </w:rPr>
              <w:t xml:space="preserve"> (Optional)</w:t>
            </w:r>
          </w:p>
        </w:tc>
      </w:tr>
      <w:tr w:rsidR="00064CCC" w14:paraId="5900F922" w14:textId="77777777" w:rsidTr="00C37AF9">
        <w:tc>
          <w:tcPr>
            <w:tcW w:w="3978" w:type="dxa"/>
            <w:shd w:val="clear" w:color="auto" w:fill="BFBFBF" w:themeFill="background1" w:themeFillShade="BF"/>
          </w:tcPr>
          <w:p w14:paraId="5900F920" w14:textId="77777777" w:rsidR="00064CCC" w:rsidRPr="00064CCC" w:rsidRDefault="00064CCC">
            <w:pPr>
              <w:rPr>
                <w:b/>
              </w:rPr>
            </w:pPr>
            <w:r w:rsidRPr="00064CCC">
              <w:rPr>
                <w:b/>
              </w:rPr>
              <w:lastRenderedPageBreak/>
              <w:t xml:space="preserve"> </w:t>
            </w:r>
            <w:r w:rsidRPr="007D6E90">
              <w:rPr>
                <w:i/>
              </w:rPr>
              <w:t>(don’t forget about these – create a full section if needed</w:t>
            </w:r>
            <w:r w:rsidR="007D6E90" w:rsidRPr="007D6E90">
              <w:rPr>
                <w:i/>
              </w:rPr>
              <w:t xml:space="preserve"> or include in existing sections above</w:t>
            </w:r>
            <w:r w:rsidRPr="007D6E90">
              <w:rPr>
                <w:i/>
              </w:rPr>
              <w:t>)</w:t>
            </w:r>
          </w:p>
        </w:tc>
        <w:tc>
          <w:tcPr>
            <w:tcW w:w="6930" w:type="dxa"/>
            <w:gridSpan w:val="2"/>
            <w:shd w:val="clear" w:color="auto" w:fill="BFBFBF" w:themeFill="background1" w:themeFillShade="BF"/>
          </w:tcPr>
          <w:p w14:paraId="5900F921" w14:textId="77777777" w:rsidR="00064CCC" w:rsidRPr="00064CCC" w:rsidRDefault="00064CCC" w:rsidP="00064CCC">
            <w:pPr>
              <w:rPr>
                <w:b/>
              </w:rPr>
            </w:pPr>
            <w:r w:rsidRPr="00064CCC">
              <w:rPr>
                <w:b/>
              </w:rPr>
              <w:t xml:space="preserve">Notes/Detail </w:t>
            </w:r>
            <w:r w:rsidRPr="007D6E90">
              <w:rPr>
                <w:i/>
              </w:rPr>
              <w:t xml:space="preserve">(ref. docs, details, elaboration, contacts, </w:t>
            </w:r>
            <w:proofErr w:type="spellStart"/>
            <w:r w:rsidRPr="007D6E90">
              <w:rPr>
                <w:i/>
              </w:rPr>
              <w:t>etc</w:t>
            </w:r>
            <w:proofErr w:type="spellEnd"/>
            <w:r w:rsidRPr="007D6E90">
              <w:rPr>
                <w:i/>
              </w:rPr>
              <w:t>)</w:t>
            </w:r>
          </w:p>
        </w:tc>
      </w:tr>
      <w:tr w:rsidR="00064CCC" w:rsidRPr="00064CCC" w14:paraId="5900F925" w14:textId="77777777" w:rsidTr="00C37AF9">
        <w:tc>
          <w:tcPr>
            <w:tcW w:w="3978" w:type="dxa"/>
          </w:tcPr>
          <w:p w14:paraId="5900F923" w14:textId="77777777" w:rsidR="00064CCC" w:rsidRPr="00064CCC" w:rsidRDefault="00064CCC">
            <w:pPr>
              <w:rPr>
                <w:rFonts w:asciiTheme="minorHAnsi" w:hAnsiTheme="minorHAnsi" w:cstheme="minorHAnsi"/>
                <w:sz w:val="18"/>
                <w:szCs w:val="18"/>
              </w:rPr>
            </w:pPr>
            <w:r w:rsidRPr="00064CCC">
              <w:rPr>
                <w:rFonts w:asciiTheme="minorHAnsi" w:hAnsiTheme="minorHAnsi" w:cstheme="minorHAnsi"/>
                <w:sz w:val="18"/>
                <w:szCs w:val="18"/>
              </w:rPr>
              <w:t>Storage</w:t>
            </w:r>
          </w:p>
        </w:tc>
        <w:tc>
          <w:tcPr>
            <w:tcW w:w="6930" w:type="dxa"/>
            <w:gridSpan w:val="2"/>
          </w:tcPr>
          <w:p w14:paraId="5900F924" w14:textId="77777777" w:rsidR="00064CCC" w:rsidRPr="00C37AF9" w:rsidRDefault="0073442B">
            <w:pPr>
              <w:rPr>
                <w:rFonts w:asciiTheme="minorHAnsi" w:hAnsiTheme="minorHAnsi" w:cstheme="minorHAnsi"/>
                <w:i/>
                <w:sz w:val="18"/>
                <w:szCs w:val="18"/>
              </w:rPr>
            </w:pPr>
            <w:r w:rsidRPr="00C37AF9">
              <w:rPr>
                <w:rFonts w:asciiTheme="minorHAnsi" w:hAnsiTheme="minorHAnsi" w:cstheme="minorHAnsi"/>
                <w:i/>
                <w:sz w:val="18"/>
                <w:szCs w:val="18"/>
              </w:rPr>
              <w:t xml:space="preserve">Space for data, apps, </w:t>
            </w:r>
            <w:proofErr w:type="spellStart"/>
            <w:r w:rsidRPr="00C37AF9">
              <w:rPr>
                <w:rFonts w:asciiTheme="minorHAnsi" w:hAnsiTheme="minorHAnsi" w:cstheme="minorHAnsi"/>
                <w:i/>
                <w:sz w:val="18"/>
                <w:szCs w:val="18"/>
              </w:rPr>
              <w:t>etc</w:t>
            </w:r>
            <w:proofErr w:type="spellEnd"/>
            <w:r w:rsidRPr="00C37AF9">
              <w:rPr>
                <w:rFonts w:asciiTheme="minorHAnsi" w:hAnsiTheme="minorHAnsi" w:cstheme="minorHAnsi"/>
                <w:i/>
                <w:sz w:val="18"/>
                <w:szCs w:val="18"/>
              </w:rPr>
              <w:t>; Consider multiple landscapes</w:t>
            </w:r>
          </w:p>
        </w:tc>
      </w:tr>
      <w:tr w:rsidR="00064CCC" w:rsidRPr="00064CCC" w14:paraId="5900F928" w14:textId="77777777" w:rsidTr="00C37AF9">
        <w:tc>
          <w:tcPr>
            <w:tcW w:w="3978" w:type="dxa"/>
          </w:tcPr>
          <w:p w14:paraId="5900F926" w14:textId="77777777" w:rsidR="00064CCC" w:rsidRPr="00064CCC" w:rsidRDefault="00064CCC">
            <w:pPr>
              <w:rPr>
                <w:rFonts w:asciiTheme="minorHAnsi" w:hAnsiTheme="minorHAnsi" w:cstheme="minorHAnsi"/>
                <w:sz w:val="18"/>
                <w:szCs w:val="18"/>
              </w:rPr>
            </w:pPr>
            <w:r w:rsidRPr="00064CCC">
              <w:rPr>
                <w:rFonts w:asciiTheme="minorHAnsi" w:hAnsiTheme="minorHAnsi" w:cstheme="minorHAnsi"/>
                <w:sz w:val="18"/>
                <w:szCs w:val="18"/>
              </w:rPr>
              <w:t>Servers, Hardware</w:t>
            </w:r>
          </w:p>
        </w:tc>
        <w:tc>
          <w:tcPr>
            <w:tcW w:w="6930" w:type="dxa"/>
            <w:gridSpan w:val="2"/>
          </w:tcPr>
          <w:p w14:paraId="5900F927" w14:textId="77777777" w:rsidR="00064CCC" w:rsidRPr="00C37AF9" w:rsidRDefault="00427A5E">
            <w:pPr>
              <w:rPr>
                <w:rFonts w:asciiTheme="minorHAnsi" w:hAnsiTheme="minorHAnsi" w:cstheme="minorHAnsi"/>
                <w:i/>
                <w:sz w:val="18"/>
                <w:szCs w:val="18"/>
              </w:rPr>
            </w:pPr>
            <w:r w:rsidRPr="00C37AF9">
              <w:rPr>
                <w:rFonts w:asciiTheme="minorHAnsi" w:hAnsiTheme="minorHAnsi" w:cstheme="minorHAnsi"/>
                <w:i/>
                <w:sz w:val="18"/>
                <w:szCs w:val="18"/>
              </w:rPr>
              <w:t xml:space="preserve">AST/Servers, devices, </w:t>
            </w:r>
            <w:proofErr w:type="spellStart"/>
            <w:r w:rsidRPr="00C37AF9">
              <w:rPr>
                <w:rFonts w:asciiTheme="minorHAnsi" w:hAnsiTheme="minorHAnsi" w:cstheme="minorHAnsi"/>
                <w:i/>
                <w:sz w:val="18"/>
                <w:szCs w:val="18"/>
              </w:rPr>
              <w:t>etc</w:t>
            </w:r>
            <w:proofErr w:type="spellEnd"/>
          </w:p>
        </w:tc>
      </w:tr>
      <w:tr w:rsidR="00064CCC" w:rsidRPr="00064CCC" w14:paraId="5900F92B" w14:textId="77777777" w:rsidTr="00C37AF9">
        <w:tc>
          <w:tcPr>
            <w:tcW w:w="3978" w:type="dxa"/>
          </w:tcPr>
          <w:p w14:paraId="5900F929" w14:textId="77777777" w:rsidR="00064CCC" w:rsidRPr="00064CCC" w:rsidRDefault="00064CCC">
            <w:pPr>
              <w:rPr>
                <w:rFonts w:asciiTheme="minorHAnsi" w:hAnsiTheme="minorHAnsi" w:cstheme="minorHAnsi"/>
                <w:sz w:val="18"/>
                <w:szCs w:val="18"/>
              </w:rPr>
            </w:pPr>
            <w:r w:rsidRPr="00064CCC">
              <w:rPr>
                <w:rFonts w:asciiTheme="minorHAnsi" w:hAnsiTheme="minorHAnsi" w:cstheme="minorHAnsi"/>
                <w:sz w:val="18"/>
                <w:szCs w:val="18"/>
              </w:rPr>
              <w:t>Database</w:t>
            </w:r>
          </w:p>
        </w:tc>
        <w:tc>
          <w:tcPr>
            <w:tcW w:w="6930" w:type="dxa"/>
            <w:gridSpan w:val="2"/>
          </w:tcPr>
          <w:p w14:paraId="5900F92A" w14:textId="77777777" w:rsidR="00064CCC" w:rsidRPr="00C37AF9" w:rsidRDefault="00427A5E">
            <w:pPr>
              <w:rPr>
                <w:rFonts w:asciiTheme="minorHAnsi" w:hAnsiTheme="minorHAnsi" w:cstheme="minorHAnsi"/>
                <w:i/>
                <w:sz w:val="18"/>
                <w:szCs w:val="18"/>
              </w:rPr>
            </w:pPr>
            <w:r w:rsidRPr="00C37AF9">
              <w:rPr>
                <w:rFonts w:asciiTheme="minorHAnsi" w:hAnsiTheme="minorHAnsi" w:cstheme="minorHAnsi"/>
                <w:i/>
                <w:sz w:val="18"/>
                <w:szCs w:val="18"/>
              </w:rPr>
              <w:t>ORADBA</w:t>
            </w:r>
          </w:p>
        </w:tc>
      </w:tr>
      <w:tr w:rsidR="00064CCC" w:rsidRPr="00064CCC" w14:paraId="5900F92E" w14:textId="77777777" w:rsidTr="00C37AF9">
        <w:tc>
          <w:tcPr>
            <w:tcW w:w="3978" w:type="dxa"/>
          </w:tcPr>
          <w:p w14:paraId="5900F92C" w14:textId="77777777" w:rsidR="00064CCC" w:rsidRPr="00064CCC" w:rsidRDefault="00064CCC">
            <w:pPr>
              <w:rPr>
                <w:rFonts w:asciiTheme="minorHAnsi" w:hAnsiTheme="minorHAnsi" w:cstheme="minorHAnsi"/>
                <w:sz w:val="18"/>
                <w:szCs w:val="18"/>
              </w:rPr>
            </w:pPr>
            <w:r w:rsidRPr="00064CCC">
              <w:rPr>
                <w:rFonts w:asciiTheme="minorHAnsi" w:hAnsiTheme="minorHAnsi" w:cstheme="minorHAnsi"/>
                <w:sz w:val="18"/>
                <w:szCs w:val="18"/>
              </w:rPr>
              <w:t>Performance &amp; Capacity</w:t>
            </w:r>
          </w:p>
        </w:tc>
        <w:tc>
          <w:tcPr>
            <w:tcW w:w="6930" w:type="dxa"/>
            <w:gridSpan w:val="2"/>
          </w:tcPr>
          <w:p w14:paraId="5900F92D" w14:textId="77777777" w:rsidR="00064CCC" w:rsidRPr="00C37AF9" w:rsidRDefault="006C27E6" w:rsidP="006C27E6">
            <w:pPr>
              <w:rPr>
                <w:rFonts w:asciiTheme="minorHAnsi" w:hAnsiTheme="minorHAnsi" w:cstheme="minorHAnsi"/>
                <w:i/>
                <w:sz w:val="18"/>
                <w:szCs w:val="18"/>
              </w:rPr>
            </w:pPr>
            <w:r w:rsidRPr="00C37AF9">
              <w:rPr>
                <w:rFonts w:asciiTheme="minorHAnsi" w:hAnsiTheme="minorHAnsi" w:cstheme="minorHAnsi"/>
                <w:i/>
                <w:sz w:val="18"/>
                <w:szCs w:val="18"/>
              </w:rPr>
              <w:t xml:space="preserve">Performance testing, risks, impact, network bandwidth, </w:t>
            </w:r>
            <w:proofErr w:type="spellStart"/>
            <w:r w:rsidRPr="00C37AF9">
              <w:rPr>
                <w:rFonts w:asciiTheme="minorHAnsi" w:hAnsiTheme="minorHAnsi" w:cstheme="minorHAnsi"/>
                <w:i/>
                <w:sz w:val="18"/>
                <w:szCs w:val="18"/>
              </w:rPr>
              <w:t>etc</w:t>
            </w:r>
            <w:proofErr w:type="spellEnd"/>
          </w:p>
        </w:tc>
      </w:tr>
      <w:tr w:rsidR="00064CCC" w:rsidRPr="00064CCC" w14:paraId="5900F931" w14:textId="77777777" w:rsidTr="00C37AF9">
        <w:tc>
          <w:tcPr>
            <w:tcW w:w="3978" w:type="dxa"/>
          </w:tcPr>
          <w:p w14:paraId="5900F92F" w14:textId="77777777" w:rsidR="00064CCC" w:rsidRPr="00064CCC" w:rsidRDefault="00064CCC">
            <w:pPr>
              <w:rPr>
                <w:rFonts w:asciiTheme="minorHAnsi" w:hAnsiTheme="minorHAnsi" w:cstheme="minorHAnsi"/>
                <w:sz w:val="18"/>
                <w:szCs w:val="18"/>
              </w:rPr>
            </w:pPr>
            <w:r w:rsidRPr="00064CCC">
              <w:rPr>
                <w:rFonts w:asciiTheme="minorHAnsi" w:hAnsiTheme="minorHAnsi" w:cstheme="minorHAnsi"/>
                <w:sz w:val="18"/>
                <w:szCs w:val="18"/>
              </w:rPr>
              <w:t>Cyber Security</w:t>
            </w:r>
          </w:p>
        </w:tc>
        <w:tc>
          <w:tcPr>
            <w:tcW w:w="6930" w:type="dxa"/>
            <w:gridSpan w:val="2"/>
          </w:tcPr>
          <w:p w14:paraId="5900F930" w14:textId="77777777" w:rsidR="00064CCC" w:rsidRPr="00C37AF9" w:rsidRDefault="00064CCC">
            <w:pPr>
              <w:rPr>
                <w:rFonts w:asciiTheme="minorHAnsi" w:hAnsiTheme="minorHAnsi" w:cstheme="minorHAnsi"/>
                <w:i/>
                <w:sz w:val="18"/>
                <w:szCs w:val="18"/>
              </w:rPr>
            </w:pPr>
          </w:p>
        </w:tc>
      </w:tr>
      <w:tr w:rsidR="00064CCC" w:rsidRPr="00064CCC" w14:paraId="5900F934" w14:textId="77777777" w:rsidTr="00C37AF9">
        <w:tc>
          <w:tcPr>
            <w:tcW w:w="3978" w:type="dxa"/>
          </w:tcPr>
          <w:p w14:paraId="5900F932" w14:textId="77777777" w:rsidR="00064CCC" w:rsidRPr="00064CCC" w:rsidRDefault="00064CCC">
            <w:pPr>
              <w:rPr>
                <w:rFonts w:asciiTheme="minorHAnsi" w:hAnsiTheme="minorHAnsi" w:cstheme="minorHAnsi"/>
                <w:sz w:val="18"/>
                <w:szCs w:val="18"/>
              </w:rPr>
            </w:pPr>
            <w:r w:rsidRPr="00064CCC">
              <w:rPr>
                <w:rFonts w:asciiTheme="minorHAnsi" w:hAnsiTheme="minorHAnsi" w:cstheme="minorHAnsi"/>
                <w:sz w:val="18"/>
                <w:szCs w:val="18"/>
              </w:rPr>
              <w:t>Vendor Management</w:t>
            </w:r>
          </w:p>
        </w:tc>
        <w:tc>
          <w:tcPr>
            <w:tcW w:w="6930" w:type="dxa"/>
            <w:gridSpan w:val="2"/>
          </w:tcPr>
          <w:p w14:paraId="5900F933" w14:textId="77777777" w:rsidR="00064CCC" w:rsidRPr="00C37AF9" w:rsidRDefault="00427A5E">
            <w:pPr>
              <w:rPr>
                <w:rFonts w:asciiTheme="minorHAnsi" w:hAnsiTheme="minorHAnsi" w:cstheme="minorHAnsi"/>
                <w:i/>
                <w:sz w:val="18"/>
                <w:szCs w:val="18"/>
              </w:rPr>
            </w:pPr>
            <w:r w:rsidRPr="00C37AF9">
              <w:rPr>
                <w:rFonts w:asciiTheme="minorHAnsi" w:hAnsiTheme="minorHAnsi" w:cstheme="minorHAnsi"/>
                <w:i/>
                <w:sz w:val="18"/>
                <w:szCs w:val="18"/>
              </w:rPr>
              <w:t xml:space="preserve">Involvement in change, support, design assistance, </w:t>
            </w:r>
          </w:p>
        </w:tc>
      </w:tr>
      <w:tr w:rsidR="00064CCC" w:rsidRPr="00064CCC" w14:paraId="5900F937" w14:textId="77777777" w:rsidTr="00C37AF9">
        <w:trPr>
          <w:trHeight w:val="188"/>
        </w:trPr>
        <w:tc>
          <w:tcPr>
            <w:tcW w:w="3978" w:type="dxa"/>
          </w:tcPr>
          <w:p w14:paraId="5900F935" w14:textId="77777777" w:rsidR="00064CCC" w:rsidRPr="00064CCC" w:rsidRDefault="00064CCC" w:rsidP="000B3CF3">
            <w:pPr>
              <w:rPr>
                <w:rFonts w:asciiTheme="minorHAnsi" w:hAnsiTheme="minorHAnsi" w:cstheme="minorHAnsi"/>
                <w:sz w:val="18"/>
                <w:szCs w:val="18"/>
              </w:rPr>
            </w:pPr>
            <w:r w:rsidRPr="00064CCC">
              <w:rPr>
                <w:rFonts w:asciiTheme="minorHAnsi" w:hAnsiTheme="minorHAnsi" w:cstheme="minorHAnsi"/>
                <w:sz w:val="18"/>
                <w:szCs w:val="18"/>
              </w:rPr>
              <w:t xml:space="preserve">Environment/Landscapes </w:t>
            </w:r>
          </w:p>
        </w:tc>
        <w:tc>
          <w:tcPr>
            <w:tcW w:w="6930" w:type="dxa"/>
            <w:gridSpan w:val="2"/>
          </w:tcPr>
          <w:p w14:paraId="5900F936" w14:textId="77777777" w:rsidR="00064CCC" w:rsidRPr="00C37AF9" w:rsidRDefault="000B3CF3">
            <w:pPr>
              <w:rPr>
                <w:rFonts w:asciiTheme="minorHAnsi" w:hAnsiTheme="minorHAnsi" w:cstheme="minorHAnsi"/>
                <w:i/>
                <w:sz w:val="18"/>
                <w:szCs w:val="18"/>
              </w:rPr>
            </w:pPr>
            <w:r w:rsidRPr="00C37AF9">
              <w:rPr>
                <w:rFonts w:asciiTheme="minorHAnsi" w:hAnsiTheme="minorHAnsi" w:cstheme="minorHAnsi"/>
                <w:i/>
                <w:sz w:val="18"/>
                <w:szCs w:val="18"/>
              </w:rPr>
              <w:t xml:space="preserve">(prep, connectivity, other projects, timing, </w:t>
            </w:r>
            <w:proofErr w:type="spellStart"/>
            <w:r w:rsidRPr="00C37AF9">
              <w:rPr>
                <w:rFonts w:asciiTheme="minorHAnsi" w:hAnsiTheme="minorHAnsi" w:cstheme="minorHAnsi"/>
                <w:i/>
                <w:sz w:val="18"/>
                <w:szCs w:val="18"/>
              </w:rPr>
              <w:t>etc</w:t>
            </w:r>
            <w:proofErr w:type="spellEnd"/>
            <w:r w:rsidRPr="00C37AF9">
              <w:rPr>
                <w:rFonts w:asciiTheme="minorHAnsi" w:hAnsiTheme="minorHAnsi" w:cstheme="minorHAnsi"/>
                <w:i/>
                <w:sz w:val="18"/>
                <w:szCs w:val="18"/>
              </w:rPr>
              <w:t>)</w:t>
            </w:r>
          </w:p>
        </w:tc>
      </w:tr>
      <w:tr w:rsidR="00064CCC" w:rsidRPr="00064CCC" w14:paraId="5900F93A" w14:textId="77777777" w:rsidTr="00C37AF9">
        <w:tc>
          <w:tcPr>
            <w:tcW w:w="3978" w:type="dxa"/>
          </w:tcPr>
          <w:p w14:paraId="5900F938" w14:textId="77777777" w:rsidR="00064CCC" w:rsidRPr="00064CCC" w:rsidRDefault="00064CCC" w:rsidP="000B3CF3">
            <w:pPr>
              <w:rPr>
                <w:rFonts w:asciiTheme="minorHAnsi" w:hAnsiTheme="minorHAnsi" w:cstheme="minorHAnsi"/>
                <w:sz w:val="18"/>
                <w:szCs w:val="18"/>
              </w:rPr>
            </w:pPr>
            <w:r>
              <w:rPr>
                <w:rFonts w:asciiTheme="minorHAnsi" w:hAnsiTheme="minorHAnsi" w:cstheme="minorHAnsi"/>
                <w:sz w:val="18"/>
                <w:szCs w:val="18"/>
              </w:rPr>
              <w:t xml:space="preserve">Impacts </w:t>
            </w:r>
          </w:p>
        </w:tc>
        <w:tc>
          <w:tcPr>
            <w:tcW w:w="6930" w:type="dxa"/>
            <w:gridSpan w:val="2"/>
          </w:tcPr>
          <w:p w14:paraId="5900F939" w14:textId="77777777" w:rsidR="00064CCC" w:rsidRPr="00C37AF9" w:rsidRDefault="000B3CF3">
            <w:pPr>
              <w:rPr>
                <w:rFonts w:asciiTheme="minorHAnsi" w:hAnsiTheme="minorHAnsi" w:cstheme="minorHAnsi"/>
                <w:i/>
                <w:sz w:val="18"/>
                <w:szCs w:val="18"/>
              </w:rPr>
            </w:pPr>
            <w:r w:rsidRPr="00C37AF9">
              <w:rPr>
                <w:rFonts w:asciiTheme="minorHAnsi" w:hAnsiTheme="minorHAnsi" w:cstheme="minorHAnsi"/>
                <w:i/>
                <w:sz w:val="18"/>
                <w:szCs w:val="18"/>
              </w:rPr>
              <w:t>to other Teams, Systems, Apps, Objects, etc.</w:t>
            </w:r>
          </w:p>
        </w:tc>
      </w:tr>
      <w:tr w:rsidR="00064CCC" w:rsidRPr="00064CCC" w14:paraId="5900F93D" w14:textId="77777777" w:rsidTr="00C37AF9">
        <w:tc>
          <w:tcPr>
            <w:tcW w:w="3978" w:type="dxa"/>
          </w:tcPr>
          <w:p w14:paraId="5900F93B" w14:textId="77777777" w:rsidR="00064CCC" w:rsidRPr="00064CCC" w:rsidRDefault="00064CCC" w:rsidP="000B3CF3">
            <w:pPr>
              <w:rPr>
                <w:rFonts w:asciiTheme="minorHAnsi" w:hAnsiTheme="minorHAnsi" w:cstheme="minorHAnsi"/>
                <w:sz w:val="18"/>
                <w:szCs w:val="18"/>
              </w:rPr>
            </w:pPr>
            <w:r>
              <w:rPr>
                <w:rFonts w:asciiTheme="minorHAnsi" w:hAnsiTheme="minorHAnsi" w:cstheme="minorHAnsi"/>
                <w:sz w:val="18"/>
                <w:szCs w:val="18"/>
              </w:rPr>
              <w:t xml:space="preserve">Access </w:t>
            </w:r>
          </w:p>
        </w:tc>
        <w:tc>
          <w:tcPr>
            <w:tcW w:w="6930" w:type="dxa"/>
            <w:gridSpan w:val="2"/>
          </w:tcPr>
          <w:p w14:paraId="5900F93C" w14:textId="77777777" w:rsidR="00064CCC" w:rsidRPr="00C37AF9" w:rsidRDefault="000B3CF3">
            <w:pPr>
              <w:rPr>
                <w:rFonts w:asciiTheme="minorHAnsi" w:hAnsiTheme="minorHAnsi" w:cstheme="minorHAnsi"/>
                <w:i/>
                <w:sz w:val="18"/>
                <w:szCs w:val="18"/>
              </w:rPr>
            </w:pPr>
            <w:r w:rsidRPr="00C37AF9">
              <w:rPr>
                <w:rFonts w:asciiTheme="minorHAnsi" w:hAnsiTheme="minorHAnsi" w:cstheme="minorHAnsi"/>
                <w:i/>
                <w:sz w:val="18"/>
                <w:szCs w:val="18"/>
              </w:rPr>
              <w:t xml:space="preserve">roles, AD groups, application access, different environments, </w:t>
            </w:r>
            <w:proofErr w:type="spellStart"/>
            <w:r w:rsidRPr="00C37AF9">
              <w:rPr>
                <w:rFonts w:asciiTheme="minorHAnsi" w:hAnsiTheme="minorHAnsi" w:cstheme="minorHAnsi"/>
                <w:i/>
                <w:sz w:val="18"/>
                <w:szCs w:val="18"/>
              </w:rPr>
              <w:t>etc</w:t>
            </w:r>
            <w:proofErr w:type="spellEnd"/>
          </w:p>
        </w:tc>
      </w:tr>
      <w:tr w:rsidR="00064CCC" w:rsidRPr="00064CCC" w14:paraId="5900F940" w14:textId="77777777" w:rsidTr="00C37AF9">
        <w:tc>
          <w:tcPr>
            <w:tcW w:w="3978" w:type="dxa"/>
          </w:tcPr>
          <w:p w14:paraId="5900F93E" w14:textId="77777777" w:rsidR="00064CCC" w:rsidRPr="00064CCC" w:rsidRDefault="00064CCC" w:rsidP="000B3CF3">
            <w:pPr>
              <w:rPr>
                <w:rFonts w:asciiTheme="minorHAnsi" w:hAnsiTheme="minorHAnsi" w:cstheme="minorHAnsi"/>
                <w:sz w:val="18"/>
                <w:szCs w:val="18"/>
              </w:rPr>
            </w:pPr>
            <w:r>
              <w:rPr>
                <w:rFonts w:asciiTheme="minorHAnsi" w:hAnsiTheme="minorHAnsi" w:cstheme="minorHAnsi"/>
                <w:sz w:val="18"/>
                <w:szCs w:val="18"/>
              </w:rPr>
              <w:t>Security</w:t>
            </w:r>
          </w:p>
        </w:tc>
        <w:tc>
          <w:tcPr>
            <w:tcW w:w="6930" w:type="dxa"/>
            <w:gridSpan w:val="2"/>
          </w:tcPr>
          <w:p w14:paraId="5900F93F" w14:textId="77777777" w:rsidR="00064CCC" w:rsidRPr="00C37AF9" w:rsidRDefault="000B3CF3">
            <w:pPr>
              <w:rPr>
                <w:rFonts w:asciiTheme="minorHAnsi" w:hAnsiTheme="minorHAnsi" w:cstheme="minorHAnsi"/>
                <w:i/>
                <w:sz w:val="18"/>
                <w:szCs w:val="18"/>
              </w:rPr>
            </w:pPr>
            <w:r w:rsidRPr="00C37AF9">
              <w:rPr>
                <w:rFonts w:asciiTheme="minorHAnsi" w:hAnsiTheme="minorHAnsi" w:cstheme="minorHAnsi"/>
                <w:i/>
                <w:sz w:val="18"/>
                <w:szCs w:val="18"/>
              </w:rPr>
              <w:t xml:space="preserve">passwords (people &amp; programs), firewall, t-codes, </w:t>
            </w:r>
            <w:proofErr w:type="spellStart"/>
            <w:r w:rsidRPr="00C37AF9">
              <w:rPr>
                <w:rFonts w:asciiTheme="minorHAnsi" w:hAnsiTheme="minorHAnsi" w:cstheme="minorHAnsi"/>
                <w:i/>
                <w:sz w:val="18"/>
                <w:szCs w:val="18"/>
              </w:rPr>
              <w:t>etc</w:t>
            </w:r>
            <w:proofErr w:type="spellEnd"/>
          </w:p>
        </w:tc>
      </w:tr>
      <w:tr w:rsidR="00064CCC" w:rsidRPr="00064CCC" w14:paraId="5900F943" w14:textId="77777777" w:rsidTr="00C37AF9">
        <w:tc>
          <w:tcPr>
            <w:tcW w:w="3978" w:type="dxa"/>
          </w:tcPr>
          <w:p w14:paraId="5900F941" w14:textId="77777777" w:rsidR="00064CCC" w:rsidRPr="00064CCC" w:rsidRDefault="00064CCC">
            <w:pPr>
              <w:rPr>
                <w:rFonts w:asciiTheme="minorHAnsi" w:hAnsiTheme="minorHAnsi" w:cstheme="minorHAnsi"/>
                <w:sz w:val="18"/>
                <w:szCs w:val="18"/>
              </w:rPr>
            </w:pPr>
            <w:r>
              <w:rPr>
                <w:rFonts w:asciiTheme="minorHAnsi" w:hAnsiTheme="minorHAnsi" w:cstheme="minorHAnsi"/>
                <w:sz w:val="18"/>
                <w:szCs w:val="18"/>
              </w:rPr>
              <w:t>PI/XI alignment</w:t>
            </w:r>
          </w:p>
        </w:tc>
        <w:tc>
          <w:tcPr>
            <w:tcW w:w="6930" w:type="dxa"/>
            <w:gridSpan w:val="2"/>
          </w:tcPr>
          <w:p w14:paraId="5900F942" w14:textId="77777777" w:rsidR="00064CCC" w:rsidRPr="00C37AF9" w:rsidRDefault="00064CCC">
            <w:pPr>
              <w:rPr>
                <w:rFonts w:asciiTheme="minorHAnsi" w:hAnsiTheme="minorHAnsi" w:cstheme="minorHAnsi"/>
                <w:i/>
                <w:sz w:val="18"/>
                <w:szCs w:val="18"/>
              </w:rPr>
            </w:pPr>
          </w:p>
        </w:tc>
      </w:tr>
      <w:tr w:rsidR="00064CCC" w:rsidRPr="00064CCC" w14:paraId="5900F946" w14:textId="77777777" w:rsidTr="00C37AF9">
        <w:tc>
          <w:tcPr>
            <w:tcW w:w="3978" w:type="dxa"/>
          </w:tcPr>
          <w:p w14:paraId="5900F944" w14:textId="77777777" w:rsidR="00064CCC" w:rsidRPr="00064CCC" w:rsidRDefault="00064CCC" w:rsidP="000B3CF3">
            <w:pPr>
              <w:rPr>
                <w:rFonts w:asciiTheme="minorHAnsi" w:hAnsiTheme="minorHAnsi" w:cstheme="minorHAnsi"/>
                <w:sz w:val="18"/>
                <w:szCs w:val="18"/>
              </w:rPr>
            </w:pPr>
            <w:r>
              <w:rPr>
                <w:rFonts w:asciiTheme="minorHAnsi" w:hAnsiTheme="minorHAnsi" w:cstheme="minorHAnsi"/>
                <w:sz w:val="18"/>
                <w:szCs w:val="18"/>
              </w:rPr>
              <w:t>Implementation/Cutover</w:t>
            </w:r>
          </w:p>
        </w:tc>
        <w:tc>
          <w:tcPr>
            <w:tcW w:w="6930" w:type="dxa"/>
            <w:gridSpan w:val="2"/>
          </w:tcPr>
          <w:p w14:paraId="5900F945" w14:textId="77777777" w:rsidR="00064CCC" w:rsidRPr="00C37AF9" w:rsidRDefault="000B3CF3">
            <w:pPr>
              <w:rPr>
                <w:rFonts w:asciiTheme="minorHAnsi" w:hAnsiTheme="minorHAnsi" w:cstheme="minorHAnsi"/>
                <w:i/>
                <w:sz w:val="18"/>
                <w:szCs w:val="18"/>
              </w:rPr>
            </w:pPr>
            <w:r w:rsidRPr="00C37AF9">
              <w:rPr>
                <w:rFonts w:asciiTheme="minorHAnsi" w:hAnsiTheme="minorHAnsi" w:cstheme="minorHAnsi"/>
                <w:i/>
                <w:sz w:val="18"/>
                <w:szCs w:val="18"/>
              </w:rPr>
              <w:t xml:space="preserve">timing, outages, tasks and sequence, </w:t>
            </w:r>
            <w:r w:rsidR="007F6423" w:rsidRPr="00C37AF9">
              <w:rPr>
                <w:rFonts w:asciiTheme="minorHAnsi" w:hAnsiTheme="minorHAnsi" w:cstheme="minorHAnsi"/>
                <w:i/>
                <w:sz w:val="18"/>
                <w:szCs w:val="18"/>
              </w:rPr>
              <w:t xml:space="preserve">contingency plan, conflict with other activities, </w:t>
            </w:r>
            <w:proofErr w:type="spellStart"/>
            <w:r w:rsidRPr="00C37AF9">
              <w:rPr>
                <w:rFonts w:asciiTheme="minorHAnsi" w:hAnsiTheme="minorHAnsi" w:cstheme="minorHAnsi"/>
                <w:i/>
                <w:sz w:val="18"/>
                <w:szCs w:val="18"/>
              </w:rPr>
              <w:t>etc</w:t>
            </w:r>
            <w:proofErr w:type="spellEnd"/>
          </w:p>
        </w:tc>
      </w:tr>
      <w:tr w:rsidR="00064CCC" w:rsidRPr="00064CCC" w14:paraId="5900F949" w14:textId="77777777" w:rsidTr="00C37AF9">
        <w:tc>
          <w:tcPr>
            <w:tcW w:w="3978" w:type="dxa"/>
          </w:tcPr>
          <w:p w14:paraId="5900F947" w14:textId="77777777" w:rsidR="00064CCC" w:rsidRPr="00064CCC" w:rsidRDefault="00064CCC">
            <w:pPr>
              <w:rPr>
                <w:rFonts w:asciiTheme="minorHAnsi" w:hAnsiTheme="minorHAnsi" w:cstheme="minorHAnsi"/>
                <w:sz w:val="18"/>
                <w:szCs w:val="18"/>
              </w:rPr>
            </w:pPr>
            <w:r>
              <w:rPr>
                <w:rFonts w:asciiTheme="minorHAnsi" w:hAnsiTheme="minorHAnsi" w:cstheme="minorHAnsi"/>
                <w:sz w:val="18"/>
                <w:szCs w:val="18"/>
              </w:rPr>
              <w:t>Web needs</w:t>
            </w:r>
          </w:p>
        </w:tc>
        <w:tc>
          <w:tcPr>
            <w:tcW w:w="6930" w:type="dxa"/>
            <w:gridSpan w:val="2"/>
          </w:tcPr>
          <w:p w14:paraId="5900F948" w14:textId="77777777" w:rsidR="00064CCC" w:rsidRPr="00C37AF9" w:rsidRDefault="006C27E6">
            <w:pPr>
              <w:rPr>
                <w:rFonts w:asciiTheme="minorHAnsi" w:hAnsiTheme="minorHAnsi" w:cstheme="minorHAnsi"/>
                <w:i/>
                <w:sz w:val="18"/>
                <w:szCs w:val="18"/>
              </w:rPr>
            </w:pPr>
            <w:r w:rsidRPr="00C37AF9">
              <w:rPr>
                <w:rFonts w:asciiTheme="minorHAnsi" w:hAnsiTheme="minorHAnsi" w:cstheme="minorHAnsi"/>
                <w:i/>
                <w:sz w:val="18"/>
                <w:szCs w:val="18"/>
              </w:rPr>
              <w:t xml:space="preserve">Internet bandwidth, development, </w:t>
            </w:r>
            <w:proofErr w:type="spellStart"/>
            <w:r w:rsidRPr="00C37AF9">
              <w:rPr>
                <w:rFonts w:asciiTheme="minorHAnsi" w:hAnsiTheme="minorHAnsi" w:cstheme="minorHAnsi"/>
                <w:i/>
                <w:sz w:val="18"/>
                <w:szCs w:val="18"/>
              </w:rPr>
              <w:t>etc</w:t>
            </w:r>
            <w:proofErr w:type="spellEnd"/>
          </w:p>
        </w:tc>
      </w:tr>
      <w:tr w:rsidR="00064CCC" w:rsidRPr="00064CCC" w14:paraId="5900F94C" w14:textId="77777777" w:rsidTr="00C37AF9">
        <w:tc>
          <w:tcPr>
            <w:tcW w:w="3978" w:type="dxa"/>
          </w:tcPr>
          <w:p w14:paraId="5900F94A" w14:textId="77777777" w:rsidR="00064CCC" w:rsidRPr="00064CCC" w:rsidRDefault="00064CCC">
            <w:pPr>
              <w:rPr>
                <w:rFonts w:asciiTheme="minorHAnsi" w:hAnsiTheme="minorHAnsi" w:cstheme="minorHAnsi"/>
                <w:sz w:val="18"/>
                <w:szCs w:val="18"/>
              </w:rPr>
            </w:pPr>
            <w:r>
              <w:rPr>
                <w:rFonts w:asciiTheme="minorHAnsi" w:hAnsiTheme="minorHAnsi" w:cstheme="minorHAnsi"/>
                <w:sz w:val="18"/>
                <w:szCs w:val="18"/>
              </w:rPr>
              <w:t>BI/Reporting</w:t>
            </w:r>
          </w:p>
        </w:tc>
        <w:tc>
          <w:tcPr>
            <w:tcW w:w="6930" w:type="dxa"/>
            <w:gridSpan w:val="2"/>
          </w:tcPr>
          <w:p w14:paraId="5900F94B" w14:textId="77777777" w:rsidR="00064CCC" w:rsidRPr="00C37AF9" w:rsidRDefault="00064CCC">
            <w:pPr>
              <w:rPr>
                <w:rFonts w:asciiTheme="minorHAnsi" w:hAnsiTheme="minorHAnsi" w:cstheme="minorHAnsi"/>
                <w:i/>
                <w:sz w:val="18"/>
                <w:szCs w:val="18"/>
              </w:rPr>
            </w:pPr>
          </w:p>
        </w:tc>
      </w:tr>
      <w:tr w:rsidR="00064CCC" w:rsidRPr="00064CCC" w14:paraId="5900F94F" w14:textId="77777777" w:rsidTr="00C37AF9">
        <w:tc>
          <w:tcPr>
            <w:tcW w:w="3978" w:type="dxa"/>
          </w:tcPr>
          <w:p w14:paraId="5900F94D" w14:textId="77777777" w:rsidR="00064CCC" w:rsidRPr="00064CCC" w:rsidRDefault="00064CCC" w:rsidP="000B3CF3">
            <w:pPr>
              <w:rPr>
                <w:rFonts w:asciiTheme="minorHAnsi" w:hAnsiTheme="minorHAnsi" w:cstheme="minorHAnsi"/>
                <w:sz w:val="18"/>
                <w:szCs w:val="18"/>
              </w:rPr>
            </w:pPr>
            <w:r>
              <w:rPr>
                <w:rFonts w:asciiTheme="minorHAnsi" w:hAnsiTheme="minorHAnsi" w:cstheme="minorHAnsi"/>
                <w:sz w:val="18"/>
                <w:szCs w:val="18"/>
              </w:rPr>
              <w:t>Audit</w:t>
            </w:r>
            <w:r w:rsidR="00C37AF9">
              <w:rPr>
                <w:rFonts w:asciiTheme="minorHAnsi" w:hAnsiTheme="minorHAnsi" w:cstheme="minorHAnsi"/>
                <w:sz w:val="18"/>
                <w:szCs w:val="18"/>
              </w:rPr>
              <w:t>ing</w:t>
            </w:r>
          </w:p>
        </w:tc>
        <w:tc>
          <w:tcPr>
            <w:tcW w:w="6930" w:type="dxa"/>
            <w:gridSpan w:val="2"/>
          </w:tcPr>
          <w:p w14:paraId="5900F94E" w14:textId="77777777" w:rsidR="00064CCC" w:rsidRPr="00C37AF9" w:rsidRDefault="000B3CF3">
            <w:pPr>
              <w:rPr>
                <w:rFonts w:asciiTheme="minorHAnsi" w:hAnsiTheme="minorHAnsi" w:cstheme="minorHAnsi"/>
                <w:i/>
                <w:sz w:val="18"/>
                <w:szCs w:val="18"/>
              </w:rPr>
            </w:pPr>
            <w:r w:rsidRPr="00C37AF9">
              <w:rPr>
                <w:rFonts w:asciiTheme="minorHAnsi" w:hAnsiTheme="minorHAnsi" w:cstheme="minorHAnsi"/>
                <w:i/>
                <w:sz w:val="18"/>
                <w:szCs w:val="18"/>
              </w:rPr>
              <w:t>logging, controls</w:t>
            </w:r>
          </w:p>
        </w:tc>
      </w:tr>
      <w:tr w:rsidR="00064CCC" w:rsidRPr="00064CCC" w14:paraId="5900F952" w14:textId="77777777" w:rsidTr="00C37AF9">
        <w:tc>
          <w:tcPr>
            <w:tcW w:w="3978" w:type="dxa"/>
          </w:tcPr>
          <w:p w14:paraId="5900F950" w14:textId="77777777" w:rsidR="00064CCC" w:rsidRPr="00064CCC" w:rsidRDefault="00064CCC" w:rsidP="000B3CF3">
            <w:pPr>
              <w:rPr>
                <w:rFonts w:asciiTheme="minorHAnsi" w:hAnsiTheme="minorHAnsi" w:cstheme="minorHAnsi"/>
                <w:sz w:val="18"/>
                <w:szCs w:val="18"/>
              </w:rPr>
            </w:pPr>
            <w:r>
              <w:rPr>
                <w:rFonts w:asciiTheme="minorHAnsi" w:hAnsiTheme="minorHAnsi" w:cstheme="minorHAnsi"/>
                <w:sz w:val="18"/>
                <w:szCs w:val="18"/>
              </w:rPr>
              <w:t xml:space="preserve">File Moves </w:t>
            </w:r>
          </w:p>
        </w:tc>
        <w:tc>
          <w:tcPr>
            <w:tcW w:w="6930" w:type="dxa"/>
            <w:gridSpan w:val="2"/>
          </w:tcPr>
          <w:p w14:paraId="5900F951" w14:textId="77777777" w:rsidR="00064CCC" w:rsidRPr="00C37AF9" w:rsidRDefault="000B3CF3">
            <w:pPr>
              <w:rPr>
                <w:rFonts w:asciiTheme="minorHAnsi" w:hAnsiTheme="minorHAnsi" w:cstheme="minorHAnsi"/>
                <w:i/>
                <w:sz w:val="18"/>
                <w:szCs w:val="18"/>
              </w:rPr>
            </w:pPr>
            <w:r w:rsidRPr="00C37AF9">
              <w:rPr>
                <w:rFonts w:asciiTheme="minorHAnsi" w:hAnsiTheme="minorHAnsi" w:cstheme="minorHAnsi"/>
                <w:i/>
                <w:sz w:val="18"/>
                <w:szCs w:val="18"/>
              </w:rPr>
              <w:t>BizTalk</w:t>
            </w:r>
          </w:p>
        </w:tc>
      </w:tr>
      <w:tr w:rsidR="00064CCC" w:rsidRPr="00064CCC" w14:paraId="5900F955" w14:textId="77777777" w:rsidTr="00C37AF9">
        <w:tc>
          <w:tcPr>
            <w:tcW w:w="3978" w:type="dxa"/>
          </w:tcPr>
          <w:p w14:paraId="5900F953" w14:textId="77777777" w:rsidR="00064CCC" w:rsidRPr="00064CCC" w:rsidRDefault="00064CCC" w:rsidP="000B3CF3">
            <w:pPr>
              <w:rPr>
                <w:rFonts w:asciiTheme="minorHAnsi" w:hAnsiTheme="minorHAnsi" w:cstheme="minorHAnsi"/>
                <w:sz w:val="18"/>
                <w:szCs w:val="18"/>
              </w:rPr>
            </w:pPr>
            <w:r>
              <w:rPr>
                <w:rFonts w:asciiTheme="minorHAnsi" w:hAnsiTheme="minorHAnsi" w:cstheme="minorHAnsi"/>
                <w:sz w:val="18"/>
                <w:szCs w:val="18"/>
              </w:rPr>
              <w:t>Archiving</w:t>
            </w:r>
          </w:p>
        </w:tc>
        <w:tc>
          <w:tcPr>
            <w:tcW w:w="6930" w:type="dxa"/>
            <w:gridSpan w:val="2"/>
          </w:tcPr>
          <w:p w14:paraId="5900F954" w14:textId="77777777" w:rsidR="00064CCC" w:rsidRPr="00C37AF9" w:rsidRDefault="00C37AF9" w:rsidP="000B3CF3">
            <w:pPr>
              <w:rPr>
                <w:rFonts w:asciiTheme="minorHAnsi" w:hAnsiTheme="minorHAnsi" w:cstheme="minorHAnsi"/>
                <w:i/>
                <w:sz w:val="18"/>
                <w:szCs w:val="18"/>
              </w:rPr>
            </w:pPr>
            <w:r>
              <w:rPr>
                <w:rFonts w:asciiTheme="minorHAnsi" w:hAnsiTheme="minorHAnsi" w:cstheme="minorHAnsi"/>
                <w:i/>
                <w:sz w:val="18"/>
                <w:szCs w:val="18"/>
              </w:rPr>
              <w:t>D</w:t>
            </w:r>
            <w:r w:rsidR="000B3CF3" w:rsidRPr="00C37AF9">
              <w:rPr>
                <w:rFonts w:asciiTheme="minorHAnsi" w:hAnsiTheme="minorHAnsi" w:cstheme="minorHAnsi"/>
                <w:i/>
                <w:sz w:val="18"/>
                <w:szCs w:val="18"/>
              </w:rPr>
              <w:t xml:space="preserve">ata &amp; file archiving, purging, retention, </w:t>
            </w:r>
            <w:proofErr w:type="spellStart"/>
            <w:r w:rsidR="000B3CF3" w:rsidRPr="00C37AF9">
              <w:rPr>
                <w:rFonts w:asciiTheme="minorHAnsi" w:hAnsiTheme="minorHAnsi" w:cstheme="minorHAnsi"/>
                <w:i/>
                <w:sz w:val="18"/>
                <w:szCs w:val="18"/>
              </w:rPr>
              <w:t>etc</w:t>
            </w:r>
            <w:proofErr w:type="spellEnd"/>
          </w:p>
        </w:tc>
      </w:tr>
      <w:tr w:rsidR="00064CCC" w:rsidRPr="00064CCC" w14:paraId="5900F958" w14:textId="77777777" w:rsidTr="00C37AF9">
        <w:tc>
          <w:tcPr>
            <w:tcW w:w="3978" w:type="dxa"/>
          </w:tcPr>
          <w:p w14:paraId="5900F956" w14:textId="77777777" w:rsidR="00064CCC" w:rsidRPr="00064CCC" w:rsidRDefault="00064CCC" w:rsidP="000B3CF3">
            <w:pPr>
              <w:rPr>
                <w:rFonts w:asciiTheme="minorHAnsi" w:hAnsiTheme="minorHAnsi" w:cstheme="minorHAnsi"/>
                <w:sz w:val="18"/>
                <w:szCs w:val="18"/>
              </w:rPr>
            </w:pPr>
            <w:r>
              <w:rPr>
                <w:rFonts w:asciiTheme="minorHAnsi" w:hAnsiTheme="minorHAnsi" w:cstheme="minorHAnsi"/>
                <w:sz w:val="18"/>
                <w:szCs w:val="18"/>
              </w:rPr>
              <w:t xml:space="preserve">Notifications – </w:t>
            </w:r>
          </w:p>
        </w:tc>
        <w:tc>
          <w:tcPr>
            <w:tcW w:w="6930" w:type="dxa"/>
            <w:gridSpan w:val="2"/>
          </w:tcPr>
          <w:p w14:paraId="5900F957" w14:textId="77777777" w:rsidR="00064CCC" w:rsidRPr="00C37AF9" w:rsidRDefault="00C37AF9">
            <w:pPr>
              <w:rPr>
                <w:rFonts w:asciiTheme="minorHAnsi" w:hAnsiTheme="minorHAnsi" w:cstheme="minorHAnsi"/>
                <w:i/>
                <w:sz w:val="18"/>
                <w:szCs w:val="18"/>
              </w:rPr>
            </w:pPr>
            <w:r>
              <w:rPr>
                <w:rFonts w:asciiTheme="minorHAnsi" w:hAnsiTheme="minorHAnsi" w:cstheme="minorHAnsi"/>
                <w:i/>
                <w:sz w:val="18"/>
                <w:szCs w:val="18"/>
              </w:rPr>
              <w:t>S</w:t>
            </w:r>
            <w:r w:rsidR="000B3CF3" w:rsidRPr="00C37AF9">
              <w:rPr>
                <w:rFonts w:asciiTheme="minorHAnsi" w:hAnsiTheme="minorHAnsi" w:cstheme="minorHAnsi"/>
                <w:i/>
                <w:sz w:val="18"/>
                <w:szCs w:val="18"/>
              </w:rPr>
              <w:t xml:space="preserve">pool, email, pager, workflow, </w:t>
            </w:r>
            <w:proofErr w:type="spellStart"/>
            <w:r w:rsidR="000B3CF3" w:rsidRPr="00C37AF9">
              <w:rPr>
                <w:rFonts w:asciiTheme="minorHAnsi" w:hAnsiTheme="minorHAnsi" w:cstheme="minorHAnsi"/>
                <w:i/>
                <w:sz w:val="18"/>
                <w:szCs w:val="18"/>
              </w:rPr>
              <w:t>etc</w:t>
            </w:r>
            <w:proofErr w:type="spellEnd"/>
          </w:p>
        </w:tc>
      </w:tr>
      <w:tr w:rsidR="00064CCC" w:rsidRPr="00064CCC" w14:paraId="5900F95B" w14:textId="77777777" w:rsidTr="00C37AF9">
        <w:tc>
          <w:tcPr>
            <w:tcW w:w="3978" w:type="dxa"/>
          </w:tcPr>
          <w:p w14:paraId="5900F959" w14:textId="77777777" w:rsidR="00064CCC" w:rsidRPr="00064CCC" w:rsidRDefault="00064CCC">
            <w:pPr>
              <w:rPr>
                <w:rFonts w:asciiTheme="minorHAnsi" w:hAnsiTheme="minorHAnsi" w:cstheme="minorHAnsi"/>
                <w:sz w:val="18"/>
                <w:szCs w:val="18"/>
              </w:rPr>
            </w:pPr>
            <w:r>
              <w:rPr>
                <w:rFonts w:asciiTheme="minorHAnsi" w:hAnsiTheme="minorHAnsi" w:cstheme="minorHAnsi"/>
                <w:sz w:val="18"/>
                <w:szCs w:val="18"/>
              </w:rPr>
              <w:t>Support Level</w:t>
            </w:r>
          </w:p>
        </w:tc>
        <w:tc>
          <w:tcPr>
            <w:tcW w:w="6930" w:type="dxa"/>
            <w:gridSpan w:val="2"/>
          </w:tcPr>
          <w:p w14:paraId="5900F95A" w14:textId="77777777" w:rsidR="00064CCC" w:rsidRPr="00C37AF9" w:rsidRDefault="000B3CF3">
            <w:pPr>
              <w:rPr>
                <w:rFonts w:asciiTheme="minorHAnsi" w:hAnsiTheme="minorHAnsi" w:cstheme="minorHAnsi"/>
                <w:i/>
                <w:sz w:val="18"/>
                <w:szCs w:val="18"/>
              </w:rPr>
            </w:pPr>
            <w:r w:rsidRPr="00C37AF9">
              <w:rPr>
                <w:rFonts w:asciiTheme="minorHAnsi" w:hAnsiTheme="minorHAnsi" w:cstheme="minorHAnsi"/>
                <w:i/>
                <w:sz w:val="18"/>
                <w:szCs w:val="18"/>
              </w:rPr>
              <w:t xml:space="preserve">On-call, 24x7 vs business day,  EARL/SM7 set up, </w:t>
            </w:r>
            <w:proofErr w:type="spellStart"/>
            <w:r w:rsidRPr="00C37AF9">
              <w:rPr>
                <w:rFonts w:asciiTheme="minorHAnsi" w:hAnsiTheme="minorHAnsi" w:cstheme="minorHAnsi"/>
                <w:i/>
                <w:sz w:val="18"/>
                <w:szCs w:val="18"/>
              </w:rPr>
              <w:t>etc</w:t>
            </w:r>
            <w:proofErr w:type="spellEnd"/>
          </w:p>
        </w:tc>
      </w:tr>
      <w:tr w:rsidR="00064CCC" w:rsidRPr="00064CCC" w14:paraId="5900F95E" w14:textId="77777777" w:rsidTr="00C37AF9">
        <w:tc>
          <w:tcPr>
            <w:tcW w:w="3978" w:type="dxa"/>
          </w:tcPr>
          <w:p w14:paraId="5900F95C" w14:textId="77777777" w:rsidR="00064CCC" w:rsidRPr="00064CCC" w:rsidRDefault="00064CCC" w:rsidP="000B3CF3">
            <w:pPr>
              <w:rPr>
                <w:rFonts w:asciiTheme="minorHAnsi" w:hAnsiTheme="minorHAnsi" w:cstheme="minorHAnsi"/>
                <w:sz w:val="18"/>
                <w:szCs w:val="18"/>
              </w:rPr>
            </w:pPr>
            <w:r w:rsidRPr="00064CCC">
              <w:rPr>
                <w:rFonts w:asciiTheme="minorHAnsi" w:hAnsiTheme="minorHAnsi" w:cstheme="minorHAnsi"/>
                <w:sz w:val="18"/>
                <w:szCs w:val="18"/>
              </w:rPr>
              <w:t>Distribution</w:t>
            </w:r>
          </w:p>
        </w:tc>
        <w:tc>
          <w:tcPr>
            <w:tcW w:w="6930" w:type="dxa"/>
            <w:gridSpan w:val="2"/>
          </w:tcPr>
          <w:p w14:paraId="5900F95D" w14:textId="77777777" w:rsidR="00064CCC" w:rsidRPr="00C37AF9" w:rsidRDefault="000B3CF3">
            <w:pPr>
              <w:rPr>
                <w:rFonts w:asciiTheme="minorHAnsi" w:hAnsiTheme="minorHAnsi" w:cstheme="minorHAnsi"/>
                <w:i/>
                <w:sz w:val="18"/>
                <w:szCs w:val="18"/>
              </w:rPr>
            </w:pPr>
            <w:r w:rsidRPr="00C37AF9">
              <w:rPr>
                <w:rFonts w:asciiTheme="minorHAnsi" w:hAnsiTheme="minorHAnsi" w:cstheme="minorHAnsi"/>
                <w:i/>
                <w:sz w:val="18"/>
                <w:szCs w:val="18"/>
              </w:rPr>
              <w:t xml:space="preserve">Medic Packaging, </w:t>
            </w:r>
            <w:proofErr w:type="spellStart"/>
            <w:r w:rsidRPr="00C37AF9">
              <w:rPr>
                <w:rFonts w:asciiTheme="minorHAnsi" w:hAnsiTheme="minorHAnsi" w:cstheme="minorHAnsi"/>
                <w:i/>
                <w:sz w:val="18"/>
                <w:szCs w:val="18"/>
              </w:rPr>
              <w:t>etc</w:t>
            </w:r>
            <w:proofErr w:type="spellEnd"/>
          </w:p>
        </w:tc>
      </w:tr>
      <w:tr w:rsidR="00064CCC" w:rsidRPr="00064CCC" w14:paraId="5900F961" w14:textId="77777777" w:rsidTr="00C37AF9">
        <w:tc>
          <w:tcPr>
            <w:tcW w:w="3978" w:type="dxa"/>
          </w:tcPr>
          <w:p w14:paraId="5900F95F" w14:textId="77777777" w:rsidR="00064CCC" w:rsidRPr="00064CCC" w:rsidRDefault="00064CCC">
            <w:pPr>
              <w:rPr>
                <w:rFonts w:asciiTheme="minorHAnsi" w:hAnsiTheme="minorHAnsi" w:cstheme="minorHAnsi"/>
                <w:sz w:val="18"/>
                <w:szCs w:val="18"/>
              </w:rPr>
            </w:pPr>
            <w:r w:rsidRPr="00064CCC">
              <w:rPr>
                <w:rFonts w:asciiTheme="minorHAnsi" w:hAnsiTheme="minorHAnsi" w:cstheme="minorHAnsi"/>
                <w:sz w:val="18"/>
                <w:szCs w:val="18"/>
              </w:rPr>
              <w:t>Training</w:t>
            </w:r>
          </w:p>
        </w:tc>
        <w:tc>
          <w:tcPr>
            <w:tcW w:w="6930" w:type="dxa"/>
            <w:gridSpan w:val="2"/>
          </w:tcPr>
          <w:p w14:paraId="5900F960" w14:textId="77777777" w:rsidR="00064CCC" w:rsidRPr="00C37AF9" w:rsidRDefault="00935F0A">
            <w:pPr>
              <w:rPr>
                <w:rFonts w:asciiTheme="minorHAnsi" w:hAnsiTheme="minorHAnsi" w:cstheme="minorHAnsi"/>
                <w:i/>
                <w:sz w:val="18"/>
                <w:szCs w:val="18"/>
              </w:rPr>
            </w:pPr>
            <w:r w:rsidRPr="00C37AF9">
              <w:rPr>
                <w:rFonts w:asciiTheme="minorHAnsi" w:hAnsiTheme="minorHAnsi" w:cstheme="minorHAnsi"/>
                <w:i/>
                <w:sz w:val="18"/>
                <w:szCs w:val="18"/>
              </w:rPr>
              <w:t>Formal training, job aids, procedures; include for both end user and project/support staff</w:t>
            </w:r>
          </w:p>
        </w:tc>
      </w:tr>
      <w:tr w:rsidR="00064CCC" w:rsidRPr="00064CCC" w14:paraId="5900F964" w14:textId="77777777" w:rsidTr="00C37AF9">
        <w:tc>
          <w:tcPr>
            <w:tcW w:w="3978" w:type="dxa"/>
          </w:tcPr>
          <w:p w14:paraId="5900F962" w14:textId="77777777" w:rsidR="00064CCC" w:rsidRPr="00064CCC" w:rsidRDefault="00064CCC">
            <w:pPr>
              <w:rPr>
                <w:rFonts w:asciiTheme="minorHAnsi" w:hAnsiTheme="minorHAnsi" w:cstheme="minorHAnsi"/>
                <w:sz w:val="18"/>
                <w:szCs w:val="18"/>
              </w:rPr>
            </w:pPr>
            <w:r w:rsidRPr="00064CCC">
              <w:rPr>
                <w:rFonts w:asciiTheme="minorHAnsi" w:hAnsiTheme="minorHAnsi" w:cstheme="minorHAnsi"/>
                <w:sz w:val="18"/>
                <w:szCs w:val="18"/>
              </w:rPr>
              <w:t>Communication</w:t>
            </w:r>
          </w:p>
        </w:tc>
        <w:tc>
          <w:tcPr>
            <w:tcW w:w="6930" w:type="dxa"/>
            <w:gridSpan w:val="2"/>
          </w:tcPr>
          <w:p w14:paraId="5900F963" w14:textId="77777777" w:rsidR="00064CCC" w:rsidRPr="00C37AF9" w:rsidRDefault="00064CCC">
            <w:pPr>
              <w:rPr>
                <w:rFonts w:asciiTheme="minorHAnsi" w:hAnsiTheme="minorHAnsi" w:cstheme="minorHAnsi"/>
                <w:i/>
                <w:sz w:val="18"/>
                <w:szCs w:val="18"/>
              </w:rPr>
            </w:pPr>
          </w:p>
        </w:tc>
      </w:tr>
      <w:tr w:rsidR="00064CCC" w:rsidRPr="00064CCC" w14:paraId="5900F967" w14:textId="77777777" w:rsidTr="00C37AF9">
        <w:tc>
          <w:tcPr>
            <w:tcW w:w="3978" w:type="dxa"/>
          </w:tcPr>
          <w:p w14:paraId="5900F965" w14:textId="77777777" w:rsidR="00064CCC" w:rsidRPr="00064CCC" w:rsidRDefault="00064CCC">
            <w:pPr>
              <w:rPr>
                <w:rFonts w:asciiTheme="minorHAnsi" w:hAnsiTheme="minorHAnsi" w:cstheme="minorHAnsi"/>
                <w:sz w:val="18"/>
                <w:szCs w:val="18"/>
              </w:rPr>
            </w:pPr>
            <w:r w:rsidRPr="00064CCC">
              <w:rPr>
                <w:rFonts w:asciiTheme="minorHAnsi" w:hAnsiTheme="minorHAnsi" w:cstheme="minorHAnsi"/>
                <w:sz w:val="18"/>
                <w:szCs w:val="18"/>
              </w:rPr>
              <w:t>Manual Configuration, table changes</w:t>
            </w:r>
          </w:p>
        </w:tc>
        <w:tc>
          <w:tcPr>
            <w:tcW w:w="6930" w:type="dxa"/>
            <w:gridSpan w:val="2"/>
          </w:tcPr>
          <w:p w14:paraId="5900F966" w14:textId="77777777" w:rsidR="00064CCC" w:rsidRPr="00C37AF9" w:rsidRDefault="00C37AF9">
            <w:pPr>
              <w:rPr>
                <w:rFonts w:asciiTheme="minorHAnsi" w:hAnsiTheme="minorHAnsi" w:cstheme="minorHAnsi"/>
                <w:i/>
                <w:sz w:val="18"/>
                <w:szCs w:val="18"/>
              </w:rPr>
            </w:pPr>
            <w:r w:rsidRPr="00C37AF9">
              <w:rPr>
                <w:rFonts w:asciiTheme="minorHAnsi" w:hAnsiTheme="minorHAnsi" w:cstheme="minorHAnsi"/>
                <w:i/>
                <w:sz w:val="18"/>
                <w:szCs w:val="18"/>
              </w:rPr>
              <w:t xml:space="preserve">Timing; Authorization; Access; </w:t>
            </w:r>
          </w:p>
        </w:tc>
      </w:tr>
      <w:tr w:rsidR="00064CCC" w:rsidRPr="00064CCC" w14:paraId="5900F96A" w14:textId="77777777" w:rsidTr="00C37AF9">
        <w:tc>
          <w:tcPr>
            <w:tcW w:w="3978" w:type="dxa"/>
          </w:tcPr>
          <w:p w14:paraId="5900F968" w14:textId="77777777" w:rsidR="00064CCC" w:rsidRPr="00064CCC" w:rsidRDefault="00064CCC">
            <w:pPr>
              <w:rPr>
                <w:rFonts w:asciiTheme="minorHAnsi" w:hAnsiTheme="minorHAnsi" w:cstheme="minorHAnsi"/>
                <w:sz w:val="18"/>
                <w:szCs w:val="18"/>
              </w:rPr>
            </w:pPr>
            <w:r w:rsidRPr="00064CCC">
              <w:rPr>
                <w:rFonts w:asciiTheme="minorHAnsi" w:hAnsiTheme="minorHAnsi" w:cstheme="minorHAnsi"/>
                <w:sz w:val="18"/>
                <w:szCs w:val="18"/>
              </w:rPr>
              <w:t>Software/Licensing</w:t>
            </w:r>
          </w:p>
        </w:tc>
        <w:tc>
          <w:tcPr>
            <w:tcW w:w="6930" w:type="dxa"/>
            <w:gridSpan w:val="2"/>
          </w:tcPr>
          <w:p w14:paraId="5900F969" w14:textId="77777777" w:rsidR="00064CCC" w:rsidRPr="00C37AF9" w:rsidRDefault="00935F0A">
            <w:pPr>
              <w:rPr>
                <w:rFonts w:asciiTheme="minorHAnsi" w:hAnsiTheme="minorHAnsi" w:cstheme="minorHAnsi"/>
                <w:i/>
                <w:sz w:val="18"/>
                <w:szCs w:val="18"/>
              </w:rPr>
            </w:pPr>
            <w:r w:rsidRPr="00C37AF9">
              <w:rPr>
                <w:rFonts w:asciiTheme="minorHAnsi" w:hAnsiTheme="minorHAnsi" w:cstheme="minorHAnsi"/>
                <w:i/>
                <w:sz w:val="18"/>
                <w:szCs w:val="18"/>
              </w:rPr>
              <w:t>Also yearly maintenance costs &amp; considerations</w:t>
            </w:r>
          </w:p>
        </w:tc>
      </w:tr>
      <w:tr w:rsidR="00064CCC" w:rsidRPr="00064CCC" w14:paraId="5900F96D" w14:textId="77777777" w:rsidTr="00C37AF9">
        <w:tc>
          <w:tcPr>
            <w:tcW w:w="3978" w:type="dxa"/>
          </w:tcPr>
          <w:p w14:paraId="5900F96B" w14:textId="77777777" w:rsidR="00064CCC" w:rsidRPr="00064CCC" w:rsidRDefault="00064CCC">
            <w:pPr>
              <w:rPr>
                <w:rFonts w:asciiTheme="minorHAnsi" w:hAnsiTheme="minorHAnsi" w:cstheme="minorHAnsi"/>
                <w:sz w:val="18"/>
                <w:szCs w:val="18"/>
              </w:rPr>
            </w:pPr>
            <w:r w:rsidRPr="00064CCC">
              <w:rPr>
                <w:rFonts w:asciiTheme="minorHAnsi" w:hAnsiTheme="minorHAnsi" w:cstheme="minorHAnsi"/>
                <w:sz w:val="18"/>
                <w:szCs w:val="18"/>
              </w:rPr>
              <w:t>Job Prose</w:t>
            </w:r>
            <w:r>
              <w:rPr>
                <w:rFonts w:asciiTheme="minorHAnsi" w:hAnsiTheme="minorHAnsi" w:cstheme="minorHAnsi"/>
                <w:sz w:val="18"/>
                <w:szCs w:val="18"/>
              </w:rPr>
              <w:t>, Help Desk guidelines</w:t>
            </w:r>
          </w:p>
        </w:tc>
        <w:tc>
          <w:tcPr>
            <w:tcW w:w="6930" w:type="dxa"/>
            <w:gridSpan w:val="2"/>
          </w:tcPr>
          <w:p w14:paraId="5900F96C" w14:textId="77777777" w:rsidR="00064CCC" w:rsidRPr="00C37AF9" w:rsidRDefault="00064CCC">
            <w:pPr>
              <w:rPr>
                <w:rFonts w:asciiTheme="minorHAnsi" w:hAnsiTheme="minorHAnsi" w:cstheme="minorHAnsi"/>
                <w:i/>
                <w:sz w:val="18"/>
                <w:szCs w:val="18"/>
              </w:rPr>
            </w:pPr>
          </w:p>
        </w:tc>
      </w:tr>
      <w:tr w:rsidR="00935F0A" w:rsidRPr="00064CCC" w14:paraId="5900F970" w14:textId="77777777" w:rsidTr="00C37AF9">
        <w:tc>
          <w:tcPr>
            <w:tcW w:w="3978" w:type="dxa"/>
          </w:tcPr>
          <w:p w14:paraId="5900F96E" w14:textId="77777777" w:rsidR="00935F0A" w:rsidRDefault="00935F0A">
            <w:pPr>
              <w:rPr>
                <w:rFonts w:asciiTheme="minorHAnsi" w:hAnsiTheme="minorHAnsi" w:cstheme="minorHAnsi"/>
                <w:sz w:val="18"/>
                <w:szCs w:val="18"/>
              </w:rPr>
            </w:pPr>
            <w:r>
              <w:rPr>
                <w:rFonts w:asciiTheme="minorHAnsi" w:hAnsiTheme="minorHAnsi" w:cstheme="minorHAnsi"/>
                <w:sz w:val="18"/>
                <w:szCs w:val="18"/>
              </w:rPr>
              <w:t>Availability of the system</w:t>
            </w:r>
          </w:p>
        </w:tc>
        <w:tc>
          <w:tcPr>
            <w:tcW w:w="6930" w:type="dxa"/>
            <w:gridSpan w:val="2"/>
          </w:tcPr>
          <w:p w14:paraId="5900F96F" w14:textId="77777777" w:rsidR="00935F0A" w:rsidRPr="00C37AF9" w:rsidRDefault="00935F0A">
            <w:pPr>
              <w:rPr>
                <w:rFonts w:asciiTheme="minorHAnsi" w:hAnsiTheme="minorHAnsi" w:cstheme="minorHAnsi"/>
                <w:i/>
                <w:sz w:val="18"/>
                <w:szCs w:val="18"/>
              </w:rPr>
            </w:pPr>
            <w:r w:rsidRPr="00C37AF9">
              <w:rPr>
                <w:rFonts w:asciiTheme="minorHAnsi" w:hAnsiTheme="minorHAnsi" w:cstheme="minorHAnsi"/>
                <w:i/>
                <w:sz w:val="18"/>
                <w:szCs w:val="18"/>
              </w:rPr>
              <w:t>Planned &amp; unplanned outages, disaster recovery, criticality</w:t>
            </w:r>
          </w:p>
        </w:tc>
      </w:tr>
      <w:tr w:rsidR="00064CCC" w:rsidRPr="00064CCC" w14:paraId="5900F973" w14:textId="77777777" w:rsidTr="00C37AF9">
        <w:tc>
          <w:tcPr>
            <w:tcW w:w="3978" w:type="dxa"/>
          </w:tcPr>
          <w:p w14:paraId="5900F971" w14:textId="77777777" w:rsidR="00064CCC" w:rsidRPr="00064CCC" w:rsidRDefault="006812FD">
            <w:pPr>
              <w:rPr>
                <w:rFonts w:asciiTheme="minorHAnsi" w:hAnsiTheme="minorHAnsi" w:cstheme="minorHAnsi"/>
                <w:sz w:val="18"/>
                <w:szCs w:val="18"/>
              </w:rPr>
            </w:pPr>
            <w:r>
              <w:rPr>
                <w:rFonts w:asciiTheme="minorHAnsi" w:hAnsiTheme="minorHAnsi" w:cstheme="minorHAnsi"/>
                <w:sz w:val="18"/>
                <w:szCs w:val="18"/>
              </w:rPr>
              <w:t>Skill needs</w:t>
            </w:r>
          </w:p>
        </w:tc>
        <w:tc>
          <w:tcPr>
            <w:tcW w:w="6930" w:type="dxa"/>
            <w:gridSpan w:val="2"/>
          </w:tcPr>
          <w:p w14:paraId="5900F972" w14:textId="77777777" w:rsidR="00064CCC" w:rsidRPr="00C37AF9" w:rsidRDefault="006812FD" w:rsidP="00935F0A">
            <w:pPr>
              <w:rPr>
                <w:rFonts w:asciiTheme="minorHAnsi" w:hAnsiTheme="minorHAnsi" w:cstheme="minorHAnsi"/>
                <w:i/>
                <w:sz w:val="18"/>
                <w:szCs w:val="18"/>
              </w:rPr>
            </w:pPr>
            <w:r w:rsidRPr="00C37AF9">
              <w:rPr>
                <w:rFonts w:asciiTheme="minorHAnsi" w:hAnsiTheme="minorHAnsi" w:cstheme="minorHAnsi"/>
                <w:i/>
                <w:sz w:val="18"/>
                <w:szCs w:val="18"/>
              </w:rPr>
              <w:t>Include in each design section if possible</w:t>
            </w:r>
            <w:r w:rsidR="00935F0A" w:rsidRPr="00C37AF9">
              <w:rPr>
                <w:rFonts w:asciiTheme="minorHAnsi" w:hAnsiTheme="minorHAnsi" w:cstheme="minorHAnsi"/>
                <w:i/>
                <w:sz w:val="18"/>
                <w:szCs w:val="18"/>
              </w:rPr>
              <w:t xml:space="preserve"> – ABAP, web development, GIS, Oracle, </w:t>
            </w:r>
            <w:proofErr w:type="spellStart"/>
            <w:r w:rsidR="00935F0A" w:rsidRPr="00C37AF9">
              <w:rPr>
                <w:rFonts w:asciiTheme="minorHAnsi" w:hAnsiTheme="minorHAnsi" w:cstheme="minorHAnsi"/>
                <w:i/>
                <w:sz w:val="18"/>
                <w:szCs w:val="18"/>
              </w:rPr>
              <w:t>etc</w:t>
            </w:r>
            <w:proofErr w:type="spellEnd"/>
          </w:p>
        </w:tc>
      </w:tr>
      <w:tr w:rsidR="00935F0A" w:rsidRPr="00064CCC" w14:paraId="5900F976" w14:textId="77777777" w:rsidTr="00C37AF9">
        <w:tc>
          <w:tcPr>
            <w:tcW w:w="3978" w:type="dxa"/>
          </w:tcPr>
          <w:p w14:paraId="5900F974" w14:textId="77777777" w:rsidR="00935F0A" w:rsidRDefault="0087201B">
            <w:pPr>
              <w:rPr>
                <w:rFonts w:asciiTheme="minorHAnsi" w:hAnsiTheme="minorHAnsi" w:cstheme="minorHAnsi"/>
                <w:sz w:val="18"/>
                <w:szCs w:val="18"/>
              </w:rPr>
            </w:pPr>
            <w:r>
              <w:rPr>
                <w:rFonts w:asciiTheme="minorHAnsi" w:hAnsiTheme="minorHAnsi" w:cstheme="minorHAnsi"/>
                <w:sz w:val="18"/>
                <w:szCs w:val="18"/>
              </w:rPr>
              <w:t>Conversion/Data Cleansing</w:t>
            </w:r>
          </w:p>
        </w:tc>
        <w:tc>
          <w:tcPr>
            <w:tcW w:w="6930" w:type="dxa"/>
            <w:gridSpan w:val="2"/>
          </w:tcPr>
          <w:p w14:paraId="5900F975" w14:textId="77777777" w:rsidR="00935F0A" w:rsidRDefault="00935F0A" w:rsidP="00935F0A">
            <w:pPr>
              <w:rPr>
                <w:rFonts w:asciiTheme="minorHAnsi" w:hAnsiTheme="minorHAnsi" w:cstheme="minorHAnsi"/>
                <w:b/>
                <w:i/>
                <w:sz w:val="18"/>
                <w:szCs w:val="18"/>
              </w:rPr>
            </w:pPr>
          </w:p>
        </w:tc>
      </w:tr>
      <w:tr w:rsidR="00935F0A" w:rsidRPr="00064CCC" w14:paraId="5900F979" w14:textId="77777777" w:rsidTr="00C37AF9">
        <w:tc>
          <w:tcPr>
            <w:tcW w:w="3978" w:type="dxa"/>
          </w:tcPr>
          <w:p w14:paraId="5900F977" w14:textId="77777777" w:rsidR="00B84212" w:rsidRDefault="00B84212">
            <w:pPr>
              <w:rPr>
                <w:rFonts w:asciiTheme="minorHAnsi" w:hAnsiTheme="minorHAnsi" w:cstheme="minorHAnsi"/>
                <w:sz w:val="18"/>
                <w:szCs w:val="18"/>
              </w:rPr>
            </w:pPr>
          </w:p>
        </w:tc>
        <w:tc>
          <w:tcPr>
            <w:tcW w:w="6930" w:type="dxa"/>
            <w:gridSpan w:val="2"/>
          </w:tcPr>
          <w:p w14:paraId="5900F978" w14:textId="77777777" w:rsidR="00B84212" w:rsidRDefault="00B84212" w:rsidP="00935F0A">
            <w:pPr>
              <w:rPr>
                <w:rFonts w:asciiTheme="minorHAnsi" w:hAnsiTheme="minorHAnsi" w:cstheme="minorHAnsi"/>
                <w:b/>
                <w:i/>
                <w:sz w:val="18"/>
                <w:szCs w:val="18"/>
              </w:rPr>
            </w:pPr>
          </w:p>
        </w:tc>
      </w:tr>
      <w:tr w:rsidR="00521BB1" w:rsidRPr="00064CCC" w14:paraId="3ADE21A5" w14:textId="77777777" w:rsidTr="00C37AF9">
        <w:tc>
          <w:tcPr>
            <w:tcW w:w="3978" w:type="dxa"/>
          </w:tcPr>
          <w:p w14:paraId="7AAEC40D" w14:textId="77777777" w:rsidR="00521BB1" w:rsidRDefault="00521BB1">
            <w:pPr>
              <w:rPr>
                <w:rFonts w:asciiTheme="minorHAnsi" w:hAnsiTheme="minorHAnsi" w:cstheme="minorHAnsi"/>
                <w:sz w:val="18"/>
                <w:szCs w:val="18"/>
              </w:rPr>
            </w:pPr>
          </w:p>
        </w:tc>
        <w:tc>
          <w:tcPr>
            <w:tcW w:w="6930" w:type="dxa"/>
            <w:gridSpan w:val="2"/>
          </w:tcPr>
          <w:p w14:paraId="1DA4159E" w14:textId="77777777" w:rsidR="00521BB1" w:rsidRDefault="00521BB1" w:rsidP="00935F0A">
            <w:pPr>
              <w:rPr>
                <w:rFonts w:asciiTheme="minorHAnsi" w:hAnsiTheme="minorHAnsi" w:cstheme="minorHAnsi"/>
                <w:b/>
                <w:i/>
                <w:sz w:val="18"/>
                <w:szCs w:val="18"/>
              </w:rPr>
            </w:pPr>
          </w:p>
        </w:tc>
      </w:tr>
      <w:tr w:rsidR="00521BB1" w:rsidRPr="00064CCC" w14:paraId="00D01D69" w14:textId="77777777" w:rsidTr="00C37AF9">
        <w:tc>
          <w:tcPr>
            <w:tcW w:w="3978" w:type="dxa"/>
          </w:tcPr>
          <w:p w14:paraId="5E57B4E0" w14:textId="77777777" w:rsidR="00521BB1" w:rsidRDefault="00521BB1">
            <w:pPr>
              <w:rPr>
                <w:rFonts w:asciiTheme="minorHAnsi" w:hAnsiTheme="minorHAnsi" w:cstheme="minorHAnsi"/>
                <w:sz w:val="18"/>
                <w:szCs w:val="18"/>
              </w:rPr>
            </w:pPr>
          </w:p>
        </w:tc>
        <w:tc>
          <w:tcPr>
            <w:tcW w:w="6930" w:type="dxa"/>
            <w:gridSpan w:val="2"/>
          </w:tcPr>
          <w:p w14:paraId="65C2E4CB" w14:textId="77777777" w:rsidR="00521BB1" w:rsidRDefault="00521BB1" w:rsidP="00935F0A">
            <w:pPr>
              <w:rPr>
                <w:rFonts w:asciiTheme="minorHAnsi" w:hAnsiTheme="minorHAnsi" w:cstheme="minorHAnsi"/>
                <w:b/>
                <w:i/>
                <w:sz w:val="18"/>
                <w:szCs w:val="18"/>
              </w:rPr>
            </w:pPr>
          </w:p>
        </w:tc>
      </w:tr>
      <w:tr w:rsidR="00521BB1" w:rsidRPr="00064CCC" w14:paraId="3F366A5F" w14:textId="77777777" w:rsidTr="00C37AF9">
        <w:tc>
          <w:tcPr>
            <w:tcW w:w="3978" w:type="dxa"/>
          </w:tcPr>
          <w:p w14:paraId="3510F156" w14:textId="77777777" w:rsidR="00521BB1" w:rsidRDefault="00521BB1">
            <w:pPr>
              <w:rPr>
                <w:rFonts w:asciiTheme="minorHAnsi" w:hAnsiTheme="minorHAnsi" w:cstheme="minorHAnsi"/>
                <w:sz w:val="18"/>
                <w:szCs w:val="18"/>
              </w:rPr>
            </w:pPr>
          </w:p>
        </w:tc>
        <w:tc>
          <w:tcPr>
            <w:tcW w:w="6930" w:type="dxa"/>
            <w:gridSpan w:val="2"/>
          </w:tcPr>
          <w:p w14:paraId="66074030" w14:textId="77777777" w:rsidR="00521BB1" w:rsidRDefault="00521BB1" w:rsidP="00935F0A">
            <w:pPr>
              <w:rPr>
                <w:rFonts w:asciiTheme="minorHAnsi" w:hAnsiTheme="minorHAnsi" w:cstheme="minorHAnsi"/>
                <w:b/>
                <w:i/>
                <w:sz w:val="18"/>
                <w:szCs w:val="18"/>
              </w:rPr>
            </w:pPr>
          </w:p>
        </w:tc>
      </w:tr>
      <w:tr w:rsidR="00521BB1" w:rsidRPr="00064CCC" w14:paraId="5A26A3BE" w14:textId="77777777" w:rsidTr="00C37AF9">
        <w:tc>
          <w:tcPr>
            <w:tcW w:w="3978" w:type="dxa"/>
          </w:tcPr>
          <w:p w14:paraId="3BB44694" w14:textId="77777777" w:rsidR="00521BB1" w:rsidRDefault="00521BB1">
            <w:pPr>
              <w:rPr>
                <w:rFonts w:asciiTheme="minorHAnsi" w:hAnsiTheme="minorHAnsi" w:cstheme="minorHAnsi"/>
                <w:sz w:val="18"/>
                <w:szCs w:val="18"/>
              </w:rPr>
            </w:pPr>
          </w:p>
        </w:tc>
        <w:tc>
          <w:tcPr>
            <w:tcW w:w="6930" w:type="dxa"/>
            <w:gridSpan w:val="2"/>
          </w:tcPr>
          <w:p w14:paraId="0E04686C" w14:textId="77777777" w:rsidR="00521BB1" w:rsidRDefault="00521BB1" w:rsidP="00935F0A">
            <w:pPr>
              <w:rPr>
                <w:rFonts w:asciiTheme="minorHAnsi" w:hAnsiTheme="minorHAnsi" w:cstheme="minorHAnsi"/>
                <w:b/>
                <w:i/>
                <w:sz w:val="18"/>
                <w:szCs w:val="18"/>
              </w:rPr>
            </w:pPr>
          </w:p>
        </w:tc>
      </w:tr>
      <w:tr w:rsidR="00521BB1" w:rsidRPr="00064CCC" w14:paraId="29135933" w14:textId="77777777" w:rsidTr="00C37AF9">
        <w:tc>
          <w:tcPr>
            <w:tcW w:w="3978" w:type="dxa"/>
          </w:tcPr>
          <w:p w14:paraId="57959E4C" w14:textId="77777777" w:rsidR="00521BB1" w:rsidRDefault="00521BB1">
            <w:pPr>
              <w:rPr>
                <w:rFonts w:asciiTheme="minorHAnsi" w:hAnsiTheme="minorHAnsi" w:cstheme="minorHAnsi"/>
                <w:sz w:val="18"/>
                <w:szCs w:val="18"/>
              </w:rPr>
            </w:pPr>
          </w:p>
        </w:tc>
        <w:tc>
          <w:tcPr>
            <w:tcW w:w="6930" w:type="dxa"/>
            <w:gridSpan w:val="2"/>
          </w:tcPr>
          <w:p w14:paraId="21E6A9F8" w14:textId="77777777" w:rsidR="00521BB1" w:rsidRDefault="00521BB1" w:rsidP="00935F0A">
            <w:pPr>
              <w:rPr>
                <w:rFonts w:asciiTheme="minorHAnsi" w:hAnsiTheme="minorHAnsi" w:cstheme="minorHAnsi"/>
                <w:b/>
                <w:i/>
                <w:sz w:val="18"/>
                <w:szCs w:val="18"/>
              </w:rPr>
            </w:pPr>
          </w:p>
        </w:tc>
      </w:tr>
      <w:tr w:rsidR="00521BB1" w:rsidRPr="00064CCC" w14:paraId="42F2BBEA" w14:textId="77777777" w:rsidTr="00C37AF9">
        <w:tc>
          <w:tcPr>
            <w:tcW w:w="3978" w:type="dxa"/>
          </w:tcPr>
          <w:p w14:paraId="49EC35B0" w14:textId="77777777" w:rsidR="00521BB1" w:rsidRDefault="00521BB1">
            <w:pPr>
              <w:rPr>
                <w:rFonts w:asciiTheme="minorHAnsi" w:hAnsiTheme="minorHAnsi" w:cstheme="minorHAnsi"/>
                <w:sz w:val="18"/>
                <w:szCs w:val="18"/>
              </w:rPr>
            </w:pPr>
          </w:p>
        </w:tc>
        <w:tc>
          <w:tcPr>
            <w:tcW w:w="6930" w:type="dxa"/>
            <w:gridSpan w:val="2"/>
          </w:tcPr>
          <w:p w14:paraId="05D47755" w14:textId="77777777" w:rsidR="00521BB1" w:rsidRDefault="00521BB1" w:rsidP="00935F0A">
            <w:pPr>
              <w:rPr>
                <w:rFonts w:asciiTheme="minorHAnsi" w:hAnsiTheme="minorHAnsi" w:cstheme="minorHAnsi"/>
                <w:b/>
                <w:i/>
                <w:sz w:val="18"/>
                <w:szCs w:val="18"/>
              </w:rPr>
            </w:pPr>
          </w:p>
        </w:tc>
      </w:tr>
      <w:tr w:rsidR="00521BB1" w:rsidRPr="00064CCC" w14:paraId="7D8A025A" w14:textId="77777777" w:rsidTr="00C37AF9">
        <w:tc>
          <w:tcPr>
            <w:tcW w:w="3978" w:type="dxa"/>
          </w:tcPr>
          <w:p w14:paraId="13ABE957" w14:textId="77777777" w:rsidR="00521BB1" w:rsidRDefault="00521BB1">
            <w:pPr>
              <w:rPr>
                <w:rFonts w:asciiTheme="minorHAnsi" w:hAnsiTheme="minorHAnsi" w:cstheme="minorHAnsi"/>
                <w:sz w:val="18"/>
                <w:szCs w:val="18"/>
              </w:rPr>
            </w:pPr>
          </w:p>
        </w:tc>
        <w:tc>
          <w:tcPr>
            <w:tcW w:w="6930" w:type="dxa"/>
            <w:gridSpan w:val="2"/>
          </w:tcPr>
          <w:p w14:paraId="45237D48" w14:textId="77777777" w:rsidR="00521BB1" w:rsidRDefault="00521BB1" w:rsidP="00935F0A">
            <w:pPr>
              <w:rPr>
                <w:rFonts w:asciiTheme="minorHAnsi" w:hAnsiTheme="minorHAnsi" w:cstheme="minorHAnsi"/>
                <w:b/>
                <w:i/>
                <w:sz w:val="18"/>
                <w:szCs w:val="18"/>
              </w:rPr>
            </w:pPr>
          </w:p>
        </w:tc>
      </w:tr>
      <w:tr w:rsidR="00521BB1" w:rsidRPr="00064CCC" w14:paraId="634E2470" w14:textId="77777777" w:rsidTr="00C37AF9">
        <w:tc>
          <w:tcPr>
            <w:tcW w:w="3978" w:type="dxa"/>
          </w:tcPr>
          <w:p w14:paraId="79DF37C9" w14:textId="77777777" w:rsidR="00521BB1" w:rsidRDefault="00521BB1">
            <w:pPr>
              <w:rPr>
                <w:rFonts w:asciiTheme="minorHAnsi" w:hAnsiTheme="minorHAnsi" w:cstheme="minorHAnsi"/>
                <w:sz w:val="18"/>
                <w:szCs w:val="18"/>
              </w:rPr>
            </w:pPr>
          </w:p>
        </w:tc>
        <w:tc>
          <w:tcPr>
            <w:tcW w:w="6930" w:type="dxa"/>
            <w:gridSpan w:val="2"/>
          </w:tcPr>
          <w:p w14:paraId="036C0D7D" w14:textId="77777777" w:rsidR="00521BB1" w:rsidRDefault="00521BB1" w:rsidP="00935F0A">
            <w:pPr>
              <w:rPr>
                <w:rFonts w:asciiTheme="minorHAnsi" w:hAnsiTheme="minorHAnsi" w:cstheme="minorHAnsi"/>
                <w:b/>
                <w:i/>
                <w:sz w:val="18"/>
                <w:szCs w:val="18"/>
              </w:rPr>
            </w:pPr>
          </w:p>
        </w:tc>
      </w:tr>
      <w:tr w:rsidR="00521BB1" w:rsidRPr="00064CCC" w14:paraId="6EEB9075" w14:textId="77777777" w:rsidTr="00C37AF9">
        <w:tc>
          <w:tcPr>
            <w:tcW w:w="3978" w:type="dxa"/>
          </w:tcPr>
          <w:p w14:paraId="423FF1B5" w14:textId="77777777" w:rsidR="00521BB1" w:rsidRDefault="00521BB1">
            <w:pPr>
              <w:rPr>
                <w:rFonts w:asciiTheme="minorHAnsi" w:hAnsiTheme="minorHAnsi" w:cstheme="minorHAnsi"/>
                <w:sz w:val="18"/>
                <w:szCs w:val="18"/>
              </w:rPr>
            </w:pPr>
          </w:p>
        </w:tc>
        <w:tc>
          <w:tcPr>
            <w:tcW w:w="6930" w:type="dxa"/>
            <w:gridSpan w:val="2"/>
          </w:tcPr>
          <w:p w14:paraId="2A28810D" w14:textId="77777777" w:rsidR="00521BB1" w:rsidRDefault="00521BB1" w:rsidP="00935F0A">
            <w:pPr>
              <w:rPr>
                <w:rFonts w:asciiTheme="minorHAnsi" w:hAnsiTheme="minorHAnsi" w:cstheme="minorHAnsi"/>
                <w:b/>
                <w:i/>
                <w:sz w:val="18"/>
                <w:szCs w:val="18"/>
              </w:rPr>
            </w:pPr>
          </w:p>
        </w:tc>
      </w:tr>
      <w:tr w:rsidR="00521BB1" w:rsidRPr="00064CCC" w14:paraId="336E319B" w14:textId="77777777" w:rsidTr="00C37AF9">
        <w:tc>
          <w:tcPr>
            <w:tcW w:w="3978" w:type="dxa"/>
          </w:tcPr>
          <w:p w14:paraId="4E15F75B" w14:textId="77777777" w:rsidR="00521BB1" w:rsidRDefault="00521BB1">
            <w:pPr>
              <w:rPr>
                <w:rFonts w:asciiTheme="minorHAnsi" w:hAnsiTheme="minorHAnsi" w:cstheme="minorHAnsi"/>
                <w:sz w:val="18"/>
                <w:szCs w:val="18"/>
              </w:rPr>
            </w:pPr>
          </w:p>
        </w:tc>
        <w:tc>
          <w:tcPr>
            <w:tcW w:w="6930" w:type="dxa"/>
            <w:gridSpan w:val="2"/>
          </w:tcPr>
          <w:p w14:paraId="3BBF42B0" w14:textId="77777777" w:rsidR="00521BB1" w:rsidRDefault="00521BB1" w:rsidP="00935F0A">
            <w:pPr>
              <w:rPr>
                <w:rFonts w:asciiTheme="minorHAnsi" w:hAnsiTheme="minorHAnsi" w:cstheme="minorHAnsi"/>
                <w:b/>
                <w:i/>
                <w:sz w:val="18"/>
                <w:szCs w:val="18"/>
              </w:rPr>
            </w:pPr>
          </w:p>
        </w:tc>
      </w:tr>
      <w:tr w:rsidR="00521BB1" w:rsidRPr="00064CCC" w14:paraId="6D1473F2" w14:textId="77777777" w:rsidTr="00C37AF9">
        <w:tc>
          <w:tcPr>
            <w:tcW w:w="3978" w:type="dxa"/>
          </w:tcPr>
          <w:p w14:paraId="1127A09C" w14:textId="77777777" w:rsidR="00521BB1" w:rsidRDefault="00521BB1">
            <w:pPr>
              <w:rPr>
                <w:rFonts w:asciiTheme="minorHAnsi" w:hAnsiTheme="minorHAnsi" w:cstheme="minorHAnsi"/>
                <w:sz w:val="18"/>
                <w:szCs w:val="18"/>
              </w:rPr>
            </w:pPr>
          </w:p>
        </w:tc>
        <w:tc>
          <w:tcPr>
            <w:tcW w:w="6930" w:type="dxa"/>
            <w:gridSpan w:val="2"/>
          </w:tcPr>
          <w:p w14:paraId="38493F76" w14:textId="77777777" w:rsidR="00521BB1" w:rsidRDefault="00521BB1" w:rsidP="00935F0A">
            <w:pPr>
              <w:rPr>
                <w:rFonts w:asciiTheme="minorHAnsi" w:hAnsiTheme="minorHAnsi" w:cstheme="minorHAnsi"/>
                <w:b/>
                <w:i/>
                <w:sz w:val="18"/>
                <w:szCs w:val="18"/>
              </w:rPr>
            </w:pPr>
          </w:p>
        </w:tc>
      </w:tr>
    </w:tbl>
    <w:tbl>
      <w:tblPr>
        <w:tblStyle w:val="TableGrid"/>
        <w:tblpPr w:leftFromText="180" w:rightFromText="180" w:vertAnchor="text" w:horzAnchor="margin" w:tblpY="403"/>
        <w:tblW w:w="0" w:type="auto"/>
        <w:tblLook w:val="01E0" w:firstRow="1" w:lastRow="1" w:firstColumn="1" w:lastColumn="1" w:noHBand="0" w:noVBand="0"/>
      </w:tblPr>
      <w:tblGrid>
        <w:gridCol w:w="1998"/>
        <w:gridCol w:w="4320"/>
        <w:gridCol w:w="4590"/>
      </w:tblGrid>
      <w:tr w:rsidR="006F1CD6" w:rsidRPr="00A31BF2" w14:paraId="5900F97C" w14:textId="77777777" w:rsidTr="006F1CD6">
        <w:tc>
          <w:tcPr>
            <w:tcW w:w="6318" w:type="dxa"/>
            <w:gridSpan w:val="2"/>
            <w:tcBorders>
              <w:right w:val="single" w:sz="4" w:space="0" w:color="auto"/>
            </w:tcBorders>
            <w:shd w:val="clear" w:color="auto" w:fill="C0C0C0"/>
          </w:tcPr>
          <w:p w14:paraId="5900F97A" w14:textId="7C2D7D40" w:rsidR="00521BB1" w:rsidRPr="005349EE" w:rsidRDefault="00521BB1" w:rsidP="006F1CD6">
            <w:pPr>
              <w:rPr>
                <w:b/>
                <w:bCs/>
              </w:rPr>
            </w:pPr>
          </w:p>
        </w:tc>
        <w:tc>
          <w:tcPr>
            <w:tcW w:w="4590" w:type="dxa"/>
            <w:tcBorders>
              <w:top w:val="nil"/>
              <w:left w:val="single" w:sz="4" w:space="0" w:color="auto"/>
              <w:bottom w:val="nil"/>
              <w:right w:val="nil"/>
            </w:tcBorders>
            <w:shd w:val="clear" w:color="auto" w:fill="auto"/>
          </w:tcPr>
          <w:p w14:paraId="5900F97B" w14:textId="77777777" w:rsidR="006F1CD6" w:rsidRPr="00A31BF2" w:rsidRDefault="006F1CD6" w:rsidP="006F1CD6"/>
        </w:tc>
      </w:tr>
      <w:tr w:rsidR="006F1CD6" w:rsidRPr="00A31BF2" w14:paraId="5900F980" w14:textId="77777777" w:rsidTr="006F1CD6">
        <w:trPr>
          <w:trHeight w:val="1142"/>
        </w:trPr>
        <w:tc>
          <w:tcPr>
            <w:tcW w:w="10908" w:type="dxa"/>
            <w:gridSpan w:val="3"/>
          </w:tcPr>
          <w:p w14:paraId="5900F97D" w14:textId="59D896DA" w:rsidR="006F1CD6" w:rsidRPr="0025016D" w:rsidRDefault="00277268" w:rsidP="006F1CD6">
            <w:pPr>
              <w:keepLines/>
              <w:rPr>
                <w:i/>
                <w:color w:val="808080" w:themeColor="background1" w:themeShade="80"/>
                <w:sz w:val="20"/>
                <w:szCs w:val="20"/>
              </w:rPr>
            </w:pPr>
            <w:r>
              <w:rPr>
                <w:b/>
                <w:color w:val="808080" w:themeColor="background1" w:themeShade="80"/>
                <w:sz w:val="20"/>
                <w:szCs w:val="20"/>
              </w:rPr>
              <w:t xml:space="preserve">Risks &amp; </w:t>
            </w:r>
            <w:r w:rsidR="006F1CD6" w:rsidRPr="0025016D">
              <w:rPr>
                <w:b/>
                <w:color w:val="808080" w:themeColor="background1" w:themeShade="80"/>
                <w:sz w:val="20"/>
                <w:szCs w:val="20"/>
              </w:rPr>
              <w:t>Assumptions</w:t>
            </w:r>
            <w:r w:rsidR="006F1CD6" w:rsidRPr="0025016D">
              <w:rPr>
                <w:color w:val="808080" w:themeColor="background1" w:themeShade="80"/>
                <w:sz w:val="20"/>
                <w:szCs w:val="20"/>
              </w:rPr>
              <w:t xml:space="preserve">: </w:t>
            </w:r>
            <w:r w:rsidR="006F1CD6" w:rsidRPr="0025016D">
              <w:rPr>
                <w:i/>
                <w:color w:val="808080" w:themeColor="background1" w:themeShade="80"/>
                <w:sz w:val="20"/>
                <w:szCs w:val="20"/>
              </w:rPr>
              <w:t xml:space="preserve">This section should include things like predecessors, scope clarification, dependencies, resource expectations, etc. These may relate both to business issues and system design issues. </w:t>
            </w:r>
          </w:p>
          <w:p w14:paraId="5900F97E" w14:textId="77777777" w:rsidR="006F1CD6" w:rsidRPr="0025016D" w:rsidRDefault="006F1CD6" w:rsidP="006F1CD6">
            <w:pPr>
              <w:pStyle w:val="Instructions"/>
              <w:rPr>
                <w:color w:val="808080" w:themeColor="background1" w:themeShade="80"/>
                <w:sz w:val="20"/>
                <w:szCs w:val="20"/>
              </w:rPr>
            </w:pPr>
            <w:r w:rsidRPr="0025016D">
              <w:rPr>
                <w:b/>
                <w:i w:val="0"/>
                <w:color w:val="808080" w:themeColor="background1" w:themeShade="80"/>
                <w:sz w:val="20"/>
                <w:szCs w:val="20"/>
              </w:rPr>
              <w:t>Constraints:</w:t>
            </w:r>
            <w:r w:rsidRPr="0025016D">
              <w:rPr>
                <w:i w:val="0"/>
                <w:color w:val="808080" w:themeColor="background1" w:themeShade="80"/>
                <w:sz w:val="20"/>
                <w:szCs w:val="20"/>
              </w:rPr>
              <w:t xml:space="preserve"> </w:t>
            </w:r>
            <w:r w:rsidRPr="0025016D">
              <w:rPr>
                <w:color w:val="808080" w:themeColor="background1" w:themeShade="80"/>
                <w:sz w:val="20"/>
                <w:szCs w:val="20"/>
              </w:rPr>
              <w:t xml:space="preserve">This section should list all the constraints under which the solution has been designed. E.g. a certain database type must be used, Enterprise Architecture says we must do this way, cannot do VMware, </w:t>
            </w:r>
            <w:proofErr w:type="spellStart"/>
            <w:r w:rsidRPr="0025016D">
              <w:rPr>
                <w:color w:val="808080" w:themeColor="background1" w:themeShade="80"/>
                <w:sz w:val="20"/>
                <w:szCs w:val="20"/>
              </w:rPr>
              <w:t>etc</w:t>
            </w:r>
            <w:proofErr w:type="spellEnd"/>
          </w:p>
          <w:p w14:paraId="5900F97F" w14:textId="77777777" w:rsidR="006F1CD6" w:rsidRPr="00A31BF2" w:rsidRDefault="006F1CD6" w:rsidP="006F1CD6"/>
        </w:tc>
      </w:tr>
      <w:tr w:rsidR="00277268" w:rsidRPr="00A31BF2" w14:paraId="2E0CCA01" w14:textId="77777777" w:rsidTr="006F1CD6">
        <w:trPr>
          <w:trHeight w:val="233"/>
        </w:trPr>
        <w:tc>
          <w:tcPr>
            <w:tcW w:w="1998" w:type="dxa"/>
          </w:tcPr>
          <w:p w14:paraId="1F737DCE" w14:textId="3F24E8A5" w:rsidR="00277268" w:rsidRDefault="00277268" w:rsidP="006F1CD6">
            <w:pPr>
              <w:keepLines/>
              <w:rPr>
                <w:b/>
              </w:rPr>
            </w:pPr>
            <w:r>
              <w:rPr>
                <w:b/>
              </w:rPr>
              <w:t>Risks</w:t>
            </w:r>
          </w:p>
        </w:tc>
        <w:tc>
          <w:tcPr>
            <w:tcW w:w="8910" w:type="dxa"/>
            <w:gridSpan w:val="2"/>
          </w:tcPr>
          <w:p w14:paraId="2CAE1949" w14:textId="71CCC182" w:rsidR="00277268" w:rsidRDefault="00E568BC" w:rsidP="006F1CD6">
            <w:pPr>
              <w:keepLines/>
              <w:rPr>
                <w:b/>
              </w:rPr>
            </w:pPr>
            <w:r>
              <w:rPr>
                <w:b/>
              </w:rPr>
              <w:t>Description</w:t>
            </w:r>
          </w:p>
        </w:tc>
      </w:tr>
      <w:tr w:rsidR="00277268" w:rsidRPr="00A31BF2" w14:paraId="07CC2E9D" w14:textId="77777777" w:rsidTr="006F1CD6">
        <w:trPr>
          <w:trHeight w:val="233"/>
        </w:trPr>
        <w:tc>
          <w:tcPr>
            <w:tcW w:w="1998" w:type="dxa"/>
          </w:tcPr>
          <w:p w14:paraId="3BAE62F4" w14:textId="77777777" w:rsidR="00277268" w:rsidRDefault="00277268" w:rsidP="006F1CD6">
            <w:pPr>
              <w:keepLines/>
              <w:rPr>
                <w:b/>
              </w:rPr>
            </w:pPr>
          </w:p>
        </w:tc>
        <w:tc>
          <w:tcPr>
            <w:tcW w:w="8910" w:type="dxa"/>
            <w:gridSpan w:val="2"/>
          </w:tcPr>
          <w:p w14:paraId="2C16F545" w14:textId="77777777" w:rsidR="00277268" w:rsidRDefault="00277268" w:rsidP="006F1CD6">
            <w:pPr>
              <w:keepLines/>
              <w:rPr>
                <w:b/>
              </w:rPr>
            </w:pPr>
          </w:p>
        </w:tc>
      </w:tr>
      <w:tr w:rsidR="006F1CD6" w:rsidRPr="00A31BF2" w14:paraId="5900F983" w14:textId="77777777" w:rsidTr="006F1CD6">
        <w:trPr>
          <w:trHeight w:val="233"/>
        </w:trPr>
        <w:tc>
          <w:tcPr>
            <w:tcW w:w="1998" w:type="dxa"/>
          </w:tcPr>
          <w:p w14:paraId="5900F981" w14:textId="77777777" w:rsidR="006F1CD6" w:rsidRDefault="006F1CD6" w:rsidP="006F1CD6">
            <w:pPr>
              <w:keepLines/>
              <w:rPr>
                <w:b/>
              </w:rPr>
            </w:pPr>
            <w:r>
              <w:rPr>
                <w:b/>
              </w:rPr>
              <w:t>Assumptions</w:t>
            </w:r>
          </w:p>
        </w:tc>
        <w:tc>
          <w:tcPr>
            <w:tcW w:w="8910" w:type="dxa"/>
            <w:gridSpan w:val="2"/>
          </w:tcPr>
          <w:p w14:paraId="5900F982" w14:textId="77777777" w:rsidR="006F1CD6" w:rsidRDefault="006F1CD6" w:rsidP="006F1CD6">
            <w:pPr>
              <w:keepLines/>
              <w:rPr>
                <w:b/>
              </w:rPr>
            </w:pPr>
            <w:r>
              <w:rPr>
                <w:b/>
              </w:rPr>
              <w:t>Description</w:t>
            </w:r>
          </w:p>
        </w:tc>
      </w:tr>
      <w:tr w:rsidR="006F1CD6" w:rsidRPr="00A31BF2" w14:paraId="5900F986" w14:textId="77777777" w:rsidTr="006F1CD6">
        <w:trPr>
          <w:trHeight w:val="233"/>
        </w:trPr>
        <w:tc>
          <w:tcPr>
            <w:tcW w:w="1998" w:type="dxa"/>
          </w:tcPr>
          <w:p w14:paraId="5900F984" w14:textId="77777777" w:rsidR="006F1CD6" w:rsidRDefault="006F1CD6" w:rsidP="006F1CD6">
            <w:pPr>
              <w:keepLines/>
              <w:rPr>
                <w:b/>
              </w:rPr>
            </w:pPr>
          </w:p>
        </w:tc>
        <w:tc>
          <w:tcPr>
            <w:tcW w:w="8910" w:type="dxa"/>
            <w:gridSpan w:val="2"/>
          </w:tcPr>
          <w:p w14:paraId="5900F985" w14:textId="77777777" w:rsidR="006F1CD6" w:rsidRDefault="006F1CD6" w:rsidP="006F1CD6">
            <w:pPr>
              <w:keepLines/>
              <w:rPr>
                <w:b/>
              </w:rPr>
            </w:pPr>
          </w:p>
        </w:tc>
      </w:tr>
      <w:tr w:rsidR="006F1CD6" w:rsidRPr="00A31BF2" w14:paraId="5900F989" w14:textId="77777777" w:rsidTr="006F1CD6">
        <w:trPr>
          <w:trHeight w:val="233"/>
        </w:trPr>
        <w:tc>
          <w:tcPr>
            <w:tcW w:w="1998" w:type="dxa"/>
          </w:tcPr>
          <w:p w14:paraId="5900F987" w14:textId="77777777" w:rsidR="006F1CD6" w:rsidRDefault="006F1CD6" w:rsidP="006F1CD6">
            <w:pPr>
              <w:keepLines/>
              <w:rPr>
                <w:b/>
              </w:rPr>
            </w:pPr>
            <w:r>
              <w:rPr>
                <w:b/>
              </w:rPr>
              <w:t>Constraints</w:t>
            </w:r>
          </w:p>
        </w:tc>
        <w:tc>
          <w:tcPr>
            <w:tcW w:w="8910" w:type="dxa"/>
            <w:gridSpan w:val="2"/>
          </w:tcPr>
          <w:p w14:paraId="5900F988" w14:textId="77777777" w:rsidR="006F1CD6" w:rsidRDefault="006F1CD6" w:rsidP="006F1CD6">
            <w:pPr>
              <w:keepLines/>
              <w:rPr>
                <w:b/>
              </w:rPr>
            </w:pPr>
            <w:r>
              <w:rPr>
                <w:b/>
              </w:rPr>
              <w:t>Description</w:t>
            </w:r>
          </w:p>
        </w:tc>
      </w:tr>
      <w:tr w:rsidR="006F1CD6" w:rsidRPr="00A31BF2" w14:paraId="5900F98C" w14:textId="77777777" w:rsidTr="006F1CD6">
        <w:trPr>
          <w:trHeight w:val="233"/>
        </w:trPr>
        <w:tc>
          <w:tcPr>
            <w:tcW w:w="1998" w:type="dxa"/>
          </w:tcPr>
          <w:p w14:paraId="5900F98A" w14:textId="77777777" w:rsidR="006F1CD6" w:rsidRDefault="006F1CD6" w:rsidP="006F1CD6">
            <w:pPr>
              <w:keepLines/>
              <w:rPr>
                <w:b/>
              </w:rPr>
            </w:pPr>
          </w:p>
        </w:tc>
        <w:tc>
          <w:tcPr>
            <w:tcW w:w="8910" w:type="dxa"/>
            <w:gridSpan w:val="2"/>
          </w:tcPr>
          <w:p w14:paraId="5900F98B" w14:textId="77777777" w:rsidR="006F1CD6" w:rsidRDefault="006F1CD6" w:rsidP="006F1CD6">
            <w:pPr>
              <w:keepLines/>
              <w:rPr>
                <w:b/>
              </w:rPr>
            </w:pPr>
          </w:p>
        </w:tc>
      </w:tr>
    </w:tbl>
    <w:p w14:paraId="5900F98D" w14:textId="77777777" w:rsidR="00D54BB4" w:rsidRDefault="00D54BB4" w:rsidP="006D5EBC">
      <w:pPr>
        <w:pStyle w:val="Header"/>
        <w:tabs>
          <w:tab w:val="clear" w:pos="4320"/>
          <w:tab w:val="clear" w:pos="8640"/>
        </w:tabs>
        <w:rPr>
          <w:b/>
          <w:i/>
        </w:rPr>
      </w:pPr>
    </w:p>
    <w:p w14:paraId="48695A06" w14:textId="77777777" w:rsidR="00521BB1" w:rsidRDefault="00521BB1" w:rsidP="00B84212">
      <w:pPr>
        <w:rPr>
          <w:b/>
          <w:bCs/>
          <w:highlight w:val="lightGray"/>
          <w:u w:val="single"/>
        </w:rPr>
      </w:pPr>
    </w:p>
    <w:p w14:paraId="222CFA60" w14:textId="400239DE" w:rsidR="00B84212" w:rsidRDefault="009A1FED" w:rsidP="00B84212">
      <w:pPr>
        <w:rPr>
          <w:b/>
          <w:bCs/>
          <w:highlight w:val="lightGray"/>
          <w:u w:val="single"/>
        </w:rPr>
      </w:pPr>
      <w:r>
        <w:rPr>
          <w:b/>
          <w:bCs/>
          <w:highlight w:val="lightGray"/>
          <w:u w:val="single"/>
        </w:rPr>
        <w:t>Supporting Documentation</w:t>
      </w:r>
    </w:p>
    <w:p w14:paraId="041EF810" w14:textId="6DC78EFF" w:rsidR="00B84212" w:rsidRDefault="00DF4DE6" w:rsidP="006D5EBC">
      <w:pPr>
        <w:pStyle w:val="Header"/>
        <w:tabs>
          <w:tab w:val="clear" w:pos="4320"/>
          <w:tab w:val="clear" w:pos="8640"/>
        </w:tabs>
      </w:pPr>
      <w:r>
        <w:t xml:space="preserve">Examples from </w:t>
      </w:r>
      <w:r w:rsidR="004F6080">
        <w:t>ECP (</w:t>
      </w:r>
      <w:r>
        <w:t>Production):</w:t>
      </w:r>
    </w:p>
    <w:p w14:paraId="5E66915C" w14:textId="447C8E91" w:rsidR="00F94759" w:rsidRDefault="00F94759" w:rsidP="00F94759">
      <w:pPr>
        <w:rPr>
          <w:b/>
          <w:bCs/>
          <w:highlight w:val="lightGray"/>
          <w:u w:val="single"/>
        </w:rPr>
      </w:pPr>
      <w:r>
        <w:rPr>
          <w:b/>
          <w:bCs/>
          <w:highlight w:val="lightGray"/>
          <w:u w:val="single"/>
        </w:rPr>
        <w:t>Solution Design Document Validation/Approval</w:t>
      </w:r>
    </w:p>
    <w:p w14:paraId="75D5A1E9" w14:textId="77777777" w:rsidR="00F94759" w:rsidRDefault="00F94759" w:rsidP="00F94759">
      <w:pPr>
        <w:rPr>
          <w:b/>
          <w:bCs/>
          <w:highlight w:val="lightGray"/>
          <w:u w:val="single"/>
        </w:rPr>
      </w:pPr>
    </w:p>
    <w:tbl>
      <w:tblPr>
        <w:tblStyle w:val="TableGrid"/>
        <w:tblW w:w="0" w:type="auto"/>
        <w:tblLook w:val="04A0" w:firstRow="1" w:lastRow="0" w:firstColumn="1" w:lastColumn="0" w:noHBand="0" w:noVBand="1"/>
      </w:tblPr>
      <w:tblGrid>
        <w:gridCol w:w="3672"/>
        <w:gridCol w:w="3672"/>
        <w:gridCol w:w="3672"/>
      </w:tblGrid>
      <w:tr w:rsidR="00F94759" w14:paraId="73D2A9DF" w14:textId="77777777" w:rsidTr="00F94759">
        <w:tc>
          <w:tcPr>
            <w:tcW w:w="3672" w:type="dxa"/>
          </w:tcPr>
          <w:p w14:paraId="6509322E" w14:textId="1FB153FE" w:rsidR="00F94759" w:rsidRDefault="00F94759" w:rsidP="00F94759">
            <w:pPr>
              <w:rPr>
                <w:b/>
                <w:bCs/>
                <w:highlight w:val="lightGray"/>
                <w:u w:val="single"/>
              </w:rPr>
            </w:pPr>
            <w:r>
              <w:rPr>
                <w:b/>
                <w:bCs/>
                <w:highlight w:val="lightGray"/>
                <w:u w:val="single"/>
              </w:rPr>
              <w:t>Name</w:t>
            </w:r>
          </w:p>
        </w:tc>
        <w:tc>
          <w:tcPr>
            <w:tcW w:w="3672" w:type="dxa"/>
          </w:tcPr>
          <w:p w14:paraId="2CD70313" w14:textId="70F003EC" w:rsidR="00F94759" w:rsidRDefault="00F94759" w:rsidP="00F94759">
            <w:pPr>
              <w:rPr>
                <w:b/>
                <w:bCs/>
                <w:highlight w:val="lightGray"/>
                <w:u w:val="single"/>
              </w:rPr>
            </w:pPr>
            <w:r>
              <w:rPr>
                <w:b/>
                <w:bCs/>
                <w:highlight w:val="lightGray"/>
                <w:u w:val="single"/>
              </w:rPr>
              <w:t>Comments</w:t>
            </w:r>
          </w:p>
        </w:tc>
        <w:tc>
          <w:tcPr>
            <w:tcW w:w="3672" w:type="dxa"/>
          </w:tcPr>
          <w:p w14:paraId="4F9DCD1D" w14:textId="42D36DF8" w:rsidR="00F94759" w:rsidRDefault="00F94759" w:rsidP="00F94759">
            <w:pPr>
              <w:rPr>
                <w:b/>
                <w:bCs/>
                <w:highlight w:val="lightGray"/>
                <w:u w:val="single"/>
              </w:rPr>
            </w:pPr>
            <w:r>
              <w:rPr>
                <w:b/>
                <w:bCs/>
                <w:highlight w:val="lightGray"/>
                <w:u w:val="single"/>
              </w:rPr>
              <w:t>Date</w:t>
            </w:r>
          </w:p>
        </w:tc>
      </w:tr>
      <w:tr w:rsidR="00F94759" w14:paraId="6644B86B" w14:textId="77777777" w:rsidTr="00F94759">
        <w:tc>
          <w:tcPr>
            <w:tcW w:w="3672" w:type="dxa"/>
          </w:tcPr>
          <w:p w14:paraId="73CBD621" w14:textId="77777777" w:rsidR="00F94759" w:rsidRDefault="00F94759" w:rsidP="00F94759">
            <w:pPr>
              <w:rPr>
                <w:b/>
                <w:bCs/>
                <w:highlight w:val="lightGray"/>
                <w:u w:val="single"/>
              </w:rPr>
            </w:pPr>
          </w:p>
        </w:tc>
        <w:tc>
          <w:tcPr>
            <w:tcW w:w="3672" w:type="dxa"/>
          </w:tcPr>
          <w:p w14:paraId="6DE2B595" w14:textId="77777777" w:rsidR="00F94759" w:rsidRDefault="00F94759" w:rsidP="00F94759">
            <w:pPr>
              <w:rPr>
                <w:b/>
                <w:bCs/>
                <w:highlight w:val="lightGray"/>
                <w:u w:val="single"/>
              </w:rPr>
            </w:pPr>
          </w:p>
        </w:tc>
        <w:tc>
          <w:tcPr>
            <w:tcW w:w="3672" w:type="dxa"/>
          </w:tcPr>
          <w:p w14:paraId="2D5D103D" w14:textId="77777777" w:rsidR="00F94759" w:rsidRDefault="00F94759" w:rsidP="00F94759">
            <w:pPr>
              <w:rPr>
                <w:b/>
                <w:bCs/>
                <w:highlight w:val="lightGray"/>
                <w:u w:val="single"/>
              </w:rPr>
            </w:pPr>
          </w:p>
        </w:tc>
      </w:tr>
      <w:tr w:rsidR="00F94759" w14:paraId="1873124D" w14:textId="77777777" w:rsidTr="00F94759">
        <w:tc>
          <w:tcPr>
            <w:tcW w:w="3672" w:type="dxa"/>
          </w:tcPr>
          <w:p w14:paraId="7563CCEA" w14:textId="77777777" w:rsidR="00F94759" w:rsidRDefault="00F94759" w:rsidP="00F94759">
            <w:pPr>
              <w:rPr>
                <w:b/>
                <w:bCs/>
                <w:highlight w:val="lightGray"/>
                <w:u w:val="single"/>
              </w:rPr>
            </w:pPr>
          </w:p>
        </w:tc>
        <w:tc>
          <w:tcPr>
            <w:tcW w:w="3672" w:type="dxa"/>
          </w:tcPr>
          <w:p w14:paraId="10B92A5E" w14:textId="77777777" w:rsidR="00F94759" w:rsidRDefault="00F94759" w:rsidP="00F94759">
            <w:pPr>
              <w:rPr>
                <w:b/>
                <w:bCs/>
                <w:highlight w:val="lightGray"/>
                <w:u w:val="single"/>
              </w:rPr>
            </w:pPr>
          </w:p>
        </w:tc>
        <w:tc>
          <w:tcPr>
            <w:tcW w:w="3672" w:type="dxa"/>
          </w:tcPr>
          <w:p w14:paraId="2A9B0748" w14:textId="77777777" w:rsidR="00F94759" w:rsidRDefault="00F94759" w:rsidP="00F94759">
            <w:pPr>
              <w:rPr>
                <w:b/>
                <w:bCs/>
                <w:highlight w:val="lightGray"/>
                <w:u w:val="single"/>
              </w:rPr>
            </w:pPr>
          </w:p>
        </w:tc>
      </w:tr>
      <w:tr w:rsidR="00F94759" w14:paraId="4B040F8E" w14:textId="77777777" w:rsidTr="00F94759">
        <w:tc>
          <w:tcPr>
            <w:tcW w:w="3672" w:type="dxa"/>
          </w:tcPr>
          <w:p w14:paraId="1191CFD8" w14:textId="77777777" w:rsidR="00F94759" w:rsidRDefault="00F94759" w:rsidP="00F94759">
            <w:pPr>
              <w:rPr>
                <w:b/>
                <w:bCs/>
                <w:highlight w:val="lightGray"/>
                <w:u w:val="single"/>
              </w:rPr>
            </w:pPr>
          </w:p>
        </w:tc>
        <w:tc>
          <w:tcPr>
            <w:tcW w:w="3672" w:type="dxa"/>
          </w:tcPr>
          <w:p w14:paraId="21DF49F8" w14:textId="77777777" w:rsidR="00F94759" w:rsidRDefault="00F94759" w:rsidP="00F94759">
            <w:pPr>
              <w:rPr>
                <w:b/>
                <w:bCs/>
                <w:highlight w:val="lightGray"/>
                <w:u w:val="single"/>
              </w:rPr>
            </w:pPr>
          </w:p>
        </w:tc>
        <w:tc>
          <w:tcPr>
            <w:tcW w:w="3672" w:type="dxa"/>
          </w:tcPr>
          <w:p w14:paraId="0E2560ED" w14:textId="77777777" w:rsidR="00F94759" w:rsidRDefault="00F94759" w:rsidP="00F94759">
            <w:pPr>
              <w:rPr>
                <w:b/>
                <w:bCs/>
                <w:highlight w:val="lightGray"/>
                <w:u w:val="single"/>
              </w:rPr>
            </w:pPr>
          </w:p>
        </w:tc>
      </w:tr>
    </w:tbl>
    <w:p w14:paraId="59F5C467" w14:textId="77777777" w:rsidR="00F94759" w:rsidRPr="00B84212" w:rsidRDefault="00F94759" w:rsidP="00F94759">
      <w:pPr>
        <w:rPr>
          <w:b/>
          <w:bCs/>
          <w:highlight w:val="lightGray"/>
          <w:u w:val="single"/>
        </w:rPr>
      </w:pPr>
    </w:p>
    <w:p w14:paraId="4DE13079" w14:textId="77777777" w:rsidR="00583897" w:rsidRDefault="00583897" w:rsidP="006D5EBC">
      <w:pPr>
        <w:pStyle w:val="Header"/>
        <w:tabs>
          <w:tab w:val="clear" w:pos="4320"/>
          <w:tab w:val="clear" w:pos="8640"/>
        </w:tabs>
        <w:rPr>
          <w:b/>
          <w:i/>
        </w:rPr>
      </w:pPr>
    </w:p>
    <w:sectPr w:rsidR="00583897" w:rsidSect="00750E15">
      <w:headerReference w:type="default" r:id="rId20"/>
      <w:footerReference w:type="default" r:id="rId21"/>
      <w:pgSz w:w="12240" w:h="15840" w:code="1"/>
      <w:pgMar w:top="1440" w:right="720" w:bottom="1008" w:left="720" w:header="720" w:footer="43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37E009" w14:textId="77777777" w:rsidR="00EE5606" w:rsidRDefault="00EE5606">
      <w:r>
        <w:separator/>
      </w:r>
    </w:p>
  </w:endnote>
  <w:endnote w:type="continuationSeparator" w:id="0">
    <w:p w14:paraId="1E3BDF12" w14:textId="77777777" w:rsidR="00EE5606" w:rsidRDefault="00EE5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Arial Bold">
    <w:panose1 w:val="00000000000000000000"/>
    <w:charset w:val="00"/>
    <w:family w:val="swiss"/>
    <w:notTrueType/>
    <w:pitch w:val="default"/>
    <w:sig w:usb0="00000003" w:usb1="00000000" w:usb2="00000000" w:usb3="00000000" w:csb0="00000001" w:csb1="00000000"/>
  </w:font>
  <w:font w:name="BellStone Sans">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00F9B4" w14:textId="491A92BE" w:rsidR="00B61F6B" w:rsidRDefault="00B61F6B">
    <w:pPr>
      <w:pStyle w:val="Footer"/>
      <w:tabs>
        <w:tab w:val="clear" w:pos="8640"/>
        <w:tab w:val="right" w:pos="9360"/>
      </w:tabs>
      <w:rPr>
        <w:noProof/>
        <w:lang w:val="fr-FR"/>
      </w:rPr>
    </w:pPr>
    <w:r>
      <w:rPr>
        <w:lang w:val="fr-FR"/>
      </w:rPr>
      <w:tab/>
    </w:r>
    <w:r>
      <w:rPr>
        <w:lang w:val="fr-FR"/>
      </w:rPr>
      <w:tab/>
    </w:r>
    <w:r>
      <w:rPr>
        <w:rStyle w:val="PageNumber"/>
      </w:rPr>
      <w:fldChar w:fldCharType="begin"/>
    </w:r>
    <w:r>
      <w:rPr>
        <w:rStyle w:val="PageNumber"/>
        <w:lang w:val="fr-FR"/>
      </w:rPr>
      <w:instrText xml:space="preserve"> PAGE </w:instrText>
    </w:r>
    <w:r>
      <w:rPr>
        <w:rStyle w:val="PageNumber"/>
      </w:rPr>
      <w:fldChar w:fldCharType="separate"/>
    </w:r>
    <w:r w:rsidR="00905FAA">
      <w:rPr>
        <w:rStyle w:val="PageNumber"/>
        <w:noProof/>
        <w:lang w:val="fr-FR"/>
      </w:rPr>
      <w:t>5</w:t>
    </w:r>
    <w:r>
      <w:rPr>
        <w:rStyle w:val="PageNumber"/>
      </w:rPr>
      <w:fldChar w:fldCharType="end"/>
    </w:r>
    <w:r>
      <w:rPr>
        <w:rStyle w:val="PageNumber"/>
        <w:lang w:val="fr-FR"/>
      </w:rPr>
      <w:t xml:space="preserve"> of </w:t>
    </w:r>
    <w:r>
      <w:rPr>
        <w:rStyle w:val="PageNumber"/>
      </w:rPr>
      <w:fldChar w:fldCharType="begin"/>
    </w:r>
    <w:r>
      <w:rPr>
        <w:rStyle w:val="PageNumber"/>
        <w:lang w:val="fr-FR"/>
      </w:rPr>
      <w:instrText xml:space="preserve"> NUMPAGES </w:instrText>
    </w:r>
    <w:r>
      <w:rPr>
        <w:rStyle w:val="PageNumber"/>
      </w:rPr>
      <w:fldChar w:fldCharType="separate"/>
    </w:r>
    <w:r w:rsidR="00905FAA">
      <w:rPr>
        <w:rStyle w:val="PageNumber"/>
        <w:noProof/>
        <w:lang w:val="fr-FR"/>
      </w:rPr>
      <w:t>5</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5D49DC" w14:textId="77777777" w:rsidR="00EE5606" w:rsidRDefault="00EE5606">
      <w:r>
        <w:separator/>
      </w:r>
    </w:p>
  </w:footnote>
  <w:footnote w:type="continuationSeparator" w:id="0">
    <w:p w14:paraId="013680B0" w14:textId="77777777" w:rsidR="00EE5606" w:rsidRDefault="00EE56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00F9B1" w14:textId="77777777" w:rsidR="00B61F6B" w:rsidRDefault="005A1A9E">
    <w:pPr>
      <w:pStyle w:val="Header"/>
      <w:ind w:left="-1260"/>
    </w:pPr>
    <w:r w:rsidRPr="00EA35F7">
      <w:rPr>
        <w:noProof/>
      </w:rPr>
      <mc:AlternateContent>
        <mc:Choice Requires="wpg">
          <w:drawing>
            <wp:anchor distT="0" distB="0" distL="114300" distR="114300" simplePos="0" relativeHeight="251661312" behindDoc="0" locked="0" layoutInCell="1" allowOverlap="1" wp14:anchorId="5900F9B5" wp14:editId="785531AE">
              <wp:simplePos x="0" y="0"/>
              <wp:positionH relativeFrom="column">
                <wp:posOffset>-476250</wp:posOffset>
              </wp:positionH>
              <wp:positionV relativeFrom="paragraph">
                <wp:posOffset>-257175</wp:posOffset>
              </wp:positionV>
              <wp:extent cx="7791450" cy="570865"/>
              <wp:effectExtent l="0" t="0" r="0" b="635"/>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91450" cy="570865"/>
                        <a:chOff x="-276225" y="-525207"/>
                        <a:chExt cx="7776375" cy="572944"/>
                      </a:xfrm>
                    </wpg:grpSpPr>
                    <pic:pic xmlns:pic="http://schemas.openxmlformats.org/drawingml/2006/picture">
                      <pic:nvPicPr>
                        <pic:cNvPr id="4" name="Picture 47" descr="Topba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276225" y="-127191"/>
                          <a:ext cx="7776375" cy="174928"/>
                        </a:xfrm>
                        <a:prstGeom prst="rect">
                          <a:avLst/>
                        </a:prstGeom>
                        <a:noFill/>
                        <a:ln>
                          <a:noFill/>
                        </a:ln>
                      </pic:spPr>
                    </pic:pic>
                    <wps:wsp>
                      <wps:cNvPr id="15" name="Text Box 168"/>
                      <wps:cNvSpPr txBox="1">
                        <a:spLocks noChangeArrowheads="1"/>
                      </wps:cNvSpPr>
                      <wps:spPr bwMode="auto">
                        <a:xfrm>
                          <a:off x="1045188" y="-525207"/>
                          <a:ext cx="5028976" cy="353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0F9BB" w14:textId="463B217E" w:rsidR="00EA35F7" w:rsidRPr="00750E15" w:rsidRDefault="00952DCB" w:rsidP="00727012">
                            <w:pPr>
                              <w:jc w:val="center"/>
                              <w:rPr>
                                <w:b/>
                                <w:sz w:val="32"/>
                                <w:szCs w:val="32"/>
                              </w:rPr>
                            </w:pPr>
                            <w:r>
                              <w:rPr>
                                <w:b/>
                                <w:sz w:val="32"/>
                                <w:szCs w:val="32"/>
                              </w:rPr>
                              <w:t>Application Solution Design Document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Group 10" o:spid="_x0000_s1026" style="position:absolute;left:0;text-align:left;margin-left:-37.5pt;margin-top:-20.25pt;width:613.5pt;height:44.95pt;z-index:251661312;mso-height-relative:margin" coordorigin="-2762,-5252" coordsize="77763,57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Dw/eHBhY2tldCBlbmQ9InciPz7/4gxYSUNDX1BST0ZJTEUA&#10;AQEAAAxITGlubwIQAABtbnRyUkdCIFhZWiAHzgACAAkABgAxAABhY3NwTVNGVAAAAABJRUMgc1JH&#10;QgAAAAAAAAAAAAAAAQ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alt="Topbar" style="position:absolute;left:-2762;top:-1271;width:77763;height:17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4XoDnEAAAA2gAAAA8AAABkcnMvZG93bnJldi54bWxEj0FrwkAUhO+C/2F5gjfdqEVKdJUiFtpL&#10;QS2it2f2mcRm38bsNkZ/vSsIHoeZb4aZzhtTiJoql1tWMOhHIIgTq3NOFfxuPnvvIJxH1lhYJgVX&#10;cjCftVtTjLW98IrqtU9FKGEXo4LM+zKW0iUZGXR9WxIH72grgz7IKpW6wksoN4UcRtFYGsw5LGRY&#10;0iKj5G/9bxS8RdvD0f6Mvvfb5eFcXne3enC6KdXtNB8TEJ4a/wo/6S8dOHhcCTdAzu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4XoDnEAAAA2gAAAA8AAAAAAAAAAAAAAAAA&#10;nwIAAGRycy9kb3ducmV2LnhtbFBLBQYAAAAABAAEAPcAAACQAwAAAAA=&#10;">
                <v:imagedata r:id="rId2" o:title="Topbar"/>
                <v:path arrowok="t"/>
              </v:shape>
              <v:shapetype id="_x0000_t202" coordsize="21600,21600" o:spt="202" path="m,l,21600r21600,l21600,xe">
                <v:stroke joinstyle="miter"/>
                <v:path gradientshapeok="t" o:connecttype="rect"/>
              </v:shapetype>
              <v:shape id="Text Box 168" o:spid="_x0000_s1028" type="#_x0000_t202" style="position:absolute;left:10451;top:-5252;width:50290;height:3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2Yb8A&#10;AADbAAAADwAAAGRycy9kb3ducmV2LnhtbERPTYvCMBC9L/gfwgje1kTRxa1GEUXwpKy6C3sbmrEt&#10;NpPSRFv/vREEb/N4nzNbtLYUN6p94VjDoK9AEKfOFJxpOB03nxMQPiAbLB2Thjt5WMw7HzNMjGv4&#10;h26HkIkYwj5BDXkIVSKlT3Oy6PuuIo7c2dUWQ4R1Jk2NTQy3pRwq9SUtFhwbcqxolVN6OVytht/d&#10;+f9vpPbZ2o6rxrVKsv2WWve67XIKIlAb3uKXe2vi/DE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93ZhvwAAANsAAAAPAAAAAAAAAAAAAAAAAJgCAABkcnMvZG93bnJl&#10;di54bWxQSwUGAAAAAAQABAD1AAAAhAMAAAAA&#10;" filled="f" stroked="f">
                <v:textbox>
                  <w:txbxContent>
                    <w:p w14:paraId="5900F9BB" w14:textId="463B217E" w:rsidR="00EA35F7" w:rsidRPr="00750E15" w:rsidRDefault="00952DCB" w:rsidP="00727012">
                      <w:pPr>
                        <w:jc w:val="center"/>
                        <w:rPr>
                          <w:b/>
                          <w:sz w:val="32"/>
                          <w:szCs w:val="32"/>
                        </w:rPr>
                      </w:pPr>
                      <w:r>
                        <w:rPr>
                          <w:b/>
                          <w:sz w:val="32"/>
                          <w:szCs w:val="32"/>
                        </w:rPr>
                        <w:t>Application Solution Design Document</w:t>
                      </w:r>
                    </w:p>
                  </w:txbxContent>
                </v:textbox>
              </v:shape>
            </v:group>
          </w:pict>
        </mc:Fallback>
      </mc:AlternateContent>
    </w:r>
    <w:r w:rsidR="00956D97" w:rsidRPr="00EA35F7">
      <w:rPr>
        <w:noProof/>
      </w:rPr>
      <w:drawing>
        <wp:anchor distT="0" distB="0" distL="114300" distR="114300" simplePos="0" relativeHeight="251659264" behindDoc="0" locked="0" layoutInCell="1" allowOverlap="1" wp14:anchorId="5900F9B7" wp14:editId="5900F9B8">
          <wp:simplePos x="0" y="0"/>
          <wp:positionH relativeFrom="column">
            <wp:posOffset>-219075</wp:posOffset>
          </wp:positionH>
          <wp:positionV relativeFrom="paragraph">
            <wp:posOffset>-325755</wp:posOffset>
          </wp:positionV>
          <wp:extent cx="942975" cy="485566"/>
          <wp:effectExtent l="0" t="0" r="0" b="0"/>
          <wp:wrapNone/>
          <wp:docPr id="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escription: New BTS Logo"/>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942975" cy="485566"/>
                  </a:xfrm>
                  <a:prstGeom prst="rect">
                    <a:avLst/>
                  </a:prstGeom>
                  <a:noFill/>
                  <a:ln>
                    <a:noFill/>
                  </a:ln>
                </pic:spPr>
              </pic:pic>
            </a:graphicData>
          </a:graphic>
          <wp14:sizeRelH relativeFrom="page">
            <wp14:pctWidth>0</wp14:pctWidth>
          </wp14:sizeRelH>
          <wp14:sizeRelV relativeFrom="page">
            <wp14:pctHeight>0</wp14:pctHeight>
          </wp14:sizeRelV>
        </wp:anchor>
      </w:drawing>
    </w:r>
    <w:r w:rsidR="00325F0D" w:rsidRPr="00EA35F7">
      <w:rPr>
        <w:noProof/>
      </w:rPr>
      <w:drawing>
        <wp:anchor distT="0" distB="0" distL="114300" distR="114300" simplePos="0" relativeHeight="251660288" behindDoc="0" locked="0" layoutInCell="1" allowOverlap="1" wp14:anchorId="5900F9B9" wp14:editId="5900F9BA">
          <wp:simplePos x="0" y="0"/>
          <wp:positionH relativeFrom="margin">
            <wp:posOffset>5788660</wp:posOffset>
          </wp:positionH>
          <wp:positionV relativeFrom="margin">
            <wp:posOffset>-757555</wp:posOffset>
          </wp:positionV>
          <wp:extent cx="1322705" cy="44323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22705" cy="44323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750E15">
      <w:t>p</w:t>
    </w:r>
    <w:proofErr w:type="gramEnd"/>
  </w:p>
  <w:p w14:paraId="5900F9B2" w14:textId="77777777" w:rsidR="00B61F6B" w:rsidRDefault="00B61F6B">
    <w:pPr>
      <w:pStyle w:val="Header"/>
      <w:ind w:left="-14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A60FD"/>
    <w:multiLevelType w:val="hybridMultilevel"/>
    <w:tmpl w:val="330E24CC"/>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nsid w:val="05D164E1"/>
    <w:multiLevelType w:val="hybridMultilevel"/>
    <w:tmpl w:val="8AC2D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D812EF"/>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3">
    <w:nsid w:val="0B24254B"/>
    <w:multiLevelType w:val="hybridMultilevel"/>
    <w:tmpl w:val="D522F3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D0814E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
    <w:nsid w:val="0E15628A"/>
    <w:multiLevelType w:val="hybridMultilevel"/>
    <w:tmpl w:val="4738A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A95BEF"/>
    <w:multiLevelType w:val="hybridMultilevel"/>
    <w:tmpl w:val="6308B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1F22D46"/>
    <w:multiLevelType w:val="hybridMultilevel"/>
    <w:tmpl w:val="264C7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47B7113"/>
    <w:multiLevelType w:val="hybridMultilevel"/>
    <w:tmpl w:val="72AA5324"/>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nsid w:val="19C015BD"/>
    <w:multiLevelType w:val="hybridMultilevel"/>
    <w:tmpl w:val="D62A82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BCF1560"/>
    <w:multiLevelType w:val="hybridMultilevel"/>
    <w:tmpl w:val="74044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C3F57B6"/>
    <w:multiLevelType w:val="hybridMultilevel"/>
    <w:tmpl w:val="4508A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8C05BA"/>
    <w:multiLevelType w:val="singleLevel"/>
    <w:tmpl w:val="04090005"/>
    <w:lvl w:ilvl="0">
      <w:start w:val="1"/>
      <w:numFmt w:val="bullet"/>
      <w:pStyle w:val="TEXT"/>
      <w:lvlText w:val=""/>
      <w:lvlJc w:val="left"/>
      <w:pPr>
        <w:tabs>
          <w:tab w:val="num" w:pos="360"/>
        </w:tabs>
        <w:ind w:left="360" w:hanging="360"/>
      </w:pPr>
      <w:rPr>
        <w:rFonts w:ascii="Wingdings" w:hAnsi="Wingdings" w:hint="default"/>
      </w:rPr>
    </w:lvl>
  </w:abstractNum>
  <w:abstractNum w:abstractNumId="13">
    <w:nsid w:val="20203576"/>
    <w:multiLevelType w:val="hybridMultilevel"/>
    <w:tmpl w:val="0256F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4451574"/>
    <w:multiLevelType w:val="hybridMultilevel"/>
    <w:tmpl w:val="6CDA74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25FD1412"/>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16">
    <w:nsid w:val="30130D9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7">
    <w:nsid w:val="328E2782"/>
    <w:multiLevelType w:val="hybridMultilevel"/>
    <w:tmpl w:val="C5E4500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7905B73"/>
    <w:multiLevelType w:val="hybridMultilevel"/>
    <w:tmpl w:val="D4240A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B7713BA"/>
    <w:multiLevelType w:val="hybridMultilevel"/>
    <w:tmpl w:val="A95CA1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C8E4940"/>
    <w:multiLevelType w:val="hybridMultilevel"/>
    <w:tmpl w:val="B90C9F9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nsid w:val="3DB46350"/>
    <w:multiLevelType w:val="hybridMultilevel"/>
    <w:tmpl w:val="66101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FB78C9"/>
    <w:multiLevelType w:val="hybridMultilevel"/>
    <w:tmpl w:val="CA76A4B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42EA3E85"/>
    <w:multiLevelType w:val="hybridMultilevel"/>
    <w:tmpl w:val="04FA4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6987677"/>
    <w:multiLevelType w:val="hybridMultilevel"/>
    <w:tmpl w:val="15BC4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7C45E34"/>
    <w:multiLevelType w:val="hybridMultilevel"/>
    <w:tmpl w:val="7B362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BAB124F"/>
    <w:multiLevelType w:val="hybridMultilevel"/>
    <w:tmpl w:val="1CD8EE6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4E1B22F6"/>
    <w:multiLevelType w:val="hybridMultilevel"/>
    <w:tmpl w:val="87B24A82"/>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nsid w:val="4EAC5F2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9">
    <w:nsid w:val="524D18A8"/>
    <w:multiLevelType w:val="hybridMultilevel"/>
    <w:tmpl w:val="2696B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81C7C1E"/>
    <w:multiLevelType w:val="hybridMultilevel"/>
    <w:tmpl w:val="636EE5E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591A7355"/>
    <w:multiLevelType w:val="hybridMultilevel"/>
    <w:tmpl w:val="0F300F7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5B482326"/>
    <w:multiLevelType w:val="hybridMultilevel"/>
    <w:tmpl w:val="FFE6D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BFE6D66"/>
    <w:multiLevelType w:val="hybridMultilevel"/>
    <w:tmpl w:val="C57CAB4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5D165B1F"/>
    <w:multiLevelType w:val="hybridMultilevel"/>
    <w:tmpl w:val="177678F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13F032F"/>
    <w:multiLevelType w:val="hybridMultilevel"/>
    <w:tmpl w:val="A8A2C04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nsid w:val="616234BE"/>
    <w:multiLevelType w:val="hybridMultilevel"/>
    <w:tmpl w:val="7B303BE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63AC02B8"/>
    <w:multiLevelType w:val="hybridMultilevel"/>
    <w:tmpl w:val="0178B3D2"/>
    <w:lvl w:ilvl="0" w:tplc="1A221392">
      <w:start w:val="1"/>
      <w:numFmt w:val="bullet"/>
      <w:lvlText w:val=""/>
      <w:lvlJc w:val="left"/>
      <w:pPr>
        <w:tabs>
          <w:tab w:val="num" w:pos="720"/>
        </w:tabs>
        <w:ind w:left="720" w:hanging="360"/>
      </w:pPr>
      <w:rPr>
        <w:rFonts w:ascii="Symbol" w:hAnsi="Symbol" w:hint="default"/>
      </w:rPr>
    </w:lvl>
    <w:lvl w:ilvl="1" w:tplc="4A9221C0" w:tentative="1">
      <w:start w:val="1"/>
      <w:numFmt w:val="bullet"/>
      <w:lvlText w:val="o"/>
      <w:lvlJc w:val="left"/>
      <w:pPr>
        <w:tabs>
          <w:tab w:val="num" w:pos="1440"/>
        </w:tabs>
        <w:ind w:left="1440" w:hanging="360"/>
      </w:pPr>
      <w:rPr>
        <w:rFonts w:ascii="Courier New" w:hAnsi="Courier New" w:cs="Courier New" w:hint="default"/>
      </w:rPr>
    </w:lvl>
    <w:lvl w:ilvl="2" w:tplc="18780A86" w:tentative="1">
      <w:start w:val="1"/>
      <w:numFmt w:val="bullet"/>
      <w:lvlText w:val=""/>
      <w:lvlJc w:val="left"/>
      <w:pPr>
        <w:tabs>
          <w:tab w:val="num" w:pos="2160"/>
        </w:tabs>
        <w:ind w:left="2160" w:hanging="360"/>
      </w:pPr>
      <w:rPr>
        <w:rFonts w:ascii="Wingdings" w:hAnsi="Wingdings" w:hint="default"/>
      </w:rPr>
    </w:lvl>
    <w:lvl w:ilvl="3" w:tplc="1E5C27E6" w:tentative="1">
      <w:start w:val="1"/>
      <w:numFmt w:val="bullet"/>
      <w:lvlText w:val=""/>
      <w:lvlJc w:val="left"/>
      <w:pPr>
        <w:tabs>
          <w:tab w:val="num" w:pos="2880"/>
        </w:tabs>
        <w:ind w:left="2880" w:hanging="360"/>
      </w:pPr>
      <w:rPr>
        <w:rFonts w:ascii="Symbol" w:hAnsi="Symbol" w:hint="default"/>
      </w:rPr>
    </w:lvl>
    <w:lvl w:ilvl="4" w:tplc="050851AA" w:tentative="1">
      <w:start w:val="1"/>
      <w:numFmt w:val="bullet"/>
      <w:lvlText w:val="o"/>
      <w:lvlJc w:val="left"/>
      <w:pPr>
        <w:tabs>
          <w:tab w:val="num" w:pos="3600"/>
        </w:tabs>
        <w:ind w:left="3600" w:hanging="360"/>
      </w:pPr>
      <w:rPr>
        <w:rFonts w:ascii="Courier New" w:hAnsi="Courier New" w:cs="Courier New" w:hint="default"/>
      </w:rPr>
    </w:lvl>
    <w:lvl w:ilvl="5" w:tplc="5A689DAE" w:tentative="1">
      <w:start w:val="1"/>
      <w:numFmt w:val="bullet"/>
      <w:lvlText w:val=""/>
      <w:lvlJc w:val="left"/>
      <w:pPr>
        <w:tabs>
          <w:tab w:val="num" w:pos="4320"/>
        </w:tabs>
        <w:ind w:left="4320" w:hanging="360"/>
      </w:pPr>
      <w:rPr>
        <w:rFonts w:ascii="Wingdings" w:hAnsi="Wingdings" w:hint="default"/>
      </w:rPr>
    </w:lvl>
    <w:lvl w:ilvl="6" w:tplc="89A4FD50" w:tentative="1">
      <w:start w:val="1"/>
      <w:numFmt w:val="bullet"/>
      <w:lvlText w:val=""/>
      <w:lvlJc w:val="left"/>
      <w:pPr>
        <w:tabs>
          <w:tab w:val="num" w:pos="5040"/>
        </w:tabs>
        <w:ind w:left="5040" w:hanging="360"/>
      </w:pPr>
      <w:rPr>
        <w:rFonts w:ascii="Symbol" w:hAnsi="Symbol" w:hint="default"/>
      </w:rPr>
    </w:lvl>
    <w:lvl w:ilvl="7" w:tplc="98D8FBA0" w:tentative="1">
      <w:start w:val="1"/>
      <w:numFmt w:val="bullet"/>
      <w:lvlText w:val="o"/>
      <w:lvlJc w:val="left"/>
      <w:pPr>
        <w:tabs>
          <w:tab w:val="num" w:pos="5760"/>
        </w:tabs>
        <w:ind w:left="5760" w:hanging="360"/>
      </w:pPr>
      <w:rPr>
        <w:rFonts w:ascii="Courier New" w:hAnsi="Courier New" w:cs="Courier New" w:hint="default"/>
      </w:rPr>
    </w:lvl>
    <w:lvl w:ilvl="8" w:tplc="B7165A6C" w:tentative="1">
      <w:start w:val="1"/>
      <w:numFmt w:val="bullet"/>
      <w:lvlText w:val=""/>
      <w:lvlJc w:val="left"/>
      <w:pPr>
        <w:tabs>
          <w:tab w:val="num" w:pos="6480"/>
        </w:tabs>
        <w:ind w:left="6480" w:hanging="360"/>
      </w:pPr>
      <w:rPr>
        <w:rFonts w:ascii="Wingdings" w:hAnsi="Wingdings" w:hint="default"/>
      </w:rPr>
    </w:lvl>
  </w:abstractNum>
  <w:abstractNum w:abstractNumId="38">
    <w:nsid w:val="642B03E4"/>
    <w:multiLevelType w:val="hybridMultilevel"/>
    <w:tmpl w:val="DCF64BF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6539153F"/>
    <w:multiLevelType w:val="hybridMultilevel"/>
    <w:tmpl w:val="76A2B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65F120E1"/>
    <w:multiLevelType w:val="hybridMultilevel"/>
    <w:tmpl w:val="FA2ABA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68664D6C"/>
    <w:multiLevelType w:val="hybridMultilevel"/>
    <w:tmpl w:val="F66E8E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A97020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3">
    <w:nsid w:val="6B1A11BB"/>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44">
    <w:nsid w:val="6EC71D9B"/>
    <w:multiLevelType w:val="hybridMultilevel"/>
    <w:tmpl w:val="9F74B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70C506B1"/>
    <w:multiLevelType w:val="hybridMultilevel"/>
    <w:tmpl w:val="B0C04F9C"/>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6">
    <w:nsid w:val="71080409"/>
    <w:multiLevelType w:val="hybridMultilevel"/>
    <w:tmpl w:val="F7784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F104E24"/>
    <w:multiLevelType w:val="hybridMultilevel"/>
    <w:tmpl w:val="5BAAE1E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7F24587D"/>
    <w:multiLevelType w:val="hybridMultilevel"/>
    <w:tmpl w:val="F8CE8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37"/>
  </w:num>
  <w:num w:numId="3">
    <w:abstractNumId w:val="3"/>
  </w:num>
  <w:num w:numId="4">
    <w:abstractNumId w:val="12"/>
  </w:num>
  <w:num w:numId="5">
    <w:abstractNumId w:val="2"/>
  </w:num>
  <w:num w:numId="6">
    <w:abstractNumId w:val="16"/>
  </w:num>
  <w:num w:numId="7">
    <w:abstractNumId w:val="43"/>
  </w:num>
  <w:num w:numId="8">
    <w:abstractNumId w:val="42"/>
  </w:num>
  <w:num w:numId="9">
    <w:abstractNumId w:val="4"/>
  </w:num>
  <w:num w:numId="10">
    <w:abstractNumId w:val="28"/>
  </w:num>
  <w:num w:numId="11">
    <w:abstractNumId w:val="15"/>
  </w:num>
  <w:num w:numId="12">
    <w:abstractNumId w:val="0"/>
  </w:num>
  <w:num w:numId="13">
    <w:abstractNumId w:val="8"/>
  </w:num>
  <w:num w:numId="14">
    <w:abstractNumId w:val="45"/>
  </w:num>
  <w:num w:numId="15">
    <w:abstractNumId w:val="27"/>
  </w:num>
  <w:num w:numId="16">
    <w:abstractNumId w:val="9"/>
  </w:num>
  <w:num w:numId="17">
    <w:abstractNumId w:val="47"/>
  </w:num>
  <w:num w:numId="18">
    <w:abstractNumId w:val="22"/>
  </w:num>
  <w:num w:numId="19">
    <w:abstractNumId w:val="38"/>
  </w:num>
  <w:num w:numId="20">
    <w:abstractNumId w:val="41"/>
  </w:num>
  <w:num w:numId="21">
    <w:abstractNumId w:val="18"/>
  </w:num>
  <w:num w:numId="22">
    <w:abstractNumId w:val="35"/>
  </w:num>
  <w:num w:numId="23">
    <w:abstractNumId w:val="33"/>
  </w:num>
  <w:num w:numId="24">
    <w:abstractNumId w:val="36"/>
  </w:num>
  <w:num w:numId="25">
    <w:abstractNumId w:val="30"/>
  </w:num>
  <w:num w:numId="26">
    <w:abstractNumId w:val="31"/>
  </w:num>
  <w:num w:numId="27">
    <w:abstractNumId w:val="26"/>
  </w:num>
  <w:num w:numId="28">
    <w:abstractNumId w:val="20"/>
  </w:num>
  <w:num w:numId="29">
    <w:abstractNumId w:val="34"/>
  </w:num>
  <w:num w:numId="30">
    <w:abstractNumId w:val="17"/>
  </w:num>
  <w:num w:numId="31">
    <w:abstractNumId w:val="6"/>
  </w:num>
  <w:num w:numId="32">
    <w:abstractNumId w:val="44"/>
  </w:num>
  <w:num w:numId="33">
    <w:abstractNumId w:val="19"/>
  </w:num>
  <w:num w:numId="34">
    <w:abstractNumId w:val="24"/>
  </w:num>
  <w:num w:numId="35">
    <w:abstractNumId w:val="7"/>
  </w:num>
  <w:num w:numId="36">
    <w:abstractNumId w:val="39"/>
  </w:num>
  <w:num w:numId="37">
    <w:abstractNumId w:val="29"/>
  </w:num>
  <w:num w:numId="38">
    <w:abstractNumId w:val="1"/>
  </w:num>
  <w:num w:numId="39">
    <w:abstractNumId w:val="23"/>
  </w:num>
  <w:num w:numId="40">
    <w:abstractNumId w:val="5"/>
  </w:num>
  <w:num w:numId="41">
    <w:abstractNumId w:val="21"/>
  </w:num>
  <w:num w:numId="42">
    <w:abstractNumId w:val="46"/>
  </w:num>
  <w:num w:numId="43">
    <w:abstractNumId w:val="13"/>
  </w:num>
  <w:num w:numId="44">
    <w:abstractNumId w:val="48"/>
  </w:num>
  <w:num w:numId="45">
    <w:abstractNumId w:val="10"/>
  </w:num>
  <w:num w:numId="46">
    <w:abstractNumId w:val="11"/>
  </w:num>
  <w:num w:numId="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2"/>
  </w:num>
  <w:num w:numId="49">
    <w:abstractNumId w:val="14"/>
  </w:num>
  <w:num w:numId="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writeProtection w:recommended="1"/>
  <w:zoom w:percent="12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6B90"/>
    <w:rsid w:val="000213B7"/>
    <w:rsid w:val="00021A34"/>
    <w:rsid w:val="00022F2F"/>
    <w:rsid w:val="00035CC1"/>
    <w:rsid w:val="000425D8"/>
    <w:rsid w:val="00046232"/>
    <w:rsid w:val="00064CCC"/>
    <w:rsid w:val="00084114"/>
    <w:rsid w:val="000851DF"/>
    <w:rsid w:val="00095ED1"/>
    <w:rsid w:val="00096B28"/>
    <w:rsid w:val="000A2264"/>
    <w:rsid w:val="000B3CF3"/>
    <w:rsid w:val="000B445B"/>
    <w:rsid w:val="000B5A5F"/>
    <w:rsid w:val="000C0F42"/>
    <w:rsid w:val="000C7908"/>
    <w:rsid w:val="000D4894"/>
    <w:rsid w:val="000D5867"/>
    <w:rsid w:val="000D58E7"/>
    <w:rsid w:val="000D5B5B"/>
    <w:rsid w:val="000E49B1"/>
    <w:rsid w:val="000F5D69"/>
    <w:rsid w:val="000F5E97"/>
    <w:rsid w:val="000F63EF"/>
    <w:rsid w:val="000F6CF5"/>
    <w:rsid w:val="00105163"/>
    <w:rsid w:val="00106050"/>
    <w:rsid w:val="00112A72"/>
    <w:rsid w:val="00120EBC"/>
    <w:rsid w:val="00122707"/>
    <w:rsid w:val="00165BBE"/>
    <w:rsid w:val="00173002"/>
    <w:rsid w:val="00173858"/>
    <w:rsid w:val="001760A7"/>
    <w:rsid w:val="0017672E"/>
    <w:rsid w:val="00180BA9"/>
    <w:rsid w:val="0019032D"/>
    <w:rsid w:val="00193545"/>
    <w:rsid w:val="00197270"/>
    <w:rsid w:val="001A628D"/>
    <w:rsid w:val="001B090F"/>
    <w:rsid w:val="001B49B8"/>
    <w:rsid w:val="001D2DFE"/>
    <w:rsid w:val="001D5838"/>
    <w:rsid w:val="001E5B89"/>
    <w:rsid w:val="001F1960"/>
    <w:rsid w:val="001F61E5"/>
    <w:rsid w:val="00215D82"/>
    <w:rsid w:val="00216AD6"/>
    <w:rsid w:val="00230D2E"/>
    <w:rsid w:val="00232E96"/>
    <w:rsid w:val="00234330"/>
    <w:rsid w:val="00240F70"/>
    <w:rsid w:val="00246F52"/>
    <w:rsid w:val="0025016D"/>
    <w:rsid w:val="002516E0"/>
    <w:rsid w:val="002520B9"/>
    <w:rsid w:val="00254937"/>
    <w:rsid w:val="00254CE9"/>
    <w:rsid w:val="0026000A"/>
    <w:rsid w:val="002641E4"/>
    <w:rsid w:val="00267E13"/>
    <w:rsid w:val="00274BD7"/>
    <w:rsid w:val="00277268"/>
    <w:rsid w:val="0028416A"/>
    <w:rsid w:val="00291431"/>
    <w:rsid w:val="0029700B"/>
    <w:rsid w:val="002A2442"/>
    <w:rsid w:val="002B037B"/>
    <w:rsid w:val="002B2B3B"/>
    <w:rsid w:val="002B4675"/>
    <w:rsid w:val="002B5C8F"/>
    <w:rsid w:val="002C41CC"/>
    <w:rsid w:val="002C70F0"/>
    <w:rsid w:val="002C7C21"/>
    <w:rsid w:val="002E4B52"/>
    <w:rsid w:val="002F62D7"/>
    <w:rsid w:val="00302605"/>
    <w:rsid w:val="00302FA8"/>
    <w:rsid w:val="00305CAE"/>
    <w:rsid w:val="00314DC0"/>
    <w:rsid w:val="00316F52"/>
    <w:rsid w:val="0032191E"/>
    <w:rsid w:val="00325F0D"/>
    <w:rsid w:val="00326AD0"/>
    <w:rsid w:val="00334528"/>
    <w:rsid w:val="00340B1F"/>
    <w:rsid w:val="003410B5"/>
    <w:rsid w:val="00344DDA"/>
    <w:rsid w:val="00355834"/>
    <w:rsid w:val="00362FE2"/>
    <w:rsid w:val="00366178"/>
    <w:rsid w:val="00371440"/>
    <w:rsid w:val="00374118"/>
    <w:rsid w:val="0037579C"/>
    <w:rsid w:val="00376C43"/>
    <w:rsid w:val="00385AB4"/>
    <w:rsid w:val="00394693"/>
    <w:rsid w:val="0039704D"/>
    <w:rsid w:val="003A36F7"/>
    <w:rsid w:val="003C606C"/>
    <w:rsid w:val="003C7078"/>
    <w:rsid w:val="003D3AA8"/>
    <w:rsid w:val="003D463D"/>
    <w:rsid w:val="003E2E5B"/>
    <w:rsid w:val="003E5850"/>
    <w:rsid w:val="003F6A6C"/>
    <w:rsid w:val="00400831"/>
    <w:rsid w:val="004118E2"/>
    <w:rsid w:val="00421484"/>
    <w:rsid w:val="00427A5E"/>
    <w:rsid w:val="00437369"/>
    <w:rsid w:val="004445AF"/>
    <w:rsid w:val="00444F1C"/>
    <w:rsid w:val="00447912"/>
    <w:rsid w:val="00457256"/>
    <w:rsid w:val="00464FB1"/>
    <w:rsid w:val="00465C0C"/>
    <w:rsid w:val="00465CE8"/>
    <w:rsid w:val="004674A8"/>
    <w:rsid w:val="00467F0D"/>
    <w:rsid w:val="004700C9"/>
    <w:rsid w:val="00486F10"/>
    <w:rsid w:val="00494C28"/>
    <w:rsid w:val="0049609C"/>
    <w:rsid w:val="00496B90"/>
    <w:rsid w:val="00497079"/>
    <w:rsid w:val="004A0A03"/>
    <w:rsid w:val="004A39E5"/>
    <w:rsid w:val="004A4ABC"/>
    <w:rsid w:val="004B2021"/>
    <w:rsid w:val="004B4CAB"/>
    <w:rsid w:val="004E014F"/>
    <w:rsid w:val="004E5484"/>
    <w:rsid w:val="004E594A"/>
    <w:rsid w:val="004E6CEE"/>
    <w:rsid w:val="004F289C"/>
    <w:rsid w:val="004F40E1"/>
    <w:rsid w:val="004F6080"/>
    <w:rsid w:val="00521BB1"/>
    <w:rsid w:val="005229B7"/>
    <w:rsid w:val="00526D6D"/>
    <w:rsid w:val="00527013"/>
    <w:rsid w:val="005349EE"/>
    <w:rsid w:val="00535772"/>
    <w:rsid w:val="0054608C"/>
    <w:rsid w:val="005502DC"/>
    <w:rsid w:val="00562FAA"/>
    <w:rsid w:val="00572D82"/>
    <w:rsid w:val="005751DF"/>
    <w:rsid w:val="00577E71"/>
    <w:rsid w:val="00580591"/>
    <w:rsid w:val="00583897"/>
    <w:rsid w:val="005915EC"/>
    <w:rsid w:val="00596CAB"/>
    <w:rsid w:val="005A0572"/>
    <w:rsid w:val="005A1A9E"/>
    <w:rsid w:val="005A5ADE"/>
    <w:rsid w:val="005B2123"/>
    <w:rsid w:val="005B3A55"/>
    <w:rsid w:val="005B4B41"/>
    <w:rsid w:val="005C0621"/>
    <w:rsid w:val="005C5AED"/>
    <w:rsid w:val="005D1459"/>
    <w:rsid w:val="005D430E"/>
    <w:rsid w:val="005D6D4C"/>
    <w:rsid w:val="005D781B"/>
    <w:rsid w:val="005E1FE9"/>
    <w:rsid w:val="005E472B"/>
    <w:rsid w:val="00604480"/>
    <w:rsid w:val="00611B60"/>
    <w:rsid w:val="006243EC"/>
    <w:rsid w:val="00630C2B"/>
    <w:rsid w:val="00653E63"/>
    <w:rsid w:val="00662EC6"/>
    <w:rsid w:val="00673D65"/>
    <w:rsid w:val="00674E16"/>
    <w:rsid w:val="00675EF9"/>
    <w:rsid w:val="0067744D"/>
    <w:rsid w:val="006812FD"/>
    <w:rsid w:val="0069241D"/>
    <w:rsid w:val="00696FF0"/>
    <w:rsid w:val="006B14D1"/>
    <w:rsid w:val="006B1635"/>
    <w:rsid w:val="006B43D9"/>
    <w:rsid w:val="006C27E6"/>
    <w:rsid w:val="006C7D05"/>
    <w:rsid w:val="006D5EBC"/>
    <w:rsid w:val="006E5C71"/>
    <w:rsid w:val="006F001F"/>
    <w:rsid w:val="006F1CD6"/>
    <w:rsid w:val="006F4010"/>
    <w:rsid w:val="00702C10"/>
    <w:rsid w:val="00717241"/>
    <w:rsid w:val="00726061"/>
    <w:rsid w:val="00727012"/>
    <w:rsid w:val="0073442B"/>
    <w:rsid w:val="00750E15"/>
    <w:rsid w:val="00752F9F"/>
    <w:rsid w:val="007576CB"/>
    <w:rsid w:val="00757A3B"/>
    <w:rsid w:val="00760F3E"/>
    <w:rsid w:val="00766FC8"/>
    <w:rsid w:val="00776746"/>
    <w:rsid w:val="00776D53"/>
    <w:rsid w:val="00781016"/>
    <w:rsid w:val="007859F5"/>
    <w:rsid w:val="00786FB9"/>
    <w:rsid w:val="00795A6A"/>
    <w:rsid w:val="007963D4"/>
    <w:rsid w:val="007A113E"/>
    <w:rsid w:val="007B0A74"/>
    <w:rsid w:val="007B177A"/>
    <w:rsid w:val="007B23A1"/>
    <w:rsid w:val="007B3F75"/>
    <w:rsid w:val="007C114A"/>
    <w:rsid w:val="007C3BBD"/>
    <w:rsid w:val="007C3D91"/>
    <w:rsid w:val="007C4D00"/>
    <w:rsid w:val="007C796D"/>
    <w:rsid w:val="007D5F2E"/>
    <w:rsid w:val="007D6E90"/>
    <w:rsid w:val="007E183B"/>
    <w:rsid w:val="007F2776"/>
    <w:rsid w:val="007F2BDA"/>
    <w:rsid w:val="007F530C"/>
    <w:rsid w:val="007F6423"/>
    <w:rsid w:val="00801A58"/>
    <w:rsid w:val="00814853"/>
    <w:rsid w:val="00817AA3"/>
    <w:rsid w:val="00820CDA"/>
    <w:rsid w:val="00821220"/>
    <w:rsid w:val="00825D76"/>
    <w:rsid w:val="00844FC1"/>
    <w:rsid w:val="00846E44"/>
    <w:rsid w:val="00853EFD"/>
    <w:rsid w:val="0087201B"/>
    <w:rsid w:val="00880960"/>
    <w:rsid w:val="00891304"/>
    <w:rsid w:val="00891C66"/>
    <w:rsid w:val="00892186"/>
    <w:rsid w:val="008A4EBD"/>
    <w:rsid w:val="008A576A"/>
    <w:rsid w:val="008A5BCE"/>
    <w:rsid w:val="008B66D5"/>
    <w:rsid w:val="008B7A84"/>
    <w:rsid w:val="008C086C"/>
    <w:rsid w:val="008C2556"/>
    <w:rsid w:val="008C2E8F"/>
    <w:rsid w:val="008C3E71"/>
    <w:rsid w:val="008C6EE4"/>
    <w:rsid w:val="008D42F9"/>
    <w:rsid w:val="008E11ED"/>
    <w:rsid w:val="008F3EE9"/>
    <w:rsid w:val="008F7457"/>
    <w:rsid w:val="009051F0"/>
    <w:rsid w:val="00905FAA"/>
    <w:rsid w:val="00914818"/>
    <w:rsid w:val="00923902"/>
    <w:rsid w:val="0092625D"/>
    <w:rsid w:val="00935F0A"/>
    <w:rsid w:val="009419BA"/>
    <w:rsid w:val="00952DCB"/>
    <w:rsid w:val="00956D97"/>
    <w:rsid w:val="00967357"/>
    <w:rsid w:val="009712CF"/>
    <w:rsid w:val="009719AF"/>
    <w:rsid w:val="009744AF"/>
    <w:rsid w:val="009871CC"/>
    <w:rsid w:val="00995AFB"/>
    <w:rsid w:val="009A1FED"/>
    <w:rsid w:val="009A3B30"/>
    <w:rsid w:val="009A5874"/>
    <w:rsid w:val="009A7206"/>
    <w:rsid w:val="009B320A"/>
    <w:rsid w:val="009B347F"/>
    <w:rsid w:val="009B5645"/>
    <w:rsid w:val="009B5D4A"/>
    <w:rsid w:val="009C779A"/>
    <w:rsid w:val="009D14B1"/>
    <w:rsid w:val="009D6CB4"/>
    <w:rsid w:val="009E2273"/>
    <w:rsid w:val="009E4B42"/>
    <w:rsid w:val="009E6C18"/>
    <w:rsid w:val="009F2B8D"/>
    <w:rsid w:val="009F5922"/>
    <w:rsid w:val="009F5BED"/>
    <w:rsid w:val="009F714C"/>
    <w:rsid w:val="00A00F66"/>
    <w:rsid w:val="00A11B8F"/>
    <w:rsid w:val="00A200A0"/>
    <w:rsid w:val="00A239C2"/>
    <w:rsid w:val="00A24FA2"/>
    <w:rsid w:val="00A30291"/>
    <w:rsid w:val="00A31BF2"/>
    <w:rsid w:val="00A34AAE"/>
    <w:rsid w:val="00A37400"/>
    <w:rsid w:val="00A37A04"/>
    <w:rsid w:val="00A52032"/>
    <w:rsid w:val="00A52B25"/>
    <w:rsid w:val="00A540C9"/>
    <w:rsid w:val="00A84FCA"/>
    <w:rsid w:val="00A930DD"/>
    <w:rsid w:val="00A96976"/>
    <w:rsid w:val="00A9779E"/>
    <w:rsid w:val="00AA3481"/>
    <w:rsid w:val="00AC0361"/>
    <w:rsid w:val="00AC325A"/>
    <w:rsid w:val="00AC327F"/>
    <w:rsid w:val="00AD06D2"/>
    <w:rsid w:val="00AD260A"/>
    <w:rsid w:val="00AD6C64"/>
    <w:rsid w:val="00AE0D7A"/>
    <w:rsid w:val="00AE5C47"/>
    <w:rsid w:val="00AF1080"/>
    <w:rsid w:val="00AF2C12"/>
    <w:rsid w:val="00AF73A6"/>
    <w:rsid w:val="00B01F81"/>
    <w:rsid w:val="00B21115"/>
    <w:rsid w:val="00B31776"/>
    <w:rsid w:val="00B47C8C"/>
    <w:rsid w:val="00B5315A"/>
    <w:rsid w:val="00B54F41"/>
    <w:rsid w:val="00B555BB"/>
    <w:rsid w:val="00B6170F"/>
    <w:rsid w:val="00B61F6B"/>
    <w:rsid w:val="00B63968"/>
    <w:rsid w:val="00B768C0"/>
    <w:rsid w:val="00B84212"/>
    <w:rsid w:val="00B87BE0"/>
    <w:rsid w:val="00B901ED"/>
    <w:rsid w:val="00B9055E"/>
    <w:rsid w:val="00B953EB"/>
    <w:rsid w:val="00BA6D31"/>
    <w:rsid w:val="00BB4FA6"/>
    <w:rsid w:val="00BB6FFD"/>
    <w:rsid w:val="00BB709D"/>
    <w:rsid w:val="00BC35E1"/>
    <w:rsid w:val="00BE008D"/>
    <w:rsid w:val="00BE721B"/>
    <w:rsid w:val="00BF2C22"/>
    <w:rsid w:val="00BF5EC2"/>
    <w:rsid w:val="00C01C6F"/>
    <w:rsid w:val="00C06070"/>
    <w:rsid w:val="00C07624"/>
    <w:rsid w:val="00C07736"/>
    <w:rsid w:val="00C07CAB"/>
    <w:rsid w:val="00C07EF4"/>
    <w:rsid w:val="00C161C3"/>
    <w:rsid w:val="00C30742"/>
    <w:rsid w:val="00C318D0"/>
    <w:rsid w:val="00C31E84"/>
    <w:rsid w:val="00C37AF9"/>
    <w:rsid w:val="00C42306"/>
    <w:rsid w:val="00C43F94"/>
    <w:rsid w:val="00C45BFF"/>
    <w:rsid w:val="00C57FED"/>
    <w:rsid w:val="00C66295"/>
    <w:rsid w:val="00C72DA0"/>
    <w:rsid w:val="00C736F0"/>
    <w:rsid w:val="00C75206"/>
    <w:rsid w:val="00C76092"/>
    <w:rsid w:val="00C77BEF"/>
    <w:rsid w:val="00C9575F"/>
    <w:rsid w:val="00CB4C3C"/>
    <w:rsid w:val="00CB5A1F"/>
    <w:rsid w:val="00CB6BE1"/>
    <w:rsid w:val="00CC05BA"/>
    <w:rsid w:val="00CD006C"/>
    <w:rsid w:val="00CF3323"/>
    <w:rsid w:val="00CF62C4"/>
    <w:rsid w:val="00CF7EEA"/>
    <w:rsid w:val="00D00C7A"/>
    <w:rsid w:val="00D02835"/>
    <w:rsid w:val="00D265D7"/>
    <w:rsid w:val="00D324D0"/>
    <w:rsid w:val="00D360BA"/>
    <w:rsid w:val="00D365C0"/>
    <w:rsid w:val="00D40E9B"/>
    <w:rsid w:val="00D54BB4"/>
    <w:rsid w:val="00D57768"/>
    <w:rsid w:val="00D63B5D"/>
    <w:rsid w:val="00D65E5E"/>
    <w:rsid w:val="00D67FB8"/>
    <w:rsid w:val="00D84FE5"/>
    <w:rsid w:val="00D85158"/>
    <w:rsid w:val="00D86D11"/>
    <w:rsid w:val="00D95885"/>
    <w:rsid w:val="00D95988"/>
    <w:rsid w:val="00D96AFC"/>
    <w:rsid w:val="00DA2D09"/>
    <w:rsid w:val="00DA5B78"/>
    <w:rsid w:val="00DB3D3D"/>
    <w:rsid w:val="00DB419F"/>
    <w:rsid w:val="00DB6CF7"/>
    <w:rsid w:val="00DB7D06"/>
    <w:rsid w:val="00DC258A"/>
    <w:rsid w:val="00DD46E0"/>
    <w:rsid w:val="00DE1B0B"/>
    <w:rsid w:val="00DE36B3"/>
    <w:rsid w:val="00DF4DE6"/>
    <w:rsid w:val="00DF59D4"/>
    <w:rsid w:val="00E02595"/>
    <w:rsid w:val="00E155C3"/>
    <w:rsid w:val="00E15922"/>
    <w:rsid w:val="00E1633D"/>
    <w:rsid w:val="00E23214"/>
    <w:rsid w:val="00E268AE"/>
    <w:rsid w:val="00E568BC"/>
    <w:rsid w:val="00E86114"/>
    <w:rsid w:val="00EA35F7"/>
    <w:rsid w:val="00EA4361"/>
    <w:rsid w:val="00EA55E6"/>
    <w:rsid w:val="00EB284C"/>
    <w:rsid w:val="00EB39B1"/>
    <w:rsid w:val="00EC0608"/>
    <w:rsid w:val="00EC6575"/>
    <w:rsid w:val="00ED38AC"/>
    <w:rsid w:val="00ED6BDA"/>
    <w:rsid w:val="00EE5606"/>
    <w:rsid w:val="00EF3712"/>
    <w:rsid w:val="00EF3E1E"/>
    <w:rsid w:val="00F05166"/>
    <w:rsid w:val="00F16002"/>
    <w:rsid w:val="00F16463"/>
    <w:rsid w:val="00F16953"/>
    <w:rsid w:val="00F246EE"/>
    <w:rsid w:val="00F33567"/>
    <w:rsid w:val="00F354B9"/>
    <w:rsid w:val="00F362B5"/>
    <w:rsid w:val="00F50547"/>
    <w:rsid w:val="00F57A3E"/>
    <w:rsid w:val="00F63FBE"/>
    <w:rsid w:val="00F72BB7"/>
    <w:rsid w:val="00F75D7D"/>
    <w:rsid w:val="00F77756"/>
    <w:rsid w:val="00F80F10"/>
    <w:rsid w:val="00F80F2C"/>
    <w:rsid w:val="00F925E2"/>
    <w:rsid w:val="00F94759"/>
    <w:rsid w:val="00F977CE"/>
    <w:rsid w:val="00F979D8"/>
    <w:rsid w:val="00FA0CB3"/>
    <w:rsid w:val="00FA520D"/>
    <w:rsid w:val="00FB2EC3"/>
    <w:rsid w:val="00FB3BCD"/>
    <w:rsid w:val="00FB4885"/>
    <w:rsid w:val="00FC39B4"/>
    <w:rsid w:val="00FE50B8"/>
    <w:rsid w:val="00FE6F4D"/>
    <w:rsid w:val="00FE76E1"/>
    <w:rsid w:val="00FF07C4"/>
    <w:rsid w:val="00FF1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900F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sz w:val="22"/>
      <w:szCs w:val="22"/>
    </w:rPr>
  </w:style>
  <w:style w:type="paragraph" w:styleId="Heading1">
    <w:name w:val="heading 1"/>
    <w:basedOn w:val="Normal"/>
    <w:next w:val="Normal"/>
    <w:qFormat/>
    <w:rsid w:val="00022F2F"/>
    <w:pPr>
      <w:keepNext/>
      <w:spacing w:before="240" w:after="60"/>
      <w:outlineLvl w:val="0"/>
    </w:pPr>
    <w:rPr>
      <w:b/>
      <w:bCs/>
      <w:kern w:val="32"/>
      <w:sz w:val="32"/>
      <w:szCs w:val="32"/>
    </w:rPr>
  </w:style>
  <w:style w:type="paragraph" w:styleId="Heading2">
    <w:name w:val="heading 2"/>
    <w:basedOn w:val="Normal"/>
    <w:next w:val="Normal"/>
    <w:qFormat/>
    <w:rsid w:val="00022F2F"/>
    <w:pPr>
      <w:keepNext/>
      <w:spacing w:before="240" w:after="60"/>
      <w:outlineLvl w:val="1"/>
    </w:pPr>
    <w:rPr>
      <w:b/>
      <w:bCs/>
      <w:i/>
      <w:iCs/>
      <w:sz w:val="28"/>
      <w:szCs w:val="28"/>
    </w:rPr>
  </w:style>
  <w:style w:type="paragraph" w:styleId="Heading3">
    <w:name w:val="heading 3"/>
    <w:basedOn w:val="Normal"/>
    <w:next w:val="Normal"/>
    <w:qFormat/>
    <w:pPr>
      <w:keepNext/>
      <w:tabs>
        <w:tab w:val="left" w:pos="1620"/>
      </w:tabs>
      <w:outlineLvl w:val="2"/>
    </w:pPr>
    <w:rPr>
      <w:rFonts w:cs="Times New Roman"/>
      <w:b/>
      <w:sz w:val="28"/>
      <w:szCs w:val="20"/>
    </w:rPr>
  </w:style>
  <w:style w:type="paragraph" w:styleId="Heading4">
    <w:name w:val="heading 4"/>
    <w:basedOn w:val="Normal"/>
    <w:next w:val="Normal"/>
    <w:qFormat/>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tabs>
        <w:tab w:val="num" w:pos="1152"/>
      </w:tabs>
      <w:spacing w:before="240" w:after="60"/>
      <w:ind w:left="1152" w:hanging="1152"/>
      <w:outlineLvl w:val="5"/>
    </w:pPr>
    <w:rPr>
      <w:rFonts w:ascii="Times New Roman" w:hAnsi="Times New Roman" w:cs="Times New Roman"/>
      <w:i/>
      <w:szCs w:val="20"/>
    </w:rPr>
  </w:style>
  <w:style w:type="paragraph" w:styleId="Heading7">
    <w:name w:val="heading 7"/>
    <w:basedOn w:val="Normal"/>
    <w:next w:val="Normal"/>
    <w:qFormat/>
    <w:pPr>
      <w:tabs>
        <w:tab w:val="num" w:pos="1296"/>
      </w:tabs>
      <w:spacing w:before="240" w:after="60"/>
      <w:ind w:left="1296" w:hanging="1296"/>
      <w:outlineLvl w:val="6"/>
    </w:pPr>
    <w:rPr>
      <w:rFonts w:cs="Times New Roman"/>
      <w:sz w:val="20"/>
      <w:szCs w:val="20"/>
    </w:rPr>
  </w:style>
  <w:style w:type="paragraph" w:styleId="Heading8">
    <w:name w:val="heading 8"/>
    <w:basedOn w:val="Normal"/>
    <w:next w:val="Normal"/>
    <w:qFormat/>
    <w:pPr>
      <w:tabs>
        <w:tab w:val="num" w:pos="1440"/>
      </w:tabs>
      <w:spacing w:before="240" w:after="60"/>
      <w:ind w:left="1440" w:hanging="1440"/>
      <w:outlineLvl w:val="7"/>
    </w:pPr>
    <w:rPr>
      <w:rFonts w:cs="Times New Roman"/>
      <w:i/>
      <w:sz w:val="20"/>
      <w:szCs w:val="20"/>
    </w:rPr>
  </w:style>
  <w:style w:type="paragraph" w:styleId="Heading9">
    <w:name w:val="heading 9"/>
    <w:basedOn w:val="Normal"/>
    <w:next w:val="Normal"/>
    <w:qFormat/>
    <w:pPr>
      <w:tabs>
        <w:tab w:val="num" w:pos="1584"/>
      </w:tabs>
      <w:spacing w:before="240" w:after="60"/>
      <w:ind w:left="1584" w:hanging="1584"/>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
    <w:name w:val="Body Text"/>
    <w:aliases w:val="body text,contents,bt,body,Bodytext"/>
    <w:basedOn w:val="Normal"/>
    <w:pPr>
      <w:jc w:val="center"/>
    </w:pPr>
    <w:rPr>
      <w:rFonts w:ascii="Comic Sans MS" w:hAnsi="Comic Sans MS" w:cs="Times New Roman"/>
      <w:sz w:val="24"/>
      <w:szCs w:val="20"/>
    </w:rPr>
  </w:style>
  <w:style w:type="paragraph" w:customStyle="1" w:styleId="ScriptTitle">
    <w:name w:val="Script Title"/>
    <w:basedOn w:val="Normal"/>
    <w:rPr>
      <w:rFonts w:ascii="Times New Roman" w:hAnsi="Times New Roman" w:cs="Times New Roman"/>
      <w:sz w:val="20"/>
      <w:szCs w:val="20"/>
    </w:rPr>
  </w:style>
  <w:style w:type="character" w:styleId="Hyperlink">
    <w:name w:val="Hyperlink"/>
    <w:basedOn w:val="DefaultParagraphFont"/>
    <w:rPr>
      <w:color w:val="0000FF"/>
      <w:u w:val="single"/>
    </w:rPr>
  </w:style>
  <w:style w:type="paragraph" w:styleId="TOC3">
    <w:name w:val="toc 3"/>
    <w:basedOn w:val="Normal"/>
    <w:next w:val="Normal"/>
    <w:autoRedefine/>
    <w:semiHidden/>
    <w:pPr>
      <w:ind w:left="400"/>
    </w:pPr>
    <w:rPr>
      <w:rFonts w:cs="Times New Roman"/>
      <w:sz w:val="24"/>
      <w:szCs w:val="20"/>
    </w:rPr>
  </w:style>
  <w:style w:type="paragraph" w:customStyle="1" w:styleId="ABLOCKPARA">
    <w:name w:val="A BLOCK PARA"/>
    <w:basedOn w:val="Normal"/>
    <w:rPr>
      <w:rFonts w:ascii="Book Antiqua" w:eastAsia="Batang" w:hAnsi="Book Antiqua" w:cs="Times New Roman"/>
      <w:szCs w:val="20"/>
      <w:lang w:val="en-CA"/>
    </w:rPr>
  </w:style>
  <w:style w:type="paragraph" w:customStyle="1" w:styleId="OmniimSecondLevelHeading">
    <w:name w:val="Omniim: Second Level Heading"/>
    <w:basedOn w:val="Normal"/>
    <w:next w:val="Normal"/>
    <w:pPr>
      <w:spacing w:before="120" w:after="60"/>
    </w:pPr>
    <w:rPr>
      <w:rFonts w:ascii="Times New Roman" w:hAnsi="Times New Roman" w:cs="Times New Roman"/>
      <w:b/>
      <w:sz w:val="24"/>
      <w:szCs w:val="20"/>
    </w:rPr>
  </w:style>
  <w:style w:type="paragraph" w:customStyle="1" w:styleId="OmniimStandardTableFirstRow">
    <w:name w:val="Omniim: Standard Table First Row"/>
    <w:basedOn w:val="Normal"/>
    <w:next w:val="Normal"/>
    <w:pPr>
      <w:spacing w:before="120" w:after="60"/>
    </w:pPr>
    <w:rPr>
      <w:rFonts w:ascii="Times New Roman" w:hAnsi="Times New Roman" w:cs="Times New Roman"/>
      <w:b/>
      <w:sz w:val="24"/>
      <w:szCs w:val="20"/>
    </w:rPr>
  </w:style>
  <w:style w:type="paragraph" w:customStyle="1" w:styleId="OmniimStandardTableText">
    <w:name w:val="Omniim: Standard Table Text"/>
    <w:basedOn w:val="Normal"/>
    <w:pPr>
      <w:spacing w:before="60" w:after="60"/>
    </w:pPr>
    <w:rPr>
      <w:rFonts w:ascii="Times New Roman" w:hAnsi="Times New Roman" w:cs="Times New Roman"/>
      <w:sz w:val="24"/>
      <w:szCs w:val="20"/>
    </w:rPr>
  </w:style>
  <w:style w:type="paragraph" w:customStyle="1" w:styleId="OmniimSectionHeading">
    <w:name w:val="Omniim: Section Heading"/>
    <w:next w:val="Normal"/>
    <w:pPr>
      <w:pBdr>
        <w:top w:val="single" w:sz="4" w:space="3" w:color="auto"/>
        <w:left w:val="single" w:sz="4" w:space="3" w:color="auto"/>
        <w:bottom w:val="single" w:sz="4" w:space="3" w:color="auto"/>
        <w:right w:val="single" w:sz="4" w:space="3" w:color="auto"/>
      </w:pBdr>
      <w:shd w:val="pct5" w:color="auto" w:fill="FFFFFF"/>
      <w:tabs>
        <w:tab w:val="num" w:pos="360"/>
      </w:tabs>
      <w:spacing w:before="240" w:after="120"/>
      <w:ind w:left="360" w:hanging="360"/>
    </w:pPr>
    <w:rPr>
      <w:rFonts w:ascii="Arial Bold" w:hAnsi="Arial Bold"/>
      <w:b/>
      <w:smallCaps/>
      <w:noProof/>
      <w:sz w:val="24"/>
    </w:rPr>
  </w:style>
  <w:style w:type="paragraph" w:customStyle="1" w:styleId="TEXT">
    <w:name w:val="TEXT"/>
    <w:basedOn w:val="Normal"/>
    <w:pPr>
      <w:numPr>
        <w:ilvl w:val="3"/>
        <w:numId w:val="4"/>
      </w:numPr>
    </w:pPr>
    <w:rPr>
      <w:rFonts w:ascii="Times New Roman" w:hAnsi="Times New Roman" w:cs="Times New Roman"/>
      <w:sz w:val="20"/>
      <w:szCs w:val="20"/>
    </w:rPr>
  </w:style>
  <w:style w:type="paragraph" w:styleId="DocumentMap">
    <w:name w:val="Document Map"/>
    <w:basedOn w:val="Normal"/>
    <w:semiHidden/>
    <w:pPr>
      <w:shd w:val="clear" w:color="auto" w:fill="000080"/>
    </w:pPr>
    <w:rPr>
      <w:rFonts w:ascii="Tahoma" w:hAnsi="Tahoma" w:cs="Tahoma"/>
      <w:sz w:val="20"/>
      <w:szCs w:val="20"/>
    </w:rPr>
  </w:style>
  <w:style w:type="paragraph" w:styleId="NormalIndent">
    <w:name w:val="Normal Indent"/>
    <w:basedOn w:val="Normal"/>
    <w:pPr>
      <w:ind w:left="1701"/>
    </w:pPr>
    <w:rPr>
      <w:rFonts w:ascii="BellStone Sans" w:hAnsi="BellStone Sans" w:cs="Times New Roman"/>
      <w:sz w:val="20"/>
      <w:szCs w:val="20"/>
    </w:rPr>
  </w:style>
  <w:style w:type="paragraph" w:customStyle="1" w:styleId="Header1">
    <w:name w:val="Header 1"/>
    <w:basedOn w:val="Heading1"/>
    <w:rsid w:val="00022F2F"/>
    <w:pPr>
      <w:pBdr>
        <w:top w:val="single" w:sz="6" w:space="1" w:color="auto"/>
        <w:left w:val="single" w:sz="6" w:space="4" w:color="auto"/>
        <w:bottom w:val="single" w:sz="6" w:space="1" w:color="auto"/>
        <w:right w:val="single" w:sz="6" w:space="4" w:color="auto"/>
      </w:pBdr>
      <w:shd w:val="clear" w:color="auto" w:fill="B3B3B3"/>
      <w:tabs>
        <w:tab w:val="num" w:pos="360"/>
      </w:tabs>
      <w:spacing w:before="0" w:after="0"/>
    </w:pPr>
    <w:rPr>
      <w:rFonts w:cs="Times New Roman"/>
      <w:bCs w:val="0"/>
      <w:kern w:val="0"/>
      <w:sz w:val="28"/>
      <w:szCs w:val="20"/>
    </w:rPr>
  </w:style>
  <w:style w:type="paragraph" w:customStyle="1" w:styleId="Header2Char">
    <w:name w:val="Header 2 Char"/>
    <w:basedOn w:val="Heading2"/>
    <w:link w:val="Header2CharChar"/>
    <w:rsid w:val="00022F2F"/>
    <w:pPr>
      <w:numPr>
        <w:ilvl w:val="1"/>
      </w:numPr>
      <w:pBdr>
        <w:top w:val="single" w:sz="6" w:space="1" w:color="auto"/>
        <w:left w:val="single" w:sz="6" w:space="4" w:color="auto"/>
        <w:bottom w:val="single" w:sz="6" w:space="1" w:color="auto"/>
        <w:right w:val="single" w:sz="6" w:space="4" w:color="auto"/>
      </w:pBdr>
      <w:shd w:val="clear" w:color="auto" w:fill="E6E6E6"/>
      <w:tabs>
        <w:tab w:val="num" w:pos="0"/>
      </w:tabs>
      <w:spacing w:before="0" w:after="0"/>
    </w:pPr>
    <w:rPr>
      <w:bCs w:val="0"/>
      <w:i w:val="0"/>
      <w:iCs w:val="0"/>
      <w:sz w:val="24"/>
      <w:szCs w:val="20"/>
    </w:rPr>
  </w:style>
  <w:style w:type="character" w:customStyle="1" w:styleId="Header2CharChar">
    <w:name w:val="Header 2 Char Char"/>
    <w:basedOn w:val="DefaultParagraphFont"/>
    <w:link w:val="Header2Char"/>
    <w:rsid w:val="00022F2F"/>
    <w:rPr>
      <w:rFonts w:ascii="Arial" w:hAnsi="Arial" w:cs="Arial"/>
      <w:b/>
      <w:sz w:val="24"/>
      <w:lang w:val="en-US" w:eastAsia="en-US" w:bidi="ar-SA"/>
    </w:rPr>
  </w:style>
  <w:style w:type="character" w:styleId="FollowedHyperlink">
    <w:name w:val="FollowedHyperlink"/>
    <w:basedOn w:val="DefaultParagraphFont"/>
    <w:rsid w:val="00A31BF2"/>
    <w:rPr>
      <w:color w:val="606420"/>
      <w:u w:val="single"/>
    </w:rPr>
  </w:style>
  <w:style w:type="character" w:styleId="CommentReference">
    <w:name w:val="annotation reference"/>
    <w:basedOn w:val="DefaultParagraphFont"/>
    <w:rsid w:val="00CB6BE1"/>
    <w:rPr>
      <w:sz w:val="16"/>
      <w:szCs w:val="16"/>
    </w:rPr>
  </w:style>
  <w:style w:type="paragraph" w:styleId="CommentText">
    <w:name w:val="annotation text"/>
    <w:basedOn w:val="Normal"/>
    <w:link w:val="CommentTextChar"/>
    <w:rsid w:val="00CB6BE1"/>
    <w:rPr>
      <w:sz w:val="20"/>
      <w:szCs w:val="20"/>
    </w:rPr>
  </w:style>
  <w:style w:type="character" w:customStyle="1" w:styleId="CommentTextChar">
    <w:name w:val="Comment Text Char"/>
    <w:basedOn w:val="DefaultParagraphFont"/>
    <w:link w:val="CommentText"/>
    <w:rsid w:val="00CB6BE1"/>
    <w:rPr>
      <w:rFonts w:ascii="Arial" w:hAnsi="Arial" w:cs="Arial"/>
    </w:rPr>
  </w:style>
  <w:style w:type="paragraph" w:styleId="CommentSubject">
    <w:name w:val="annotation subject"/>
    <w:basedOn w:val="CommentText"/>
    <w:next w:val="CommentText"/>
    <w:link w:val="CommentSubjectChar"/>
    <w:rsid w:val="00CB6BE1"/>
    <w:rPr>
      <w:b/>
      <w:bCs/>
    </w:rPr>
  </w:style>
  <w:style w:type="character" w:customStyle="1" w:styleId="CommentSubjectChar">
    <w:name w:val="Comment Subject Char"/>
    <w:basedOn w:val="CommentTextChar"/>
    <w:link w:val="CommentSubject"/>
    <w:rsid w:val="00CB6BE1"/>
    <w:rPr>
      <w:rFonts w:ascii="Arial" w:hAnsi="Arial" w:cs="Arial"/>
      <w:b/>
      <w:bCs/>
    </w:rPr>
  </w:style>
  <w:style w:type="paragraph" w:customStyle="1" w:styleId="TableHeading">
    <w:name w:val="Table Heading"/>
    <w:basedOn w:val="Normal"/>
    <w:rsid w:val="005915EC"/>
    <w:pPr>
      <w:keepNext/>
    </w:pPr>
    <w:rPr>
      <w:rFonts w:cs="Times New Roman"/>
      <w:b/>
      <w:szCs w:val="20"/>
    </w:rPr>
  </w:style>
  <w:style w:type="paragraph" w:customStyle="1" w:styleId="Instructions">
    <w:name w:val="Instructions"/>
    <w:basedOn w:val="Normal"/>
    <w:next w:val="Normal"/>
    <w:link w:val="InstructionsChar"/>
    <w:rsid w:val="00291431"/>
    <w:rPr>
      <w:rFonts w:cs="Times New Roman"/>
      <w:i/>
      <w:color w:val="0000FF"/>
      <w:szCs w:val="24"/>
      <w:lang w:val="en-CA"/>
    </w:rPr>
  </w:style>
  <w:style w:type="character" w:customStyle="1" w:styleId="InstructionsChar">
    <w:name w:val="Instructions Char"/>
    <w:basedOn w:val="DefaultParagraphFont"/>
    <w:link w:val="Instructions"/>
    <w:rsid w:val="00291431"/>
    <w:rPr>
      <w:rFonts w:ascii="Arial" w:hAnsi="Arial"/>
      <w:i/>
      <w:color w:val="0000FF"/>
      <w:sz w:val="22"/>
      <w:szCs w:val="24"/>
      <w:lang w:val="en-CA"/>
    </w:rPr>
  </w:style>
  <w:style w:type="paragraph" w:styleId="ListParagraph">
    <w:name w:val="List Paragraph"/>
    <w:basedOn w:val="Normal"/>
    <w:uiPriority w:val="34"/>
    <w:qFormat/>
    <w:rsid w:val="00340B1F"/>
    <w:pPr>
      <w:ind w:left="720"/>
      <w:contextualSpacing/>
    </w:pPr>
  </w:style>
  <w:style w:type="paragraph" w:styleId="IntenseQuote">
    <w:name w:val="Intense Quote"/>
    <w:basedOn w:val="Normal"/>
    <w:next w:val="Normal"/>
    <w:link w:val="IntenseQuoteChar"/>
    <w:uiPriority w:val="30"/>
    <w:qFormat/>
    <w:rsid w:val="00D54BB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54BB4"/>
    <w:rPr>
      <w:rFonts w:ascii="Arial" w:hAnsi="Arial" w:cs="Arial"/>
      <w:b/>
      <w:bCs/>
      <w:i/>
      <w:iCs/>
      <w:color w:val="4F81BD" w:themeColor="accent1"/>
      <w:sz w:val="22"/>
      <w:szCs w:val="22"/>
    </w:rPr>
  </w:style>
  <w:style w:type="paragraph" w:styleId="NoSpacing">
    <w:name w:val="No Spacing"/>
    <w:uiPriority w:val="1"/>
    <w:qFormat/>
    <w:rsid w:val="00814853"/>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sz w:val="22"/>
      <w:szCs w:val="22"/>
    </w:rPr>
  </w:style>
  <w:style w:type="paragraph" w:styleId="Heading1">
    <w:name w:val="heading 1"/>
    <w:basedOn w:val="Normal"/>
    <w:next w:val="Normal"/>
    <w:qFormat/>
    <w:rsid w:val="00022F2F"/>
    <w:pPr>
      <w:keepNext/>
      <w:spacing w:before="240" w:after="60"/>
      <w:outlineLvl w:val="0"/>
    </w:pPr>
    <w:rPr>
      <w:b/>
      <w:bCs/>
      <w:kern w:val="32"/>
      <w:sz w:val="32"/>
      <w:szCs w:val="32"/>
    </w:rPr>
  </w:style>
  <w:style w:type="paragraph" w:styleId="Heading2">
    <w:name w:val="heading 2"/>
    <w:basedOn w:val="Normal"/>
    <w:next w:val="Normal"/>
    <w:qFormat/>
    <w:rsid w:val="00022F2F"/>
    <w:pPr>
      <w:keepNext/>
      <w:spacing w:before="240" w:after="60"/>
      <w:outlineLvl w:val="1"/>
    </w:pPr>
    <w:rPr>
      <w:b/>
      <w:bCs/>
      <w:i/>
      <w:iCs/>
      <w:sz w:val="28"/>
      <w:szCs w:val="28"/>
    </w:rPr>
  </w:style>
  <w:style w:type="paragraph" w:styleId="Heading3">
    <w:name w:val="heading 3"/>
    <w:basedOn w:val="Normal"/>
    <w:next w:val="Normal"/>
    <w:qFormat/>
    <w:pPr>
      <w:keepNext/>
      <w:tabs>
        <w:tab w:val="left" w:pos="1620"/>
      </w:tabs>
      <w:outlineLvl w:val="2"/>
    </w:pPr>
    <w:rPr>
      <w:rFonts w:cs="Times New Roman"/>
      <w:b/>
      <w:sz w:val="28"/>
      <w:szCs w:val="20"/>
    </w:rPr>
  </w:style>
  <w:style w:type="paragraph" w:styleId="Heading4">
    <w:name w:val="heading 4"/>
    <w:basedOn w:val="Normal"/>
    <w:next w:val="Normal"/>
    <w:qFormat/>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tabs>
        <w:tab w:val="num" w:pos="1152"/>
      </w:tabs>
      <w:spacing w:before="240" w:after="60"/>
      <w:ind w:left="1152" w:hanging="1152"/>
      <w:outlineLvl w:val="5"/>
    </w:pPr>
    <w:rPr>
      <w:rFonts w:ascii="Times New Roman" w:hAnsi="Times New Roman" w:cs="Times New Roman"/>
      <w:i/>
      <w:szCs w:val="20"/>
    </w:rPr>
  </w:style>
  <w:style w:type="paragraph" w:styleId="Heading7">
    <w:name w:val="heading 7"/>
    <w:basedOn w:val="Normal"/>
    <w:next w:val="Normal"/>
    <w:qFormat/>
    <w:pPr>
      <w:tabs>
        <w:tab w:val="num" w:pos="1296"/>
      </w:tabs>
      <w:spacing w:before="240" w:after="60"/>
      <w:ind w:left="1296" w:hanging="1296"/>
      <w:outlineLvl w:val="6"/>
    </w:pPr>
    <w:rPr>
      <w:rFonts w:cs="Times New Roman"/>
      <w:sz w:val="20"/>
      <w:szCs w:val="20"/>
    </w:rPr>
  </w:style>
  <w:style w:type="paragraph" w:styleId="Heading8">
    <w:name w:val="heading 8"/>
    <w:basedOn w:val="Normal"/>
    <w:next w:val="Normal"/>
    <w:qFormat/>
    <w:pPr>
      <w:tabs>
        <w:tab w:val="num" w:pos="1440"/>
      </w:tabs>
      <w:spacing w:before="240" w:after="60"/>
      <w:ind w:left="1440" w:hanging="1440"/>
      <w:outlineLvl w:val="7"/>
    </w:pPr>
    <w:rPr>
      <w:rFonts w:cs="Times New Roman"/>
      <w:i/>
      <w:sz w:val="20"/>
      <w:szCs w:val="20"/>
    </w:rPr>
  </w:style>
  <w:style w:type="paragraph" w:styleId="Heading9">
    <w:name w:val="heading 9"/>
    <w:basedOn w:val="Normal"/>
    <w:next w:val="Normal"/>
    <w:qFormat/>
    <w:pPr>
      <w:tabs>
        <w:tab w:val="num" w:pos="1584"/>
      </w:tabs>
      <w:spacing w:before="240" w:after="60"/>
      <w:ind w:left="1584" w:hanging="1584"/>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
    <w:name w:val="Body Text"/>
    <w:aliases w:val="body text,contents,bt,body,Bodytext"/>
    <w:basedOn w:val="Normal"/>
    <w:pPr>
      <w:jc w:val="center"/>
    </w:pPr>
    <w:rPr>
      <w:rFonts w:ascii="Comic Sans MS" w:hAnsi="Comic Sans MS" w:cs="Times New Roman"/>
      <w:sz w:val="24"/>
      <w:szCs w:val="20"/>
    </w:rPr>
  </w:style>
  <w:style w:type="paragraph" w:customStyle="1" w:styleId="ScriptTitle">
    <w:name w:val="Script Title"/>
    <w:basedOn w:val="Normal"/>
    <w:rPr>
      <w:rFonts w:ascii="Times New Roman" w:hAnsi="Times New Roman" w:cs="Times New Roman"/>
      <w:sz w:val="20"/>
      <w:szCs w:val="20"/>
    </w:rPr>
  </w:style>
  <w:style w:type="character" w:styleId="Hyperlink">
    <w:name w:val="Hyperlink"/>
    <w:basedOn w:val="DefaultParagraphFont"/>
    <w:rPr>
      <w:color w:val="0000FF"/>
      <w:u w:val="single"/>
    </w:rPr>
  </w:style>
  <w:style w:type="paragraph" w:styleId="TOC3">
    <w:name w:val="toc 3"/>
    <w:basedOn w:val="Normal"/>
    <w:next w:val="Normal"/>
    <w:autoRedefine/>
    <w:semiHidden/>
    <w:pPr>
      <w:ind w:left="400"/>
    </w:pPr>
    <w:rPr>
      <w:rFonts w:cs="Times New Roman"/>
      <w:sz w:val="24"/>
      <w:szCs w:val="20"/>
    </w:rPr>
  </w:style>
  <w:style w:type="paragraph" w:customStyle="1" w:styleId="ABLOCKPARA">
    <w:name w:val="A BLOCK PARA"/>
    <w:basedOn w:val="Normal"/>
    <w:rPr>
      <w:rFonts w:ascii="Book Antiqua" w:eastAsia="Batang" w:hAnsi="Book Antiqua" w:cs="Times New Roman"/>
      <w:szCs w:val="20"/>
      <w:lang w:val="en-CA"/>
    </w:rPr>
  </w:style>
  <w:style w:type="paragraph" w:customStyle="1" w:styleId="OmniimSecondLevelHeading">
    <w:name w:val="Omniim: Second Level Heading"/>
    <w:basedOn w:val="Normal"/>
    <w:next w:val="Normal"/>
    <w:pPr>
      <w:spacing w:before="120" w:after="60"/>
    </w:pPr>
    <w:rPr>
      <w:rFonts w:ascii="Times New Roman" w:hAnsi="Times New Roman" w:cs="Times New Roman"/>
      <w:b/>
      <w:sz w:val="24"/>
      <w:szCs w:val="20"/>
    </w:rPr>
  </w:style>
  <w:style w:type="paragraph" w:customStyle="1" w:styleId="OmniimStandardTableFirstRow">
    <w:name w:val="Omniim: Standard Table First Row"/>
    <w:basedOn w:val="Normal"/>
    <w:next w:val="Normal"/>
    <w:pPr>
      <w:spacing w:before="120" w:after="60"/>
    </w:pPr>
    <w:rPr>
      <w:rFonts w:ascii="Times New Roman" w:hAnsi="Times New Roman" w:cs="Times New Roman"/>
      <w:b/>
      <w:sz w:val="24"/>
      <w:szCs w:val="20"/>
    </w:rPr>
  </w:style>
  <w:style w:type="paragraph" w:customStyle="1" w:styleId="OmniimStandardTableText">
    <w:name w:val="Omniim: Standard Table Text"/>
    <w:basedOn w:val="Normal"/>
    <w:pPr>
      <w:spacing w:before="60" w:after="60"/>
    </w:pPr>
    <w:rPr>
      <w:rFonts w:ascii="Times New Roman" w:hAnsi="Times New Roman" w:cs="Times New Roman"/>
      <w:sz w:val="24"/>
      <w:szCs w:val="20"/>
    </w:rPr>
  </w:style>
  <w:style w:type="paragraph" w:customStyle="1" w:styleId="OmniimSectionHeading">
    <w:name w:val="Omniim: Section Heading"/>
    <w:next w:val="Normal"/>
    <w:pPr>
      <w:pBdr>
        <w:top w:val="single" w:sz="4" w:space="3" w:color="auto"/>
        <w:left w:val="single" w:sz="4" w:space="3" w:color="auto"/>
        <w:bottom w:val="single" w:sz="4" w:space="3" w:color="auto"/>
        <w:right w:val="single" w:sz="4" w:space="3" w:color="auto"/>
      </w:pBdr>
      <w:shd w:val="pct5" w:color="auto" w:fill="FFFFFF"/>
      <w:tabs>
        <w:tab w:val="num" w:pos="360"/>
      </w:tabs>
      <w:spacing w:before="240" w:after="120"/>
      <w:ind w:left="360" w:hanging="360"/>
    </w:pPr>
    <w:rPr>
      <w:rFonts w:ascii="Arial Bold" w:hAnsi="Arial Bold"/>
      <w:b/>
      <w:smallCaps/>
      <w:noProof/>
      <w:sz w:val="24"/>
    </w:rPr>
  </w:style>
  <w:style w:type="paragraph" w:customStyle="1" w:styleId="TEXT">
    <w:name w:val="TEXT"/>
    <w:basedOn w:val="Normal"/>
    <w:pPr>
      <w:numPr>
        <w:ilvl w:val="3"/>
        <w:numId w:val="4"/>
      </w:numPr>
    </w:pPr>
    <w:rPr>
      <w:rFonts w:ascii="Times New Roman" w:hAnsi="Times New Roman" w:cs="Times New Roman"/>
      <w:sz w:val="20"/>
      <w:szCs w:val="20"/>
    </w:rPr>
  </w:style>
  <w:style w:type="paragraph" w:styleId="DocumentMap">
    <w:name w:val="Document Map"/>
    <w:basedOn w:val="Normal"/>
    <w:semiHidden/>
    <w:pPr>
      <w:shd w:val="clear" w:color="auto" w:fill="000080"/>
    </w:pPr>
    <w:rPr>
      <w:rFonts w:ascii="Tahoma" w:hAnsi="Tahoma" w:cs="Tahoma"/>
      <w:sz w:val="20"/>
      <w:szCs w:val="20"/>
    </w:rPr>
  </w:style>
  <w:style w:type="paragraph" w:styleId="NormalIndent">
    <w:name w:val="Normal Indent"/>
    <w:basedOn w:val="Normal"/>
    <w:pPr>
      <w:ind w:left="1701"/>
    </w:pPr>
    <w:rPr>
      <w:rFonts w:ascii="BellStone Sans" w:hAnsi="BellStone Sans" w:cs="Times New Roman"/>
      <w:sz w:val="20"/>
      <w:szCs w:val="20"/>
    </w:rPr>
  </w:style>
  <w:style w:type="paragraph" w:customStyle="1" w:styleId="Header1">
    <w:name w:val="Header 1"/>
    <w:basedOn w:val="Heading1"/>
    <w:rsid w:val="00022F2F"/>
    <w:pPr>
      <w:pBdr>
        <w:top w:val="single" w:sz="6" w:space="1" w:color="auto"/>
        <w:left w:val="single" w:sz="6" w:space="4" w:color="auto"/>
        <w:bottom w:val="single" w:sz="6" w:space="1" w:color="auto"/>
        <w:right w:val="single" w:sz="6" w:space="4" w:color="auto"/>
      </w:pBdr>
      <w:shd w:val="clear" w:color="auto" w:fill="B3B3B3"/>
      <w:tabs>
        <w:tab w:val="num" w:pos="360"/>
      </w:tabs>
      <w:spacing w:before="0" w:after="0"/>
    </w:pPr>
    <w:rPr>
      <w:rFonts w:cs="Times New Roman"/>
      <w:bCs w:val="0"/>
      <w:kern w:val="0"/>
      <w:sz w:val="28"/>
      <w:szCs w:val="20"/>
    </w:rPr>
  </w:style>
  <w:style w:type="paragraph" w:customStyle="1" w:styleId="Header2Char">
    <w:name w:val="Header 2 Char"/>
    <w:basedOn w:val="Heading2"/>
    <w:link w:val="Header2CharChar"/>
    <w:rsid w:val="00022F2F"/>
    <w:pPr>
      <w:numPr>
        <w:ilvl w:val="1"/>
      </w:numPr>
      <w:pBdr>
        <w:top w:val="single" w:sz="6" w:space="1" w:color="auto"/>
        <w:left w:val="single" w:sz="6" w:space="4" w:color="auto"/>
        <w:bottom w:val="single" w:sz="6" w:space="1" w:color="auto"/>
        <w:right w:val="single" w:sz="6" w:space="4" w:color="auto"/>
      </w:pBdr>
      <w:shd w:val="clear" w:color="auto" w:fill="E6E6E6"/>
      <w:tabs>
        <w:tab w:val="num" w:pos="0"/>
      </w:tabs>
      <w:spacing w:before="0" w:after="0"/>
    </w:pPr>
    <w:rPr>
      <w:bCs w:val="0"/>
      <w:i w:val="0"/>
      <w:iCs w:val="0"/>
      <w:sz w:val="24"/>
      <w:szCs w:val="20"/>
    </w:rPr>
  </w:style>
  <w:style w:type="character" w:customStyle="1" w:styleId="Header2CharChar">
    <w:name w:val="Header 2 Char Char"/>
    <w:basedOn w:val="DefaultParagraphFont"/>
    <w:link w:val="Header2Char"/>
    <w:rsid w:val="00022F2F"/>
    <w:rPr>
      <w:rFonts w:ascii="Arial" w:hAnsi="Arial" w:cs="Arial"/>
      <w:b/>
      <w:sz w:val="24"/>
      <w:lang w:val="en-US" w:eastAsia="en-US" w:bidi="ar-SA"/>
    </w:rPr>
  </w:style>
  <w:style w:type="character" w:styleId="FollowedHyperlink">
    <w:name w:val="FollowedHyperlink"/>
    <w:basedOn w:val="DefaultParagraphFont"/>
    <w:rsid w:val="00A31BF2"/>
    <w:rPr>
      <w:color w:val="606420"/>
      <w:u w:val="single"/>
    </w:rPr>
  </w:style>
  <w:style w:type="character" w:styleId="CommentReference">
    <w:name w:val="annotation reference"/>
    <w:basedOn w:val="DefaultParagraphFont"/>
    <w:rsid w:val="00CB6BE1"/>
    <w:rPr>
      <w:sz w:val="16"/>
      <w:szCs w:val="16"/>
    </w:rPr>
  </w:style>
  <w:style w:type="paragraph" w:styleId="CommentText">
    <w:name w:val="annotation text"/>
    <w:basedOn w:val="Normal"/>
    <w:link w:val="CommentTextChar"/>
    <w:rsid w:val="00CB6BE1"/>
    <w:rPr>
      <w:sz w:val="20"/>
      <w:szCs w:val="20"/>
    </w:rPr>
  </w:style>
  <w:style w:type="character" w:customStyle="1" w:styleId="CommentTextChar">
    <w:name w:val="Comment Text Char"/>
    <w:basedOn w:val="DefaultParagraphFont"/>
    <w:link w:val="CommentText"/>
    <w:rsid w:val="00CB6BE1"/>
    <w:rPr>
      <w:rFonts w:ascii="Arial" w:hAnsi="Arial" w:cs="Arial"/>
    </w:rPr>
  </w:style>
  <w:style w:type="paragraph" w:styleId="CommentSubject">
    <w:name w:val="annotation subject"/>
    <w:basedOn w:val="CommentText"/>
    <w:next w:val="CommentText"/>
    <w:link w:val="CommentSubjectChar"/>
    <w:rsid w:val="00CB6BE1"/>
    <w:rPr>
      <w:b/>
      <w:bCs/>
    </w:rPr>
  </w:style>
  <w:style w:type="character" w:customStyle="1" w:styleId="CommentSubjectChar">
    <w:name w:val="Comment Subject Char"/>
    <w:basedOn w:val="CommentTextChar"/>
    <w:link w:val="CommentSubject"/>
    <w:rsid w:val="00CB6BE1"/>
    <w:rPr>
      <w:rFonts w:ascii="Arial" w:hAnsi="Arial" w:cs="Arial"/>
      <w:b/>
      <w:bCs/>
    </w:rPr>
  </w:style>
  <w:style w:type="paragraph" w:customStyle="1" w:styleId="TableHeading">
    <w:name w:val="Table Heading"/>
    <w:basedOn w:val="Normal"/>
    <w:rsid w:val="005915EC"/>
    <w:pPr>
      <w:keepNext/>
    </w:pPr>
    <w:rPr>
      <w:rFonts w:cs="Times New Roman"/>
      <w:b/>
      <w:szCs w:val="20"/>
    </w:rPr>
  </w:style>
  <w:style w:type="paragraph" w:customStyle="1" w:styleId="Instructions">
    <w:name w:val="Instructions"/>
    <w:basedOn w:val="Normal"/>
    <w:next w:val="Normal"/>
    <w:link w:val="InstructionsChar"/>
    <w:rsid w:val="00291431"/>
    <w:rPr>
      <w:rFonts w:cs="Times New Roman"/>
      <w:i/>
      <w:color w:val="0000FF"/>
      <w:szCs w:val="24"/>
      <w:lang w:val="en-CA"/>
    </w:rPr>
  </w:style>
  <w:style w:type="character" w:customStyle="1" w:styleId="InstructionsChar">
    <w:name w:val="Instructions Char"/>
    <w:basedOn w:val="DefaultParagraphFont"/>
    <w:link w:val="Instructions"/>
    <w:rsid w:val="00291431"/>
    <w:rPr>
      <w:rFonts w:ascii="Arial" w:hAnsi="Arial"/>
      <w:i/>
      <w:color w:val="0000FF"/>
      <w:sz w:val="22"/>
      <w:szCs w:val="24"/>
      <w:lang w:val="en-CA"/>
    </w:rPr>
  </w:style>
  <w:style w:type="paragraph" w:styleId="ListParagraph">
    <w:name w:val="List Paragraph"/>
    <w:basedOn w:val="Normal"/>
    <w:uiPriority w:val="34"/>
    <w:qFormat/>
    <w:rsid w:val="00340B1F"/>
    <w:pPr>
      <w:ind w:left="720"/>
      <w:contextualSpacing/>
    </w:pPr>
  </w:style>
  <w:style w:type="paragraph" w:styleId="IntenseQuote">
    <w:name w:val="Intense Quote"/>
    <w:basedOn w:val="Normal"/>
    <w:next w:val="Normal"/>
    <w:link w:val="IntenseQuoteChar"/>
    <w:uiPriority w:val="30"/>
    <w:qFormat/>
    <w:rsid w:val="00D54BB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54BB4"/>
    <w:rPr>
      <w:rFonts w:ascii="Arial" w:hAnsi="Arial" w:cs="Arial"/>
      <w:b/>
      <w:bCs/>
      <w:i/>
      <w:iCs/>
      <w:color w:val="4F81BD" w:themeColor="accent1"/>
      <w:sz w:val="22"/>
      <w:szCs w:val="22"/>
    </w:rPr>
  </w:style>
  <w:style w:type="paragraph" w:styleId="NoSpacing">
    <w:name w:val="No Spacing"/>
    <w:uiPriority w:val="1"/>
    <w:qFormat/>
    <w:rsid w:val="00814853"/>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653141">
      <w:bodyDiv w:val="1"/>
      <w:marLeft w:val="0"/>
      <w:marRight w:val="0"/>
      <w:marTop w:val="0"/>
      <w:marBottom w:val="0"/>
      <w:divBdr>
        <w:top w:val="none" w:sz="0" w:space="0" w:color="auto"/>
        <w:left w:val="none" w:sz="0" w:space="0" w:color="auto"/>
        <w:bottom w:val="none" w:sz="0" w:space="0" w:color="auto"/>
        <w:right w:val="none" w:sz="0" w:space="0" w:color="auto"/>
      </w:divBdr>
    </w:div>
    <w:div w:id="436951702">
      <w:bodyDiv w:val="1"/>
      <w:marLeft w:val="0"/>
      <w:marRight w:val="0"/>
      <w:marTop w:val="0"/>
      <w:marBottom w:val="0"/>
      <w:divBdr>
        <w:top w:val="none" w:sz="0" w:space="0" w:color="auto"/>
        <w:left w:val="none" w:sz="0" w:space="0" w:color="auto"/>
        <w:bottom w:val="none" w:sz="0" w:space="0" w:color="auto"/>
        <w:right w:val="none" w:sz="0" w:space="0" w:color="auto"/>
      </w:divBdr>
    </w:div>
    <w:div w:id="489907535">
      <w:bodyDiv w:val="1"/>
      <w:marLeft w:val="0"/>
      <w:marRight w:val="0"/>
      <w:marTop w:val="0"/>
      <w:marBottom w:val="0"/>
      <w:divBdr>
        <w:top w:val="none" w:sz="0" w:space="0" w:color="auto"/>
        <w:left w:val="none" w:sz="0" w:space="0" w:color="auto"/>
        <w:bottom w:val="none" w:sz="0" w:space="0" w:color="auto"/>
        <w:right w:val="none" w:sz="0" w:space="0" w:color="auto"/>
      </w:divBdr>
    </w:div>
    <w:div w:id="496653491">
      <w:bodyDiv w:val="1"/>
      <w:marLeft w:val="0"/>
      <w:marRight w:val="0"/>
      <w:marTop w:val="0"/>
      <w:marBottom w:val="0"/>
      <w:divBdr>
        <w:top w:val="none" w:sz="0" w:space="0" w:color="auto"/>
        <w:left w:val="none" w:sz="0" w:space="0" w:color="auto"/>
        <w:bottom w:val="none" w:sz="0" w:space="0" w:color="auto"/>
        <w:right w:val="none" w:sz="0" w:space="0" w:color="auto"/>
      </w:divBdr>
    </w:div>
    <w:div w:id="792098570">
      <w:bodyDiv w:val="1"/>
      <w:marLeft w:val="0"/>
      <w:marRight w:val="0"/>
      <w:marTop w:val="0"/>
      <w:marBottom w:val="0"/>
      <w:divBdr>
        <w:top w:val="none" w:sz="0" w:space="0" w:color="auto"/>
        <w:left w:val="none" w:sz="0" w:space="0" w:color="auto"/>
        <w:bottom w:val="none" w:sz="0" w:space="0" w:color="auto"/>
        <w:right w:val="none" w:sz="0" w:space="0" w:color="auto"/>
      </w:divBdr>
    </w:div>
    <w:div w:id="962079347">
      <w:bodyDiv w:val="1"/>
      <w:marLeft w:val="0"/>
      <w:marRight w:val="0"/>
      <w:marTop w:val="0"/>
      <w:marBottom w:val="0"/>
      <w:divBdr>
        <w:top w:val="none" w:sz="0" w:space="0" w:color="auto"/>
        <w:left w:val="none" w:sz="0" w:space="0" w:color="auto"/>
        <w:bottom w:val="none" w:sz="0" w:space="0" w:color="auto"/>
        <w:right w:val="none" w:sz="0" w:space="0" w:color="auto"/>
      </w:divBdr>
    </w:div>
    <w:div w:id="1250650242">
      <w:bodyDiv w:val="1"/>
      <w:marLeft w:val="0"/>
      <w:marRight w:val="0"/>
      <w:marTop w:val="0"/>
      <w:marBottom w:val="0"/>
      <w:divBdr>
        <w:top w:val="none" w:sz="0" w:space="0" w:color="auto"/>
        <w:left w:val="none" w:sz="0" w:space="0" w:color="auto"/>
        <w:bottom w:val="none" w:sz="0" w:space="0" w:color="auto"/>
        <w:right w:val="none" w:sz="0" w:space="0" w:color="auto"/>
      </w:divBdr>
    </w:div>
    <w:div w:id="1293364862">
      <w:bodyDiv w:val="1"/>
      <w:marLeft w:val="0"/>
      <w:marRight w:val="0"/>
      <w:marTop w:val="0"/>
      <w:marBottom w:val="0"/>
      <w:divBdr>
        <w:top w:val="none" w:sz="0" w:space="0" w:color="auto"/>
        <w:left w:val="none" w:sz="0" w:space="0" w:color="auto"/>
        <w:bottom w:val="none" w:sz="0" w:space="0" w:color="auto"/>
        <w:right w:val="none" w:sz="0" w:space="0" w:color="auto"/>
      </w:divBdr>
    </w:div>
    <w:div w:id="1455368636">
      <w:bodyDiv w:val="1"/>
      <w:marLeft w:val="0"/>
      <w:marRight w:val="0"/>
      <w:marTop w:val="0"/>
      <w:marBottom w:val="0"/>
      <w:divBdr>
        <w:top w:val="none" w:sz="0" w:space="0" w:color="auto"/>
        <w:left w:val="none" w:sz="0" w:space="0" w:color="auto"/>
        <w:bottom w:val="none" w:sz="0" w:space="0" w:color="auto"/>
        <w:right w:val="none" w:sz="0" w:space="0" w:color="auto"/>
      </w:divBdr>
    </w:div>
    <w:div w:id="1489442257">
      <w:bodyDiv w:val="1"/>
      <w:marLeft w:val="0"/>
      <w:marRight w:val="0"/>
      <w:marTop w:val="0"/>
      <w:marBottom w:val="0"/>
      <w:divBdr>
        <w:top w:val="none" w:sz="0" w:space="0" w:color="auto"/>
        <w:left w:val="none" w:sz="0" w:space="0" w:color="auto"/>
        <w:bottom w:val="none" w:sz="0" w:space="0" w:color="auto"/>
        <w:right w:val="none" w:sz="0" w:space="0" w:color="auto"/>
      </w:divBdr>
    </w:div>
    <w:div w:id="1514681082">
      <w:bodyDiv w:val="1"/>
      <w:marLeft w:val="0"/>
      <w:marRight w:val="0"/>
      <w:marTop w:val="0"/>
      <w:marBottom w:val="0"/>
      <w:divBdr>
        <w:top w:val="none" w:sz="0" w:space="0" w:color="auto"/>
        <w:left w:val="none" w:sz="0" w:space="0" w:color="auto"/>
        <w:bottom w:val="none" w:sz="0" w:space="0" w:color="auto"/>
        <w:right w:val="none" w:sz="0" w:space="0" w:color="auto"/>
      </w:divBdr>
    </w:div>
    <w:div w:id="1614048745">
      <w:bodyDiv w:val="1"/>
      <w:marLeft w:val="0"/>
      <w:marRight w:val="0"/>
      <w:marTop w:val="0"/>
      <w:marBottom w:val="0"/>
      <w:divBdr>
        <w:top w:val="none" w:sz="0" w:space="0" w:color="auto"/>
        <w:left w:val="none" w:sz="0" w:space="0" w:color="auto"/>
        <w:bottom w:val="none" w:sz="0" w:space="0" w:color="auto"/>
        <w:right w:val="none" w:sz="0" w:space="0" w:color="auto"/>
      </w:divBdr>
    </w:div>
    <w:div w:id="1624652494">
      <w:bodyDiv w:val="1"/>
      <w:marLeft w:val="0"/>
      <w:marRight w:val="0"/>
      <w:marTop w:val="0"/>
      <w:marBottom w:val="0"/>
      <w:divBdr>
        <w:top w:val="none" w:sz="0" w:space="0" w:color="auto"/>
        <w:left w:val="none" w:sz="0" w:space="0" w:color="auto"/>
        <w:bottom w:val="none" w:sz="0" w:space="0" w:color="auto"/>
        <w:right w:val="none" w:sz="0" w:space="0" w:color="auto"/>
      </w:divBdr>
    </w:div>
    <w:div w:id="1827820442">
      <w:bodyDiv w:val="1"/>
      <w:marLeft w:val="0"/>
      <w:marRight w:val="0"/>
      <w:marTop w:val="0"/>
      <w:marBottom w:val="0"/>
      <w:divBdr>
        <w:top w:val="none" w:sz="0" w:space="0" w:color="auto"/>
        <w:left w:val="none" w:sz="0" w:space="0" w:color="auto"/>
        <w:bottom w:val="none" w:sz="0" w:space="0" w:color="auto"/>
        <w:right w:val="none" w:sz="0" w:space="0" w:color="auto"/>
      </w:divBdr>
    </w:div>
    <w:div w:id="1857229090">
      <w:bodyDiv w:val="1"/>
      <w:marLeft w:val="0"/>
      <w:marRight w:val="0"/>
      <w:marTop w:val="0"/>
      <w:marBottom w:val="0"/>
      <w:divBdr>
        <w:top w:val="none" w:sz="0" w:space="0" w:color="auto"/>
        <w:left w:val="none" w:sz="0" w:space="0" w:color="auto"/>
        <w:bottom w:val="none" w:sz="0" w:space="0" w:color="auto"/>
        <w:right w:val="none" w:sz="0" w:space="0" w:color="auto"/>
      </w:divBdr>
    </w:div>
    <w:div w:id="1879126223">
      <w:bodyDiv w:val="1"/>
      <w:marLeft w:val="30"/>
      <w:marRight w:val="30"/>
      <w:marTop w:val="0"/>
      <w:marBottom w:val="0"/>
      <w:divBdr>
        <w:top w:val="none" w:sz="0" w:space="0" w:color="auto"/>
        <w:left w:val="none" w:sz="0" w:space="0" w:color="auto"/>
        <w:bottom w:val="none" w:sz="0" w:space="0" w:color="auto"/>
        <w:right w:val="none" w:sz="0" w:space="0" w:color="auto"/>
      </w:divBdr>
      <w:divsChild>
        <w:div w:id="1900046897">
          <w:marLeft w:val="0"/>
          <w:marRight w:val="0"/>
          <w:marTop w:val="0"/>
          <w:marBottom w:val="0"/>
          <w:divBdr>
            <w:top w:val="none" w:sz="0" w:space="0" w:color="auto"/>
            <w:left w:val="none" w:sz="0" w:space="0" w:color="auto"/>
            <w:bottom w:val="none" w:sz="0" w:space="0" w:color="auto"/>
            <w:right w:val="none" w:sz="0" w:space="0" w:color="auto"/>
          </w:divBdr>
          <w:divsChild>
            <w:div w:id="1337029953">
              <w:marLeft w:val="0"/>
              <w:marRight w:val="0"/>
              <w:marTop w:val="0"/>
              <w:marBottom w:val="0"/>
              <w:divBdr>
                <w:top w:val="none" w:sz="0" w:space="0" w:color="auto"/>
                <w:left w:val="none" w:sz="0" w:space="0" w:color="auto"/>
                <w:bottom w:val="none" w:sz="0" w:space="0" w:color="auto"/>
                <w:right w:val="none" w:sz="0" w:space="0" w:color="auto"/>
              </w:divBdr>
              <w:divsChild>
                <w:div w:id="2014911308">
                  <w:marLeft w:val="180"/>
                  <w:marRight w:val="0"/>
                  <w:marTop w:val="0"/>
                  <w:marBottom w:val="0"/>
                  <w:divBdr>
                    <w:top w:val="none" w:sz="0" w:space="0" w:color="auto"/>
                    <w:left w:val="none" w:sz="0" w:space="0" w:color="auto"/>
                    <w:bottom w:val="none" w:sz="0" w:space="0" w:color="auto"/>
                    <w:right w:val="none" w:sz="0" w:space="0" w:color="auto"/>
                  </w:divBdr>
                  <w:divsChild>
                    <w:div w:id="7492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cid:image001.png@01D24A42.E877FBC0" TargetMode="External"/><Relationship Id="rId18" Type="http://schemas.openxmlformats.org/officeDocument/2006/relationships/image" Target="media/image4.jpeg"/><Relationship Id="rId3" Type="http://schemas.openxmlformats.org/officeDocument/2006/relationships/customXml" Target="../customXml/item3.xml"/><Relationship Id="rId21" Type="http://schemas.openxmlformats.org/officeDocument/2006/relationships/footer" Target="footer1.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cid:image002.jpg@01D24193.DC6F8620"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cid:image001.png@01D24A43.F742CC60"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cid:image003.jpg@01D24193.DC6F862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11.jpeg"/><Relationship Id="rId1" Type="http://schemas.openxmlformats.org/officeDocument/2006/relationships/image" Target="media/image5.jpe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6694B16C185FA4F9704DA83B5078D60" ma:contentTypeVersion="" ma:contentTypeDescription="Create a new document." ma:contentTypeScope="" ma:versionID="176adc998efbd244135b231b0775b201">
  <xsd:schema xmlns:xsd="http://www.w3.org/2001/XMLSchema" xmlns:xs="http://www.w3.org/2001/XMLSchema" xmlns:p="http://schemas.microsoft.com/office/2006/metadata/properties" xmlns:ns2="http://schemas.microsoft.com/sharepoint/v3/fields" targetNamespace="http://schemas.microsoft.com/office/2006/metadata/properties" ma:root="true" ma:fieldsID="8e96dffe93606d2e09a3a04903021be4" ns2:_="">
    <xsd:import namespace="http://schemas.microsoft.com/sharepoint/v3/fields"/>
    <xsd:element name="properties">
      <xsd:complexType>
        <xsd:sequence>
          <xsd:element name="documentManagement">
            <xsd:complexType>
              <xsd:all>
                <xsd:element ref="ns2: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2"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154EA5-9A7C-4F43-9247-AC6B7A9B6FC1}"/>
</file>

<file path=customXml/itemProps2.xml><?xml version="1.0" encoding="utf-8"?>
<ds:datastoreItem xmlns:ds="http://schemas.openxmlformats.org/officeDocument/2006/customXml" ds:itemID="{72EA8BD0-5D3A-4C40-99D0-15F50A05D0A6}"/>
</file>

<file path=customXml/itemProps3.xml><?xml version="1.0" encoding="utf-8"?>
<ds:datastoreItem xmlns:ds="http://schemas.openxmlformats.org/officeDocument/2006/customXml" ds:itemID="{A2DD2D74-DEFF-43BE-9348-B19B4BBB6169}"/>
</file>

<file path=customXml/itemProps4.xml><?xml version="1.0" encoding="utf-8"?>
<ds:datastoreItem xmlns:ds="http://schemas.openxmlformats.org/officeDocument/2006/customXml" ds:itemID="{2E1BB223-91BD-4118-AB19-26BA016EE38A}"/>
</file>

<file path=docProps/app.xml><?xml version="1.0" encoding="utf-8"?>
<Properties xmlns="http://schemas.openxmlformats.org/officeDocument/2006/extended-properties" xmlns:vt="http://schemas.openxmlformats.org/officeDocument/2006/docPropsVTypes">
  <Template>Normal</Template>
  <TotalTime>0</TotalTime>
  <Pages>5</Pages>
  <Words>874</Words>
  <Characters>4982</Characters>
  <Application>Microsoft Office Word</Application>
  <DocSecurity>2</DocSecurity>
  <Lines>41</Lines>
  <Paragraphs>11</Paragraphs>
  <ScaleCrop>false</ScaleCrop>
  <HeadingPairs>
    <vt:vector size="2" baseType="variant">
      <vt:variant>
        <vt:lpstr>Title</vt:lpstr>
      </vt:variant>
      <vt:variant>
        <vt:i4>1</vt:i4>
      </vt:variant>
    </vt:vector>
  </HeadingPairs>
  <TitlesOfParts>
    <vt:vector size="1" baseType="lpstr">
      <vt:lpstr>Sub-Process Description Document</vt:lpstr>
    </vt:vector>
  </TitlesOfParts>
  <Company>Deloitte &amp; Touche</Company>
  <LinksUpToDate>false</LinksUpToDate>
  <CharactersWithSpaces>5845</CharactersWithSpaces>
  <SharedDoc>false</SharedDoc>
  <HLinks>
    <vt:vector size="66" baseType="variant">
      <vt:variant>
        <vt:i4>3080306</vt:i4>
      </vt:variant>
      <vt:variant>
        <vt:i4>30</vt:i4>
      </vt:variant>
      <vt:variant>
        <vt:i4>0</vt:i4>
      </vt:variant>
      <vt:variant>
        <vt:i4>5</vt:i4>
      </vt:variant>
      <vt:variant>
        <vt:lpwstr>https://pk3.cmsenergy.com/852570C2006E161A/(DDMAutoLaunch)?OpenAgent&amp;DocID=E3EE2407924971188525718B0041094F</vt:lpwstr>
      </vt:variant>
      <vt:variant>
        <vt:lpwstr/>
      </vt:variant>
      <vt:variant>
        <vt:i4>8126587</vt:i4>
      </vt:variant>
      <vt:variant>
        <vt:i4>27</vt:i4>
      </vt:variant>
      <vt:variant>
        <vt:i4>0</vt:i4>
      </vt:variant>
      <vt:variant>
        <vt:i4>5</vt:i4>
      </vt:variant>
      <vt:variant>
        <vt:lpwstr>https://pk3.cmsenergy.com/852570C2006E161A/(DDMAutoLaunch)?OpenAgent&amp;DocID=D11CBAAC76FE7633852571C40053D5C2</vt:lpwstr>
      </vt:variant>
      <vt:variant>
        <vt:lpwstr/>
      </vt:variant>
      <vt:variant>
        <vt:i4>2949152</vt:i4>
      </vt:variant>
      <vt:variant>
        <vt:i4>24</vt:i4>
      </vt:variant>
      <vt:variant>
        <vt:i4>0</vt:i4>
      </vt:variant>
      <vt:variant>
        <vt:i4>5</vt:i4>
      </vt:variant>
      <vt:variant>
        <vt:lpwstr>https://pk3.cmsenergy.com/852570C2006E161A/(DDMAutoLaunch)?OpenAgent&amp;DocID=FCEBFAA9132080BC85257181005B55F8</vt:lpwstr>
      </vt:variant>
      <vt:variant>
        <vt:lpwstr/>
      </vt:variant>
      <vt:variant>
        <vt:i4>2949152</vt:i4>
      </vt:variant>
      <vt:variant>
        <vt:i4>21</vt:i4>
      </vt:variant>
      <vt:variant>
        <vt:i4>0</vt:i4>
      </vt:variant>
      <vt:variant>
        <vt:i4>5</vt:i4>
      </vt:variant>
      <vt:variant>
        <vt:lpwstr>https://pk3.cmsenergy.com/852570C2006E161A/(DDMAutoLaunch)?OpenAgent&amp;DocID=FCEBFAA9132080BC85257181005B55F8</vt:lpwstr>
      </vt:variant>
      <vt:variant>
        <vt:lpwstr/>
      </vt:variant>
      <vt:variant>
        <vt:i4>7733372</vt:i4>
      </vt:variant>
      <vt:variant>
        <vt:i4>18</vt:i4>
      </vt:variant>
      <vt:variant>
        <vt:i4>0</vt:i4>
      </vt:variant>
      <vt:variant>
        <vt:i4>5</vt:i4>
      </vt:variant>
      <vt:variant>
        <vt:lpwstr>https://pk3.cmsenergy.com/852570C2006E161A/(DDMAutoLaunch)?OpenAgent&amp;DocID=20E2365ECD93F07C852571B5006C50CC</vt:lpwstr>
      </vt:variant>
      <vt:variant>
        <vt:lpwstr/>
      </vt:variant>
      <vt:variant>
        <vt:i4>2949152</vt:i4>
      </vt:variant>
      <vt:variant>
        <vt:i4>15</vt:i4>
      </vt:variant>
      <vt:variant>
        <vt:i4>0</vt:i4>
      </vt:variant>
      <vt:variant>
        <vt:i4>5</vt:i4>
      </vt:variant>
      <vt:variant>
        <vt:lpwstr>https://pk3.cmsenergy.com/852570C2006E161A/(DDMAutoLaunch)?OpenAgent&amp;DocID=FCEBFAA9132080BC85257181005B55F8</vt:lpwstr>
      </vt:variant>
      <vt:variant>
        <vt:lpwstr/>
      </vt:variant>
      <vt:variant>
        <vt:i4>2949152</vt:i4>
      </vt:variant>
      <vt:variant>
        <vt:i4>12</vt:i4>
      </vt:variant>
      <vt:variant>
        <vt:i4>0</vt:i4>
      </vt:variant>
      <vt:variant>
        <vt:i4>5</vt:i4>
      </vt:variant>
      <vt:variant>
        <vt:lpwstr>https://pk3.cmsenergy.com/852570C2006E161A/(DDMAutoLaunch)?OpenAgent&amp;DocID=FCEBFAA9132080BC85257181005B55F8</vt:lpwstr>
      </vt:variant>
      <vt:variant>
        <vt:lpwstr/>
      </vt:variant>
      <vt:variant>
        <vt:i4>7471217</vt:i4>
      </vt:variant>
      <vt:variant>
        <vt:i4>9</vt:i4>
      </vt:variant>
      <vt:variant>
        <vt:i4>0</vt:i4>
      </vt:variant>
      <vt:variant>
        <vt:i4>5</vt:i4>
      </vt:variant>
      <vt:variant>
        <vt:lpwstr>https://pk3.cmsenergy.com/852570C2006E161A/(DDMAutoLaunch)?OpenAgent&amp;DocID=AE2C168AD56CBBFC852571CE006DD9A8</vt:lpwstr>
      </vt:variant>
      <vt:variant>
        <vt:lpwstr/>
      </vt:variant>
      <vt:variant>
        <vt:i4>2949152</vt:i4>
      </vt:variant>
      <vt:variant>
        <vt:i4>6</vt:i4>
      </vt:variant>
      <vt:variant>
        <vt:i4>0</vt:i4>
      </vt:variant>
      <vt:variant>
        <vt:i4>5</vt:i4>
      </vt:variant>
      <vt:variant>
        <vt:lpwstr>https://pk3.cmsenergy.com/852570C2006E161A/(DDMAutoLaunch)?OpenAgent&amp;DocID=FCEBFAA9132080BC85257181005B55F8</vt:lpwstr>
      </vt:variant>
      <vt:variant>
        <vt:lpwstr/>
      </vt:variant>
      <vt:variant>
        <vt:i4>2949152</vt:i4>
      </vt:variant>
      <vt:variant>
        <vt:i4>2</vt:i4>
      </vt:variant>
      <vt:variant>
        <vt:i4>0</vt:i4>
      </vt:variant>
      <vt:variant>
        <vt:i4>5</vt:i4>
      </vt:variant>
      <vt:variant>
        <vt:lpwstr>https://pk3.cmsenergy.com/852570C2006E161A/(DDMAutoLaunch)?OpenAgent&amp;DocID=FCEBFAA9132080BC85257181005B55F8</vt:lpwstr>
      </vt:variant>
      <vt:variant>
        <vt:lpwstr/>
      </vt:variant>
      <vt:variant>
        <vt:i4>2949152</vt:i4>
      </vt:variant>
      <vt:variant>
        <vt:i4>0</vt:i4>
      </vt:variant>
      <vt:variant>
        <vt:i4>0</vt:i4>
      </vt:variant>
      <vt:variant>
        <vt:i4>5</vt:i4>
      </vt:variant>
      <vt:variant>
        <vt:lpwstr>https://pk3.cmsenergy.com/852570C2006E161A/(DDMAutoLaunch)?OpenAgent&amp;DocID=FCEBFAA9132080BC85257181005B55F8</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Sub-Process Description Document</dc:title>
  <dc:creator>Wagner, Ron</dc:creator>
  <cp:lastModifiedBy>Jocelyn K. Malenfant</cp:lastModifiedBy>
  <cp:revision>2</cp:revision>
  <cp:lastPrinted>2016-12-09T14:21:00Z</cp:lastPrinted>
  <dcterms:created xsi:type="dcterms:W3CDTF">2016-12-09T14:32:00Z</dcterms:created>
  <dcterms:modified xsi:type="dcterms:W3CDTF">2016-12-09T14:32:00Z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0x01010046694B16C185FA4F9704DA83B5078D60</vt:lpwstr>
  </property>
</Properties>
</file>