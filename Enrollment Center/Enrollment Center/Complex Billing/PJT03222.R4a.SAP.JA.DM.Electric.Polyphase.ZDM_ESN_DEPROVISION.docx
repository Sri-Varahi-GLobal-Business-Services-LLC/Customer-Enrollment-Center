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931072726"/>
        <w:docPartObj>
          <w:docPartGallery w:val="Cover Pages"/>
          <w:docPartUnique/>
        </w:docPartObj>
      </w:sdtPr>
      <w:sdtEndPr>
        <w:rPr>
          <w:b/>
        </w:rPr>
      </w:sdtEndPr>
      <w:sdtContent>
        <w:p w:rsidR="00FC13AF" w:rsidRDefault="000D703D" w:rsidP="00FC13A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142073" wp14:editId="082DDBD5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5810"/>
                    <wp:effectExtent l="0" t="0" r="0" b="0"/>
                    <wp:wrapNone/>
                    <wp:docPr id="47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63210" cy="96558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518437241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F3EA5" w:rsidRDefault="007F3EA5">
                                    <w:pPr>
                                      <w:pStyle w:val="Title"/>
                                      <w:pBdr>
                                        <w:bottom w:val="none" w:sz="0" w:space="0" w:color="auto"/>
                                      </w:pBdr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JOB AID- </w:t>
                                    </w:r>
                                    <w:r w:rsidR="00947687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SMART Meter Ship file validation</w:t>
                                    </w:r>
                                    <w:r w:rsidR="00FB14C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&amp; </w:t>
                                    </w:r>
                                    <w:r w:rsidR="00947687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provisioning</w:t>
                                    </w:r>
                                  </w:p>
                                </w:sdtContent>
                              </w:sdt>
                              <w:p w:rsidR="007F3EA5" w:rsidRDefault="007F3EA5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:rsidR="007F3EA5" w:rsidRDefault="007F3EA5" w:rsidP="00847555">
                                <w:pPr>
                                  <w:spacing w:before="240"/>
                                  <w:ind w:left="1008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" o:spid="_x0000_s1026" style="position:absolute;margin-left:0;margin-top:0;width:422.3pt;height:760.3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" fillcolor="#4f81bd [3204]" stroked="f" strokeweight="2pt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518437241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7F3EA5" w:rsidRDefault="007F3EA5">
                              <w:pPr>
                                <w:pStyle w:val="Title"/>
                                <w:pBdr>
                                  <w:bottom w:val="none" w:sz="0" w:space="0" w:color="auto"/>
                                </w:pBdr>
                                <w:jc w:val="right"/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JOB AID- </w:t>
                              </w:r>
                              <w:r w:rsidR="00947687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SMART Meter Ship file validation</w:t>
                              </w:r>
                              <w:r w:rsidR="00FB14C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&amp; </w:t>
                              </w:r>
                              <w:r w:rsidR="00947687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provisioning</w:t>
                              </w:r>
                            </w:p>
                          </w:sdtContent>
                        </w:sdt>
                        <w:p w:rsidR="007F3EA5" w:rsidRDefault="007F3EA5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:rsidR="007F3EA5" w:rsidRDefault="007F3EA5" w:rsidP="00847555">
                          <w:pPr>
                            <w:spacing w:before="240"/>
                            <w:ind w:left="1008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573E30" wp14:editId="47F9A00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0"/>
                    <wp:wrapNone/>
                    <wp:docPr id="48" name="Rectangle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itle"/>
                                  <w:id w:val="-1759051126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F3EA5" w:rsidRDefault="007F3EA5">
                                    <w:pPr>
                                      <w:pStyle w:val="Subtitl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Consumers Ene</w:t>
                                    </w:r>
                                    <w:r w:rsidR="00947687">
                                      <w:rPr>
                                        <w:color w:val="FFFFFF" w:themeColor="background1"/>
                                      </w:rPr>
                                      <w:t>rgy – Enhanced Operations Rel. 4a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096D90" w:rsidRPr="00C7042E" w:rsidRDefault="00096D90" w:rsidP="00096D90">
                                <w:pPr>
                                  <w:rPr>
                                    <w:ins w:id="0" w:author="Legodile Kwapa" w:date="2014-06-04T11:22:00Z"/>
                                    <w:color w:val="FFFFFF" w:themeColor="background1"/>
                                    <w:lang w:eastAsia="ja-JP"/>
                                  </w:rPr>
                                </w:pP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PJT03222.SAP.DM.JA.ZDM_ESN_</w:t>
                                </w:r>
                                <w:r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De</w:t>
                                </w: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Provision</w:t>
                                </w:r>
                              </w:p>
                              <w:p w:rsidR="007F3EA5" w:rsidRDefault="00473230" w:rsidP="00C568A0">
                                <w:pPr>
                                  <w:rPr>
                                    <w:lang w:eastAsia="ja-JP"/>
                                  </w:rPr>
                                </w:pPr>
                                <w:r>
                                  <w:rPr>
                                    <w:lang w:eastAsia="ja-JP"/>
                                  </w:rPr>
                                  <w:t>0</w:t>
                                </w:r>
                                <w:r w:rsidR="00947687">
                                  <w:rPr>
                                    <w:lang w:eastAsia="ja-JP"/>
                                  </w:rPr>
                                  <w:t>9</w:t>
                                </w:r>
                                <w:r>
                                  <w:rPr>
                                    <w:lang w:eastAsia="ja-JP"/>
                                  </w:rPr>
                                  <w:t>/</w:t>
                                </w:r>
                                <w:r w:rsidR="00947687">
                                  <w:rPr>
                                    <w:lang w:eastAsia="ja-JP"/>
                                  </w:rPr>
                                  <w:t>18</w:t>
                                </w:r>
                                <w:r>
                                  <w:rPr>
                                    <w:lang w:eastAsia="ja-JP"/>
                                  </w:rPr>
                                  <w:t>/2014</w:t>
                                </w:r>
                              </w:p>
                              <w:p w:rsidR="007F3EA5" w:rsidRPr="00C568A0" w:rsidRDefault="003A328C" w:rsidP="00C568A0">
                                <w:pPr>
                                  <w:rPr>
                                    <w:lang w:eastAsia="ja-JP"/>
                                  </w:rPr>
                                </w:pPr>
                                <w:r>
                                  <w:rPr>
                                    <w:lang w:eastAsia="ja-JP"/>
                                  </w:rPr>
                                  <w:t>By</w:t>
                                </w:r>
                                <w:r w:rsidR="001107B2">
                                  <w:rPr>
                                    <w:lang w:eastAsia="ja-JP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eastAsia="ja-JP"/>
                                  </w:rPr>
                                  <w:t>L</w:t>
                                </w:r>
                                <w:r w:rsidR="000A6E7B">
                                  <w:rPr>
                                    <w:lang w:eastAsia="ja-JP"/>
                                  </w:rPr>
                                  <w:t>egodile</w:t>
                                </w:r>
                                <w:r>
                                  <w:rPr>
                                    <w:lang w:eastAsia="ja-JP"/>
                                  </w:rPr>
                                  <w:t xml:space="preserve"> Kwapa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3+qQIAALQ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" fillcolor="#1f497d [3215]" stroked="f" strokeweight="2pt">
                    <v:path arrowok="t"/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itle"/>
                            <w:id w:val="-1759051126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7F3EA5" w:rsidRDefault="007F3EA5">
                              <w:pPr>
                                <w:pStyle w:val="Subtitl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Consumers Ene</w:t>
                              </w:r>
                              <w:r w:rsidR="00947687">
                                <w:rPr>
                                  <w:color w:val="FFFFFF" w:themeColor="background1"/>
                                </w:rPr>
                                <w:t>rgy – Enhanced Operations Rel. 4a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096D90" w:rsidRPr="00C7042E" w:rsidRDefault="00096D90" w:rsidP="00096D90">
                          <w:pPr>
                            <w:rPr>
                              <w:ins w:id="1" w:author="Legodile Kwapa" w:date="2014-06-04T11:22:00Z"/>
                              <w:color w:val="FFFFFF" w:themeColor="background1"/>
                              <w:lang w:eastAsia="ja-JP"/>
                            </w:rPr>
                          </w:pP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PJT03222.SAP.DM.JA.ZDM_ESN_</w:t>
                          </w:r>
                          <w:r>
                            <w:rPr>
                              <w:color w:val="FFFFFF" w:themeColor="background1"/>
                              <w:lang w:eastAsia="ja-JP"/>
                            </w:rPr>
                            <w:t>De</w:t>
                          </w: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Provision</w:t>
                          </w:r>
                        </w:p>
                        <w:p w:rsidR="007F3EA5" w:rsidRDefault="00473230" w:rsidP="00C568A0">
                          <w:pPr>
                            <w:rPr>
                              <w:lang w:eastAsia="ja-JP"/>
                            </w:rPr>
                          </w:pPr>
                          <w:r>
                            <w:rPr>
                              <w:lang w:eastAsia="ja-JP"/>
                            </w:rPr>
                            <w:t>0</w:t>
                          </w:r>
                          <w:r w:rsidR="00947687">
                            <w:rPr>
                              <w:lang w:eastAsia="ja-JP"/>
                            </w:rPr>
                            <w:t>9</w:t>
                          </w:r>
                          <w:r>
                            <w:rPr>
                              <w:lang w:eastAsia="ja-JP"/>
                            </w:rPr>
                            <w:t>/</w:t>
                          </w:r>
                          <w:r w:rsidR="00947687">
                            <w:rPr>
                              <w:lang w:eastAsia="ja-JP"/>
                            </w:rPr>
                            <w:t>18</w:t>
                          </w:r>
                          <w:r>
                            <w:rPr>
                              <w:lang w:eastAsia="ja-JP"/>
                            </w:rPr>
                            <w:t>/2014</w:t>
                          </w:r>
                        </w:p>
                        <w:p w:rsidR="007F3EA5" w:rsidRPr="00C568A0" w:rsidRDefault="003A328C" w:rsidP="00C568A0">
                          <w:pPr>
                            <w:rPr>
                              <w:lang w:eastAsia="ja-JP"/>
                            </w:rPr>
                          </w:pPr>
                          <w:r>
                            <w:rPr>
                              <w:lang w:eastAsia="ja-JP"/>
                            </w:rPr>
                            <w:t>By</w:t>
                          </w:r>
                          <w:r w:rsidR="001107B2">
                            <w:rPr>
                              <w:lang w:eastAsia="ja-JP"/>
                            </w:rPr>
                            <w:t xml:space="preserve"> </w:t>
                          </w:r>
                          <w:r>
                            <w:rPr>
                              <w:lang w:eastAsia="ja-JP"/>
                            </w:rPr>
                            <w:t>L</w:t>
                          </w:r>
                          <w:r w:rsidR="000A6E7B">
                            <w:rPr>
                              <w:lang w:eastAsia="ja-JP"/>
                            </w:rPr>
                            <w:t>egodile</w:t>
                          </w:r>
                          <w:r>
                            <w:rPr>
                              <w:lang w:eastAsia="ja-JP"/>
                            </w:rPr>
                            <w:t xml:space="preserve"> Kwapa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0D703D" w:rsidRDefault="00362536">
          <w:pPr>
            <w:rPr>
              <w:b/>
            </w:rPr>
          </w:pPr>
        </w:p>
      </w:sdtContent>
    </w:sdt>
    <w:p w:rsidR="000D703D" w:rsidRDefault="000D703D" w:rsidP="00635C51">
      <w:pPr>
        <w:rPr>
          <w:b/>
        </w:rPr>
      </w:pPr>
    </w:p>
    <w:p w:rsidR="00323FE5" w:rsidRDefault="00323FE5" w:rsidP="00635C51">
      <w:pPr>
        <w:rPr>
          <w:b/>
        </w:rPr>
      </w:pPr>
    </w:p>
    <w:p w:rsidR="00323FE5" w:rsidRDefault="00323FE5" w:rsidP="00635C51">
      <w:pPr>
        <w:rPr>
          <w:b/>
        </w:rPr>
      </w:pPr>
    </w:p>
    <w:p w:rsidR="00BC7AF9" w:rsidRDefault="00BC7AF9" w:rsidP="00635C51">
      <w:pPr>
        <w:rPr>
          <w:b/>
        </w:rPr>
      </w:pPr>
    </w:p>
    <w:p w:rsidR="00BC7AF9" w:rsidRDefault="00BC7AF9" w:rsidP="00635C51">
      <w:pPr>
        <w:rPr>
          <w:b/>
        </w:rPr>
      </w:pPr>
    </w:p>
    <w:p w:rsidR="00C84AAA" w:rsidRDefault="00C84AAA" w:rsidP="00C84AAA">
      <w:pPr>
        <w:pStyle w:val="NoSpacing"/>
        <w:ind w:left="720"/>
        <w:rPr>
          <w:b/>
        </w:rPr>
      </w:pPr>
    </w:p>
    <w:p w:rsidR="00423ECB" w:rsidRPr="001668EF" w:rsidRDefault="00423ECB" w:rsidP="00423ECB">
      <w:pPr>
        <w:pStyle w:val="NoSpacing"/>
        <w:rPr>
          <w:b/>
        </w:rPr>
      </w:pPr>
    </w:p>
    <w:p w:rsidR="005D09EA" w:rsidRDefault="005D09EA" w:rsidP="00635C51">
      <w:pPr>
        <w:rPr>
          <w:b/>
        </w:rPr>
      </w:pPr>
    </w:p>
    <w:p w:rsidR="000D703D" w:rsidRDefault="000D703D">
      <w:pPr>
        <w:rPr>
          <w:b/>
        </w:rPr>
      </w:pPr>
      <w:r>
        <w:rPr>
          <w:b/>
        </w:rPr>
        <w:br w:type="page"/>
      </w:r>
    </w:p>
    <w:p w:rsidR="00745313" w:rsidRDefault="00745313" w:rsidP="004865B0">
      <w:pPr>
        <w:pStyle w:val="NoSpacing"/>
        <w:rPr>
          <w:rStyle w:val="Strong"/>
        </w:rPr>
      </w:pPr>
    </w:p>
    <w:p w:rsidR="004D371C" w:rsidRPr="00D3589E" w:rsidRDefault="004D371C" w:rsidP="004D371C">
      <w:pPr>
        <w:pStyle w:val="Heading2"/>
        <w:rPr>
          <w:rStyle w:val="Strong"/>
          <w:b/>
          <w:color w:val="000000" w:themeColor="text1"/>
        </w:rPr>
      </w:pPr>
      <w:r w:rsidRPr="00D3589E">
        <w:rPr>
          <w:rStyle w:val="Strong"/>
          <w:b/>
          <w:color w:val="000000" w:themeColor="text1"/>
        </w:rPr>
        <w:t xml:space="preserve">Section 1 - Intent of </w:t>
      </w:r>
      <w:r w:rsidR="0088049C">
        <w:rPr>
          <w:rStyle w:val="Strong"/>
          <w:b/>
          <w:color w:val="000000" w:themeColor="text1"/>
        </w:rPr>
        <w:t>transac</w:t>
      </w:r>
      <w:r w:rsidR="00831734">
        <w:rPr>
          <w:rStyle w:val="Strong"/>
          <w:b/>
          <w:color w:val="000000" w:themeColor="text1"/>
        </w:rPr>
        <w:t>tion ZDM</w:t>
      </w:r>
      <w:r w:rsidR="00C7042E">
        <w:rPr>
          <w:rStyle w:val="Strong"/>
          <w:b/>
          <w:color w:val="000000" w:themeColor="text1"/>
        </w:rPr>
        <w:t>_ESN_</w:t>
      </w:r>
      <w:r w:rsidR="00F229E7">
        <w:rPr>
          <w:rStyle w:val="Strong"/>
          <w:b/>
          <w:color w:val="000000" w:themeColor="text1"/>
        </w:rPr>
        <w:t>DE</w:t>
      </w:r>
      <w:r w:rsidR="00C7042E">
        <w:rPr>
          <w:rStyle w:val="Strong"/>
          <w:b/>
          <w:color w:val="000000" w:themeColor="text1"/>
        </w:rPr>
        <w:t>PROVISION-</w:t>
      </w:r>
      <w:r w:rsidR="00F229E7" w:rsidRPr="00F229E7">
        <w:rPr>
          <w:rFonts w:asciiTheme="minorHAnsi" w:eastAsiaTheme="minorHAnsi" w:hAnsiTheme="minorHAnsi" w:cs="Arial"/>
          <w:bCs w:val="0"/>
          <w:color w:val="000000"/>
          <w:sz w:val="22"/>
          <w:szCs w:val="22"/>
          <w:u w:val="single"/>
        </w:rPr>
        <w:t xml:space="preserve"> </w:t>
      </w:r>
      <w:r w:rsidR="00F229E7" w:rsidRPr="00F229E7">
        <w:rPr>
          <w:bCs w:val="0"/>
          <w:color w:val="000000" w:themeColor="text1"/>
          <w:u w:val="single"/>
        </w:rPr>
        <w:t xml:space="preserve">Smart Device </w:t>
      </w:r>
      <w:proofErr w:type="spellStart"/>
      <w:r w:rsidR="00F229E7" w:rsidRPr="00F229E7">
        <w:rPr>
          <w:bCs w:val="0"/>
          <w:color w:val="000000" w:themeColor="text1"/>
          <w:u w:val="single"/>
        </w:rPr>
        <w:t>DeReg</w:t>
      </w:r>
      <w:proofErr w:type="spellEnd"/>
      <w:r w:rsidR="00F229E7" w:rsidRPr="00F229E7">
        <w:rPr>
          <w:bCs w:val="0"/>
          <w:color w:val="000000" w:themeColor="text1"/>
          <w:u w:val="single"/>
        </w:rPr>
        <w:t>/</w:t>
      </w:r>
      <w:proofErr w:type="spellStart"/>
      <w:r w:rsidR="00F229E7" w:rsidRPr="00F229E7">
        <w:rPr>
          <w:bCs w:val="0"/>
          <w:color w:val="000000" w:themeColor="text1"/>
          <w:u w:val="single"/>
        </w:rPr>
        <w:t>Deprovisioning</w:t>
      </w:r>
      <w:proofErr w:type="spellEnd"/>
      <w:r w:rsidRPr="00D3589E">
        <w:rPr>
          <w:rStyle w:val="Strong"/>
          <w:b/>
          <w:color w:val="000000" w:themeColor="text1"/>
        </w:rPr>
        <w:fldChar w:fldCharType="begin"/>
      </w:r>
      <w:r w:rsidRPr="00D3589E">
        <w:rPr>
          <w:rStyle w:val="Strong"/>
          <w:b/>
          <w:color w:val="000000" w:themeColor="text1"/>
        </w:rPr>
        <w:instrText xml:space="preserve"> XE "1. Intent of this VB Script" \b \i </w:instrText>
      </w:r>
      <w:r w:rsidRPr="00D3589E">
        <w:rPr>
          <w:rStyle w:val="Strong"/>
          <w:b/>
          <w:color w:val="000000" w:themeColor="text1"/>
        </w:rPr>
        <w:fldChar w:fldCharType="end"/>
      </w:r>
      <w:r w:rsidRPr="00D3589E">
        <w:rPr>
          <w:rStyle w:val="Strong"/>
          <w:b/>
          <w:color w:val="000000" w:themeColor="text1"/>
        </w:rPr>
        <w:t>:</w:t>
      </w:r>
    </w:p>
    <w:p w:rsidR="004D371C" w:rsidRDefault="004D371C" w:rsidP="004D371C">
      <w:pPr>
        <w:pStyle w:val="NoSpacing"/>
      </w:pPr>
    </w:p>
    <w:p w:rsidR="00EB5750" w:rsidRDefault="00096D90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  <w:r w:rsidRPr="00096D90">
        <w:rPr>
          <w:rFonts w:cs="Arial"/>
          <w:color w:val="000000"/>
        </w:rPr>
        <w:t xml:space="preserve">The </w:t>
      </w:r>
      <w:r w:rsidR="00BA70D1" w:rsidRPr="00BA70D1">
        <w:rPr>
          <w:rFonts w:cs="Arial"/>
          <w:b/>
          <w:color w:val="000000"/>
          <w:u w:val="single"/>
        </w:rPr>
        <w:t>Smart Device DeReg/Deprovisioning</w:t>
      </w:r>
      <w:r w:rsidR="00BA70D1" w:rsidRPr="00BA70D1">
        <w:rPr>
          <w:rFonts w:cs="Arial"/>
          <w:b/>
          <w:color w:val="000000"/>
        </w:rPr>
        <w:t xml:space="preserve"> </w:t>
      </w:r>
      <w:r w:rsidR="00831734">
        <w:rPr>
          <w:rFonts w:cs="Arial"/>
          <w:color w:val="000000"/>
        </w:rPr>
        <w:t>–</w:t>
      </w:r>
      <w:r w:rsidR="00BA70D1">
        <w:rPr>
          <w:rFonts w:cs="Arial"/>
          <w:color w:val="000000"/>
        </w:rPr>
        <w:t xml:space="preserve"> </w:t>
      </w:r>
      <w:r w:rsidR="00831734">
        <w:rPr>
          <w:rFonts w:cs="Arial"/>
          <w:color w:val="000000"/>
        </w:rPr>
        <w:t xml:space="preserve">transaction code </w:t>
      </w:r>
      <w:r w:rsidR="00387031" w:rsidRPr="00387031">
        <w:rPr>
          <w:rFonts w:cs="Arial"/>
          <w:b/>
          <w:color w:val="000000"/>
          <w:u w:val="single"/>
        </w:rPr>
        <w:t>ZDM_ESN_</w:t>
      </w:r>
      <w:r>
        <w:rPr>
          <w:rFonts w:cs="Arial"/>
          <w:b/>
          <w:color w:val="000000"/>
          <w:u w:val="single"/>
        </w:rPr>
        <w:t>DE</w:t>
      </w:r>
      <w:r w:rsidR="00387031" w:rsidRPr="00387031">
        <w:rPr>
          <w:rFonts w:cs="Arial"/>
          <w:b/>
          <w:color w:val="000000"/>
          <w:u w:val="single"/>
        </w:rPr>
        <w:t>PROVISION</w:t>
      </w:r>
      <w:r w:rsidR="00831734" w:rsidRPr="00831734">
        <w:rPr>
          <w:rFonts w:cs="Arial"/>
          <w:color w:val="000000"/>
        </w:rPr>
        <w:t xml:space="preserve"> </w:t>
      </w:r>
      <w:r w:rsidR="00290B06">
        <w:rPr>
          <w:rFonts w:cs="Arial"/>
          <w:color w:val="000000"/>
        </w:rPr>
        <w:t>can be used to de-register and</w:t>
      </w:r>
      <w:r>
        <w:rPr>
          <w:rFonts w:cs="Arial"/>
          <w:color w:val="000000"/>
        </w:rPr>
        <w:t xml:space="preserve"> de-</w:t>
      </w:r>
      <w:r w:rsidR="00290B06">
        <w:rPr>
          <w:rFonts w:cs="Arial"/>
          <w:color w:val="000000"/>
        </w:rPr>
        <w:t xml:space="preserve">provision </w:t>
      </w:r>
      <w:r w:rsidR="00097F11">
        <w:rPr>
          <w:rFonts w:cs="Arial"/>
          <w:color w:val="000000"/>
        </w:rPr>
        <w:t xml:space="preserve">meters </w:t>
      </w:r>
      <w:r w:rsidR="00CF30E8">
        <w:rPr>
          <w:rFonts w:cs="Arial"/>
          <w:color w:val="000000"/>
        </w:rPr>
        <w:t>in Open</w:t>
      </w:r>
      <w:r w:rsidR="00387031">
        <w:rPr>
          <w:rFonts w:cs="Arial"/>
          <w:color w:val="000000"/>
        </w:rPr>
        <w:t xml:space="preserve"> Way Collection Engine </w:t>
      </w:r>
      <w:r w:rsidR="00097F11">
        <w:rPr>
          <w:rFonts w:cs="Arial"/>
          <w:color w:val="000000"/>
        </w:rPr>
        <w:t>(OWCE)</w:t>
      </w:r>
      <w:r w:rsidR="00EB5750">
        <w:rPr>
          <w:rFonts w:cs="Arial"/>
          <w:color w:val="000000"/>
        </w:rPr>
        <w:t xml:space="preserve"> based on the mode selected</w:t>
      </w:r>
      <w:r w:rsidR="00F229E7">
        <w:rPr>
          <w:rFonts w:cs="Arial"/>
          <w:color w:val="000000"/>
        </w:rPr>
        <w:t xml:space="preserve"> in the transaction</w:t>
      </w:r>
      <w:r w:rsidR="00EB5750">
        <w:rPr>
          <w:rFonts w:cs="Arial"/>
          <w:color w:val="000000"/>
        </w:rPr>
        <w:t>.</w:t>
      </w:r>
      <w:r w:rsidR="00CF30E8">
        <w:rPr>
          <w:rFonts w:cs="Arial"/>
          <w:color w:val="000000"/>
        </w:rPr>
        <w:t xml:space="preserve"> </w:t>
      </w:r>
    </w:p>
    <w:p w:rsidR="00EB5750" w:rsidRDefault="00EB5750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</w:p>
    <w:p w:rsidR="00F83F10" w:rsidRDefault="00CF30E8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  <w:r>
        <w:rPr>
          <w:rFonts w:cs="Arial"/>
          <w:color w:val="000000"/>
        </w:rPr>
        <w:t xml:space="preserve">The </w:t>
      </w:r>
      <w:r w:rsidR="00EB5750">
        <w:rPr>
          <w:rFonts w:cs="Arial"/>
          <w:color w:val="000000"/>
        </w:rPr>
        <w:t xml:space="preserve">Acquisition lot mode </w:t>
      </w:r>
      <w:r w:rsidR="00F75F13">
        <w:rPr>
          <w:rFonts w:cs="Arial"/>
          <w:color w:val="000000"/>
        </w:rPr>
        <w:t xml:space="preserve">triggers a web service to de-register </w:t>
      </w:r>
      <w:r w:rsidR="000A094D">
        <w:rPr>
          <w:rFonts w:cs="Arial"/>
          <w:color w:val="000000"/>
        </w:rPr>
        <w:t>meters</w:t>
      </w:r>
      <w:r w:rsidR="00F75F13">
        <w:rPr>
          <w:rFonts w:cs="Arial"/>
          <w:color w:val="000000"/>
        </w:rPr>
        <w:t xml:space="preserve"> from OWCE. The Recycle lot mode </w:t>
      </w:r>
      <w:r>
        <w:rPr>
          <w:rFonts w:cs="Arial"/>
          <w:color w:val="000000"/>
        </w:rPr>
        <w:t xml:space="preserve">triggers a web service to </w:t>
      </w:r>
      <w:r w:rsidR="00290B06">
        <w:rPr>
          <w:rFonts w:cs="Arial"/>
          <w:color w:val="000000"/>
        </w:rPr>
        <w:t xml:space="preserve">de-register </w:t>
      </w:r>
      <w:r w:rsidR="000A094D">
        <w:rPr>
          <w:rFonts w:cs="Arial"/>
          <w:color w:val="000000"/>
        </w:rPr>
        <w:t xml:space="preserve">and </w:t>
      </w:r>
      <w:r w:rsidR="00F229E7">
        <w:rPr>
          <w:rFonts w:cs="Arial"/>
          <w:color w:val="000000"/>
        </w:rPr>
        <w:t xml:space="preserve">then </w:t>
      </w:r>
      <w:r>
        <w:rPr>
          <w:rFonts w:cs="Arial"/>
          <w:color w:val="000000"/>
        </w:rPr>
        <w:t xml:space="preserve">remove </w:t>
      </w:r>
      <w:r w:rsidR="00F229E7">
        <w:rPr>
          <w:rFonts w:cs="Arial"/>
          <w:color w:val="000000"/>
        </w:rPr>
        <w:t xml:space="preserve">the </w:t>
      </w:r>
      <w:r w:rsidR="000A094D">
        <w:rPr>
          <w:rFonts w:cs="Arial"/>
          <w:color w:val="000000"/>
        </w:rPr>
        <w:t>meters</w:t>
      </w:r>
      <w:r>
        <w:rPr>
          <w:rFonts w:cs="Arial"/>
          <w:color w:val="000000"/>
        </w:rPr>
        <w:t xml:space="preserve"> from </w:t>
      </w:r>
      <w:r w:rsidR="00D741FB">
        <w:rPr>
          <w:rFonts w:cs="Arial"/>
          <w:color w:val="000000"/>
        </w:rPr>
        <w:t>OWCE.</w:t>
      </w:r>
      <w:r w:rsidR="00974987">
        <w:rPr>
          <w:rFonts w:cs="Arial"/>
          <w:color w:val="000000"/>
        </w:rPr>
        <w:t xml:space="preserve"> </w:t>
      </w:r>
    </w:p>
    <w:p w:rsidR="00F83F10" w:rsidRDefault="00F83F10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</w:p>
    <w:p w:rsidR="00B72F8B" w:rsidRDefault="00A60913" w:rsidP="00B77634">
      <w:pPr>
        <w:pStyle w:val="TEXT"/>
        <w:tabs>
          <w:tab w:val="left" w:pos="360"/>
        </w:tabs>
        <w:ind w:left="0" w:right="0" w:firstLine="0"/>
        <w:rPr>
          <w:rFonts w:cs="Arial"/>
          <w:b/>
          <w:i/>
          <w:color w:val="FF0000"/>
          <w:u w:val="single"/>
        </w:rPr>
      </w:pPr>
      <w:r w:rsidRPr="00FD6A8E">
        <w:rPr>
          <w:rFonts w:cs="Arial"/>
          <w:b/>
          <w:i/>
          <w:color w:val="FF0000"/>
          <w:u w:val="single"/>
        </w:rPr>
        <w:t>This transaction should only be used on an ad-hoc basis</w:t>
      </w:r>
      <w:r w:rsidR="00F229E7">
        <w:rPr>
          <w:rFonts w:cs="Arial"/>
          <w:b/>
          <w:i/>
          <w:color w:val="FF0000"/>
          <w:u w:val="single"/>
        </w:rPr>
        <w:t>, as there are automated process triggers for both De-Registration and De-Provisioning</w:t>
      </w:r>
      <w:proofErr w:type="gramStart"/>
      <w:r w:rsidR="00F229E7">
        <w:rPr>
          <w:rFonts w:cs="Arial"/>
          <w:b/>
          <w:i/>
          <w:color w:val="FF0000"/>
          <w:u w:val="single"/>
        </w:rPr>
        <w:t>.</w:t>
      </w:r>
      <w:r w:rsidRPr="00FD6A8E">
        <w:rPr>
          <w:rFonts w:cs="Arial"/>
          <w:b/>
          <w:i/>
          <w:color w:val="FF0000"/>
          <w:u w:val="single"/>
        </w:rPr>
        <w:t>.</w:t>
      </w:r>
      <w:proofErr w:type="gramEnd"/>
      <w:r w:rsidR="00FD6A8E" w:rsidRPr="00FD6A8E">
        <w:rPr>
          <w:rFonts w:cs="Arial"/>
          <w:b/>
          <w:i/>
          <w:color w:val="FF0000"/>
          <w:u w:val="single"/>
        </w:rPr>
        <w:t xml:space="preserve"> </w:t>
      </w:r>
    </w:p>
    <w:p w:rsidR="00E063D3" w:rsidRDefault="00F83F10" w:rsidP="00B77634">
      <w:pPr>
        <w:pStyle w:val="TEXT"/>
        <w:tabs>
          <w:tab w:val="left" w:pos="360"/>
        </w:tabs>
        <w:ind w:left="0" w:right="0" w:firstLine="0"/>
        <w:rPr>
          <w:rFonts w:cs="Arial"/>
          <w:b/>
          <w:i/>
          <w:color w:val="FF0000"/>
          <w:u w:val="single"/>
        </w:rPr>
      </w:pPr>
      <w:r>
        <w:rPr>
          <w:rFonts w:cs="Arial"/>
          <w:b/>
          <w:i/>
          <w:color w:val="FF0000"/>
          <w:u w:val="single"/>
        </w:rPr>
        <w:t xml:space="preserve">De-registration is automated by a follow-up action </w:t>
      </w:r>
      <w:r w:rsidR="003B29E2">
        <w:rPr>
          <w:rFonts w:cs="Arial"/>
          <w:b/>
          <w:i/>
          <w:color w:val="FF0000"/>
          <w:u w:val="single"/>
        </w:rPr>
        <w:t xml:space="preserve">that is part of Acquisition inspection lot usage decisions. </w:t>
      </w:r>
    </w:p>
    <w:p w:rsidR="00B72F8B" w:rsidRDefault="00E063D3" w:rsidP="00B77634">
      <w:pPr>
        <w:pStyle w:val="TEXT"/>
        <w:tabs>
          <w:tab w:val="left" w:pos="360"/>
        </w:tabs>
        <w:ind w:left="0" w:right="0" w:firstLine="0"/>
        <w:rPr>
          <w:rFonts w:cs="Arial"/>
          <w:b/>
          <w:i/>
          <w:color w:val="FF0000"/>
          <w:u w:val="single"/>
        </w:rPr>
      </w:pPr>
      <w:r>
        <w:rPr>
          <w:rFonts w:cs="Arial"/>
          <w:b/>
          <w:i/>
          <w:color w:val="FF0000"/>
          <w:u w:val="single"/>
        </w:rPr>
        <w:t>D</w:t>
      </w:r>
      <w:r w:rsidR="00B72F8B">
        <w:rPr>
          <w:rFonts w:cs="Arial"/>
          <w:b/>
          <w:i/>
          <w:color w:val="FF0000"/>
          <w:u w:val="single"/>
        </w:rPr>
        <w:t>e-</w:t>
      </w:r>
      <w:r>
        <w:rPr>
          <w:rFonts w:cs="Arial"/>
          <w:b/>
          <w:i/>
          <w:color w:val="FF0000"/>
          <w:u w:val="single"/>
        </w:rPr>
        <w:t>Provision</w:t>
      </w:r>
      <w:r w:rsidR="00B72F8B">
        <w:rPr>
          <w:rFonts w:cs="Arial"/>
          <w:b/>
          <w:i/>
          <w:color w:val="FF0000"/>
          <w:u w:val="single"/>
        </w:rPr>
        <w:t xml:space="preserve"> </w:t>
      </w:r>
      <w:r>
        <w:rPr>
          <w:rFonts w:cs="Arial"/>
          <w:b/>
          <w:i/>
          <w:color w:val="FF0000"/>
          <w:u w:val="single"/>
        </w:rPr>
        <w:t>automated by</w:t>
      </w:r>
      <w:r w:rsidR="00F83F10">
        <w:rPr>
          <w:rFonts w:cs="Arial"/>
          <w:b/>
          <w:i/>
          <w:color w:val="FF0000"/>
          <w:u w:val="single"/>
        </w:rPr>
        <w:t xml:space="preserve"> a</w:t>
      </w:r>
      <w:r>
        <w:rPr>
          <w:rFonts w:cs="Arial"/>
          <w:b/>
          <w:i/>
          <w:color w:val="FF0000"/>
          <w:u w:val="single"/>
        </w:rPr>
        <w:t xml:space="preserve"> </w:t>
      </w:r>
      <w:proofErr w:type="gramStart"/>
      <w:r>
        <w:rPr>
          <w:rFonts w:cs="Arial"/>
          <w:b/>
          <w:i/>
          <w:color w:val="FF0000"/>
          <w:u w:val="single"/>
        </w:rPr>
        <w:t>daily</w:t>
      </w:r>
      <w:r w:rsidR="00F83F10">
        <w:rPr>
          <w:rFonts w:cs="Arial"/>
          <w:b/>
          <w:i/>
          <w:color w:val="FF0000"/>
          <w:u w:val="single"/>
        </w:rPr>
        <w:t xml:space="preserve"> </w:t>
      </w:r>
      <w:r w:rsidR="00FD6A8E" w:rsidRPr="00FD6A8E">
        <w:rPr>
          <w:rFonts w:cs="Arial"/>
          <w:b/>
          <w:i/>
          <w:color w:val="FF0000"/>
          <w:u w:val="single"/>
        </w:rPr>
        <w:t xml:space="preserve"> Redwood</w:t>
      </w:r>
      <w:proofErr w:type="gramEnd"/>
      <w:r w:rsidR="00FD6A8E" w:rsidRPr="00FD6A8E">
        <w:rPr>
          <w:rFonts w:cs="Arial"/>
          <w:b/>
          <w:i/>
          <w:color w:val="FF0000"/>
          <w:u w:val="single"/>
        </w:rPr>
        <w:t xml:space="preserve"> job</w:t>
      </w:r>
      <w:r>
        <w:rPr>
          <w:rFonts w:cs="Arial"/>
          <w:b/>
          <w:i/>
          <w:color w:val="FF0000"/>
          <w:u w:val="single"/>
        </w:rPr>
        <w:t>, that</w:t>
      </w:r>
      <w:r w:rsidR="00FD6A8E" w:rsidRPr="00FD6A8E">
        <w:rPr>
          <w:rFonts w:cs="Arial"/>
          <w:b/>
          <w:i/>
          <w:color w:val="FF0000"/>
          <w:u w:val="single"/>
        </w:rPr>
        <w:t xml:space="preserve"> will de-provision the meters from the day before.</w:t>
      </w:r>
      <w:r w:rsidR="00276AB9">
        <w:rPr>
          <w:rFonts w:cs="Arial"/>
          <w:b/>
          <w:i/>
          <w:color w:val="FF0000"/>
          <w:u w:val="single"/>
        </w:rPr>
        <w:t xml:space="preserve"> </w:t>
      </w:r>
    </w:p>
    <w:p w:rsidR="00B77634" w:rsidRDefault="00B77634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</w:p>
    <w:p w:rsidR="00B77634" w:rsidRDefault="00387031" w:rsidP="00B77634">
      <w:pPr>
        <w:pStyle w:val="TEXT"/>
        <w:tabs>
          <w:tab w:val="left" w:pos="360"/>
        </w:tabs>
        <w:ind w:left="0" w:right="0" w:firstLine="0"/>
      </w:pPr>
      <w:r>
        <w:t xml:space="preserve">The </w:t>
      </w:r>
      <w:r w:rsidR="00D741FB">
        <w:t>web service performs two functions</w:t>
      </w:r>
      <w:r>
        <w:t>:</w:t>
      </w:r>
    </w:p>
    <w:p w:rsidR="00387031" w:rsidRDefault="00D741FB" w:rsidP="00BA3A14">
      <w:pPr>
        <w:pStyle w:val="TEXT"/>
        <w:numPr>
          <w:ilvl w:val="0"/>
          <w:numId w:val="22"/>
        </w:numPr>
        <w:tabs>
          <w:tab w:val="left" w:pos="360"/>
        </w:tabs>
        <w:ind w:right="0"/>
      </w:pPr>
      <w:r>
        <w:t xml:space="preserve">De-Registration of the </w:t>
      </w:r>
      <w:r w:rsidR="00F229E7">
        <w:t>End Points (meters)</w:t>
      </w:r>
      <w:r w:rsidR="00BA3A14">
        <w:t xml:space="preserve"> in OWCE</w:t>
      </w:r>
    </w:p>
    <w:p w:rsidR="00387031" w:rsidRDefault="00F229E7" w:rsidP="00387031">
      <w:pPr>
        <w:pStyle w:val="TEXT"/>
        <w:numPr>
          <w:ilvl w:val="0"/>
          <w:numId w:val="22"/>
        </w:numPr>
        <w:tabs>
          <w:tab w:val="left" w:pos="360"/>
        </w:tabs>
        <w:ind w:right="0"/>
      </w:pPr>
      <w:r>
        <w:t>Removal of End Points (meters)</w:t>
      </w:r>
      <w:r w:rsidR="00BA3A14">
        <w:t xml:space="preserve"> in OWCE</w:t>
      </w:r>
    </w:p>
    <w:p w:rsidR="00387031" w:rsidRDefault="00387031" w:rsidP="00BA3A14">
      <w:pPr>
        <w:pStyle w:val="TEXT"/>
        <w:tabs>
          <w:tab w:val="left" w:pos="360"/>
        </w:tabs>
        <w:ind w:left="0" w:right="0" w:firstLine="0"/>
      </w:pPr>
    </w:p>
    <w:p w:rsidR="00BA3A14" w:rsidRPr="00B77634" w:rsidRDefault="00F229E7" w:rsidP="00BA3A14">
      <w:pPr>
        <w:pStyle w:val="TEXT"/>
        <w:tabs>
          <w:tab w:val="left" w:pos="360"/>
        </w:tabs>
        <w:ind w:left="0" w:right="0" w:firstLine="0"/>
      </w:pPr>
      <w:r>
        <w:t>When meter are De-Provisioned</w:t>
      </w:r>
      <w:r w:rsidR="00DC3321">
        <w:t xml:space="preserve"> t</w:t>
      </w:r>
      <w:r w:rsidR="00F139E0">
        <w:t xml:space="preserve">he removal of the </w:t>
      </w:r>
      <w:r w:rsidR="00F139E0" w:rsidRPr="00A60913">
        <w:rPr>
          <w:b/>
        </w:rPr>
        <w:t>ISM key</w:t>
      </w:r>
      <w:r w:rsidR="00A60913">
        <w:t xml:space="preserve"> in </w:t>
      </w:r>
      <w:r w:rsidR="00A60913">
        <w:rPr>
          <w:rFonts w:cs="Arial"/>
          <w:color w:val="000000"/>
        </w:rPr>
        <w:t>Open Way Collection Engine (OWCE) is a manual step.</w:t>
      </w:r>
      <w:r w:rsidR="00984C0C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>The removal of ISM keys should always be</w:t>
      </w:r>
      <w:r w:rsidR="00984C0C">
        <w:rPr>
          <w:rFonts w:cs="Arial"/>
          <w:color w:val="000000"/>
        </w:rPr>
        <w:t xml:space="preserve"> performed after the end point definitions are removed from OWCE.</w:t>
      </w:r>
    </w:p>
    <w:p w:rsidR="007509FF" w:rsidRDefault="007509FF" w:rsidP="003571B5">
      <w:pPr>
        <w:rPr>
          <w:rFonts w:ascii="Arial" w:hAnsi="Arial" w:cs="Arial"/>
          <w:b/>
          <w:color w:val="000000"/>
          <w:sz w:val="20"/>
          <w:szCs w:val="20"/>
        </w:rPr>
      </w:pPr>
    </w:p>
    <w:p w:rsidR="00E96237" w:rsidRDefault="00E96237" w:rsidP="003571B5">
      <w:pPr>
        <w:rPr>
          <w:rFonts w:ascii="Arial" w:hAnsi="Arial" w:cs="Arial"/>
          <w:b/>
          <w:color w:val="000000"/>
          <w:sz w:val="20"/>
          <w:szCs w:val="20"/>
        </w:rPr>
      </w:pPr>
      <w:r w:rsidRPr="00E96237">
        <w:rPr>
          <w:rFonts w:ascii="Arial" w:hAnsi="Arial" w:cs="Arial"/>
          <w:b/>
          <w:color w:val="000000"/>
          <w:sz w:val="20"/>
          <w:szCs w:val="20"/>
        </w:rPr>
        <w:t>Prerequisite</w:t>
      </w:r>
      <w:r>
        <w:rPr>
          <w:rFonts w:ascii="Arial" w:hAnsi="Arial" w:cs="Arial"/>
          <w:b/>
          <w:color w:val="000000"/>
          <w:sz w:val="20"/>
          <w:szCs w:val="20"/>
        </w:rPr>
        <w:t xml:space="preserve">: </w:t>
      </w:r>
    </w:p>
    <w:p w:rsidR="006D798A" w:rsidRDefault="001D49D0" w:rsidP="001D49D0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</w:t>
      </w:r>
      <w:r w:rsidR="00D2265B">
        <w:rPr>
          <w:rFonts w:ascii="Arial" w:hAnsi="Arial" w:cs="Arial"/>
          <w:color w:val="000000"/>
          <w:sz w:val="20"/>
          <w:szCs w:val="20"/>
        </w:rPr>
        <w:t>meter should be S</w:t>
      </w:r>
      <w:r w:rsidR="006D798A">
        <w:rPr>
          <w:rFonts w:ascii="Arial" w:hAnsi="Arial" w:cs="Arial"/>
          <w:color w:val="000000"/>
          <w:sz w:val="20"/>
          <w:szCs w:val="20"/>
        </w:rPr>
        <w:t>M</w:t>
      </w:r>
      <w:r w:rsidR="00D2265B">
        <w:rPr>
          <w:rFonts w:ascii="Arial" w:hAnsi="Arial" w:cs="Arial"/>
          <w:color w:val="000000"/>
          <w:sz w:val="20"/>
          <w:szCs w:val="20"/>
        </w:rPr>
        <w:t>A</w:t>
      </w:r>
      <w:r w:rsidR="006D798A">
        <w:rPr>
          <w:rFonts w:ascii="Arial" w:hAnsi="Arial" w:cs="Arial"/>
          <w:color w:val="000000"/>
          <w:sz w:val="20"/>
          <w:szCs w:val="20"/>
        </w:rPr>
        <w:t>RT meters</w:t>
      </w:r>
      <w:r w:rsidR="00D2265B">
        <w:rPr>
          <w:rFonts w:ascii="Arial" w:hAnsi="Arial" w:cs="Arial"/>
          <w:color w:val="000000"/>
          <w:sz w:val="20"/>
          <w:szCs w:val="20"/>
        </w:rPr>
        <w:t>.</w:t>
      </w:r>
    </w:p>
    <w:p w:rsidR="006D798A" w:rsidRDefault="006D798A" w:rsidP="006D798A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SMART meters should have the </w:t>
      </w:r>
      <w:r w:rsidRPr="006D798A">
        <w:rPr>
          <w:rFonts w:ascii="Arial" w:hAnsi="Arial" w:cs="Arial"/>
          <w:color w:val="000000"/>
          <w:sz w:val="20"/>
          <w:szCs w:val="20"/>
        </w:rPr>
        <w:t>Meter ESN</w:t>
      </w:r>
      <w:r>
        <w:rPr>
          <w:rFonts w:ascii="Arial" w:hAnsi="Arial" w:cs="Arial"/>
          <w:color w:val="000000"/>
          <w:sz w:val="20"/>
          <w:szCs w:val="20"/>
        </w:rPr>
        <w:t xml:space="preserve"> field should be populated.</w:t>
      </w:r>
    </w:p>
    <w:p w:rsidR="003F3CDC" w:rsidRDefault="00D2265B" w:rsidP="00984C0C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SMART </w:t>
      </w:r>
      <w:r w:rsidR="001D49D0">
        <w:rPr>
          <w:rFonts w:ascii="Arial" w:hAnsi="Arial" w:cs="Arial"/>
          <w:color w:val="000000"/>
          <w:sz w:val="20"/>
          <w:szCs w:val="20"/>
        </w:rPr>
        <w:t>meters must be registered and provisioned in OWCE</w:t>
      </w:r>
      <w:r w:rsidR="00387031" w:rsidRPr="001D49D0">
        <w:rPr>
          <w:rFonts w:ascii="Arial" w:hAnsi="Arial" w:cs="Arial"/>
          <w:color w:val="000000"/>
          <w:sz w:val="20"/>
          <w:szCs w:val="20"/>
        </w:rPr>
        <w:t>.</w:t>
      </w:r>
    </w:p>
    <w:p w:rsidR="00043EA8" w:rsidRPr="00984C0C" w:rsidRDefault="00043EA8" w:rsidP="00984C0C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For SMART meters associated with an inspection lot. The results recording should have been completed.</w:t>
      </w:r>
    </w:p>
    <w:p w:rsidR="005C4EFB" w:rsidRDefault="005C4EFB" w:rsidP="00D2265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SMART meters should have a user status of </w:t>
      </w:r>
    </w:p>
    <w:p w:rsidR="00E36A30" w:rsidRPr="00E36A30" w:rsidRDefault="00E36A30" w:rsidP="00E36A30">
      <w:pPr>
        <w:pStyle w:val="ListParagraph"/>
        <w:numPr>
          <w:ilvl w:val="1"/>
          <w:numId w:val="25"/>
        </w:numPr>
        <w:rPr>
          <w:rFonts w:ascii="Arial" w:hAnsi="Arial" w:cs="Arial"/>
          <w:color w:val="000000"/>
          <w:sz w:val="20"/>
          <w:szCs w:val="20"/>
        </w:rPr>
      </w:pPr>
      <w:r w:rsidRPr="00E36A30">
        <w:rPr>
          <w:rFonts w:ascii="Arial" w:hAnsi="Arial" w:cs="Arial"/>
          <w:color w:val="000000"/>
          <w:sz w:val="20"/>
          <w:szCs w:val="20"/>
        </w:rPr>
        <w:t xml:space="preserve">58 </w:t>
      </w:r>
      <w:r w:rsidR="00FD6A8E">
        <w:rPr>
          <w:rFonts w:ascii="Arial" w:hAnsi="Arial" w:cs="Arial"/>
          <w:color w:val="000000"/>
          <w:sz w:val="20"/>
          <w:szCs w:val="20"/>
        </w:rPr>
        <w:t>-</w:t>
      </w:r>
      <w:r w:rsidRPr="00E36A30">
        <w:rPr>
          <w:rFonts w:ascii="Arial" w:hAnsi="Arial" w:cs="Arial"/>
          <w:color w:val="000000"/>
          <w:sz w:val="20"/>
          <w:szCs w:val="20"/>
        </w:rPr>
        <w:t xml:space="preserve">  Retired No test/scrappe</w:t>
      </w:r>
      <w:r>
        <w:rPr>
          <w:rFonts w:ascii="Arial" w:hAnsi="Arial" w:cs="Arial"/>
          <w:color w:val="000000"/>
          <w:sz w:val="20"/>
          <w:szCs w:val="20"/>
        </w:rPr>
        <w:t>d</w:t>
      </w:r>
    </w:p>
    <w:p w:rsidR="00E36A30" w:rsidRPr="00E36A30" w:rsidRDefault="00E36A30" w:rsidP="00E36A30">
      <w:pPr>
        <w:pStyle w:val="ListParagraph"/>
        <w:numPr>
          <w:ilvl w:val="1"/>
          <w:numId w:val="25"/>
        </w:numPr>
        <w:rPr>
          <w:rFonts w:ascii="Arial" w:hAnsi="Arial" w:cs="Arial"/>
          <w:color w:val="000000"/>
          <w:sz w:val="20"/>
          <w:szCs w:val="20"/>
        </w:rPr>
      </w:pPr>
      <w:r w:rsidRPr="00E36A30">
        <w:rPr>
          <w:rFonts w:ascii="Arial" w:hAnsi="Arial" w:cs="Arial"/>
          <w:color w:val="000000"/>
          <w:sz w:val="20"/>
          <w:szCs w:val="20"/>
        </w:rPr>
        <w:t xml:space="preserve">59 </w:t>
      </w:r>
      <w:r w:rsidR="00FD6A8E">
        <w:rPr>
          <w:rFonts w:ascii="Arial" w:hAnsi="Arial" w:cs="Arial"/>
          <w:color w:val="000000"/>
          <w:sz w:val="20"/>
          <w:szCs w:val="20"/>
        </w:rPr>
        <w:t>-</w:t>
      </w:r>
      <w:r w:rsidRPr="00E36A30">
        <w:rPr>
          <w:rFonts w:ascii="Arial" w:hAnsi="Arial" w:cs="Arial"/>
          <w:color w:val="000000"/>
          <w:sz w:val="20"/>
          <w:szCs w:val="20"/>
        </w:rPr>
        <w:t xml:space="preserve">  Retired with Test /scra</w:t>
      </w:r>
      <w:r>
        <w:rPr>
          <w:rFonts w:ascii="Arial" w:hAnsi="Arial" w:cs="Arial"/>
          <w:color w:val="000000"/>
          <w:sz w:val="20"/>
          <w:szCs w:val="20"/>
        </w:rPr>
        <w:t>pped</w:t>
      </w:r>
    </w:p>
    <w:p w:rsidR="00E36A30" w:rsidRPr="00D2265B" w:rsidRDefault="00E36A30" w:rsidP="00E36A30">
      <w:pPr>
        <w:pStyle w:val="ListParagraph"/>
        <w:numPr>
          <w:ilvl w:val="1"/>
          <w:numId w:val="25"/>
        </w:numPr>
        <w:rPr>
          <w:rFonts w:ascii="Arial" w:hAnsi="Arial" w:cs="Arial"/>
          <w:color w:val="000000"/>
          <w:sz w:val="20"/>
          <w:szCs w:val="20"/>
        </w:rPr>
      </w:pPr>
      <w:r w:rsidRPr="00E36A30">
        <w:rPr>
          <w:rFonts w:ascii="Arial" w:hAnsi="Arial" w:cs="Arial"/>
          <w:color w:val="000000"/>
          <w:sz w:val="20"/>
          <w:szCs w:val="20"/>
        </w:rPr>
        <w:t xml:space="preserve">RMR </w:t>
      </w:r>
      <w:r w:rsidR="00FD6A8E">
        <w:rPr>
          <w:rFonts w:ascii="Arial" w:hAnsi="Arial" w:cs="Arial"/>
          <w:color w:val="000000"/>
          <w:sz w:val="20"/>
          <w:szCs w:val="20"/>
        </w:rPr>
        <w:t xml:space="preserve">- </w:t>
      </w:r>
      <w:r w:rsidRPr="00E36A30">
        <w:rPr>
          <w:rFonts w:ascii="Arial" w:hAnsi="Arial" w:cs="Arial"/>
          <w:color w:val="000000"/>
          <w:sz w:val="20"/>
          <w:szCs w:val="20"/>
        </w:rPr>
        <w:t xml:space="preserve"> Return to Vendor</w:t>
      </w:r>
    </w:p>
    <w:p w:rsidR="00CE211A" w:rsidRDefault="00CE211A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2F31C9" w:rsidRDefault="002F31C9" w:rsidP="002A02CC">
      <w:pPr>
        <w:rPr>
          <w:b/>
        </w:rPr>
      </w:pPr>
    </w:p>
    <w:p w:rsidR="00AA45DD" w:rsidRDefault="009F048B" w:rsidP="00AA45DD">
      <w:pPr>
        <w:pStyle w:val="Heading2"/>
        <w:rPr>
          <w:rStyle w:val="Strong"/>
          <w:b/>
          <w:color w:val="000000" w:themeColor="text1"/>
        </w:rPr>
      </w:pPr>
      <w:bookmarkStart w:id="1" w:name="_Toc353805297"/>
      <w:r w:rsidRPr="00D3589E">
        <w:rPr>
          <w:rStyle w:val="Strong"/>
          <w:b/>
          <w:color w:val="000000" w:themeColor="text1"/>
        </w:rPr>
        <w:t xml:space="preserve">Section </w:t>
      </w:r>
      <w:r w:rsidR="00967BF9">
        <w:rPr>
          <w:rStyle w:val="Strong"/>
          <w:b/>
          <w:color w:val="000000" w:themeColor="text1"/>
        </w:rPr>
        <w:t>2</w:t>
      </w:r>
      <w:r w:rsidRPr="00D3589E">
        <w:rPr>
          <w:rStyle w:val="Strong"/>
          <w:b/>
          <w:color w:val="000000" w:themeColor="text1"/>
        </w:rPr>
        <w:t xml:space="preserve">: </w:t>
      </w:r>
      <w:r w:rsidR="00145FE1">
        <w:rPr>
          <w:rStyle w:val="Strong"/>
          <w:b/>
          <w:color w:val="000000" w:themeColor="text1"/>
        </w:rPr>
        <w:t>Process steps</w:t>
      </w:r>
      <w:r w:rsidR="00896C71" w:rsidRPr="00D3589E">
        <w:rPr>
          <w:rStyle w:val="Strong"/>
          <w:b/>
          <w:color w:val="000000" w:themeColor="text1"/>
        </w:rPr>
        <w:t>:</w:t>
      </w:r>
      <w:bookmarkEnd w:id="1"/>
    </w:p>
    <w:p w:rsidR="00A35772" w:rsidRDefault="00A35772" w:rsidP="00A35772">
      <w:pPr>
        <w:spacing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023"/>
        <w:gridCol w:w="783"/>
        <w:gridCol w:w="955"/>
        <w:gridCol w:w="739"/>
        <w:gridCol w:w="744"/>
        <w:gridCol w:w="3048"/>
        <w:gridCol w:w="2256"/>
      </w:tblGrid>
      <w:tr w:rsidR="00A35772" w:rsidTr="00035368">
        <w:tc>
          <w:tcPr>
            <w:tcW w:w="468" w:type="dxa"/>
            <w:shd w:val="clear" w:color="auto" w:fill="000000" w:themeFill="text1"/>
          </w:tcPr>
          <w:p w:rsidR="00A35772" w:rsidRDefault="00A35772" w:rsidP="00E45FD0">
            <w:r>
              <w:t>#</w:t>
            </w:r>
          </w:p>
        </w:tc>
        <w:tc>
          <w:tcPr>
            <w:tcW w:w="2023" w:type="dxa"/>
            <w:shd w:val="clear" w:color="auto" w:fill="000000" w:themeFill="text1"/>
          </w:tcPr>
          <w:p w:rsidR="00A35772" w:rsidRPr="00E45FD0" w:rsidRDefault="00A35772" w:rsidP="00E45FD0">
            <w:r>
              <w:t>Section</w:t>
            </w:r>
          </w:p>
        </w:tc>
        <w:tc>
          <w:tcPr>
            <w:tcW w:w="1738" w:type="dxa"/>
            <w:gridSpan w:val="2"/>
            <w:shd w:val="clear" w:color="auto" w:fill="000000" w:themeFill="text1"/>
          </w:tcPr>
          <w:p w:rsidR="00A35772" w:rsidRDefault="00A35772" w:rsidP="00E45FD0">
            <w:r>
              <w:t>Step #</w:t>
            </w:r>
          </w:p>
        </w:tc>
        <w:tc>
          <w:tcPr>
            <w:tcW w:w="1483" w:type="dxa"/>
            <w:gridSpan w:val="2"/>
            <w:shd w:val="clear" w:color="auto" w:fill="000000" w:themeFill="text1"/>
          </w:tcPr>
          <w:p w:rsidR="00A35772" w:rsidRDefault="00A35772" w:rsidP="00E45FD0">
            <w:r>
              <w:t>Dept.</w:t>
            </w:r>
          </w:p>
        </w:tc>
        <w:tc>
          <w:tcPr>
            <w:tcW w:w="3048" w:type="dxa"/>
            <w:shd w:val="clear" w:color="auto" w:fill="000000" w:themeFill="text1"/>
          </w:tcPr>
          <w:p w:rsidR="00A35772" w:rsidRDefault="00A35772" w:rsidP="00E45FD0">
            <w:r>
              <w:t>Description</w:t>
            </w:r>
          </w:p>
          <w:p w:rsidR="00A35772" w:rsidRDefault="00A35772" w:rsidP="00E45FD0"/>
        </w:tc>
        <w:tc>
          <w:tcPr>
            <w:tcW w:w="2256" w:type="dxa"/>
            <w:shd w:val="clear" w:color="auto" w:fill="000000" w:themeFill="text1"/>
          </w:tcPr>
          <w:p w:rsidR="00A35772" w:rsidRPr="00E45FD0" w:rsidRDefault="00A35772" w:rsidP="00E45FD0">
            <w:r>
              <w:t>Notes</w:t>
            </w:r>
          </w:p>
        </w:tc>
      </w:tr>
      <w:tr w:rsidR="00E821F6" w:rsidTr="00350993">
        <w:tc>
          <w:tcPr>
            <w:tcW w:w="2491" w:type="dxa"/>
            <w:gridSpan w:val="2"/>
            <w:vMerge w:val="restart"/>
          </w:tcPr>
          <w:p w:rsidR="00624CD3" w:rsidRDefault="00624CD3" w:rsidP="00E45FD0"/>
          <w:p w:rsidR="00E821F6" w:rsidRDefault="00E821F6" w:rsidP="00E45FD0">
            <w:pPr>
              <w:rPr>
                <w:rFonts w:cs="Arial"/>
                <w:color w:val="000000"/>
              </w:rPr>
            </w:pPr>
            <w:r>
              <w:t xml:space="preserve">Execute transaction </w:t>
            </w:r>
            <w:r w:rsidR="005C7B04">
              <w:rPr>
                <w:rFonts w:cs="Arial"/>
                <w:color w:val="000000"/>
              </w:rPr>
              <w:t>ZDM_ESN_</w:t>
            </w:r>
            <w:r w:rsidR="002F31C9">
              <w:rPr>
                <w:rFonts w:cs="Arial"/>
                <w:color w:val="000000"/>
              </w:rPr>
              <w:t>DE</w:t>
            </w:r>
            <w:r w:rsidR="005C7B04">
              <w:rPr>
                <w:rFonts w:cs="Arial"/>
                <w:color w:val="000000"/>
              </w:rPr>
              <w:t>PROVISION</w:t>
            </w:r>
          </w:p>
          <w:p w:rsidR="0067668B" w:rsidRDefault="0067668B" w:rsidP="00E45FD0">
            <w:pPr>
              <w:rPr>
                <w:rFonts w:cs="Arial"/>
                <w:color w:val="000000"/>
              </w:rPr>
            </w:pPr>
          </w:p>
          <w:p w:rsidR="00624CD3" w:rsidRDefault="00624CD3" w:rsidP="002F31C9"/>
        </w:tc>
        <w:tc>
          <w:tcPr>
            <w:tcW w:w="783" w:type="dxa"/>
          </w:tcPr>
          <w:p w:rsidR="00E821F6" w:rsidRDefault="00624CD3" w:rsidP="00624CD3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1694" w:type="dxa"/>
            <w:gridSpan w:val="2"/>
          </w:tcPr>
          <w:p w:rsidR="00E821F6" w:rsidRDefault="00E821F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3792" w:type="dxa"/>
            <w:gridSpan w:val="2"/>
          </w:tcPr>
          <w:p w:rsidR="00E821F6" w:rsidRDefault="00E821F6" w:rsidP="005C7B04">
            <w:r>
              <w:t xml:space="preserve">Enter transaction </w:t>
            </w:r>
            <w:r>
              <w:rPr>
                <w:rFonts w:cs="Arial"/>
                <w:color w:val="000000"/>
              </w:rPr>
              <w:t>ZDM</w:t>
            </w:r>
            <w:r w:rsidR="005C7B04">
              <w:rPr>
                <w:rFonts w:cs="Arial"/>
                <w:color w:val="000000"/>
              </w:rPr>
              <w:t>_</w:t>
            </w:r>
            <w:r>
              <w:rPr>
                <w:rFonts w:cs="Arial"/>
                <w:color w:val="000000"/>
              </w:rPr>
              <w:t>E</w:t>
            </w:r>
            <w:r w:rsidR="005C7B04">
              <w:rPr>
                <w:rFonts w:cs="Arial"/>
                <w:color w:val="000000"/>
              </w:rPr>
              <w:t>S</w:t>
            </w:r>
            <w:r>
              <w:rPr>
                <w:rFonts w:cs="Arial"/>
                <w:color w:val="000000"/>
              </w:rPr>
              <w:t>N</w:t>
            </w:r>
            <w:r w:rsidR="005C7B04">
              <w:rPr>
                <w:rFonts w:cs="Arial"/>
                <w:color w:val="000000"/>
              </w:rPr>
              <w:t>_</w:t>
            </w:r>
            <w:r w:rsidR="002F31C9">
              <w:rPr>
                <w:rFonts w:cs="Arial"/>
                <w:color w:val="000000"/>
              </w:rPr>
              <w:t>DE</w:t>
            </w:r>
            <w:r w:rsidR="005C7B04">
              <w:rPr>
                <w:rFonts w:cs="Arial"/>
                <w:color w:val="000000"/>
              </w:rPr>
              <w:t>PROVISION</w:t>
            </w:r>
            <w:r>
              <w:rPr>
                <w:rFonts w:cs="Arial"/>
                <w:color w:val="000000"/>
              </w:rPr>
              <w:t xml:space="preserve"> and press enter</w:t>
            </w:r>
          </w:p>
        </w:tc>
        <w:tc>
          <w:tcPr>
            <w:tcW w:w="2256" w:type="dxa"/>
          </w:tcPr>
          <w:p w:rsidR="00E821F6" w:rsidRDefault="00E821F6" w:rsidP="00E45FD0"/>
        </w:tc>
      </w:tr>
      <w:tr w:rsidR="00E821F6" w:rsidTr="007E2B22">
        <w:trPr>
          <w:trHeight w:val="1430"/>
        </w:trPr>
        <w:tc>
          <w:tcPr>
            <w:tcW w:w="2491" w:type="dxa"/>
            <w:gridSpan w:val="2"/>
            <w:vMerge/>
          </w:tcPr>
          <w:p w:rsidR="00E821F6" w:rsidRDefault="00E821F6" w:rsidP="00E45FD0"/>
        </w:tc>
        <w:tc>
          <w:tcPr>
            <w:tcW w:w="8525" w:type="dxa"/>
            <w:gridSpan w:val="6"/>
          </w:tcPr>
          <w:p w:rsidR="005C7B04" w:rsidRDefault="005C7B04" w:rsidP="005C7B04"/>
          <w:p w:rsidR="00E821F6" w:rsidRDefault="00E73EFB" w:rsidP="00E45F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4B844" wp14:editId="4FBDE623">
                  <wp:extent cx="5187142" cy="548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b="81186"/>
                          <a:stretch/>
                        </pic:blipFill>
                        <pic:spPr bwMode="auto">
                          <a:xfrm>
                            <a:off x="0" y="0"/>
                            <a:ext cx="5187142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67000" w:rsidRDefault="00367000" w:rsidP="00E45FD0"/>
          <w:p w:rsidR="00F229E7" w:rsidRPr="00367000" w:rsidRDefault="00F229E7" w:rsidP="00E45FD0">
            <w:pPr>
              <w:rPr>
                <w:b/>
                <w:u w:val="single"/>
              </w:rPr>
            </w:pPr>
            <w:r w:rsidRPr="00367000">
              <w:rPr>
                <w:b/>
                <w:u w:val="single"/>
              </w:rPr>
              <w:t xml:space="preserve">Option for </w:t>
            </w:r>
            <w:r w:rsidR="00367000" w:rsidRPr="00367000">
              <w:rPr>
                <w:b/>
                <w:u w:val="single"/>
              </w:rPr>
              <w:t>Acqu</w:t>
            </w:r>
            <w:r w:rsidR="00367000">
              <w:rPr>
                <w:b/>
                <w:u w:val="single"/>
              </w:rPr>
              <w:t>isition L</w:t>
            </w:r>
            <w:r w:rsidR="00367000" w:rsidRPr="00367000">
              <w:rPr>
                <w:b/>
                <w:u w:val="single"/>
              </w:rPr>
              <w:t>ot</w:t>
            </w:r>
          </w:p>
          <w:p w:rsidR="00367000" w:rsidRDefault="00367000" w:rsidP="00E45FD0"/>
          <w:p w:rsidR="00A14D18" w:rsidRDefault="00A14D18" w:rsidP="00E45FD0">
            <w:r>
              <w:rPr>
                <w:noProof/>
              </w:rPr>
              <w:drawing>
                <wp:inline distT="0" distB="0" distL="0" distR="0" wp14:anchorId="4332B9F6" wp14:editId="0C14E5C4">
                  <wp:extent cx="5210175" cy="13716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l="5128" r="-959" b="54960"/>
                          <a:stretch/>
                        </pic:blipFill>
                        <pic:spPr bwMode="auto">
                          <a:xfrm>
                            <a:off x="0" y="0"/>
                            <a:ext cx="521017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14D18" w:rsidRDefault="00A14D18" w:rsidP="00E45FD0"/>
          <w:p w:rsidR="00367000" w:rsidRPr="00367000" w:rsidRDefault="00367000" w:rsidP="00E45FD0">
            <w:pPr>
              <w:rPr>
                <w:b/>
                <w:u w:val="single"/>
              </w:rPr>
            </w:pPr>
            <w:r w:rsidRPr="00367000">
              <w:rPr>
                <w:b/>
                <w:u w:val="single"/>
              </w:rPr>
              <w:t xml:space="preserve">Option for </w:t>
            </w:r>
            <w:r>
              <w:rPr>
                <w:b/>
                <w:u w:val="single"/>
              </w:rPr>
              <w:t>Recycle L</w:t>
            </w:r>
            <w:r w:rsidRPr="00367000">
              <w:rPr>
                <w:b/>
                <w:u w:val="single"/>
              </w:rPr>
              <w:t>ot</w:t>
            </w:r>
          </w:p>
          <w:p w:rsidR="00367000" w:rsidRDefault="00367000" w:rsidP="00E45FD0"/>
          <w:p w:rsidR="00E73EFB" w:rsidRDefault="00A14D18" w:rsidP="00E45FD0">
            <w:r>
              <w:rPr>
                <w:noProof/>
              </w:rPr>
              <w:drawing>
                <wp:inline distT="0" distB="0" distL="0" distR="0" wp14:anchorId="18BF4A0D" wp14:editId="7D8890E3">
                  <wp:extent cx="5215095" cy="1828800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r="13628" b="46123"/>
                          <a:stretch/>
                        </pic:blipFill>
                        <pic:spPr bwMode="auto">
                          <a:xfrm>
                            <a:off x="0" y="0"/>
                            <a:ext cx="521509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821F6" w:rsidRDefault="00E821F6" w:rsidP="00E45FD0"/>
          <w:p w:rsidR="00E821F6" w:rsidRDefault="00E821F6" w:rsidP="00E45FD0"/>
        </w:tc>
      </w:tr>
    </w:tbl>
    <w:p w:rsidR="0054403E" w:rsidRDefault="0054403E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1"/>
        <w:gridCol w:w="783"/>
        <w:gridCol w:w="1171"/>
        <w:gridCol w:w="4315"/>
        <w:gridCol w:w="2256"/>
      </w:tblGrid>
      <w:tr w:rsidR="007E2B22" w:rsidTr="00EE27C7">
        <w:tc>
          <w:tcPr>
            <w:tcW w:w="2491" w:type="dxa"/>
            <w:vMerge w:val="restart"/>
          </w:tcPr>
          <w:p w:rsidR="00367000" w:rsidRPr="00367000" w:rsidRDefault="00367000" w:rsidP="00367000">
            <w:pPr>
              <w:rPr>
                <w:b/>
                <w:u w:val="single"/>
              </w:rPr>
            </w:pPr>
            <w:r w:rsidRPr="00367000">
              <w:rPr>
                <w:b/>
                <w:u w:val="single"/>
              </w:rPr>
              <w:lastRenderedPageBreak/>
              <w:t>Option for Acquisition lot</w:t>
            </w:r>
          </w:p>
          <w:p w:rsidR="007E2B22" w:rsidRDefault="007E2B22" w:rsidP="00E45FD0"/>
        </w:tc>
        <w:tc>
          <w:tcPr>
            <w:tcW w:w="783" w:type="dxa"/>
          </w:tcPr>
          <w:p w:rsidR="007E2B22" w:rsidRDefault="00271A27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1a</w:t>
            </w:r>
          </w:p>
        </w:tc>
        <w:tc>
          <w:tcPr>
            <w:tcW w:w="1171" w:type="dxa"/>
          </w:tcPr>
          <w:p w:rsidR="007E2B22" w:rsidRDefault="00271A27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7E2B22" w:rsidRDefault="00C623F1" w:rsidP="00477F3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Processing the inspection lot </w:t>
            </w:r>
            <w:r w:rsidR="00367000">
              <w:rPr>
                <w:rFonts w:ascii="Cambria" w:hAnsi="Cambria" w:cs="Calibri"/>
                <w:color w:val="000000"/>
              </w:rPr>
              <w:t xml:space="preserve">associated with an </w:t>
            </w:r>
            <w:r w:rsidR="00367000" w:rsidRPr="00367000">
              <w:rPr>
                <w:rFonts w:ascii="Cambria" w:hAnsi="Cambria" w:cs="Calibri"/>
                <w:b/>
                <w:color w:val="000000"/>
              </w:rPr>
              <w:t>Acquisition L</w:t>
            </w:r>
            <w:r w:rsidRPr="00367000">
              <w:rPr>
                <w:rFonts w:ascii="Cambria" w:hAnsi="Cambria" w:cs="Calibri"/>
                <w:b/>
                <w:color w:val="000000"/>
              </w:rPr>
              <w:t>ot</w:t>
            </w:r>
            <w:r>
              <w:rPr>
                <w:rFonts w:ascii="Cambria" w:hAnsi="Cambria" w:cs="Calibri"/>
                <w:color w:val="000000"/>
              </w:rPr>
              <w:t xml:space="preserve"> will trigger the web service to de-register the meters associated with the inspection lot.</w:t>
            </w:r>
          </w:p>
        </w:tc>
        <w:tc>
          <w:tcPr>
            <w:tcW w:w="2256" w:type="dxa"/>
          </w:tcPr>
          <w:p w:rsidR="007E2B22" w:rsidRDefault="00367000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Results recording must have been complete for the inspection lot.</w:t>
            </w:r>
          </w:p>
        </w:tc>
      </w:tr>
      <w:tr w:rsidR="00AC1819" w:rsidTr="008F138E">
        <w:trPr>
          <w:trHeight w:val="3905"/>
        </w:trPr>
        <w:tc>
          <w:tcPr>
            <w:tcW w:w="2491" w:type="dxa"/>
            <w:vMerge/>
          </w:tcPr>
          <w:p w:rsidR="00AC1819" w:rsidRDefault="00AC1819" w:rsidP="00E45FD0"/>
        </w:tc>
        <w:tc>
          <w:tcPr>
            <w:tcW w:w="8525" w:type="dxa"/>
            <w:gridSpan w:val="4"/>
          </w:tcPr>
          <w:p w:rsidR="00AC1819" w:rsidRDefault="00AC1819">
            <w:pPr>
              <w:rPr>
                <w:rFonts w:ascii="Cambria" w:hAnsi="Cambria" w:cs="Calibri"/>
                <w:color w:val="000000"/>
              </w:rPr>
            </w:pPr>
          </w:p>
          <w:p w:rsidR="00F65734" w:rsidRDefault="00367000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777875</wp:posOffset>
                      </wp:positionV>
                      <wp:extent cx="495300" cy="10477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1047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26" style="position:absolute;margin-left:11.2pt;margin-top:61.25pt;width:39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" filled="f" strokecolor="red" strokeweight="1.5pt"/>
                  </w:pict>
                </mc:Fallback>
              </mc:AlternateContent>
            </w:r>
            <w:r w:rsidR="0098555D">
              <w:rPr>
                <w:noProof/>
              </w:rPr>
              <w:drawing>
                <wp:inline distT="0" distB="0" distL="0" distR="0" wp14:anchorId="1F1C8A45" wp14:editId="24F1383C">
                  <wp:extent cx="4960620" cy="21031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/>
                          <a:srcRect r="20513" b="40055"/>
                          <a:stretch/>
                        </pic:blipFill>
                        <pic:spPr bwMode="auto">
                          <a:xfrm>
                            <a:off x="0" y="0"/>
                            <a:ext cx="4960620" cy="2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C1819" w:rsidRDefault="00AC1819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5E52A0" w:rsidTr="00EE27C7">
        <w:tc>
          <w:tcPr>
            <w:tcW w:w="2491" w:type="dxa"/>
            <w:vMerge/>
          </w:tcPr>
          <w:p w:rsidR="005E52A0" w:rsidRDefault="005E52A0" w:rsidP="00E45FD0"/>
        </w:tc>
        <w:tc>
          <w:tcPr>
            <w:tcW w:w="783" w:type="dxa"/>
          </w:tcPr>
          <w:p w:rsidR="005E52A0" w:rsidRDefault="005E52A0" w:rsidP="00021705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1b</w:t>
            </w:r>
          </w:p>
        </w:tc>
        <w:tc>
          <w:tcPr>
            <w:tcW w:w="1171" w:type="dxa"/>
          </w:tcPr>
          <w:p w:rsidR="005E52A0" w:rsidRDefault="005E52A0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5E52A0" w:rsidRDefault="005E52A0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on the execution icon (short-cut: F8).</w:t>
            </w:r>
          </w:p>
          <w:p w:rsidR="005E52A0" w:rsidRDefault="005E52A0" w:rsidP="00021705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</w:tcPr>
          <w:p w:rsidR="005E52A0" w:rsidRDefault="005E52A0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Remove the Simulation flag before execution</w:t>
            </w:r>
          </w:p>
        </w:tc>
      </w:tr>
      <w:tr w:rsidR="005E52A0" w:rsidTr="005E52A0">
        <w:trPr>
          <w:trHeight w:val="1727"/>
        </w:trPr>
        <w:tc>
          <w:tcPr>
            <w:tcW w:w="2491" w:type="dxa"/>
            <w:vMerge/>
          </w:tcPr>
          <w:p w:rsidR="005E52A0" w:rsidRDefault="005E52A0" w:rsidP="00E45FD0"/>
        </w:tc>
        <w:tc>
          <w:tcPr>
            <w:tcW w:w="8525" w:type="dxa"/>
            <w:gridSpan w:val="4"/>
          </w:tcPr>
          <w:p w:rsidR="0054403E" w:rsidRDefault="0054403E">
            <w:pPr>
              <w:rPr>
                <w:rFonts w:ascii="Cambria" w:hAnsi="Cambria" w:cs="Calibri"/>
                <w:color w:val="000000"/>
              </w:rPr>
            </w:pPr>
          </w:p>
          <w:p w:rsidR="005E52A0" w:rsidRDefault="00367000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BAAC61" wp14:editId="447409A3">
                      <wp:simplePos x="0" y="0"/>
                      <wp:positionH relativeFrom="column">
                        <wp:posOffset>1256664</wp:posOffset>
                      </wp:positionH>
                      <wp:positionV relativeFrom="paragraph">
                        <wp:posOffset>966470</wp:posOffset>
                      </wp:positionV>
                      <wp:extent cx="581025" cy="13335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67000" w:rsidRPr="00367000" w:rsidRDefault="00367000" w:rsidP="00367000">
                                  <w:pPr>
                                    <w:rPr>
                                      <w:b/>
                                      <w:u w:val="single"/>
                                    </w:rPr>
                                  </w:pPr>
                                  <w:r w:rsidRPr="00367000">
                                    <w:rPr>
                                      <w:b/>
                                      <w:u w:val="single"/>
                                    </w:rPr>
                                    <w:t>Option for Acquisition lot</w:t>
                                  </w:r>
                                </w:p>
                                <w:p w:rsidR="00367000" w:rsidRDefault="00367000" w:rsidP="0036700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8" style="position:absolute;margin-left:98.95pt;margin-top:76.1pt;width:45.75pt;height:10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" filled="f" strokecolor="red" strokeweight="1.5pt">
                      <v:textbox>
                        <w:txbxContent>
                          <w:p w:rsidR="00367000" w:rsidRPr="00367000" w:rsidRDefault="00367000" w:rsidP="00367000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367000">
                              <w:rPr>
                                <w:b/>
                                <w:u w:val="single"/>
                              </w:rPr>
                              <w:t>Option for Acquisition lot</w:t>
                            </w:r>
                          </w:p>
                          <w:p w:rsidR="00367000" w:rsidRDefault="00367000" w:rsidP="0036700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18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555625</wp:posOffset>
                      </wp:positionV>
                      <wp:extent cx="85725" cy="133350"/>
                      <wp:effectExtent l="0" t="0" r="28575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6" style="position:absolute;margin-left:8.95pt;margin-top:43.75pt;width:6.75pt;height:10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" filled="f" strokecolor="red" strokeweight="1.5pt"/>
                  </w:pict>
                </mc:Fallback>
              </mc:AlternateContent>
            </w:r>
            <w:r w:rsidR="00D318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142241</wp:posOffset>
                      </wp:positionH>
                      <wp:positionV relativeFrom="paragraph">
                        <wp:posOffset>1184275</wp:posOffset>
                      </wp:positionV>
                      <wp:extent cx="419100" cy="13335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11.2pt;margin-top:93.25pt;width:33pt;height:1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" filled="f" strokecolor="red" strokeweight="1.5pt"/>
                  </w:pict>
                </mc:Fallback>
              </mc:AlternateContent>
            </w:r>
            <w:r w:rsidR="005E52A0">
              <w:rPr>
                <w:noProof/>
              </w:rPr>
              <w:drawing>
                <wp:inline distT="0" distB="0" distL="0" distR="0" wp14:anchorId="5C8A56B2" wp14:editId="422CE147">
                  <wp:extent cx="5052159" cy="17373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r="26369" b="54960"/>
                          <a:stretch/>
                        </pic:blipFill>
                        <pic:spPr bwMode="auto">
                          <a:xfrm>
                            <a:off x="0" y="0"/>
                            <a:ext cx="5052159" cy="173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4403E" w:rsidRDefault="0054403E">
            <w:pPr>
              <w:rPr>
                <w:rFonts w:ascii="Cambria" w:hAnsi="Cambria" w:cs="Calibri"/>
                <w:color w:val="000000"/>
              </w:rPr>
            </w:pPr>
          </w:p>
        </w:tc>
      </w:tr>
    </w:tbl>
    <w:p w:rsidR="008F138E" w:rsidRDefault="008F138E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023"/>
        <w:gridCol w:w="783"/>
        <w:gridCol w:w="1171"/>
        <w:gridCol w:w="4315"/>
        <w:gridCol w:w="438"/>
        <w:gridCol w:w="1818"/>
      </w:tblGrid>
      <w:tr w:rsidR="005E52A0" w:rsidTr="00EE27C7">
        <w:tc>
          <w:tcPr>
            <w:tcW w:w="2491" w:type="dxa"/>
            <w:gridSpan w:val="2"/>
            <w:vMerge w:val="restart"/>
          </w:tcPr>
          <w:p w:rsidR="005E52A0" w:rsidRDefault="005E52A0" w:rsidP="00E45FD0"/>
        </w:tc>
        <w:tc>
          <w:tcPr>
            <w:tcW w:w="783" w:type="dxa"/>
          </w:tcPr>
          <w:p w:rsidR="005E52A0" w:rsidRDefault="00D3182B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1c</w:t>
            </w:r>
          </w:p>
        </w:tc>
        <w:tc>
          <w:tcPr>
            <w:tcW w:w="1171" w:type="dxa"/>
          </w:tcPr>
          <w:p w:rsidR="005E52A0" w:rsidRDefault="00D3182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5E52A0" w:rsidRDefault="009F0F45" w:rsidP="00477F3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A confirmation will be shown after the transaction is executed.</w:t>
            </w:r>
          </w:p>
        </w:tc>
        <w:tc>
          <w:tcPr>
            <w:tcW w:w="2256" w:type="dxa"/>
            <w:gridSpan w:val="2"/>
          </w:tcPr>
          <w:p w:rsidR="005E52A0" w:rsidRDefault="005E52A0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9F0F45" w:rsidTr="009F0F45">
        <w:trPr>
          <w:trHeight w:val="845"/>
        </w:trPr>
        <w:tc>
          <w:tcPr>
            <w:tcW w:w="2491" w:type="dxa"/>
            <w:gridSpan w:val="2"/>
            <w:vMerge/>
          </w:tcPr>
          <w:p w:rsidR="009F0F45" w:rsidRDefault="009F0F45" w:rsidP="00E45FD0"/>
        </w:tc>
        <w:tc>
          <w:tcPr>
            <w:tcW w:w="8525" w:type="dxa"/>
            <w:gridSpan w:val="5"/>
          </w:tcPr>
          <w:p w:rsidR="009F0F45" w:rsidRDefault="009F0F45">
            <w:pPr>
              <w:rPr>
                <w:rFonts w:ascii="Cambria" w:hAnsi="Cambria" w:cs="Calibri"/>
                <w:color w:val="000000"/>
              </w:rPr>
            </w:pPr>
          </w:p>
          <w:p w:rsidR="009F0F45" w:rsidRDefault="00367000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5F957B7" wp14:editId="59A6FC84">
                      <wp:simplePos x="0" y="0"/>
                      <wp:positionH relativeFrom="column">
                        <wp:posOffset>3466465</wp:posOffset>
                      </wp:positionH>
                      <wp:positionV relativeFrom="paragraph">
                        <wp:posOffset>953135</wp:posOffset>
                      </wp:positionV>
                      <wp:extent cx="1228725" cy="78105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7810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8" o:spid="_x0000_s1026" style="position:absolute;margin-left:272.95pt;margin-top:75.05pt;width:96.75pt;height:61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" filled="f" strokecolor="red" strokeweight="1.5pt"/>
                  </w:pict>
                </mc:Fallback>
              </mc:AlternateContent>
            </w:r>
            <w:r w:rsidR="009F0F45">
              <w:rPr>
                <w:noProof/>
              </w:rPr>
              <w:drawing>
                <wp:inline distT="0" distB="0" distL="0" distR="0" wp14:anchorId="76324983" wp14:editId="023B2692">
                  <wp:extent cx="4931989" cy="210312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r="18449" b="38141"/>
                          <a:stretch/>
                        </pic:blipFill>
                        <pic:spPr bwMode="auto">
                          <a:xfrm>
                            <a:off x="0" y="0"/>
                            <a:ext cx="4931989" cy="2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4403E" w:rsidRDefault="0054403E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5E52A0" w:rsidTr="00EE27C7">
        <w:tc>
          <w:tcPr>
            <w:tcW w:w="2491" w:type="dxa"/>
            <w:gridSpan w:val="2"/>
            <w:vMerge/>
          </w:tcPr>
          <w:p w:rsidR="005E52A0" w:rsidRDefault="005E52A0" w:rsidP="00E45FD0"/>
        </w:tc>
        <w:tc>
          <w:tcPr>
            <w:tcW w:w="783" w:type="dxa"/>
          </w:tcPr>
          <w:p w:rsidR="005E52A0" w:rsidRDefault="000555D9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  <w:r w:rsidR="005E52A0">
              <w:rPr>
                <w:rFonts w:ascii="Cambria" w:hAnsi="Cambria" w:cs="Calibri"/>
                <w:color w:val="000000"/>
              </w:rPr>
              <w:t>a</w:t>
            </w:r>
          </w:p>
        </w:tc>
        <w:tc>
          <w:tcPr>
            <w:tcW w:w="1171" w:type="dxa"/>
          </w:tcPr>
          <w:p w:rsidR="005E52A0" w:rsidRDefault="005E52A0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5E52A0" w:rsidRDefault="008D3FF5" w:rsidP="00477F3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To process meter associated with a recycle lot. Click the radio button for recycle lot.</w:t>
            </w:r>
          </w:p>
        </w:tc>
        <w:tc>
          <w:tcPr>
            <w:tcW w:w="2256" w:type="dxa"/>
            <w:gridSpan w:val="2"/>
          </w:tcPr>
          <w:p w:rsidR="005E52A0" w:rsidRDefault="005E52A0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66699D" w:rsidTr="0066699D">
        <w:trPr>
          <w:trHeight w:val="1403"/>
        </w:trPr>
        <w:tc>
          <w:tcPr>
            <w:tcW w:w="2491" w:type="dxa"/>
            <w:gridSpan w:val="2"/>
            <w:vMerge/>
          </w:tcPr>
          <w:p w:rsidR="0066699D" w:rsidRDefault="0066699D" w:rsidP="00E45FD0"/>
        </w:tc>
        <w:tc>
          <w:tcPr>
            <w:tcW w:w="8525" w:type="dxa"/>
            <w:gridSpan w:val="5"/>
          </w:tcPr>
          <w:p w:rsidR="0066699D" w:rsidRDefault="0066699D" w:rsidP="005C7B04">
            <w:pPr>
              <w:rPr>
                <w:rFonts w:ascii="Cambria" w:hAnsi="Cambria" w:cs="Calibri"/>
                <w:color w:val="000000"/>
              </w:rPr>
            </w:pPr>
          </w:p>
          <w:p w:rsidR="0066699D" w:rsidRDefault="0066699D" w:rsidP="005C7B04">
            <w:pPr>
              <w:rPr>
                <w:rFonts w:ascii="Cambria" w:hAnsi="Cambria" w:cs="Calibri"/>
                <w:color w:val="000000"/>
              </w:rPr>
            </w:pPr>
          </w:p>
          <w:p w:rsidR="0066699D" w:rsidRDefault="00E90DB1" w:rsidP="005C7B04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2436BCF" wp14:editId="5F8BA397">
                      <wp:simplePos x="0" y="0"/>
                      <wp:positionH relativeFrom="column">
                        <wp:posOffset>1258692</wp:posOffset>
                      </wp:positionH>
                      <wp:positionV relativeFrom="paragraph">
                        <wp:posOffset>849522</wp:posOffset>
                      </wp:positionV>
                      <wp:extent cx="472602" cy="129297"/>
                      <wp:effectExtent l="0" t="0" r="22860" b="2349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2602" cy="129297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99.1pt;margin-top:66.9pt;width:37.2pt;height:10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" filled="f" strokecolor="red" strokeweight="1.5pt"/>
                  </w:pict>
                </mc:Fallback>
              </mc:AlternateContent>
            </w:r>
            <w:r w:rsidR="00B10716">
              <w:rPr>
                <w:noProof/>
              </w:rPr>
              <w:drawing>
                <wp:inline distT="0" distB="0" distL="0" distR="0" wp14:anchorId="0B0FBBF7" wp14:editId="75AA999E">
                  <wp:extent cx="4965740" cy="1737360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/>
                          <a:srcRect r="27171" b="54675"/>
                          <a:stretch/>
                        </pic:blipFill>
                        <pic:spPr bwMode="auto">
                          <a:xfrm>
                            <a:off x="0" y="0"/>
                            <a:ext cx="4965740" cy="173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6699D" w:rsidRDefault="0066699D" w:rsidP="005C7B04">
            <w:pPr>
              <w:rPr>
                <w:rFonts w:ascii="Cambria" w:hAnsi="Cambria" w:cs="Calibri"/>
                <w:color w:val="000000"/>
              </w:rPr>
            </w:pPr>
          </w:p>
          <w:p w:rsidR="0066699D" w:rsidRDefault="0066699D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5E52A0" w:rsidTr="00EE27C7">
        <w:tc>
          <w:tcPr>
            <w:tcW w:w="2491" w:type="dxa"/>
            <w:gridSpan w:val="2"/>
            <w:vMerge/>
          </w:tcPr>
          <w:p w:rsidR="005E52A0" w:rsidRDefault="005E52A0" w:rsidP="00E45FD0"/>
        </w:tc>
        <w:tc>
          <w:tcPr>
            <w:tcW w:w="783" w:type="dxa"/>
          </w:tcPr>
          <w:p w:rsidR="005E52A0" w:rsidRDefault="00E7511A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2b</w:t>
            </w:r>
          </w:p>
        </w:tc>
        <w:tc>
          <w:tcPr>
            <w:tcW w:w="1171" w:type="dxa"/>
          </w:tcPr>
          <w:p w:rsidR="005E52A0" w:rsidRDefault="005E52A0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5E52A0" w:rsidRDefault="007B395E" w:rsidP="00CC6CD8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Enter the material and the serial number (s) </w:t>
            </w:r>
            <w:r w:rsidR="00394A05">
              <w:rPr>
                <w:rFonts w:ascii="Cambria" w:hAnsi="Cambria" w:cs="Calibri"/>
                <w:color w:val="000000"/>
              </w:rPr>
              <w:t xml:space="preserve">for  the meters </w:t>
            </w:r>
            <w:r w:rsidR="00CC6CD8">
              <w:rPr>
                <w:rFonts w:ascii="Cambria" w:hAnsi="Cambria" w:cs="Calibri"/>
                <w:color w:val="000000"/>
              </w:rPr>
              <w:t>associated with the recycle lot</w:t>
            </w:r>
          </w:p>
        </w:tc>
        <w:tc>
          <w:tcPr>
            <w:tcW w:w="2256" w:type="dxa"/>
            <w:gridSpan w:val="2"/>
          </w:tcPr>
          <w:p w:rsidR="005E52A0" w:rsidRDefault="005E52A0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394A05" w:rsidTr="00027650">
        <w:tc>
          <w:tcPr>
            <w:tcW w:w="2491" w:type="dxa"/>
            <w:gridSpan w:val="2"/>
            <w:vMerge/>
          </w:tcPr>
          <w:p w:rsidR="00394A05" w:rsidRDefault="00394A05" w:rsidP="00E45FD0"/>
        </w:tc>
        <w:tc>
          <w:tcPr>
            <w:tcW w:w="8525" w:type="dxa"/>
            <w:gridSpan w:val="5"/>
          </w:tcPr>
          <w:p w:rsidR="00394A05" w:rsidRDefault="00394A05" w:rsidP="000173D2">
            <w:pPr>
              <w:rPr>
                <w:rFonts w:ascii="Cambria" w:hAnsi="Cambria" w:cs="Calibri"/>
                <w:color w:val="000000"/>
              </w:rPr>
            </w:pPr>
          </w:p>
          <w:p w:rsidR="00394A05" w:rsidRDefault="002A115E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CD426A7" wp14:editId="61DBB001">
                      <wp:simplePos x="0" y="0"/>
                      <wp:positionH relativeFrom="column">
                        <wp:posOffset>1190084</wp:posOffset>
                      </wp:positionH>
                      <wp:positionV relativeFrom="paragraph">
                        <wp:posOffset>1009153</wp:posOffset>
                      </wp:positionV>
                      <wp:extent cx="642796" cy="211248"/>
                      <wp:effectExtent l="0" t="0" r="24130" b="1778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2796" cy="21124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2" o:spid="_x0000_s1026" style="position:absolute;margin-left:93.7pt;margin-top:79.45pt;width:50.6pt;height:16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" filled="f" strokecolor="red" strokeweight="1.5pt"/>
                  </w:pict>
                </mc:Fallback>
              </mc:AlternateContent>
            </w:r>
            <w:r w:rsidR="00CC6CD8">
              <w:rPr>
                <w:noProof/>
              </w:rPr>
              <w:drawing>
                <wp:inline distT="0" distB="0" distL="0" distR="0" wp14:anchorId="43FC0050" wp14:editId="35A4D0C2">
                  <wp:extent cx="4962525" cy="164720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r="22837" b="53820"/>
                          <a:stretch/>
                        </pic:blipFill>
                        <pic:spPr bwMode="auto">
                          <a:xfrm>
                            <a:off x="0" y="0"/>
                            <a:ext cx="4958663" cy="164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94A05" w:rsidRDefault="00394A05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367000" w:rsidTr="003B328A">
        <w:trPr>
          <w:trHeight w:val="526"/>
        </w:trPr>
        <w:tc>
          <w:tcPr>
            <w:tcW w:w="2491" w:type="dxa"/>
            <w:gridSpan w:val="2"/>
            <w:vMerge/>
          </w:tcPr>
          <w:p w:rsidR="00367000" w:rsidRDefault="00367000" w:rsidP="00E45FD0"/>
        </w:tc>
        <w:tc>
          <w:tcPr>
            <w:tcW w:w="8525" w:type="dxa"/>
            <w:gridSpan w:val="5"/>
          </w:tcPr>
          <w:p w:rsidR="00367000" w:rsidRDefault="00367000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B548C9" w:rsidTr="00EE27C7">
        <w:tc>
          <w:tcPr>
            <w:tcW w:w="2491" w:type="dxa"/>
            <w:gridSpan w:val="2"/>
            <w:vMerge/>
          </w:tcPr>
          <w:p w:rsidR="00B548C9" w:rsidRDefault="00B548C9" w:rsidP="00E45FD0"/>
        </w:tc>
        <w:tc>
          <w:tcPr>
            <w:tcW w:w="783" w:type="dxa"/>
          </w:tcPr>
          <w:p w:rsidR="00B548C9" w:rsidRDefault="00E7511A" w:rsidP="00E7511A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2c</w:t>
            </w:r>
          </w:p>
        </w:tc>
        <w:tc>
          <w:tcPr>
            <w:tcW w:w="1171" w:type="dxa"/>
          </w:tcPr>
          <w:p w:rsidR="00B548C9" w:rsidRDefault="00B548C9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B548C9" w:rsidRDefault="00B548C9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on the execution icon (short-cut: F8).</w:t>
            </w:r>
          </w:p>
          <w:p w:rsidR="00B548C9" w:rsidRDefault="00B548C9" w:rsidP="00021705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  <w:gridSpan w:val="2"/>
          </w:tcPr>
          <w:p w:rsidR="00B548C9" w:rsidRDefault="00B548C9" w:rsidP="0002170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Remove the Simulation flag before execution</w:t>
            </w:r>
          </w:p>
        </w:tc>
      </w:tr>
      <w:tr w:rsidR="00B548C9" w:rsidTr="00B548C9">
        <w:trPr>
          <w:trHeight w:val="1007"/>
        </w:trPr>
        <w:tc>
          <w:tcPr>
            <w:tcW w:w="2491" w:type="dxa"/>
            <w:gridSpan w:val="2"/>
            <w:vMerge/>
          </w:tcPr>
          <w:p w:rsidR="00B548C9" w:rsidRDefault="00B548C9" w:rsidP="00E45FD0"/>
        </w:tc>
        <w:tc>
          <w:tcPr>
            <w:tcW w:w="8525" w:type="dxa"/>
            <w:gridSpan w:val="5"/>
          </w:tcPr>
          <w:p w:rsidR="00B548C9" w:rsidRDefault="00B548C9" w:rsidP="000173D2">
            <w:pPr>
              <w:rPr>
                <w:rFonts w:ascii="Cambria" w:hAnsi="Cambria" w:cs="Calibri"/>
                <w:color w:val="000000"/>
              </w:rPr>
            </w:pPr>
          </w:p>
          <w:p w:rsidR="00B548C9" w:rsidRDefault="00E91883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EE97833" wp14:editId="2DB4E836">
                      <wp:simplePos x="0" y="0"/>
                      <wp:positionH relativeFrom="column">
                        <wp:posOffset>90898</wp:posOffset>
                      </wp:positionH>
                      <wp:positionV relativeFrom="paragraph">
                        <wp:posOffset>1316185</wp:posOffset>
                      </wp:positionV>
                      <wp:extent cx="437321" cy="96442"/>
                      <wp:effectExtent l="0" t="0" r="20320" b="1841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321" cy="96442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7.15pt;margin-top:103.65pt;width:34.45pt;height:7.6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" filled="f" strokecolor="red" strokeweight="1.5pt"/>
                  </w:pict>
                </mc:Fallback>
              </mc:AlternateContent>
            </w:r>
            <w:r w:rsidR="003708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03D357D" wp14:editId="1739B608">
                      <wp:simplePos x="0" y="0"/>
                      <wp:positionH relativeFrom="column">
                        <wp:posOffset>1156888</wp:posOffset>
                      </wp:positionH>
                      <wp:positionV relativeFrom="paragraph">
                        <wp:posOffset>789726</wp:posOffset>
                      </wp:positionV>
                      <wp:extent cx="458709" cy="111660"/>
                      <wp:effectExtent l="0" t="0" r="17780" b="2222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709" cy="1116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" o:spid="_x0000_s1026" style="position:absolute;margin-left:91.1pt;margin-top:62.2pt;width:36.1pt;height:8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" filled="f" strokecolor="red" strokeweight="1.5pt"/>
                  </w:pict>
                </mc:Fallback>
              </mc:AlternateContent>
            </w:r>
            <w:r w:rsidR="002A115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C091E89" wp14:editId="24E52824">
                      <wp:simplePos x="0" y="0"/>
                      <wp:positionH relativeFrom="column">
                        <wp:posOffset>91597</wp:posOffset>
                      </wp:positionH>
                      <wp:positionV relativeFrom="paragraph">
                        <wp:posOffset>521140</wp:posOffset>
                      </wp:positionV>
                      <wp:extent cx="132784" cy="108642"/>
                      <wp:effectExtent l="0" t="0" r="19685" b="2476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84" cy="108642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3" o:spid="_x0000_s1026" style="position:absolute;margin-left:7.2pt;margin-top:41.05pt;width:10.45pt;height:8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" filled="f" strokecolor="red" strokeweight="1.5pt"/>
                  </w:pict>
                </mc:Fallback>
              </mc:AlternateContent>
            </w:r>
            <w:r w:rsidR="00B548C9">
              <w:rPr>
                <w:noProof/>
              </w:rPr>
              <w:drawing>
                <wp:inline distT="0" distB="0" distL="0" distR="0" wp14:anchorId="0641B3AA" wp14:editId="21963848">
                  <wp:extent cx="4962525" cy="164720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r="22837" b="53820"/>
                          <a:stretch/>
                        </pic:blipFill>
                        <pic:spPr bwMode="auto">
                          <a:xfrm>
                            <a:off x="0" y="0"/>
                            <a:ext cx="4962525" cy="1647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91883" w:rsidRDefault="00E91883" w:rsidP="000173D2">
            <w:pPr>
              <w:rPr>
                <w:rFonts w:ascii="Cambria" w:hAnsi="Cambria" w:cs="Calibri"/>
                <w:color w:val="000000"/>
              </w:rPr>
            </w:pPr>
          </w:p>
          <w:p w:rsidR="00B548C9" w:rsidRDefault="00B548C9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B548C9" w:rsidTr="00EE27C7">
        <w:tc>
          <w:tcPr>
            <w:tcW w:w="2491" w:type="dxa"/>
            <w:gridSpan w:val="2"/>
            <w:vMerge/>
          </w:tcPr>
          <w:p w:rsidR="00B548C9" w:rsidRDefault="00B548C9" w:rsidP="00E45FD0"/>
        </w:tc>
        <w:tc>
          <w:tcPr>
            <w:tcW w:w="783" w:type="dxa"/>
          </w:tcPr>
          <w:p w:rsidR="00B548C9" w:rsidRDefault="00E7511A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2d</w:t>
            </w:r>
          </w:p>
        </w:tc>
        <w:tc>
          <w:tcPr>
            <w:tcW w:w="1171" w:type="dxa"/>
          </w:tcPr>
          <w:p w:rsidR="00B548C9" w:rsidRDefault="00E7511A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B548C9" w:rsidRDefault="00E7511A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Online confirmation that </w:t>
            </w:r>
            <w:r w:rsidR="00E63BCA">
              <w:rPr>
                <w:rFonts w:ascii="Cambria" w:hAnsi="Cambria" w:cs="Calibri"/>
                <w:color w:val="000000"/>
              </w:rPr>
              <w:t>“</w:t>
            </w:r>
            <w:proofErr w:type="spellStart"/>
            <w:r w:rsidR="00E63BCA" w:rsidRPr="00E63BCA">
              <w:rPr>
                <w:rFonts w:ascii="Cambria" w:hAnsi="Cambria" w:cs="Calibri"/>
                <w:color w:val="000000"/>
              </w:rPr>
              <w:t>DeRegistration</w:t>
            </w:r>
            <w:proofErr w:type="spellEnd"/>
            <w:r w:rsidR="00E63BCA" w:rsidRPr="00E63BCA">
              <w:rPr>
                <w:rFonts w:ascii="Cambria" w:hAnsi="Cambria" w:cs="Calibri"/>
                <w:color w:val="000000"/>
              </w:rPr>
              <w:t xml:space="preserve"> Service Triggered Successfully</w:t>
            </w:r>
            <w:r w:rsidR="00E63BCA">
              <w:rPr>
                <w:rFonts w:ascii="Cambria" w:hAnsi="Cambria" w:cs="Calibri"/>
                <w:color w:val="000000"/>
              </w:rPr>
              <w:t>”</w:t>
            </w:r>
          </w:p>
        </w:tc>
        <w:tc>
          <w:tcPr>
            <w:tcW w:w="2256" w:type="dxa"/>
            <w:gridSpan w:val="2"/>
          </w:tcPr>
          <w:p w:rsidR="00B548C9" w:rsidRDefault="00B548C9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7511A" w:rsidTr="006C7A7D">
        <w:tc>
          <w:tcPr>
            <w:tcW w:w="2491" w:type="dxa"/>
            <w:gridSpan w:val="2"/>
            <w:vMerge/>
          </w:tcPr>
          <w:p w:rsidR="00E7511A" w:rsidRDefault="00E7511A" w:rsidP="00E45FD0"/>
        </w:tc>
        <w:tc>
          <w:tcPr>
            <w:tcW w:w="8525" w:type="dxa"/>
            <w:gridSpan w:val="5"/>
          </w:tcPr>
          <w:p w:rsidR="00E7511A" w:rsidRDefault="00E7511A" w:rsidP="000173D2">
            <w:pPr>
              <w:rPr>
                <w:rFonts w:ascii="Cambria" w:hAnsi="Cambria" w:cs="Calibri"/>
                <w:color w:val="000000"/>
              </w:rPr>
            </w:pPr>
          </w:p>
          <w:p w:rsidR="00E7511A" w:rsidRDefault="00E91883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AF9EC7D" wp14:editId="00F23215">
                      <wp:simplePos x="0" y="0"/>
                      <wp:positionH relativeFrom="column">
                        <wp:posOffset>3578044</wp:posOffset>
                      </wp:positionH>
                      <wp:positionV relativeFrom="paragraph">
                        <wp:posOffset>958297</wp:posOffset>
                      </wp:positionV>
                      <wp:extent cx="1175657" cy="232064"/>
                      <wp:effectExtent l="0" t="0" r="24765" b="158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5657" cy="232064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281.75pt;margin-top:75.45pt;width:92.55pt;height:1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" filled="f" strokecolor="red" strokeweight="1.5pt"/>
                  </w:pict>
                </mc:Fallback>
              </mc:AlternateContent>
            </w:r>
            <w:r w:rsidR="00E7511A">
              <w:rPr>
                <w:noProof/>
              </w:rPr>
              <w:drawing>
                <wp:inline distT="0" distB="0" distL="0" distR="0" wp14:anchorId="66780BB8" wp14:editId="2666859C">
                  <wp:extent cx="5041265" cy="1554480"/>
                  <wp:effectExtent l="0" t="0" r="6985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/>
                          <a:srcRect r="18923" b="55530"/>
                          <a:stretch/>
                        </pic:blipFill>
                        <pic:spPr bwMode="auto">
                          <a:xfrm>
                            <a:off x="0" y="0"/>
                            <a:ext cx="5041265" cy="1554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7511A" w:rsidRDefault="00E7511A" w:rsidP="000173D2">
            <w:pPr>
              <w:rPr>
                <w:rFonts w:ascii="Cambria" w:hAnsi="Cambria" w:cs="Calibri"/>
                <w:color w:val="000000"/>
              </w:rPr>
            </w:pPr>
          </w:p>
          <w:p w:rsidR="00E7511A" w:rsidRDefault="00E7511A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B548C9" w:rsidTr="00EE27C7">
        <w:tc>
          <w:tcPr>
            <w:tcW w:w="2491" w:type="dxa"/>
            <w:gridSpan w:val="2"/>
            <w:vMerge/>
          </w:tcPr>
          <w:p w:rsidR="00B548C9" w:rsidRDefault="00B548C9" w:rsidP="00E45FD0"/>
        </w:tc>
        <w:tc>
          <w:tcPr>
            <w:tcW w:w="783" w:type="dxa"/>
          </w:tcPr>
          <w:p w:rsidR="00B548C9" w:rsidRDefault="00E91883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1171" w:type="dxa"/>
          </w:tcPr>
          <w:p w:rsidR="00B548C9" w:rsidRDefault="00E91883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B548C9" w:rsidRDefault="00E91883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For both options, an email confirmation will be sent to </w:t>
            </w:r>
            <w:r w:rsidRPr="00E91883">
              <w:rPr>
                <w:rFonts w:ascii="Cambria" w:hAnsi="Cambria" w:cs="Calibri"/>
                <w:color w:val="000000"/>
              </w:rPr>
              <w:t>the Joint MTC-SEOC P.O. Box</w:t>
            </w:r>
            <w:r w:rsidR="00EB4F95"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2256" w:type="dxa"/>
            <w:gridSpan w:val="2"/>
          </w:tcPr>
          <w:p w:rsidR="00B548C9" w:rsidRDefault="00B548C9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B4F95" w:rsidTr="003801F9">
        <w:tc>
          <w:tcPr>
            <w:tcW w:w="2491" w:type="dxa"/>
            <w:gridSpan w:val="2"/>
            <w:vMerge/>
          </w:tcPr>
          <w:p w:rsidR="00EB4F95" w:rsidRDefault="00EB4F95" w:rsidP="00E45FD0"/>
        </w:tc>
        <w:tc>
          <w:tcPr>
            <w:tcW w:w="8525" w:type="dxa"/>
            <w:gridSpan w:val="5"/>
          </w:tcPr>
          <w:p w:rsidR="00EB4F95" w:rsidRDefault="00EB4F95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B548C9" w:rsidTr="00EF5072">
        <w:tc>
          <w:tcPr>
            <w:tcW w:w="468" w:type="dxa"/>
            <w:shd w:val="clear" w:color="auto" w:fill="000000" w:themeFill="text1"/>
          </w:tcPr>
          <w:p w:rsidR="00B548C9" w:rsidRDefault="00B548C9" w:rsidP="00B57797"/>
        </w:tc>
        <w:tc>
          <w:tcPr>
            <w:tcW w:w="2023" w:type="dxa"/>
            <w:shd w:val="clear" w:color="auto" w:fill="000000" w:themeFill="text1"/>
          </w:tcPr>
          <w:p w:rsidR="00B548C9" w:rsidRDefault="00B548C9" w:rsidP="00E45FD0"/>
        </w:tc>
        <w:tc>
          <w:tcPr>
            <w:tcW w:w="783" w:type="dxa"/>
            <w:shd w:val="clear" w:color="auto" w:fill="000000" w:themeFill="text1"/>
          </w:tcPr>
          <w:p w:rsidR="00B548C9" w:rsidRDefault="00B548C9" w:rsidP="007B58EE">
            <w:pPr>
              <w:jc w:val="right"/>
            </w:pPr>
          </w:p>
        </w:tc>
        <w:tc>
          <w:tcPr>
            <w:tcW w:w="1171" w:type="dxa"/>
            <w:shd w:val="clear" w:color="auto" w:fill="000000" w:themeFill="text1"/>
          </w:tcPr>
          <w:p w:rsidR="00B548C9" w:rsidRDefault="00B548C9" w:rsidP="00E45FD0"/>
        </w:tc>
        <w:tc>
          <w:tcPr>
            <w:tcW w:w="4753" w:type="dxa"/>
            <w:gridSpan w:val="2"/>
            <w:shd w:val="clear" w:color="auto" w:fill="000000" w:themeFill="text1"/>
          </w:tcPr>
          <w:p w:rsidR="00B548C9" w:rsidRPr="00A35772" w:rsidRDefault="00B548C9" w:rsidP="00A357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shd w:val="clear" w:color="auto" w:fill="000000" w:themeFill="text1"/>
          </w:tcPr>
          <w:p w:rsidR="00B548C9" w:rsidRDefault="00B548C9" w:rsidP="00E45FD0"/>
        </w:tc>
      </w:tr>
      <w:tr w:rsidR="00B548C9" w:rsidTr="00EF5072">
        <w:tc>
          <w:tcPr>
            <w:tcW w:w="468" w:type="dxa"/>
            <w:shd w:val="clear" w:color="auto" w:fill="000000" w:themeFill="text1"/>
          </w:tcPr>
          <w:p w:rsidR="00B548C9" w:rsidRDefault="00B548C9" w:rsidP="00E45FD0"/>
        </w:tc>
        <w:tc>
          <w:tcPr>
            <w:tcW w:w="2023" w:type="dxa"/>
            <w:shd w:val="clear" w:color="auto" w:fill="000000" w:themeFill="text1"/>
          </w:tcPr>
          <w:p w:rsidR="00B548C9" w:rsidRDefault="00B548C9" w:rsidP="00E45FD0"/>
        </w:tc>
        <w:tc>
          <w:tcPr>
            <w:tcW w:w="783" w:type="dxa"/>
            <w:shd w:val="clear" w:color="auto" w:fill="000000" w:themeFill="text1"/>
          </w:tcPr>
          <w:p w:rsidR="00B548C9" w:rsidRDefault="00B548C9" w:rsidP="00E45FD0"/>
        </w:tc>
        <w:tc>
          <w:tcPr>
            <w:tcW w:w="1171" w:type="dxa"/>
            <w:shd w:val="clear" w:color="auto" w:fill="000000" w:themeFill="text1"/>
          </w:tcPr>
          <w:p w:rsidR="00B548C9" w:rsidRDefault="00B548C9" w:rsidP="00E45FD0"/>
        </w:tc>
        <w:tc>
          <w:tcPr>
            <w:tcW w:w="4753" w:type="dxa"/>
            <w:gridSpan w:val="2"/>
            <w:shd w:val="clear" w:color="auto" w:fill="000000" w:themeFill="text1"/>
          </w:tcPr>
          <w:p w:rsidR="00B548C9" w:rsidRPr="00A35772" w:rsidRDefault="00B548C9" w:rsidP="00A357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shd w:val="clear" w:color="auto" w:fill="000000" w:themeFill="text1"/>
          </w:tcPr>
          <w:p w:rsidR="00B548C9" w:rsidRDefault="00B548C9" w:rsidP="00E45FD0"/>
        </w:tc>
      </w:tr>
    </w:tbl>
    <w:p w:rsidR="00E45FD0" w:rsidRDefault="00E45FD0" w:rsidP="00E45FD0">
      <w:pPr>
        <w:spacing w:line="240" w:lineRule="auto"/>
      </w:pPr>
    </w:p>
    <w:p w:rsidR="00822E4F" w:rsidRDefault="00822E4F" w:rsidP="00822E4F">
      <w:pPr>
        <w:ind w:left="1080"/>
      </w:pPr>
    </w:p>
    <w:p w:rsidR="00EF3E38" w:rsidRDefault="000573C2" w:rsidP="0070606C">
      <w:pPr>
        <w:ind w:left="720"/>
        <w:rPr>
          <w:rFonts w:ascii="Arial" w:hAnsi="Arial" w:cs="Arial"/>
          <w:sz w:val="20"/>
          <w:szCs w:val="20"/>
        </w:rPr>
      </w:pPr>
      <w:r>
        <w:br/>
      </w:r>
    </w:p>
    <w:p w:rsidR="00884B4E" w:rsidRDefault="00884B4E" w:rsidP="0070606C">
      <w:pPr>
        <w:ind w:left="720"/>
        <w:rPr>
          <w:rFonts w:ascii="Arial" w:hAnsi="Arial" w:cs="Arial"/>
          <w:sz w:val="20"/>
          <w:szCs w:val="20"/>
        </w:rPr>
      </w:pPr>
    </w:p>
    <w:p w:rsidR="00884B4E" w:rsidRDefault="00884B4E" w:rsidP="0070606C">
      <w:pPr>
        <w:ind w:left="720"/>
        <w:rPr>
          <w:rFonts w:ascii="Arial" w:hAnsi="Arial" w:cs="Arial"/>
          <w:sz w:val="20"/>
          <w:szCs w:val="20"/>
        </w:rPr>
      </w:pPr>
    </w:p>
    <w:p w:rsidR="00884B4E" w:rsidRDefault="00884B4E" w:rsidP="0070606C">
      <w:pPr>
        <w:ind w:left="720"/>
        <w:rPr>
          <w:rFonts w:ascii="Arial" w:hAnsi="Arial" w:cs="Arial"/>
          <w:sz w:val="20"/>
          <w:szCs w:val="20"/>
        </w:rPr>
      </w:pPr>
    </w:p>
    <w:p w:rsidR="00362536" w:rsidRDefault="00362536" w:rsidP="00884B4E">
      <w:pPr>
        <w:pStyle w:val="BodyTextBoldCenter"/>
        <w:jc w:val="left"/>
        <w:rPr>
          <w:rFonts w:ascii="Arial" w:hAnsi="Arial" w:cs="Arial"/>
          <w:color w:val="auto"/>
          <w:sz w:val="24"/>
          <w:szCs w:val="24"/>
        </w:rPr>
      </w:pPr>
    </w:p>
    <w:p w:rsidR="00884B4E" w:rsidRPr="00D61CA7" w:rsidRDefault="00884B4E" w:rsidP="00884B4E">
      <w:pPr>
        <w:pStyle w:val="BodyTextBoldCenter"/>
        <w:jc w:val="left"/>
        <w:rPr>
          <w:rFonts w:ascii="Arial" w:hAnsi="Arial" w:cs="Arial"/>
          <w:sz w:val="24"/>
          <w:szCs w:val="24"/>
        </w:rPr>
      </w:pPr>
      <w:bookmarkStart w:id="2" w:name="_GoBack"/>
      <w:bookmarkEnd w:id="2"/>
      <w:r>
        <w:rPr>
          <w:rFonts w:ascii="Arial" w:hAnsi="Arial" w:cs="Arial"/>
          <w:color w:val="auto"/>
          <w:sz w:val="24"/>
          <w:szCs w:val="24"/>
        </w:rPr>
        <w:tab/>
      </w:r>
      <w:r w:rsidRPr="00D61CA7">
        <w:rPr>
          <w:rFonts w:ascii="Arial" w:hAnsi="Arial" w:cs="Arial"/>
          <w:color w:val="auto"/>
          <w:sz w:val="24"/>
          <w:szCs w:val="24"/>
        </w:rPr>
        <w:t>Revision History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81"/>
        <w:gridCol w:w="2700"/>
        <w:gridCol w:w="1530"/>
        <w:gridCol w:w="3631"/>
      </w:tblGrid>
      <w:tr w:rsidR="00884B4E" w:rsidRPr="00066E39" w:rsidTr="004306D4">
        <w:trPr>
          <w:jc w:val="center"/>
        </w:trPr>
        <w:tc>
          <w:tcPr>
            <w:tcW w:w="1381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2700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Author(s)</w:t>
            </w:r>
          </w:p>
        </w:tc>
        <w:tc>
          <w:tcPr>
            <w:tcW w:w="1530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631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Significant Changes</w:t>
            </w: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92134">
              <w:rPr>
                <w:rFonts w:ascii="Arial" w:hAnsi="Arial" w:cs="Arial"/>
                <w:sz w:val="20"/>
                <w:szCs w:val="20"/>
              </w:rPr>
              <w:t>Legodile Kwapa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09/18/14</w:t>
            </w: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Draft</w:t>
            </w: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70621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84B4E" w:rsidRDefault="00884B4E" w:rsidP="0070606C">
      <w:pPr>
        <w:ind w:left="720"/>
        <w:rPr>
          <w:rFonts w:ascii="Arial" w:hAnsi="Arial" w:cs="Arial"/>
          <w:sz w:val="20"/>
          <w:szCs w:val="20"/>
        </w:rPr>
      </w:pPr>
    </w:p>
    <w:sectPr w:rsidR="00884B4E" w:rsidSect="00C84AAA">
      <w:headerReference w:type="default" r:id="rId22"/>
      <w:footerReference w:type="default" r:id="rId23"/>
      <w:type w:val="continuous"/>
      <w:pgSz w:w="12240" w:h="15840" w:code="1"/>
      <w:pgMar w:top="2070" w:right="720" w:bottom="576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DE2" w:rsidRDefault="00E92DE2" w:rsidP="00725EB0">
      <w:pPr>
        <w:spacing w:after="0" w:line="240" w:lineRule="auto"/>
      </w:pPr>
      <w:r>
        <w:separator/>
      </w:r>
    </w:p>
  </w:endnote>
  <w:endnote w:type="continuationSeparator" w:id="0">
    <w:p w:rsidR="00E92DE2" w:rsidRDefault="00E92DE2" w:rsidP="0072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old">
    <w:panose1 w:val="020B07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0000306"/>
      <w:docPartObj>
        <w:docPartGallery w:val="Page Numbers (Bottom of Page)"/>
        <w:docPartUnique/>
      </w:docPartObj>
    </w:sdtPr>
    <w:sdtEndPr/>
    <w:sdtContent>
      <w:sdt>
        <w:sdtPr>
          <w:id w:val="7881489"/>
          <w:docPartObj>
            <w:docPartGallery w:val="Page Numbers (Top of Page)"/>
            <w:docPartUnique/>
          </w:docPartObj>
        </w:sdtPr>
        <w:sdtEndPr/>
        <w:sdtContent>
          <w:p w:rsidR="007F3EA5" w:rsidRDefault="007F3EA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253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253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3EA5" w:rsidRDefault="007F3E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DE2" w:rsidRDefault="00E92DE2" w:rsidP="00725EB0">
      <w:pPr>
        <w:spacing w:after="0" w:line="240" w:lineRule="auto"/>
      </w:pPr>
      <w:r>
        <w:separator/>
      </w:r>
    </w:p>
  </w:footnote>
  <w:footnote w:type="continuationSeparator" w:id="0">
    <w:p w:rsidR="00E92DE2" w:rsidRDefault="00E92DE2" w:rsidP="00725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EA5" w:rsidRDefault="007F3EA5" w:rsidP="00725EB0">
    <w:pPr>
      <w:pStyle w:val="Header"/>
      <w:jc w:val="center"/>
      <w:rPr>
        <w:b/>
        <w:sz w:val="24"/>
        <w:szCs w:val="24"/>
      </w:rPr>
    </w:pPr>
    <w:r w:rsidRPr="00826234">
      <w:rPr>
        <w:rFonts w:ascii="Arial" w:hAnsi="Arial" w:cs="Arial"/>
        <w:b/>
        <w:bCs/>
        <w:noProof/>
        <w:color w:val="206FB0"/>
        <w:sz w:val="24"/>
        <w:szCs w:val="24"/>
      </w:rPr>
      <w:drawing>
        <wp:anchor distT="0" distB="0" distL="114300" distR="114300" simplePos="0" relativeHeight="251661312" behindDoc="1" locked="0" layoutInCell="1" allowOverlap="1" wp14:anchorId="454289EE" wp14:editId="24B23D17">
          <wp:simplePos x="0" y="0"/>
          <wp:positionH relativeFrom="column">
            <wp:posOffset>5399405</wp:posOffset>
          </wp:positionH>
          <wp:positionV relativeFrom="paragraph">
            <wp:posOffset>-26366</wp:posOffset>
          </wp:positionV>
          <wp:extent cx="1531620" cy="509270"/>
          <wp:effectExtent l="0" t="0" r="0" b="508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4DE55B9" wp14:editId="408B8727">
          <wp:simplePos x="0" y="0"/>
          <wp:positionH relativeFrom="column">
            <wp:posOffset>33020</wp:posOffset>
          </wp:positionH>
          <wp:positionV relativeFrom="paragraph">
            <wp:posOffset>-51766</wp:posOffset>
          </wp:positionV>
          <wp:extent cx="1504950" cy="623570"/>
          <wp:effectExtent l="0" t="0" r="0" b="5080"/>
          <wp:wrapNone/>
          <wp:docPr id="11" name="Picture 11" descr="BT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S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F3EA5" w:rsidRDefault="007F3EA5" w:rsidP="00725EB0">
    <w:pPr>
      <w:pStyle w:val="Header"/>
      <w:jc w:val="center"/>
      <w:rPr>
        <w:b/>
        <w:sz w:val="24"/>
        <w:szCs w:val="24"/>
      </w:rPr>
    </w:pPr>
  </w:p>
  <w:p w:rsidR="007F3EA5" w:rsidRDefault="007F3EA5" w:rsidP="00725EB0">
    <w:pPr>
      <w:pStyle w:val="Header"/>
      <w:jc w:val="center"/>
      <w:rPr>
        <w:b/>
        <w:sz w:val="24"/>
        <w:szCs w:val="24"/>
      </w:rPr>
    </w:pPr>
  </w:p>
  <w:p w:rsidR="007F3EA5" w:rsidRDefault="002F31C9" w:rsidP="007137E7">
    <w:pPr>
      <w:pStyle w:val="Header"/>
      <w:jc w:val="center"/>
      <w:rPr>
        <w:b/>
        <w:sz w:val="20"/>
        <w:szCs w:val="20"/>
      </w:rPr>
    </w:pPr>
    <w:r>
      <w:rPr>
        <w:b/>
        <w:sz w:val="20"/>
        <w:szCs w:val="20"/>
      </w:rPr>
      <w:t>Meter De-Provisioning in Open Way Collection Engine</w:t>
    </w:r>
  </w:p>
  <w:p w:rsidR="007F3EA5" w:rsidRDefault="007F3EA5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A77C38B" wp14:editId="2F956797">
          <wp:simplePos x="0" y="0"/>
          <wp:positionH relativeFrom="column">
            <wp:posOffset>-480060</wp:posOffset>
          </wp:positionH>
          <wp:positionV relativeFrom="paragraph">
            <wp:posOffset>66979</wp:posOffset>
          </wp:positionV>
          <wp:extent cx="7824083" cy="246423"/>
          <wp:effectExtent l="0" t="0" r="5715" b="1270"/>
          <wp:wrapNone/>
          <wp:docPr id="12" name="Picture 12" descr="Topb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opb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4083" cy="2464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B83B"/>
      </v:shape>
    </w:pict>
  </w:numPicBullet>
  <w:abstractNum w:abstractNumId="0">
    <w:nsid w:val="09A230B1"/>
    <w:multiLevelType w:val="hybridMultilevel"/>
    <w:tmpl w:val="8AD6941E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443E2"/>
    <w:multiLevelType w:val="hybridMultilevel"/>
    <w:tmpl w:val="164CB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12AD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82754E"/>
    <w:multiLevelType w:val="hybridMultilevel"/>
    <w:tmpl w:val="FFB45EC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9B3B9C"/>
    <w:multiLevelType w:val="hybridMultilevel"/>
    <w:tmpl w:val="1B1444A0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D1153"/>
    <w:multiLevelType w:val="hybridMultilevel"/>
    <w:tmpl w:val="3FB2F972"/>
    <w:lvl w:ilvl="0" w:tplc="1510804A">
      <w:start w:val="1"/>
      <w:numFmt w:val="bullet"/>
      <w:lvlText w:val="-"/>
      <w:lvlJc w:val="left"/>
      <w:pPr>
        <w:ind w:left="14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5">
    <w:nsid w:val="33B44E3C"/>
    <w:multiLevelType w:val="hybridMultilevel"/>
    <w:tmpl w:val="10DC05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BD711C"/>
    <w:multiLevelType w:val="hybridMultilevel"/>
    <w:tmpl w:val="232C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46258"/>
    <w:multiLevelType w:val="hybridMultilevel"/>
    <w:tmpl w:val="D1B0FF36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FFB2FAB"/>
    <w:multiLevelType w:val="hybridMultilevel"/>
    <w:tmpl w:val="EBCA589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CD06D4"/>
    <w:multiLevelType w:val="hybridMultilevel"/>
    <w:tmpl w:val="94422E1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1C7585"/>
    <w:multiLevelType w:val="hybridMultilevel"/>
    <w:tmpl w:val="10947BE4"/>
    <w:lvl w:ilvl="0" w:tplc="B07060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463FBB"/>
    <w:multiLevelType w:val="hybridMultilevel"/>
    <w:tmpl w:val="3E2EB3EA"/>
    <w:lvl w:ilvl="0" w:tplc="1510804A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2">
    <w:nsid w:val="4A5E4114"/>
    <w:multiLevelType w:val="hybridMultilevel"/>
    <w:tmpl w:val="B344C4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6C58DA"/>
    <w:multiLevelType w:val="hybridMultilevel"/>
    <w:tmpl w:val="DD5E02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1EE4B9F"/>
    <w:multiLevelType w:val="hybridMultilevel"/>
    <w:tmpl w:val="C33AFE2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AC4267"/>
    <w:multiLevelType w:val="hybridMultilevel"/>
    <w:tmpl w:val="6C98A51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7580566"/>
    <w:multiLevelType w:val="hybridMultilevel"/>
    <w:tmpl w:val="BA1072A8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EB1288"/>
    <w:multiLevelType w:val="hybridMultilevel"/>
    <w:tmpl w:val="95E4AF06"/>
    <w:lvl w:ilvl="0" w:tplc="2230F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F7794D"/>
    <w:multiLevelType w:val="hybridMultilevel"/>
    <w:tmpl w:val="9DE0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F1320D"/>
    <w:multiLevelType w:val="hybridMultilevel"/>
    <w:tmpl w:val="8F181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645F67"/>
    <w:multiLevelType w:val="hybridMultilevel"/>
    <w:tmpl w:val="9702A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F86EBB"/>
    <w:multiLevelType w:val="hybridMultilevel"/>
    <w:tmpl w:val="0442AFB6"/>
    <w:lvl w:ilvl="0" w:tplc="2230F1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32A5881"/>
    <w:multiLevelType w:val="hybridMultilevel"/>
    <w:tmpl w:val="4A7868E6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3321AD"/>
    <w:multiLevelType w:val="hybridMultilevel"/>
    <w:tmpl w:val="94422E1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353C1F"/>
    <w:multiLevelType w:val="hybridMultilevel"/>
    <w:tmpl w:val="8F3ED4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4"/>
  </w:num>
  <w:num w:numId="3">
    <w:abstractNumId w:val="7"/>
  </w:num>
  <w:num w:numId="4">
    <w:abstractNumId w:val="23"/>
  </w:num>
  <w:num w:numId="5">
    <w:abstractNumId w:val="5"/>
  </w:num>
  <w:num w:numId="6">
    <w:abstractNumId w:val="9"/>
  </w:num>
  <w:num w:numId="7">
    <w:abstractNumId w:val="17"/>
  </w:num>
  <w:num w:numId="8">
    <w:abstractNumId w:val="21"/>
  </w:num>
  <w:num w:numId="9">
    <w:abstractNumId w:val="4"/>
  </w:num>
  <w:num w:numId="10">
    <w:abstractNumId w:val="11"/>
  </w:num>
  <w:num w:numId="11">
    <w:abstractNumId w:val="15"/>
  </w:num>
  <w:num w:numId="12">
    <w:abstractNumId w:val="0"/>
  </w:num>
  <w:num w:numId="13">
    <w:abstractNumId w:val="8"/>
  </w:num>
  <w:num w:numId="14">
    <w:abstractNumId w:val="2"/>
  </w:num>
  <w:num w:numId="15">
    <w:abstractNumId w:val="22"/>
  </w:num>
  <w:num w:numId="16">
    <w:abstractNumId w:val="3"/>
  </w:num>
  <w:num w:numId="17">
    <w:abstractNumId w:val="14"/>
  </w:num>
  <w:num w:numId="18">
    <w:abstractNumId w:val="16"/>
  </w:num>
  <w:num w:numId="19">
    <w:abstractNumId w:val="13"/>
  </w:num>
  <w:num w:numId="20">
    <w:abstractNumId w:val="10"/>
  </w:num>
  <w:num w:numId="21">
    <w:abstractNumId w:val="20"/>
  </w:num>
  <w:num w:numId="22">
    <w:abstractNumId w:val="12"/>
  </w:num>
  <w:num w:numId="23">
    <w:abstractNumId w:val="6"/>
  </w:num>
  <w:num w:numId="24">
    <w:abstractNumId w:val="18"/>
  </w:num>
  <w:num w:numId="2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A0E"/>
    <w:rsid w:val="000009FA"/>
    <w:rsid w:val="00002511"/>
    <w:rsid w:val="0001162E"/>
    <w:rsid w:val="0001560B"/>
    <w:rsid w:val="00027C1F"/>
    <w:rsid w:val="00035368"/>
    <w:rsid w:val="00036A4C"/>
    <w:rsid w:val="00043EA8"/>
    <w:rsid w:val="000441BC"/>
    <w:rsid w:val="0004448C"/>
    <w:rsid w:val="000555D9"/>
    <w:rsid w:val="0005680E"/>
    <w:rsid w:val="000573C2"/>
    <w:rsid w:val="00066223"/>
    <w:rsid w:val="000757F9"/>
    <w:rsid w:val="0008238C"/>
    <w:rsid w:val="00085CC3"/>
    <w:rsid w:val="00094CA8"/>
    <w:rsid w:val="00096D90"/>
    <w:rsid w:val="00097F11"/>
    <w:rsid w:val="000A094D"/>
    <w:rsid w:val="000A438F"/>
    <w:rsid w:val="000A6E7B"/>
    <w:rsid w:val="000B4E0B"/>
    <w:rsid w:val="000B4E77"/>
    <w:rsid w:val="000B6AC5"/>
    <w:rsid w:val="000B7A01"/>
    <w:rsid w:val="000C3E85"/>
    <w:rsid w:val="000C442E"/>
    <w:rsid w:val="000C45B3"/>
    <w:rsid w:val="000C6D4C"/>
    <w:rsid w:val="000C6DAC"/>
    <w:rsid w:val="000D703D"/>
    <w:rsid w:val="000E0660"/>
    <w:rsid w:val="0010231F"/>
    <w:rsid w:val="001107B2"/>
    <w:rsid w:val="0011313A"/>
    <w:rsid w:val="00116625"/>
    <w:rsid w:val="00117AE0"/>
    <w:rsid w:val="00123E8D"/>
    <w:rsid w:val="00127A42"/>
    <w:rsid w:val="0013285C"/>
    <w:rsid w:val="00133627"/>
    <w:rsid w:val="00135575"/>
    <w:rsid w:val="00137B9E"/>
    <w:rsid w:val="00145279"/>
    <w:rsid w:val="00145FE1"/>
    <w:rsid w:val="0014628C"/>
    <w:rsid w:val="001654E9"/>
    <w:rsid w:val="001663FD"/>
    <w:rsid w:val="001668EF"/>
    <w:rsid w:val="00190A02"/>
    <w:rsid w:val="001964D6"/>
    <w:rsid w:val="00196894"/>
    <w:rsid w:val="00196D0D"/>
    <w:rsid w:val="001A1BD2"/>
    <w:rsid w:val="001A4199"/>
    <w:rsid w:val="001C1E24"/>
    <w:rsid w:val="001D340C"/>
    <w:rsid w:val="001D3F1F"/>
    <w:rsid w:val="001D49D0"/>
    <w:rsid w:val="001E0958"/>
    <w:rsid w:val="001E1712"/>
    <w:rsid w:val="001E3928"/>
    <w:rsid w:val="001E7C77"/>
    <w:rsid w:val="001F339B"/>
    <w:rsid w:val="002017A5"/>
    <w:rsid w:val="002151AC"/>
    <w:rsid w:val="00223B10"/>
    <w:rsid w:val="002401E7"/>
    <w:rsid w:val="00240EFE"/>
    <w:rsid w:val="0024218C"/>
    <w:rsid w:val="0024738F"/>
    <w:rsid w:val="00250F0A"/>
    <w:rsid w:val="00254A0E"/>
    <w:rsid w:val="0026607F"/>
    <w:rsid w:val="00271A27"/>
    <w:rsid w:val="0027667B"/>
    <w:rsid w:val="00276AB9"/>
    <w:rsid w:val="00290B06"/>
    <w:rsid w:val="00290E0F"/>
    <w:rsid w:val="00293CEE"/>
    <w:rsid w:val="00296F52"/>
    <w:rsid w:val="00297C95"/>
    <w:rsid w:val="002A02CC"/>
    <w:rsid w:val="002A115E"/>
    <w:rsid w:val="002A32BD"/>
    <w:rsid w:val="002A3954"/>
    <w:rsid w:val="002A6BBA"/>
    <w:rsid w:val="002C4E8A"/>
    <w:rsid w:val="002C5A43"/>
    <w:rsid w:val="002D1325"/>
    <w:rsid w:val="002D7FD6"/>
    <w:rsid w:val="002F09D1"/>
    <w:rsid w:val="002F31C9"/>
    <w:rsid w:val="00301DB2"/>
    <w:rsid w:val="003067AF"/>
    <w:rsid w:val="00315189"/>
    <w:rsid w:val="00321C25"/>
    <w:rsid w:val="00323FE5"/>
    <w:rsid w:val="00341C18"/>
    <w:rsid w:val="00341FEE"/>
    <w:rsid w:val="003504AA"/>
    <w:rsid w:val="00350993"/>
    <w:rsid w:val="00356A07"/>
    <w:rsid w:val="003571B5"/>
    <w:rsid w:val="00362536"/>
    <w:rsid w:val="00367000"/>
    <w:rsid w:val="00370810"/>
    <w:rsid w:val="0037539E"/>
    <w:rsid w:val="00385118"/>
    <w:rsid w:val="00387031"/>
    <w:rsid w:val="00390DE0"/>
    <w:rsid w:val="00390EE3"/>
    <w:rsid w:val="00394297"/>
    <w:rsid w:val="00394A05"/>
    <w:rsid w:val="003961DA"/>
    <w:rsid w:val="003A328C"/>
    <w:rsid w:val="003A6EC5"/>
    <w:rsid w:val="003B1205"/>
    <w:rsid w:val="003B167F"/>
    <w:rsid w:val="003B29E2"/>
    <w:rsid w:val="003B4297"/>
    <w:rsid w:val="003C2864"/>
    <w:rsid w:val="003C3200"/>
    <w:rsid w:val="003F3689"/>
    <w:rsid w:val="003F3CDC"/>
    <w:rsid w:val="004008D7"/>
    <w:rsid w:val="004052A5"/>
    <w:rsid w:val="00411BC6"/>
    <w:rsid w:val="004152D3"/>
    <w:rsid w:val="00421205"/>
    <w:rsid w:val="0042194A"/>
    <w:rsid w:val="00423ECB"/>
    <w:rsid w:val="00424DC8"/>
    <w:rsid w:val="00427FE0"/>
    <w:rsid w:val="00434245"/>
    <w:rsid w:val="00441E57"/>
    <w:rsid w:val="00445EF7"/>
    <w:rsid w:val="0044737C"/>
    <w:rsid w:val="00457EE7"/>
    <w:rsid w:val="00466BD5"/>
    <w:rsid w:val="00473230"/>
    <w:rsid w:val="00477F34"/>
    <w:rsid w:val="004839CD"/>
    <w:rsid w:val="004865B0"/>
    <w:rsid w:val="00487784"/>
    <w:rsid w:val="00491249"/>
    <w:rsid w:val="004974E1"/>
    <w:rsid w:val="004A37BF"/>
    <w:rsid w:val="004A5381"/>
    <w:rsid w:val="004B626D"/>
    <w:rsid w:val="004B6B8A"/>
    <w:rsid w:val="004C4557"/>
    <w:rsid w:val="004D1B4D"/>
    <w:rsid w:val="004D1F55"/>
    <w:rsid w:val="004D36BF"/>
    <w:rsid w:val="004D371C"/>
    <w:rsid w:val="004D5DF5"/>
    <w:rsid w:val="004D79ED"/>
    <w:rsid w:val="004E153C"/>
    <w:rsid w:val="004E66B6"/>
    <w:rsid w:val="004E66FD"/>
    <w:rsid w:val="004F12DC"/>
    <w:rsid w:val="004F1A7A"/>
    <w:rsid w:val="004F6385"/>
    <w:rsid w:val="005008E2"/>
    <w:rsid w:val="005014EE"/>
    <w:rsid w:val="00503CA3"/>
    <w:rsid w:val="00517FA3"/>
    <w:rsid w:val="005318B4"/>
    <w:rsid w:val="0054403E"/>
    <w:rsid w:val="005464FE"/>
    <w:rsid w:val="00551FB6"/>
    <w:rsid w:val="00564DCF"/>
    <w:rsid w:val="0056528A"/>
    <w:rsid w:val="00566CC0"/>
    <w:rsid w:val="00570C9F"/>
    <w:rsid w:val="00573CB6"/>
    <w:rsid w:val="005765C8"/>
    <w:rsid w:val="005808AD"/>
    <w:rsid w:val="00584802"/>
    <w:rsid w:val="00593B20"/>
    <w:rsid w:val="0059696D"/>
    <w:rsid w:val="005A0496"/>
    <w:rsid w:val="005A6DCE"/>
    <w:rsid w:val="005A6FC1"/>
    <w:rsid w:val="005C07B1"/>
    <w:rsid w:val="005C22D9"/>
    <w:rsid w:val="005C3387"/>
    <w:rsid w:val="005C4EFB"/>
    <w:rsid w:val="005C7B04"/>
    <w:rsid w:val="005D09EA"/>
    <w:rsid w:val="005D1611"/>
    <w:rsid w:val="005D37A1"/>
    <w:rsid w:val="005D4E03"/>
    <w:rsid w:val="005E0647"/>
    <w:rsid w:val="005E14FA"/>
    <w:rsid w:val="005E52A0"/>
    <w:rsid w:val="005E649A"/>
    <w:rsid w:val="005F581C"/>
    <w:rsid w:val="00602FB9"/>
    <w:rsid w:val="00604368"/>
    <w:rsid w:val="00613AEC"/>
    <w:rsid w:val="00614C90"/>
    <w:rsid w:val="00617A39"/>
    <w:rsid w:val="006230C0"/>
    <w:rsid w:val="00624CD3"/>
    <w:rsid w:val="0062691B"/>
    <w:rsid w:val="006312F7"/>
    <w:rsid w:val="00631AB2"/>
    <w:rsid w:val="00635C51"/>
    <w:rsid w:val="00642957"/>
    <w:rsid w:val="00653EF3"/>
    <w:rsid w:val="006540DE"/>
    <w:rsid w:val="00654728"/>
    <w:rsid w:val="00661DC2"/>
    <w:rsid w:val="0066631B"/>
    <w:rsid w:val="0066699D"/>
    <w:rsid w:val="00667DFC"/>
    <w:rsid w:val="0067611D"/>
    <w:rsid w:val="0067668B"/>
    <w:rsid w:val="00697FB3"/>
    <w:rsid w:val="006A0DDA"/>
    <w:rsid w:val="006A4468"/>
    <w:rsid w:val="006B0526"/>
    <w:rsid w:val="006B7785"/>
    <w:rsid w:val="006C370F"/>
    <w:rsid w:val="006C3EBE"/>
    <w:rsid w:val="006C4140"/>
    <w:rsid w:val="006D1FAA"/>
    <w:rsid w:val="006D798A"/>
    <w:rsid w:val="00705D1D"/>
    <w:rsid w:val="0070606C"/>
    <w:rsid w:val="00706217"/>
    <w:rsid w:val="007137E7"/>
    <w:rsid w:val="00714F45"/>
    <w:rsid w:val="00717481"/>
    <w:rsid w:val="0072148E"/>
    <w:rsid w:val="00725EB0"/>
    <w:rsid w:val="0073048F"/>
    <w:rsid w:val="007320A5"/>
    <w:rsid w:val="00732FBD"/>
    <w:rsid w:val="00741B11"/>
    <w:rsid w:val="00742DBB"/>
    <w:rsid w:val="00745313"/>
    <w:rsid w:val="00745A2A"/>
    <w:rsid w:val="00745D77"/>
    <w:rsid w:val="007509FF"/>
    <w:rsid w:val="00752477"/>
    <w:rsid w:val="00754157"/>
    <w:rsid w:val="00761E70"/>
    <w:rsid w:val="00770442"/>
    <w:rsid w:val="007732E5"/>
    <w:rsid w:val="00773573"/>
    <w:rsid w:val="00792326"/>
    <w:rsid w:val="00792DDC"/>
    <w:rsid w:val="0079488F"/>
    <w:rsid w:val="00796DED"/>
    <w:rsid w:val="007A436A"/>
    <w:rsid w:val="007A5A11"/>
    <w:rsid w:val="007B395E"/>
    <w:rsid w:val="007B58EE"/>
    <w:rsid w:val="007B5B6E"/>
    <w:rsid w:val="007C7803"/>
    <w:rsid w:val="007D1F61"/>
    <w:rsid w:val="007E2B22"/>
    <w:rsid w:val="007E4B4B"/>
    <w:rsid w:val="007F3647"/>
    <w:rsid w:val="007F3EA5"/>
    <w:rsid w:val="00803C10"/>
    <w:rsid w:val="008046CC"/>
    <w:rsid w:val="00806C29"/>
    <w:rsid w:val="008070F7"/>
    <w:rsid w:val="00812794"/>
    <w:rsid w:val="00813DCB"/>
    <w:rsid w:val="00817973"/>
    <w:rsid w:val="00822E4F"/>
    <w:rsid w:val="00823976"/>
    <w:rsid w:val="00826234"/>
    <w:rsid w:val="00831734"/>
    <w:rsid w:val="00834C7F"/>
    <w:rsid w:val="008432C9"/>
    <w:rsid w:val="00847555"/>
    <w:rsid w:val="0085166D"/>
    <w:rsid w:val="00852135"/>
    <w:rsid w:val="0085227B"/>
    <w:rsid w:val="00854F35"/>
    <w:rsid w:val="00857339"/>
    <w:rsid w:val="00865A02"/>
    <w:rsid w:val="00866E64"/>
    <w:rsid w:val="008801CA"/>
    <w:rsid w:val="0088049C"/>
    <w:rsid w:val="00884119"/>
    <w:rsid w:val="00884B4E"/>
    <w:rsid w:val="00884D4A"/>
    <w:rsid w:val="008851AB"/>
    <w:rsid w:val="008918A4"/>
    <w:rsid w:val="00896C71"/>
    <w:rsid w:val="00897A1A"/>
    <w:rsid w:val="008A622C"/>
    <w:rsid w:val="008B1C64"/>
    <w:rsid w:val="008C5503"/>
    <w:rsid w:val="008C5522"/>
    <w:rsid w:val="008D1854"/>
    <w:rsid w:val="008D3FF5"/>
    <w:rsid w:val="008D4EEE"/>
    <w:rsid w:val="008D6BE0"/>
    <w:rsid w:val="008D7EF5"/>
    <w:rsid w:val="008E20F0"/>
    <w:rsid w:val="008E5A89"/>
    <w:rsid w:val="008F138E"/>
    <w:rsid w:val="008F1E4F"/>
    <w:rsid w:val="008F3649"/>
    <w:rsid w:val="008F3788"/>
    <w:rsid w:val="008F3FDC"/>
    <w:rsid w:val="008F44C6"/>
    <w:rsid w:val="008F5643"/>
    <w:rsid w:val="008F57E5"/>
    <w:rsid w:val="00901A46"/>
    <w:rsid w:val="00904831"/>
    <w:rsid w:val="00910F76"/>
    <w:rsid w:val="00927089"/>
    <w:rsid w:val="00931C34"/>
    <w:rsid w:val="009345FB"/>
    <w:rsid w:val="00935EAA"/>
    <w:rsid w:val="00941FA5"/>
    <w:rsid w:val="00944008"/>
    <w:rsid w:val="00947687"/>
    <w:rsid w:val="00951C70"/>
    <w:rsid w:val="00952270"/>
    <w:rsid w:val="00952A61"/>
    <w:rsid w:val="0095346A"/>
    <w:rsid w:val="009539D4"/>
    <w:rsid w:val="00957EC6"/>
    <w:rsid w:val="0096621D"/>
    <w:rsid w:val="0096713F"/>
    <w:rsid w:val="00967665"/>
    <w:rsid w:val="00967BF9"/>
    <w:rsid w:val="00971107"/>
    <w:rsid w:val="00974987"/>
    <w:rsid w:val="00974FF1"/>
    <w:rsid w:val="00981328"/>
    <w:rsid w:val="00984C0C"/>
    <w:rsid w:val="0098555D"/>
    <w:rsid w:val="00986C85"/>
    <w:rsid w:val="0099405E"/>
    <w:rsid w:val="009A0E0E"/>
    <w:rsid w:val="009A13CE"/>
    <w:rsid w:val="009B5C59"/>
    <w:rsid w:val="009C32B2"/>
    <w:rsid w:val="009D26C5"/>
    <w:rsid w:val="009D3499"/>
    <w:rsid w:val="009D4433"/>
    <w:rsid w:val="009F048B"/>
    <w:rsid w:val="009F0F45"/>
    <w:rsid w:val="009F51AE"/>
    <w:rsid w:val="009F53C0"/>
    <w:rsid w:val="00A0017E"/>
    <w:rsid w:val="00A01184"/>
    <w:rsid w:val="00A06112"/>
    <w:rsid w:val="00A07CD3"/>
    <w:rsid w:val="00A14D18"/>
    <w:rsid w:val="00A1632B"/>
    <w:rsid w:val="00A201C2"/>
    <w:rsid w:val="00A21E43"/>
    <w:rsid w:val="00A3058C"/>
    <w:rsid w:val="00A35772"/>
    <w:rsid w:val="00A367D2"/>
    <w:rsid w:val="00A37C5E"/>
    <w:rsid w:val="00A45710"/>
    <w:rsid w:val="00A4666A"/>
    <w:rsid w:val="00A5473F"/>
    <w:rsid w:val="00A60913"/>
    <w:rsid w:val="00A80983"/>
    <w:rsid w:val="00A8525C"/>
    <w:rsid w:val="00A9111A"/>
    <w:rsid w:val="00A947B0"/>
    <w:rsid w:val="00AA0203"/>
    <w:rsid w:val="00AA1341"/>
    <w:rsid w:val="00AA45DD"/>
    <w:rsid w:val="00AA59CE"/>
    <w:rsid w:val="00AA7B8F"/>
    <w:rsid w:val="00AC0298"/>
    <w:rsid w:val="00AC1819"/>
    <w:rsid w:val="00AE6EE8"/>
    <w:rsid w:val="00B0249C"/>
    <w:rsid w:val="00B0577C"/>
    <w:rsid w:val="00B1048D"/>
    <w:rsid w:val="00B10716"/>
    <w:rsid w:val="00B202D4"/>
    <w:rsid w:val="00B22F40"/>
    <w:rsid w:val="00B341A5"/>
    <w:rsid w:val="00B34FC6"/>
    <w:rsid w:val="00B3606C"/>
    <w:rsid w:val="00B403B4"/>
    <w:rsid w:val="00B45D78"/>
    <w:rsid w:val="00B4609C"/>
    <w:rsid w:val="00B510E5"/>
    <w:rsid w:val="00B548C9"/>
    <w:rsid w:val="00B57797"/>
    <w:rsid w:val="00B678DA"/>
    <w:rsid w:val="00B722F5"/>
    <w:rsid w:val="00B72F8B"/>
    <w:rsid w:val="00B75C9C"/>
    <w:rsid w:val="00B77634"/>
    <w:rsid w:val="00B77700"/>
    <w:rsid w:val="00B81DB0"/>
    <w:rsid w:val="00B81E57"/>
    <w:rsid w:val="00B8712D"/>
    <w:rsid w:val="00B910D7"/>
    <w:rsid w:val="00B949E9"/>
    <w:rsid w:val="00B97B2B"/>
    <w:rsid w:val="00BA3A14"/>
    <w:rsid w:val="00BA70D1"/>
    <w:rsid w:val="00BB0324"/>
    <w:rsid w:val="00BB2BB5"/>
    <w:rsid w:val="00BB5148"/>
    <w:rsid w:val="00BB5790"/>
    <w:rsid w:val="00BC24F5"/>
    <w:rsid w:val="00BC7AF9"/>
    <w:rsid w:val="00BD32EF"/>
    <w:rsid w:val="00BE549A"/>
    <w:rsid w:val="00BE687C"/>
    <w:rsid w:val="00BE7A5E"/>
    <w:rsid w:val="00BF0452"/>
    <w:rsid w:val="00C06F2C"/>
    <w:rsid w:val="00C07738"/>
    <w:rsid w:val="00C1014D"/>
    <w:rsid w:val="00C26EC1"/>
    <w:rsid w:val="00C305C1"/>
    <w:rsid w:val="00C31241"/>
    <w:rsid w:val="00C34875"/>
    <w:rsid w:val="00C43D14"/>
    <w:rsid w:val="00C43E7F"/>
    <w:rsid w:val="00C516DF"/>
    <w:rsid w:val="00C53224"/>
    <w:rsid w:val="00C568A0"/>
    <w:rsid w:val="00C600A7"/>
    <w:rsid w:val="00C623F1"/>
    <w:rsid w:val="00C65BAE"/>
    <w:rsid w:val="00C7042E"/>
    <w:rsid w:val="00C8314F"/>
    <w:rsid w:val="00C84AAA"/>
    <w:rsid w:val="00CA2219"/>
    <w:rsid w:val="00CA65E2"/>
    <w:rsid w:val="00CB0C6E"/>
    <w:rsid w:val="00CB12BE"/>
    <w:rsid w:val="00CB25EF"/>
    <w:rsid w:val="00CB6491"/>
    <w:rsid w:val="00CC0E5A"/>
    <w:rsid w:val="00CC6CD8"/>
    <w:rsid w:val="00CE166F"/>
    <w:rsid w:val="00CE211A"/>
    <w:rsid w:val="00CE2777"/>
    <w:rsid w:val="00CE2CFB"/>
    <w:rsid w:val="00CE45B2"/>
    <w:rsid w:val="00CF30E8"/>
    <w:rsid w:val="00D1086F"/>
    <w:rsid w:val="00D208BD"/>
    <w:rsid w:val="00D22179"/>
    <w:rsid w:val="00D2265B"/>
    <w:rsid w:val="00D23DE3"/>
    <w:rsid w:val="00D2455F"/>
    <w:rsid w:val="00D27802"/>
    <w:rsid w:val="00D3182B"/>
    <w:rsid w:val="00D3589E"/>
    <w:rsid w:val="00D374FB"/>
    <w:rsid w:val="00D54D0C"/>
    <w:rsid w:val="00D6181E"/>
    <w:rsid w:val="00D741FB"/>
    <w:rsid w:val="00D74D8F"/>
    <w:rsid w:val="00D87409"/>
    <w:rsid w:val="00DA52DC"/>
    <w:rsid w:val="00DB463E"/>
    <w:rsid w:val="00DB765B"/>
    <w:rsid w:val="00DC3321"/>
    <w:rsid w:val="00DC48DD"/>
    <w:rsid w:val="00DD2CB6"/>
    <w:rsid w:val="00DD3128"/>
    <w:rsid w:val="00DD501F"/>
    <w:rsid w:val="00DD660D"/>
    <w:rsid w:val="00E02F7E"/>
    <w:rsid w:val="00E03537"/>
    <w:rsid w:val="00E0407A"/>
    <w:rsid w:val="00E051CA"/>
    <w:rsid w:val="00E063D3"/>
    <w:rsid w:val="00E10AF6"/>
    <w:rsid w:val="00E11AAC"/>
    <w:rsid w:val="00E13068"/>
    <w:rsid w:val="00E17B49"/>
    <w:rsid w:val="00E2083E"/>
    <w:rsid w:val="00E23025"/>
    <w:rsid w:val="00E2379D"/>
    <w:rsid w:val="00E25757"/>
    <w:rsid w:val="00E257EB"/>
    <w:rsid w:val="00E30380"/>
    <w:rsid w:val="00E30D4D"/>
    <w:rsid w:val="00E323E2"/>
    <w:rsid w:val="00E36A30"/>
    <w:rsid w:val="00E3798B"/>
    <w:rsid w:val="00E40F5C"/>
    <w:rsid w:val="00E43B61"/>
    <w:rsid w:val="00E45FD0"/>
    <w:rsid w:val="00E46042"/>
    <w:rsid w:val="00E46B9A"/>
    <w:rsid w:val="00E50B20"/>
    <w:rsid w:val="00E54D27"/>
    <w:rsid w:val="00E63BCA"/>
    <w:rsid w:val="00E677C2"/>
    <w:rsid w:val="00E73EFB"/>
    <w:rsid w:val="00E7511A"/>
    <w:rsid w:val="00E821F6"/>
    <w:rsid w:val="00E8330F"/>
    <w:rsid w:val="00E841DB"/>
    <w:rsid w:val="00E90DB1"/>
    <w:rsid w:val="00E91883"/>
    <w:rsid w:val="00E92DE2"/>
    <w:rsid w:val="00E96237"/>
    <w:rsid w:val="00EA11BB"/>
    <w:rsid w:val="00EA145A"/>
    <w:rsid w:val="00EA32E0"/>
    <w:rsid w:val="00EB231D"/>
    <w:rsid w:val="00EB4F95"/>
    <w:rsid w:val="00EB5750"/>
    <w:rsid w:val="00ED03CA"/>
    <w:rsid w:val="00ED4933"/>
    <w:rsid w:val="00ED5387"/>
    <w:rsid w:val="00EF0A7B"/>
    <w:rsid w:val="00EF3E38"/>
    <w:rsid w:val="00EF5072"/>
    <w:rsid w:val="00F139E0"/>
    <w:rsid w:val="00F15B39"/>
    <w:rsid w:val="00F21157"/>
    <w:rsid w:val="00F21906"/>
    <w:rsid w:val="00F229E7"/>
    <w:rsid w:val="00F3213E"/>
    <w:rsid w:val="00F33570"/>
    <w:rsid w:val="00F35475"/>
    <w:rsid w:val="00F357F7"/>
    <w:rsid w:val="00F379D4"/>
    <w:rsid w:val="00F425A0"/>
    <w:rsid w:val="00F44344"/>
    <w:rsid w:val="00F56822"/>
    <w:rsid w:val="00F60819"/>
    <w:rsid w:val="00F64794"/>
    <w:rsid w:val="00F649C8"/>
    <w:rsid w:val="00F65734"/>
    <w:rsid w:val="00F75F13"/>
    <w:rsid w:val="00F75FCB"/>
    <w:rsid w:val="00F83F10"/>
    <w:rsid w:val="00F90C69"/>
    <w:rsid w:val="00FA206A"/>
    <w:rsid w:val="00FA20D4"/>
    <w:rsid w:val="00FA2A5D"/>
    <w:rsid w:val="00FA4715"/>
    <w:rsid w:val="00FB14CD"/>
    <w:rsid w:val="00FB4147"/>
    <w:rsid w:val="00FB572C"/>
    <w:rsid w:val="00FC13AF"/>
    <w:rsid w:val="00FD1EA2"/>
    <w:rsid w:val="00FD5836"/>
    <w:rsid w:val="00FD6A8E"/>
    <w:rsid w:val="00FE613C"/>
    <w:rsid w:val="00FE6150"/>
    <w:rsid w:val="00FE67EB"/>
    <w:rsid w:val="00FF6616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FF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51"/>
  </w:style>
  <w:style w:type="paragraph" w:styleId="Heading1">
    <w:name w:val="heading 1"/>
    <w:basedOn w:val="Normal"/>
    <w:next w:val="Normal"/>
    <w:link w:val="Heading1Char"/>
    <w:uiPriority w:val="9"/>
    <w:qFormat/>
    <w:rsid w:val="004865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A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4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EB0"/>
  </w:style>
  <w:style w:type="paragraph" w:styleId="Footer">
    <w:name w:val="footer"/>
    <w:basedOn w:val="Normal"/>
    <w:link w:val="Foot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EB0"/>
  </w:style>
  <w:style w:type="paragraph" w:styleId="Title">
    <w:name w:val="Title"/>
    <w:basedOn w:val="Normal"/>
    <w:next w:val="Normal"/>
    <w:link w:val="TitleChar"/>
    <w:uiPriority w:val="10"/>
    <w:qFormat/>
    <w:rsid w:val="000D70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D70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3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D703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B403B4"/>
    <w:pPr>
      <w:spacing w:after="0" w:line="240" w:lineRule="auto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1980" w:hanging="220"/>
    </w:pPr>
  </w:style>
  <w:style w:type="table" w:styleId="TableGrid">
    <w:name w:val="Table Grid"/>
    <w:basedOn w:val="TableNormal"/>
    <w:rsid w:val="00E962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67E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65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865B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7AF9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7AF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C7A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C7AF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EF5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">
    <w:name w:val="TEXT"/>
    <w:basedOn w:val="Normal"/>
    <w:rsid w:val="00B77634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C44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4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4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4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42E"/>
    <w:rPr>
      <w:b/>
      <w:bCs/>
      <w:sz w:val="20"/>
      <w:szCs w:val="20"/>
    </w:rPr>
  </w:style>
  <w:style w:type="paragraph" w:customStyle="1" w:styleId="BodyTextBoldCenter">
    <w:name w:val="Body Text Bold Center"/>
    <w:basedOn w:val="Normal"/>
    <w:next w:val="BodyText"/>
    <w:rsid w:val="00884B4E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884B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4B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51"/>
  </w:style>
  <w:style w:type="paragraph" w:styleId="Heading1">
    <w:name w:val="heading 1"/>
    <w:basedOn w:val="Normal"/>
    <w:next w:val="Normal"/>
    <w:link w:val="Heading1Char"/>
    <w:uiPriority w:val="9"/>
    <w:qFormat/>
    <w:rsid w:val="004865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A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4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EB0"/>
  </w:style>
  <w:style w:type="paragraph" w:styleId="Footer">
    <w:name w:val="footer"/>
    <w:basedOn w:val="Normal"/>
    <w:link w:val="Foot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EB0"/>
  </w:style>
  <w:style w:type="paragraph" w:styleId="Title">
    <w:name w:val="Title"/>
    <w:basedOn w:val="Normal"/>
    <w:next w:val="Normal"/>
    <w:link w:val="TitleChar"/>
    <w:uiPriority w:val="10"/>
    <w:qFormat/>
    <w:rsid w:val="000D70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D70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3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D703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B403B4"/>
    <w:pPr>
      <w:spacing w:after="0" w:line="240" w:lineRule="auto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1980" w:hanging="220"/>
    </w:pPr>
  </w:style>
  <w:style w:type="table" w:styleId="TableGrid">
    <w:name w:val="Table Grid"/>
    <w:basedOn w:val="TableNormal"/>
    <w:rsid w:val="00E962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67E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65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865B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7AF9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7AF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C7A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C7AF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EF5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">
    <w:name w:val="TEXT"/>
    <w:basedOn w:val="Normal"/>
    <w:rsid w:val="00B77634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C44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4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4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4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42E"/>
    <w:rPr>
      <w:b/>
      <w:bCs/>
      <w:sz w:val="20"/>
      <w:szCs w:val="20"/>
    </w:rPr>
  </w:style>
  <w:style w:type="paragraph" w:customStyle="1" w:styleId="BodyTextBoldCenter">
    <w:name w:val="Body Text Bold Center"/>
    <w:basedOn w:val="Normal"/>
    <w:next w:val="BodyText"/>
    <w:rsid w:val="00884B4E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884B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4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Additional coding added to existing object QM_INT020 for RMR Process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2.0</_Version>
    <_DCDateModified xmlns="http://schemas.microsoft.com/sharepoint/v3/fields" xsi:nil="true"/>
    <_Status xmlns="http://schemas.microsoft.com/sharepoint/v3/fields">Not Started</_Status>
    <_Revision xmlns="http://schemas.microsoft.com/sharepoint/v3/fields">2.0</_Revision>
    <Phase_x0020_Gate_x0020_Progress xmlns="f5d65a61-ae78-4f13-840b-ce447ca6a386">Enter Choice #3 Gate Approved</Phase_x0020_Gate_x0020_Progres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9BC1F399-1011-478E-9EE5-9DE012D710B7}"/>
</file>

<file path=customXml/itemProps3.xml><?xml version="1.0" encoding="utf-8"?>
<ds:datastoreItem xmlns:ds="http://schemas.openxmlformats.org/officeDocument/2006/customXml" ds:itemID="{3807CB39-9A78-4F56-9BE1-56FA3DE67814}"/>
</file>

<file path=customXml/itemProps4.xml><?xml version="1.0" encoding="utf-8"?>
<ds:datastoreItem xmlns:ds="http://schemas.openxmlformats.org/officeDocument/2006/customXml" ds:itemID="{A08602A7-7842-4D8B-B4E2-8DDF5B8697B3}"/>
</file>

<file path=customXml/itemProps5.xml><?xml version="1.0" encoding="utf-8"?>
<ds:datastoreItem xmlns:ds="http://schemas.openxmlformats.org/officeDocument/2006/customXml" ds:itemID="{62C8BC18-4186-4FA3-BAC2-F3CDEC6F47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7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AID- SMART Meter Ship file validation &amp; provisioning</vt:lpstr>
    </vt:vector>
  </TitlesOfParts>
  <Company>Consumers Energy</Company>
  <LinksUpToDate>false</LinksUpToDate>
  <CharactersWithSpaces>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AID- SMART Meter Ship file validation &amp; provisioning</dc:title>
  <dc:subject>Consumers Energy – Enhanced Operations Rel. 4a </dc:subject>
  <dc:creator>Legodile Kwapa</dc:creator>
  <cp:lastModifiedBy>Legodile Kwapa</cp:lastModifiedBy>
  <cp:revision>39</cp:revision>
  <cp:lastPrinted>2014-05-21T21:08:00Z</cp:lastPrinted>
  <dcterms:created xsi:type="dcterms:W3CDTF">2014-06-06T15:23:00Z</dcterms:created>
  <dcterms:modified xsi:type="dcterms:W3CDTF">2014-09-25T15:47:00Z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</Properties>
</file>