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1931072726"/>
        <w:docPartObj>
          <w:docPartGallery w:val="Cover Pages"/>
          <w:docPartUnique/>
        </w:docPartObj>
      </w:sdtPr>
      <w:sdtEndPr>
        <w:rPr>
          <w:b/>
        </w:rPr>
      </w:sdtEndPr>
      <w:sdtContent>
        <w:p w:rsidR="00FC13AF" w:rsidRDefault="000D703D" w:rsidP="00FC13A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142073" wp14:editId="082DDBD5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5810"/>
                    <wp:effectExtent l="0" t="0" r="0" b="0"/>
                    <wp:wrapNone/>
                    <wp:docPr id="47" name="Rectangle 4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363210" cy="965581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518437241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7F3EA5" w:rsidRDefault="007F3EA5">
                                    <w:pPr>
                                      <w:pStyle w:val="Title"/>
                                      <w:pBdr>
                                        <w:bottom w:val="none" w:sz="0" w:space="0" w:color="auto"/>
                                      </w:pBdr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JOB AID- </w:t>
                                    </w:r>
                                    <w:r w:rsidR="00947687">
                                      <w:rPr>
                                        <w:caps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SMART Meter Ship file validation</w:t>
                                    </w:r>
                                    <w:r w:rsidR="00FB14CD">
                                      <w:rPr>
                                        <w:caps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 &amp; </w:t>
                                    </w:r>
                                    <w:r w:rsidR="00947687">
                                      <w:rPr>
                                        <w:caps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provisioning</w:t>
                                    </w:r>
                                  </w:p>
                                </w:sdtContent>
                              </w:sdt>
                              <w:p w:rsidR="007F3EA5" w:rsidRDefault="007F3EA5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:rsidR="007F3EA5" w:rsidRDefault="007F3EA5" w:rsidP="00847555">
                                <w:pPr>
                                  <w:spacing w:before="240"/>
                                  <w:ind w:left="1008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91440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angle 47" o:spid="_x0000_s1026" style="position:absolute;margin-left:0;margin-top:0;width:422.3pt;height:760.3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" fillcolor="#4f81bd [3204]" stroked="f" strokeweight="2pt">
                    <v:path arrowok="t"/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518437241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7F3EA5" w:rsidRDefault="007F3EA5">
                              <w:pPr>
                                <w:pStyle w:val="Title"/>
                                <w:pBdr>
                                  <w:bottom w:val="none" w:sz="0" w:space="0" w:color="auto"/>
                                </w:pBdr>
                                <w:jc w:val="right"/>
                                <w:rPr>
                                  <w:caps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JOB AID- </w:t>
                              </w:r>
                              <w:r w:rsidR="00947687">
                                <w:rPr>
                                  <w:caps/>
                                  <w:color w:val="FFFFFF" w:themeColor="background1"/>
                                  <w:sz w:val="72"/>
                                  <w:szCs w:val="72"/>
                                </w:rPr>
                                <w:t>SMART Meter Ship file validation</w:t>
                              </w:r>
                              <w:r w:rsidR="00FB14CD">
                                <w:rPr>
                                  <w:caps/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 &amp; </w:t>
                              </w:r>
                              <w:r w:rsidR="00947687">
                                <w:rPr>
                                  <w:caps/>
                                  <w:color w:val="FFFFFF" w:themeColor="background1"/>
                                  <w:sz w:val="72"/>
                                  <w:szCs w:val="72"/>
                                </w:rPr>
                                <w:t>provisioning</w:t>
                              </w:r>
                            </w:p>
                          </w:sdtContent>
                        </w:sdt>
                        <w:p w:rsidR="007F3EA5" w:rsidRDefault="007F3EA5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:rsidR="007F3EA5" w:rsidRDefault="007F3EA5" w:rsidP="00847555">
                          <w:pPr>
                            <w:spacing w:before="240"/>
                            <w:ind w:left="1008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2573E30" wp14:editId="47F9A00A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0" b="0"/>
                    <wp:wrapNone/>
                    <wp:docPr id="48" name="Rectangle 4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</w:rPr>
                                  <w:alias w:val="Subtitle"/>
                                  <w:id w:val="-1759051126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7F3EA5" w:rsidRDefault="007F3EA5">
                                    <w:pPr>
                                      <w:pStyle w:val="Subtitle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Consumers Ene</w:t>
                                    </w:r>
                                    <w:r w:rsidR="00947687">
                                      <w:rPr>
                                        <w:color w:val="FFFFFF" w:themeColor="background1"/>
                                      </w:rPr>
                                      <w:t>rgy – Enhanced Operations Rel. 4a</w:t>
                                    </w:r>
                                    <w:r>
                                      <w:rPr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  <w:p w:rsidR="008F44C6" w:rsidRPr="00C7042E" w:rsidRDefault="008F44C6" w:rsidP="00C568A0">
                                <w:pPr>
                                  <w:rPr>
                                    <w:ins w:id="0" w:author="Legodile Kwapa" w:date="2014-06-04T11:22:00Z"/>
                                    <w:color w:val="FFFFFF" w:themeColor="background1"/>
                                    <w:lang w:eastAsia="ja-JP"/>
                                  </w:rPr>
                                </w:pPr>
                                <w:r w:rsidRPr="00C7042E">
                                  <w:rPr>
                                    <w:color w:val="FFFFFF" w:themeColor="background1"/>
                                    <w:lang w:eastAsia="ja-JP"/>
                                  </w:rPr>
                                  <w:t>PJT0</w:t>
                                </w:r>
                                <w:r w:rsidR="00C7042E" w:rsidRPr="00C7042E">
                                  <w:rPr>
                                    <w:color w:val="FFFFFF" w:themeColor="background1"/>
                                    <w:lang w:eastAsia="ja-JP"/>
                                  </w:rPr>
                                  <w:t>3222</w:t>
                                </w:r>
                                <w:r w:rsidRPr="00C7042E">
                                  <w:rPr>
                                    <w:color w:val="FFFFFF" w:themeColor="background1"/>
                                    <w:lang w:eastAsia="ja-JP"/>
                                  </w:rPr>
                                  <w:t>.</w:t>
                                </w:r>
                                <w:r w:rsidR="00C7042E" w:rsidRPr="00C7042E">
                                  <w:rPr>
                                    <w:color w:val="FFFFFF" w:themeColor="background1"/>
                                    <w:lang w:eastAsia="ja-JP"/>
                                  </w:rPr>
                                  <w:t>SAP.DM</w:t>
                                </w:r>
                                <w:r w:rsidRPr="00C7042E">
                                  <w:rPr>
                                    <w:color w:val="FFFFFF" w:themeColor="background1"/>
                                    <w:lang w:eastAsia="ja-JP"/>
                                  </w:rPr>
                                  <w:t>.</w:t>
                                </w:r>
                                <w:r w:rsidR="00C7042E" w:rsidRPr="00C7042E">
                                  <w:rPr>
                                    <w:color w:val="FFFFFF" w:themeColor="background1"/>
                                    <w:lang w:eastAsia="ja-JP"/>
                                  </w:rPr>
                                  <w:t>JA.</w:t>
                                </w:r>
                                <w:r w:rsidRPr="00C7042E">
                                  <w:rPr>
                                    <w:color w:val="FFFFFF" w:themeColor="background1"/>
                                    <w:lang w:eastAsia="ja-JP"/>
                                  </w:rPr>
                                  <w:t>ZDM</w:t>
                                </w:r>
                                <w:r w:rsidR="00C7042E" w:rsidRPr="00C7042E">
                                  <w:rPr>
                                    <w:color w:val="FFFFFF" w:themeColor="background1"/>
                                    <w:lang w:eastAsia="ja-JP"/>
                                  </w:rPr>
                                  <w:t>_ESN_Provision</w:t>
                                </w:r>
                              </w:p>
                              <w:p w:rsidR="007F3EA5" w:rsidRDefault="00473230" w:rsidP="00C568A0">
                                <w:pPr>
                                  <w:rPr>
                                    <w:lang w:eastAsia="ja-JP"/>
                                  </w:rPr>
                                </w:pPr>
                                <w:r>
                                  <w:rPr>
                                    <w:lang w:eastAsia="ja-JP"/>
                                  </w:rPr>
                                  <w:t>0</w:t>
                                </w:r>
                                <w:r w:rsidR="00947687">
                                  <w:rPr>
                                    <w:lang w:eastAsia="ja-JP"/>
                                  </w:rPr>
                                  <w:t>9</w:t>
                                </w:r>
                                <w:r>
                                  <w:rPr>
                                    <w:lang w:eastAsia="ja-JP"/>
                                  </w:rPr>
                                  <w:t>/</w:t>
                                </w:r>
                                <w:r w:rsidR="00947687">
                                  <w:rPr>
                                    <w:lang w:eastAsia="ja-JP"/>
                                  </w:rPr>
                                  <w:t>18</w:t>
                                </w:r>
                                <w:r>
                                  <w:rPr>
                                    <w:lang w:eastAsia="ja-JP"/>
                                  </w:rPr>
                                  <w:t>/2014</w:t>
                                </w:r>
                              </w:p>
                              <w:p w:rsidR="007F3EA5" w:rsidRPr="00C568A0" w:rsidRDefault="003A328C" w:rsidP="00C568A0">
                                <w:pPr>
                                  <w:rPr>
                                    <w:lang w:eastAsia="ja-JP"/>
                                  </w:rPr>
                                </w:pPr>
                                <w:r>
                                  <w:rPr>
                                    <w:lang w:eastAsia="ja-JP"/>
                                  </w:rPr>
                                  <w:t>By</w:t>
                                </w:r>
                                <w:r w:rsidR="001107B2">
                                  <w:rPr>
                                    <w:lang w:eastAsia="ja-JP"/>
                                  </w:rPr>
                                  <w:t xml:space="preserve"> </w:t>
                                </w:r>
                                <w:r>
                                  <w:rPr>
                                    <w:lang w:eastAsia="ja-JP"/>
                                  </w:rPr>
                                  <w:t>L</w:t>
                                </w:r>
                                <w:r w:rsidR="000A6E7B">
                                  <w:rPr>
                                    <w:lang w:eastAsia="ja-JP"/>
                                  </w:rPr>
                                  <w:t>egodile</w:t>
                                </w:r>
                                <w:r>
                                  <w:rPr>
                                    <w:lang w:eastAsia="ja-JP"/>
                                  </w:rPr>
                                  <w:t xml:space="preserve"> Kwapa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angle 4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" fillcolor="#1f497d [3215]" stroked="f" strokeweight="2pt">
                    <v:path arrowok="t"/>
                    <v:textbox inset="14.4pt,,14.4pt">
                      <w:txbxContent>
                        <w:sdt>
                          <w:sdtPr>
                            <w:rPr>
                              <w:color w:val="FFFFFF" w:themeColor="background1"/>
                            </w:rPr>
                            <w:alias w:val="Subtitle"/>
                            <w:id w:val="-1759051126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7F3EA5" w:rsidRDefault="007F3EA5">
                              <w:pPr>
                                <w:pStyle w:val="Subtitle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Consumers Ene</w:t>
                              </w:r>
                              <w:r w:rsidR="00947687">
                                <w:rPr>
                                  <w:color w:val="FFFFFF" w:themeColor="background1"/>
                                </w:rPr>
                                <w:t>rgy – Enhanced Operations Rel. 4a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  <w:p w:rsidR="008F44C6" w:rsidRPr="00C7042E" w:rsidRDefault="008F44C6" w:rsidP="00C568A0">
                          <w:pPr>
                            <w:rPr>
                              <w:ins w:id="1" w:author="Legodile Kwapa" w:date="2014-06-04T11:22:00Z"/>
                              <w:color w:val="FFFFFF" w:themeColor="background1"/>
                              <w:lang w:eastAsia="ja-JP"/>
                            </w:rPr>
                          </w:pPr>
                          <w:r w:rsidRPr="00C7042E">
                            <w:rPr>
                              <w:color w:val="FFFFFF" w:themeColor="background1"/>
                              <w:lang w:eastAsia="ja-JP"/>
                            </w:rPr>
                            <w:t>PJT0</w:t>
                          </w:r>
                          <w:r w:rsidR="00C7042E" w:rsidRPr="00C7042E">
                            <w:rPr>
                              <w:color w:val="FFFFFF" w:themeColor="background1"/>
                              <w:lang w:eastAsia="ja-JP"/>
                            </w:rPr>
                            <w:t>3222</w:t>
                          </w:r>
                          <w:r w:rsidRPr="00C7042E">
                            <w:rPr>
                              <w:color w:val="FFFFFF" w:themeColor="background1"/>
                              <w:lang w:eastAsia="ja-JP"/>
                            </w:rPr>
                            <w:t>.</w:t>
                          </w:r>
                          <w:r w:rsidR="00C7042E" w:rsidRPr="00C7042E">
                            <w:rPr>
                              <w:color w:val="FFFFFF" w:themeColor="background1"/>
                              <w:lang w:eastAsia="ja-JP"/>
                            </w:rPr>
                            <w:t>SAP.DM</w:t>
                          </w:r>
                          <w:r w:rsidRPr="00C7042E">
                            <w:rPr>
                              <w:color w:val="FFFFFF" w:themeColor="background1"/>
                              <w:lang w:eastAsia="ja-JP"/>
                            </w:rPr>
                            <w:t>.</w:t>
                          </w:r>
                          <w:r w:rsidR="00C7042E" w:rsidRPr="00C7042E">
                            <w:rPr>
                              <w:color w:val="FFFFFF" w:themeColor="background1"/>
                              <w:lang w:eastAsia="ja-JP"/>
                            </w:rPr>
                            <w:t>JA.</w:t>
                          </w:r>
                          <w:r w:rsidRPr="00C7042E">
                            <w:rPr>
                              <w:color w:val="FFFFFF" w:themeColor="background1"/>
                              <w:lang w:eastAsia="ja-JP"/>
                            </w:rPr>
                            <w:t>ZDM</w:t>
                          </w:r>
                          <w:r w:rsidR="00C7042E" w:rsidRPr="00C7042E">
                            <w:rPr>
                              <w:color w:val="FFFFFF" w:themeColor="background1"/>
                              <w:lang w:eastAsia="ja-JP"/>
                            </w:rPr>
                            <w:t>_ESN_Provision</w:t>
                          </w:r>
                        </w:p>
                        <w:p w:rsidR="007F3EA5" w:rsidRDefault="00473230" w:rsidP="00C568A0">
                          <w:pPr>
                            <w:rPr>
                              <w:lang w:eastAsia="ja-JP"/>
                            </w:rPr>
                          </w:pPr>
                          <w:r>
                            <w:rPr>
                              <w:lang w:eastAsia="ja-JP"/>
                            </w:rPr>
                            <w:t>0</w:t>
                          </w:r>
                          <w:r w:rsidR="00947687">
                            <w:rPr>
                              <w:lang w:eastAsia="ja-JP"/>
                            </w:rPr>
                            <w:t>9</w:t>
                          </w:r>
                          <w:r>
                            <w:rPr>
                              <w:lang w:eastAsia="ja-JP"/>
                            </w:rPr>
                            <w:t>/</w:t>
                          </w:r>
                          <w:r w:rsidR="00947687">
                            <w:rPr>
                              <w:lang w:eastAsia="ja-JP"/>
                            </w:rPr>
                            <w:t>18</w:t>
                          </w:r>
                          <w:r>
                            <w:rPr>
                              <w:lang w:eastAsia="ja-JP"/>
                            </w:rPr>
                            <w:t>/2014</w:t>
                          </w:r>
                        </w:p>
                        <w:p w:rsidR="007F3EA5" w:rsidRPr="00C568A0" w:rsidRDefault="003A328C" w:rsidP="00C568A0">
                          <w:pPr>
                            <w:rPr>
                              <w:lang w:eastAsia="ja-JP"/>
                            </w:rPr>
                          </w:pPr>
                          <w:r>
                            <w:rPr>
                              <w:lang w:eastAsia="ja-JP"/>
                            </w:rPr>
                            <w:t>By</w:t>
                          </w:r>
                          <w:r w:rsidR="001107B2">
                            <w:rPr>
                              <w:lang w:eastAsia="ja-JP"/>
                            </w:rPr>
                            <w:t xml:space="preserve"> </w:t>
                          </w:r>
                          <w:r>
                            <w:rPr>
                              <w:lang w:eastAsia="ja-JP"/>
                            </w:rPr>
                            <w:t>L</w:t>
                          </w:r>
                          <w:r w:rsidR="000A6E7B">
                            <w:rPr>
                              <w:lang w:eastAsia="ja-JP"/>
                            </w:rPr>
                            <w:t>egodile</w:t>
                          </w:r>
                          <w:r>
                            <w:rPr>
                              <w:lang w:eastAsia="ja-JP"/>
                            </w:rPr>
                            <w:t xml:space="preserve"> Kwapa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0D703D" w:rsidRDefault="00533D80">
          <w:pPr>
            <w:rPr>
              <w:b/>
            </w:rPr>
          </w:pPr>
        </w:p>
      </w:sdtContent>
    </w:sdt>
    <w:p w:rsidR="000D703D" w:rsidRDefault="000D703D" w:rsidP="00635C51">
      <w:pPr>
        <w:rPr>
          <w:b/>
        </w:rPr>
      </w:pPr>
    </w:p>
    <w:p w:rsidR="00323FE5" w:rsidRDefault="00323FE5" w:rsidP="00635C51">
      <w:pPr>
        <w:rPr>
          <w:b/>
        </w:rPr>
      </w:pPr>
    </w:p>
    <w:p w:rsidR="00323FE5" w:rsidRDefault="00323FE5" w:rsidP="00635C51">
      <w:pPr>
        <w:rPr>
          <w:b/>
        </w:rPr>
      </w:pPr>
    </w:p>
    <w:p w:rsidR="00BC7AF9" w:rsidRDefault="00BC7AF9" w:rsidP="00635C51">
      <w:pPr>
        <w:rPr>
          <w:b/>
        </w:rPr>
      </w:pPr>
    </w:p>
    <w:p w:rsidR="00BC7AF9" w:rsidRDefault="00BC7AF9" w:rsidP="00635C51">
      <w:pPr>
        <w:rPr>
          <w:b/>
        </w:rPr>
      </w:pPr>
    </w:p>
    <w:p w:rsidR="00C84AAA" w:rsidRDefault="00C84AAA" w:rsidP="00C84AAA">
      <w:pPr>
        <w:pStyle w:val="NoSpacing"/>
        <w:ind w:left="720"/>
        <w:rPr>
          <w:b/>
        </w:rPr>
      </w:pPr>
    </w:p>
    <w:p w:rsidR="00423ECB" w:rsidRPr="001668EF" w:rsidRDefault="00423ECB" w:rsidP="00423ECB">
      <w:pPr>
        <w:pStyle w:val="NoSpacing"/>
        <w:rPr>
          <w:b/>
        </w:rPr>
      </w:pPr>
    </w:p>
    <w:p w:rsidR="005D09EA" w:rsidRDefault="005D09EA" w:rsidP="00635C51">
      <w:pPr>
        <w:rPr>
          <w:b/>
        </w:rPr>
      </w:pPr>
    </w:p>
    <w:p w:rsidR="000D703D" w:rsidRDefault="000D703D">
      <w:pPr>
        <w:rPr>
          <w:b/>
        </w:rPr>
      </w:pPr>
      <w:r>
        <w:rPr>
          <w:b/>
        </w:rPr>
        <w:br w:type="page"/>
      </w:r>
    </w:p>
    <w:p w:rsidR="00745313" w:rsidRDefault="00745313" w:rsidP="004865B0">
      <w:pPr>
        <w:pStyle w:val="NoSpacing"/>
        <w:rPr>
          <w:rStyle w:val="Strong"/>
        </w:rPr>
      </w:pPr>
    </w:p>
    <w:p w:rsidR="004D371C" w:rsidRPr="00D3589E" w:rsidRDefault="004D371C" w:rsidP="004D371C">
      <w:pPr>
        <w:pStyle w:val="Heading2"/>
        <w:rPr>
          <w:rStyle w:val="Strong"/>
          <w:b/>
          <w:color w:val="000000" w:themeColor="text1"/>
        </w:rPr>
      </w:pPr>
      <w:r w:rsidRPr="00D3589E">
        <w:rPr>
          <w:rStyle w:val="Strong"/>
          <w:b/>
          <w:color w:val="000000" w:themeColor="text1"/>
        </w:rPr>
        <w:t xml:space="preserve">Section 1 - Intent of </w:t>
      </w:r>
      <w:r w:rsidR="0088049C">
        <w:rPr>
          <w:rStyle w:val="Strong"/>
          <w:b/>
          <w:color w:val="000000" w:themeColor="text1"/>
        </w:rPr>
        <w:t>transac</w:t>
      </w:r>
      <w:r w:rsidR="00831734">
        <w:rPr>
          <w:rStyle w:val="Strong"/>
          <w:b/>
          <w:color w:val="000000" w:themeColor="text1"/>
        </w:rPr>
        <w:t>tion ZDM</w:t>
      </w:r>
      <w:r w:rsidR="00C7042E">
        <w:rPr>
          <w:rStyle w:val="Strong"/>
          <w:b/>
          <w:color w:val="000000" w:themeColor="text1"/>
        </w:rPr>
        <w:t xml:space="preserve">_ESN_PROVISION-Validate &amp; Meter </w:t>
      </w:r>
      <w:r w:rsidR="00C7042E" w:rsidRPr="00C7042E">
        <w:rPr>
          <w:rStyle w:val="Strong"/>
          <w:b/>
          <w:color w:val="000000" w:themeColor="text1"/>
        </w:rPr>
        <w:t>Provision in OWCE</w:t>
      </w:r>
      <w:r w:rsidRPr="00D3589E">
        <w:rPr>
          <w:rStyle w:val="Strong"/>
          <w:b/>
          <w:color w:val="000000" w:themeColor="text1"/>
        </w:rPr>
        <w:fldChar w:fldCharType="begin"/>
      </w:r>
      <w:r w:rsidRPr="00D3589E">
        <w:rPr>
          <w:rStyle w:val="Strong"/>
          <w:b/>
          <w:color w:val="000000" w:themeColor="text1"/>
        </w:rPr>
        <w:instrText xml:space="preserve"> XE "1. Intent of this VB Script" \b \i </w:instrText>
      </w:r>
      <w:r w:rsidRPr="00D3589E">
        <w:rPr>
          <w:rStyle w:val="Strong"/>
          <w:b/>
          <w:color w:val="000000" w:themeColor="text1"/>
        </w:rPr>
        <w:fldChar w:fldCharType="end"/>
      </w:r>
      <w:r w:rsidRPr="00D3589E">
        <w:rPr>
          <w:rStyle w:val="Strong"/>
          <w:b/>
          <w:color w:val="000000" w:themeColor="text1"/>
        </w:rPr>
        <w:t>:</w:t>
      </w:r>
    </w:p>
    <w:p w:rsidR="004D371C" w:rsidRDefault="004D371C" w:rsidP="004D371C">
      <w:pPr>
        <w:pStyle w:val="NoSpacing"/>
      </w:pPr>
    </w:p>
    <w:p w:rsidR="00B77634" w:rsidRDefault="00831734" w:rsidP="00B77634">
      <w:pPr>
        <w:pStyle w:val="TEXT"/>
        <w:tabs>
          <w:tab w:val="left" w:pos="360"/>
        </w:tabs>
        <w:ind w:left="0" w:right="0" w:firstLine="0"/>
        <w:rPr>
          <w:rFonts w:cs="Arial"/>
          <w:color w:val="000000"/>
        </w:rPr>
      </w:pPr>
      <w:r w:rsidRPr="00831734">
        <w:rPr>
          <w:rFonts w:cs="Arial"/>
          <w:color w:val="000000"/>
        </w:rPr>
        <w:t xml:space="preserve">Update </w:t>
      </w:r>
      <w:r w:rsidR="00387031" w:rsidRPr="00387031">
        <w:rPr>
          <w:rFonts w:cs="Arial"/>
          <w:b/>
          <w:color w:val="000000"/>
          <w:u w:val="single"/>
        </w:rPr>
        <w:t xml:space="preserve">Validate &amp; Meter Provision in OWCE </w:t>
      </w:r>
      <w:r>
        <w:rPr>
          <w:rFonts w:cs="Arial"/>
          <w:color w:val="000000"/>
        </w:rPr>
        <w:t xml:space="preserve">–transaction code </w:t>
      </w:r>
      <w:r w:rsidR="00387031" w:rsidRPr="00387031">
        <w:rPr>
          <w:rFonts w:cs="Arial"/>
          <w:b/>
          <w:color w:val="000000"/>
          <w:u w:val="single"/>
        </w:rPr>
        <w:t>ZDM_ESN_PROVISION</w:t>
      </w:r>
      <w:r w:rsidRPr="00831734">
        <w:rPr>
          <w:rFonts w:cs="Arial"/>
          <w:color w:val="000000"/>
        </w:rPr>
        <w:t xml:space="preserve"> is required </w:t>
      </w:r>
      <w:r w:rsidR="00387031">
        <w:rPr>
          <w:rFonts w:cs="Arial"/>
          <w:color w:val="000000"/>
        </w:rPr>
        <w:t xml:space="preserve">for validation of the Open Way Collection Engine </w:t>
      </w:r>
      <w:r w:rsidR="00706217">
        <w:rPr>
          <w:rFonts w:cs="Arial"/>
          <w:color w:val="000000"/>
        </w:rPr>
        <w:t xml:space="preserve">(OWCE) </w:t>
      </w:r>
      <w:r w:rsidR="00387031">
        <w:rPr>
          <w:rFonts w:cs="Arial"/>
          <w:color w:val="000000"/>
        </w:rPr>
        <w:t>Head End  Ship files (End Point Definition File [EPDL], End Point Group File [EPGL] and the Pseudo Ship File [PSF])</w:t>
      </w:r>
    </w:p>
    <w:p w:rsidR="00B77634" w:rsidRDefault="00B77634" w:rsidP="00B77634">
      <w:pPr>
        <w:pStyle w:val="TEXT"/>
        <w:tabs>
          <w:tab w:val="left" w:pos="360"/>
        </w:tabs>
        <w:ind w:left="0" w:right="0" w:firstLine="0"/>
        <w:rPr>
          <w:rFonts w:cs="Arial"/>
          <w:color w:val="000000"/>
        </w:rPr>
      </w:pPr>
    </w:p>
    <w:p w:rsidR="00B77634" w:rsidRDefault="00387031" w:rsidP="00B77634">
      <w:pPr>
        <w:pStyle w:val="TEXT"/>
        <w:tabs>
          <w:tab w:val="left" w:pos="360"/>
        </w:tabs>
        <w:ind w:left="0" w:right="0" w:firstLine="0"/>
      </w:pPr>
      <w:r>
        <w:t>The transaction is comprised of three parts:</w:t>
      </w:r>
    </w:p>
    <w:p w:rsidR="00387031" w:rsidRDefault="00387031" w:rsidP="00387031">
      <w:pPr>
        <w:pStyle w:val="TEXT"/>
        <w:numPr>
          <w:ilvl w:val="0"/>
          <w:numId w:val="22"/>
        </w:numPr>
        <w:tabs>
          <w:tab w:val="left" w:pos="360"/>
        </w:tabs>
        <w:ind w:right="0"/>
      </w:pPr>
      <w:r>
        <w:t>HE Ship File validation</w:t>
      </w:r>
    </w:p>
    <w:p w:rsidR="00387031" w:rsidRDefault="00387031" w:rsidP="00387031">
      <w:pPr>
        <w:pStyle w:val="TEXT"/>
        <w:numPr>
          <w:ilvl w:val="0"/>
          <w:numId w:val="22"/>
        </w:numPr>
        <w:tabs>
          <w:tab w:val="left" w:pos="360"/>
        </w:tabs>
        <w:ind w:right="0"/>
      </w:pPr>
      <w:r>
        <w:t>Meter Provision</w:t>
      </w:r>
      <w:r w:rsidR="00706217">
        <w:t xml:space="preserve"> (Add End Point Definitions to OWCE through web service call)</w:t>
      </w:r>
    </w:p>
    <w:p w:rsidR="00387031" w:rsidRPr="00B77634" w:rsidRDefault="00387031" w:rsidP="00387031">
      <w:pPr>
        <w:pStyle w:val="TEXT"/>
        <w:numPr>
          <w:ilvl w:val="0"/>
          <w:numId w:val="22"/>
        </w:numPr>
        <w:tabs>
          <w:tab w:val="left" w:pos="360"/>
        </w:tabs>
        <w:ind w:right="0"/>
      </w:pPr>
      <w:r>
        <w:t>Delete Ship Files that are no longer needed</w:t>
      </w:r>
    </w:p>
    <w:p w:rsidR="007509FF" w:rsidRDefault="007509FF" w:rsidP="003571B5">
      <w:pPr>
        <w:rPr>
          <w:rFonts w:ascii="Arial" w:hAnsi="Arial" w:cs="Arial"/>
          <w:b/>
          <w:color w:val="000000"/>
          <w:sz w:val="20"/>
          <w:szCs w:val="20"/>
        </w:rPr>
      </w:pPr>
    </w:p>
    <w:p w:rsidR="00E96237" w:rsidRDefault="00E96237" w:rsidP="003571B5">
      <w:pPr>
        <w:rPr>
          <w:rFonts w:ascii="Arial" w:hAnsi="Arial" w:cs="Arial"/>
          <w:b/>
          <w:color w:val="000000"/>
          <w:sz w:val="20"/>
          <w:szCs w:val="20"/>
        </w:rPr>
      </w:pPr>
      <w:r w:rsidRPr="00E96237">
        <w:rPr>
          <w:rFonts w:ascii="Arial" w:hAnsi="Arial" w:cs="Arial"/>
          <w:b/>
          <w:color w:val="000000"/>
          <w:sz w:val="20"/>
          <w:szCs w:val="20"/>
        </w:rPr>
        <w:t>Prerequisite</w:t>
      </w:r>
      <w:r>
        <w:rPr>
          <w:rFonts w:ascii="Arial" w:hAnsi="Arial" w:cs="Arial"/>
          <w:b/>
          <w:color w:val="000000"/>
          <w:sz w:val="20"/>
          <w:szCs w:val="20"/>
        </w:rPr>
        <w:t xml:space="preserve">: </w:t>
      </w:r>
    </w:p>
    <w:p w:rsidR="00387031" w:rsidRDefault="009D4433" w:rsidP="007E4B4B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Once the </w:t>
      </w:r>
      <w:r w:rsidR="00387031">
        <w:rPr>
          <w:rFonts w:cs="Arial"/>
          <w:color w:val="000000"/>
        </w:rPr>
        <w:t>End Point Definition File [EPDL], End Point Group File [EPGL] and the Pseudo Ship File [PSF]</w:t>
      </w:r>
      <w:r w:rsidR="00387031">
        <w:rPr>
          <w:rFonts w:ascii="Arial" w:hAnsi="Arial" w:cs="Arial"/>
          <w:color w:val="000000"/>
          <w:sz w:val="20"/>
          <w:szCs w:val="20"/>
        </w:rPr>
        <w:t xml:space="preserve"> are</w:t>
      </w:r>
      <w:r>
        <w:rPr>
          <w:rFonts w:ascii="Arial" w:hAnsi="Arial" w:cs="Arial"/>
          <w:color w:val="000000"/>
          <w:sz w:val="20"/>
          <w:szCs w:val="20"/>
        </w:rPr>
        <w:t xml:space="preserve"> received from ITRON. </w:t>
      </w:r>
    </w:p>
    <w:p w:rsidR="00387031" w:rsidRDefault="00387031" w:rsidP="007E4B4B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The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BIztalk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jobs for EPDL_* and EPGL_* will move the file to </w:t>
      </w:r>
      <w:r w:rsidR="00706217" w:rsidRPr="009D4433">
        <w:rPr>
          <w:rFonts w:ascii="Arial" w:hAnsi="Arial" w:cs="Arial"/>
          <w:color w:val="000000"/>
          <w:sz w:val="20"/>
          <w:szCs w:val="20"/>
        </w:rPr>
        <w:t>SAP application server for processing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="009D4433" w:rsidRPr="009D4433" w:rsidRDefault="009D4433" w:rsidP="007E4B4B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The </w:t>
      </w:r>
      <w:r w:rsidR="00387031">
        <w:rPr>
          <w:rFonts w:ascii="Arial" w:hAnsi="Arial" w:cs="Arial"/>
          <w:color w:val="000000"/>
          <w:sz w:val="20"/>
          <w:szCs w:val="20"/>
        </w:rPr>
        <w:t xml:space="preserve">PSF </w:t>
      </w:r>
      <w:proofErr w:type="gramStart"/>
      <w:r w:rsidR="00387031">
        <w:rPr>
          <w:rFonts w:ascii="Arial" w:hAnsi="Arial" w:cs="Arial"/>
          <w:color w:val="000000"/>
          <w:sz w:val="20"/>
          <w:szCs w:val="20"/>
        </w:rPr>
        <w:t xml:space="preserve">file </w:t>
      </w:r>
      <w:r>
        <w:rPr>
          <w:rFonts w:ascii="Arial" w:hAnsi="Arial" w:cs="Arial"/>
          <w:color w:val="000000"/>
          <w:sz w:val="20"/>
          <w:szCs w:val="20"/>
        </w:rPr>
        <w:t xml:space="preserve"> must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be manually moved from </w:t>
      </w:r>
      <w:r w:rsidRPr="009D4433">
        <w:rPr>
          <w:rFonts w:ascii="Arial" w:hAnsi="Arial" w:cs="Arial"/>
          <w:color w:val="000000"/>
          <w:sz w:val="20"/>
          <w:szCs w:val="20"/>
        </w:rPr>
        <w:t xml:space="preserve">K:\METER\SHARE\Mfg Test Files </w:t>
      </w:r>
      <w:r w:rsidR="001A1BD2" w:rsidRPr="001A1BD2">
        <w:rPr>
          <w:rFonts w:ascii="Arial" w:hAnsi="Arial" w:cs="Arial"/>
          <w:color w:val="000000"/>
          <w:sz w:val="20"/>
          <w:szCs w:val="20"/>
        </w:rPr>
        <w:t>PROD</w:t>
      </w:r>
      <w:r w:rsidRPr="009D4433">
        <w:rPr>
          <w:rFonts w:ascii="Arial" w:hAnsi="Arial" w:cs="Arial"/>
          <w:color w:val="000000"/>
          <w:sz w:val="20"/>
          <w:szCs w:val="20"/>
        </w:rPr>
        <w:t>\</w:t>
      </w:r>
      <w:r w:rsidR="001A1BD2" w:rsidRPr="001A1BD2">
        <w:rPr>
          <w:rFonts w:ascii="Arial" w:hAnsi="Arial" w:cs="Arial"/>
          <w:color w:val="000000"/>
          <w:sz w:val="20"/>
          <w:szCs w:val="20"/>
        </w:rPr>
        <w:t xml:space="preserve"> PROD</w:t>
      </w:r>
      <w:r w:rsidR="001A1BD2" w:rsidRPr="009D4433">
        <w:rPr>
          <w:rFonts w:ascii="Arial" w:hAnsi="Arial" w:cs="Arial"/>
          <w:color w:val="000000"/>
          <w:sz w:val="20"/>
          <w:szCs w:val="20"/>
        </w:rPr>
        <w:t xml:space="preserve"> </w:t>
      </w:r>
      <w:r w:rsidRPr="009D4433">
        <w:rPr>
          <w:rFonts w:ascii="Arial" w:hAnsi="Arial" w:cs="Arial"/>
          <w:color w:val="000000"/>
          <w:sz w:val="20"/>
          <w:szCs w:val="20"/>
        </w:rPr>
        <w:t>Review</w:t>
      </w:r>
      <w:r>
        <w:rPr>
          <w:rFonts w:ascii="Arial" w:hAnsi="Arial" w:cs="Arial"/>
          <w:color w:val="000000"/>
          <w:sz w:val="20"/>
          <w:szCs w:val="20"/>
        </w:rPr>
        <w:t xml:space="preserve"> to </w:t>
      </w:r>
      <w:r w:rsidRPr="009D4433">
        <w:rPr>
          <w:rFonts w:ascii="Arial" w:hAnsi="Arial" w:cs="Arial"/>
          <w:color w:val="000000"/>
          <w:sz w:val="20"/>
          <w:szCs w:val="20"/>
        </w:rPr>
        <w:t xml:space="preserve">K:\METER\SHARE\Mfg Test Files </w:t>
      </w:r>
      <w:r w:rsidR="001A1BD2" w:rsidRPr="001A1BD2">
        <w:rPr>
          <w:rFonts w:ascii="Arial" w:hAnsi="Arial" w:cs="Arial"/>
          <w:color w:val="000000"/>
          <w:sz w:val="20"/>
          <w:szCs w:val="20"/>
        </w:rPr>
        <w:t>PROD</w:t>
      </w:r>
      <w:r>
        <w:rPr>
          <w:rFonts w:ascii="Arial" w:hAnsi="Arial" w:cs="Arial"/>
          <w:color w:val="FF0000"/>
          <w:sz w:val="20"/>
          <w:szCs w:val="20"/>
        </w:rPr>
        <w:t>.</w:t>
      </w:r>
      <w:r w:rsidR="0079488F">
        <w:rPr>
          <w:rFonts w:ascii="Arial" w:hAnsi="Arial" w:cs="Arial"/>
          <w:color w:val="FF0000"/>
          <w:sz w:val="20"/>
          <w:szCs w:val="20"/>
        </w:rPr>
        <w:t xml:space="preserve"> </w:t>
      </w:r>
      <w:r w:rsidR="000C45B3" w:rsidRPr="003A328C">
        <w:rPr>
          <w:rFonts w:ascii="Arial" w:hAnsi="Arial" w:cs="Arial"/>
          <w:b/>
          <w:color w:val="FF0000"/>
          <w:sz w:val="20"/>
          <w:szCs w:val="20"/>
        </w:rPr>
        <w:t xml:space="preserve">The </w:t>
      </w:r>
      <w:r w:rsidR="0079488F" w:rsidRPr="003A328C">
        <w:rPr>
          <w:rFonts w:ascii="Arial" w:hAnsi="Arial" w:cs="Arial"/>
          <w:b/>
          <w:color w:val="FF0000"/>
          <w:sz w:val="20"/>
          <w:szCs w:val="20"/>
        </w:rPr>
        <w:t>PSF file must always be processed before the 305 file.</w:t>
      </w:r>
      <w:r w:rsidR="000C45B3" w:rsidRPr="003A328C">
        <w:rPr>
          <w:rFonts w:ascii="Arial" w:hAnsi="Arial" w:cs="Arial"/>
          <w:b/>
          <w:color w:val="FF0000"/>
          <w:sz w:val="20"/>
          <w:szCs w:val="20"/>
        </w:rPr>
        <w:t xml:space="preserve"> Both the PSF and 305 files are found in the K:\METER\SHARE\Mfg Test Files PROD\ PROD Review.</w:t>
      </w:r>
    </w:p>
    <w:p w:rsidR="009D4433" w:rsidRDefault="009D4433" w:rsidP="007E4B4B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 w:rsidRPr="009D4433">
        <w:rPr>
          <w:rFonts w:ascii="Arial" w:hAnsi="Arial" w:cs="Arial"/>
          <w:color w:val="000000"/>
          <w:sz w:val="20"/>
          <w:szCs w:val="20"/>
        </w:rPr>
        <w:t>A BizTalk job will pick up the files from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9D4433">
        <w:rPr>
          <w:rFonts w:ascii="Arial" w:hAnsi="Arial" w:cs="Arial"/>
          <w:color w:val="000000"/>
          <w:sz w:val="20"/>
          <w:szCs w:val="20"/>
        </w:rPr>
        <w:t xml:space="preserve">K:\METER\SHARE\Mfg Test Files </w:t>
      </w:r>
      <w:r w:rsidR="004E66B6" w:rsidRPr="001A1BD2">
        <w:rPr>
          <w:rFonts w:ascii="Arial" w:hAnsi="Arial" w:cs="Arial"/>
          <w:color w:val="000000"/>
          <w:sz w:val="20"/>
          <w:szCs w:val="20"/>
        </w:rPr>
        <w:t>PROD</w:t>
      </w:r>
      <w:r w:rsidR="004E66B6" w:rsidRPr="009D4433">
        <w:rPr>
          <w:rFonts w:ascii="Arial" w:hAnsi="Arial" w:cs="Arial"/>
          <w:color w:val="000000"/>
          <w:sz w:val="20"/>
          <w:szCs w:val="20"/>
        </w:rPr>
        <w:t xml:space="preserve"> </w:t>
      </w:r>
      <w:ins w:id="2" w:author="Catherine E. Miller" w:date="2014-05-23T10:30:00Z">
        <w:del w:id="3" w:author="Legodile Kwapa" w:date="2014-06-04T11:21:00Z">
          <w:r w:rsidR="000C442E" w:rsidDel="008F44C6">
            <w:rPr>
              <w:rFonts w:ascii="Arial" w:hAnsi="Arial" w:cs="Arial"/>
              <w:color w:val="FF0000"/>
              <w:sz w:val="20"/>
              <w:szCs w:val="20"/>
            </w:rPr>
            <w:delText xml:space="preserve"> </w:delText>
          </w:r>
        </w:del>
      </w:ins>
      <w:r w:rsidRPr="009D4433">
        <w:rPr>
          <w:rFonts w:ascii="Arial" w:hAnsi="Arial" w:cs="Arial"/>
          <w:color w:val="000000"/>
          <w:sz w:val="20"/>
          <w:szCs w:val="20"/>
        </w:rPr>
        <w:t>and send them to the SAP application server for processing.</w:t>
      </w:r>
      <w:r w:rsidR="0079488F"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9D26C5" w:rsidRPr="00FC13AF" w:rsidRDefault="008070F7" w:rsidP="007E4B4B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The Pseudo Ship Files (PSF)</w:t>
      </w:r>
      <w:r w:rsidR="00B77634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must </w:t>
      </w:r>
      <w:r w:rsidR="00A947B0">
        <w:rPr>
          <w:rFonts w:ascii="Arial" w:hAnsi="Arial" w:cs="Arial"/>
          <w:color w:val="000000"/>
          <w:sz w:val="20"/>
          <w:szCs w:val="20"/>
        </w:rPr>
        <w:t>pass</w:t>
      </w:r>
      <w:r>
        <w:rPr>
          <w:rFonts w:ascii="Arial" w:hAnsi="Arial" w:cs="Arial"/>
          <w:color w:val="000000"/>
          <w:sz w:val="20"/>
          <w:szCs w:val="20"/>
        </w:rPr>
        <w:t xml:space="preserve"> the validation process</w:t>
      </w:r>
      <w:r w:rsidR="00A947B0">
        <w:rPr>
          <w:rFonts w:ascii="Arial" w:hAnsi="Arial" w:cs="Arial"/>
          <w:color w:val="000000"/>
          <w:sz w:val="20"/>
          <w:szCs w:val="20"/>
        </w:rPr>
        <w:t xml:space="preserve"> before the data can be staged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="008A622C" w:rsidRDefault="008070F7" w:rsidP="008070F7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Once the Pseudo Ship File validation process is complete, the contents of the </w:t>
      </w:r>
      <w:r w:rsidR="00DD501F">
        <w:rPr>
          <w:rFonts w:ascii="Arial" w:hAnsi="Arial" w:cs="Arial"/>
          <w:color w:val="000000"/>
          <w:sz w:val="20"/>
          <w:szCs w:val="20"/>
        </w:rPr>
        <w:t>PSF will be staged in Z-</w:t>
      </w:r>
      <w:r>
        <w:rPr>
          <w:rFonts w:ascii="Arial" w:hAnsi="Arial" w:cs="Arial"/>
          <w:color w:val="000000"/>
          <w:sz w:val="20"/>
          <w:szCs w:val="20"/>
        </w:rPr>
        <w:t>table (</w:t>
      </w:r>
      <w:r w:rsidRPr="008070F7">
        <w:rPr>
          <w:rFonts w:ascii="Arial" w:hAnsi="Arial" w:cs="Arial"/>
          <w:color w:val="000000"/>
          <w:sz w:val="20"/>
          <w:szCs w:val="20"/>
        </w:rPr>
        <w:t>ZTDM_PSF_STAGING</w:t>
      </w:r>
      <w:r w:rsidR="009D4433">
        <w:rPr>
          <w:rFonts w:ascii="Arial" w:hAnsi="Arial" w:cs="Arial"/>
          <w:color w:val="000000"/>
          <w:sz w:val="20"/>
          <w:szCs w:val="20"/>
        </w:rPr>
        <w:t>).</w:t>
      </w:r>
    </w:p>
    <w:p w:rsidR="008070F7" w:rsidRPr="008070F7" w:rsidRDefault="008070F7" w:rsidP="008070F7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The </w:t>
      </w:r>
      <w:r w:rsidR="000C45B3">
        <w:rPr>
          <w:rFonts w:ascii="Arial" w:hAnsi="Arial" w:cs="Arial"/>
          <w:color w:val="000000"/>
          <w:sz w:val="20"/>
          <w:szCs w:val="20"/>
        </w:rPr>
        <w:t>ZDMENHV04</w:t>
      </w:r>
      <w:r w:rsidR="000C45B3" w:rsidRPr="00A947B0">
        <w:rPr>
          <w:rFonts w:ascii="Arial" w:hAnsi="Arial" w:cs="Arial"/>
          <w:color w:val="000000"/>
          <w:sz w:val="20"/>
          <w:szCs w:val="20"/>
        </w:rPr>
        <w:t>0</w:t>
      </w:r>
      <w:r w:rsidR="00706217">
        <w:rPr>
          <w:rFonts w:ascii="Arial" w:hAnsi="Arial" w:cs="Arial"/>
          <w:color w:val="000000"/>
          <w:sz w:val="20"/>
          <w:szCs w:val="20"/>
        </w:rPr>
        <w:t xml:space="preserve"> and </w:t>
      </w:r>
      <w:r w:rsidR="00706217" w:rsidRPr="00A947B0">
        <w:rPr>
          <w:rFonts w:ascii="Arial" w:hAnsi="Arial" w:cs="Arial"/>
          <w:color w:val="000000"/>
          <w:sz w:val="20"/>
          <w:szCs w:val="20"/>
        </w:rPr>
        <w:t>ZDMENHV050</w:t>
      </w:r>
      <w:r w:rsidR="000C45B3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must have al</w:t>
      </w:r>
      <w:r w:rsidR="009345FB">
        <w:rPr>
          <w:rFonts w:ascii="Arial" w:hAnsi="Arial" w:cs="Arial"/>
          <w:color w:val="000000"/>
          <w:sz w:val="20"/>
          <w:szCs w:val="20"/>
        </w:rPr>
        <w:t>ready been executed</w:t>
      </w:r>
      <w:r w:rsidR="00B949E9">
        <w:rPr>
          <w:rFonts w:ascii="Arial" w:hAnsi="Arial" w:cs="Arial"/>
          <w:color w:val="000000"/>
          <w:sz w:val="20"/>
          <w:szCs w:val="20"/>
        </w:rPr>
        <w:t>,</w:t>
      </w:r>
      <w:r w:rsidR="009345FB">
        <w:rPr>
          <w:rFonts w:ascii="Arial" w:hAnsi="Arial" w:cs="Arial"/>
          <w:color w:val="000000"/>
          <w:sz w:val="20"/>
          <w:szCs w:val="20"/>
        </w:rPr>
        <w:t xml:space="preserve"> </w:t>
      </w:r>
      <w:r w:rsidR="00A947B0">
        <w:rPr>
          <w:rFonts w:ascii="Arial" w:hAnsi="Arial" w:cs="Arial"/>
          <w:color w:val="000000"/>
          <w:sz w:val="20"/>
          <w:szCs w:val="20"/>
        </w:rPr>
        <w:t xml:space="preserve">before the </w:t>
      </w:r>
      <w:r w:rsidR="00A947B0" w:rsidRPr="00A947B0">
        <w:rPr>
          <w:rFonts w:ascii="Arial" w:hAnsi="Arial" w:cs="Arial"/>
          <w:color w:val="000000"/>
          <w:sz w:val="20"/>
          <w:szCs w:val="20"/>
        </w:rPr>
        <w:t>ZDM</w:t>
      </w:r>
      <w:r w:rsidR="00706217">
        <w:rPr>
          <w:rFonts w:ascii="Arial" w:hAnsi="Arial" w:cs="Arial"/>
          <w:color w:val="000000"/>
          <w:sz w:val="20"/>
          <w:szCs w:val="20"/>
        </w:rPr>
        <w:t>_ESN_PROVISION</w:t>
      </w:r>
      <w:r w:rsidR="00A947B0" w:rsidRPr="00A947B0">
        <w:rPr>
          <w:rFonts w:ascii="Arial" w:hAnsi="Arial" w:cs="Arial"/>
          <w:color w:val="000000"/>
          <w:sz w:val="20"/>
          <w:szCs w:val="20"/>
        </w:rPr>
        <w:t xml:space="preserve"> transaction can be processed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="00CE211A" w:rsidRDefault="00CE211A" w:rsidP="002A02CC">
      <w:pPr>
        <w:rPr>
          <w:b/>
        </w:rPr>
      </w:pPr>
    </w:p>
    <w:p w:rsidR="005464FE" w:rsidRDefault="005464FE" w:rsidP="002A02CC">
      <w:pPr>
        <w:rPr>
          <w:b/>
        </w:rPr>
      </w:pPr>
    </w:p>
    <w:p w:rsidR="005464FE" w:rsidRDefault="005464FE" w:rsidP="002A02CC">
      <w:pPr>
        <w:rPr>
          <w:b/>
        </w:rPr>
      </w:pPr>
    </w:p>
    <w:p w:rsidR="005464FE" w:rsidRDefault="005464FE" w:rsidP="002A02CC">
      <w:pPr>
        <w:rPr>
          <w:b/>
        </w:rPr>
      </w:pPr>
    </w:p>
    <w:p w:rsidR="005464FE" w:rsidRDefault="005464FE" w:rsidP="002A02CC">
      <w:pPr>
        <w:rPr>
          <w:b/>
        </w:rPr>
      </w:pPr>
    </w:p>
    <w:p w:rsidR="005464FE" w:rsidRDefault="005464FE" w:rsidP="002A02CC">
      <w:pPr>
        <w:rPr>
          <w:b/>
        </w:rPr>
      </w:pPr>
    </w:p>
    <w:p w:rsidR="005464FE" w:rsidRDefault="005464FE" w:rsidP="002A02CC">
      <w:pPr>
        <w:rPr>
          <w:b/>
        </w:rPr>
      </w:pPr>
    </w:p>
    <w:p w:rsidR="005464FE" w:rsidRDefault="005464FE" w:rsidP="002A02CC">
      <w:pPr>
        <w:rPr>
          <w:b/>
        </w:rPr>
      </w:pPr>
    </w:p>
    <w:p w:rsidR="005464FE" w:rsidRDefault="005464FE" w:rsidP="002A02CC">
      <w:pPr>
        <w:rPr>
          <w:b/>
        </w:rPr>
      </w:pPr>
    </w:p>
    <w:p w:rsidR="00AA45DD" w:rsidRDefault="009F048B" w:rsidP="00AA45DD">
      <w:pPr>
        <w:pStyle w:val="Heading2"/>
        <w:rPr>
          <w:rStyle w:val="Strong"/>
          <w:b/>
          <w:color w:val="000000" w:themeColor="text1"/>
        </w:rPr>
      </w:pPr>
      <w:bookmarkStart w:id="4" w:name="_Toc353805297"/>
      <w:r w:rsidRPr="00D3589E">
        <w:rPr>
          <w:rStyle w:val="Strong"/>
          <w:b/>
          <w:color w:val="000000" w:themeColor="text1"/>
        </w:rPr>
        <w:lastRenderedPageBreak/>
        <w:t xml:space="preserve">Section </w:t>
      </w:r>
      <w:r w:rsidR="00967BF9">
        <w:rPr>
          <w:rStyle w:val="Strong"/>
          <w:b/>
          <w:color w:val="000000" w:themeColor="text1"/>
        </w:rPr>
        <w:t>2</w:t>
      </w:r>
      <w:r w:rsidRPr="00D3589E">
        <w:rPr>
          <w:rStyle w:val="Strong"/>
          <w:b/>
          <w:color w:val="000000" w:themeColor="text1"/>
        </w:rPr>
        <w:t xml:space="preserve">: </w:t>
      </w:r>
      <w:r w:rsidR="00145FE1">
        <w:rPr>
          <w:rStyle w:val="Strong"/>
          <w:b/>
          <w:color w:val="000000" w:themeColor="text1"/>
        </w:rPr>
        <w:t>Process steps</w:t>
      </w:r>
      <w:r w:rsidR="00896C71" w:rsidRPr="00D3589E">
        <w:rPr>
          <w:rStyle w:val="Strong"/>
          <w:b/>
          <w:color w:val="000000" w:themeColor="text1"/>
        </w:rPr>
        <w:t>:</w:t>
      </w:r>
      <w:bookmarkEnd w:id="4"/>
    </w:p>
    <w:p w:rsidR="00A35772" w:rsidRDefault="00A35772" w:rsidP="00A35772">
      <w:pPr>
        <w:spacing w:line="240" w:lineRule="auto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"/>
        <w:gridCol w:w="2023"/>
        <w:gridCol w:w="783"/>
        <w:gridCol w:w="955"/>
        <w:gridCol w:w="216"/>
        <w:gridCol w:w="523"/>
        <w:gridCol w:w="744"/>
        <w:gridCol w:w="3048"/>
        <w:gridCol w:w="2256"/>
      </w:tblGrid>
      <w:tr w:rsidR="00A35772" w:rsidTr="00035368">
        <w:tc>
          <w:tcPr>
            <w:tcW w:w="468" w:type="dxa"/>
            <w:shd w:val="clear" w:color="auto" w:fill="000000" w:themeFill="text1"/>
          </w:tcPr>
          <w:p w:rsidR="00A35772" w:rsidRDefault="00A35772" w:rsidP="00E45FD0">
            <w:r>
              <w:t>#</w:t>
            </w:r>
          </w:p>
        </w:tc>
        <w:tc>
          <w:tcPr>
            <w:tcW w:w="2023" w:type="dxa"/>
            <w:shd w:val="clear" w:color="auto" w:fill="000000" w:themeFill="text1"/>
          </w:tcPr>
          <w:p w:rsidR="00A35772" w:rsidRPr="00E45FD0" w:rsidRDefault="00A35772" w:rsidP="00E45FD0">
            <w:r>
              <w:t>Section</w:t>
            </w:r>
          </w:p>
        </w:tc>
        <w:tc>
          <w:tcPr>
            <w:tcW w:w="1738" w:type="dxa"/>
            <w:gridSpan w:val="2"/>
            <w:shd w:val="clear" w:color="auto" w:fill="000000" w:themeFill="text1"/>
          </w:tcPr>
          <w:p w:rsidR="00A35772" w:rsidRDefault="00A35772" w:rsidP="00E45FD0">
            <w:r>
              <w:t>Step #</w:t>
            </w:r>
          </w:p>
        </w:tc>
        <w:tc>
          <w:tcPr>
            <w:tcW w:w="1483" w:type="dxa"/>
            <w:gridSpan w:val="3"/>
            <w:shd w:val="clear" w:color="auto" w:fill="000000" w:themeFill="text1"/>
          </w:tcPr>
          <w:p w:rsidR="00A35772" w:rsidRDefault="00A35772" w:rsidP="00E45FD0">
            <w:r>
              <w:t>Dept.</w:t>
            </w:r>
          </w:p>
        </w:tc>
        <w:tc>
          <w:tcPr>
            <w:tcW w:w="3048" w:type="dxa"/>
            <w:shd w:val="clear" w:color="auto" w:fill="000000" w:themeFill="text1"/>
          </w:tcPr>
          <w:p w:rsidR="00A35772" w:rsidRDefault="00A35772" w:rsidP="00E45FD0">
            <w:r>
              <w:t>Description</w:t>
            </w:r>
          </w:p>
          <w:p w:rsidR="00A35772" w:rsidRDefault="00A35772" w:rsidP="00E45FD0"/>
        </w:tc>
        <w:tc>
          <w:tcPr>
            <w:tcW w:w="2256" w:type="dxa"/>
            <w:shd w:val="clear" w:color="auto" w:fill="000000" w:themeFill="text1"/>
          </w:tcPr>
          <w:p w:rsidR="00A35772" w:rsidRPr="00E45FD0" w:rsidRDefault="00A35772" w:rsidP="00E45FD0">
            <w:r>
              <w:t>Notes</w:t>
            </w:r>
          </w:p>
        </w:tc>
      </w:tr>
      <w:tr w:rsidR="00E821F6" w:rsidTr="00350993">
        <w:tc>
          <w:tcPr>
            <w:tcW w:w="2491" w:type="dxa"/>
            <w:gridSpan w:val="2"/>
            <w:vMerge w:val="restart"/>
          </w:tcPr>
          <w:p w:rsidR="00624CD3" w:rsidRDefault="00624CD3" w:rsidP="00E45FD0"/>
          <w:p w:rsidR="00E821F6" w:rsidRDefault="00E821F6" w:rsidP="00E45FD0">
            <w:pPr>
              <w:rPr>
                <w:rFonts w:cs="Arial"/>
                <w:color w:val="000000"/>
              </w:rPr>
            </w:pPr>
            <w:r>
              <w:t xml:space="preserve">Execute transaction </w:t>
            </w:r>
            <w:r w:rsidR="005C7B04">
              <w:rPr>
                <w:rFonts w:cs="Arial"/>
                <w:color w:val="000000"/>
              </w:rPr>
              <w:t>ZDM_ESN_PROVISION</w:t>
            </w:r>
          </w:p>
          <w:p w:rsidR="0067668B" w:rsidRDefault="0067668B" w:rsidP="00E45FD0">
            <w:pPr>
              <w:rPr>
                <w:rFonts w:cs="Arial"/>
                <w:color w:val="000000"/>
              </w:rPr>
            </w:pPr>
          </w:p>
          <w:p w:rsidR="0067668B" w:rsidRDefault="0067668B" w:rsidP="00E45FD0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To validate:</w:t>
            </w:r>
          </w:p>
          <w:p w:rsidR="0067668B" w:rsidRPr="00706217" w:rsidRDefault="0067668B" w:rsidP="0067668B">
            <w:pPr>
              <w:pStyle w:val="ListParagraph"/>
              <w:numPr>
                <w:ilvl w:val="0"/>
                <w:numId w:val="23"/>
              </w:numPr>
            </w:pPr>
            <w:r w:rsidRPr="00706217">
              <w:rPr>
                <w:rFonts w:cs="Arial"/>
                <w:color w:val="000000"/>
              </w:rPr>
              <w:t>EPDL</w:t>
            </w:r>
          </w:p>
          <w:p w:rsidR="005464FE" w:rsidRPr="005464FE" w:rsidRDefault="0067668B" w:rsidP="0067668B">
            <w:pPr>
              <w:pStyle w:val="ListParagraph"/>
              <w:numPr>
                <w:ilvl w:val="0"/>
                <w:numId w:val="23"/>
              </w:numPr>
            </w:pPr>
            <w:r w:rsidRPr="00706217">
              <w:rPr>
                <w:rFonts w:cs="Arial"/>
                <w:color w:val="000000"/>
              </w:rPr>
              <w:t>EPGL</w:t>
            </w:r>
          </w:p>
          <w:p w:rsidR="0067668B" w:rsidRPr="00624CD3" w:rsidRDefault="0067668B" w:rsidP="0067668B">
            <w:pPr>
              <w:pStyle w:val="ListParagraph"/>
              <w:numPr>
                <w:ilvl w:val="0"/>
                <w:numId w:val="23"/>
              </w:numPr>
            </w:pPr>
            <w:r w:rsidRPr="005464FE">
              <w:rPr>
                <w:rFonts w:cs="Arial"/>
                <w:color w:val="000000"/>
              </w:rPr>
              <w:t>PSF</w:t>
            </w:r>
          </w:p>
          <w:p w:rsidR="00624CD3" w:rsidRDefault="00624CD3" w:rsidP="00624CD3"/>
          <w:p w:rsidR="00624CD3" w:rsidRDefault="00624CD3" w:rsidP="00624CD3">
            <w:r>
              <w:t>To Provision Meters</w:t>
            </w:r>
          </w:p>
          <w:p w:rsidR="00624CD3" w:rsidRDefault="00624CD3" w:rsidP="00624CD3">
            <w:pPr>
              <w:pStyle w:val="ListParagraph"/>
              <w:numPr>
                <w:ilvl w:val="0"/>
                <w:numId w:val="24"/>
              </w:numPr>
            </w:pPr>
            <w:proofErr w:type="spellStart"/>
            <w:r>
              <w:t>AddMeterDefinitions</w:t>
            </w:r>
            <w:proofErr w:type="spellEnd"/>
            <w:r>
              <w:t xml:space="preserve"> to OWCE</w:t>
            </w:r>
          </w:p>
        </w:tc>
        <w:tc>
          <w:tcPr>
            <w:tcW w:w="783" w:type="dxa"/>
          </w:tcPr>
          <w:p w:rsidR="00E821F6" w:rsidRDefault="00624CD3" w:rsidP="00624CD3">
            <w:pPr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1694" w:type="dxa"/>
            <w:gridSpan w:val="3"/>
          </w:tcPr>
          <w:p w:rsidR="00E821F6" w:rsidRDefault="00E821F6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3792" w:type="dxa"/>
            <w:gridSpan w:val="2"/>
          </w:tcPr>
          <w:p w:rsidR="00E821F6" w:rsidRDefault="00E821F6" w:rsidP="005C7B04">
            <w:r>
              <w:t xml:space="preserve">Enter transaction </w:t>
            </w:r>
            <w:r>
              <w:rPr>
                <w:rFonts w:cs="Arial"/>
                <w:color w:val="000000"/>
              </w:rPr>
              <w:t>ZDM</w:t>
            </w:r>
            <w:r w:rsidR="005C7B04">
              <w:rPr>
                <w:rFonts w:cs="Arial"/>
                <w:color w:val="000000"/>
              </w:rPr>
              <w:t>_</w:t>
            </w:r>
            <w:r>
              <w:rPr>
                <w:rFonts w:cs="Arial"/>
                <w:color w:val="000000"/>
              </w:rPr>
              <w:t>E</w:t>
            </w:r>
            <w:r w:rsidR="005C7B04">
              <w:rPr>
                <w:rFonts w:cs="Arial"/>
                <w:color w:val="000000"/>
              </w:rPr>
              <w:t>S</w:t>
            </w:r>
            <w:r>
              <w:rPr>
                <w:rFonts w:cs="Arial"/>
                <w:color w:val="000000"/>
              </w:rPr>
              <w:t>N</w:t>
            </w:r>
            <w:r w:rsidR="005C7B04">
              <w:rPr>
                <w:rFonts w:cs="Arial"/>
                <w:color w:val="000000"/>
              </w:rPr>
              <w:t>_PROVISION</w:t>
            </w:r>
            <w:r>
              <w:rPr>
                <w:rFonts w:cs="Arial"/>
                <w:color w:val="000000"/>
              </w:rPr>
              <w:t xml:space="preserve"> and press enter</w:t>
            </w:r>
          </w:p>
        </w:tc>
        <w:tc>
          <w:tcPr>
            <w:tcW w:w="2256" w:type="dxa"/>
          </w:tcPr>
          <w:p w:rsidR="00E821F6" w:rsidRDefault="00E821F6" w:rsidP="00E45FD0"/>
        </w:tc>
      </w:tr>
      <w:tr w:rsidR="00E821F6" w:rsidTr="00EE27C7">
        <w:trPr>
          <w:trHeight w:val="5192"/>
        </w:trPr>
        <w:tc>
          <w:tcPr>
            <w:tcW w:w="2491" w:type="dxa"/>
            <w:gridSpan w:val="2"/>
            <w:vMerge/>
          </w:tcPr>
          <w:p w:rsidR="00E821F6" w:rsidRDefault="00E821F6" w:rsidP="00E45FD0"/>
        </w:tc>
        <w:tc>
          <w:tcPr>
            <w:tcW w:w="8525" w:type="dxa"/>
            <w:gridSpan w:val="7"/>
          </w:tcPr>
          <w:p w:rsidR="005C7B04" w:rsidRDefault="005C7B04" w:rsidP="005C7B04">
            <w:r>
              <w:rPr>
                <w:noProof/>
              </w:rPr>
              <w:drawing>
                <wp:inline distT="0" distB="0" distL="0" distR="0" wp14:anchorId="27416872" wp14:editId="1350B336">
                  <wp:extent cx="5000625" cy="627369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3"/>
                          <a:srcRect r="45241" b="81186"/>
                          <a:stretch/>
                        </pic:blipFill>
                        <pic:spPr bwMode="auto">
                          <a:xfrm>
                            <a:off x="0" y="0"/>
                            <a:ext cx="5010834" cy="628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5C7B04" w:rsidRDefault="005C7B04" w:rsidP="005C7B04"/>
          <w:p w:rsidR="00E821F6" w:rsidRDefault="005C7B04" w:rsidP="00E45FD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F7D145" wp14:editId="532415D0">
                  <wp:extent cx="5000625" cy="2811251"/>
                  <wp:effectExtent l="0" t="0" r="0" b="825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2077" cy="2812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821F6" w:rsidRDefault="00E821F6" w:rsidP="00E45FD0"/>
          <w:p w:rsidR="00E821F6" w:rsidRDefault="00E821F6" w:rsidP="00E45FD0"/>
          <w:p w:rsidR="00E821F6" w:rsidRDefault="00E821F6" w:rsidP="00E45FD0"/>
        </w:tc>
      </w:tr>
      <w:tr w:rsidR="005C7B04" w:rsidTr="00EE27C7">
        <w:tc>
          <w:tcPr>
            <w:tcW w:w="2491" w:type="dxa"/>
            <w:gridSpan w:val="2"/>
            <w:vMerge/>
          </w:tcPr>
          <w:p w:rsidR="005C7B04" w:rsidRDefault="005C7B04" w:rsidP="00E45FD0"/>
        </w:tc>
        <w:tc>
          <w:tcPr>
            <w:tcW w:w="783" w:type="dxa"/>
          </w:tcPr>
          <w:p w:rsidR="005C7B04" w:rsidRDefault="005C7B04">
            <w:pPr>
              <w:jc w:val="right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1a</w:t>
            </w:r>
          </w:p>
        </w:tc>
        <w:tc>
          <w:tcPr>
            <w:tcW w:w="1171" w:type="dxa"/>
            <w:gridSpan w:val="2"/>
          </w:tcPr>
          <w:p w:rsidR="005C7B04" w:rsidRDefault="005C7B04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4315" w:type="dxa"/>
            <w:gridSpan w:val="3"/>
          </w:tcPr>
          <w:p w:rsidR="005C7B04" w:rsidRDefault="005C7B04" w:rsidP="00477F34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Select the appropriate PSF File</w:t>
            </w:r>
          </w:p>
        </w:tc>
        <w:tc>
          <w:tcPr>
            <w:tcW w:w="2256" w:type="dxa"/>
          </w:tcPr>
          <w:p w:rsidR="005C7B04" w:rsidRDefault="005C7B04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Selected files should belong to the same Purchase order line item and timestamp</w:t>
            </w:r>
          </w:p>
        </w:tc>
      </w:tr>
      <w:tr w:rsidR="005C7B04" w:rsidTr="00EE27C7">
        <w:tc>
          <w:tcPr>
            <w:tcW w:w="2491" w:type="dxa"/>
            <w:gridSpan w:val="2"/>
            <w:vMerge/>
          </w:tcPr>
          <w:p w:rsidR="005C7B04" w:rsidRDefault="005C7B04" w:rsidP="00E45FD0"/>
        </w:tc>
        <w:tc>
          <w:tcPr>
            <w:tcW w:w="783" w:type="dxa"/>
          </w:tcPr>
          <w:p w:rsidR="005C7B04" w:rsidRDefault="005C7B04">
            <w:pPr>
              <w:jc w:val="right"/>
              <w:rPr>
                <w:rFonts w:ascii="Cambria" w:hAnsi="Cambria" w:cs="Calibri"/>
                <w:color w:val="000000"/>
              </w:rPr>
            </w:pPr>
          </w:p>
        </w:tc>
        <w:tc>
          <w:tcPr>
            <w:tcW w:w="1171" w:type="dxa"/>
            <w:gridSpan w:val="2"/>
          </w:tcPr>
          <w:p w:rsidR="005C7B04" w:rsidRDefault="005C7B04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4315" w:type="dxa"/>
            <w:gridSpan w:val="3"/>
          </w:tcPr>
          <w:p w:rsidR="005C7B04" w:rsidRDefault="005C7B04" w:rsidP="005C7B04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Select the appropriate EPDL  File</w:t>
            </w:r>
          </w:p>
        </w:tc>
        <w:tc>
          <w:tcPr>
            <w:tcW w:w="2256" w:type="dxa"/>
          </w:tcPr>
          <w:p w:rsidR="005C7B04" w:rsidRDefault="005C7B04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Selected files should belong to the same Purchase order line item and timestamp</w:t>
            </w:r>
          </w:p>
        </w:tc>
      </w:tr>
      <w:tr w:rsidR="005C7B04" w:rsidTr="00EE27C7">
        <w:tc>
          <w:tcPr>
            <w:tcW w:w="2491" w:type="dxa"/>
            <w:gridSpan w:val="2"/>
            <w:vMerge/>
          </w:tcPr>
          <w:p w:rsidR="005C7B04" w:rsidRDefault="005C7B04" w:rsidP="00E45FD0"/>
        </w:tc>
        <w:tc>
          <w:tcPr>
            <w:tcW w:w="783" w:type="dxa"/>
          </w:tcPr>
          <w:p w:rsidR="005C7B04" w:rsidRDefault="005C7B04">
            <w:pPr>
              <w:jc w:val="right"/>
              <w:rPr>
                <w:rFonts w:ascii="Cambria" w:hAnsi="Cambria" w:cs="Calibri"/>
                <w:color w:val="000000"/>
              </w:rPr>
            </w:pPr>
          </w:p>
        </w:tc>
        <w:tc>
          <w:tcPr>
            <w:tcW w:w="1171" w:type="dxa"/>
            <w:gridSpan w:val="2"/>
          </w:tcPr>
          <w:p w:rsidR="005C7B04" w:rsidRDefault="005C7B04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4315" w:type="dxa"/>
            <w:gridSpan w:val="3"/>
          </w:tcPr>
          <w:p w:rsidR="005C7B04" w:rsidRDefault="005C7B04" w:rsidP="000173D2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Select the appropriate EPGL  File</w:t>
            </w:r>
          </w:p>
        </w:tc>
        <w:tc>
          <w:tcPr>
            <w:tcW w:w="2256" w:type="dxa"/>
          </w:tcPr>
          <w:p w:rsidR="005C7B04" w:rsidRDefault="005C7B04" w:rsidP="000173D2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Selected files should belong to the same Purchase order line item and timestamp</w:t>
            </w:r>
          </w:p>
        </w:tc>
      </w:tr>
      <w:tr w:rsidR="00E30380" w:rsidTr="00E30380">
        <w:trPr>
          <w:trHeight w:val="4112"/>
        </w:trPr>
        <w:tc>
          <w:tcPr>
            <w:tcW w:w="2491" w:type="dxa"/>
            <w:gridSpan w:val="2"/>
            <w:vMerge/>
          </w:tcPr>
          <w:p w:rsidR="00E30380" w:rsidRDefault="00E30380" w:rsidP="00E45FD0"/>
        </w:tc>
        <w:tc>
          <w:tcPr>
            <w:tcW w:w="8525" w:type="dxa"/>
            <w:gridSpan w:val="7"/>
          </w:tcPr>
          <w:p w:rsidR="00E30380" w:rsidRDefault="00E30380" w:rsidP="000173D2">
            <w:pPr>
              <w:rPr>
                <w:rFonts w:ascii="Cambria" w:hAnsi="Cambria" w:cs="Calibri"/>
                <w:color w:val="000000"/>
              </w:rPr>
            </w:pPr>
          </w:p>
          <w:p w:rsidR="00E30380" w:rsidRDefault="0067668B" w:rsidP="000173D2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A65ACEC" wp14:editId="19A7A3D7">
                      <wp:simplePos x="0" y="0"/>
                      <wp:positionH relativeFrom="column">
                        <wp:posOffset>84053</wp:posOffset>
                      </wp:positionH>
                      <wp:positionV relativeFrom="paragraph">
                        <wp:posOffset>670095</wp:posOffset>
                      </wp:positionV>
                      <wp:extent cx="2209045" cy="253497"/>
                      <wp:effectExtent l="0" t="0" r="20320" b="1333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9045" cy="253497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" o:spid="_x0000_s1026" style="position:absolute;margin-left:6.6pt;margin-top:52.75pt;width:173.95pt;height:19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" filled="f" strokecolor="red" strokeweight="1.5pt"/>
                  </w:pict>
                </mc:Fallback>
              </mc:AlternateContent>
            </w:r>
            <w:r w:rsidR="00E30380" w:rsidRPr="00E30380">
              <w:rPr>
                <w:rFonts w:ascii="Cambria" w:hAnsi="Cambria" w:cs="Calibri"/>
                <w:noProof/>
                <w:color w:val="000000"/>
              </w:rPr>
              <w:drawing>
                <wp:inline distT="0" distB="0" distL="0" distR="0" wp14:anchorId="4F453B3B" wp14:editId="2DFE3541">
                  <wp:extent cx="5238750" cy="2945677"/>
                  <wp:effectExtent l="0" t="0" r="0" b="7620"/>
                  <wp:docPr id="10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0602" cy="2946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/>
                        </pic:spPr>
                      </pic:pic>
                    </a:graphicData>
                  </a:graphic>
                </wp:inline>
              </w:drawing>
            </w:r>
          </w:p>
          <w:p w:rsidR="0067668B" w:rsidRDefault="0067668B" w:rsidP="000173D2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E30380" w:rsidTr="00EE27C7">
        <w:tc>
          <w:tcPr>
            <w:tcW w:w="2491" w:type="dxa"/>
            <w:gridSpan w:val="2"/>
            <w:vMerge/>
          </w:tcPr>
          <w:p w:rsidR="00E30380" w:rsidRDefault="00E30380" w:rsidP="00E45FD0"/>
        </w:tc>
        <w:tc>
          <w:tcPr>
            <w:tcW w:w="783" w:type="dxa"/>
          </w:tcPr>
          <w:p w:rsidR="00E30380" w:rsidRDefault="00E30380">
            <w:pPr>
              <w:jc w:val="right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1b</w:t>
            </w:r>
          </w:p>
        </w:tc>
        <w:tc>
          <w:tcPr>
            <w:tcW w:w="1171" w:type="dxa"/>
            <w:gridSpan w:val="2"/>
          </w:tcPr>
          <w:p w:rsidR="00E30380" w:rsidRDefault="00E30380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4315" w:type="dxa"/>
            <w:gridSpan w:val="3"/>
          </w:tcPr>
          <w:p w:rsidR="00E30380" w:rsidRDefault="00E30380" w:rsidP="000173D2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Under Operation select the option for Files Validation</w:t>
            </w:r>
          </w:p>
        </w:tc>
        <w:tc>
          <w:tcPr>
            <w:tcW w:w="2256" w:type="dxa"/>
          </w:tcPr>
          <w:p w:rsidR="00E30380" w:rsidRDefault="00E30380" w:rsidP="000173D2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E30380" w:rsidTr="00404A4E">
        <w:tc>
          <w:tcPr>
            <w:tcW w:w="2491" w:type="dxa"/>
            <w:gridSpan w:val="2"/>
            <w:vMerge/>
          </w:tcPr>
          <w:p w:rsidR="00E30380" w:rsidRDefault="00E30380" w:rsidP="00E45FD0"/>
        </w:tc>
        <w:tc>
          <w:tcPr>
            <w:tcW w:w="8525" w:type="dxa"/>
            <w:gridSpan w:val="7"/>
          </w:tcPr>
          <w:p w:rsidR="00E30380" w:rsidRDefault="0067668B" w:rsidP="000173D2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C4DCAE5" wp14:editId="1F6D6339">
                      <wp:simplePos x="0" y="0"/>
                      <wp:positionH relativeFrom="column">
                        <wp:posOffset>84053</wp:posOffset>
                      </wp:positionH>
                      <wp:positionV relativeFrom="paragraph">
                        <wp:posOffset>1106145</wp:posOffset>
                      </wp:positionV>
                      <wp:extent cx="746911" cy="230863"/>
                      <wp:effectExtent l="0" t="0" r="15240" b="17145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6911" cy="230863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21" o:spid="_x0000_s1026" style="position:absolute;margin-left:6.6pt;margin-top:87.1pt;width:58.8pt;height:18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" filled="f" strokecolor="red" strokeweight="1.5pt"/>
                  </w:pict>
                </mc:Fallback>
              </mc:AlternateContent>
            </w:r>
            <w:r w:rsidRPr="0067668B">
              <w:rPr>
                <w:rFonts w:ascii="Cambria" w:hAnsi="Cambria" w:cs="Calibri"/>
                <w:noProof/>
                <w:color w:val="000000"/>
              </w:rPr>
              <w:drawing>
                <wp:inline distT="0" distB="0" distL="0" distR="0" wp14:anchorId="428445BE" wp14:editId="6774612A">
                  <wp:extent cx="5943600" cy="3342005"/>
                  <wp:effectExtent l="0" t="0" r="0" b="0"/>
                  <wp:docPr id="1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2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7B04" w:rsidTr="00EE27C7">
        <w:tc>
          <w:tcPr>
            <w:tcW w:w="2491" w:type="dxa"/>
            <w:gridSpan w:val="2"/>
            <w:vMerge/>
          </w:tcPr>
          <w:p w:rsidR="005C7B04" w:rsidRDefault="005C7B04" w:rsidP="00E45FD0"/>
        </w:tc>
        <w:tc>
          <w:tcPr>
            <w:tcW w:w="783" w:type="dxa"/>
          </w:tcPr>
          <w:p w:rsidR="005C7B04" w:rsidRDefault="005C7B04">
            <w:pPr>
              <w:jc w:val="right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  <w:r w:rsidR="00E30380">
              <w:rPr>
                <w:rFonts w:ascii="Cambria" w:hAnsi="Cambria" w:cs="Calibri"/>
                <w:color w:val="000000"/>
              </w:rPr>
              <w:t>c</w:t>
            </w:r>
          </w:p>
        </w:tc>
        <w:tc>
          <w:tcPr>
            <w:tcW w:w="1171" w:type="dxa"/>
            <w:gridSpan w:val="2"/>
          </w:tcPr>
          <w:p w:rsidR="005C7B04" w:rsidRDefault="005C7B04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4315" w:type="dxa"/>
            <w:gridSpan w:val="3"/>
          </w:tcPr>
          <w:p w:rsidR="005C7B04" w:rsidRDefault="0067668B" w:rsidP="00477F34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C</w:t>
            </w:r>
            <w:r w:rsidR="005C7B04">
              <w:rPr>
                <w:rFonts w:ascii="Cambria" w:hAnsi="Cambria" w:cs="Calibri"/>
                <w:color w:val="000000"/>
              </w:rPr>
              <w:t>lick on the execution icon (short-cut: F8).</w:t>
            </w:r>
          </w:p>
          <w:p w:rsidR="005C7B04" w:rsidRDefault="005C7B04" w:rsidP="00477F34">
            <w:pPr>
              <w:rPr>
                <w:rFonts w:ascii="Cambria" w:hAnsi="Cambria" w:cs="Calibri"/>
                <w:color w:val="000000"/>
              </w:rPr>
            </w:pPr>
          </w:p>
        </w:tc>
        <w:tc>
          <w:tcPr>
            <w:tcW w:w="2256" w:type="dxa"/>
          </w:tcPr>
          <w:p w:rsidR="005C7B04" w:rsidRDefault="008F3649" w:rsidP="00C34875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 xml:space="preserve">Click “Yes” on the warning dialogue messages, if you wish to </w:t>
            </w:r>
            <w:r w:rsidR="00C34875">
              <w:rPr>
                <w:rFonts w:ascii="Cambria" w:hAnsi="Cambria" w:cs="Calibri"/>
                <w:color w:val="000000"/>
              </w:rPr>
              <w:t>execute validation</w:t>
            </w:r>
            <w:r w:rsidRPr="008F5643">
              <w:rPr>
                <w:rFonts w:ascii="Cambria" w:hAnsi="Cambria" w:cs="Calibri"/>
                <w:i/>
                <w:color w:val="000000"/>
              </w:rPr>
              <w:t>.</w:t>
            </w:r>
          </w:p>
        </w:tc>
      </w:tr>
      <w:tr w:rsidR="0067668B" w:rsidTr="000B7C68">
        <w:tc>
          <w:tcPr>
            <w:tcW w:w="2491" w:type="dxa"/>
            <w:gridSpan w:val="2"/>
            <w:vMerge/>
          </w:tcPr>
          <w:p w:rsidR="0067668B" w:rsidRDefault="0067668B" w:rsidP="00E45FD0"/>
        </w:tc>
        <w:tc>
          <w:tcPr>
            <w:tcW w:w="8525" w:type="dxa"/>
            <w:gridSpan w:val="7"/>
          </w:tcPr>
          <w:p w:rsidR="0067668B" w:rsidRDefault="0067668B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6C06B9C" wp14:editId="4EED3A54">
                      <wp:simplePos x="0" y="0"/>
                      <wp:positionH relativeFrom="column">
                        <wp:posOffset>85806</wp:posOffset>
                      </wp:positionH>
                      <wp:positionV relativeFrom="paragraph">
                        <wp:posOffset>271644</wp:posOffset>
                      </wp:positionV>
                      <wp:extent cx="84569" cy="110997"/>
                      <wp:effectExtent l="0" t="0" r="10795" b="22860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569" cy="110997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23" o:spid="_x0000_s1026" style="position:absolute;margin-left:6.75pt;margin-top:21.4pt;width:6.65pt;height:8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" filled="f" strokecolor="red" strokeweight="1.5pt"/>
                  </w:pict>
                </mc:Fallback>
              </mc:AlternateContent>
            </w:r>
            <w:r w:rsidRPr="0067668B">
              <w:rPr>
                <w:rFonts w:ascii="Cambria" w:hAnsi="Cambria" w:cs="Calibri"/>
                <w:noProof/>
                <w:color w:val="000000"/>
              </w:rPr>
              <w:drawing>
                <wp:inline distT="0" distB="0" distL="0" distR="0" wp14:anchorId="7DE38FB0" wp14:editId="1E0C57B6">
                  <wp:extent cx="4688282" cy="449272"/>
                  <wp:effectExtent l="0" t="0" r="0" b="8255"/>
                  <wp:docPr id="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4699" r="9857" b="79938"/>
                          <a:stretch/>
                        </pic:blipFill>
                        <pic:spPr bwMode="auto">
                          <a:xfrm>
                            <a:off x="0" y="0"/>
                            <a:ext cx="4690912" cy="449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7B04" w:rsidTr="005464FE">
        <w:trPr>
          <w:trHeight w:val="3230"/>
        </w:trPr>
        <w:tc>
          <w:tcPr>
            <w:tcW w:w="2491" w:type="dxa"/>
            <w:gridSpan w:val="2"/>
            <w:vMerge/>
          </w:tcPr>
          <w:p w:rsidR="005C7B04" w:rsidRDefault="005C7B04" w:rsidP="00E45FD0"/>
        </w:tc>
        <w:tc>
          <w:tcPr>
            <w:tcW w:w="8525" w:type="dxa"/>
            <w:gridSpan w:val="7"/>
          </w:tcPr>
          <w:p w:rsidR="005C7B04" w:rsidRDefault="005C7B04">
            <w:pPr>
              <w:rPr>
                <w:rFonts w:ascii="Cambria" w:hAnsi="Cambria" w:cs="Calibri"/>
                <w:color w:val="000000"/>
              </w:rPr>
            </w:pPr>
          </w:p>
          <w:p w:rsidR="005C7B04" w:rsidRDefault="0067668B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A8DB5DC" wp14:editId="0986A379">
                      <wp:simplePos x="0" y="0"/>
                      <wp:positionH relativeFrom="column">
                        <wp:posOffset>783498</wp:posOffset>
                      </wp:positionH>
                      <wp:positionV relativeFrom="paragraph">
                        <wp:posOffset>1380138</wp:posOffset>
                      </wp:positionV>
                      <wp:extent cx="422844" cy="126853"/>
                      <wp:effectExtent l="0" t="0" r="15875" b="2603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2844" cy="126853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24" o:spid="_x0000_s1026" style="position:absolute;margin-left:61.7pt;margin-top:108.65pt;width:33.3pt;height:10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" filled="f" strokecolor="red" strokeweight="1.5pt"/>
                  </w:pict>
                </mc:Fallback>
              </mc:AlternateContent>
            </w:r>
            <w:r w:rsidRPr="0067668B">
              <w:rPr>
                <w:rFonts w:ascii="Cambria" w:hAnsi="Cambria" w:cs="Calibri"/>
                <w:noProof/>
                <w:color w:val="000000"/>
              </w:rPr>
              <w:drawing>
                <wp:inline distT="0" distB="0" distL="0" distR="0" wp14:anchorId="0D3A17AD" wp14:editId="08AAFC9A">
                  <wp:extent cx="5042231" cy="2834640"/>
                  <wp:effectExtent l="0" t="0" r="6350" b="3810"/>
                  <wp:docPr id="205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2231" cy="283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/>
                        </pic:spPr>
                      </pic:pic>
                    </a:graphicData>
                  </a:graphic>
                </wp:inline>
              </w:drawing>
            </w:r>
          </w:p>
          <w:p w:rsidR="0067668B" w:rsidRDefault="0067668B">
            <w:pPr>
              <w:rPr>
                <w:rFonts w:ascii="Cambria" w:hAnsi="Cambria" w:cs="Calibri"/>
                <w:color w:val="000000"/>
              </w:rPr>
            </w:pPr>
          </w:p>
          <w:p w:rsidR="005464FE" w:rsidRDefault="005464FE">
            <w:pPr>
              <w:rPr>
                <w:rFonts w:ascii="Cambria" w:hAnsi="Cambria" w:cs="Calibri"/>
                <w:color w:val="000000"/>
              </w:rPr>
            </w:pPr>
          </w:p>
          <w:p w:rsidR="0067668B" w:rsidRDefault="0067668B">
            <w:pPr>
              <w:rPr>
                <w:rFonts w:ascii="Cambria" w:hAnsi="Cambria" w:cs="Calibri"/>
                <w:color w:val="000000"/>
              </w:rPr>
            </w:pPr>
            <w:r w:rsidRPr="0067668B">
              <w:rPr>
                <w:rFonts w:ascii="Cambria" w:hAnsi="Cambria" w:cs="Calibri"/>
                <w:noProof/>
                <w:color w:val="000000"/>
              </w:rPr>
              <w:drawing>
                <wp:inline distT="0" distB="0" distL="0" distR="0" wp14:anchorId="22A94EA1" wp14:editId="543A302F">
                  <wp:extent cx="5943600" cy="3342005"/>
                  <wp:effectExtent l="0" t="0" r="0" b="0"/>
                  <wp:docPr id="30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4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2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/>
                        </pic:spPr>
                      </pic:pic>
                    </a:graphicData>
                  </a:graphic>
                </wp:inline>
              </w:drawing>
            </w:r>
          </w:p>
          <w:p w:rsidR="005C7B04" w:rsidRDefault="005C7B04">
            <w:pPr>
              <w:rPr>
                <w:rFonts w:ascii="Cambria" w:hAnsi="Cambria" w:cs="Calibri"/>
                <w:color w:val="000000"/>
              </w:rPr>
            </w:pPr>
          </w:p>
          <w:p w:rsidR="005C7B04" w:rsidRPr="005464FE" w:rsidRDefault="005464FE">
            <w:pPr>
              <w:rPr>
                <w:rFonts w:ascii="Cambria" w:hAnsi="Cambria" w:cs="Calibri"/>
                <w:b/>
                <w:color w:val="000000"/>
              </w:rPr>
            </w:pPr>
            <w:r w:rsidRPr="005464FE">
              <w:rPr>
                <w:rFonts w:ascii="Cambria" w:hAnsi="Cambria" w:cs="Calibri"/>
                <w:b/>
                <w:color w:val="000000"/>
              </w:rPr>
              <w:t>Files were successfully validated.</w:t>
            </w:r>
          </w:p>
          <w:p w:rsidR="005464FE" w:rsidRDefault="005464FE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5464FE" w:rsidTr="00477F34">
        <w:trPr>
          <w:trHeight w:val="3230"/>
        </w:trPr>
        <w:tc>
          <w:tcPr>
            <w:tcW w:w="2491" w:type="dxa"/>
            <w:gridSpan w:val="2"/>
            <w:tcBorders>
              <w:bottom w:val="single" w:sz="4" w:space="0" w:color="auto"/>
            </w:tcBorders>
          </w:tcPr>
          <w:p w:rsidR="005464FE" w:rsidRDefault="005464FE" w:rsidP="00E45FD0"/>
        </w:tc>
        <w:tc>
          <w:tcPr>
            <w:tcW w:w="8525" w:type="dxa"/>
            <w:gridSpan w:val="7"/>
            <w:tcBorders>
              <w:bottom w:val="single" w:sz="4" w:space="0" w:color="auto"/>
            </w:tcBorders>
          </w:tcPr>
          <w:p w:rsidR="005464FE" w:rsidRDefault="005464FE">
            <w:pPr>
              <w:rPr>
                <w:rFonts w:ascii="Cambria" w:hAnsi="Cambria" w:cs="Calibri"/>
                <w:color w:val="000000"/>
              </w:rPr>
            </w:pPr>
          </w:p>
          <w:p w:rsidR="005464FE" w:rsidRDefault="005464FE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 xml:space="preserve">Validated Files will have an </w:t>
            </w:r>
            <w:r w:rsidRPr="005464FE">
              <w:rPr>
                <w:rFonts w:ascii="Cambria" w:hAnsi="Cambria" w:cs="Calibri"/>
                <w:b/>
                <w:color w:val="000000"/>
              </w:rPr>
              <w:t>“X”</w:t>
            </w:r>
            <w:r>
              <w:rPr>
                <w:rFonts w:ascii="Cambria" w:hAnsi="Cambria" w:cs="Calibri"/>
                <w:color w:val="000000"/>
              </w:rPr>
              <w:t xml:space="preserve"> in the valid Field</w:t>
            </w:r>
          </w:p>
          <w:p w:rsidR="005464FE" w:rsidRDefault="005464FE">
            <w:pPr>
              <w:rPr>
                <w:rFonts w:ascii="Cambria" w:hAnsi="Cambria" w:cs="Calibri"/>
                <w:color w:val="000000"/>
              </w:rPr>
            </w:pPr>
          </w:p>
          <w:p w:rsidR="005464FE" w:rsidRDefault="008C5503">
            <w:pPr>
              <w:rPr>
                <w:rFonts w:ascii="Cambria" w:hAnsi="Cambria" w:cs="Calibri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2194568</wp:posOffset>
                      </wp:positionH>
                      <wp:positionV relativeFrom="paragraph">
                        <wp:posOffset>1239668</wp:posOffset>
                      </wp:positionV>
                      <wp:extent cx="190005" cy="100941"/>
                      <wp:effectExtent l="0" t="0" r="19685" b="13970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005" cy="100941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26" o:spid="_x0000_s1026" style="position:absolute;margin-left:172.8pt;margin-top:97.6pt;width:14.95pt;height:7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" filled="f" strokecolor="red" strokeweight="1.5pt"/>
                  </w:pict>
                </mc:Fallback>
              </mc:AlternateContent>
            </w:r>
            <w:r w:rsidR="005464FE">
              <w:rPr>
                <w:noProof/>
              </w:rPr>
              <w:drawing>
                <wp:inline distT="0" distB="0" distL="0" distR="0" wp14:anchorId="7BA72B52" wp14:editId="498BB1C8">
                  <wp:extent cx="5200650" cy="1724025"/>
                  <wp:effectExtent l="0" t="0" r="0" b="952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8"/>
                          <a:srcRect t="8471" b="32563"/>
                          <a:stretch/>
                        </pic:blipFill>
                        <pic:spPr bwMode="auto">
                          <a:xfrm>
                            <a:off x="0" y="0"/>
                            <a:ext cx="5204884" cy="1725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5464FE" w:rsidRDefault="005464FE">
            <w:pPr>
              <w:rPr>
                <w:rFonts w:ascii="Cambria" w:hAnsi="Cambria" w:cs="Calibri"/>
                <w:color w:val="000000"/>
              </w:rPr>
            </w:pPr>
          </w:p>
        </w:tc>
      </w:tr>
    </w:tbl>
    <w:p w:rsidR="00B45D78" w:rsidRDefault="00B45D78">
      <w:r>
        <w:br w:type="page"/>
      </w:r>
    </w:p>
    <w:tbl>
      <w:tblPr>
        <w:tblStyle w:val="TableGrid"/>
        <w:tblW w:w="13272" w:type="dxa"/>
        <w:tblLayout w:type="fixed"/>
        <w:tblLook w:val="04A0" w:firstRow="1" w:lastRow="0" w:firstColumn="1" w:lastColumn="0" w:noHBand="0" w:noVBand="1"/>
      </w:tblPr>
      <w:tblGrid>
        <w:gridCol w:w="2491"/>
        <w:gridCol w:w="783"/>
        <w:gridCol w:w="1171"/>
        <w:gridCol w:w="4315"/>
        <w:gridCol w:w="2256"/>
        <w:gridCol w:w="2256"/>
      </w:tblGrid>
      <w:tr w:rsidR="00F60819" w:rsidTr="004974E1">
        <w:trPr>
          <w:gridAfter w:val="1"/>
          <w:wAfter w:w="2256" w:type="dxa"/>
        </w:trPr>
        <w:tc>
          <w:tcPr>
            <w:tcW w:w="2491" w:type="dxa"/>
            <w:vMerge w:val="restart"/>
          </w:tcPr>
          <w:p w:rsidR="00F60819" w:rsidRDefault="00F60819" w:rsidP="00E45FD0"/>
        </w:tc>
        <w:tc>
          <w:tcPr>
            <w:tcW w:w="783" w:type="dxa"/>
          </w:tcPr>
          <w:p w:rsidR="00F60819" w:rsidRDefault="00624CD3">
            <w:pPr>
              <w:jc w:val="right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1171" w:type="dxa"/>
          </w:tcPr>
          <w:p w:rsidR="00F60819" w:rsidRDefault="00F60819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4315" w:type="dxa"/>
          </w:tcPr>
          <w:p w:rsidR="00F60819" w:rsidRDefault="00624CD3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Provisioning of Meter</w:t>
            </w:r>
          </w:p>
        </w:tc>
        <w:tc>
          <w:tcPr>
            <w:tcW w:w="2256" w:type="dxa"/>
          </w:tcPr>
          <w:p w:rsidR="00F60819" w:rsidRDefault="00624CD3" w:rsidP="00624CD3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Only validated Files can be selected for Provisioning</w:t>
            </w:r>
            <w:r w:rsidR="0099405E">
              <w:rPr>
                <w:rFonts w:ascii="Cambria" w:hAnsi="Cambria" w:cs="Calibri"/>
                <w:color w:val="000000"/>
              </w:rPr>
              <w:t>.</w:t>
            </w:r>
          </w:p>
          <w:p w:rsidR="0099405E" w:rsidRDefault="0099405E" w:rsidP="00624CD3">
            <w:pPr>
              <w:rPr>
                <w:rFonts w:ascii="Cambria" w:hAnsi="Cambria" w:cs="Calibri"/>
                <w:color w:val="000000"/>
              </w:rPr>
            </w:pPr>
          </w:p>
          <w:p w:rsidR="0099405E" w:rsidRDefault="0099405E" w:rsidP="00624CD3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 xml:space="preserve">Please note there are two option to select the </w:t>
            </w:r>
            <w:r w:rsidRPr="0099405E">
              <w:rPr>
                <w:rFonts w:ascii="Cambria" w:hAnsi="Cambria" w:cs="Calibri"/>
                <w:b/>
                <w:color w:val="000000"/>
              </w:rPr>
              <w:t>Configuration Group</w:t>
            </w:r>
          </w:p>
        </w:tc>
      </w:tr>
      <w:tr w:rsidR="00F60819" w:rsidTr="004974E1">
        <w:trPr>
          <w:gridAfter w:val="1"/>
          <w:wAfter w:w="2256" w:type="dxa"/>
          <w:trHeight w:val="5210"/>
        </w:trPr>
        <w:tc>
          <w:tcPr>
            <w:tcW w:w="2491" w:type="dxa"/>
            <w:vMerge/>
          </w:tcPr>
          <w:p w:rsidR="00F60819" w:rsidRDefault="00F60819" w:rsidP="00E45FD0"/>
        </w:tc>
        <w:tc>
          <w:tcPr>
            <w:tcW w:w="8525" w:type="dxa"/>
            <w:gridSpan w:val="4"/>
          </w:tcPr>
          <w:p w:rsidR="00F60819" w:rsidRDefault="00F60819">
            <w:pPr>
              <w:rPr>
                <w:rFonts w:ascii="Cambria" w:hAnsi="Cambria" w:cs="Calibri"/>
                <w:color w:val="000000"/>
              </w:rPr>
            </w:pPr>
          </w:p>
          <w:p w:rsidR="00F60819" w:rsidRDefault="0099405E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4F571B1" wp14:editId="77176665">
                      <wp:simplePos x="0" y="0"/>
                      <wp:positionH relativeFrom="column">
                        <wp:posOffset>74823</wp:posOffset>
                      </wp:positionH>
                      <wp:positionV relativeFrom="paragraph">
                        <wp:posOffset>1342621</wp:posOffset>
                      </wp:positionV>
                      <wp:extent cx="991589" cy="261257"/>
                      <wp:effectExtent l="0" t="0" r="18415" b="24765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1589" cy="261257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27" o:spid="_x0000_s1026" style="position:absolute;margin-left:5.9pt;margin-top:105.7pt;width:78.1pt;height:20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" filled="f" strokecolor="red" strokeweight="1.5pt"/>
                  </w:pict>
                </mc:Fallback>
              </mc:AlternateContent>
            </w:r>
            <w:r w:rsidR="00624CD3" w:rsidRPr="00624CD3">
              <w:rPr>
                <w:rFonts w:ascii="Cambria" w:hAnsi="Cambria" w:cs="Calibri"/>
                <w:noProof/>
                <w:color w:val="000000"/>
              </w:rPr>
              <w:drawing>
                <wp:inline distT="0" distB="0" distL="0" distR="0" wp14:anchorId="57C01B63" wp14:editId="7FE797FA">
                  <wp:extent cx="5042231" cy="2834640"/>
                  <wp:effectExtent l="0" t="0" r="6350" b="3810"/>
                  <wp:docPr id="40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8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2231" cy="283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/>
                        </pic:spPr>
                      </pic:pic>
                    </a:graphicData>
                  </a:graphic>
                </wp:inline>
              </w:drawing>
            </w:r>
          </w:p>
          <w:p w:rsidR="00F60819" w:rsidRDefault="00F60819">
            <w:pPr>
              <w:rPr>
                <w:rFonts w:ascii="Cambria" w:hAnsi="Cambria" w:cs="Calibri"/>
                <w:color w:val="000000"/>
              </w:rPr>
            </w:pPr>
          </w:p>
          <w:p w:rsidR="00F60819" w:rsidRDefault="00F60819">
            <w:pPr>
              <w:rPr>
                <w:rFonts w:ascii="Cambria" w:hAnsi="Cambria" w:cs="Calibri"/>
                <w:color w:val="000000"/>
              </w:rPr>
            </w:pPr>
          </w:p>
          <w:p w:rsidR="00F60819" w:rsidRDefault="00F60819">
            <w:pPr>
              <w:rPr>
                <w:rFonts w:ascii="Cambria" w:hAnsi="Cambria" w:cs="Calibri"/>
                <w:color w:val="000000"/>
              </w:rPr>
            </w:pPr>
          </w:p>
          <w:p w:rsidR="00F60819" w:rsidRDefault="00F60819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FF6616" w:rsidTr="004974E1">
        <w:trPr>
          <w:gridAfter w:val="1"/>
          <w:wAfter w:w="2256" w:type="dxa"/>
        </w:trPr>
        <w:tc>
          <w:tcPr>
            <w:tcW w:w="2491" w:type="dxa"/>
            <w:vMerge w:val="restart"/>
          </w:tcPr>
          <w:p w:rsidR="00FF6616" w:rsidRDefault="00FF6616" w:rsidP="00E45FD0"/>
        </w:tc>
        <w:tc>
          <w:tcPr>
            <w:tcW w:w="783" w:type="dxa"/>
          </w:tcPr>
          <w:p w:rsidR="00FF6616" w:rsidRDefault="0099405E">
            <w:pPr>
              <w:jc w:val="right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2a</w:t>
            </w:r>
          </w:p>
        </w:tc>
        <w:tc>
          <w:tcPr>
            <w:tcW w:w="1171" w:type="dxa"/>
          </w:tcPr>
          <w:p w:rsidR="00FF6616" w:rsidRDefault="00FF6616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4315" w:type="dxa"/>
          </w:tcPr>
          <w:p w:rsidR="00FF6616" w:rsidRDefault="0099405E" w:rsidP="00F60819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Configuration Group from File Option</w:t>
            </w:r>
          </w:p>
        </w:tc>
        <w:tc>
          <w:tcPr>
            <w:tcW w:w="2256" w:type="dxa"/>
          </w:tcPr>
          <w:p w:rsidR="00FF6616" w:rsidRDefault="00FF6616" w:rsidP="0099405E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 xml:space="preserve">Select all if you wish to </w:t>
            </w:r>
            <w:r w:rsidR="0099405E" w:rsidRPr="0099405E">
              <w:rPr>
                <w:rFonts w:ascii="Cambria" w:hAnsi="Cambria" w:cs="Calibri"/>
                <w:b/>
                <w:color w:val="000000"/>
              </w:rPr>
              <w:t>Configuration Group</w:t>
            </w:r>
            <w:r>
              <w:rPr>
                <w:rFonts w:ascii="Cambria" w:hAnsi="Cambria" w:cs="Calibri"/>
                <w:color w:val="000000"/>
              </w:rPr>
              <w:t xml:space="preserve"> entries in the PSF file.</w:t>
            </w:r>
          </w:p>
          <w:p w:rsidR="0099405E" w:rsidRDefault="0099405E" w:rsidP="0099405E">
            <w:pPr>
              <w:rPr>
                <w:rFonts w:ascii="Cambria" w:hAnsi="Cambria" w:cs="Calibri"/>
                <w:color w:val="000000"/>
              </w:rPr>
            </w:pPr>
          </w:p>
          <w:p w:rsidR="0099405E" w:rsidRPr="0099405E" w:rsidRDefault="0099405E" w:rsidP="0099405E">
            <w:pPr>
              <w:rPr>
                <w:rFonts w:ascii="Cambria" w:hAnsi="Cambria" w:cs="Calibri"/>
                <w:i/>
                <w:color w:val="000000"/>
              </w:rPr>
            </w:pPr>
            <w:r w:rsidRPr="0099405E">
              <w:rPr>
                <w:rFonts w:ascii="Cambria" w:hAnsi="Cambria" w:cs="Calibri"/>
                <w:i/>
                <w:color w:val="000000"/>
                <w:sz w:val="20"/>
              </w:rPr>
              <w:t>NB: Please review PSF file to validate if meter will be installed in the correct group</w:t>
            </w:r>
          </w:p>
        </w:tc>
      </w:tr>
      <w:tr w:rsidR="0099405E" w:rsidTr="004974E1">
        <w:trPr>
          <w:gridAfter w:val="1"/>
          <w:wAfter w:w="2256" w:type="dxa"/>
        </w:trPr>
        <w:tc>
          <w:tcPr>
            <w:tcW w:w="2491" w:type="dxa"/>
            <w:vMerge/>
          </w:tcPr>
          <w:p w:rsidR="0099405E" w:rsidRDefault="0099405E" w:rsidP="00E45FD0"/>
        </w:tc>
        <w:tc>
          <w:tcPr>
            <w:tcW w:w="8525" w:type="dxa"/>
            <w:gridSpan w:val="4"/>
          </w:tcPr>
          <w:p w:rsidR="0099405E" w:rsidRDefault="0099405E">
            <w:pPr>
              <w:rPr>
                <w:rFonts w:ascii="Cambria" w:hAnsi="Cambria" w:cs="Calibri"/>
                <w:color w:val="000000"/>
              </w:rPr>
            </w:pPr>
          </w:p>
          <w:p w:rsidR="0099405E" w:rsidRDefault="0099405E">
            <w:pPr>
              <w:rPr>
                <w:rFonts w:ascii="Cambria" w:hAnsi="Cambria" w:cs="Calibri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2BE4B0D" wp14:editId="09522E08">
                      <wp:simplePos x="0" y="0"/>
                      <wp:positionH relativeFrom="column">
                        <wp:posOffset>116386</wp:posOffset>
                      </wp:positionH>
                      <wp:positionV relativeFrom="paragraph">
                        <wp:posOffset>93592</wp:posOffset>
                      </wp:positionV>
                      <wp:extent cx="724395" cy="89065"/>
                      <wp:effectExtent l="0" t="0" r="19050" b="25400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4395" cy="890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29" o:spid="_x0000_s1026" style="position:absolute;margin-left:9.15pt;margin-top:7.35pt;width:57.05pt;height: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" filled="f" strokecolor="red" strokeweight="1.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0BCA992" wp14:editId="50C21683">
                  <wp:extent cx="4732317" cy="629392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0"/>
                          <a:srcRect t="47668" r="9116" b="30831"/>
                          <a:stretch/>
                        </pic:blipFill>
                        <pic:spPr bwMode="auto">
                          <a:xfrm>
                            <a:off x="0" y="0"/>
                            <a:ext cx="4730392" cy="629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99405E" w:rsidRDefault="0099405E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99405E" w:rsidTr="004974E1">
        <w:trPr>
          <w:gridAfter w:val="1"/>
          <w:wAfter w:w="2256" w:type="dxa"/>
        </w:trPr>
        <w:tc>
          <w:tcPr>
            <w:tcW w:w="2491" w:type="dxa"/>
            <w:vMerge/>
          </w:tcPr>
          <w:p w:rsidR="0099405E" w:rsidRDefault="0099405E" w:rsidP="00E45FD0"/>
        </w:tc>
        <w:tc>
          <w:tcPr>
            <w:tcW w:w="783" w:type="dxa"/>
          </w:tcPr>
          <w:p w:rsidR="0099405E" w:rsidRDefault="0099405E">
            <w:pPr>
              <w:jc w:val="right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2b</w:t>
            </w:r>
          </w:p>
        </w:tc>
        <w:tc>
          <w:tcPr>
            <w:tcW w:w="1171" w:type="dxa"/>
          </w:tcPr>
          <w:p w:rsidR="0099405E" w:rsidRDefault="0099405E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4315" w:type="dxa"/>
          </w:tcPr>
          <w:p w:rsidR="0099405E" w:rsidRDefault="0099405E" w:rsidP="0099405E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Configuration Group from Screen Option</w:t>
            </w:r>
          </w:p>
        </w:tc>
        <w:tc>
          <w:tcPr>
            <w:tcW w:w="2256" w:type="dxa"/>
          </w:tcPr>
          <w:p w:rsidR="00CE2777" w:rsidRDefault="00CE2777" w:rsidP="00CE2777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 xml:space="preserve">Select all if you wish to specify the </w:t>
            </w:r>
            <w:r w:rsidRPr="0099405E">
              <w:rPr>
                <w:rFonts w:ascii="Cambria" w:hAnsi="Cambria" w:cs="Calibri"/>
                <w:b/>
                <w:color w:val="000000"/>
              </w:rPr>
              <w:t>Configuration Group</w:t>
            </w:r>
            <w:r>
              <w:rPr>
                <w:rFonts w:ascii="Cambria" w:hAnsi="Cambria" w:cs="Calibri"/>
                <w:color w:val="000000"/>
              </w:rPr>
              <w:t>.</w:t>
            </w:r>
          </w:p>
          <w:p w:rsidR="0099405E" w:rsidRDefault="0099405E" w:rsidP="00CE2777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CE2777" w:rsidTr="004974E1">
        <w:trPr>
          <w:gridAfter w:val="1"/>
          <w:wAfter w:w="2256" w:type="dxa"/>
        </w:trPr>
        <w:tc>
          <w:tcPr>
            <w:tcW w:w="2491" w:type="dxa"/>
            <w:vMerge/>
          </w:tcPr>
          <w:p w:rsidR="00CE2777" w:rsidRDefault="00CE2777" w:rsidP="00E45FD0"/>
        </w:tc>
        <w:tc>
          <w:tcPr>
            <w:tcW w:w="8525" w:type="dxa"/>
            <w:gridSpan w:val="4"/>
          </w:tcPr>
          <w:p w:rsidR="00CE2777" w:rsidRDefault="00CE2777">
            <w:pPr>
              <w:rPr>
                <w:rFonts w:ascii="Cambria" w:hAnsi="Cambria" w:cs="Calibri"/>
                <w:color w:val="000000"/>
              </w:rPr>
            </w:pPr>
          </w:p>
          <w:p w:rsidR="00CE2777" w:rsidRDefault="00CE2777">
            <w:pPr>
              <w:rPr>
                <w:rFonts w:ascii="Cambria" w:hAnsi="Cambria" w:cs="Calibri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0E67C93" wp14:editId="6545FD33">
                      <wp:simplePos x="0" y="0"/>
                      <wp:positionH relativeFrom="column">
                        <wp:posOffset>950744</wp:posOffset>
                      </wp:positionH>
                      <wp:positionV relativeFrom="paragraph">
                        <wp:posOffset>483123</wp:posOffset>
                      </wp:positionV>
                      <wp:extent cx="290830" cy="129988"/>
                      <wp:effectExtent l="0" t="0" r="13970" b="22860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129988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2" o:spid="_x0000_s1026" style="position:absolute;margin-left:74.85pt;margin-top:38.05pt;width:22.9pt;height:10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" filled="f" strokecolor="red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0F79A6" wp14:editId="71BAB343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378460</wp:posOffset>
                      </wp:positionV>
                      <wp:extent cx="753745" cy="106045"/>
                      <wp:effectExtent l="0" t="0" r="27305" b="2730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3745" cy="10604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1" o:spid="_x0000_s1026" style="position:absolute;margin-left:6.25pt;margin-top:29.8pt;width:59.35pt;height:8.3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" filled="f" strokecolor="red" strokeweight="1.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27C0901" wp14:editId="0B7221FD">
                  <wp:extent cx="5210173" cy="12192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1"/>
                          <a:srcRect t="45639" b="26775"/>
                          <a:stretch/>
                        </pic:blipFill>
                        <pic:spPr bwMode="auto">
                          <a:xfrm>
                            <a:off x="0" y="0"/>
                            <a:ext cx="5204884" cy="1217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E2777" w:rsidRDefault="00CE2777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99405E" w:rsidTr="004974E1">
        <w:trPr>
          <w:gridAfter w:val="1"/>
          <w:wAfter w:w="2256" w:type="dxa"/>
        </w:trPr>
        <w:tc>
          <w:tcPr>
            <w:tcW w:w="2491" w:type="dxa"/>
            <w:vMerge/>
          </w:tcPr>
          <w:p w:rsidR="0099405E" w:rsidRDefault="0099405E" w:rsidP="00E45FD0"/>
        </w:tc>
        <w:tc>
          <w:tcPr>
            <w:tcW w:w="783" w:type="dxa"/>
          </w:tcPr>
          <w:p w:rsidR="0099405E" w:rsidRDefault="00127A42">
            <w:pPr>
              <w:jc w:val="right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2c</w:t>
            </w:r>
          </w:p>
        </w:tc>
        <w:tc>
          <w:tcPr>
            <w:tcW w:w="1171" w:type="dxa"/>
          </w:tcPr>
          <w:p w:rsidR="0099405E" w:rsidRDefault="00127A42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4315" w:type="dxa"/>
          </w:tcPr>
          <w:p w:rsidR="0099405E" w:rsidRDefault="00127A42" w:rsidP="00F60819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 xml:space="preserve">Only change </w:t>
            </w:r>
            <w:r w:rsidRPr="00127A42">
              <w:rPr>
                <w:rFonts w:ascii="Cambria" w:hAnsi="Cambria" w:cs="Calibri"/>
                <w:color w:val="000000"/>
              </w:rPr>
              <w:t>Application Group</w:t>
            </w:r>
            <w:r>
              <w:rPr>
                <w:rFonts w:ascii="Cambria" w:hAnsi="Cambria" w:cs="Calibri"/>
                <w:color w:val="000000"/>
              </w:rPr>
              <w:t xml:space="preserve"> if requested to do so by SEOC. Else run with default “</w:t>
            </w:r>
            <w:r w:rsidRPr="00127A42">
              <w:rPr>
                <w:rFonts w:ascii="Cambria" w:hAnsi="Cambria" w:cs="Calibri"/>
                <w:color w:val="000000"/>
              </w:rPr>
              <w:t>ALL METER READS</w:t>
            </w:r>
            <w:r>
              <w:rPr>
                <w:rFonts w:ascii="Cambria" w:hAnsi="Cambria" w:cs="Calibri"/>
                <w:color w:val="000000"/>
              </w:rPr>
              <w:t>”.</w:t>
            </w:r>
          </w:p>
        </w:tc>
        <w:tc>
          <w:tcPr>
            <w:tcW w:w="2256" w:type="dxa"/>
          </w:tcPr>
          <w:p w:rsidR="004974E1" w:rsidRPr="004974E1" w:rsidRDefault="004974E1" w:rsidP="004974E1">
            <w:pPr>
              <w:rPr>
                <w:rFonts w:ascii="Cambria" w:hAnsi="Cambria" w:cs="Calibri"/>
                <w:color w:val="000000"/>
              </w:rPr>
            </w:pPr>
            <w:r w:rsidRPr="004974E1">
              <w:rPr>
                <w:rFonts w:ascii="Cambria" w:hAnsi="Cambria" w:cs="Calibri"/>
                <w:color w:val="000000"/>
              </w:rPr>
              <w:t xml:space="preserve">Please note: that  user has the flexibility to change both </w:t>
            </w:r>
            <w:r w:rsidRPr="004974E1">
              <w:rPr>
                <w:rFonts w:ascii="Cambria" w:hAnsi="Cambria" w:cs="Calibri"/>
                <w:b/>
                <w:bCs/>
                <w:color w:val="000000"/>
              </w:rPr>
              <w:t xml:space="preserve">Configuration Group </w:t>
            </w:r>
            <w:r w:rsidRPr="004974E1">
              <w:rPr>
                <w:rFonts w:ascii="Cambria" w:hAnsi="Cambria" w:cs="Calibri"/>
                <w:color w:val="000000"/>
              </w:rPr>
              <w:t xml:space="preserve">and </w:t>
            </w:r>
            <w:r w:rsidRPr="004974E1">
              <w:rPr>
                <w:rFonts w:ascii="Cambria" w:hAnsi="Cambria" w:cs="Calibri"/>
                <w:b/>
                <w:bCs/>
                <w:color w:val="000000"/>
              </w:rPr>
              <w:t xml:space="preserve">Application Group </w:t>
            </w:r>
            <w:r w:rsidRPr="004974E1">
              <w:rPr>
                <w:rFonts w:ascii="Cambria" w:hAnsi="Cambria" w:cs="Calibri"/>
                <w:color w:val="000000"/>
              </w:rPr>
              <w:t>to suit changing business requirements</w:t>
            </w:r>
          </w:p>
          <w:p w:rsidR="0099405E" w:rsidRDefault="0099405E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127A42" w:rsidTr="004974E1">
        <w:trPr>
          <w:gridAfter w:val="1"/>
          <w:wAfter w:w="2256" w:type="dxa"/>
        </w:trPr>
        <w:tc>
          <w:tcPr>
            <w:tcW w:w="2491" w:type="dxa"/>
            <w:vMerge/>
          </w:tcPr>
          <w:p w:rsidR="00127A42" w:rsidRDefault="00127A42" w:rsidP="00E45FD0"/>
        </w:tc>
        <w:tc>
          <w:tcPr>
            <w:tcW w:w="8525" w:type="dxa"/>
            <w:gridSpan w:val="4"/>
          </w:tcPr>
          <w:p w:rsidR="00127A42" w:rsidRDefault="00127A42">
            <w:pPr>
              <w:rPr>
                <w:rFonts w:ascii="Cambria" w:hAnsi="Cambria" w:cs="Calibri"/>
                <w:color w:val="000000"/>
              </w:rPr>
            </w:pPr>
          </w:p>
          <w:p w:rsidR="00127A42" w:rsidRDefault="004974E1">
            <w:pPr>
              <w:rPr>
                <w:rFonts w:ascii="Cambria" w:hAnsi="Cambria" w:cs="Calibri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48EAA59" wp14:editId="6029DE17">
                      <wp:simplePos x="0" y="0"/>
                      <wp:positionH relativeFrom="column">
                        <wp:posOffset>1035811</wp:posOffset>
                      </wp:positionH>
                      <wp:positionV relativeFrom="paragraph">
                        <wp:posOffset>448491</wp:posOffset>
                      </wp:positionV>
                      <wp:extent cx="924448" cy="115556"/>
                      <wp:effectExtent l="0" t="0" r="28575" b="1841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4448" cy="115556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34" o:spid="_x0000_s1026" style="position:absolute;margin-left:81.55pt;margin-top:35.3pt;width:72.8pt;height:9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" filled="f" strokecolor="red" strokeweight="1.5pt"/>
                  </w:pict>
                </mc:Fallback>
              </mc:AlternateContent>
            </w:r>
            <w:r w:rsidR="00127A42">
              <w:rPr>
                <w:noProof/>
              </w:rPr>
              <w:drawing>
                <wp:inline distT="0" distB="0" distL="0" distR="0" wp14:anchorId="4139F651" wp14:editId="67AB52B9">
                  <wp:extent cx="5057775" cy="1095375"/>
                  <wp:effectExtent l="0" t="0" r="9525" b="952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2"/>
                          <a:srcRect t="45325" r="10464" b="20183"/>
                          <a:stretch/>
                        </pic:blipFill>
                        <pic:spPr bwMode="auto">
                          <a:xfrm>
                            <a:off x="0" y="0"/>
                            <a:ext cx="5076046" cy="1099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127A42" w:rsidRDefault="00127A42">
            <w:pPr>
              <w:rPr>
                <w:rFonts w:ascii="Cambria" w:hAnsi="Cambria" w:cs="Calibri"/>
                <w:color w:val="000000"/>
              </w:rPr>
            </w:pPr>
          </w:p>
          <w:p w:rsidR="00127A42" w:rsidRDefault="00127A42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E10AF6" w:rsidTr="004974E1">
        <w:tc>
          <w:tcPr>
            <w:tcW w:w="2491" w:type="dxa"/>
            <w:vMerge/>
          </w:tcPr>
          <w:p w:rsidR="00E10AF6" w:rsidRDefault="00E10AF6" w:rsidP="00E45FD0"/>
        </w:tc>
        <w:tc>
          <w:tcPr>
            <w:tcW w:w="783" w:type="dxa"/>
          </w:tcPr>
          <w:p w:rsidR="00E10AF6" w:rsidRDefault="00E10AF6" w:rsidP="00E10AF6">
            <w:pPr>
              <w:jc w:val="right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2d</w:t>
            </w:r>
          </w:p>
        </w:tc>
        <w:tc>
          <w:tcPr>
            <w:tcW w:w="1171" w:type="dxa"/>
          </w:tcPr>
          <w:p w:rsidR="00E10AF6" w:rsidRDefault="00E10AF6" w:rsidP="000173D2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4315" w:type="dxa"/>
          </w:tcPr>
          <w:p w:rsidR="00E10AF6" w:rsidRDefault="00E10AF6" w:rsidP="000173D2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Click on the execution icon (short-cut: F8).</w:t>
            </w:r>
          </w:p>
          <w:p w:rsidR="00E10AF6" w:rsidRDefault="00E10AF6" w:rsidP="000173D2">
            <w:pPr>
              <w:rPr>
                <w:rFonts w:ascii="Cambria" w:hAnsi="Cambria" w:cs="Calibri"/>
                <w:color w:val="000000"/>
              </w:rPr>
            </w:pPr>
          </w:p>
        </w:tc>
        <w:tc>
          <w:tcPr>
            <w:tcW w:w="2256" w:type="dxa"/>
          </w:tcPr>
          <w:p w:rsidR="00E10AF6" w:rsidRDefault="008F3649" w:rsidP="008F3649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Click “Yes”” on the warning dialogue messages, if you wish to trigger web service request.</w:t>
            </w:r>
          </w:p>
        </w:tc>
        <w:tc>
          <w:tcPr>
            <w:tcW w:w="2256" w:type="dxa"/>
          </w:tcPr>
          <w:p w:rsidR="00E10AF6" w:rsidRDefault="00E10AF6" w:rsidP="000173D2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E10AF6" w:rsidTr="0005610E">
        <w:trPr>
          <w:gridAfter w:val="1"/>
          <w:wAfter w:w="2256" w:type="dxa"/>
        </w:trPr>
        <w:tc>
          <w:tcPr>
            <w:tcW w:w="2491" w:type="dxa"/>
            <w:vMerge/>
          </w:tcPr>
          <w:p w:rsidR="00E10AF6" w:rsidRDefault="00E10AF6" w:rsidP="00E45FD0"/>
        </w:tc>
        <w:tc>
          <w:tcPr>
            <w:tcW w:w="8525" w:type="dxa"/>
            <w:gridSpan w:val="4"/>
          </w:tcPr>
          <w:p w:rsidR="00E10AF6" w:rsidRDefault="00E10AF6">
            <w:pPr>
              <w:rPr>
                <w:rFonts w:ascii="Cambria" w:hAnsi="Cambria" w:cs="Calibri"/>
                <w:color w:val="000000"/>
              </w:rPr>
            </w:pPr>
          </w:p>
          <w:p w:rsidR="00E10AF6" w:rsidRDefault="00E10AF6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0312524" wp14:editId="686AACD8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266065</wp:posOffset>
                      </wp:positionV>
                      <wp:extent cx="84455" cy="110490"/>
                      <wp:effectExtent l="0" t="0" r="10795" b="22860"/>
                      <wp:wrapNone/>
                      <wp:docPr id="35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455" cy="11049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35" o:spid="_x0000_s1026" style="position:absolute;margin-left:6.75pt;margin-top:20.95pt;width:6.65pt;height:8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" filled="f" strokecolor="red" strokeweight="1.5pt"/>
                  </w:pict>
                </mc:Fallback>
              </mc:AlternateContent>
            </w:r>
            <w:r w:rsidRPr="0067668B">
              <w:rPr>
                <w:rFonts w:ascii="Cambria" w:hAnsi="Cambria" w:cs="Calibri"/>
                <w:noProof/>
                <w:color w:val="000000"/>
              </w:rPr>
              <w:drawing>
                <wp:inline distT="0" distB="0" distL="0" distR="0" wp14:anchorId="5F75C158" wp14:editId="438735DE">
                  <wp:extent cx="4688282" cy="449272"/>
                  <wp:effectExtent l="0" t="0" r="0" b="8255"/>
                  <wp:docPr id="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4699" r="9857" b="79938"/>
                          <a:stretch/>
                        </pic:blipFill>
                        <pic:spPr bwMode="auto">
                          <a:xfrm>
                            <a:off x="0" y="0"/>
                            <a:ext cx="4690912" cy="449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10AF6" w:rsidRDefault="00E10AF6">
            <w:pPr>
              <w:rPr>
                <w:rFonts w:ascii="Cambria" w:hAnsi="Cambria" w:cs="Calibri"/>
                <w:color w:val="000000"/>
              </w:rPr>
            </w:pPr>
          </w:p>
          <w:p w:rsidR="00E10AF6" w:rsidRDefault="00E10AF6">
            <w:pPr>
              <w:rPr>
                <w:rFonts w:ascii="Cambria" w:hAnsi="Cambria" w:cs="Calibri"/>
                <w:color w:val="000000"/>
              </w:rPr>
            </w:pPr>
          </w:p>
          <w:p w:rsidR="00E10AF6" w:rsidRDefault="00E10AF6">
            <w:pPr>
              <w:rPr>
                <w:rFonts w:ascii="Cambria" w:hAnsi="Cambria" w:cs="Calibri"/>
                <w:color w:val="000000"/>
              </w:rPr>
            </w:pPr>
          </w:p>
          <w:p w:rsidR="00E10AF6" w:rsidRDefault="00E10AF6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noProof/>
                <w:color w:val="00000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52A6AE1" wp14:editId="3752FC6D">
                      <wp:simplePos x="0" y="0"/>
                      <wp:positionH relativeFrom="column">
                        <wp:posOffset>769529</wp:posOffset>
                      </wp:positionH>
                      <wp:positionV relativeFrom="paragraph">
                        <wp:posOffset>1331965</wp:posOffset>
                      </wp:positionV>
                      <wp:extent cx="391886" cy="130628"/>
                      <wp:effectExtent l="0" t="0" r="27305" b="22225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1886" cy="130628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37" o:spid="_x0000_s1026" style="position:absolute;margin-left:60.6pt;margin-top:104.9pt;width:30.85pt;height:10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" filled="f" strokecolor="red" strokeweight="1.5pt"/>
                  </w:pict>
                </mc:Fallback>
              </mc:AlternateContent>
            </w:r>
            <w:r w:rsidRPr="004974E1">
              <w:rPr>
                <w:rFonts w:ascii="Cambria" w:hAnsi="Cambria" w:cs="Calibri"/>
                <w:noProof/>
                <w:color w:val="000000"/>
              </w:rPr>
              <w:drawing>
                <wp:inline distT="0" distB="0" distL="0" distR="0" wp14:anchorId="05AAAE67" wp14:editId="7FF15FDC">
                  <wp:extent cx="4180115" cy="2250831"/>
                  <wp:effectExtent l="0" t="0" r="0" b="0"/>
                  <wp:docPr id="51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2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4315" b="17946"/>
                          <a:stretch/>
                        </pic:blipFill>
                        <pic:spPr bwMode="auto">
                          <a:xfrm>
                            <a:off x="0" y="0"/>
                            <a:ext cx="4180267" cy="2250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10AF6" w:rsidRDefault="00E10AF6">
            <w:pPr>
              <w:rPr>
                <w:rFonts w:ascii="Cambria" w:hAnsi="Cambria" w:cs="Calibri"/>
                <w:color w:val="000000"/>
              </w:rPr>
            </w:pPr>
          </w:p>
          <w:p w:rsidR="00E10AF6" w:rsidRDefault="00E10AF6">
            <w:pPr>
              <w:rPr>
                <w:rFonts w:ascii="Cambria" w:hAnsi="Cambria" w:cs="Calibri"/>
                <w:color w:val="000000"/>
              </w:rPr>
            </w:pPr>
            <w:r w:rsidRPr="004974E1">
              <w:rPr>
                <w:rFonts w:ascii="Cambria" w:hAnsi="Cambria" w:cs="Calibri"/>
                <w:noProof/>
                <w:color w:val="000000"/>
              </w:rPr>
              <w:drawing>
                <wp:inline distT="0" distB="0" distL="0" distR="0" wp14:anchorId="69F76ED5" wp14:editId="5463E195">
                  <wp:extent cx="4180115" cy="1095270"/>
                  <wp:effectExtent l="0" t="0" r="0" b="0"/>
                  <wp:docPr id="614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6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548" b="59698"/>
                          <a:stretch/>
                        </pic:blipFill>
                        <pic:spPr bwMode="auto">
                          <a:xfrm>
                            <a:off x="0" y="0"/>
                            <a:ext cx="4187786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10AF6" w:rsidRDefault="00E10AF6">
            <w:pPr>
              <w:rPr>
                <w:rFonts w:ascii="Cambria" w:hAnsi="Cambria" w:cs="Calibri"/>
                <w:color w:val="000000"/>
              </w:rPr>
            </w:pPr>
          </w:p>
          <w:p w:rsidR="00E10AF6" w:rsidRPr="00350993" w:rsidRDefault="00E10AF6">
            <w:pPr>
              <w:rPr>
                <w:rFonts w:ascii="Cambria" w:hAnsi="Cambria" w:cs="Calibri"/>
                <w:b/>
                <w:color w:val="000000"/>
              </w:rPr>
            </w:pPr>
            <w:r w:rsidRPr="00350993">
              <w:rPr>
                <w:rFonts w:ascii="Cambria" w:hAnsi="Cambria" w:cs="Calibri"/>
                <w:b/>
                <w:color w:val="000000"/>
              </w:rPr>
              <w:t>Web Service To Provision Meters was successfully triggered.</w:t>
            </w:r>
          </w:p>
          <w:p w:rsidR="00E10AF6" w:rsidRDefault="00E10AF6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E10AF6" w:rsidTr="004974E1">
        <w:trPr>
          <w:gridAfter w:val="1"/>
          <w:wAfter w:w="2256" w:type="dxa"/>
        </w:trPr>
        <w:tc>
          <w:tcPr>
            <w:tcW w:w="2491" w:type="dxa"/>
            <w:vMerge/>
          </w:tcPr>
          <w:p w:rsidR="00E10AF6" w:rsidRDefault="00E10AF6" w:rsidP="00E45FD0"/>
        </w:tc>
        <w:tc>
          <w:tcPr>
            <w:tcW w:w="783" w:type="dxa"/>
          </w:tcPr>
          <w:p w:rsidR="00E10AF6" w:rsidRDefault="002401E7">
            <w:pPr>
              <w:jc w:val="right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2e</w:t>
            </w:r>
          </w:p>
        </w:tc>
        <w:tc>
          <w:tcPr>
            <w:tcW w:w="1171" w:type="dxa"/>
          </w:tcPr>
          <w:p w:rsidR="00E10AF6" w:rsidRDefault="002401E7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4315" w:type="dxa"/>
          </w:tcPr>
          <w:p w:rsidR="00E10AF6" w:rsidRDefault="002401E7" w:rsidP="00F60819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 xml:space="preserve">Confirmation Email is sent to </w:t>
            </w:r>
            <w:r w:rsidRPr="002401E7">
              <w:rPr>
                <w:rFonts w:ascii="Cambria" w:hAnsi="Cambria" w:cs="Calibri"/>
                <w:color w:val="000000"/>
              </w:rPr>
              <w:t>Joint MTC-SEOC P.O. Box. </w:t>
            </w:r>
          </w:p>
        </w:tc>
        <w:tc>
          <w:tcPr>
            <w:tcW w:w="2256" w:type="dxa"/>
          </w:tcPr>
          <w:p w:rsidR="00E10AF6" w:rsidRDefault="00E10AF6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E10AF6" w:rsidTr="004974E1">
        <w:trPr>
          <w:gridAfter w:val="1"/>
          <w:wAfter w:w="2256" w:type="dxa"/>
        </w:trPr>
        <w:tc>
          <w:tcPr>
            <w:tcW w:w="2491" w:type="dxa"/>
            <w:vMerge/>
          </w:tcPr>
          <w:p w:rsidR="00E10AF6" w:rsidRDefault="00E10AF6" w:rsidP="00E45FD0"/>
        </w:tc>
        <w:tc>
          <w:tcPr>
            <w:tcW w:w="8525" w:type="dxa"/>
            <w:gridSpan w:val="4"/>
          </w:tcPr>
          <w:p w:rsidR="00E10AF6" w:rsidRDefault="00E10AF6">
            <w:pPr>
              <w:rPr>
                <w:rFonts w:ascii="Cambria" w:hAnsi="Cambria" w:cs="Calibri"/>
                <w:color w:val="000000"/>
              </w:rPr>
            </w:pPr>
          </w:p>
          <w:p w:rsidR="00E10AF6" w:rsidRDefault="00E10AF6">
            <w:pPr>
              <w:rPr>
                <w:rFonts w:ascii="Cambria" w:hAnsi="Cambria" w:cs="Calibri"/>
                <w:color w:val="000000"/>
              </w:rPr>
            </w:pPr>
          </w:p>
          <w:p w:rsidR="00E10AF6" w:rsidRDefault="00E10AF6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2401E7" w:rsidTr="004974E1">
        <w:trPr>
          <w:gridAfter w:val="1"/>
          <w:wAfter w:w="2256" w:type="dxa"/>
        </w:trPr>
        <w:tc>
          <w:tcPr>
            <w:tcW w:w="2491" w:type="dxa"/>
          </w:tcPr>
          <w:p w:rsidR="002401E7" w:rsidRDefault="002401E7" w:rsidP="00E45FD0"/>
        </w:tc>
        <w:tc>
          <w:tcPr>
            <w:tcW w:w="8525" w:type="dxa"/>
            <w:gridSpan w:val="4"/>
          </w:tcPr>
          <w:p w:rsidR="002401E7" w:rsidRDefault="002401E7">
            <w:pPr>
              <w:rPr>
                <w:rFonts w:ascii="Cambria" w:hAnsi="Cambria" w:cs="Calibri"/>
                <w:color w:val="000000"/>
              </w:rPr>
            </w:pPr>
          </w:p>
        </w:tc>
      </w:tr>
    </w:tbl>
    <w:p w:rsidR="00B45D78" w:rsidRDefault="00B45D78">
      <w: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"/>
        <w:gridCol w:w="2023"/>
        <w:gridCol w:w="783"/>
        <w:gridCol w:w="1171"/>
        <w:gridCol w:w="4315"/>
        <w:gridCol w:w="2256"/>
      </w:tblGrid>
      <w:tr w:rsidR="00EA145A" w:rsidTr="00755B61">
        <w:tc>
          <w:tcPr>
            <w:tcW w:w="2491" w:type="dxa"/>
            <w:gridSpan w:val="2"/>
          </w:tcPr>
          <w:p w:rsidR="00EA145A" w:rsidRDefault="00EA145A" w:rsidP="00E45FD0"/>
        </w:tc>
        <w:tc>
          <w:tcPr>
            <w:tcW w:w="783" w:type="dxa"/>
          </w:tcPr>
          <w:p w:rsidR="00EA145A" w:rsidRDefault="00EA145A">
            <w:pPr>
              <w:jc w:val="right"/>
              <w:rPr>
                <w:rFonts w:ascii="Cambria" w:hAnsi="Cambria" w:cs="Calibri"/>
                <w:color w:val="000000"/>
              </w:rPr>
            </w:pPr>
          </w:p>
        </w:tc>
        <w:tc>
          <w:tcPr>
            <w:tcW w:w="1171" w:type="dxa"/>
          </w:tcPr>
          <w:p w:rsidR="00EA145A" w:rsidRDefault="00EA145A">
            <w:pPr>
              <w:rPr>
                <w:rFonts w:ascii="Cambria" w:hAnsi="Cambria" w:cs="Calibri"/>
                <w:color w:val="000000"/>
              </w:rPr>
            </w:pPr>
          </w:p>
        </w:tc>
        <w:tc>
          <w:tcPr>
            <w:tcW w:w="4315" w:type="dxa"/>
          </w:tcPr>
          <w:p w:rsidR="00EA145A" w:rsidRDefault="00EA145A">
            <w:pPr>
              <w:rPr>
                <w:rFonts w:ascii="Cambria" w:hAnsi="Cambria" w:cs="Calibri"/>
                <w:color w:val="000000"/>
              </w:rPr>
            </w:pPr>
          </w:p>
        </w:tc>
        <w:tc>
          <w:tcPr>
            <w:tcW w:w="2256" w:type="dxa"/>
          </w:tcPr>
          <w:p w:rsidR="00EA145A" w:rsidRDefault="00EA145A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813DCB" w:rsidTr="00755B61">
        <w:tc>
          <w:tcPr>
            <w:tcW w:w="2491" w:type="dxa"/>
            <w:gridSpan w:val="2"/>
            <w:vMerge w:val="restart"/>
          </w:tcPr>
          <w:p w:rsidR="00813DCB" w:rsidRPr="00813DCB" w:rsidRDefault="00813DCB" w:rsidP="00E45FD0">
            <w:pPr>
              <w:rPr>
                <w:b/>
              </w:rPr>
            </w:pPr>
            <w:r w:rsidRPr="00813DCB">
              <w:rPr>
                <w:b/>
              </w:rPr>
              <w:t xml:space="preserve">To </w:t>
            </w:r>
            <w:r w:rsidRPr="00813DCB">
              <w:rPr>
                <w:rFonts w:ascii="Cambria" w:hAnsi="Cambria" w:cs="Calibri"/>
                <w:b/>
                <w:color w:val="000000"/>
              </w:rPr>
              <w:t>Delete old Validated Files</w:t>
            </w:r>
          </w:p>
        </w:tc>
        <w:tc>
          <w:tcPr>
            <w:tcW w:w="783" w:type="dxa"/>
          </w:tcPr>
          <w:p w:rsidR="00813DCB" w:rsidRDefault="00813DCB" w:rsidP="000173D2">
            <w:pPr>
              <w:jc w:val="right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1171" w:type="dxa"/>
          </w:tcPr>
          <w:p w:rsidR="00813DCB" w:rsidRDefault="00813DCB" w:rsidP="000173D2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4315" w:type="dxa"/>
          </w:tcPr>
          <w:p w:rsidR="00813DCB" w:rsidRDefault="00813DCB" w:rsidP="002401E7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Under Operations select option for Files Deletion</w:t>
            </w:r>
          </w:p>
        </w:tc>
        <w:tc>
          <w:tcPr>
            <w:tcW w:w="2256" w:type="dxa"/>
          </w:tcPr>
          <w:p w:rsidR="00813DCB" w:rsidRDefault="00813DCB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813DCB" w:rsidTr="00533D80">
        <w:trPr>
          <w:trHeight w:val="4310"/>
        </w:trPr>
        <w:tc>
          <w:tcPr>
            <w:tcW w:w="2491" w:type="dxa"/>
            <w:gridSpan w:val="2"/>
            <w:vMerge/>
          </w:tcPr>
          <w:p w:rsidR="00813DCB" w:rsidRPr="00813DCB" w:rsidRDefault="00813DCB" w:rsidP="00E45FD0">
            <w:pPr>
              <w:rPr>
                <w:b/>
              </w:rPr>
            </w:pPr>
          </w:p>
        </w:tc>
        <w:tc>
          <w:tcPr>
            <w:tcW w:w="8525" w:type="dxa"/>
            <w:gridSpan w:val="4"/>
          </w:tcPr>
          <w:p w:rsidR="00813DCB" w:rsidRDefault="00813DCB">
            <w:pPr>
              <w:rPr>
                <w:rFonts w:ascii="Cambria" w:hAnsi="Cambria" w:cs="Calibri"/>
                <w:color w:val="000000"/>
              </w:rPr>
            </w:pPr>
          </w:p>
          <w:p w:rsidR="00813DCB" w:rsidRDefault="00813DCB">
            <w:pPr>
              <w:rPr>
                <w:rFonts w:ascii="Cambria" w:hAnsi="Cambria" w:cs="Calibri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C908939" wp14:editId="3FED0AE7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1538605</wp:posOffset>
                      </wp:positionV>
                      <wp:extent cx="457200" cy="133350"/>
                      <wp:effectExtent l="0" t="0" r="19050" b="19050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9" o:spid="_x0000_s1026" style="position:absolute;margin-left:6.7pt;margin-top:121.15pt;width:36pt;height:10.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" filled="f" strokecolor="red" strokeweight="1.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3C8066E" wp14:editId="2BAB5A84">
                  <wp:extent cx="5200650" cy="2143125"/>
                  <wp:effectExtent l="0" t="0" r="0" b="952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5"/>
                          <a:srcRect b="40707"/>
                          <a:stretch/>
                        </pic:blipFill>
                        <pic:spPr bwMode="auto">
                          <a:xfrm>
                            <a:off x="0" y="0"/>
                            <a:ext cx="5204884" cy="2144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DCB" w:rsidTr="002E247A">
        <w:tc>
          <w:tcPr>
            <w:tcW w:w="2491" w:type="dxa"/>
            <w:gridSpan w:val="2"/>
            <w:vMerge/>
          </w:tcPr>
          <w:p w:rsidR="00813DCB" w:rsidRPr="00813DCB" w:rsidRDefault="00813DCB" w:rsidP="00E45FD0">
            <w:pPr>
              <w:rPr>
                <w:b/>
              </w:rPr>
            </w:pPr>
          </w:p>
        </w:tc>
        <w:tc>
          <w:tcPr>
            <w:tcW w:w="783" w:type="dxa"/>
          </w:tcPr>
          <w:p w:rsidR="00813DCB" w:rsidRDefault="00813DCB">
            <w:pPr>
              <w:jc w:val="right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3a</w:t>
            </w:r>
          </w:p>
        </w:tc>
        <w:tc>
          <w:tcPr>
            <w:tcW w:w="1171" w:type="dxa"/>
          </w:tcPr>
          <w:p w:rsidR="00813DCB" w:rsidRDefault="00813DCB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4315" w:type="dxa"/>
          </w:tcPr>
          <w:p w:rsidR="00813DCB" w:rsidRDefault="00813DCB" w:rsidP="000173D2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Click on the execution icon (short-cut: F8).</w:t>
            </w:r>
          </w:p>
          <w:p w:rsidR="00813DCB" w:rsidRDefault="00813DCB" w:rsidP="000173D2">
            <w:pPr>
              <w:rPr>
                <w:rFonts w:ascii="Cambria" w:hAnsi="Cambria" w:cs="Calibri"/>
                <w:color w:val="000000"/>
              </w:rPr>
            </w:pPr>
          </w:p>
        </w:tc>
        <w:tc>
          <w:tcPr>
            <w:tcW w:w="2256" w:type="dxa"/>
          </w:tcPr>
          <w:p w:rsidR="00813DCB" w:rsidRDefault="00813DCB" w:rsidP="00813DCB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Click “Yes”” on the warning dialogue messages, if you wish to delete selected files.</w:t>
            </w:r>
          </w:p>
        </w:tc>
      </w:tr>
      <w:tr w:rsidR="00813DCB" w:rsidTr="00533D80">
        <w:trPr>
          <w:trHeight w:val="3113"/>
        </w:trPr>
        <w:tc>
          <w:tcPr>
            <w:tcW w:w="2491" w:type="dxa"/>
            <w:gridSpan w:val="2"/>
            <w:vMerge/>
          </w:tcPr>
          <w:p w:rsidR="00813DCB" w:rsidRDefault="00813DCB" w:rsidP="00E45FD0"/>
        </w:tc>
        <w:tc>
          <w:tcPr>
            <w:tcW w:w="8525" w:type="dxa"/>
            <w:gridSpan w:val="4"/>
          </w:tcPr>
          <w:p w:rsidR="00813DCB" w:rsidRDefault="00813DCB">
            <w:pPr>
              <w:rPr>
                <w:rFonts w:ascii="Cambria" w:hAnsi="Cambria" w:cs="Calibri"/>
                <w:color w:val="000000"/>
              </w:rPr>
            </w:pPr>
          </w:p>
          <w:p w:rsidR="00813DCB" w:rsidRDefault="00813DCB">
            <w:pPr>
              <w:rPr>
                <w:rFonts w:ascii="Cambria" w:hAnsi="Cambria" w:cs="Calibri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A53F0BD" wp14:editId="4147603F">
                  <wp:extent cx="5000625" cy="1552575"/>
                  <wp:effectExtent l="0" t="0" r="9525" b="952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6"/>
                          <a:srcRect r="9155" b="49829"/>
                          <a:stretch/>
                        </pic:blipFill>
                        <pic:spPr bwMode="auto">
                          <a:xfrm>
                            <a:off x="0" y="0"/>
                            <a:ext cx="5006761" cy="1554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813DCB" w:rsidRDefault="00813DCB">
            <w:pPr>
              <w:rPr>
                <w:rFonts w:ascii="Cambria" w:hAnsi="Cambria" w:cs="Calibri"/>
                <w:color w:val="000000"/>
              </w:rPr>
            </w:pPr>
          </w:p>
          <w:p w:rsidR="00813DCB" w:rsidRDefault="00813DCB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813DCB" w:rsidTr="002E247A">
        <w:tc>
          <w:tcPr>
            <w:tcW w:w="2491" w:type="dxa"/>
            <w:gridSpan w:val="2"/>
          </w:tcPr>
          <w:p w:rsidR="00813DCB" w:rsidRDefault="00813DCB" w:rsidP="00E45FD0"/>
        </w:tc>
        <w:tc>
          <w:tcPr>
            <w:tcW w:w="783" w:type="dxa"/>
          </w:tcPr>
          <w:p w:rsidR="00813DCB" w:rsidRDefault="00813DCB">
            <w:pPr>
              <w:jc w:val="right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3b</w:t>
            </w:r>
          </w:p>
        </w:tc>
        <w:tc>
          <w:tcPr>
            <w:tcW w:w="1171" w:type="dxa"/>
          </w:tcPr>
          <w:p w:rsidR="00813DCB" w:rsidRDefault="00813DCB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MTC</w:t>
            </w:r>
          </w:p>
        </w:tc>
        <w:tc>
          <w:tcPr>
            <w:tcW w:w="4315" w:type="dxa"/>
          </w:tcPr>
          <w:p w:rsidR="00813DCB" w:rsidRDefault="00813DCB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Confirmation of successful deletion is shown</w:t>
            </w:r>
          </w:p>
        </w:tc>
        <w:tc>
          <w:tcPr>
            <w:tcW w:w="2256" w:type="dxa"/>
          </w:tcPr>
          <w:p w:rsidR="00813DCB" w:rsidRDefault="00813DCB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813DCB" w:rsidTr="004323AF">
        <w:tc>
          <w:tcPr>
            <w:tcW w:w="2491" w:type="dxa"/>
            <w:gridSpan w:val="2"/>
          </w:tcPr>
          <w:p w:rsidR="00813DCB" w:rsidRDefault="00813DCB" w:rsidP="00E45FD0"/>
        </w:tc>
        <w:tc>
          <w:tcPr>
            <w:tcW w:w="8525" w:type="dxa"/>
            <w:gridSpan w:val="4"/>
          </w:tcPr>
          <w:p w:rsidR="00813DCB" w:rsidRDefault="00813DCB">
            <w:pPr>
              <w:rPr>
                <w:rFonts w:ascii="Cambria" w:hAnsi="Cambria" w:cs="Calibri"/>
                <w:color w:val="000000"/>
              </w:rPr>
            </w:pPr>
          </w:p>
          <w:p w:rsidR="00813DCB" w:rsidRDefault="00813DCB">
            <w:pPr>
              <w:rPr>
                <w:rFonts w:ascii="Cambria" w:hAnsi="Cambria" w:cs="Calibri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676F952" wp14:editId="1D051DB1">
                  <wp:extent cx="4924425" cy="1005742"/>
                  <wp:effectExtent l="0" t="0" r="0" b="444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7"/>
                          <a:srcRect r="8979" b="66933"/>
                          <a:stretch/>
                        </pic:blipFill>
                        <pic:spPr bwMode="auto">
                          <a:xfrm>
                            <a:off x="0" y="0"/>
                            <a:ext cx="4924904" cy="1005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813DCB" w:rsidRDefault="00813DCB">
            <w:pPr>
              <w:rPr>
                <w:rFonts w:ascii="Cambria" w:hAnsi="Cambria" w:cs="Calibri"/>
                <w:color w:val="000000"/>
              </w:rPr>
            </w:pPr>
          </w:p>
        </w:tc>
      </w:tr>
      <w:tr w:rsidR="00813DCB" w:rsidTr="00035368">
        <w:tc>
          <w:tcPr>
            <w:tcW w:w="468" w:type="dxa"/>
            <w:shd w:val="clear" w:color="auto" w:fill="000000" w:themeFill="text1"/>
          </w:tcPr>
          <w:p w:rsidR="00813DCB" w:rsidRDefault="00813DCB" w:rsidP="00E45FD0"/>
        </w:tc>
        <w:tc>
          <w:tcPr>
            <w:tcW w:w="2023" w:type="dxa"/>
            <w:shd w:val="clear" w:color="auto" w:fill="000000" w:themeFill="text1"/>
          </w:tcPr>
          <w:p w:rsidR="00813DCB" w:rsidRDefault="00813DCB" w:rsidP="00E45FD0"/>
        </w:tc>
        <w:tc>
          <w:tcPr>
            <w:tcW w:w="783" w:type="dxa"/>
            <w:shd w:val="clear" w:color="auto" w:fill="000000" w:themeFill="text1"/>
          </w:tcPr>
          <w:p w:rsidR="00813DCB" w:rsidRDefault="00813DCB" w:rsidP="00E45FD0"/>
        </w:tc>
        <w:tc>
          <w:tcPr>
            <w:tcW w:w="1171" w:type="dxa"/>
            <w:shd w:val="clear" w:color="auto" w:fill="000000" w:themeFill="text1"/>
          </w:tcPr>
          <w:p w:rsidR="00813DCB" w:rsidRDefault="00813DCB" w:rsidP="00E45FD0"/>
        </w:tc>
        <w:tc>
          <w:tcPr>
            <w:tcW w:w="4315" w:type="dxa"/>
            <w:shd w:val="clear" w:color="auto" w:fill="000000" w:themeFill="text1"/>
          </w:tcPr>
          <w:p w:rsidR="00813DCB" w:rsidRPr="00A35772" w:rsidRDefault="00813DCB" w:rsidP="00A357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6" w:type="dxa"/>
            <w:shd w:val="clear" w:color="auto" w:fill="000000" w:themeFill="text1"/>
          </w:tcPr>
          <w:p w:rsidR="00813DCB" w:rsidRDefault="00813DCB" w:rsidP="00E45FD0"/>
        </w:tc>
      </w:tr>
    </w:tbl>
    <w:p w:rsidR="00E45FD0" w:rsidRDefault="00B45D78" w:rsidP="00533D80">
      <w:r>
        <w:br w:type="page"/>
      </w:r>
    </w:p>
    <w:p w:rsidR="00822E4F" w:rsidRDefault="00822E4F" w:rsidP="00822E4F">
      <w:pPr>
        <w:ind w:left="1080"/>
      </w:pPr>
    </w:p>
    <w:p w:rsidR="00884B4E" w:rsidRPr="00D61CA7" w:rsidRDefault="00884B4E" w:rsidP="00884B4E">
      <w:pPr>
        <w:pStyle w:val="BodyTextBoldCenter"/>
        <w:jc w:val="left"/>
        <w:rPr>
          <w:rFonts w:ascii="Arial" w:hAnsi="Arial" w:cs="Arial"/>
          <w:sz w:val="24"/>
          <w:szCs w:val="24"/>
        </w:rPr>
      </w:pPr>
      <w:bookmarkStart w:id="5" w:name="_GoBack"/>
      <w:bookmarkEnd w:id="5"/>
      <w:r>
        <w:rPr>
          <w:rFonts w:ascii="Arial" w:hAnsi="Arial" w:cs="Arial"/>
          <w:color w:val="auto"/>
          <w:sz w:val="24"/>
          <w:szCs w:val="24"/>
        </w:rPr>
        <w:tab/>
      </w:r>
      <w:r w:rsidRPr="00D61CA7">
        <w:rPr>
          <w:rFonts w:ascii="Arial" w:hAnsi="Arial" w:cs="Arial"/>
          <w:color w:val="auto"/>
          <w:sz w:val="24"/>
          <w:szCs w:val="24"/>
        </w:rPr>
        <w:t>Revision History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381"/>
        <w:gridCol w:w="2700"/>
        <w:gridCol w:w="1530"/>
        <w:gridCol w:w="3631"/>
      </w:tblGrid>
      <w:tr w:rsidR="00884B4E" w:rsidRPr="00066E39" w:rsidTr="004306D4">
        <w:trPr>
          <w:jc w:val="center"/>
        </w:trPr>
        <w:tc>
          <w:tcPr>
            <w:tcW w:w="1381" w:type="dxa"/>
            <w:shd w:val="clear" w:color="auto" w:fill="C6D9F1" w:themeFill="text2" w:themeFillTint="33"/>
            <w:vAlign w:val="center"/>
          </w:tcPr>
          <w:p w:rsidR="00884B4E" w:rsidRPr="00066E39" w:rsidRDefault="00884B4E" w:rsidP="004306D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6E39">
              <w:rPr>
                <w:rFonts w:ascii="Arial" w:hAnsi="Arial" w:cs="Arial"/>
                <w:b/>
                <w:sz w:val="20"/>
                <w:szCs w:val="20"/>
              </w:rPr>
              <w:t>Version</w:t>
            </w:r>
          </w:p>
        </w:tc>
        <w:tc>
          <w:tcPr>
            <w:tcW w:w="2700" w:type="dxa"/>
            <w:shd w:val="clear" w:color="auto" w:fill="C6D9F1" w:themeFill="text2" w:themeFillTint="33"/>
            <w:vAlign w:val="center"/>
          </w:tcPr>
          <w:p w:rsidR="00884B4E" w:rsidRPr="00066E39" w:rsidRDefault="00884B4E" w:rsidP="004306D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6E39">
              <w:rPr>
                <w:rFonts w:ascii="Arial" w:hAnsi="Arial" w:cs="Arial"/>
                <w:b/>
                <w:sz w:val="20"/>
                <w:szCs w:val="20"/>
              </w:rPr>
              <w:t>Author(s)</w:t>
            </w:r>
          </w:p>
        </w:tc>
        <w:tc>
          <w:tcPr>
            <w:tcW w:w="1530" w:type="dxa"/>
            <w:shd w:val="clear" w:color="auto" w:fill="C6D9F1" w:themeFill="text2" w:themeFillTint="33"/>
            <w:vAlign w:val="center"/>
          </w:tcPr>
          <w:p w:rsidR="00884B4E" w:rsidRPr="00066E39" w:rsidRDefault="00884B4E" w:rsidP="004306D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6E39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3631" w:type="dxa"/>
            <w:shd w:val="clear" w:color="auto" w:fill="C6D9F1" w:themeFill="text2" w:themeFillTint="33"/>
            <w:vAlign w:val="center"/>
          </w:tcPr>
          <w:p w:rsidR="00884B4E" w:rsidRPr="00066E39" w:rsidRDefault="00884B4E" w:rsidP="004306D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6E39">
              <w:rPr>
                <w:rFonts w:ascii="Arial" w:hAnsi="Arial" w:cs="Arial"/>
                <w:b/>
                <w:sz w:val="20"/>
                <w:szCs w:val="20"/>
              </w:rPr>
              <w:t>Significant Changes</w:t>
            </w:r>
          </w:p>
        </w:tc>
      </w:tr>
      <w:tr w:rsidR="00706217" w:rsidRPr="00066E39" w:rsidTr="004306D4">
        <w:trPr>
          <w:jc w:val="center"/>
        </w:trPr>
        <w:tc>
          <w:tcPr>
            <w:tcW w:w="1381" w:type="dxa"/>
            <w:shd w:val="clear" w:color="auto" w:fill="auto"/>
            <w:vAlign w:val="center"/>
          </w:tcPr>
          <w:p w:rsidR="00706217" w:rsidRPr="00066E39" w:rsidRDefault="00706217" w:rsidP="000173D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706217" w:rsidRPr="00066E39" w:rsidRDefault="00706217" w:rsidP="000173D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92134">
              <w:rPr>
                <w:rFonts w:ascii="Arial" w:hAnsi="Arial" w:cs="Arial"/>
                <w:sz w:val="20"/>
                <w:szCs w:val="20"/>
              </w:rPr>
              <w:t>Legodile Kwapa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706217" w:rsidRPr="00066E39" w:rsidRDefault="00706217" w:rsidP="000173D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09/18/14</w:t>
            </w:r>
          </w:p>
        </w:tc>
        <w:tc>
          <w:tcPr>
            <w:tcW w:w="3631" w:type="dxa"/>
            <w:shd w:val="clear" w:color="auto" w:fill="auto"/>
            <w:vAlign w:val="center"/>
          </w:tcPr>
          <w:p w:rsidR="00706217" w:rsidRPr="00066E39" w:rsidRDefault="00706217" w:rsidP="000173D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Initial Draft</w:t>
            </w:r>
          </w:p>
        </w:tc>
      </w:tr>
      <w:tr w:rsidR="00706217" w:rsidRPr="00066E39" w:rsidTr="004306D4">
        <w:trPr>
          <w:jc w:val="center"/>
        </w:trPr>
        <w:tc>
          <w:tcPr>
            <w:tcW w:w="1381" w:type="dxa"/>
            <w:shd w:val="clear" w:color="auto" w:fill="auto"/>
            <w:vAlign w:val="center"/>
          </w:tcPr>
          <w:p w:rsidR="00706217" w:rsidRDefault="00706217" w:rsidP="00884B4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  <w:vAlign w:val="center"/>
          </w:tcPr>
          <w:p w:rsidR="00706217" w:rsidRDefault="00706217" w:rsidP="00884B4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706217" w:rsidRDefault="00706217" w:rsidP="00884B4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31" w:type="dxa"/>
            <w:shd w:val="clear" w:color="auto" w:fill="auto"/>
            <w:vAlign w:val="center"/>
          </w:tcPr>
          <w:p w:rsidR="00706217" w:rsidRDefault="00706217" w:rsidP="00884B4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217" w:rsidRPr="00066E39" w:rsidTr="004306D4">
        <w:trPr>
          <w:jc w:val="center"/>
        </w:trPr>
        <w:tc>
          <w:tcPr>
            <w:tcW w:w="1381" w:type="dxa"/>
            <w:shd w:val="clear" w:color="auto" w:fill="auto"/>
            <w:vAlign w:val="center"/>
          </w:tcPr>
          <w:p w:rsidR="00706217" w:rsidRPr="00066E39" w:rsidRDefault="00706217" w:rsidP="00884B4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  <w:vAlign w:val="center"/>
          </w:tcPr>
          <w:p w:rsidR="00706217" w:rsidRPr="00066E39" w:rsidRDefault="00706217" w:rsidP="00884B4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706217" w:rsidRPr="00066E39" w:rsidRDefault="00706217" w:rsidP="00884B4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31" w:type="dxa"/>
            <w:shd w:val="clear" w:color="auto" w:fill="auto"/>
            <w:vAlign w:val="center"/>
          </w:tcPr>
          <w:p w:rsidR="00706217" w:rsidRPr="00066E39" w:rsidRDefault="00706217" w:rsidP="00884B4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217" w:rsidRPr="00066E39" w:rsidTr="004306D4">
        <w:trPr>
          <w:jc w:val="center"/>
        </w:trPr>
        <w:tc>
          <w:tcPr>
            <w:tcW w:w="1381" w:type="dxa"/>
            <w:shd w:val="clear" w:color="auto" w:fill="auto"/>
            <w:vAlign w:val="center"/>
          </w:tcPr>
          <w:p w:rsidR="00706217" w:rsidRPr="00066E39" w:rsidRDefault="00706217" w:rsidP="00884B4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  <w:vAlign w:val="center"/>
          </w:tcPr>
          <w:p w:rsidR="00706217" w:rsidRPr="00066E39" w:rsidRDefault="00706217" w:rsidP="00884B4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706217" w:rsidRPr="00066E39" w:rsidRDefault="00706217" w:rsidP="00884B4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31" w:type="dxa"/>
            <w:shd w:val="clear" w:color="auto" w:fill="auto"/>
            <w:vAlign w:val="center"/>
          </w:tcPr>
          <w:p w:rsidR="00706217" w:rsidRPr="00066E39" w:rsidRDefault="00706217" w:rsidP="0070621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84B4E" w:rsidRDefault="00884B4E" w:rsidP="0070606C">
      <w:pPr>
        <w:ind w:left="720"/>
        <w:rPr>
          <w:rFonts w:ascii="Arial" w:hAnsi="Arial" w:cs="Arial"/>
          <w:sz w:val="20"/>
          <w:szCs w:val="20"/>
        </w:rPr>
      </w:pPr>
    </w:p>
    <w:sectPr w:rsidR="00884B4E" w:rsidSect="00C84AAA">
      <w:headerReference w:type="default" r:id="rId28"/>
      <w:footerReference w:type="default" r:id="rId29"/>
      <w:type w:val="continuous"/>
      <w:pgSz w:w="12240" w:h="15840" w:code="1"/>
      <w:pgMar w:top="2070" w:right="720" w:bottom="576" w:left="720" w:header="288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2DE2" w:rsidRDefault="00E92DE2" w:rsidP="00725EB0">
      <w:pPr>
        <w:spacing w:after="0" w:line="240" w:lineRule="auto"/>
      </w:pPr>
      <w:r>
        <w:separator/>
      </w:r>
    </w:p>
  </w:endnote>
  <w:endnote w:type="continuationSeparator" w:id="0">
    <w:p w:rsidR="00E92DE2" w:rsidRDefault="00E92DE2" w:rsidP="00725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old">
    <w:panose1 w:val="020B0704020202020204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00000306"/>
      <w:docPartObj>
        <w:docPartGallery w:val="Page Numbers (Bottom of Page)"/>
        <w:docPartUnique/>
      </w:docPartObj>
    </w:sdtPr>
    <w:sdtEndPr/>
    <w:sdtContent>
      <w:sdt>
        <w:sdtPr>
          <w:id w:val="7881489"/>
          <w:docPartObj>
            <w:docPartGallery w:val="Page Numbers (Top of Page)"/>
            <w:docPartUnique/>
          </w:docPartObj>
        </w:sdtPr>
        <w:sdtEndPr/>
        <w:sdtContent>
          <w:p w:rsidR="007F3EA5" w:rsidRDefault="007F3EA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33D80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33D80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F3EA5" w:rsidRDefault="007F3EA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2DE2" w:rsidRDefault="00E92DE2" w:rsidP="00725EB0">
      <w:pPr>
        <w:spacing w:after="0" w:line="240" w:lineRule="auto"/>
      </w:pPr>
      <w:r>
        <w:separator/>
      </w:r>
    </w:p>
  </w:footnote>
  <w:footnote w:type="continuationSeparator" w:id="0">
    <w:p w:rsidR="00E92DE2" w:rsidRDefault="00E92DE2" w:rsidP="00725E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EA5" w:rsidRDefault="007F3EA5" w:rsidP="00725EB0">
    <w:pPr>
      <w:pStyle w:val="Header"/>
      <w:jc w:val="center"/>
      <w:rPr>
        <w:b/>
        <w:sz w:val="24"/>
        <w:szCs w:val="24"/>
      </w:rPr>
    </w:pPr>
    <w:r w:rsidRPr="00826234">
      <w:rPr>
        <w:rFonts w:ascii="Arial" w:hAnsi="Arial" w:cs="Arial"/>
        <w:b/>
        <w:bCs/>
        <w:noProof/>
        <w:color w:val="206FB0"/>
        <w:sz w:val="24"/>
        <w:szCs w:val="24"/>
      </w:rPr>
      <w:drawing>
        <wp:anchor distT="0" distB="0" distL="114300" distR="114300" simplePos="0" relativeHeight="251661312" behindDoc="1" locked="0" layoutInCell="1" allowOverlap="1" wp14:anchorId="0A3128E0" wp14:editId="1AF9DB3D">
          <wp:simplePos x="0" y="0"/>
          <wp:positionH relativeFrom="column">
            <wp:posOffset>5399405</wp:posOffset>
          </wp:positionH>
          <wp:positionV relativeFrom="paragraph">
            <wp:posOffset>-26366</wp:posOffset>
          </wp:positionV>
          <wp:extent cx="1531620" cy="509270"/>
          <wp:effectExtent l="0" t="0" r="0" b="508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1620" cy="509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7E5C8008" wp14:editId="3DA8C10C">
          <wp:simplePos x="0" y="0"/>
          <wp:positionH relativeFrom="column">
            <wp:posOffset>33020</wp:posOffset>
          </wp:positionH>
          <wp:positionV relativeFrom="paragraph">
            <wp:posOffset>-51766</wp:posOffset>
          </wp:positionV>
          <wp:extent cx="1504950" cy="623570"/>
          <wp:effectExtent l="0" t="0" r="0" b="5080"/>
          <wp:wrapNone/>
          <wp:docPr id="11" name="Picture 11" descr="BT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TS 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623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F3EA5" w:rsidRDefault="007F3EA5" w:rsidP="00725EB0">
    <w:pPr>
      <w:pStyle w:val="Header"/>
      <w:jc w:val="center"/>
      <w:rPr>
        <w:b/>
        <w:sz w:val="24"/>
        <w:szCs w:val="24"/>
      </w:rPr>
    </w:pPr>
  </w:p>
  <w:p w:rsidR="007F3EA5" w:rsidRDefault="007F3EA5" w:rsidP="00725EB0">
    <w:pPr>
      <w:pStyle w:val="Header"/>
      <w:jc w:val="center"/>
      <w:rPr>
        <w:b/>
        <w:sz w:val="24"/>
        <w:szCs w:val="24"/>
      </w:rPr>
    </w:pPr>
  </w:p>
  <w:p w:rsidR="007F3EA5" w:rsidRDefault="00831734" w:rsidP="007137E7">
    <w:pPr>
      <w:pStyle w:val="Header"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Update of Meter </w:t>
    </w:r>
    <w:r w:rsidR="003A328C">
      <w:rPr>
        <w:b/>
        <w:sz w:val="20"/>
        <w:szCs w:val="20"/>
      </w:rPr>
      <w:t>ESN and</w:t>
    </w:r>
    <w:r>
      <w:rPr>
        <w:b/>
        <w:sz w:val="20"/>
        <w:szCs w:val="20"/>
      </w:rPr>
      <w:t xml:space="preserve"> Verizon Invoice Reconciliation table – ZDMENHV050</w:t>
    </w:r>
  </w:p>
  <w:p w:rsidR="007F3EA5" w:rsidRDefault="007F3EA5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0E02B2DE" wp14:editId="1894A965">
          <wp:simplePos x="0" y="0"/>
          <wp:positionH relativeFrom="column">
            <wp:posOffset>-480060</wp:posOffset>
          </wp:positionH>
          <wp:positionV relativeFrom="paragraph">
            <wp:posOffset>66979</wp:posOffset>
          </wp:positionV>
          <wp:extent cx="7824083" cy="246423"/>
          <wp:effectExtent l="0" t="0" r="5715" b="1270"/>
          <wp:wrapNone/>
          <wp:docPr id="12" name="Picture 12" descr="Topb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opbar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4083" cy="2464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B83B"/>
      </v:shape>
    </w:pict>
  </w:numPicBullet>
  <w:abstractNum w:abstractNumId="0">
    <w:nsid w:val="09A230B1"/>
    <w:multiLevelType w:val="hybridMultilevel"/>
    <w:tmpl w:val="8AD6941E"/>
    <w:lvl w:ilvl="0" w:tplc="8B12AD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1443E2"/>
    <w:multiLevelType w:val="hybridMultilevel"/>
    <w:tmpl w:val="164CB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B12ADB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82754E"/>
    <w:multiLevelType w:val="hybridMultilevel"/>
    <w:tmpl w:val="FFB45ECC"/>
    <w:lvl w:ilvl="0" w:tplc="8B12AD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9B3B9C"/>
    <w:multiLevelType w:val="hybridMultilevel"/>
    <w:tmpl w:val="1B1444A0"/>
    <w:lvl w:ilvl="0" w:tplc="8B12AD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6D1153"/>
    <w:multiLevelType w:val="hybridMultilevel"/>
    <w:tmpl w:val="3FB2F972"/>
    <w:lvl w:ilvl="0" w:tplc="1510804A">
      <w:start w:val="1"/>
      <w:numFmt w:val="bullet"/>
      <w:lvlText w:val="-"/>
      <w:lvlJc w:val="left"/>
      <w:pPr>
        <w:ind w:left="147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5">
    <w:nsid w:val="33B44E3C"/>
    <w:multiLevelType w:val="hybridMultilevel"/>
    <w:tmpl w:val="10DC054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BD711C"/>
    <w:multiLevelType w:val="hybridMultilevel"/>
    <w:tmpl w:val="232CB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E46258"/>
    <w:multiLevelType w:val="hybridMultilevel"/>
    <w:tmpl w:val="D1B0FF36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3FFB2FAB"/>
    <w:multiLevelType w:val="hybridMultilevel"/>
    <w:tmpl w:val="EBCA589C"/>
    <w:lvl w:ilvl="0" w:tplc="8B12AD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CD06D4"/>
    <w:multiLevelType w:val="hybridMultilevel"/>
    <w:tmpl w:val="94422E1A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1C7585"/>
    <w:multiLevelType w:val="hybridMultilevel"/>
    <w:tmpl w:val="10947BE4"/>
    <w:lvl w:ilvl="0" w:tplc="B07060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463FBB"/>
    <w:multiLevelType w:val="hybridMultilevel"/>
    <w:tmpl w:val="3E2EB3EA"/>
    <w:lvl w:ilvl="0" w:tplc="1510804A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12">
    <w:nsid w:val="4A5E4114"/>
    <w:multiLevelType w:val="hybridMultilevel"/>
    <w:tmpl w:val="B344C4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6C58DA"/>
    <w:multiLevelType w:val="hybridMultilevel"/>
    <w:tmpl w:val="DD5E02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1EE4B9F"/>
    <w:multiLevelType w:val="hybridMultilevel"/>
    <w:tmpl w:val="C33AFE2C"/>
    <w:lvl w:ilvl="0" w:tplc="8B12AD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3AC4267"/>
    <w:multiLevelType w:val="hybridMultilevel"/>
    <w:tmpl w:val="6C98A51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57580566"/>
    <w:multiLevelType w:val="hybridMultilevel"/>
    <w:tmpl w:val="BA1072A8"/>
    <w:lvl w:ilvl="0" w:tplc="8B12AD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FEB1288"/>
    <w:multiLevelType w:val="hybridMultilevel"/>
    <w:tmpl w:val="95E4AF06"/>
    <w:lvl w:ilvl="0" w:tplc="2230F1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2F7794D"/>
    <w:multiLevelType w:val="hybridMultilevel"/>
    <w:tmpl w:val="9DE00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645F67"/>
    <w:multiLevelType w:val="hybridMultilevel"/>
    <w:tmpl w:val="9702A1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AF86EBB"/>
    <w:multiLevelType w:val="hybridMultilevel"/>
    <w:tmpl w:val="0442AFB6"/>
    <w:lvl w:ilvl="0" w:tplc="2230F1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32A5881"/>
    <w:multiLevelType w:val="hybridMultilevel"/>
    <w:tmpl w:val="4A7868E6"/>
    <w:lvl w:ilvl="0" w:tplc="8B12AD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3321AD"/>
    <w:multiLevelType w:val="hybridMultilevel"/>
    <w:tmpl w:val="94422E1A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D353C1F"/>
    <w:multiLevelType w:val="hybridMultilevel"/>
    <w:tmpl w:val="8F3ED4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3"/>
  </w:num>
  <w:num w:numId="3">
    <w:abstractNumId w:val="7"/>
  </w:num>
  <w:num w:numId="4">
    <w:abstractNumId w:val="22"/>
  </w:num>
  <w:num w:numId="5">
    <w:abstractNumId w:val="5"/>
  </w:num>
  <w:num w:numId="6">
    <w:abstractNumId w:val="9"/>
  </w:num>
  <w:num w:numId="7">
    <w:abstractNumId w:val="17"/>
  </w:num>
  <w:num w:numId="8">
    <w:abstractNumId w:val="20"/>
  </w:num>
  <w:num w:numId="9">
    <w:abstractNumId w:val="4"/>
  </w:num>
  <w:num w:numId="10">
    <w:abstractNumId w:val="11"/>
  </w:num>
  <w:num w:numId="11">
    <w:abstractNumId w:val="15"/>
  </w:num>
  <w:num w:numId="12">
    <w:abstractNumId w:val="0"/>
  </w:num>
  <w:num w:numId="13">
    <w:abstractNumId w:val="8"/>
  </w:num>
  <w:num w:numId="14">
    <w:abstractNumId w:val="2"/>
  </w:num>
  <w:num w:numId="15">
    <w:abstractNumId w:val="21"/>
  </w:num>
  <w:num w:numId="16">
    <w:abstractNumId w:val="3"/>
  </w:num>
  <w:num w:numId="17">
    <w:abstractNumId w:val="14"/>
  </w:num>
  <w:num w:numId="18">
    <w:abstractNumId w:val="16"/>
  </w:num>
  <w:num w:numId="19">
    <w:abstractNumId w:val="13"/>
  </w:num>
  <w:num w:numId="20">
    <w:abstractNumId w:val="10"/>
  </w:num>
  <w:num w:numId="21">
    <w:abstractNumId w:val="19"/>
  </w:num>
  <w:num w:numId="22">
    <w:abstractNumId w:val="12"/>
  </w:num>
  <w:num w:numId="23">
    <w:abstractNumId w:val="6"/>
  </w:num>
  <w:num w:numId="24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A0E"/>
    <w:rsid w:val="000009FA"/>
    <w:rsid w:val="00002511"/>
    <w:rsid w:val="0001162E"/>
    <w:rsid w:val="0001560B"/>
    <w:rsid w:val="00027C1F"/>
    <w:rsid w:val="00035368"/>
    <w:rsid w:val="00036A4C"/>
    <w:rsid w:val="000441BC"/>
    <w:rsid w:val="0004448C"/>
    <w:rsid w:val="0005680E"/>
    <w:rsid w:val="000573C2"/>
    <w:rsid w:val="00066223"/>
    <w:rsid w:val="000757F9"/>
    <w:rsid w:val="0008238C"/>
    <w:rsid w:val="00085CC3"/>
    <w:rsid w:val="00094CA8"/>
    <w:rsid w:val="000A438F"/>
    <w:rsid w:val="000A6E7B"/>
    <w:rsid w:val="000B4E0B"/>
    <w:rsid w:val="000B4E77"/>
    <w:rsid w:val="000B6AC5"/>
    <w:rsid w:val="000B7A01"/>
    <w:rsid w:val="000C3E85"/>
    <w:rsid w:val="000C442E"/>
    <w:rsid w:val="000C45B3"/>
    <w:rsid w:val="000C6D4C"/>
    <w:rsid w:val="000C6DAC"/>
    <w:rsid w:val="000D703D"/>
    <w:rsid w:val="000E0660"/>
    <w:rsid w:val="0010231F"/>
    <w:rsid w:val="001107B2"/>
    <w:rsid w:val="0011313A"/>
    <w:rsid w:val="00116625"/>
    <w:rsid w:val="00117AE0"/>
    <w:rsid w:val="00123E8D"/>
    <w:rsid w:val="00127A42"/>
    <w:rsid w:val="0013285C"/>
    <w:rsid w:val="00133627"/>
    <w:rsid w:val="00135575"/>
    <w:rsid w:val="00137B9E"/>
    <w:rsid w:val="00145279"/>
    <w:rsid w:val="00145FE1"/>
    <w:rsid w:val="0014628C"/>
    <w:rsid w:val="001654E9"/>
    <w:rsid w:val="001663FD"/>
    <w:rsid w:val="001668EF"/>
    <w:rsid w:val="00190A02"/>
    <w:rsid w:val="001964D6"/>
    <w:rsid w:val="00196894"/>
    <w:rsid w:val="00196D0D"/>
    <w:rsid w:val="001A1BD2"/>
    <w:rsid w:val="001A4199"/>
    <w:rsid w:val="001C1E24"/>
    <w:rsid w:val="001D340C"/>
    <w:rsid w:val="001D3F1F"/>
    <w:rsid w:val="001E0958"/>
    <w:rsid w:val="001E1712"/>
    <w:rsid w:val="001E3928"/>
    <w:rsid w:val="001E7C77"/>
    <w:rsid w:val="001F339B"/>
    <w:rsid w:val="002017A5"/>
    <w:rsid w:val="002151AC"/>
    <w:rsid w:val="00223B10"/>
    <w:rsid w:val="002401E7"/>
    <w:rsid w:val="00240EFE"/>
    <w:rsid w:val="0024218C"/>
    <w:rsid w:val="0024738F"/>
    <w:rsid w:val="00250F0A"/>
    <w:rsid w:val="00254A0E"/>
    <w:rsid w:val="0026607F"/>
    <w:rsid w:val="0027667B"/>
    <w:rsid w:val="00290E0F"/>
    <w:rsid w:val="00293CEE"/>
    <w:rsid w:val="00296F52"/>
    <w:rsid w:val="00297C95"/>
    <w:rsid w:val="002A02CC"/>
    <w:rsid w:val="002A32BD"/>
    <w:rsid w:val="002A3954"/>
    <w:rsid w:val="002A6BBA"/>
    <w:rsid w:val="002C4E8A"/>
    <w:rsid w:val="002C5A43"/>
    <w:rsid w:val="002D1325"/>
    <w:rsid w:val="002D7FD6"/>
    <w:rsid w:val="002F09D1"/>
    <w:rsid w:val="00301DB2"/>
    <w:rsid w:val="003067AF"/>
    <w:rsid w:val="00315189"/>
    <w:rsid w:val="00321C25"/>
    <w:rsid w:val="00323FE5"/>
    <w:rsid w:val="00341C18"/>
    <w:rsid w:val="00341FEE"/>
    <w:rsid w:val="003504AA"/>
    <w:rsid w:val="00350993"/>
    <w:rsid w:val="00356A07"/>
    <w:rsid w:val="003571B5"/>
    <w:rsid w:val="0037539E"/>
    <w:rsid w:val="00385118"/>
    <w:rsid w:val="00387031"/>
    <w:rsid w:val="00390DE0"/>
    <w:rsid w:val="00390EE3"/>
    <w:rsid w:val="00394297"/>
    <w:rsid w:val="003961DA"/>
    <w:rsid w:val="003A328C"/>
    <w:rsid w:val="003A6EC5"/>
    <w:rsid w:val="003B1205"/>
    <w:rsid w:val="003B167F"/>
    <w:rsid w:val="003B4297"/>
    <w:rsid w:val="003C2864"/>
    <w:rsid w:val="003C3200"/>
    <w:rsid w:val="003F3689"/>
    <w:rsid w:val="004008D7"/>
    <w:rsid w:val="004052A5"/>
    <w:rsid w:val="00411BC6"/>
    <w:rsid w:val="004152D3"/>
    <w:rsid w:val="00421205"/>
    <w:rsid w:val="0042194A"/>
    <w:rsid w:val="00423ECB"/>
    <w:rsid w:val="00424DC8"/>
    <w:rsid w:val="00427FE0"/>
    <w:rsid w:val="00434245"/>
    <w:rsid w:val="00441E57"/>
    <w:rsid w:val="00445EF7"/>
    <w:rsid w:val="0044737C"/>
    <w:rsid w:val="00457EE7"/>
    <w:rsid w:val="00466BD5"/>
    <w:rsid w:val="00473230"/>
    <w:rsid w:val="00477F34"/>
    <w:rsid w:val="004865B0"/>
    <w:rsid w:val="00487784"/>
    <w:rsid w:val="00491249"/>
    <w:rsid w:val="004974E1"/>
    <w:rsid w:val="004A37BF"/>
    <w:rsid w:val="004A5381"/>
    <w:rsid w:val="004B626D"/>
    <w:rsid w:val="004B6B8A"/>
    <w:rsid w:val="004C4557"/>
    <w:rsid w:val="004D1B4D"/>
    <w:rsid w:val="004D1F55"/>
    <w:rsid w:val="004D36BF"/>
    <w:rsid w:val="004D371C"/>
    <w:rsid w:val="004D5DF5"/>
    <w:rsid w:val="004D79ED"/>
    <w:rsid w:val="004E153C"/>
    <w:rsid w:val="004E66B6"/>
    <w:rsid w:val="004E66FD"/>
    <w:rsid w:val="004F12DC"/>
    <w:rsid w:val="004F1A7A"/>
    <w:rsid w:val="004F6385"/>
    <w:rsid w:val="005008E2"/>
    <w:rsid w:val="005014EE"/>
    <w:rsid w:val="00503CA3"/>
    <w:rsid w:val="00517FA3"/>
    <w:rsid w:val="005318B4"/>
    <w:rsid w:val="00533D80"/>
    <w:rsid w:val="005464FE"/>
    <w:rsid w:val="00551FB6"/>
    <w:rsid w:val="00564DCF"/>
    <w:rsid w:val="0056528A"/>
    <w:rsid w:val="00566CC0"/>
    <w:rsid w:val="00570C9F"/>
    <w:rsid w:val="00573CB6"/>
    <w:rsid w:val="005765C8"/>
    <w:rsid w:val="005808AD"/>
    <w:rsid w:val="00584802"/>
    <w:rsid w:val="00593B20"/>
    <w:rsid w:val="0059696D"/>
    <w:rsid w:val="005A0496"/>
    <w:rsid w:val="005A6DCE"/>
    <w:rsid w:val="005A6FC1"/>
    <w:rsid w:val="005C07B1"/>
    <w:rsid w:val="005C22D9"/>
    <w:rsid w:val="005C3387"/>
    <w:rsid w:val="005C7B04"/>
    <w:rsid w:val="005D09EA"/>
    <w:rsid w:val="005D1611"/>
    <w:rsid w:val="005D37A1"/>
    <w:rsid w:val="005D4E03"/>
    <w:rsid w:val="005E0647"/>
    <w:rsid w:val="005E14FA"/>
    <w:rsid w:val="005E649A"/>
    <w:rsid w:val="005F581C"/>
    <w:rsid w:val="00602FB9"/>
    <w:rsid w:val="00604368"/>
    <w:rsid w:val="00613AEC"/>
    <w:rsid w:val="00614C90"/>
    <w:rsid w:val="00617A39"/>
    <w:rsid w:val="006230C0"/>
    <w:rsid w:val="00624CD3"/>
    <w:rsid w:val="0062691B"/>
    <w:rsid w:val="006312F7"/>
    <w:rsid w:val="00631AB2"/>
    <w:rsid w:val="00635C51"/>
    <w:rsid w:val="00642957"/>
    <w:rsid w:val="00653EF3"/>
    <w:rsid w:val="006540DE"/>
    <w:rsid w:val="00654728"/>
    <w:rsid w:val="00661DC2"/>
    <w:rsid w:val="0066631B"/>
    <w:rsid w:val="00667DFC"/>
    <w:rsid w:val="0067611D"/>
    <w:rsid w:val="0067668B"/>
    <w:rsid w:val="00697FB3"/>
    <w:rsid w:val="006A0DDA"/>
    <w:rsid w:val="006A4468"/>
    <w:rsid w:val="006B0526"/>
    <w:rsid w:val="006B7785"/>
    <w:rsid w:val="006C370F"/>
    <w:rsid w:val="006C3EBE"/>
    <w:rsid w:val="006C4140"/>
    <w:rsid w:val="006D1FAA"/>
    <w:rsid w:val="00705D1D"/>
    <w:rsid w:val="0070606C"/>
    <w:rsid w:val="00706217"/>
    <w:rsid w:val="007137E7"/>
    <w:rsid w:val="00714F45"/>
    <w:rsid w:val="00717481"/>
    <w:rsid w:val="0072148E"/>
    <w:rsid w:val="00725EB0"/>
    <w:rsid w:val="0073048F"/>
    <w:rsid w:val="007320A5"/>
    <w:rsid w:val="00732FBD"/>
    <w:rsid w:val="00741B11"/>
    <w:rsid w:val="00742DBB"/>
    <w:rsid w:val="00745313"/>
    <w:rsid w:val="00745A2A"/>
    <w:rsid w:val="00745D77"/>
    <w:rsid w:val="007509FF"/>
    <w:rsid w:val="00752477"/>
    <w:rsid w:val="00754157"/>
    <w:rsid w:val="00761E70"/>
    <w:rsid w:val="00770442"/>
    <w:rsid w:val="007732E5"/>
    <w:rsid w:val="00773573"/>
    <w:rsid w:val="00792326"/>
    <w:rsid w:val="00792DDC"/>
    <w:rsid w:val="0079488F"/>
    <w:rsid w:val="00796DED"/>
    <w:rsid w:val="007A436A"/>
    <w:rsid w:val="007A5A11"/>
    <w:rsid w:val="007B58EE"/>
    <w:rsid w:val="007B5B6E"/>
    <w:rsid w:val="007C7803"/>
    <w:rsid w:val="007D1F61"/>
    <w:rsid w:val="007E4B4B"/>
    <w:rsid w:val="007F3647"/>
    <w:rsid w:val="007F3EA5"/>
    <w:rsid w:val="00803C10"/>
    <w:rsid w:val="008046CC"/>
    <w:rsid w:val="008070F7"/>
    <w:rsid w:val="00812794"/>
    <w:rsid w:val="00813DCB"/>
    <w:rsid w:val="00817973"/>
    <w:rsid w:val="00822E4F"/>
    <w:rsid w:val="00823976"/>
    <w:rsid w:val="00826234"/>
    <w:rsid w:val="00831734"/>
    <w:rsid w:val="00834C7F"/>
    <w:rsid w:val="008432C9"/>
    <w:rsid w:val="00847555"/>
    <w:rsid w:val="0085166D"/>
    <w:rsid w:val="00852135"/>
    <w:rsid w:val="0085227B"/>
    <w:rsid w:val="00854F35"/>
    <w:rsid w:val="00857339"/>
    <w:rsid w:val="00865A02"/>
    <w:rsid w:val="00866E64"/>
    <w:rsid w:val="008801CA"/>
    <w:rsid w:val="0088049C"/>
    <w:rsid w:val="00884B4E"/>
    <w:rsid w:val="00884D4A"/>
    <w:rsid w:val="008851AB"/>
    <w:rsid w:val="008918A4"/>
    <w:rsid w:val="00896C71"/>
    <w:rsid w:val="00897A1A"/>
    <w:rsid w:val="008A622C"/>
    <w:rsid w:val="008B1C64"/>
    <w:rsid w:val="008C5503"/>
    <w:rsid w:val="008C5522"/>
    <w:rsid w:val="008D1854"/>
    <w:rsid w:val="008D4EEE"/>
    <w:rsid w:val="008D6BE0"/>
    <w:rsid w:val="008D7EF5"/>
    <w:rsid w:val="008E20F0"/>
    <w:rsid w:val="008E5A89"/>
    <w:rsid w:val="008F1E4F"/>
    <w:rsid w:val="008F3649"/>
    <w:rsid w:val="008F3788"/>
    <w:rsid w:val="008F3FDC"/>
    <w:rsid w:val="008F44C6"/>
    <w:rsid w:val="008F5643"/>
    <w:rsid w:val="008F57E5"/>
    <w:rsid w:val="00901A46"/>
    <w:rsid w:val="00904831"/>
    <w:rsid w:val="00910F76"/>
    <w:rsid w:val="00931C34"/>
    <w:rsid w:val="009345FB"/>
    <w:rsid w:val="00935EAA"/>
    <w:rsid w:val="00941FA5"/>
    <w:rsid w:val="00944008"/>
    <w:rsid w:val="00947687"/>
    <w:rsid w:val="00951C70"/>
    <w:rsid w:val="00952270"/>
    <w:rsid w:val="00952A61"/>
    <w:rsid w:val="0095346A"/>
    <w:rsid w:val="009539D4"/>
    <w:rsid w:val="00957EC6"/>
    <w:rsid w:val="0096621D"/>
    <w:rsid w:val="0096713F"/>
    <w:rsid w:val="00967BF9"/>
    <w:rsid w:val="00971107"/>
    <w:rsid w:val="00974FF1"/>
    <w:rsid w:val="00981328"/>
    <w:rsid w:val="00986C85"/>
    <w:rsid w:val="0099405E"/>
    <w:rsid w:val="009A0E0E"/>
    <w:rsid w:val="009A13CE"/>
    <w:rsid w:val="009B5C59"/>
    <w:rsid w:val="009C32B2"/>
    <w:rsid w:val="009D26C5"/>
    <w:rsid w:val="009D3499"/>
    <w:rsid w:val="009D4433"/>
    <w:rsid w:val="009F048B"/>
    <w:rsid w:val="009F53C0"/>
    <w:rsid w:val="00A0017E"/>
    <w:rsid w:val="00A01184"/>
    <w:rsid w:val="00A06112"/>
    <w:rsid w:val="00A07CD3"/>
    <w:rsid w:val="00A1632B"/>
    <w:rsid w:val="00A201C2"/>
    <w:rsid w:val="00A21E43"/>
    <w:rsid w:val="00A3058C"/>
    <w:rsid w:val="00A35772"/>
    <w:rsid w:val="00A37C5E"/>
    <w:rsid w:val="00A45710"/>
    <w:rsid w:val="00A4666A"/>
    <w:rsid w:val="00A5473F"/>
    <w:rsid w:val="00A80983"/>
    <w:rsid w:val="00A8525C"/>
    <w:rsid w:val="00A9111A"/>
    <w:rsid w:val="00A947B0"/>
    <w:rsid w:val="00AA0203"/>
    <w:rsid w:val="00AA1341"/>
    <w:rsid w:val="00AA45DD"/>
    <w:rsid w:val="00AA59CE"/>
    <w:rsid w:val="00AA7B8F"/>
    <w:rsid w:val="00AC0298"/>
    <w:rsid w:val="00AE6EE8"/>
    <w:rsid w:val="00B0249C"/>
    <w:rsid w:val="00B0577C"/>
    <w:rsid w:val="00B1048D"/>
    <w:rsid w:val="00B202D4"/>
    <w:rsid w:val="00B22F40"/>
    <w:rsid w:val="00B341A5"/>
    <w:rsid w:val="00B34FC6"/>
    <w:rsid w:val="00B3606C"/>
    <w:rsid w:val="00B403B4"/>
    <w:rsid w:val="00B45D78"/>
    <w:rsid w:val="00B4609C"/>
    <w:rsid w:val="00B510E5"/>
    <w:rsid w:val="00B678DA"/>
    <w:rsid w:val="00B722F5"/>
    <w:rsid w:val="00B75C9C"/>
    <w:rsid w:val="00B77634"/>
    <w:rsid w:val="00B77700"/>
    <w:rsid w:val="00B81DB0"/>
    <w:rsid w:val="00B81E57"/>
    <w:rsid w:val="00B8712D"/>
    <w:rsid w:val="00B910D7"/>
    <w:rsid w:val="00B949E9"/>
    <w:rsid w:val="00B97B2B"/>
    <w:rsid w:val="00BB0324"/>
    <w:rsid w:val="00BB2BB5"/>
    <w:rsid w:val="00BB5148"/>
    <w:rsid w:val="00BC24F5"/>
    <w:rsid w:val="00BC7AF9"/>
    <w:rsid w:val="00BD32EF"/>
    <w:rsid w:val="00BE549A"/>
    <w:rsid w:val="00BE687C"/>
    <w:rsid w:val="00BE7A5E"/>
    <w:rsid w:val="00BF0452"/>
    <w:rsid w:val="00C06F2C"/>
    <w:rsid w:val="00C1014D"/>
    <w:rsid w:val="00C26EC1"/>
    <w:rsid w:val="00C305C1"/>
    <w:rsid w:val="00C31241"/>
    <w:rsid w:val="00C34875"/>
    <w:rsid w:val="00C43D14"/>
    <w:rsid w:val="00C43E7F"/>
    <w:rsid w:val="00C516DF"/>
    <w:rsid w:val="00C53224"/>
    <w:rsid w:val="00C568A0"/>
    <w:rsid w:val="00C600A7"/>
    <w:rsid w:val="00C65BAE"/>
    <w:rsid w:val="00C7042E"/>
    <w:rsid w:val="00C8314F"/>
    <w:rsid w:val="00C84AAA"/>
    <w:rsid w:val="00CA2219"/>
    <w:rsid w:val="00CA65E2"/>
    <w:rsid w:val="00CB0C6E"/>
    <w:rsid w:val="00CB12BE"/>
    <w:rsid w:val="00CB25EF"/>
    <w:rsid w:val="00CB6491"/>
    <w:rsid w:val="00CC0E5A"/>
    <w:rsid w:val="00CE166F"/>
    <w:rsid w:val="00CE211A"/>
    <w:rsid w:val="00CE2777"/>
    <w:rsid w:val="00CE2CFB"/>
    <w:rsid w:val="00CE45B2"/>
    <w:rsid w:val="00D208BD"/>
    <w:rsid w:val="00D22179"/>
    <w:rsid w:val="00D23DE3"/>
    <w:rsid w:val="00D2455F"/>
    <w:rsid w:val="00D27802"/>
    <w:rsid w:val="00D3589E"/>
    <w:rsid w:val="00D374FB"/>
    <w:rsid w:val="00D54D0C"/>
    <w:rsid w:val="00D6181E"/>
    <w:rsid w:val="00D74D8F"/>
    <w:rsid w:val="00D87409"/>
    <w:rsid w:val="00DA52DC"/>
    <w:rsid w:val="00DB463E"/>
    <w:rsid w:val="00DB765B"/>
    <w:rsid w:val="00DC48DD"/>
    <w:rsid w:val="00DD2CB6"/>
    <w:rsid w:val="00DD3128"/>
    <w:rsid w:val="00DD501F"/>
    <w:rsid w:val="00DD660D"/>
    <w:rsid w:val="00E02F7E"/>
    <w:rsid w:val="00E03537"/>
    <w:rsid w:val="00E0407A"/>
    <w:rsid w:val="00E10AF6"/>
    <w:rsid w:val="00E11AAC"/>
    <w:rsid w:val="00E13068"/>
    <w:rsid w:val="00E17B49"/>
    <w:rsid w:val="00E2083E"/>
    <w:rsid w:val="00E23025"/>
    <w:rsid w:val="00E2379D"/>
    <w:rsid w:val="00E25757"/>
    <w:rsid w:val="00E257EB"/>
    <w:rsid w:val="00E30380"/>
    <w:rsid w:val="00E30D4D"/>
    <w:rsid w:val="00E323E2"/>
    <w:rsid w:val="00E3798B"/>
    <w:rsid w:val="00E40F5C"/>
    <w:rsid w:val="00E43B61"/>
    <w:rsid w:val="00E45FD0"/>
    <w:rsid w:val="00E46042"/>
    <w:rsid w:val="00E46B9A"/>
    <w:rsid w:val="00E50B20"/>
    <w:rsid w:val="00E54D27"/>
    <w:rsid w:val="00E677C2"/>
    <w:rsid w:val="00E821F6"/>
    <w:rsid w:val="00E8330F"/>
    <w:rsid w:val="00E841DB"/>
    <w:rsid w:val="00E92DE2"/>
    <w:rsid w:val="00E96237"/>
    <w:rsid w:val="00EA11BB"/>
    <w:rsid w:val="00EA145A"/>
    <w:rsid w:val="00EA32E0"/>
    <w:rsid w:val="00EB231D"/>
    <w:rsid w:val="00ED03CA"/>
    <w:rsid w:val="00ED4933"/>
    <w:rsid w:val="00ED5387"/>
    <w:rsid w:val="00EF0A7B"/>
    <w:rsid w:val="00EF3E38"/>
    <w:rsid w:val="00EF5072"/>
    <w:rsid w:val="00F15B39"/>
    <w:rsid w:val="00F21906"/>
    <w:rsid w:val="00F3213E"/>
    <w:rsid w:val="00F35475"/>
    <w:rsid w:val="00F357F7"/>
    <w:rsid w:val="00F379D4"/>
    <w:rsid w:val="00F425A0"/>
    <w:rsid w:val="00F44344"/>
    <w:rsid w:val="00F56822"/>
    <w:rsid w:val="00F60819"/>
    <w:rsid w:val="00F64794"/>
    <w:rsid w:val="00F75FCB"/>
    <w:rsid w:val="00F90C69"/>
    <w:rsid w:val="00FA206A"/>
    <w:rsid w:val="00FA20D4"/>
    <w:rsid w:val="00FA2A5D"/>
    <w:rsid w:val="00FA4715"/>
    <w:rsid w:val="00FB14CD"/>
    <w:rsid w:val="00FB4147"/>
    <w:rsid w:val="00FB572C"/>
    <w:rsid w:val="00FC13AF"/>
    <w:rsid w:val="00FD1EA2"/>
    <w:rsid w:val="00FD5836"/>
    <w:rsid w:val="00FE613C"/>
    <w:rsid w:val="00FE6150"/>
    <w:rsid w:val="00FE67EB"/>
    <w:rsid w:val="00FF6616"/>
    <w:rsid w:val="00FF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7FF3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51"/>
  </w:style>
  <w:style w:type="paragraph" w:styleId="Heading1">
    <w:name w:val="heading 1"/>
    <w:basedOn w:val="Normal"/>
    <w:next w:val="Normal"/>
    <w:link w:val="Heading1Char"/>
    <w:uiPriority w:val="9"/>
    <w:qFormat/>
    <w:rsid w:val="004865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7AF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A0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54A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25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EB0"/>
  </w:style>
  <w:style w:type="paragraph" w:styleId="Footer">
    <w:name w:val="footer"/>
    <w:basedOn w:val="Normal"/>
    <w:link w:val="FooterChar"/>
    <w:uiPriority w:val="99"/>
    <w:unhideWhenUsed/>
    <w:rsid w:val="00725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EB0"/>
  </w:style>
  <w:style w:type="paragraph" w:styleId="Title">
    <w:name w:val="Title"/>
    <w:basedOn w:val="Normal"/>
    <w:next w:val="Normal"/>
    <w:link w:val="TitleChar"/>
    <w:uiPriority w:val="10"/>
    <w:qFormat/>
    <w:rsid w:val="000D703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0D703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03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0D703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71107"/>
    <w:pPr>
      <w:spacing w:after="0" w:line="240" w:lineRule="auto"/>
      <w:ind w:left="220" w:hanging="220"/>
    </w:pPr>
  </w:style>
  <w:style w:type="paragraph" w:styleId="NoSpacing">
    <w:name w:val="No Spacing"/>
    <w:uiPriority w:val="1"/>
    <w:qFormat/>
    <w:rsid w:val="00B403B4"/>
    <w:pPr>
      <w:spacing w:after="0" w:line="240" w:lineRule="auto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71107"/>
    <w:pPr>
      <w:spacing w:after="0" w:line="240" w:lineRule="auto"/>
      <w:ind w:left="1980" w:hanging="220"/>
    </w:pPr>
  </w:style>
  <w:style w:type="table" w:styleId="TableGrid">
    <w:name w:val="Table Grid"/>
    <w:basedOn w:val="TableNormal"/>
    <w:rsid w:val="00E962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E67E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865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4865B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C7AF9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C7AF9"/>
    <w:pPr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BC7AF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BC7AF9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EF5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">
    <w:name w:val="TEXT"/>
    <w:basedOn w:val="Normal"/>
    <w:rsid w:val="00B77634"/>
    <w:pPr>
      <w:spacing w:after="0" w:line="240" w:lineRule="auto"/>
      <w:ind w:left="1440" w:right="324" w:hanging="720"/>
    </w:pPr>
    <w:rPr>
      <w:rFonts w:ascii="Arial" w:eastAsia="Times New Roman" w:hAnsi="Arial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C44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44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44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44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442E"/>
    <w:rPr>
      <w:b/>
      <w:bCs/>
      <w:sz w:val="20"/>
      <w:szCs w:val="20"/>
    </w:rPr>
  </w:style>
  <w:style w:type="paragraph" w:customStyle="1" w:styleId="BodyTextBoldCenter">
    <w:name w:val="Body Text Bold Center"/>
    <w:basedOn w:val="Normal"/>
    <w:next w:val="BodyText"/>
    <w:rsid w:val="00884B4E"/>
    <w:pPr>
      <w:spacing w:after="0" w:line="240" w:lineRule="auto"/>
      <w:jc w:val="center"/>
    </w:pPr>
    <w:rPr>
      <w:rFonts w:ascii="Arial Bold" w:eastAsia="Times New Roman" w:hAnsi="Arial Bold" w:cs="Times New Roman"/>
      <w:b/>
      <w:bCs/>
      <w:color w:val="003366"/>
    </w:rPr>
  </w:style>
  <w:style w:type="paragraph" w:styleId="BodyText">
    <w:name w:val="Body Text"/>
    <w:basedOn w:val="Normal"/>
    <w:link w:val="BodyTextChar"/>
    <w:uiPriority w:val="99"/>
    <w:semiHidden/>
    <w:unhideWhenUsed/>
    <w:rsid w:val="00884B4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84B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51"/>
  </w:style>
  <w:style w:type="paragraph" w:styleId="Heading1">
    <w:name w:val="heading 1"/>
    <w:basedOn w:val="Normal"/>
    <w:next w:val="Normal"/>
    <w:link w:val="Heading1Char"/>
    <w:uiPriority w:val="9"/>
    <w:qFormat/>
    <w:rsid w:val="004865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7AF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A0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54A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25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EB0"/>
  </w:style>
  <w:style w:type="paragraph" w:styleId="Footer">
    <w:name w:val="footer"/>
    <w:basedOn w:val="Normal"/>
    <w:link w:val="FooterChar"/>
    <w:uiPriority w:val="99"/>
    <w:unhideWhenUsed/>
    <w:rsid w:val="00725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EB0"/>
  </w:style>
  <w:style w:type="paragraph" w:styleId="Title">
    <w:name w:val="Title"/>
    <w:basedOn w:val="Normal"/>
    <w:next w:val="Normal"/>
    <w:link w:val="TitleChar"/>
    <w:uiPriority w:val="10"/>
    <w:qFormat/>
    <w:rsid w:val="000D703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0D703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03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0D703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71107"/>
    <w:pPr>
      <w:spacing w:after="0" w:line="240" w:lineRule="auto"/>
      <w:ind w:left="220" w:hanging="220"/>
    </w:pPr>
  </w:style>
  <w:style w:type="paragraph" w:styleId="NoSpacing">
    <w:name w:val="No Spacing"/>
    <w:uiPriority w:val="1"/>
    <w:qFormat/>
    <w:rsid w:val="00B403B4"/>
    <w:pPr>
      <w:spacing w:after="0" w:line="240" w:lineRule="auto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71107"/>
    <w:pPr>
      <w:spacing w:after="0" w:line="240" w:lineRule="auto"/>
      <w:ind w:left="1980" w:hanging="220"/>
    </w:pPr>
  </w:style>
  <w:style w:type="table" w:styleId="TableGrid">
    <w:name w:val="Table Grid"/>
    <w:basedOn w:val="TableNormal"/>
    <w:rsid w:val="00E962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E67E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865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4865B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C7AF9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C7AF9"/>
    <w:pPr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BC7AF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BC7AF9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EF5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">
    <w:name w:val="TEXT"/>
    <w:basedOn w:val="Normal"/>
    <w:rsid w:val="00B77634"/>
    <w:pPr>
      <w:spacing w:after="0" w:line="240" w:lineRule="auto"/>
      <w:ind w:left="1440" w:right="324" w:hanging="720"/>
    </w:pPr>
    <w:rPr>
      <w:rFonts w:ascii="Arial" w:eastAsia="Times New Roman" w:hAnsi="Arial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C44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44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44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44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442E"/>
    <w:rPr>
      <w:b/>
      <w:bCs/>
      <w:sz w:val="20"/>
      <w:szCs w:val="20"/>
    </w:rPr>
  </w:style>
  <w:style w:type="paragraph" w:customStyle="1" w:styleId="BodyTextBoldCenter">
    <w:name w:val="Body Text Bold Center"/>
    <w:basedOn w:val="Normal"/>
    <w:next w:val="BodyText"/>
    <w:rsid w:val="00884B4E"/>
    <w:pPr>
      <w:spacing w:after="0" w:line="240" w:lineRule="auto"/>
      <w:jc w:val="center"/>
    </w:pPr>
    <w:rPr>
      <w:rFonts w:ascii="Arial Bold" w:eastAsia="Times New Roman" w:hAnsi="Arial Bold" w:cs="Times New Roman"/>
      <w:b/>
      <w:bCs/>
      <w:color w:val="003366"/>
    </w:rPr>
  </w:style>
  <w:style w:type="paragraph" w:styleId="BodyText">
    <w:name w:val="Body Text"/>
    <w:basedOn w:val="Normal"/>
    <w:link w:val="BodyTextChar"/>
    <w:uiPriority w:val="99"/>
    <w:semiHidden/>
    <w:unhideWhenUsed/>
    <w:rsid w:val="00884B4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84B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1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24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9.jpeg"/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Additional coding added to existing object QM_INT020 for RMR Process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>2.0</_Version>
    <_DCDateModified xmlns="http://schemas.microsoft.com/sharepoint/v3/fields" xsi:nil="true"/>
    <_Status xmlns="http://schemas.microsoft.com/sharepoint/v3/fields">Not Started</_Status>
    <_Revision xmlns="http://schemas.microsoft.com/sharepoint/v3/fields">2.0</_Revision>
    <Phase_x0020_Gate_x0020_Progress xmlns="f5d65a61-ae78-4f13-840b-ce447ca6a386">Enter Choice #3 Gate Approved</Phase_x0020_Gate_x0020_Progres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FF01D6F45E241B90B7A7694AD5592" ma:contentTypeVersion="6" ma:contentTypeDescription="Create a new document." ma:contentTypeScope="" ma:versionID="eef49e8b31ea51d36dedcc5740328f72">
  <xsd:schema xmlns:xsd="http://www.w3.org/2001/XMLSchema" xmlns:xs="http://www.w3.org/2001/XMLSchema" xmlns:p="http://schemas.microsoft.com/office/2006/metadata/properties" xmlns:ns2="http://schemas.microsoft.com/sharepoint/v3/fields" xmlns:ns3="f5d65a61-ae78-4f13-840b-ce447ca6a386" targetNamespace="http://schemas.microsoft.com/office/2006/metadata/properties" ma:root="true" ma:fieldsID="47fa1d00e8f7882c5dfa9991dd657cc3" ns2:_="" ns3:_="">
    <xsd:import namespace="http://schemas.microsoft.com/sharepoint/v3/fields"/>
    <xsd:import namespace="f5d65a61-ae78-4f13-840b-ce447ca6a386"/>
    <xsd:element name="properties">
      <xsd:complexType>
        <xsd:sequence>
          <xsd:element name="documentManagement">
            <xsd:complexType>
              <xsd:all>
                <xsd:element ref="ns2:_Revision" minOccurs="0"/>
                <xsd:element ref="ns2:_Status" minOccurs="0"/>
                <xsd:element ref="ns2:_Version" minOccurs="0"/>
                <xsd:element ref="ns2:_DCDateModified" minOccurs="0"/>
                <xsd:element ref="ns3:Phase_x0020_Gate_x0020_Progres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  <xsd:element name="_Version" ma:index="11" nillable="true" ma:displayName="Version" ma:internalName="_Version">
      <xsd:simpleType>
        <xsd:restriction base="dms:Text"/>
      </xsd:simpleType>
    </xsd:element>
    <xsd:element name="_DCDateModified" ma:index="12" nillable="true" ma:displayName="Date Modified" ma:description="The date on which this resource was last modified" ma:format="DateTime" ma:indexed="tru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65a61-ae78-4f13-840b-ce447ca6a386" elementFormDefault="qualified">
    <xsd:import namespace="http://schemas.microsoft.com/office/2006/documentManagement/types"/>
    <xsd:import namespace="http://schemas.microsoft.com/office/infopath/2007/PartnerControls"/>
    <xsd:element name="Phase_x0020_Gate_x0020_Progress" ma:index="13" nillable="true" ma:displayName="Phase Gate Progress" ma:default="Enter Choice #1 Not Started" ma:format="Dropdown" ma:internalName="Phase_x0020_Gate_x0020_Progress">
      <xsd:simpleType>
        <xsd:restriction base="dms:Choice">
          <xsd:enumeration value="Enter Choice #1 Not Started"/>
          <xsd:enumeration value="Enter Choice #2 In Progress"/>
          <xsd:enumeration value="Enter Choice #3 Gate Appro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8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/>
</file>

<file path=customXml/itemProps2.xml><?xml version="1.0" encoding="utf-8"?>
<ds:datastoreItem xmlns:ds="http://schemas.openxmlformats.org/officeDocument/2006/customXml" ds:itemID="{9BC1F399-1011-478E-9EE5-9DE012D710B7}"/>
</file>

<file path=customXml/itemProps3.xml><?xml version="1.0" encoding="utf-8"?>
<ds:datastoreItem xmlns:ds="http://schemas.openxmlformats.org/officeDocument/2006/customXml" ds:itemID="{3807CB39-9A78-4F56-9BE1-56FA3DE67814}"/>
</file>

<file path=customXml/itemProps4.xml><?xml version="1.0" encoding="utf-8"?>
<ds:datastoreItem xmlns:ds="http://schemas.openxmlformats.org/officeDocument/2006/customXml" ds:itemID="{A08602A7-7842-4D8B-B4E2-8DDF5B8697B3}"/>
</file>

<file path=customXml/itemProps5.xml><?xml version="1.0" encoding="utf-8"?>
<ds:datastoreItem xmlns:ds="http://schemas.openxmlformats.org/officeDocument/2006/customXml" ds:itemID="{E8C0AE07-105B-44F3-A937-528CBD352C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11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AID- SMART Meter Ship file validation &amp; provisioning</vt:lpstr>
    </vt:vector>
  </TitlesOfParts>
  <Company>Consumers Energy</Company>
  <LinksUpToDate>false</LinksUpToDate>
  <CharactersWithSpaces>4044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AID- SMART Meter Ship file validation &amp; provisioning</dc:title>
  <dc:subject>Consumers Energy – Enhanced Operations Rel. 4a </dc:subject>
  <dc:creator>Legodile Kwapa</dc:creator>
  <cp:lastModifiedBy>Legodile Kwapa</cp:lastModifiedBy>
  <cp:revision>22</cp:revision>
  <cp:lastPrinted>2014-05-21T21:08:00Z</cp:lastPrinted>
  <dcterms:created xsi:type="dcterms:W3CDTF">2014-06-06T15:23:00Z</dcterms:created>
  <dcterms:modified xsi:type="dcterms:W3CDTF">2014-09-25T15:52:00Z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0x010100979FF01D6F45E241B90B7A7694AD5592</vt:lpwstr>
  </property>
</Properties>
</file>