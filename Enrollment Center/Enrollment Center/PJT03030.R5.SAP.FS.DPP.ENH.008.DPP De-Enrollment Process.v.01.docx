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8A54AC" w14:textId="77777777" w:rsidR="00515F85" w:rsidRPr="003064E6" w:rsidRDefault="00BD1AA3" w:rsidP="00FD23A6">
      <w:pPr>
        <w:rPr>
          <w:rFonts w:asciiTheme="minorHAnsi" w:hAnsiTheme="minorHAnsi" w:cs="Arial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8A5677" wp14:editId="078A5678">
                <wp:simplePos x="0" y="0"/>
                <wp:positionH relativeFrom="column">
                  <wp:posOffset>5083810</wp:posOffset>
                </wp:positionH>
                <wp:positionV relativeFrom="paragraph">
                  <wp:posOffset>-498475</wp:posOffset>
                </wp:positionV>
                <wp:extent cx="1362075" cy="676275"/>
                <wp:effectExtent l="0" t="0" r="9525" b="9525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2075" cy="676275"/>
                          <a:chOff x="0" y="0"/>
                          <a:chExt cx="2286000" cy="1277616"/>
                        </a:xfrm>
                      </wpg:grpSpPr>
                      <pic:pic xmlns:pic="http://schemas.openxmlformats.org/drawingml/2006/picture">
                        <pic:nvPicPr>
                          <pic:cNvPr id="10" name="Picture 5" descr="SAP_grad_R_pref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1059" y="543651"/>
                            <a:ext cx="1488134" cy="73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7" descr="HCL Logo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548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400.3pt;margin-top:-39.25pt;width:107.25pt;height:53.25pt;z-index:251659264;mso-width-relative:margin;mso-height-relative:margin" coordsize="22860,127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SAP_grad_R_pref.png" style="position:absolute;left:6510;top:5436;width:14881;height:7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df4jEAAAA2wAAAA8AAABkcnMvZG93bnJldi54bWxEjzFvwkAMhfdK/Q8nV2IrFxgQSjkQrVS1&#10;S1URGBjdnJtEzfmSnIHw7+sBic3We37v82ozhtacaUhNZAezaQaGuIy+4crBYf/+vASTBNljG5kc&#10;XCnBZv34sMLcxwvv6FxIZTSEU44OapEutzaVNQVM09gRq/Ybh4Ci61BZP+BFw0Nr51m2sAEb1oYa&#10;O3qrqfwrTsHBMe5e5fp1+PhppJj15bY/9t/o3ORp3L6AERrlbr5df3rFV3r9RQew6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Vdf4jEAAAA2wAAAA8AAAAAAAAAAAAAAAAA&#10;nwIAAGRycy9kb3ducmV2LnhtbFBLBQYAAAAABAAEAPcAAACQAwAAAAA=&#10;">
                  <v:imagedata r:id="rId15" o:title="SAP_grad_R_pref"/>
                  <v:path arrowok="t"/>
                </v:shape>
                <v:shape id="Picture 7" o:spid="_x0000_s1028" type="#_x0000_t75" alt="HCL Logo" style="position:absolute;width:22860;height:5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h4/zCAAAA2wAAAA8AAABkcnMvZG93bnJldi54bWxET02LwjAQvQv+hzCCF1lTXS1rNUoRhIXF&#10;g9XDHodmti02k9JEW/+9WRC8zeN9zmbXm1rcqXWVZQWzaQSCOLe64kLB5Xz4+ALhPLLG2jIpeJCD&#10;3XY42GCibccnume+ECGEXYIKSu+bREqXl2TQTW1DHLg/2xr0AbaF1C12IdzUch5FsTRYcWgosaF9&#10;Sfk1uxkFqf2pP7vo8JsuV3p2XU2q+THOlBqP+nQNwlPv3+KX+1uH+Qv4/yUcIL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4eP8wgAAANsAAAAPAAAAAAAAAAAAAAAAAJ8C&#10;AABkcnMvZG93bnJldi54bWxQSwUGAAAAAAQABAD3AAAAjgMAAAAA&#10;">
                  <v:imagedata r:id="rId16" o:title="HCL Logo"/>
                </v:shape>
              </v:group>
            </w:pict>
          </mc:Fallback>
        </mc:AlternateContent>
      </w:r>
    </w:p>
    <w:p w14:paraId="078A54AD" w14:textId="77777777" w:rsidR="007726FF" w:rsidRPr="003064E6" w:rsidRDefault="007726FF" w:rsidP="00FD23A6">
      <w:pPr>
        <w:rPr>
          <w:rFonts w:asciiTheme="minorHAnsi" w:hAnsiTheme="minorHAnsi" w:cs="Arial"/>
          <w:b/>
          <w:sz w:val="44"/>
        </w:rPr>
      </w:pPr>
    </w:p>
    <w:p w14:paraId="078A54AE" w14:textId="77777777" w:rsidR="007726FF" w:rsidRPr="003064E6" w:rsidRDefault="007726FF" w:rsidP="00FD23A6">
      <w:pPr>
        <w:rPr>
          <w:rFonts w:asciiTheme="minorHAnsi" w:hAnsiTheme="minorHAnsi" w:cs="Arial"/>
          <w:b/>
          <w:sz w:val="44"/>
        </w:rPr>
      </w:pPr>
    </w:p>
    <w:p w14:paraId="078A54AF" w14:textId="77777777" w:rsidR="007726FF" w:rsidRPr="003064E6" w:rsidRDefault="007726FF" w:rsidP="00FD23A6">
      <w:pPr>
        <w:rPr>
          <w:rFonts w:asciiTheme="minorHAnsi" w:hAnsiTheme="minorHAnsi" w:cs="Arial"/>
          <w:b/>
          <w:sz w:val="44"/>
        </w:rPr>
      </w:pPr>
    </w:p>
    <w:p w14:paraId="078A54B0" w14:textId="77777777" w:rsidR="007726FF" w:rsidRPr="003064E6" w:rsidRDefault="007726FF" w:rsidP="00FD23A6">
      <w:pPr>
        <w:rPr>
          <w:rFonts w:asciiTheme="minorHAnsi" w:hAnsiTheme="minorHAnsi" w:cs="Arial"/>
          <w:b/>
          <w:sz w:val="44"/>
        </w:rPr>
      </w:pPr>
    </w:p>
    <w:p w14:paraId="078A54B1" w14:textId="77777777" w:rsidR="007726FF" w:rsidRPr="003064E6" w:rsidRDefault="007726FF" w:rsidP="00FD23A6">
      <w:pPr>
        <w:rPr>
          <w:rFonts w:asciiTheme="minorHAnsi" w:hAnsiTheme="minorHAnsi" w:cs="Arial"/>
          <w:b/>
          <w:sz w:val="44"/>
        </w:rPr>
      </w:pPr>
    </w:p>
    <w:p w14:paraId="078A54B2" w14:textId="77777777" w:rsidR="006A6CD9" w:rsidRPr="003064E6" w:rsidRDefault="006A6CD9" w:rsidP="00FD23A6">
      <w:pPr>
        <w:rPr>
          <w:rFonts w:asciiTheme="minorHAnsi" w:hAnsiTheme="minorHAnsi" w:cs="Arial"/>
          <w:b/>
          <w:sz w:val="32"/>
          <w:szCs w:val="32"/>
        </w:rPr>
      </w:pPr>
    </w:p>
    <w:p w14:paraId="078A54B3" w14:textId="77777777" w:rsidR="00B2125F" w:rsidRPr="003064E6" w:rsidRDefault="00B2125F" w:rsidP="00FD23A6">
      <w:pPr>
        <w:rPr>
          <w:rFonts w:asciiTheme="minorHAnsi" w:hAnsiTheme="minorHAnsi" w:cs="Arial"/>
          <w:b/>
          <w:sz w:val="32"/>
          <w:szCs w:val="32"/>
        </w:rPr>
      </w:pPr>
    </w:p>
    <w:p w14:paraId="078A54B4" w14:textId="77777777" w:rsidR="00B2125F" w:rsidRPr="003064E6" w:rsidRDefault="00B2125F" w:rsidP="00FD23A6">
      <w:pPr>
        <w:rPr>
          <w:rFonts w:asciiTheme="minorHAnsi" w:hAnsiTheme="minorHAnsi" w:cs="Arial"/>
          <w:b/>
          <w:sz w:val="32"/>
          <w:szCs w:val="32"/>
        </w:rPr>
      </w:pPr>
    </w:p>
    <w:tbl>
      <w:tblPr>
        <w:tblpPr w:leftFromText="187" w:rightFromText="187" w:vertAnchor="page" w:horzAnchor="margin" w:tblpY="5521"/>
        <w:tblW w:w="5000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876"/>
        <w:gridCol w:w="1733"/>
        <w:gridCol w:w="1183"/>
      </w:tblGrid>
      <w:tr w:rsidR="00B2125F" w:rsidRPr="003064E6" w14:paraId="078A54B7" w14:textId="77777777" w:rsidTr="000D2A5C">
        <w:tc>
          <w:tcPr>
            <w:tcW w:w="6876" w:type="dxa"/>
            <w:tcBorders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</w:tcPr>
          <w:p w14:paraId="078A54B5" w14:textId="77777777" w:rsidR="00B2125F" w:rsidRPr="003064E6" w:rsidRDefault="001C24C0" w:rsidP="00D762AB">
            <w:pPr>
              <w:pStyle w:val="NoSpacing"/>
              <w:rPr>
                <w:rFonts w:asciiTheme="minorHAnsi" w:eastAsiaTheme="majorEastAsia" w:hAnsiTheme="minorHAnsi" w:cs="Arial"/>
                <w:sz w:val="76"/>
                <w:szCs w:val="72"/>
              </w:rPr>
            </w:pPr>
            <w:r w:rsidRPr="001C24C0">
              <w:rPr>
                <w:rFonts w:asciiTheme="minorHAnsi" w:eastAsiaTheme="majorEastAsia" w:hAnsiTheme="minorHAnsi" w:cs="Arial"/>
                <w:sz w:val="44"/>
                <w:szCs w:val="72"/>
              </w:rPr>
              <w:t xml:space="preserve">PJT03030.R5.SAP.FS.DPP.ENH.008.DPP </w:t>
            </w:r>
            <w:r w:rsidR="00766397">
              <w:rPr>
                <w:rFonts w:asciiTheme="minorHAnsi" w:eastAsiaTheme="majorEastAsia" w:hAnsiTheme="minorHAnsi" w:cs="Arial"/>
                <w:sz w:val="44"/>
                <w:szCs w:val="72"/>
              </w:rPr>
              <w:t>De-E</w:t>
            </w:r>
            <w:r w:rsidRPr="001C24C0">
              <w:rPr>
                <w:rFonts w:asciiTheme="minorHAnsi" w:eastAsiaTheme="majorEastAsia" w:hAnsiTheme="minorHAnsi" w:cs="Arial"/>
                <w:sz w:val="44"/>
                <w:szCs w:val="72"/>
              </w:rPr>
              <w:t xml:space="preserve">nrollment </w:t>
            </w:r>
          </w:p>
        </w:tc>
        <w:tc>
          <w:tcPr>
            <w:tcW w:w="2916" w:type="dxa"/>
            <w:gridSpan w:val="2"/>
            <w:tcBorders>
              <w:left w:val="single" w:sz="18" w:space="0" w:color="808080" w:themeColor="background1" w:themeShade="80"/>
              <w:bottom w:val="single" w:sz="18" w:space="0" w:color="808080" w:themeColor="background1" w:themeShade="80"/>
            </w:tcBorders>
            <w:vAlign w:val="center"/>
          </w:tcPr>
          <w:p w14:paraId="078A54B6" w14:textId="77777777" w:rsidR="00B2125F" w:rsidRPr="003064E6" w:rsidRDefault="004017A9" w:rsidP="00FD23A6">
            <w:pPr>
              <w:pStyle w:val="NoSpacing"/>
              <w:rPr>
                <w:rFonts w:asciiTheme="minorHAnsi" w:eastAsiaTheme="majorEastAsia" w:hAnsiTheme="minorHAnsi" w:cs="Arial"/>
                <w:sz w:val="36"/>
                <w:szCs w:val="36"/>
              </w:rPr>
            </w:pPr>
            <w:r w:rsidRPr="003064E6">
              <w:rPr>
                <w:rFonts w:asciiTheme="minorHAnsi" w:eastAsiaTheme="majorEastAsia" w:hAnsiTheme="minorHAnsi" w:cs="Arial"/>
                <w:noProof/>
                <w:sz w:val="36"/>
                <w:szCs w:val="36"/>
                <w:lang w:val="en-US"/>
              </w:rPr>
              <w:drawing>
                <wp:inline distT="0" distB="0" distL="0" distR="0" wp14:anchorId="078A5679" wp14:editId="078A567A">
                  <wp:extent cx="1658675" cy="492981"/>
                  <wp:effectExtent l="19050" t="0" r="0" b="0"/>
                  <wp:docPr id="3" name="Picture 2" descr="D:\Users\oadenuga\Desktop\consumers_energy_log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oadenuga\Desktop\consumers_energy_log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75" cy="492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25F" w:rsidRPr="003064E6" w14:paraId="078A54BA" w14:textId="77777777" w:rsidTr="00B2125F">
        <w:tc>
          <w:tcPr>
            <w:tcW w:w="8609" w:type="dxa"/>
            <w:gridSpan w:val="2"/>
            <w:tcBorders>
              <w:top w:val="single" w:sz="18" w:space="0" w:color="808080" w:themeColor="background1" w:themeShade="80"/>
            </w:tcBorders>
            <w:vAlign w:val="center"/>
          </w:tcPr>
          <w:p w14:paraId="078A54B8" w14:textId="77777777" w:rsidR="00B2125F" w:rsidRPr="003064E6" w:rsidRDefault="00B2125F" w:rsidP="00FD23A6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83" w:type="dxa"/>
            <w:tcBorders>
              <w:top w:val="single" w:sz="18" w:space="0" w:color="808080" w:themeColor="background1" w:themeShade="80"/>
            </w:tcBorders>
            <w:vAlign w:val="center"/>
          </w:tcPr>
          <w:p w14:paraId="078A54B9" w14:textId="77777777" w:rsidR="00B2125F" w:rsidRPr="003064E6" w:rsidRDefault="00B2125F" w:rsidP="00FD23A6">
            <w:pPr>
              <w:pStyle w:val="NoSpacing"/>
              <w:rPr>
                <w:rFonts w:asciiTheme="minorHAnsi" w:eastAsiaTheme="majorEastAsia" w:hAnsiTheme="minorHAnsi" w:cs="Arial"/>
                <w:sz w:val="36"/>
                <w:szCs w:val="36"/>
              </w:rPr>
            </w:pPr>
          </w:p>
        </w:tc>
      </w:tr>
    </w:tbl>
    <w:p w14:paraId="078A54BB" w14:textId="77777777" w:rsidR="00B2125F" w:rsidRPr="003064E6" w:rsidRDefault="00B2125F" w:rsidP="00FD23A6">
      <w:pPr>
        <w:rPr>
          <w:rFonts w:asciiTheme="minorHAnsi" w:hAnsiTheme="minorHAnsi" w:cs="Arial"/>
          <w:b/>
          <w:sz w:val="32"/>
          <w:szCs w:val="32"/>
        </w:rPr>
      </w:pPr>
    </w:p>
    <w:p w14:paraId="078A54BC" w14:textId="77777777" w:rsidR="00B2125F" w:rsidRPr="003064E6" w:rsidRDefault="00B2125F" w:rsidP="00FD23A6">
      <w:pPr>
        <w:rPr>
          <w:rFonts w:asciiTheme="minorHAnsi" w:hAnsiTheme="minorHAnsi" w:cs="Arial"/>
          <w:b/>
          <w:sz w:val="32"/>
          <w:szCs w:val="32"/>
        </w:rPr>
      </w:pPr>
    </w:p>
    <w:p w14:paraId="078A54BD" w14:textId="77777777" w:rsidR="00B2125F" w:rsidRPr="003064E6" w:rsidRDefault="00B2125F" w:rsidP="00FD23A6">
      <w:pPr>
        <w:rPr>
          <w:rFonts w:asciiTheme="minorHAnsi" w:hAnsiTheme="minorHAnsi" w:cs="Arial"/>
          <w:b/>
          <w:sz w:val="32"/>
          <w:szCs w:val="32"/>
        </w:rPr>
      </w:pPr>
    </w:p>
    <w:p w14:paraId="078A54BE" w14:textId="77777777" w:rsidR="006A6CD9" w:rsidRPr="003064E6" w:rsidRDefault="006A6CD9" w:rsidP="00FD23A6">
      <w:pPr>
        <w:rPr>
          <w:rFonts w:asciiTheme="minorHAnsi" w:hAnsiTheme="minorHAnsi" w:cs="Arial"/>
          <w:b/>
          <w:sz w:val="28"/>
          <w:szCs w:val="32"/>
        </w:rPr>
      </w:pPr>
    </w:p>
    <w:p w14:paraId="078A54BF" w14:textId="77777777" w:rsidR="00515F85" w:rsidRPr="003064E6" w:rsidRDefault="00515F85" w:rsidP="00FD23A6">
      <w:pPr>
        <w:pStyle w:val="Namescovertitle"/>
        <w:rPr>
          <w:rFonts w:asciiTheme="minorHAnsi" w:hAnsiTheme="minorHAnsi" w:cs="Arial"/>
          <w:color w:val="auto"/>
        </w:rPr>
      </w:pPr>
    </w:p>
    <w:p w14:paraId="078A54C0" w14:textId="77777777" w:rsidR="00515F85" w:rsidRPr="003064E6" w:rsidRDefault="00515F85" w:rsidP="00FD23A6">
      <w:pPr>
        <w:pStyle w:val="Namescovertitle"/>
        <w:rPr>
          <w:rFonts w:asciiTheme="minorHAnsi" w:hAnsiTheme="minorHAnsi" w:cs="Arial"/>
          <w:color w:val="auto"/>
        </w:rPr>
      </w:pPr>
    </w:p>
    <w:p w14:paraId="078A54C1" w14:textId="77777777" w:rsidR="00515F85" w:rsidRPr="003064E6" w:rsidRDefault="00515F85" w:rsidP="00FD23A6">
      <w:pPr>
        <w:rPr>
          <w:rFonts w:asciiTheme="minorHAnsi" w:hAnsiTheme="minorHAnsi" w:cs="Arial"/>
        </w:rPr>
      </w:pPr>
    </w:p>
    <w:p w14:paraId="078A54C2" w14:textId="77777777" w:rsidR="008614EC" w:rsidRPr="003064E6" w:rsidRDefault="008614EC" w:rsidP="00FD23A6">
      <w:pPr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br w:type="page"/>
      </w:r>
    </w:p>
    <w:p w14:paraId="078A54C3" w14:textId="77777777" w:rsidR="00766397" w:rsidRPr="008B4270" w:rsidRDefault="00766397" w:rsidP="00766397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0" w:name="_Toc411873292"/>
      <w:bookmarkStart w:id="1" w:name="_Toc432729843"/>
      <w:bookmarkStart w:id="2" w:name="_Toc432731007"/>
      <w:bookmarkStart w:id="3" w:name="_Toc433662171"/>
      <w:r w:rsidRPr="008B4270">
        <w:rPr>
          <w:rFonts w:asciiTheme="minorHAnsi" w:hAnsiTheme="minorHAnsi"/>
          <w:sz w:val="22"/>
          <w:szCs w:val="22"/>
          <w:lang w:val="sv-SE"/>
        </w:rPr>
        <w:lastRenderedPageBreak/>
        <w:t>REVIEWER(S)</w:t>
      </w:r>
      <w:bookmarkEnd w:id="0"/>
      <w:bookmarkEnd w:id="1"/>
      <w:bookmarkEnd w:id="2"/>
      <w:bookmarkEnd w:id="3"/>
    </w:p>
    <w:tbl>
      <w:tblPr>
        <w:tblW w:w="4908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99"/>
        <w:gridCol w:w="2703"/>
        <w:gridCol w:w="2514"/>
        <w:gridCol w:w="8"/>
        <w:gridCol w:w="2083"/>
      </w:tblGrid>
      <w:tr w:rsidR="00766397" w:rsidRPr="00590DEE" w14:paraId="078A54C8" w14:textId="77777777" w:rsidTr="001E385E">
        <w:tc>
          <w:tcPr>
            <w:tcW w:w="1116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C4" w14:textId="77777777" w:rsidR="00766397" w:rsidRPr="00590DEE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bookmarkStart w:id="4" w:name="_Toc411873293"/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37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C5" w14:textId="77777777" w:rsidR="00766397" w:rsidRPr="00590DEE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36" w:type="pct"/>
            <w:shd w:val="clear" w:color="auto" w:fill="4BACC6" w:themeFill="accent5"/>
            <w:vAlign w:val="center"/>
          </w:tcPr>
          <w:p w14:paraId="078A54C6" w14:textId="77777777" w:rsidR="00766397" w:rsidRPr="00590DEE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11" w:type="pct"/>
            <w:gridSpan w:val="2"/>
            <w:shd w:val="clear" w:color="auto" w:fill="4BACC6" w:themeFill="accent5"/>
            <w:vAlign w:val="center"/>
          </w:tcPr>
          <w:p w14:paraId="078A54C7" w14:textId="77777777" w:rsidR="00766397" w:rsidRPr="00590DEE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Reviewed</w:t>
            </w:r>
            <w:r w:rsidRPr="00590DEE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 xml:space="preserve"> (date/time)</w:t>
            </w:r>
          </w:p>
        </w:tc>
      </w:tr>
      <w:tr w:rsidR="00766397" w:rsidRPr="00894D72" w14:paraId="078A54CD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C9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94D72">
              <w:rPr>
                <w:rFonts w:asciiTheme="minorHAnsi" w:hAnsiTheme="minorHAnsi"/>
                <w:sz w:val="22"/>
                <w:szCs w:val="22"/>
              </w:rPr>
              <w:t>Manoj</w:t>
            </w:r>
            <w:proofErr w:type="spellEnd"/>
            <w:r w:rsidRPr="00894D72">
              <w:rPr>
                <w:rFonts w:asciiTheme="minorHAnsi" w:hAnsiTheme="minorHAnsi"/>
                <w:sz w:val="22"/>
                <w:szCs w:val="22"/>
              </w:rPr>
              <w:t xml:space="preserve"> Ajgaonkar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CA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 Solution Architect</w:t>
            </w:r>
          </w:p>
        </w:tc>
        <w:tc>
          <w:tcPr>
            <w:tcW w:w="1340" w:type="pct"/>
            <w:gridSpan w:val="2"/>
          </w:tcPr>
          <w:p w14:paraId="078A54CB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SAP </w:t>
            </w:r>
          </w:p>
        </w:tc>
        <w:tc>
          <w:tcPr>
            <w:tcW w:w="1107" w:type="pct"/>
          </w:tcPr>
          <w:p w14:paraId="078A54CC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D2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CE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Jack Hobbick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CF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Testing Solution Manager</w:t>
            </w:r>
          </w:p>
        </w:tc>
        <w:tc>
          <w:tcPr>
            <w:tcW w:w="1340" w:type="pct"/>
            <w:gridSpan w:val="2"/>
          </w:tcPr>
          <w:p w14:paraId="078A54D0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Smart Energy Program</w:t>
            </w:r>
          </w:p>
        </w:tc>
        <w:tc>
          <w:tcPr>
            <w:tcW w:w="1107" w:type="pct"/>
          </w:tcPr>
          <w:p w14:paraId="078A54D1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D7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D3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Santhosh Shetty 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D4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Testing Lead</w:t>
            </w:r>
          </w:p>
        </w:tc>
        <w:tc>
          <w:tcPr>
            <w:tcW w:w="1340" w:type="pct"/>
            <w:gridSpan w:val="2"/>
          </w:tcPr>
          <w:p w14:paraId="078A54D5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</w:t>
            </w:r>
          </w:p>
        </w:tc>
        <w:tc>
          <w:tcPr>
            <w:tcW w:w="1107" w:type="pct"/>
          </w:tcPr>
          <w:p w14:paraId="078A54D6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DC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D8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Jessica Scott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D9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40" w:type="pct"/>
            <w:gridSpan w:val="2"/>
            <w:vAlign w:val="bottom"/>
          </w:tcPr>
          <w:p w14:paraId="078A54DA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Deloitte</w:t>
            </w:r>
          </w:p>
        </w:tc>
        <w:tc>
          <w:tcPr>
            <w:tcW w:w="1107" w:type="pct"/>
          </w:tcPr>
          <w:p w14:paraId="078A54DB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E1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DD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Clark Oeler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DE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40" w:type="pct"/>
            <w:gridSpan w:val="2"/>
          </w:tcPr>
          <w:p w14:paraId="078A54DF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Deloitte</w:t>
            </w:r>
          </w:p>
        </w:tc>
        <w:tc>
          <w:tcPr>
            <w:tcW w:w="1107" w:type="pct"/>
          </w:tcPr>
          <w:p w14:paraId="078A54E0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E6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E2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Chaitanya Kodela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E3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BTS SDM Solution Architect</w:t>
            </w:r>
          </w:p>
        </w:tc>
        <w:tc>
          <w:tcPr>
            <w:tcW w:w="1340" w:type="pct"/>
            <w:gridSpan w:val="2"/>
          </w:tcPr>
          <w:p w14:paraId="078A54E4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BTS</w:t>
            </w:r>
          </w:p>
        </w:tc>
        <w:tc>
          <w:tcPr>
            <w:tcW w:w="1107" w:type="pct"/>
          </w:tcPr>
          <w:p w14:paraId="078A54E5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EB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E7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Nancy Pierce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E8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Business Support Consultant</w:t>
            </w:r>
          </w:p>
        </w:tc>
        <w:tc>
          <w:tcPr>
            <w:tcW w:w="1340" w:type="pct"/>
            <w:gridSpan w:val="2"/>
            <w:vAlign w:val="bottom"/>
          </w:tcPr>
          <w:p w14:paraId="078A54E9" w14:textId="77777777" w:rsidR="00766397" w:rsidRPr="00894D72" w:rsidRDefault="00766397" w:rsidP="001E385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Virtual Contact Center</w:t>
            </w:r>
          </w:p>
        </w:tc>
        <w:tc>
          <w:tcPr>
            <w:tcW w:w="1107" w:type="pct"/>
          </w:tcPr>
          <w:p w14:paraId="078A54EA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F0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EC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Abhishek Bansal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4ED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 Solution Architect</w:t>
            </w:r>
          </w:p>
        </w:tc>
        <w:tc>
          <w:tcPr>
            <w:tcW w:w="1340" w:type="pct"/>
            <w:gridSpan w:val="2"/>
          </w:tcPr>
          <w:p w14:paraId="078A54EE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</w:t>
            </w:r>
          </w:p>
        </w:tc>
        <w:tc>
          <w:tcPr>
            <w:tcW w:w="1107" w:type="pct"/>
          </w:tcPr>
          <w:p w14:paraId="078A54EF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F5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F1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Ramesh Swarna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F2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 Technical Lead</w:t>
            </w:r>
          </w:p>
        </w:tc>
        <w:tc>
          <w:tcPr>
            <w:tcW w:w="1340" w:type="pct"/>
            <w:gridSpan w:val="2"/>
            <w:vAlign w:val="bottom"/>
          </w:tcPr>
          <w:p w14:paraId="078A54F3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</w:t>
            </w:r>
          </w:p>
        </w:tc>
        <w:tc>
          <w:tcPr>
            <w:tcW w:w="1107" w:type="pct"/>
          </w:tcPr>
          <w:p w14:paraId="078A54F4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FA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4F6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Nilabja Guha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F7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ESB Team Lead</w:t>
            </w:r>
          </w:p>
        </w:tc>
        <w:tc>
          <w:tcPr>
            <w:tcW w:w="1340" w:type="pct"/>
            <w:gridSpan w:val="2"/>
            <w:vAlign w:val="bottom"/>
          </w:tcPr>
          <w:p w14:paraId="078A54F8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CAP</w:t>
            </w:r>
          </w:p>
        </w:tc>
        <w:tc>
          <w:tcPr>
            <w:tcW w:w="1107" w:type="pct"/>
          </w:tcPr>
          <w:p w14:paraId="078A54F9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4FF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FB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John Lalicker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4FC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ESB Team </w:t>
            </w:r>
          </w:p>
        </w:tc>
        <w:tc>
          <w:tcPr>
            <w:tcW w:w="1340" w:type="pct"/>
            <w:gridSpan w:val="2"/>
            <w:vAlign w:val="bottom"/>
          </w:tcPr>
          <w:p w14:paraId="078A54FD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CAP</w:t>
            </w:r>
          </w:p>
        </w:tc>
        <w:tc>
          <w:tcPr>
            <w:tcW w:w="1107" w:type="pct"/>
          </w:tcPr>
          <w:p w14:paraId="078A54FE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504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0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Alok Bedi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1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Grid Director</w:t>
            </w:r>
          </w:p>
        </w:tc>
        <w:tc>
          <w:tcPr>
            <w:tcW w:w="1340" w:type="pct"/>
            <w:gridSpan w:val="2"/>
            <w:vAlign w:val="bottom"/>
          </w:tcPr>
          <w:p w14:paraId="078A5502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CAP </w:t>
            </w:r>
          </w:p>
        </w:tc>
        <w:tc>
          <w:tcPr>
            <w:tcW w:w="1107" w:type="pct"/>
          </w:tcPr>
          <w:p w14:paraId="078A5503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509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5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Brent Kassing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6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 Lead</w:t>
            </w:r>
          </w:p>
        </w:tc>
        <w:tc>
          <w:tcPr>
            <w:tcW w:w="1340" w:type="pct"/>
            <w:gridSpan w:val="2"/>
            <w:vAlign w:val="bottom"/>
          </w:tcPr>
          <w:p w14:paraId="078A5507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</w:t>
            </w:r>
          </w:p>
        </w:tc>
        <w:tc>
          <w:tcPr>
            <w:tcW w:w="1107" w:type="pct"/>
          </w:tcPr>
          <w:p w14:paraId="078A5508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50E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A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Jason Iaccio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B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iFactor Team </w:t>
            </w:r>
          </w:p>
        </w:tc>
        <w:tc>
          <w:tcPr>
            <w:tcW w:w="1340" w:type="pct"/>
            <w:gridSpan w:val="2"/>
            <w:vAlign w:val="bottom"/>
          </w:tcPr>
          <w:p w14:paraId="078A550C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</w:t>
            </w:r>
          </w:p>
        </w:tc>
        <w:tc>
          <w:tcPr>
            <w:tcW w:w="1107" w:type="pct"/>
          </w:tcPr>
          <w:p w14:paraId="078A550D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766397" w:rsidRPr="00894D72" w14:paraId="078A5513" w14:textId="77777777" w:rsidTr="001E385E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0F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Craig Bialy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78A5510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DRMS Lead</w:t>
            </w:r>
          </w:p>
        </w:tc>
        <w:tc>
          <w:tcPr>
            <w:tcW w:w="1340" w:type="pct"/>
            <w:gridSpan w:val="2"/>
            <w:vAlign w:val="bottom"/>
          </w:tcPr>
          <w:p w14:paraId="078A5511" w14:textId="77777777" w:rsidR="00766397" w:rsidRPr="00894D72" w:rsidRDefault="00766397" w:rsidP="001E385E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Lockheed Martin</w:t>
            </w:r>
          </w:p>
        </w:tc>
        <w:tc>
          <w:tcPr>
            <w:tcW w:w="1107" w:type="pct"/>
          </w:tcPr>
          <w:p w14:paraId="078A5512" w14:textId="77777777" w:rsidR="00766397" w:rsidRPr="00894D72" w:rsidRDefault="00766397" w:rsidP="001E38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</w:tbl>
    <w:p w14:paraId="078A5514" w14:textId="77777777" w:rsidR="00766397" w:rsidRPr="008B4270" w:rsidRDefault="00766397" w:rsidP="00766397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5" w:name="_Toc432729844"/>
      <w:bookmarkStart w:id="6" w:name="_Toc432731008"/>
      <w:bookmarkStart w:id="7" w:name="_Toc433662172"/>
      <w:r w:rsidRPr="008B4270">
        <w:rPr>
          <w:rFonts w:asciiTheme="minorHAnsi" w:hAnsiTheme="minorHAnsi"/>
          <w:sz w:val="22"/>
          <w:szCs w:val="22"/>
          <w:lang w:val="sv-SE"/>
        </w:rPr>
        <w:t>APPROVER(S)</w:t>
      </w:r>
      <w:bookmarkEnd w:id="4"/>
      <w:bookmarkEnd w:id="5"/>
      <w:bookmarkEnd w:id="6"/>
      <w:bookmarkEnd w:id="7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827"/>
        <w:gridCol w:w="3059"/>
        <w:gridCol w:w="2700"/>
        <w:gridCol w:w="1997"/>
      </w:tblGrid>
      <w:tr w:rsidR="00766397" w:rsidRPr="00F14C6A" w14:paraId="078A5519" w14:textId="77777777" w:rsidTr="00766397">
        <w:tc>
          <w:tcPr>
            <w:tcW w:w="953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15" w14:textId="77777777" w:rsidR="00766397" w:rsidRPr="00F14C6A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596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16" w14:textId="77777777" w:rsidR="00766397" w:rsidRPr="00F14C6A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409" w:type="pct"/>
            <w:shd w:val="clear" w:color="auto" w:fill="4BACC6" w:themeFill="accent5"/>
            <w:vAlign w:val="center"/>
          </w:tcPr>
          <w:p w14:paraId="078A5517" w14:textId="77777777" w:rsidR="00766397" w:rsidRPr="00F14C6A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042" w:type="pct"/>
            <w:shd w:val="clear" w:color="auto" w:fill="4BACC6" w:themeFill="accent5"/>
            <w:vAlign w:val="center"/>
          </w:tcPr>
          <w:p w14:paraId="078A5518" w14:textId="77777777" w:rsidR="00766397" w:rsidRPr="00F14C6A" w:rsidRDefault="00766397" w:rsidP="001E385E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Approval (date/time)</w:t>
            </w:r>
          </w:p>
        </w:tc>
      </w:tr>
      <w:tr w:rsidR="00766397" w:rsidRPr="00944503" w14:paraId="078A551E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1A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Clay Engel      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1B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Enrollment Vendor Program Manager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1C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1D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23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1F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Elody Samuelson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20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DPP Program Manager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1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2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28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24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Scott Tingle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25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SE Project Lead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6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7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2D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29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Krishna Karunakaram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2A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Project Manager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B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2C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32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2E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Jeff Yankley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2F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IT-C&amp;APS-IT App Portfolio-Front Office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0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BTS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1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37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33" w14:textId="77777777" w:rsidR="00766397" w:rsidRPr="00F60CD2" w:rsidRDefault="00766397" w:rsidP="00766397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Zach Pakkala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34" w14:textId="77777777" w:rsidR="00766397" w:rsidRPr="00F60CD2" w:rsidRDefault="00766397" w:rsidP="00766397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Business Support Consultant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5" w14:textId="77777777" w:rsidR="00766397" w:rsidRPr="00F60CD2" w:rsidRDefault="00766397" w:rsidP="00766397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Customer Operations/SE CORE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6" w14:textId="77777777" w:rsidR="00766397" w:rsidRPr="00F60CD2" w:rsidRDefault="00766397" w:rsidP="00766397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  <w:tr w:rsidR="00766397" w:rsidRPr="00944503" w14:paraId="078A553C" w14:textId="77777777" w:rsidTr="00766397">
        <w:tc>
          <w:tcPr>
            <w:tcW w:w="95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38" w14:textId="77777777" w:rsidR="00766397" w:rsidRPr="00F60CD2" w:rsidRDefault="00766397" w:rsidP="001E385E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Blair Estep</w:t>
            </w:r>
          </w:p>
        </w:tc>
        <w:tc>
          <w:tcPr>
            <w:tcW w:w="1596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A5539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CE Release Manager</w:t>
            </w:r>
          </w:p>
        </w:tc>
        <w:tc>
          <w:tcPr>
            <w:tcW w:w="1409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A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04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8A553B" w14:textId="77777777" w:rsidR="00766397" w:rsidRPr="00F60CD2" w:rsidRDefault="00766397" w:rsidP="001E385E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Cs w:val="20"/>
              </w:rPr>
              <w:t>&lt;Date / Time&gt;</w:t>
            </w:r>
          </w:p>
        </w:tc>
      </w:tr>
    </w:tbl>
    <w:p w14:paraId="078A553D" w14:textId="77777777" w:rsidR="008F3B5C" w:rsidRDefault="008F3B5C" w:rsidP="00FD23A6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14:paraId="078A553E" w14:textId="77777777" w:rsidR="005F393D" w:rsidRPr="003064E6" w:rsidRDefault="005F393D" w:rsidP="00FD23A6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3064E6">
        <w:rPr>
          <w:rFonts w:asciiTheme="minorHAnsi" w:hAnsiTheme="minorHAnsi" w:cstheme="minorHAnsi"/>
          <w:b/>
          <w:sz w:val="22"/>
          <w:szCs w:val="22"/>
          <w:lang w:val="sv-SE"/>
        </w:rPr>
        <w:t>CONTRIBUTORS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3196"/>
        <w:gridCol w:w="3197"/>
        <w:gridCol w:w="3197"/>
      </w:tblGrid>
      <w:tr w:rsidR="005F393D" w:rsidRPr="003064E6" w14:paraId="078A5542" w14:textId="77777777" w:rsidTr="008614EC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3F" w14:textId="77777777" w:rsidR="005F393D" w:rsidRPr="003064E6" w:rsidRDefault="005F393D" w:rsidP="00FD23A6">
            <w:pPr>
              <w:pStyle w:val="table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0" w14:textId="77777777" w:rsidR="005F393D" w:rsidRPr="003064E6" w:rsidRDefault="005F393D" w:rsidP="00FD23A6">
            <w:pPr>
              <w:pStyle w:val="table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14:paraId="078A5541" w14:textId="77777777" w:rsidR="005F393D" w:rsidRPr="003064E6" w:rsidRDefault="005F393D" w:rsidP="00FD23A6">
            <w:pPr>
              <w:pStyle w:val="table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Area of Contribution</w:t>
            </w:r>
          </w:p>
        </w:tc>
      </w:tr>
      <w:tr w:rsidR="005736EF" w:rsidRPr="003064E6" w14:paraId="078A5546" w14:textId="77777777" w:rsidTr="008614EC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3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>Matt Parker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4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>Consumers Energy</w:t>
            </w:r>
          </w:p>
        </w:tc>
        <w:tc>
          <w:tcPr>
            <w:tcW w:w="1667" w:type="pct"/>
          </w:tcPr>
          <w:p w14:paraId="078A5545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 xml:space="preserve">DPP Enrollment </w:t>
            </w:r>
          </w:p>
        </w:tc>
      </w:tr>
      <w:tr w:rsidR="005736EF" w:rsidRPr="003064E6" w14:paraId="078A554A" w14:textId="77777777" w:rsidTr="008614EC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7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>Abhishek Bansal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8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>SAP</w:t>
            </w:r>
          </w:p>
        </w:tc>
        <w:tc>
          <w:tcPr>
            <w:tcW w:w="1667" w:type="pct"/>
          </w:tcPr>
          <w:p w14:paraId="078A5549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1507">
              <w:rPr>
                <w:rFonts w:asciiTheme="minorHAnsi" w:hAnsiTheme="minorHAnsi" w:cstheme="minorHAnsi"/>
                <w:sz w:val="22"/>
                <w:szCs w:val="22"/>
              </w:rPr>
              <w:t xml:space="preserve">DPP Enrollment </w:t>
            </w:r>
          </w:p>
        </w:tc>
      </w:tr>
      <w:tr w:rsidR="00B3720D" w:rsidRPr="003064E6" w14:paraId="078A554E" w14:textId="77777777" w:rsidTr="00B3720D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B" w14:textId="77777777" w:rsidR="00B3720D" w:rsidRPr="00871507" w:rsidRDefault="00B3720D" w:rsidP="00B37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Sudipto Sinha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C" w14:textId="77777777" w:rsidR="00B3720D" w:rsidRPr="00871507" w:rsidRDefault="00B3720D" w:rsidP="00B37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Capgemini</w:t>
            </w:r>
          </w:p>
        </w:tc>
        <w:tc>
          <w:tcPr>
            <w:tcW w:w="1667" w:type="pct"/>
          </w:tcPr>
          <w:p w14:paraId="078A554D" w14:textId="77777777" w:rsidR="00B3720D" w:rsidRPr="00871507" w:rsidRDefault="00B3720D" w:rsidP="00B37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DPP Enrollment</w:t>
            </w:r>
          </w:p>
        </w:tc>
      </w:tr>
      <w:tr w:rsidR="005736EF" w:rsidRPr="003064E6" w14:paraId="078A5552" w14:textId="77777777" w:rsidTr="008614EC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4F" w14:textId="77777777" w:rsidR="005736EF" w:rsidRPr="00871507" w:rsidRDefault="00B3720D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Rajanidhi Rajasekeran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A5550" w14:textId="77777777" w:rsidR="005736EF" w:rsidRPr="00871507" w:rsidRDefault="00B3720D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SAP</w:t>
            </w:r>
          </w:p>
        </w:tc>
        <w:tc>
          <w:tcPr>
            <w:tcW w:w="1667" w:type="pct"/>
          </w:tcPr>
          <w:p w14:paraId="078A5551" w14:textId="77777777" w:rsidR="005736EF" w:rsidRPr="00871507" w:rsidRDefault="005736EF" w:rsidP="00CB3C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DPP Enrollment</w:t>
            </w:r>
          </w:p>
        </w:tc>
      </w:tr>
    </w:tbl>
    <w:p w14:paraId="078A5553" w14:textId="77777777" w:rsidR="005F393D" w:rsidRPr="003064E6" w:rsidRDefault="005F393D" w:rsidP="00FD23A6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14:paraId="078A5554" w14:textId="77777777" w:rsidR="005F393D" w:rsidRPr="00944503" w:rsidRDefault="005F393D" w:rsidP="00FD23A6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3064E6">
        <w:rPr>
          <w:rFonts w:asciiTheme="minorHAnsi" w:hAnsiTheme="minorHAnsi" w:cstheme="minorHAnsi"/>
          <w:b/>
          <w:sz w:val="22"/>
          <w:szCs w:val="22"/>
          <w:lang w:val="sv-SE"/>
        </w:rPr>
        <w:t>VERSION HISTORY</w:t>
      </w:r>
    </w:p>
    <w:tbl>
      <w:tblPr>
        <w:tblW w:w="9645" w:type="dxa"/>
        <w:tblLayout w:type="fixed"/>
        <w:tblLook w:val="0000" w:firstRow="0" w:lastRow="0" w:firstColumn="0" w:lastColumn="0" w:noHBand="0" w:noVBand="0"/>
      </w:tblPr>
      <w:tblGrid>
        <w:gridCol w:w="1098"/>
        <w:gridCol w:w="1890"/>
        <w:gridCol w:w="2430"/>
        <w:gridCol w:w="4227"/>
      </w:tblGrid>
      <w:tr w:rsidR="008614EC" w:rsidRPr="003064E6" w14:paraId="078A5559" w14:textId="77777777" w:rsidTr="007A6031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78A5555" w14:textId="77777777" w:rsidR="008614EC" w:rsidRPr="003064E6" w:rsidRDefault="008614EC" w:rsidP="00FD23A6">
            <w:pPr>
              <w:keepNext/>
              <w:ind w:right="-36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Version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78A5556" w14:textId="77777777" w:rsidR="008614EC" w:rsidRPr="003064E6" w:rsidRDefault="008614EC" w:rsidP="00FD23A6">
            <w:pPr>
              <w:keepNext/>
              <w:ind w:right="-36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Date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78A5557" w14:textId="77777777" w:rsidR="008614EC" w:rsidRPr="003064E6" w:rsidRDefault="008614EC" w:rsidP="00FD23A6">
            <w:pPr>
              <w:keepNext/>
              <w:ind w:right="-36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Author(s)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78A5558" w14:textId="77777777" w:rsidR="008614EC" w:rsidRPr="003064E6" w:rsidRDefault="008614EC" w:rsidP="00FD23A6">
            <w:pPr>
              <w:keepNext/>
              <w:ind w:right="-36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Revision Notes</w:t>
            </w:r>
          </w:p>
        </w:tc>
      </w:tr>
      <w:tr w:rsidR="008614EC" w:rsidRPr="003064E6" w14:paraId="078A555E" w14:textId="77777777" w:rsidTr="008614EC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5A" w14:textId="77777777" w:rsidR="008614EC" w:rsidRPr="003064E6" w:rsidRDefault="008614EC" w:rsidP="00FD23A6">
            <w:pPr>
              <w:keepNext/>
              <w:ind w:right="-36"/>
              <w:rPr>
                <w:rFonts w:asciiTheme="minorHAnsi" w:hAnsiTheme="minorHAnsi" w:cs="Arial"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</w:rPr>
              <w:t>0.1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5B" w14:textId="77777777" w:rsidR="008614EC" w:rsidRPr="003064E6" w:rsidRDefault="00B3720D" w:rsidP="00FD23A6">
            <w:pPr>
              <w:keepNext/>
              <w:ind w:right="-36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08</w:t>
            </w:r>
            <w:r w:rsidR="00563052">
              <w:rPr>
                <w:rFonts w:asciiTheme="minorHAnsi" w:hAnsiTheme="minorHAnsi" w:cs="Arial"/>
                <w:sz w:val="22"/>
                <w:szCs w:val="22"/>
              </w:rPr>
              <w:t>/</w:t>
            </w:r>
            <w:r w:rsidR="00B911E8">
              <w:rPr>
                <w:rFonts w:asciiTheme="minorHAnsi" w:hAnsiTheme="minorHAnsi" w:cs="Arial"/>
                <w:sz w:val="22"/>
                <w:szCs w:val="22"/>
              </w:rPr>
              <w:t>31</w:t>
            </w:r>
            <w:r w:rsidR="008614EC" w:rsidRPr="003064E6">
              <w:rPr>
                <w:rFonts w:asciiTheme="minorHAnsi" w:hAnsiTheme="minorHAnsi" w:cs="Arial"/>
                <w:sz w:val="22"/>
                <w:szCs w:val="22"/>
              </w:rPr>
              <w:t>/201</w:t>
            </w:r>
            <w:r w:rsidR="007D1CF9"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5C" w14:textId="77777777" w:rsidR="008614EC" w:rsidRPr="003064E6" w:rsidRDefault="00B3720D" w:rsidP="00FD23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Rajanidhi Rajasekeran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5D" w14:textId="77777777" w:rsidR="008614EC" w:rsidRPr="003064E6" w:rsidRDefault="008614EC" w:rsidP="00FD23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  <w:lang w:val="en-US"/>
              </w:rPr>
              <w:t>Initial version</w:t>
            </w:r>
          </w:p>
        </w:tc>
      </w:tr>
      <w:tr w:rsidR="00BC4993" w:rsidRPr="003064E6" w14:paraId="078A5563" w14:textId="77777777" w:rsidTr="008614EC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5F" w14:textId="77777777" w:rsidR="00BC4993" w:rsidRPr="003064E6" w:rsidRDefault="00124D25" w:rsidP="00FD23A6">
            <w:pPr>
              <w:keepNext/>
              <w:ind w:right="-36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0.2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60" w14:textId="77777777" w:rsidR="00BC4993" w:rsidRDefault="00124D25" w:rsidP="00FD23A6">
            <w:pPr>
              <w:keepNext/>
              <w:ind w:right="-36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10/20/2015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61" w14:textId="77777777" w:rsidR="00BC4993" w:rsidRDefault="00124D25" w:rsidP="00FD23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Ashish Bhargava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62" w14:textId="77777777" w:rsidR="00BC4993" w:rsidRPr="003064E6" w:rsidRDefault="00124D25" w:rsidP="00FD23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Final Draft</w:t>
            </w:r>
          </w:p>
        </w:tc>
      </w:tr>
    </w:tbl>
    <w:p w14:paraId="078A5564" w14:textId="77777777" w:rsidR="00766397" w:rsidRDefault="00766397" w:rsidP="00FD23A6">
      <w:pPr>
        <w:rPr>
          <w:rFonts w:asciiTheme="minorHAnsi" w:hAnsiTheme="minorHAnsi" w:cs="Arial"/>
        </w:rPr>
      </w:pPr>
      <w:bookmarkStart w:id="8" w:name="_Toc437644115"/>
    </w:p>
    <w:p w14:paraId="078A5565" w14:textId="77777777" w:rsidR="00766397" w:rsidRDefault="00766397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078A5566" w14:textId="77777777" w:rsidR="005A1A43" w:rsidRPr="003064E6" w:rsidRDefault="005A1A43" w:rsidP="00FD23A6">
      <w:pPr>
        <w:rPr>
          <w:rFonts w:asciiTheme="minorHAnsi" w:hAnsiTheme="minorHAnsi" w:cs="Arial"/>
          <w:lang w:val="en-US"/>
        </w:rPr>
      </w:pPr>
      <w:r w:rsidRPr="003064E6">
        <w:rPr>
          <w:rFonts w:asciiTheme="minorHAnsi" w:hAnsiTheme="minorHAnsi" w:cs="Arial"/>
          <w:b/>
          <w:bCs/>
          <w:sz w:val="36"/>
          <w:lang w:val="fr-CA"/>
        </w:rPr>
        <w:lastRenderedPageBreak/>
        <w:t>Table of Contents</w:t>
      </w:r>
    </w:p>
    <w:p w14:paraId="078A5567" w14:textId="77777777" w:rsidR="00D21F51" w:rsidRDefault="005E136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944503">
        <w:rPr>
          <w:rFonts w:asciiTheme="minorHAnsi" w:hAnsiTheme="minorHAnsi" w:cs="Arial"/>
          <w:b w:val="0"/>
          <w:bCs w:val="0"/>
          <w:caps w:val="0"/>
        </w:rPr>
        <w:fldChar w:fldCharType="begin"/>
      </w:r>
      <w:r w:rsidR="005A1A43" w:rsidRPr="00944503">
        <w:rPr>
          <w:rFonts w:asciiTheme="minorHAnsi" w:hAnsiTheme="minorHAnsi" w:cs="Arial"/>
          <w:b w:val="0"/>
          <w:bCs w:val="0"/>
          <w:caps w:val="0"/>
        </w:rPr>
        <w:instrText xml:space="preserve"> TOC \o "1-2" \h \z </w:instrText>
      </w:r>
      <w:r w:rsidRPr="00944503">
        <w:rPr>
          <w:rFonts w:asciiTheme="minorHAnsi" w:hAnsiTheme="minorHAnsi" w:cs="Arial"/>
          <w:b w:val="0"/>
          <w:bCs w:val="0"/>
          <w:caps w:val="0"/>
        </w:rPr>
        <w:fldChar w:fldCharType="separate"/>
      </w:r>
      <w:hyperlink w:anchor="_Toc433662171" w:history="1">
        <w:r w:rsidR="00D21F51" w:rsidRPr="001529F3">
          <w:rPr>
            <w:rStyle w:val="Hyperlink"/>
            <w:noProof/>
            <w:lang w:val="sv-SE"/>
          </w:rPr>
          <w:t>REVIEWER(S)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_Toc433662171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2</w:t>
        </w:r>
        <w:r w:rsidR="00D21F51">
          <w:rPr>
            <w:noProof/>
            <w:webHidden/>
          </w:rPr>
          <w:fldChar w:fldCharType="end"/>
        </w:r>
      </w:hyperlink>
    </w:p>
    <w:p w14:paraId="078A5568" w14:textId="77777777" w:rsidR="00D21F51" w:rsidRDefault="00D848E1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33662172" w:history="1">
        <w:r w:rsidR="00D21F51" w:rsidRPr="001529F3">
          <w:rPr>
            <w:rStyle w:val="Hyperlink"/>
            <w:noProof/>
            <w:lang w:val="sv-SE"/>
          </w:rPr>
          <w:t>APPROVER(S)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_Toc433662172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2</w:t>
        </w:r>
        <w:r w:rsidR="00D21F51">
          <w:rPr>
            <w:noProof/>
            <w:webHidden/>
          </w:rPr>
          <w:fldChar w:fldCharType="end"/>
        </w:r>
      </w:hyperlink>
    </w:p>
    <w:p w14:paraId="078A5569" w14:textId="77777777" w:rsidR="00D21F51" w:rsidRDefault="00D848E1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33662173" w:history="1">
        <w:r w:rsidR="00D21F51" w:rsidRPr="001529F3">
          <w:rPr>
            <w:rStyle w:val="Hyperlink"/>
            <w:rFonts w:cs="Arial"/>
            <w:noProof/>
          </w:rPr>
          <w:t>1</w:t>
        </w:r>
        <w:r w:rsidR="00D21F5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OBJECT REQUIREMENT SUMMARY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_Toc433662173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5</w:t>
        </w:r>
        <w:r w:rsidR="00D21F51">
          <w:rPr>
            <w:noProof/>
            <w:webHidden/>
          </w:rPr>
          <w:fldChar w:fldCharType="end"/>
        </w:r>
      </w:hyperlink>
    </w:p>
    <w:p w14:paraId="078A556A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4" w:history="1">
        <w:r w:rsidR="00D21F51" w:rsidRPr="001529F3">
          <w:rPr>
            <w:rStyle w:val="Hyperlink"/>
            <w:rFonts w:cs="Arial"/>
            <w:bCs/>
            <w:noProof/>
          </w:rPr>
          <w:t>1.1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Object Information and Attributes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_Toc433662174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5</w:t>
        </w:r>
        <w:r w:rsidR="00D21F51">
          <w:rPr>
            <w:noProof/>
            <w:webHidden/>
          </w:rPr>
          <w:fldChar w:fldCharType="end"/>
        </w:r>
      </w:hyperlink>
    </w:p>
    <w:p w14:paraId="078A556B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5" w:history="1">
        <w:r w:rsidR="00D21F51" w:rsidRPr="001529F3">
          <w:rPr>
            <w:rStyle w:val="Hyperlink"/>
            <w:rFonts w:cs="Arial"/>
            <w:noProof/>
          </w:rPr>
          <w:t>1.2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Requirements Summary and Business Driver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_Toc433662175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6</w:t>
        </w:r>
        <w:r w:rsidR="00D21F51">
          <w:rPr>
            <w:noProof/>
            <w:webHidden/>
          </w:rPr>
          <w:fldChar w:fldCharType="end"/>
        </w:r>
      </w:hyperlink>
    </w:p>
    <w:p w14:paraId="078A556C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6" w:history="1">
        <w:r w:rsidR="00D21F51" w:rsidRPr="001529F3">
          <w:rPr>
            <w:rStyle w:val="Hyperlink"/>
            <w:rFonts w:cs="Arial"/>
            <w:bCs/>
            <w:noProof/>
          </w:rPr>
          <w:t>1.3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Assumptions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_Toc433662176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6</w:t>
        </w:r>
        <w:r w:rsidR="00D21F51">
          <w:rPr>
            <w:noProof/>
            <w:webHidden/>
          </w:rPr>
          <w:fldChar w:fldCharType="end"/>
        </w:r>
      </w:hyperlink>
    </w:p>
    <w:p w14:paraId="078A556D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7" w:history="1">
        <w:r w:rsidR="00D21F51" w:rsidRPr="001529F3">
          <w:rPr>
            <w:rStyle w:val="Hyperlink"/>
            <w:rFonts w:cs="Arial"/>
            <w:bCs/>
            <w:noProof/>
          </w:rPr>
          <w:t>1.4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Current Functionality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_Toc433662177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6</w:t>
        </w:r>
        <w:r w:rsidR="00D21F51">
          <w:rPr>
            <w:noProof/>
            <w:webHidden/>
          </w:rPr>
          <w:fldChar w:fldCharType="end"/>
        </w:r>
      </w:hyperlink>
    </w:p>
    <w:p w14:paraId="078A556E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8" w:history="1">
        <w:r w:rsidR="00D21F51" w:rsidRPr="001529F3">
          <w:rPr>
            <w:rStyle w:val="Hyperlink"/>
            <w:rFonts w:cs="Arial"/>
            <w:bCs/>
            <w:noProof/>
          </w:rPr>
          <w:t>1.5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Required Functionality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_Toc433662178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7</w:t>
        </w:r>
        <w:r w:rsidR="00D21F51">
          <w:rPr>
            <w:noProof/>
            <w:webHidden/>
          </w:rPr>
          <w:fldChar w:fldCharType="end"/>
        </w:r>
      </w:hyperlink>
    </w:p>
    <w:p w14:paraId="078A556F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79" w:history="1">
        <w:r w:rsidR="00D21F51" w:rsidRPr="001529F3">
          <w:rPr>
            <w:rStyle w:val="Hyperlink"/>
            <w:rFonts w:cs="Arial"/>
            <w:bCs/>
            <w:noProof/>
          </w:rPr>
          <w:t>1.6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Project / Development Constraints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_Toc433662179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10</w:t>
        </w:r>
        <w:r w:rsidR="00D21F51">
          <w:rPr>
            <w:noProof/>
            <w:webHidden/>
          </w:rPr>
          <w:fldChar w:fldCharType="end"/>
        </w:r>
      </w:hyperlink>
    </w:p>
    <w:p w14:paraId="078A5570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0" w:history="1">
        <w:r w:rsidR="00D21F51" w:rsidRPr="001529F3">
          <w:rPr>
            <w:rStyle w:val="Hyperlink"/>
            <w:rFonts w:cs="Arial"/>
            <w:bCs/>
            <w:noProof/>
          </w:rPr>
          <w:t>1.7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Performance Criteria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_Toc433662180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10</w:t>
        </w:r>
        <w:r w:rsidR="00D21F51">
          <w:rPr>
            <w:noProof/>
            <w:webHidden/>
          </w:rPr>
          <w:fldChar w:fldCharType="end"/>
        </w:r>
      </w:hyperlink>
    </w:p>
    <w:p w14:paraId="078A5571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1" w:history="1">
        <w:r w:rsidR="00D21F51" w:rsidRPr="001529F3">
          <w:rPr>
            <w:rStyle w:val="Hyperlink"/>
            <w:rFonts w:cs="Arial"/>
            <w:noProof/>
          </w:rPr>
          <w:t>1.8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Other Objects Affected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_Toc433662181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10</w:t>
        </w:r>
        <w:r w:rsidR="00D21F51">
          <w:rPr>
            <w:noProof/>
            <w:webHidden/>
          </w:rPr>
          <w:fldChar w:fldCharType="end"/>
        </w:r>
      </w:hyperlink>
    </w:p>
    <w:p w14:paraId="078A5572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2" w:history="1">
        <w:r w:rsidR="00D21F51" w:rsidRPr="001529F3">
          <w:rPr>
            <w:rStyle w:val="Hyperlink"/>
            <w:rFonts w:cs="Arial"/>
            <w:bCs/>
            <w:noProof/>
          </w:rPr>
          <w:t>1.9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External References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_Toc433662182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10</w:t>
        </w:r>
        <w:r w:rsidR="00D21F51">
          <w:rPr>
            <w:noProof/>
            <w:webHidden/>
          </w:rPr>
          <w:fldChar w:fldCharType="end"/>
        </w:r>
      </w:hyperlink>
    </w:p>
    <w:p w14:paraId="078A5573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3" w:history="1">
        <w:r w:rsidR="00D21F51" w:rsidRPr="001529F3">
          <w:rPr>
            <w:rStyle w:val="Hyperlink"/>
            <w:rFonts w:cs="Arial"/>
            <w:bCs/>
            <w:noProof/>
          </w:rPr>
          <w:t>1.10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Definitions/Acronyms/Abbreviations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_Toc433662183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10</w:t>
        </w:r>
        <w:r w:rsidR="00D21F51">
          <w:rPr>
            <w:noProof/>
            <w:webHidden/>
          </w:rPr>
          <w:fldChar w:fldCharType="end"/>
        </w:r>
      </w:hyperlink>
    </w:p>
    <w:p w14:paraId="078A5574" w14:textId="77777777" w:rsidR="00D21F51" w:rsidRDefault="00D848E1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33662184" w:history="1">
        <w:r w:rsidR="00D21F51" w:rsidRPr="001529F3">
          <w:rPr>
            <w:rStyle w:val="Hyperlink"/>
            <w:rFonts w:cs="Arial"/>
            <w:noProof/>
          </w:rPr>
          <w:t>2</w:t>
        </w:r>
        <w:r w:rsidR="00D21F5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ENHANCEMENT DESIGN SPECIFICATIONS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_Toc433662184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11</w:t>
        </w:r>
        <w:r w:rsidR="00D21F51">
          <w:rPr>
            <w:noProof/>
            <w:webHidden/>
          </w:rPr>
          <w:fldChar w:fldCharType="end"/>
        </w:r>
      </w:hyperlink>
    </w:p>
    <w:p w14:paraId="078A5575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5" w:history="1">
        <w:r w:rsidR="00D21F51" w:rsidRPr="001529F3">
          <w:rPr>
            <w:rStyle w:val="Hyperlink"/>
            <w:rFonts w:cs="Arial"/>
            <w:noProof/>
          </w:rPr>
          <w:t>2.1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Detail Requirements - Enhancement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_Toc433662185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11</w:t>
        </w:r>
        <w:r w:rsidR="00D21F51">
          <w:rPr>
            <w:noProof/>
            <w:webHidden/>
          </w:rPr>
          <w:fldChar w:fldCharType="end"/>
        </w:r>
      </w:hyperlink>
    </w:p>
    <w:p w14:paraId="078A5576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6" w:history="1">
        <w:r w:rsidR="00D21F51" w:rsidRPr="001529F3">
          <w:rPr>
            <w:rStyle w:val="Hyperlink"/>
            <w:rFonts w:cs="Arial"/>
            <w:noProof/>
          </w:rPr>
          <w:t>2.2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Custom Class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_Toc433662186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7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7" w:history="1">
        <w:r w:rsidR="00D21F51" w:rsidRPr="001529F3">
          <w:rPr>
            <w:rStyle w:val="Hyperlink"/>
            <w:rFonts w:cs="Arial"/>
            <w:noProof/>
          </w:rPr>
          <w:t>2.3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Standard Rule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_Toc433662187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8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8" w:history="1">
        <w:r w:rsidR="00D21F51" w:rsidRPr="001529F3">
          <w:rPr>
            <w:rStyle w:val="Hyperlink"/>
            <w:rFonts w:cs="Arial"/>
            <w:noProof/>
          </w:rPr>
          <w:t>2.4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Custom Table Creation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_Toc433662188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9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89" w:history="1">
        <w:r w:rsidR="00D21F51" w:rsidRPr="001529F3">
          <w:rPr>
            <w:rStyle w:val="Hyperlink"/>
            <w:rFonts w:cs="Arial"/>
            <w:noProof/>
          </w:rPr>
          <w:t>2.5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Work Item Delivery Requirements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_Toc433662189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A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0" w:history="1">
        <w:r w:rsidR="00D21F51" w:rsidRPr="001529F3">
          <w:rPr>
            <w:rStyle w:val="Hyperlink"/>
            <w:rFonts w:cs="Arial"/>
            <w:noProof/>
          </w:rPr>
          <w:t>2.6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Triggering Events Determination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_Toc433662190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B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1" w:history="1">
        <w:r w:rsidR="00D21F51" w:rsidRPr="001529F3">
          <w:rPr>
            <w:rStyle w:val="Hyperlink"/>
            <w:rFonts w:cs="Arial"/>
            <w:noProof/>
          </w:rPr>
          <w:t>2.7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Escalation Requirements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_Toc433662191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C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2" w:history="1">
        <w:r w:rsidR="00D21F51" w:rsidRPr="001529F3">
          <w:rPr>
            <w:rStyle w:val="Hyperlink"/>
            <w:rFonts w:cs="Arial"/>
            <w:noProof/>
          </w:rPr>
          <w:t>2.8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Dependencies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_Toc433662192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D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3" w:history="1">
        <w:r w:rsidR="00D21F51" w:rsidRPr="001529F3">
          <w:rPr>
            <w:rStyle w:val="Hyperlink"/>
            <w:rFonts w:cs="Arial"/>
            <w:noProof/>
          </w:rPr>
          <w:t>2.9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Error Handling Method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_Toc433662193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E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4" w:history="1">
        <w:r w:rsidR="00D21F51" w:rsidRPr="001529F3">
          <w:rPr>
            <w:rStyle w:val="Hyperlink"/>
            <w:rFonts w:cs="Arial"/>
            <w:noProof/>
          </w:rPr>
          <w:t>2.10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Post Execution Notification Details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_Toc433662194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14</w:t>
        </w:r>
        <w:r w:rsidR="00D21F51">
          <w:rPr>
            <w:noProof/>
            <w:webHidden/>
          </w:rPr>
          <w:fldChar w:fldCharType="end"/>
        </w:r>
      </w:hyperlink>
    </w:p>
    <w:p w14:paraId="078A557F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5" w:history="1">
        <w:r w:rsidR="00D21F51" w:rsidRPr="001529F3">
          <w:rPr>
            <w:rStyle w:val="Hyperlink"/>
            <w:rFonts w:cs="Arial"/>
            <w:noProof/>
          </w:rPr>
          <w:t>2.11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Process Log Details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_Toc433662195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0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6" w:history="1">
        <w:r w:rsidR="00D21F51" w:rsidRPr="001529F3">
          <w:rPr>
            <w:rStyle w:val="Hyperlink"/>
            <w:rFonts w:cs="Arial"/>
            <w:noProof/>
          </w:rPr>
          <w:t>2.12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noProof/>
          </w:rPr>
          <w:t>Other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_Toc433662196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1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7" w:history="1">
        <w:r w:rsidR="00D21F51" w:rsidRPr="001529F3">
          <w:rPr>
            <w:rStyle w:val="Hyperlink"/>
            <w:rFonts w:cs="Arial"/>
            <w:bCs/>
            <w:noProof/>
          </w:rPr>
          <w:t>2.13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Unit Test Plan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_Toc433662197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2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8" w:history="1">
        <w:r w:rsidR="00D21F51" w:rsidRPr="001529F3">
          <w:rPr>
            <w:rStyle w:val="Hyperlink"/>
            <w:rFonts w:cs="Arial"/>
            <w:bCs/>
            <w:noProof/>
          </w:rPr>
          <w:t>2.14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Information Security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_Toc433662198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3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199" w:history="1">
        <w:r w:rsidR="00D21F51" w:rsidRPr="001529F3">
          <w:rPr>
            <w:rStyle w:val="Hyperlink"/>
            <w:rFonts w:cs="Arial"/>
            <w:bCs/>
            <w:noProof/>
          </w:rPr>
          <w:t>2.15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Audit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_Toc433662199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4" w14:textId="77777777" w:rsidR="00D21F51" w:rsidRDefault="00D848E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33662200" w:history="1">
        <w:r w:rsidR="00D21F51" w:rsidRPr="001529F3">
          <w:rPr>
            <w:rStyle w:val="Hyperlink"/>
            <w:rFonts w:cs="Arial"/>
            <w:noProof/>
          </w:rPr>
          <w:t>2.16</w:t>
        </w:r>
        <w:r w:rsidR="00D21F5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D21F51" w:rsidRPr="001529F3">
          <w:rPr>
            <w:rStyle w:val="Hyperlink"/>
            <w:rFonts w:cs="Arial"/>
            <w:bCs/>
            <w:noProof/>
          </w:rPr>
          <w:t>Questions / Issues / Risks</w:t>
        </w:r>
        <w:r w:rsidR="00D21F51">
          <w:rPr>
            <w:noProof/>
            <w:webHidden/>
          </w:rPr>
          <w:tab/>
        </w:r>
        <w:r w:rsidR="00D21F51">
          <w:rPr>
            <w:noProof/>
            <w:webHidden/>
          </w:rPr>
          <w:fldChar w:fldCharType="begin"/>
        </w:r>
        <w:r w:rsidR="00D21F51">
          <w:rPr>
            <w:noProof/>
            <w:webHidden/>
          </w:rPr>
          <w:instrText xml:space="preserve"> PAGEREF _Toc433662200 \h </w:instrText>
        </w:r>
        <w:r w:rsidR="00D21F51">
          <w:rPr>
            <w:noProof/>
            <w:webHidden/>
          </w:rPr>
        </w:r>
        <w:r w:rsidR="00D21F51">
          <w:rPr>
            <w:noProof/>
            <w:webHidden/>
          </w:rPr>
          <w:fldChar w:fldCharType="separate"/>
        </w:r>
        <w:r w:rsidR="00D21F51">
          <w:rPr>
            <w:noProof/>
            <w:webHidden/>
          </w:rPr>
          <w:t>15</w:t>
        </w:r>
        <w:r w:rsidR="00D21F51">
          <w:rPr>
            <w:noProof/>
            <w:webHidden/>
          </w:rPr>
          <w:fldChar w:fldCharType="end"/>
        </w:r>
      </w:hyperlink>
    </w:p>
    <w:p w14:paraId="078A5585" w14:textId="77777777" w:rsidR="005A1A43" w:rsidRPr="003064E6" w:rsidRDefault="005E136D" w:rsidP="00FD23A6">
      <w:pPr>
        <w:rPr>
          <w:rFonts w:asciiTheme="minorHAnsi" w:hAnsiTheme="minorHAnsi" w:cs="Arial"/>
        </w:rPr>
      </w:pPr>
      <w:r w:rsidRPr="00944503">
        <w:rPr>
          <w:rFonts w:asciiTheme="minorHAnsi" w:hAnsiTheme="minorHAnsi" w:cs="Arial"/>
          <w:b/>
          <w:bCs/>
          <w:caps/>
        </w:rPr>
        <w:fldChar w:fldCharType="end"/>
      </w:r>
      <w:r w:rsidR="005A1A43" w:rsidRPr="003064E6">
        <w:rPr>
          <w:rFonts w:asciiTheme="minorHAnsi" w:hAnsiTheme="minorHAnsi" w:cs="Arial"/>
        </w:rPr>
        <w:br w:type="page"/>
      </w:r>
      <w:bookmarkStart w:id="9" w:name="_Toc437836183"/>
      <w:bookmarkEnd w:id="8"/>
    </w:p>
    <w:bookmarkEnd w:id="9"/>
    <w:p w14:paraId="078A5586" w14:textId="77777777" w:rsidR="000263E8" w:rsidRPr="003064E6" w:rsidRDefault="000263E8" w:rsidP="00FD23A6">
      <w:pPr>
        <w:pStyle w:val="Heading1"/>
        <w:numPr>
          <w:ilvl w:val="0"/>
          <w:numId w:val="0"/>
        </w:numPr>
        <w:ind w:left="432"/>
        <w:rPr>
          <w:rFonts w:asciiTheme="minorHAnsi" w:hAnsiTheme="minorHAnsi" w:cs="Arial"/>
          <w:sz w:val="32"/>
        </w:rPr>
      </w:pPr>
    </w:p>
    <w:p w14:paraId="078A5587" w14:textId="77777777" w:rsidR="005A1A43" w:rsidRPr="003064E6" w:rsidRDefault="006129F7" w:rsidP="00FD23A6">
      <w:pPr>
        <w:pStyle w:val="Heading1"/>
        <w:rPr>
          <w:rFonts w:asciiTheme="minorHAnsi" w:hAnsiTheme="minorHAnsi" w:cs="Arial"/>
          <w:sz w:val="32"/>
        </w:rPr>
      </w:pPr>
      <w:bookmarkStart w:id="10" w:name="_Toc433662173"/>
      <w:r w:rsidRPr="003064E6">
        <w:rPr>
          <w:rFonts w:asciiTheme="minorHAnsi" w:hAnsiTheme="minorHAnsi" w:cs="Arial"/>
          <w:sz w:val="32"/>
        </w:rPr>
        <w:t>OBJECT REQUIREMENT</w:t>
      </w:r>
      <w:r w:rsidR="00C975BE" w:rsidRPr="003064E6">
        <w:rPr>
          <w:rFonts w:asciiTheme="minorHAnsi" w:hAnsiTheme="minorHAnsi" w:cs="Arial"/>
          <w:sz w:val="32"/>
        </w:rPr>
        <w:t xml:space="preserve"> </w:t>
      </w:r>
      <w:r w:rsidR="00910125" w:rsidRPr="003064E6">
        <w:rPr>
          <w:rFonts w:asciiTheme="minorHAnsi" w:hAnsiTheme="minorHAnsi" w:cs="Arial"/>
          <w:sz w:val="32"/>
        </w:rPr>
        <w:t>SUMMARY</w:t>
      </w:r>
      <w:bookmarkEnd w:id="10"/>
    </w:p>
    <w:p w14:paraId="078A5588" w14:textId="77777777" w:rsidR="002922E9" w:rsidRPr="003064E6" w:rsidRDefault="002922E9" w:rsidP="00FD23A6">
      <w:pPr>
        <w:rPr>
          <w:rFonts w:asciiTheme="minorHAnsi" w:hAnsiTheme="minorHAnsi" w:cs="Arial"/>
        </w:rPr>
      </w:pPr>
    </w:p>
    <w:p w14:paraId="078A5589" w14:textId="77777777" w:rsidR="00910125" w:rsidRPr="003064E6" w:rsidRDefault="00910125" w:rsidP="00FD23A6">
      <w:pPr>
        <w:pStyle w:val="Heading2"/>
        <w:rPr>
          <w:rFonts w:asciiTheme="minorHAnsi" w:hAnsiTheme="minorHAnsi" w:cs="Arial"/>
          <w:bCs/>
          <w:szCs w:val="24"/>
        </w:rPr>
      </w:pPr>
      <w:bookmarkStart w:id="11" w:name="_Toc433662174"/>
      <w:r w:rsidRPr="003064E6">
        <w:rPr>
          <w:rFonts w:asciiTheme="minorHAnsi" w:hAnsiTheme="minorHAnsi" w:cs="Arial"/>
          <w:bCs/>
          <w:szCs w:val="24"/>
        </w:rPr>
        <w:t>Object Information and Attributes</w:t>
      </w:r>
      <w:bookmarkEnd w:id="11"/>
    </w:p>
    <w:p w14:paraId="078A558A" w14:textId="77777777" w:rsidR="00910125" w:rsidRPr="003064E6" w:rsidRDefault="00910125" w:rsidP="00FD23A6">
      <w:pPr>
        <w:rPr>
          <w:rFonts w:asciiTheme="minorHAnsi" w:hAnsiTheme="minorHAnsi" w:cs="Arial"/>
          <w:sz w:val="22"/>
          <w:szCs w:val="22"/>
        </w:rPr>
      </w:pPr>
    </w:p>
    <w:p w14:paraId="078A558B" w14:textId="77777777" w:rsidR="00910125" w:rsidRPr="003064E6" w:rsidRDefault="00910125" w:rsidP="00FD23A6">
      <w:pPr>
        <w:rPr>
          <w:rFonts w:asciiTheme="minorHAnsi" w:hAnsiTheme="minorHAnsi" w:cs="Arial"/>
          <w:sz w:val="22"/>
          <w:szCs w:val="22"/>
        </w:rPr>
      </w:pPr>
      <w:r w:rsidRPr="003064E6">
        <w:rPr>
          <w:rFonts w:asciiTheme="minorHAnsi" w:hAnsiTheme="minorHAnsi" w:cs="Arial"/>
          <w:sz w:val="22"/>
          <w:szCs w:val="22"/>
        </w:rPr>
        <w:t>The following is current information about this object and document:</w:t>
      </w:r>
    </w:p>
    <w:tbl>
      <w:tblPr>
        <w:tblW w:w="9360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A22797" w:rsidRPr="003064E6" w14:paraId="078A558E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8C" w14:textId="77777777" w:rsidR="00A22797" w:rsidRPr="003064E6" w:rsidRDefault="00A22797" w:rsidP="00FD23A6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Object ID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8D" w14:textId="77777777" w:rsidR="009B7EF2" w:rsidRPr="00B762D6" w:rsidRDefault="00B762D6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bookmarkStart w:id="12" w:name="ENH_03"/>
            <w:r w:rsidRPr="004D7DC8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r w:rsidRPr="004D7DC8">
              <w:rPr>
                <w:rFonts w:asciiTheme="minorHAnsi" w:hAnsiTheme="minorHAnsi" w:cstheme="minorHAnsi"/>
                <w:sz w:val="22"/>
                <w:szCs w:val="22"/>
              </w:rPr>
              <w:t>_ENH_D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PP</w:t>
            </w:r>
            <w:r w:rsidRPr="004D7DC8">
              <w:rPr>
                <w:rFonts w:asciiTheme="minorHAnsi" w:hAnsiTheme="minorHAnsi" w:cstheme="minorHAnsi"/>
                <w:sz w:val="22"/>
                <w:szCs w:val="22"/>
              </w:rPr>
              <w:t>_0</w:t>
            </w:r>
            <w:bookmarkEnd w:id="12"/>
            <w:r w:rsidR="00EC76DB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</w:p>
        </w:tc>
      </w:tr>
      <w:tr w:rsidR="00A22797" w:rsidRPr="003064E6" w14:paraId="078A5591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8F" w14:textId="77777777" w:rsidR="00A22797" w:rsidRPr="003064E6" w:rsidRDefault="00A22797" w:rsidP="00FD23A6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0" w14:textId="77777777" w:rsidR="00A22797" w:rsidRPr="003064E6" w:rsidRDefault="00EC76DB" w:rsidP="00E3518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C76DB">
              <w:rPr>
                <w:rFonts w:asciiTheme="minorHAnsi" w:hAnsiTheme="minorHAnsi" w:cs="Arial"/>
                <w:sz w:val="22"/>
                <w:szCs w:val="22"/>
              </w:rPr>
              <w:t>PJT03030.R5.SAP.FS.DPP.ENH.008.DPP During de-enrollment CE CSRs will be prompted</w:t>
            </w:r>
          </w:p>
        </w:tc>
      </w:tr>
      <w:tr w:rsidR="00A22797" w:rsidRPr="003064E6" w14:paraId="078A5594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92" w14:textId="77777777" w:rsidR="00A22797" w:rsidRPr="003064E6" w:rsidRDefault="00A22797" w:rsidP="00FD23A6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Team Which Owns the Object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3" w14:textId="77777777" w:rsidR="00A22797" w:rsidRPr="003064E6" w:rsidRDefault="00E35187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SAP DPP Enrollment Team</w:t>
            </w:r>
          </w:p>
        </w:tc>
      </w:tr>
      <w:tr w:rsidR="00D73A03" w:rsidRPr="003064E6" w14:paraId="078A5597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95" w14:textId="77777777" w:rsidR="00D73A03" w:rsidRPr="003064E6" w:rsidRDefault="00D73A03" w:rsidP="00FD23A6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System Version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6" w14:textId="77777777" w:rsidR="00D73A03" w:rsidRPr="003064E6" w:rsidRDefault="00563052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CRM 7.0</w:t>
            </w:r>
          </w:p>
        </w:tc>
      </w:tr>
      <w:tr w:rsidR="004F525C" w:rsidRPr="003064E6" w14:paraId="078A559A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98" w14:textId="77777777" w:rsidR="004F525C" w:rsidRPr="003064E6" w:rsidRDefault="004F525C" w:rsidP="00FD23A6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Development Type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9" w14:textId="77777777" w:rsidR="004F525C" w:rsidRPr="003064E6" w:rsidRDefault="00563052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Enhancement</w:t>
            </w:r>
          </w:p>
        </w:tc>
      </w:tr>
      <w:tr w:rsidR="0029582F" w:rsidRPr="003064E6" w14:paraId="078A559D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9B" w14:textId="77777777" w:rsidR="0029582F" w:rsidRPr="003064E6" w:rsidRDefault="0029582F" w:rsidP="00FD23A6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C" w14:textId="77777777" w:rsidR="0029582F" w:rsidRPr="003064E6" w:rsidRDefault="00553594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High</w:t>
            </w:r>
          </w:p>
        </w:tc>
      </w:tr>
      <w:tr w:rsidR="0029582F" w:rsidRPr="003064E6" w14:paraId="078A55A0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9E" w14:textId="77777777" w:rsidR="0029582F" w:rsidRPr="003064E6" w:rsidRDefault="0029582F" w:rsidP="00FD23A6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Estimated Complexity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9F" w14:textId="77777777" w:rsidR="0029582F" w:rsidRPr="003064E6" w:rsidRDefault="00553594" w:rsidP="00FD23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High</w:t>
            </w:r>
          </w:p>
        </w:tc>
      </w:tr>
      <w:tr w:rsidR="009B7EF2" w:rsidRPr="003064E6" w14:paraId="078A55A3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078A55A1" w14:textId="77777777" w:rsidR="009B7EF2" w:rsidRPr="003064E6" w:rsidRDefault="009B7EF2" w:rsidP="00FD23A6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Link to Process Flow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55A2" w14:textId="77777777" w:rsidR="000D2A5C" w:rsidRPr="00B762D6" w:rsidRDefault="00FB58C1" w:rsidP="00532C9A">
            <w:pPr>
              <w:pStyle w:val="NormalWeb"/>
            </w:pPr>
            <w:r>
              <w:t xml:space="preserve">     </w:t>
            </w:r>
            <w:r w:rsidR="00BD1AA3">
              <w:object w:dxaOrig="1550" w:dyaOrig="991" w14:anchorId="078A56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05pt;height:49.55pt" o:ole="">
                  <v:imagedata r:id="rId18" o:title=""/>
                </v:shape>
                <o:OLEObject Type="Embed" ProgID="Visio.Drawing.11" ShapeID="_x0000_i1025" DrawAspect="Icon" ObjectID="_1507552087" r:id="rId19"/>
              </w:object>
            </w:r>
            <w:r w:rsidR="00BD1AA3">
              <w:t xml:space="preserve">   </w:t>
            </w:r>
            <w:r w:rsidR="00BD1AA3">
              <w:object w:dxaOrig="1550" w:dyaOrig="991" w14:anchorId="078A567C">
                <v:shape id="_x0000_i1026" type="#_x0000_t75" style="width:76.05pt;height:49.55pt" o:ole="">
                  <v:imagedata r:id="rId20" o:title=""/>
                </v:shape>
                <o:OLEObject Type="Embed" ProgID="Visio.Drawing.11" ShapeID="_x0000_i1026" DrawAspect="Icon" ObjectID="_1507552088" r:id="rId21"/>
              </w:object>
            </w:r>
          </w:p>
        </w:tc>
      </w:tr>
    </w:tbl>
    <w:p w14:paraId="078A55A4" w14:textId="77777777" w:rsidR="002922E9" w:rsidRPr="003064E6" w:rsidRDefault="002922E9" w:rsidP="00FD23A6">
      <w:pPr>
        <w:pStyle w:val="Heading2"/>
        <w:numPr>
          <w:ilvl w:val="0"/>
          <w:numId w:val="0"/>
        </w:numPr>
        <w:rPr>
          <w:rFonts w:asciiTheme="minorHAnsi" w:hAnsiTheme="minorHAnsi" w:cs="Arial"/>
          <w:sz w:val="22"/>
          <w:szCs w:val="22"/>
        </w:rPr>
      </w:pPr>
    </w:p>
    <w:p w14:paraId="078A55A5" w14:textId="77777777" w:rsidR="002922E9" w:rsidRPr="003064E6" w:rsidRDefault="007A2634" w:rsidP="00FD23A6">
      <w:pPr>
        <w:pStyle w:val="Heading2"/>
        <w:rPr>
          <w:rFonts w:asciiTheme="minorHAnsi" w:hAnsiTheme="minorHAnsi" w:cs="Arial"/>
          <w:sz w:val="22"/>
          <w:szCs w:val="22"/>
        </w:rPr>
      </w:pPr>
      <w:r w:rsidRPr="003064E6">
        <w:rPr>
          <w:rFonts w:asciiTheme="minorHAnsi" w:hAnsiTheme="minorHAnsi" w:cs="Arial"/>
          <w:bCs/>
          <w:sz w:val="28"/>
          <w:szCs w:val="28"/>
        </w:rPr>
        <w:br w:type="page"/>
      </w:r>
      <w:bookmarkStart w:id="13" w:name="_Toc433662175"/>
      <w:r w:rsidR="008B0450" w:rsidRPr="003064E6">
        <w:rPr>
          <w:rFonts w:asciiTheme="minorHAnsi" w:hAnsiTheme="minorHAnsi" w:cs="Arial"/>
          <w:bCs/>
          <w:szCs w:val="24"/>
        </w:rPr>
        <w:lastRenderedPageBreak/>
        <w:t xml:space="preserve">Requirements Summary and </w:t>
      </w:r>
      <w:r w:rsidR="005A1A43" w:rsidRPr="003064E6">
        <w:rPr>
          <w:rFonts w:asciiTheme="minorHAnsi" w:hAnsiTheme="minorHAnsi" w:cs="Arial"/>
          <w:bCs/>
          <w:szCs w:val="24"/>
        </w:rPr>
        <w:t>Business Driver</w:t>
      </w:r>
      <w:bookmarkEnd w:id="13"/>
      <w:r w:rsidR="005A1A43" w:rsidRPr="003064E6">
        <w:rPr>
          <w:rFonts w:asciiTheme="minorHAnsi" w:hAnsiTheme="minorHAnsi" w:cs="Arial"/>
          <w:sz w:val="22"/>
          <w:szCs w:val="22"/>
        </w:rPr>
        <w:tab/>
      </w:r>
    </w:p>
    <w:tbl>
      <w:tblPr>
        <w:tblW w:w="9270" w:type="dxa"/>
        <w:tblInd w:w="828" w:type="dxa"/>
        <w:tblBorders>
          <w:top w:val="single" w:sz="4" w:space="0" w:color="0099CC"/>
          <w:left w:val="single" w:sz="4" w:space="0" w:color="0099CC"/>
          <w:bottom w:val="single" w:sz="4" w:space="0" w:color="0099CC"/>
          <w:right w:val="single" w:sz="4" w:space="0" w:color="0099CC"/>
          <w:insideH w:val="single" w:sz="4" w:space="0" w:color="0099CC"/>
          <w:insideV w:val="single" w:sz="4" w:space="0" w:color="0099CC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2070"/>
        <w:gridCol w:w="6030"/>
      </w:tblGrid>
      <w:tr w:rsidR="0097556C" w:rsidRPr="000C60DB" w14:paraId="078A55A9" w14:textId="77777777" w:rsidTr="0097556C">
        <w:tc>
          <w:tcPr>
            <w:tcW w:w="1170" w:type="dxa"/>
            <w:tcBorders>
              <w:right w:val="single" w:sz="4" w:space="0" w:color="FFFFFF" w:themeColor="background1"/>
            </w:tcBorders>
            <w:shd w:val="clear" w:color="auto" w:fill="0099CC"/>
          </w:tcPr>
          <w:p w14:paraId="078A55A6" w14:textId="77777777" w:rsidR="0097556C" w:rsidRPr="000C60DB" w:rsidRDefault="0097556C" w:rsidP="00FD23A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Ref.</w:t>
            </w:r>
          </w:p>
        </w:tc>
        <w:tc>
          <w:tcPr>
            <w:tcW w:w="20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CC"/>
          </w:tcPr>
          <w:p w14:paraId="078A55A7" w14:textId="77777777" w:rsidR="0097556C" w:rsidRPr="000C60DB" w:rsidRDefault="0097556C" w:rsidP="00FD23A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PRICEFW ID</w:t>
            </w:r>
          </w:p>
        </w:tc>
        <w:tc>
          <w:tcPr>
            <w:tcW w:w="6030" w:type="dxa"/>
            <w:tcBorders>
              <w:left w:val="single" w:sz="4" w:space="0" w:color="FFFFFF" w:themeColor="background1"/>
            </w:tcBorders>
            <w:shd w:val="clear" w:color="auto" w:fill="0099CC"/>
          </w:tcPr>
          <w:p w14:paraId="078A55A8" w14:textId="77777777" w:rsidR="0097556C" w:rsidRPr="000C60DB" w:rsidRDefault="0097556C" w:rsidP="00FD23A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Enhancement Description</w:t>
            </w:r>
          </w:p>
        </w:tc>
      </w:tr>
      <w:tr w:rsidR="009A57BC" w:rsidRPr="004D7DC8" w14:paraId="078A55AE" w14:textId="77777777" w:rsidTr="0097556C">
        <w:tc>
          <w:tcPr>
            <w:tcW w:w="1170" w:type="dxa"/>
          </w:tcPr>
          <w:p w14:paraId="078A55AA" w14:textId="77777777" w:rsidR="009A57BC" w:rsidRDefault="009A57BC" w:rsidP="00FD23A6">
            <w:pPr>
              <w:rPr>
                <w:rFonts w:ascii="Arial" w:hAnsi="Arial" w:cs="Arial"/>
                <w:sz w:val="20"/>
                <w:szCs w:val="20"/>
              </w:rPr>
            </w:pPr>
            <w:r w:rsidRPr="00FC57C3">
              <w:rPr>
                <w:rFonts w:asciiTheme="minorHAnsi" w:hAnsiTheme="minorHAnsi" w:cstheme="minorHAnsi"/>
                <w:sz w:val="22"/>
                <w:szCs w:val="22"/>
              </w:rPr>
              <w:t>DPP-0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63</w:t>
            </w:r>
          </w:p>
          <w:p w14:paraId="078A55AB" w14:textId="77777777" w:rsidR="009A57BC" w:rsidRPr="004D7DC8" w:rsidRDefault="009A57BC" w:rsidP="00FD23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070" w:type="dxa"/>
          </w:tcPr>
          <w:p w14:paraId="078A55AC" w14:textId="77777777" w:rsidR="009A57BC" w:rsidRPr="004D7DC8" w:rsidRDefault="009A57BC" w:rsidP="00FD23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bookmarkStart w:id="14" w:name="ENH_08"/>
            <w:r w:rsidRPr="0079331C">
              <w:rPr>
                <w:rFonts w:asciiTheme="minorHAnsi" w:hAnsiTheme="minorHAnsi" w:cstheme="minorHAnsi"/>
                <w:szCs w:val="22"/>
              </w:rPr>
              <w:t>CRM_ENH_DPP_008</w:t>
            </w:r>
            <w:bookmarkEnd w:id="14"/>
          </w:p>
        </w:tc>
        <w:tc>
          <w:tcPr>
            <w:tcW w:w="6030" w:type="dxa"/>
          </w:tcPr>
          <w:p w14:paraId="078A55AD" w14:textId="77777777" w:rsidR="009A57BC" w:rsidRPr="0079331C" w:rsidRDefault="009A57BC" w:rsidP="00AD7BBC">
            <w:pPr>
              <w:pStyle w:val="TableBody"/>
              <w:rPr>
                <w:rFonts w:asciiTheme="minorHAnsi" w:eastAsia="MS Mincho" w:hAnsiTheme="minorHAnsi"/>
                <w:szCs w:val="22"/>
              </w:rPr>
            </w:pPr>
            <w:r w:rsidRPr="0079331C">
              <w:rPr>
                <w:rFonts w:asciiTheme="minorHAnsi" w:hAnsiTheme="minorHAnsi"/>
                <w:szCs w:val="22"/>
              </w:rPr>
              <w:t>During de-enrollment CE CSRs will be prompted to remind the customer that they will receive a split bill</w:t>
            </w:r>
          </w:p>
        </w:tc>
      </w:tr>
    </w:tbl>
    <w:p w14:paraId="078A55AF" w14:textId="77777777" w:rsidR="0097556C" w:rsidRPr="0097556C" w:rsidRDefault="0097556C" w:rsidP="00FD23A6">
      <w:pPr>
        <w:ind w:left="720"/>
        <w:rPr>
          <w:rFonts w:asciiTheme="minorHAnsi" w:hAnsiTheme="minorHAnsi"/>
          <w:sz w:val="22"/>
          <w:szCs w:val="22"/>
        </w:rPr>
      </w:pPr>
    </w:p>
    <w:p w14:paraId="078A55B0" w14:textId="77777777" w:rsidR="00547959" w:rsidRPr="003064E6" w:rsidRDefault="00547959" w:rsidP="001E385E">
      <w:pPr>
        <w:pStyle w:val="Heading3"/>
        <w:numPr>
          <w:ilvl w:val="2"/>
          <w:numId w:val="13"/>
        </w:numPr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Alternatives to Object</w:t>
      </w:r>
    </w:p>
    <w:p w14:paraId="078A55B1" w14:textId="77777777" w:rsidR="00547959" w:rsidRPr="00944503" w:rsidRDefault="0057548E" w:rsidP="00FD23A6">
      <w:pPr>
        <w:pStyle w:val="CapNormal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None Identified. </w:t>
      </w:r>
    </w:p>
    <w:p w14:paraId="078A55B2" w14:textId="77777777" w:rsidR="00547959" w:rsidRPr="003064E6" w:rsidRDefault="00547959" w:rsidP="001E385E">
      <w:pPr>
        <w:pStyle w:val="Heading3"/>
        <w:numPr>
          <w:ilvl w:val="2"/>
          <w:numId w:val="13"/>
        </w:numPr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Impact of Implementation</w:t>
      </w:r>
    </w:p>
    <w:p w14:paraId="078A55B3" w14:textId="77777777" w:rsidR="005F4295" w:rsidRDefault="00C466EB" w:rsidP="005F4295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  <w:lang w:eastAsia="en-CA"/>
        </w:rPr>
      </w:pPr>
      <w:r>
        <w:rPr>
          <w:rFonts w:ascii="Arial" w:hAnsi="Arial" w:cs="Arial"/>
          <w:sz w:val="22"/>
          <w:szCs w:val="22"/>
          <w:lang w:eastAsia="en-CA"/>
        </w:rPr>
        <w:t>CSR will be able to de-enroll the customer from DPP and also remind the customer that they will receive split bill</w:t>
      </w:r>
      <w:r w:rsidR="005F4295">
        <w:rPr>
          <w:rFonts w:ascii="Arial" w:hAnsi="Arial" w:cs="Arial"/>
          <w:sz w:val="22"/>
          <w:szCs w:val="22"/>
          <w:lang w:eastAsia="en-CA"/>
        </w:rPr>
        <w:t>.</w:t>
      </w:r>
    </w:p>
    <w:p w14:paraId="078A55B4" w14:textId="77777777" w:rsidR="00C56111" w:rsidRDefault="00FB58C1" w:rsidP="005F4295">
      <w:pPr>
        <w:pStyle w:val="NormalWeb"/>
        <w:spacing w:before="0" w:beforeAutospacing="0"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14:paraId="078A55B5" w14:textId="77777777" w:rsidR="00547959" w:rsidRPr="003064E6" w:rsidRDefault="00547959" w:rsidP="001E385E">
      <w:pPr>
        <w:pStyle w:val="Heading3"/>
        <w:numPr>
          <w:ilvl w:val="2"/>
          <w:numId w:val="13"/>
        </w:numPr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Impact of No Implementation</w:t>
      </w:r>
    </w:p>
    <w:p w14:paraId="078A55B6" w14:textId="77777777" w:rsidR="002A1825" w:rsidRDefault="002A1825" w:rsidP="0023572E">
      <w:pPr>
        <w:pStyle w:val="CapNormal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not implemented, CE users </w:t>
      </w:r>
      <w:r w:rsidR="0083245E">
        <w:rPr>
          <w:rFonts w:asciiTheme="minorHAnsi" w:hAnsiTheme="minorHAnsi"/>
        </w:rPr>
        <w:t>will not be able to de-enroll the customer from DPP</w:t>
      </w:r>
      <w:r w:rsidR="005F4295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</w:p>
    <w:p w14:paraId="078A55B7" w14:textId="77777777" w:rsidR="005A1A43" w:rsidRDefault="005A1A43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15" w:name="_Toc437836185"/>
      <w:bookmarkStart w:id="16" w:name="_Toc433662176"/>
      <w:r w:rsidRPr="003064E6">
        <w:rPr>
          <w:rFonts w:asciiTheme="minorHAnsi" w:hAnsiTheme="minorHAnsi" w:cs="Arial"/>
          <w:bCs/>
          <w:szCs w:val="24"/>
        </w:rPr>
        <w:t>Assumptions</w:t>
      </w:r>
      <w:bookmarkEnd w:id="15"/>
      <w:bookmarkEnd w:id="16"/>
    </w:p>
    <w:p w14:paraId="078A55B8" w14:textId="77777777" w:rsidR="00B9138F" w:rsidRDefault="00B9138F" w:rsidP="00EF0164">
      <w:pPr>
        <w:pStyle w:val="CapNormal"/>
        <w:ind w:left="720"/>
        <w:rPr>
          <w:rFonts w:asciiTheme="minorHAnsi" w:hAnsiTheme="minorHAnsi"/>
        </w:rPr>
      </w:pPr>
      <w:r w:rsidRPr="0079331C">
        <w:rPr>
          <w:rFonts w:asciiTheme="minorHAnsi" w:hAnsiTheme="minorHAnsi"/>
        </w:rPr>
        <w:t xml:space="preserve">Consumers Energy will handle all DPP de-enrollments. De-enrollment will occur when a customer contacts Consumers Energy and confirms changes to a DPP-enrolled account that will change the Product/Rate Category. </w:t>
      </w:r>
    </w:p>
    <w:p w14:paraId="078A55B9" w14:textId="77777777" w:rsidR="00D762AB" w:rsidRPr="0079331C" w:rsidRDefault="00D762AB" w:rsidP="00B9138F">
      <w:pPr>
        <w:rPr>
          <w:rFonts w:asciiTheme="minorHAnsi" w:hAnsiTheme="minorHAnsi"/>
        </w:rPr>
      </w:pPr>
    </w:p>
    <w:p w14:paraId="078A55BA" w14:textId="77777777" w:rsidR="00B9138F" w:rsidRPr="00EF0164" w:rsidRDefault="00B9138F" w:rsidP="00B9138F">
      <w:p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The following departments or people can issue DPP De-enrollment are:</w:t>
      </w:r>
    </w:p>
    <w:p w14:paraId="078A55BB" w14:textId="77777777" w:rsidR="00B9138F" w:rsidRPr="00EF0164" w:rsidRDefault="00B9138F" w:rsidP="00D762AB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CSR 2</w:t>
      </w:r>
    </w:p>
    <w:p w14:paraId="078A55BC" w14:textId="77777777" w:rsidR="00B9138F" w:rsidRPr="00EF0164" w:rsidRDefault="00B9138F" w:rsidP="00D762AB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CSR 3</w:t>
      </w:r>
    </w:p>
    <w:p w14:paraId="078A55BD" w14:textId="77777777" w:rsidR="00B9138F" w:rsidRPr="00EF0164" w:rsidRDefault="00B9138F" w:rsidP="00D762AB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VCC Management</w:t>
      </w:r>
    </w:p>
    <w:p w14:paraId="078A55BE" w14:textId="77777777" w:rsidR="00B9138F" w:rsidRPr="00EF0164" w:rsidRDefault="00B9138F" w:rsidP="00D762AB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Customer Billing</w:t>
      </w:r>
    </w:p>
    <w:p w14:paraId="078A55BF" w14:textId="77777777" w:rsidR="00B9138F" w:rsidRPr="00EF0164" w:rsidRDefault="00B9138F" w:rsidP="00D762AB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F0164">
        <w:rPr>
          <w:rFonts w:asciiTheme="minorHAnsi" w:hAnsiTheme="minorHAnsi"/>
          <w:sz w:val="22"/>
          <w:szCs w:val="22"/>
        </w:rPr>
        <w:t>BCC</w:t>
      </w:r>
    </w:p>
    <w:p w14:paraId="078A55C0" w14:textId="77777777" w:rsidR="00B9138F" w:rsidRPr="00EF0164" w:rsidRDefault="00B9138F" w:rsidP="00D762AB">
      <w:pPr>
        <w:pStyle w:val="CapNormal"/>
        <w:numPr>
          <w:ilvl w:val="0"/>
          <w:numId w:val="12"/>
        </w:numPr>
        <w:rPr>
          <w:rFonts w:asciiTheme="minorHAnsi" w:hAnsiTheme="minorHAnsi"/>
        </w:rPr>
      </w:pPr>
      <w:r w:rsidRPr="00EF0164">
        <w:rPr>
          <w:rFonts w:asciiTheme="minorHAnsi" w:hAnsiTheme="minorHAnsi"/>
          <w:lang w:val="en-CA"/>
        </w:rPr>
        <w:t>Consumer Affairs</w:t>
      </w:r>
    </w:p>
    <w:p w14:paraId="078A55C1" w14:textId="77777777" w:rsidR="00EF0164" w:rsidRDefault="00EF0164" w:rsidP="00EF0164">
      <w:pPr>
        <w:pStyle w:val="CapNormal"/>
        <w:ind w:left="360"/>
        <w:rPr>
          <w:rFonts w:asciiTheme="minorHAnsi" w:hAnsiTheme="minorHAnsi"/>
        </w:rPr>
      </w:pPr>
    </w:p>
    <w:p w14:paraId="078A55C2" w14:textId="77777777" w:rsidR="008B0450" w:rsidRPr="003064E6" w:rsidRDefault="008B0450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17" w:name="_Toc433662177"/>
      <w:r w:rsidRPr="003064E6">
        <w:rPr>
          <w:rFonts w:asciiTheme="minorHAnsi" w:hAnsiTheme="minorHAnsi" w:cs="Arial"/>
          <w:bCs/>
          <w:szCs w:val="24"/>
        </w:rPr>
        <w:t>Current Functionality</w:t>
      </w:r>
      <w:bookmarkEnd w:id="17"/>
    </w:p>
    <w:p w14:paraId="078A55C3" w14:textId="77777777" w:rsidR="00270B84" w:rsidRDefault="00B9138F" w:rsidP="001F0612">
      <w:pPr>
        <w:pStyle w:val="CapNormal"/>
        <w:rPr>
          <w:rFonts w:asciiTheme="minorHAnsi" w:hAnsiTheme="minorHAnsi"/>
        </w:rPr>
      </w:pPr>
      <w:r>
        <w:rPr>
          <w:rFonts w:asciiTheme="minorHAnsi" w:hAnsiTheme="minorHAnsi"/>
        </w:rPr>
        <w:t>There is no DPP functionality in the current system.</w:t>
      </w:r>
      <w:r w:rsidR="000601F3" w:rsidRPr="001F0612">
        <w:rPr>
          <w:rFonts w:asciiTheme="minorHAnsi" w:hAnsiTheme="minorHAnsi"/>
        </w:rPr>
        <w:t xml:space="preserve"> </w:t>
      </w:r>
    </w:p>
    <w:p w14:paraId="078A55C4" w14:textId="77777777" w:rsidR="00766397" w:rsidRPr="00766397" w:rsidRDefault="00766397" w:rsidP="00766397">
      <w:pPr>
        <w:rPr>
          <w:rFonts w:asciiTheme="minorHAnsi" w:hAnsiTheme="minorHAnsi"/>
          <w:sz w:val="22"/>
          <w:szCs w:val="22"/>
          <w:lang w:val="en-US" w:eastAsia="en-CA"/>
        </w:rPr>
      </w:pPr>
      <w:r>
        <w:rPr>
          <w:rFonts w:asciiTheme="minorHAnsi" w:hAnsiTheme="minorHAnsi"/>
        </w:rPr>
        <w:br w:type="page"/>
      </w:r>
    </w:p>
    <w:p w14:paraId="078A55C5" w14:textId="77777777" w:rsidR="008B0450" w:rsidRDefault="008B0450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18" w:name="_Toc433662178"/>
      <w:r w:rsidRPr="003064E6">
        <w:rPr>
          <w:rFonts w:asciiTheme="minorHAnsi" w:hAnsiTheme="minorHAnsi" w:cs="Arial"/>
          <w:bCs/>
          <w:szCs w:val="24"/>
        </w:rPr>
        <w:lastRenderedPageBreak/>
        <w:t>Required Functionality</w:t>
      </w:r>
      <w:bookmarkEnd w:id="18"/>
    </w:p>
    <w:p w14:paraId="078A55C6" w14:textId="77777777" w:rsidR="00E55D23" w:rsidRDefault="007C547C" w:rsidP="00E55D23">
      <w:pPr>
        <w:rPr>
          <w:rFonts w:asciiTheme="minorHAnsi" w:hAnsiTheme="minorHAnsi"/>
        </w:rPr>
      </w:pPr>
      <w:r w:rsidRPr="0079331C">
        <w:rPr>
          <w:rFonts w:asciiTheme="minorHAnsi" w:hAnsiTheme="minorHAnsi"/>
          <w:sz w:val="22"/>
          <w:szCs w:val="22"/>
        </w:rPr>
        <w:t xml:space="preserve">Consumers Energy will </w:t>
      </w:r>
      <w:r w:rsidR="00EF0164">
        <w:rPr>
          <w:rFonts w:asciiTheme="minorHAnsi" w:hAnsiTheme="minorHAnsi"/>
          <w:sz w:val="22"/>
          <w:szCs w:val="22"/>
        </w:rPr>
        <w:t>perform</w:t>
      </w:r>
      <w:r w:rsidR="00EF0164" w:rsidRPr="0079331C">
        <w:rPr>
          <w:rFonts w:asciiTheme="minorHAnsi" w:hAnsiTheme="minorHAnsi"/>
          <w:sz w:val="22"/>
          <w:szCs w:val="22"/>
        </w:rPr>
        <w:t xml:space="preserve"> </w:t>
      </w:r>
      <w:r w:rsidRPr="0079331C">
        <w:rPr>
          <w:rFonts w:asciiTheme="minorHAnsi" w:hAnsiTheme="minorHAnsi"/>
          <w:sz w:val="22"/>
          <w:szCs w:val="22"/>
        </w:rPr>
        <w:t>all DPP de-enrollments</w:t>
      </w:r>
      <w:r w:rsidR="00EF0164">
        <w:rPr>
          <w:rFonts w:asciiTheme="minorHAnsi" w:hAnsiTheme="minorHAnsi"/>
          <w:sz w:val="22"/>
          <w:szCs w:val="22"/>
        </w:rPr>
        <w:t xml:space="preserve"> using SAP to initiate the De-Enrollment</w:t>
      </w:r>
      <w:r w:rsidRPr="0079331C">
        <w:rPr>
          <w:rFonts w:asciiTheme="minorHAnsi" w:hAnsiTheme="minorHAnsi"/>
          <w:sz w:val="22"/>
          <w:szCs w:val="22"/>
        </w:rPr>
        <w:t xml:space="preserve">. </w:t>
      </w:r>
    </w:p>
    <w:p w14:paraId="078A55C7" w14:textId="77777777" w:rsidR="00745E7E" w:rsidRDefault="00745E7E" w:rsidP="001F0612">
      <w:pPr>
        <w:ind w:left="720"/>
        <w:rPr>
          <w:rFonts w:asciiTheme="minorHAnsi" w:hAnsiTheme="minorHAnsi" w:cs="Arial"/>
          <w:sz w:val="22"/>
          <w:szCs w:val="22"/>
          <w:highlight w:val="lightGray"/>
        </w:rPr>
      </w:pPr>
    </w:p>
    <w:p w14:paraId="078A55C8" w14:textId="77777777" w:rsidR="0063753A" w:rsidRPr="00E55D23" w:rsidRDefault="007C547C" w:rsidP="00E55D23">
      <w:pPr>
        <w:rPr>
          <w:rFonts w:asciiTheme="minorHAnsi" w:hAnsiTheme="minorHAnsi"/>
          <w:b/>
          <w:sz w:val="22"/>
          <w:szCs w:val="22"/>
        </w:rPr>
      </w:pPr>
      <w:r w:rsidRPr="00E55D23">
        <w:rPr>
          <w:rFonts w:asciiTheme="minorHAnsi" w:hAnsiTheme="minorHAnsi"/>
          <w:b/>
          <w:sz w:val="22"/>
          <w:szCs w:val="22"/>
        </w:rPr>
        <w:t>Process Flow</w:t>
      </w:r>
    </w:p>
    <w:p w14:paraId="078A55C9" w14:textId="77777777" w:rsidR="00B23224" w:rsidRDefault="00D762AB" w:rsidP="0063753A">
      <w:pPr>
        <w:rPr>
          <w:rFonts w:asciiTheme="minorHAnsi" w:hAnsiTheme="minorHAnsi"/>
        </w:rPr>
      </w:pPr>
      <w:r w:rsidRPr="00871507">
        <w:object w:dxaOrig="15984" w:dyaOrig="13548" w14:anchorId="078A567D">
          <v:shape id="_x0000_i1027" type="#_x0000_t75" style="width:538.55pt;height:457.35pt" o:ole="">
            <v:imagedata r:id="rId22" o:title=""/>
          </v:shape>
          <o:OLEObject Type="Embed" ProgID="Visio.Drawing.11" ShapeID="_x0000_i1027" DrawAspect="Content" ObjectID="_1507552089" r:id="rId23"/>
        </w:object>
      </w:r>
    </w:p>
    <w:p w14:paraId="078A55CA" w14:textId="77777777" w:rsidR="0063753A" w:rsidRPr="0063753A" w:rsidRDefault="0063753A" w:rsidP="0063753A">
      <w:pPr>
        <w:rPr>
          <w:rFonts w:asciiTheme="minorHAnsi" w:hAnsiTheme="minorHAnsi"/>
          <w:sz w:val="22"/>
          <w:szCs w:val="22"/>
        </w:rPr>
      </w:pPr>
      <w:r w:rsidRPr="0063753A">
        <w:rPr>
          <w:rFonts w:asciiTheme="minorHAnsi" w:hAnsiTheme="minorHAnsi"/>
          <w:sz w:val="22"/>
          <w:szCs w:val="22"/>
        </w:rPr>
        <w:t xml:space="preserve">This process can be initiated for the following </w:t>
      </w:r>
      <w:r w:rsidR="00B23224">
        <w:rPr>
          <w:rFonts w:asciiTheme="minorHAnsi" w:hAnsiTheme="minorHAnsi"/>
          <w:sz w:val="22"/>
          <w:szCs w:val="22"/>
        </w:rPr>
        <w:t>scenarios</w:t>
      </w:r>
      <w:r w:rsidRPr="0063753A">
        <w:rPr>
          <w:rFonts w:asciiTheme="minorHAnsi" w:hAnsiTheme="minorHAnsi"/>
          <w:sz w:val="22"/>
          <w:szCs w:val="22"/>
        </w:rPr>
        <w:t>:</w:t>
      </w:r>
    </w:p>
    <w:p w14:paraId="078A55CB" w14:textId="77777777" w:rsidR="0063753A" w:rsidRPr="0063753A" w:rsidRDefault="0063753A" w:rsidP="0063753A">
      <w:pPr>
        <w:rPr>
          <w:rFonts w:asciiTheme="minorHAnsi" w:hAnsiTheme="minorHAnsi"/>
          <w:sz w:val="22"/>
          <w:szCs w:val="22"/>
        </w:rPr>
      </w:pPr>
    </w:p>
    <w:p w14:paraId="360A71D8" w14:textId="77777777" w:rsidR="00D848E1" w:rsidRPr="00933A1E" w:rsidRDefault="00800742" w:rsidP="00D848E1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b/>
          <w:i/>
          <w:sz w:val="22"/>
          <w:szCs w:val="22"/>
        </w:rPr>
      </w:pPr>
      <w:r w:rsidRPr="00E54D93">
        <w:rPr>
          <w:rFonts w:asciiTheme="minorHAnsi" w:hAnsiTheme="minorHAnsi"/>
          <w:sz w:val="22"/>
          <w:szCs w:val="22"/>
          <w:u w:val="single"/>
        </w:rPr>
        <w:t>Customer Request De-Enrollment</w:t>
      </w:r>
      <w:r w:rsidRPr="00E54D93">
        <w:rPr>
          <w:rFonts w:asciiTheme="minorHAnsi" w:hAnsiTheme="minorHAnsi"/>
          <w:sz w:val="22"/>
          <w:szCs w:val="22"/>
        </w:rPr>
        <w:t>: The customer requests removal from the DPP program. The CE User will</w:t>
      </w:r>
      <w:r w:rsidR="00647B8C">
        <w:rPr>
          <w:rFonts w:asciiTheme="minorHAnsi" w:hAnsiTheme="minorHAnsi"/>
          <w:sz w:val="22"/>
          <w:szCs w:val="22"/>
        </w:rPr>
        <w:t xml:space="preserve"> use the enrollment center to De-Enroll the customer from DPP</w:t>
      </w:r>
      <w:r w:rsidRPr="00E54D93">
        <w:rPr>
          <w:rFonts w:asciiTheme="minorHAnsi" w:hAnsiTheme="minorHAnsi"/>
          <w:sz w:val="22"/>
          <w:szCs w:val="22"/>
        </w:rPr>
        <w:t>.</w:t>
      </w:r>
      <w:r w:rsidR="00647B8C">
        <w:rPr>
          <w:rFonts w:asciiTheme="minorHAnsi" w:hAnsiTheme="minorHAnsi"/>
          <w:sz w:val="22"/>
          <w:szCs w:val="22"/>
        </w:rPr>
        <w:t xml:space="preserve">  </w:t>
      </w:r>
      <w:r w:rsidR="00647B8C" w:rsidRPr="00647B8C">
        <w:rPr>
          <w:rFonts w:asciiTheme="minorHAnsi" w:hAnsiTheme="minorHAnsi"/>
          <w:b/>
          <w:i/>
          <w:sz w:val="22"/>
          <w:szCs w:val="22"/>
        </w:rPr>
        <w:t>Contract Management Process “Product Change” should not allow the change of Product from RS_1007 and RS_1008 to default rate.</w:t>
      </w:r>
      <w:r w:rsidRPr="00647B8C">
        <w:rPr>
          <w:rFonts w:asciiTheme="minorHAnsi" w:hAnsiTheme="minorHAnsi"/>
          <w:b/>
          <w:i/>
          <w:sz w:val="22"/>
          <w:szCs w:val="22"/>
        </w:rPr>
        <w:t xml:space="preserve"> </w:t>
      </w:r>
      <w:bookmarkStart w:id="19" w:name="_GoBack"/>
      <w:r w:rsidR="00D848E1">
        <w:rPr>
          <w:rFonts w:asciiTheme="minorHAnsi" w:hAnsiTheme="minorHAnsi"/>
          <w:b/>
          <w:i/>
          <w:sz w:val="22"/>
          <w:szCs w:val="22"/>
        </w:rPr>
        <w:t>When this occurs, the following error will be displayed: “Product change not allowed. Please navigate to the Enrollment Center to perform De-Enrollment.”</w:t>
      </w:r>
      <w:bookmarkEnd w:id="19"/>
    </w:p>
    <w:p w14:paraId="078A55CC" w14:textId="77777777" w:rsidR="00800742" w:rsidRPr="00647B8C" w:rsidRDefault="00800742" w:rsidP="00D848E1">
      <w:pPr>
        <w:pStyle w:val="ListParagraph"/>
        <w:ind w:left="360"/>
        <w:rPr>
          <w:rFonts w:asciiTheme="minorHAnsi" w:hAnsiTheme="minorHAnsi"/>
          <w:b/>
          <w:i/>
          <w:sz w:val="22"/>
          <w:szCs w:val="22"/>
        </w:rPr>
      </w:pPr>
    </w:p>
    <w:p w14:paraId="078A55CD" w14:textId="77777777" w:rsidR="00800742" w:rsidRPr="00800742" w:rsidRDefault="00800742" w:rsidP="00800742">
      <w:pPr>
        <w:pStyle w:val="ListParagraph"/>
        <w:ind w:left="360"/>
        <w:rPr>
          <w:rFonts w:asciiTheme="minorHAnsi" w:hAnsiTheme="minorHAnsi"/>
          <w:sz w:val="22"/>
          <w:szCs w:val="22"/>
        </w:rPr>
      </w:pPr>
    </w:p>
    <w:p w14:paraId="078A55CE" w14:textId="77777777" w:rsidR="005E7123" w:rsidRDefault="0063753A" w:rsidP="00E246A0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E246A0">
        <w:rPr>
          <w:rFonts w:asciiTheme="minorHAnsi" w:hAnsiTheme="minorHAnsi"/>
          <w:sz w:val="22"/>
          <w:szCs w:val="22"/>
          <w:u w:val="single"/>
        </w:rPr>
        <w:t>Customer Move-Out</w:t>
      </w:r>
      <w:r w:rsidRPr="00E246A0">
        <w:rPr>
          <w:rFonts w:asciiTheme="minorHAnsi" w:hAnsiTheme="minorHAnsi"/>
          <w:sz w:val="22"/>
          <w:szCs w:val="22"/>
        </w:rPr>
        <w:t>: The customer moves-out of the DPP active Service delivery point, thereby de-e</w:t>
      </w:r>
      <w:r w:rsidR="00341D4A" w:rsidRPr="00E246A0">
        <w:rPr>
          <w:rFonts w:asciiTheme="minorHAnsi" w:hAnsiTheme="minorHAnsi"/>
          <w:sz w:val="22"/>
          <w:szCs w:val="22"/>
        </w:rPr>
        <w:t>nrolling from the DPP program. In this case an interaction record will be created and enrollment table will be updated with the de-enrollment status.</w:t>
      </w:r>
      <w:r w:rsidR="005E7123" w:rsidRPr="00E246A0">
        <w:rPr>
          <w:rFonts w:asciiTheme="minorHAnsi" w:hAnsiTheme="minorHAnsi"/>
          <w:sz w:val="22"/>
          <w:szCs w:val="22"/>
        </w:rPr>
        <w:t xml:space="preserve"> </w:t>
      </w:r>
    </w:p>
    <w:p w14:paraId="078A55CF" w14:textId="77777777" w:rsidR="00E246A0" w:rsidRPr="00E246A0" w:rsidRDefault="00E246A0" w:rsidP="00E246A0">
      <w:pPr>
        <w:rPr>
          <w:rFonts w:asciiTheme="minorHAnsi" w:hAnsiTheme="minorHAnsi"/>
          <w:sz w:val="22"/>
          <w:szCs w:val="22"/>
        </w:rPr>
      </w:pPr>
    </w:p>
    <w:p w14:paraId="078A55D0" w14:textId="77777777" w:rsidR="0063753A" w:rsidRPr="0063753A" w:rsidRDefault="0063753A" w:rsidP="00EB2CB9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  <w:u w:val="single"/>
        </w:rPr>
      </w:pPr>
      <w:r w:rsidRPr="0063753A">
        <w:rPr>
          <w:rFonts w:asciiTheme="minorHAnsi" w:hAnsiTheme="minorHAnsi"/>
          <w:sz w:val="22"/>
          <w:szCs w:val="22"/>
          <w:u w:val="single"/>
        </w:rPr>
        <w:t xml:space="preserve">Customer Request into another Program: </w:t>
      </w:r>
      <w:r w:rsidRPr="0063753A">
        <w:rPr>
          <w:rFonts w:asciiTheme="minorHAnsi" w:hAnsiTheme="minorHAnsi"/>
          <w:sz w:val="22"/>
          <w:szCs w:val="22"/>
        </w:rPr>
        <w:t xml:space="preserve"> Enrollment into another Customer Program that necessitates DPP de-enrollment. </w:t>
      </w:r>
      <w:r w:rsidR="00E54D93">
        <w:rPr>
          <w:rFonts w:asciiTheme="minorHAnsi" w:hAnsiTheme="minorHAnsi"/>
          <w:sz w:val="22"/>
          <w:szCs w:val="22"/>
        </w:rPr>
        <w:t xml:space="preserve"> </w:t>
      </w:r>
      <w:r w:rsidR="005D13E6">
        <w:rPr>
          <w:rFonts w:asciiTheme="minorHAnsi" w:hAnsiTheme="minorHAnsi"/>
          <w:sz w:val="22"/>
          <w:szCs w:val="22"/>
        </w:rPr>
        <w:t xml:space="preserve">For all mutually exclusive programs, before the enrollment into another program is perform, </w:t>
      </w:r>
      <w:r w:rsidR="00E54D93">
        <w:rPr>
          <w:rFonts w:asciiTheme="minorHAnsi" w:hAnsiTheme="minorHAnsi"/>
          <w:sz w:val="22"/>
          <w:szCs w:val="22"/>
        </w:rPr>
        <w:t>CE User has to first de-enroll the customer from DPP, for which the CE user will use the enrollment center to do the de-enrollment.</w:t>
      </w:r>
    </w:p>
    <w:p w14:paraId="078A55D1" w14:textId="77777777" w:rsidR="0063753A" w:rsidRPr="0063753A" w:rsidRDefault="0063753A" w:rsidP="0063753A">
      <w:pPr>
        <w:pStyle w:val="ListParagraph"/>
        <w:rPr>
          <w:rFonts w:asciiTheme="minorHAnsi" w:hAnsiTheme="minorHAnsi"/>
          <w:sz w:val="22"/>
          <w:szCs w:val="22"/>
          <w:u w:val="single"/>
        </w:rPr>
      </w:pPr>
    </w:p>
    <w:p w14:paraId="078A55D2" w14:textId="77777777" w:rsidR="0063753A" w:rsidRDefault="0063753A" w:rsidP="00EB2CB9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63753A">
        <w:rPr>
          <w:rFonts w:asciiTheme="minorHAnsi" w:hAnsiTheme="minorHAnsi"/>
          <w:sz w:val="22"/>
          <w:szCs w:val="22"/>
          <w:u w:val="single"/>
        </w:rPr>
        <w:t>DPP Program Management removes Customer</w:t>
      </w:r>
      <w:r w:rsidRPr="0063753A">
        <w:rPr>
          <w:rFonts w:asciiTheme="minorHAnsi" w:hAnsiTheme="minorHAnsi"/>
          <w:sz w:val="22"/>
          <w:szCs w:val="22"/>
        </w:rPr>
        <w:t>: DPP Program Manager may decide to de-enroll a customer from the DPP program for various reasons including</w:t>
      </w:r>
      <w:r w:rsidR="00EF0164">
        <w:rPr>
          <w:rFonts w:asciiTheme="minorHAnsi" w:hAnsiTheme="minorHAnsi"/>
          <w:sz w:val="22"/>
          <w:szCs w:val="22"/>
        </w:rPr>
        <w:t>;</w:t>
      </w:r>
      <w:r w:rsidRPr="0063753A">
        <w:rPr>
          <w:rFonts w:asciiTheme="minorHAnsi" w:hAnsiTheme="minorHAnsi"/>
          <w:sz w:val="22"/>
          <w:szCs w:val="22"/>
        </w:rPr>
        <w:t xml:space="preserve"> Poor Communicator, where exception management processes determines that a location is non-communicable, and hence an indirect de-enrollment from the DPP program may be required.</w:t>
      </w:r>
    </w:p>
    <w:p w14:paraId="078A55D3" w14:textId="77777777" w:rsidR="00906807" w:rsidRDefault="00906807" w:rsidP="00906807">
      <w:pPr>
        <w:pStyle w:val="ListParagraph"/>
        <w:ind w:left="360"/>
        <w:rPr>
          <w:rFonts w:asciiTheme="minorHAnsi" w:hAnsiTheme="minorHAnsi"/>
          <w:sz w:val="22"/>
          <w:szCs w:val="22"/>
        </w:rPr>
      </w:pPr>
    </w:p>
    <w:p w14:paraId="078A55D4" w14:textId="77777777" w:rsidR="00E54D93" w:rsidRPr="00E54D93" w:rsidRDefault="00E54D93" w:rsidP="00EB2CB9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b/>
          <w:sz w:val="22"/>
          <w:szCs w:val="22"/>
        </w:rPr>
      </w:pPr>
      <w:proofErr w:type="gramStart"/>
      <w:r w:rsidRPr="00906807">
        <w:rPr>
          <w:rFonts w:asciiTheme="minorHAnsi" w:hAnsiTheme="minorHAnsi"/>
          <w:sz w:val="22"/>
          <w:szCs w:val="22"/>
          <w:u w:val="single"/>
        </w:rPr>
        <w:t>Electric  Smart</w:t>
      </w:r>
      <w:proofErr w:type="gramEnd"/>
      <w:r w:rsidRPr="00906807">
        <w:rPr>
          <w:rFonts w:asciiTheme="minorHAnsi" w:hAnsiTheme="minorHAnsi"/>
          <w:sz w:val="22"/>
          <w:szCs w:val="22"/>
          <w:u w:val="single"/>
        </w:rPr>
        <w:t xml:space="preserve"> Meter Opt Out:</w:t>
      </w:r>
      <w:r w:rsidR="00906807">
        <w:rPr>
          <w:rFonts w:asciiTheme="minorHAnsi" w:hAnsiTheme="minorHAnsi"/>
          <w:sz w:val="22"/>
          <w:szCs w:val="22"/>
          <w:u w:val="single"/>
        </w:rPr>
        <w:t xml:space="preserve"> </w:t>
      </w:r>
      <w:r w:rsidR="00EF0164">
        <w:rPr>
          <w:rFonts w:asciiTheme="minorHAnsi" w:hAnsiTheme="minorHAnsi"/>
          <w:sz w:val="22"/>
          <w:szCs w:val="22"/>
        </w:rPr>
        <w:t>When a</w:t>
      </w:r>
      <w:r w:rsidR="00906807" w:rsidRPr="00906807">
        <w:rPr>
          <w:rFonts w:asciiTheme="minorHAnsi" w:hAnsiTheme="minorHAnsi"/>
          <w:sz w:val="22"/>
          <w:szCs w:val="22"/>
        </w:rPr>
        <w:t xml:space="preserve"> </w:t>
      </w:r>
      <w:r w:rsidR="00EF0164">
        <w:rPr>
          <w:rFonts w:asciiTheme="minorHAnsi" w:hAnsiTheme="minorHAnsi"/>
          <w:sz w:val="22"/>
          <w:szCs w:val="22"/>
        </w:rPr>
        <w:t xml:space="preserve">Customer elects to Opt Out for their </w:t>
      </w:r>
      <w:r w:rsidR="00906807">
        <w:rPr>
          <w:rFonts w:asciiTheme="minorHAnsi" w:hAnsiTheme="minorHAnsi"/>
          <w:sz w:val="22"/>
          <w:szCs w:val="22"/>
        </w:rPr>
        <w:t>electric meter</w:t>
      </w:r>
      <w:r w:rsidR="00EF0164">
        <w:rPr>
          <w:rFonts w:asciiTheme="minorHAnsi" w:hAnsiTheme="minorHAnsi"/>
          <w:sz w:val="22"/>
          <w:szCs w:val="22"/>
        </w:rPr>
        <w:t xml:space="preserve">. Prior to being able to perform the electric meter Opt Out, the user must first de-enroll the customer from DPP to allow the contract to be eligible for Opt Out. </w:t>
      </w:r>
      <w:r w:rsidR="00906807">
        <w:rPr>
          <w:rFonts w:asciiTheme="minorHAnsi" w:hAnsiTheme="minorHAnsi"/>
          <w:sz w:val="22"/>
          <w:szCs w:val="22"/>
        </w:rPr>
        <w:t xml:space="preserve"> </w:t>
      </w:r>
    </w:p>
    <w:p w14:paraId="078A55D5" w14:textId="77777777" w:rsidR="0063753A" w:rsidRPr="0063753A" w:rsidRDefault="0063753A" w:rsidP="0063753A">
      <w:pPr>
        <w:pStyle w:val="ListParagraph"/>
        <w:rPr>
          <w:rFonts w:asciiTheme="minorHAnsi" w:hAnsiTheme="minorHAnsi"/>
          <w:sz w:val="22"/>
          <w:szCs w:val="22"/>
          <w:u w:val="single"/>
        </w:rPr>
      </w:pPr>
    </w:p>
    <w:p w14:paraId="078A55D6" w14:textId="77777777" w:rsidR="0063753A" w:rsidRPr="0063753A" w:rsidRDefault="0063753A" w:rsidP="0063753A">
      <w:pPr>
        <w:rPr>
          <w:rFonts w:asciiTheme="minorHAnsi" w:hAnsiTheme="minorHAnsi"/>
          <w:sz w:val="22"/>
          <w:szCs w:val="22"/>
        </w:rPr>
      </w:pPr>
      <w:r w:rsidRPr="0063753A">
        <w:rPr>
          <w:rFonts w:asciiTheme="minorHAnsi" w:hAnsiTheme="minorHAnsi"/>
          <w:sz w:val="22"/>
          <w:szCs w:val="22"/>
        </w:rPr>
        <w:t>Upon successful de-enrollment in SAP, the DPP de-enrollment request (customer data and de-enrollment data) will be sent to DRMS. This data extract will be executed in a daily batch, and no real-time communication is expected out of SAP</w:t>
      </w:r>
      <w:r w:rsidR="00B23224">
        <w:rPr>
          <w:rFonts w:asciiTheme="minorHAnsi" w:hAnsiTheme="minorHAnsi"/>
          <w:sz w:val="22"/>
          <w:szCs w:val="22"/>
        </w:rPr>
        <w:t xml:space="preserve"> (</w:t>
      </w:r>
      <w:r w:rsidR="00E55D23">
        <w:rPr>
          <w:rFonts w:asciiTheme="minorHAnsi" w:hAnsiTheme="minorHAnsi"/>
          <w:sz w:val="22"/>
          <w:szCs w:val="22"/>
        </w:rPr>
        <w:t xml:space="preserve">Covered in </w:t>
      </w:r>
      <w:r w:rsidR="00D762AB">
        <w:rPr>
          <w:rFonts w:asciiTheme="minorHAnsi" w:hAnsiTheme="minorHAnsi"/>
          <w:sz w:val="22"/>
          <w:szCs w:val="22"/>
        </w:rPr>
        <w:t>Functional Specification</w:t>
      </w:r>
      <w:r w:rsidR="00E55D23">
        <w:rPr>
          <w:rFonts w:asciiTheme="minorHAnsi" w:hAnsiTheme="minorHAnsi"/>
          <w:sz w:val="22"/>
          <w:szCs w:val="22"/>
        </w:rPr>
        <w:t xml:space="preserve"> </w:t>
      </w:r>
      <w:r w:rsidR="00E246A0" w:rsidRPr="00D813EF">
        <w:rPr>
          <w:rFonts w:asciiTheme="minorHAnsi" w:hAnsiTheme="minorHAnsi"/>
          <w:i/>
          <w:sz w:val="22"/>
          <w:szCs w:val="22"/>
        </w:rPr>
        <w:t>PJT03030.R5.SAP.FS.DPP.INT.DPP.005.Enrollment and De</w:t>
      </w:r>
      <w:r w:rsidR="00D813EF" w:rsidRPr="00D813EF">
        <w:rPr>
          <w:rFonts w:asciiTheme="minorHAnsi" w:hAnsiTheme="minorHAnsi"/>
          <w:i/>
          <w:sz w:val="22"/>
          <w:szCs w:val="22"/>
        </w:rPr>
        <w:t>-</w:t>
      </w:r>
      <w:r w:rsidR="00E246A0" w:rsidRPr="00D813EF">
        <w:rPr>
          <w:rFonts w:asciiTheme="minorHAnsi" w:hAnsiTheme="minorHAnsi"/>
          <w:i/>
          <w:sz w:val="22"/>
          <w:szCs w:val="22"/>
        </w:rPr>
        <w:t>enrollment confirmation to DRMS.v1.</w:t>
      </w:r>
      <w:r w:rsidR="00D813EF" w:rsidRPr="00D813EF">
        <w:rPr>
          <w:rFonts w:asciiTheme="minorHAnsi" w:hAnsiTheme="minorHAnsi"/>
          <w:i/>
          <w:sz w:val="22"/>
          <w:szCs w:val="22"/>
        </w:rPr>
        <w:t>0</w:t>
      </w:r>
      <w:r w:rsidR="00E55D23">
        <w:rPr>
          <w:rFonts w:asciiTheme="minorHAnsi" w:hAnsiTheme="minorHAnsi"/>
          <w:sz w:val="22"/>
          <w:szCs w:val="22"/>
        </w:rPr>
        <w:t>)</w:t>
      </w:r>
      <w:r w:rsidRPr="0063753A">
        <w:rPr>
          <w:rFonts w:asciiTheme="minorHAnsi" w:hAnsiTheme="minorHAnsi"/>
          <w:sz w:val="22"/>
          <w:szCs w:val="22"/>
        </w:rPr>
        <w:t xml:space="preserve">. </w:t>
      </w:r>
      <w:r w:rsidR="00E55D23">
        <w:rPr>
          <w:rFonts w:asciiTheme="minorHAnsi" w:hAnsiTheme="minorHAnsi"/>
          <w:sz w:val="22"/>
          <w:szCs w:val="22"/>
        </w:rPr>
        <w:t xml:space="preserve"> </w:t>
      </w:r>
      <w:r w:rsidRPr="0063753A">
        <w:rPr>
          <w:rFonts w:asciiTheme="minorHAnsi" w:hAnsiTheme="minorHAnsi"/>
          <w:sz w:val="22"/>
          <w:szCs w:val="22"/>
        </w:rPr>
        <w:t xml:space="preserve">Additionally, any necessary changes to TMD due to rate change will be applied. </w:t>
      </w:r>
    </w:p>
    <w:p w14:paraId="078A55D7" w14:textId="77777777" w:rsidR="0063753A" w:rsidRPr="0063753A" w:rsidRDefault="0063753A" w:rsidP="0063753A">
      <w:pPr>
        <w:rPr>
          <w:rFonts w:asciiTheme="minorHAnsi" w:hAnsiTheme="minorHAnsi"/>
          <w:sz w:val="22"/>
          <w:szCs w:val="22"/>
        </w:rPr>
      </w:pPr>
    </w:p>
    <w:p w14:paraId="078A55D8" w14:textId="77777777" w:rsidR="0063753A" w:rsidRPr="0063753A" w:rsidRDefault="0063753A" w:rsidP="0063753A">
      <w:pPr>
        <w:rPr>
          <w:rFonts w:asciiTheme="minorHAnsi" w:hAnsiTheme="minorHAnsi"/>
          <w:sz w:val="22"/>
          <w:szCs w:val="22"/>
        </w:rPr>
      </w:pPr>
      <w:r w:rsidRPr="0063753A">
        <w:rPr>
          <w:rFonts w:asciiTheme="minorHAnsi" w:hAnsiTheme="minorHAnsi"/>
          <w:sz w:val="22"/>
          <w:szCs w:val="22"/>
        </w:rPr>
        <w:t xml:space="preserve">The following functionality will need to be delivered. </w:t>
      </w:r>
    </w:p>
    <w:p w14:paraId="078A55D9" w14:textId="77777777" w:rsidR="0063753A" w:rsidRPr="0063753A" w:rsidRDefault="0063753A" w:rsidP="00EB2CB9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  <w:u w:val="single"/>
        </w:rPr>
      </w:pPr>
      <w:r w:rsidRPr="0063753A">
        <w:rPr>
          <w:rFonts w:asciiTheme="minorHAnsi" w:hAnsiTheme="minorHAnsi"/>
          <w:sz w:val="22"/>
          <w:szCs w:val="22"/>
        </w:rPr>
        <w:t xml:space="preserve">SAP will send a de-enrollment request to </w:t>
      </w:r>
      <w:r w:rsidRPr="001E385E">
        <w:rPr>
          <w:rFonts w:asciiTheme="minorHAnsi" w:hAnsiTheme="minorHAnsi"/>
          <w:i/>
          <w:sz w:val="22"/>
          <w:szCs w:val="22"/>
        </w:rPr>
        <w:t>iFactor</w:t>
      </w:r>
      <w:r w:rsidRPr="0063753A">
        <w:rPr>
          <w:rFonts w:asciiTheme="minorHAnsi" w:hAnsiTheme="minorHAnsi"/>
          <w:sz w:val="22"/>
          <w:szCs w:val="22"/>
        </w:rPr>
        <w:t xml:space="preserve"> upon de-enrollment confirmation. </w:t>
      </w:r>
    </w:p>
    <w:p w14:paraId="078A55DA" w14:textId="77777777" w:rsidR="00745E7E" w:rsidRDefault="00745E7E" w:rsidP="0063753A">
      <w:pPr>
        <w:pStyle w:val="CapNormal"/>
        <w:spacing w:after="0"/>
        <w:rPr>
          <w:rFonts w:asciiTheme="minorHAnsi" w:hAnsiTheme="minorHAnsi"/>
        </w:rPr>
      </w:pPr>
    </w:p>
    <w:p w14:paraId="078A55DB" w14:textId="77777777" w:rsidR="00481B22" w:rsidRDefault="00481B22" w:rsidP="009C1778">
      <w:pPr>
        <w:pStyle w:val="CapNormal"/>
        <w:spacing w:after="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Customer Requested De-</w:t>
      </w:r>
      <w:proofErr w:type="gramStart"/>
      <w:r>
        <w:rPr>
          <w:rFonts w:asciiTheme="minorHAnsi" w:hAnsiTheme="minorHAnsi"/>
          <w:b/>
        </w:rPr>
        <w:t>enrollment :</w:t>
      </w:r>
      <w:proofErr w:type="gramEnd"/>
      <w:r>
        <w:rPr>
          <w:rFonts w:asciiTheme="minorHAnsi" w:hAnsiTheme="minorHAnsi"/>
          <w:b/>
        </w:rPr>
        <w:t xml:space="preserve"> Th</w:t>
      </w:r>
      <w:r w:rsidR="00D813EF">
        <w:rPr>
          <w:rFonts w:asciiTheme="minorHAnsi" w:hAnsiTheme="minorHAnsi"/>
          <w:b/>
        </w:rPr>
        <w:t>is is handled using Enrollment C</w:t>
      </w:r>
      <w:r>
        <w:rPr>
          <w:rFonts w:asciiTheme="minorHAnsi" w:hAnsiTheme="minorHAnsi"/>
          <w:b/>
        </w:rPr>
        <w:t>enter where the CE User should click on the de-enroll button next to the DPP enrolled program, a popup will be shown to confirm de-enrollment. On confirming de-enrollment will be performed.</w:t>
      </w:r>
    </w:p>
    <w:p w14:paraId="078A55DC" w14:textId="77777777" w:rsidR="003451FC" w:rsidRDefault="003451FC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DD" w14:textId="6EB9BAA5" w:rsidR="00EF0164" w:rsidDel="00D848E1" w:rsidRDefault="00EF0164" w:rsidP="009C1778">
      <w:pPr>
        <w:pStyle w:val="CapNormal"/>
        <w:spacing w:after="0"/>
        <w:rPr>
          <w:del w:id="20" w:author="Matthew C. Parker" w:date="2015-10-28T15:41:00Z"/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Please note – Below screen images are only MOCK Ups. These images are to give a conceptual understanding only. The look and functionality may be altered slightly to comply with technical designs. </w:t>
      </w:r>
      <w:r w:rsidR="00D848E1">
        <w:rPr>
          <w:rFonts w:asciiTheme="minorHAnsi" w:hAnsiTheme="minorHAnsi"/>
          <w:b/>
        </w:rPr>
        <w:t xml:space="preserve">Please refer to Enrollment Center functional spec for details. </w:t>
      </w:r>
    </w:p>
    <w:p w14:paraId="078A55DE" w14:textId="77777777" w:rsidR="00B23224" w:rsidRDefault="00B23224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DF" w14:textId="77777777" w:rsidR="00481B22" w:rsidRDefault="00A84E6F" w:rsidP="009C1778">
      <w:pPr>
        <w:pStyle w:val="CapNormal"/>
        <w:spacing w:after="0"/>
        <w:rPr>
          <w:rFonts w:asciiTheme="minorHAnsi" w:hAnsiTheme="minorHAnsi"/>
          <w:b/>
        </w:rPr>
      </w:pPr>
      <w:r>
        <w:rPr>
          <w:rFonts w:asciiTheme="minorHAnsi" w:hAnsiTheme="minorHAnsi"/>
          <w:b/>
          <w:noProof/>
          <w:lang w:eastAsia="en-US"/>
        </w:rPr>
        <w:lastRenderedPageBreak/>
        <w:drawing>
          <wp:inline distT="0" distB="0" distL="0" distR="0" wp14:anchorId="078A567E" wp14:editId="078A567F">
            <wp:extent cx="5943600" cy="2508250"/>
            <wp:effectExtent l="0" t="0" r="0" b="0"/>
            <wp:docPr id="12" name="Picture 12" descr="D:\Enrollment Ce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Enrollment Center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55E0" w14:textId="77777777" w:rsidR="003902E3" w:rsidRDefault="003902E3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E1" w14:textId="77777777" w:rsidR="00A84E6F" w:rsidRDefault="00A84E6F" w:rsidP="009C1778">
      <w:pPr>
        <w:pStyle w:val="CapNormal"/>
        <w:spacing w:after="0"/>
        <w:rPr>
          <w:rFonts w:asciiTheme="minorHAnsi" w:hAnsiTheme="minorHAnsi"/>
          <w:b/>
        </w:rPr>
      </w:pPr>
      <w:r>
        <w:rPr>
          <w:rFonts w:asciiTheme="minorHAnsi" w:hAnsiTheme="minorHAnsi"/>
          <w:b/>
          <w:noProof/>
          <w:lang w:eastAsia="en-US"/>
        </w:rPr>
        <w:drawing>
          <wp:inline distT="0" distB="0" distL="0" distR="0" wp14:anchorId="078A5680" wp14:editId="078A5681">
            <wp:extent cx="3987800" cy="819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55E2" w14:textId="77777777" w:rsidR="00481B22" w:rsidRDefault="00481B22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E3" w14:textId="77777777" w:rsidR="00B20F7B" w:rsidRDefault="00F03E64" w:rsidP="009C1778">
      <w:pPr>
        <w:pStyle w:val="CapNormal"/>
        <w:spacing w:after="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Customer Move-</w:t>
      </w:r>
      <w:proofErr w:type="gramStart"/>
      <w:r>
        <w:rPr>
          <w:rFonts w:asciiTheme="minorHAnsi" w:hAnsiTheme="minorHAnsi"/>
          <w:b/>
        </w:rPr>
        <w:t>out :</w:t>
      </w:r>
      <w:proofErr w:type="gramEnd"/>
      <w:r>
        <w:rPr>
          <w:rFonts w:asciiTheme="minorHAnsi" w:hAnsiTheme="minorHAnsi"/>
          <w:b/>
        </w:rPr>
        <w:t xml:space="preserve"> </w:t>
      </w:r>
      <w:r w:rsidR="00EB5107">
        <w:rPr>
          <w:rFonts w:asciiTheme="minorHAnsi" w:hAnsiTheme="minorHAnsi"/>
          <w:b/>
        </w:rPr>
        <w:t>When Customer Moves out, DPP should be de-enrolled. Product need not be changed but the enrollment status has to be updated in the enrollment table</w:t>
      </w:r>
    </w:p>
    <w:p w14:paraId="078A55E4" w14:textId="77777777" w:rsidR="00E76FF8" w:rsidRDefault="00BD1AA3" w:rsidP="009C1778">
      <w:pPr>
        <w:pStyle w:val="CapNormal"/>
        <w:spacing w:after="0"/>
        <w:rPr>
          <w:rFonts w:asciiTheme="minorHAnsi" w:hAnsiTheme="minorHAnsi"/>
          <w:b/>
        </w:rPr>
      </w:pPr>
      <w:r>
        <w:rPr>
          <w:rFonts w:asciiTheme="minorHAnsi" w:hAnsiTheme="minorHAnsi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A5682" wp14:editId="078A5683">
                <wp:simplePos x="0" y="0"/>
                <wp:positionH relativeFrom="column">
                  <wp:posOffset>1664970</wp:posOffset>
                </wp:positionH>
                <wp:positionV relativeFrom="paragraph">
                  <wp:posOffset>1751965</wp:posOffset>
                </wp:positionV>
                <wp:extent cx="1071880" cy="90805"/>
                <wp:effectExtent l="0" t="0" r="0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1880" cy="908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131.1pt;margin-top:137.95pt;width:84.4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" fillcolor="black [3213]" stroked="f"/>
            </w:pict>
          </mc:Fallback>
        </mc:AlternateContent>
      </w:r>
      <w:r>
        <w:rPr>
          <w:rFonts w:asciiTheme="minorHAnsi" w:hAnsiTheme="minorHAnsi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A5684" wp14:editId="078A5685">
                <wp:simplePos x="0" y="0"/>
                <wp:positionH relativeFrom="column">
                  <wp:posOffset>419100</wp:posOffset>
                </wp:positionH>
                <wp:positionV relativeFrom="paragraph">
                  <wp:posOffset>320040</wp:posOffset>
                </wp:positionV>
                <wp:extent cx="1398270" cy="93980"/>
                <wp:effectExtent l="0" t="0" r="1905" b="0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8270" cy="939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3pt;margin-top:25.2pt;width:110.1pt;height: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" fillcolor="black [3213]" stroked="f"/>
            </w:pict>
          </mc:Fallback>
        </mc:AlternateContent>
      </w:r>
      <w:r>
        <w:rPr>
          <w:rFonts w:asciiTheme="minorHAnsi" w:hAnsiTheme="minorHAnsi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A5686" wp14:editId="078A5687">
                <wp:simplePos x="0" y="0"/>
                <wp:positionH relativeFrom="column">
                  <wp:posOffset>1350010</wp:posOffset>
                </wp:positionH>
                <wp:positionV relativeFrom="paragraph">
                  <wp:posOffset>229235</wp:posOffset>
                </wp:positionV>
                <wp:extent cx="473075" cy="90805"/>
                <wp:effectExtent l="0" t="635" r="0" b="381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075" cy="908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06.3pt;margin-top:18.05pt;width:37.2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" fillcolor="black [3213]" stroked="f" strokecolor="#f2f2f2 [3041]" strokeweight="3pt">
                <v:shadow color="#7f7f7f [1601]" opacity=".5" offset="1pt"/>
              </v:rect>
            </w:pict>
          </mc:Fallback>
        </mc:AlternateContent>
      </w:r>
      <w:r w:rsidR="00E76FF8">
        <w:rPr>
          <w:rFonts w:asciiTheme="minorHAnsi" w:hAnsiTheme="minorHAnsi"/>
          <w:b/>
          <w:noProof/>
          <w:lang w:eastAsia="en-US"/>
        </w:rPr>
        <w:drawing>
          <wp:inline distT="0" distB="0" distL="0" distR="0" wp14:anchorId="078A5688" wp14:editId="078A5689">
            <wp:extent cx="5212080" cy="3523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52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55E5" w14:textId="77777777" w:rsidR="00481B22" w:rsidRDefault="00481B22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E6" w14:textId="77777777" w:rsidR="003902E3" w:rsidRDefault="003902E3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E7" w14:textId="77777777" w:rsidR="00481B22" w:rsidRDefault="00481B22" w:rsidP="00481B22">
      <w:pPr>
        <w:pStyle w:val="CapNormal"/>
        <w:spacing w:after="0"/>
        <w:rPr>
          <w:rFonts w:asciiTheme="minorHAnsi" w:hAnsiTheme="minorHAnsi" w:cs="Arial"/>
          <w:noProof/>
          <w:lang w:eastAsia="en-US"/>
        </w:rPr>
      </w:pPr>
      <w:r>
        <w:rPr>
          <w:rFonts w:asciiTheme="minorHAnsi" w:hAnsiTheme="minorHAnsi"/>
          <w:b/>
        </w:rPr>
        <w:lastRenderedPageBreak/>
        <w:t xml:space="preserve">Electric Smart Meter Opt </w:t>
      </w:r>
      <w:proofErr w:type="gramStart"/>
      <w:r>
        <w:rPr>
          <w:rFonts w:asciiTheme="minorHAnsi" w:hAnsiTheme="minorHAnsi"/>
          <w:b/>
        </w:rPr>
        <w:t xml:space="preserve">Out </w:t>
      </w:r>
      <w:r w:rsidRPr="001F0612">
        <w:rPr>
          <w:rFonts w:asciiTheme="minorHAnsi" w:hAnsiTheme="minorHAnsi"/>
          <w:b/>
        </w:rPr>
        <w:t>:</w:t>
      </w:r>
      <w:proofErr w:type="gramEnd"/>
      <w:r>
        <w:rPr>
          <w:rFonts w:asciiTheme="minorHAnsi" w:hAnsiTheme="minorHAnsi"/>
          <w:b/>
        </w:rPr>
        <w:t xml:space="preserve"> </w:t>
      </w:r>
      <w:r w:rsidR="003902E3">
        <w:rPr>
          <w:rFonts w:asciiTheme="minorHAnsi" w:hAnsiTheme="minorHAnsi"/>
          <w:b/>
        </w:rPr>
        <w:t xml:space="preserve">In order for the electric contract to be eligible for Opting Out for their </w:t>
      </w:r>
      <w:r>
        <w:rPr>
          <w:rFonts w:asciiTheme="minorHAnsi" w:hAnsiTheme="minorHAnsi"/>
          <w:b/>
        </w:rPr>
        <w:t xml:space="preserve"> smart meter, DPP </w:t>
      </w:r>
      <w:r w:rsidR="003902E3">
        <w:rPr>
          <w:rFonts w:asciiTheme="minorHAnsi" w:hAnsiTheme="minorHAnsi"/>
          <w:b/>
        </w:rPr>
        <w:t xml:space="preserve">must be </w:t>
      </w:r>
      <w:r>
        <w:rPr>
          <w:rFonts w:asciiTheme="minorHAnsi" w:hAnsiTheme="minorHAnsi"/>
          <w:b/>
        </w:rPr>
        <w:t>de-enrolled</w:t>
      </w:r>
      <w:r w:rsidR="003902E3">
        <w:rPr>
          <w:rFonts w:asciiTheme="minorHAnsi" w:hAnsiTheme="minorHAnsi"/>
          <w:b/>
        </w:rPr>
        <w:t xml:space="preserve"> first by the user</w:t>
      </w:r>
      <w:r>
        <w:rPr>
          <w:rFonts w:asciiTheme="minorHAnsi" w:hAnsiTheme="minorHAnsi"/>
          <w:b/>
        </w:rPr>
        <w:t>.</w:t>
      </w:r>
      <w:r w:rsidR="003902E3">
        <w:rPr>
          <w:rFonts w:asciiTheme="minorHAnsi" w:hAnsiTheme="minorHAnsi"/>
          <w:b/>
        </w:rPr>
        <w:t xml:space="preserve"> Once de-enrollment occurs and Product is changed to a non DPP Product (ex. RS_1000), the Opt Out can occur for the electric meter. </w:t>
      </w:r>
    </w:p>
    <w:p w14:paraId="078A55E8" w14:textId="77777777" w:rsidR="00481B22" w:rsidRDefault="00481B22" w:rsidP="009C1778">
      <w:pPr>
        <w:pStyle w:val="CapNormal"/>
        <w:spacing w:after="0"/>
        <w:rPr>
          <w:rFonts w:asciiTheme="minorHAnsi" w:hAnsiTheme="minorHAnsi"/>
          <w:b/>
        </w:rPr>
      </w:pPr>
      <w:r w:rsidRPr="00B20F7B">
        <w:rPr>
          <w:rFonts w:asciiTheme="minorHAnsi" w:hAnsiTheme="minorHAnsi"/>
          <w:b/>
          <w:noProof/>
          <w:lang w:eastAsia="en-US"/>
        </w:rPr>
        <w:drawing>
          <wp:inline distT="0" distB="0" distL="0" distR="0" wp14:anchorId="078A568A" wp14:editId="078A568B">
            <wp:extent cx="5212080" cy="2587661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55E9" w14:textId="77777777" w:rsidR="004A00A3" w:rsidRDefault="004A00A3" w:rsidP="009C1778">
      <w:pPr>
        <w:pStyle w:val="CapNormal"/>
        <w:spacing w:after="0"/>
        <w:rPr>
          <w:rFonts w:asciiTheme="minorHAnsi" w:hAnsiTheme="minorHAnsi"/>
          <w:b/>
        </w:rPr>
      </w:pPr>
    </w:p>
    <w:p w14:paraId="078A55EA" w14:textId="77777777" w:rsidR="00745E7E" w:rsidRPr="003064E6" w:rsidRDefault="00745E7E" w:rsidP="001F0612">
      <w:pPr>
        <w:ind w:left="720"/>
        <w:rPr>
          <w:rFonts w:asciiTheme="minorHAnsi" w:hAnsiTheme="minorHAnsi" w:cs="Arial"/>
          <w:sz w:val="22"/>
          <w:szCs w:val="22"/>
          <w:highlight w:val="lightGray"/>
        </w:rPr>
      </w:pPr>
    </w:p>
    <w:p w14:paraId="078A55EB" w14:textId="77777777" w:rsidR="005A1A43" w:rsidRPr="003064E6" w:rsidRDefault="00591709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21" w:name="_Toc437836186"/>
      <w:bookmarkStart w:id="22" w:name="_Toc433662179"/>
      <w:r w:rsidRPr="003064E6">
        <w:rPr>
          <w:rFonts w:asciiTheme="minorHAnsi" w:hAnsiTheme="minorHAnsi" w:cs="Arial"/>
          <w:bCs/>
          <w:szCs w:val="24"/>
        </w:rPr>
        <w:t xml:space="preserve">Project / Development </w:t>
      </w:r>
      <w:r w:rsidR="005A1A43" w:rsidRPr="003064E6">
        <w:rPr>
          <w:rFonts w:asciiTheme="minorHAnsi" w:hAnsiTheme="minorHAnsi" w:cs="Arial"/>
          <w:bCs/>
          <w:szCs w:val="24"/>
        </w:rPr>
        <w:t>Constraints</w:t>
      </w:r>
      <w:bookmarkEnd w:id="21"/>
      <w:bookmarkEnd w:id="22"/>
    </w:p>
    <w:p w14:paraId="078A55EC" w14:textId="77777777" w:rsidR="00571B89" w:rsidRPr="00911BD3" w:rsidRDefault="009839B3" w:rsidP="00911BD3">
      <w:pPr>
        <w:pStyle w:val="CapNormal"/>
        <w:spacing w:after="0"/>
        <w:rPr>
          <w:rFonts w:asciiTheme="minorHAnsi" w:hAnsiTheme="minorHAnsi"/>
        </w:rPr>
      </w:pPr>
      <w:r w:rsidRPr="00911BD3">
        <w:rPr>
          <w:rFonts w:asciiTheme="minorHAnsi" w:hAnsiTheme="minorHAnsi"/>
        </w:rPr>
        <w:t>None Identified.</w:t>
      </w:r>
    </w:p>
    <w:p w14:paraId="078A55ED" w14:textId="77777777" w:rsidR="00943D6D" w:rsidRPr="003064E6" w:rsidRDefault="00943D6D" w:rsidP="00FD23A6">
      <w:pPr>
        <w:rPr>
          <w:rFonts w:asciiTheme="minorHAnsi" w:hAnsiTheme="minorHAnsi" w:cs="Arial"/>
          <w:sz w:val="22"/>
          <w:szCs w:val="22"/>
          <w:lang w:val="en-US"/>
        </w:rPr>
      </w:pPr>
    </w:p>
    <w:p w14:paraId="078A55EE" w14:textId="77777777" w:rsidR="005A1A43" w:rsidRPr="003064E6" w:rsidRDefault="005A1A43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23" w:name="_Toc437836187"/>
      <w:bookmarkStart w:id="24" w:name="_Toc433662180"/>
      <w:r w:rsidRPr="003064E6">
        <w:rPr>
          <w:rFonts w:asciiTheme="minorHAnsi" w:hAnsiTheme="minorHAnsi" w:cs="Arial"/>
          <w:bCs/>
          <w:szCs w:val="24"/>
        </w:rPr>
        <w:t>Performance Criteria</w:t>
      </w:r>
      <w:bookmarkEnd w:id="23"/>
      <w:bookmarkEnd w:id="24"/>
    </w:p>
    <w:p w14:paraId="078A55EF" w14:textId="77777777" w:rsidR="00EE0F4A" w:rsidRPr="00911BD3" w:rsidRDefault="00EE0F4A" w:rsidP="00EE0F4A">
      <w:pPr>
        <w:pStyle w:val="CapNormal"/>
        <w:spacing w:after="0"/>
        <w:rPr>
          <w:rFonts w:asciiTheme="minorHAnsi" w:hAnsiTheme="minorHAnsi"/>
        </w:rPr>
      </w:pPr>
      <w:r w:rsidRPr="00911BD3">
        <w:rPr>
          <w:rFonts w:asciiTheme="minorHAnsi" w:hAnsiTheme="minorHAnsi"/>
        </w:rPr>
        <w:t>None Identified.</w:t>
      </w:r>
    </w:p>
    <w:p w14:paraId="078A55F0" w14:textId="77777777" w:rsidR="003E20AE" w:rsidRPr="00963BDD" w:rsidRDefault="004B2BDC" w:rsidP="00963BDD">
      <w:pPr>
        <w:pStyle w:val="CapNormal"/>
        <w:spacing w:after="0"/>
        <w:rPr>
          <w:rFonts w:asciiTheme="minorHAnsi" w:hAnsiTheme="minorHAnsi"/>
        </w:rPr>
      </w:pPr>
      <w:r w:rsidRPr="00911BD3">
        <w:rPr>
          <w:rFonts w:asciiTheme="minorHAnsi" w:hAnsiTheme="minorHAnsi"/>
        </w:rPr>
        <w:t xml:space="preserve"> </w:t>
      </w:r>
    </w:p>
    <w:p w14:paraId="078A55F1" w14:textId="77777777" w:rsidR="000A257A" w:rsidRPr="003064E6" w:rsidRDefault="000A257A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sz w:val="22"/>
          <w:szCs w:val="22"/>
        </w:rPr>
      </w:pPr>
      <w:bookmarkStart w:id="25" w:name="_Toc433662181"/>
      <w:r w:rsidRPr="003064E6">
        <w:rPr>
          <w:rFonts w:asciiTheme="minorHAnsi" w:hAnsiTheme="minorHAnsi" w:cs="Arial"/>
          <w:bCs/>
          <w:szCs w:val="24"/>
        </w:rPr>
        <w:t>Other Objects Affected</w:t>
      </w:r>
      <w:bookmarkEnd w:id="25"/>
      <w:r w:rsidRPr="003064E6">
        <w:rPr>
          <w:rFonts w:asciiTheme="minorHAnsi" w:hAnsiTheme="minorHAnsi" w:cs="Arial"/>
          <w:sz w:val="22"/>
          <w:szCs w:val="22"/>
        </w:rPr>
        <w:tab/>
      </w:r>
      <w:r w:rsidRPr="003064E6">
        <w:rPr>
          <w:rFonts w:asciiTheme="minorHAnsi" w:hAnsiTheme="minorHAnsi" w:cs="Arial"/>
          <w:sz w:val="22"/>
          <w:szCs w:val="22"/>
        </w:rPr>
        <w:tab/>
      </w:r>
    </w:p>
    <w:p w14:paraId="078A55F2" w14:textId="77777777" w:rsidR="00571B89" w:rsidRPr="00911BD3" w:rsidRDefault="009839B3" w:rsidP="00911BD3">
      <w:pPr>
        <w:pStyle w:val="CapNormal"/>
        <w:spacing w:after="0"/>
        <w:rPr>
          <w:rFonts w:asciiTheme="minorHAnsi" w:hAnsiTheme="minorHAnsi"/>
        </w:rPr>
      </w:pPr>
      <w:r w:rsidRPr="00911BD3">
        <w:rPr>
          <w:rFonts w:asciiTheme="minorHAnsi" w:hAnsiTheme="minorHAnsi"/>
        </w:rPr>
        <w:t>None Identified.</w:t>
      </w:r>
    </w:p>
    <w:p w14:paraId="078A55F3" w14:textId="77777777" w:rsidR="009839B3" w:rsidRPr="003064E6" w:rsidRDefault="009839B3" w:rsidP="00FD23A6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14:paraId="078A55F4" w14:textId="77777777" w:rsidR="005B0288" w:rsidRPr="003064E6" w:rsidRDefault="005B0288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26" w:name="_Toc296593345"/>
      <w:bookmarkStart w:id="27" w:name="_Toc433662182"/>
      <w:r w:rsidRPr="003064E6">
        <w:rPr>
          <w:rFonts w:asciiTheme="minorHAnsi" w:hAnsiTheme="minorHAnsi" w:cs="Arial"/>
          <w:bCs/>
          <w:szCs w:val="24"/>
        </w:rPr>
        <w:t>External References</w:t>
      </w:r>
      <w:bookmarkEnd w:id="26"/>
      <w:bookmarkEnd w:id="27"/>
    </w:p>
    <w:p w14:paraId="078A55F5" w14:textId="77777777" w:rsidR="005B0288" w:rsidRPr="00911BD3" w:rsidRDefault="009839B3" w:rsidP="00911BD3">
      <w:pPr>
        <w:pStyle w:val="CapNormal"/>
        <w:spacing w:after="0"/>
        <w:rPr>
          <w:rFonts w:asciiTheme="minorHAnsi" w:hAnsiTheme="minorHAnsi"/>
        </w:rPr>
      </w:pPr>
      <w:r w:rsidRPr="00911BD3">
        <w:rPr>
          <w:rFonts w:asciiTheme="minorHAnsi" w:hAnsiTheme="minorHAnsi"/>
        </w:rPr>
        <w:t>None Identified.</w:t>
      </w:r>
    </w:p>
    <w:p w14:paraId="078A55F6" w14:textId="77777777" w:rsidR="00830CAE" w:rsidRPr="003064E6" w:rsidRDefault="00830CAE" w:rsidP="00FD23A6">
      <w:pPr>
        <w:rPr>
          <w:rFonts w:asciiTheme="minorHAnsi" w:hAnsiTheme="minorHAnsi" w:cs="Arial"/>
        </w:rPr>
      </w:pPr>
    </w:p>
    <w:p w14:paraId="078A55F7" w14:textId="77777777" w:rsidR="005B0288" w:rsidRDefault="005B0288" w:rsidP="001E385E">
      <w:pPr>
        <w:pStyle w:val="Heading2"/>
        <w:numPr>
          <w:ilvl w:val="1"/>
          <w:numId w:val="13"/>
        </w:numPr>
        <w:rPr>
          <w:rFonts w:asciiTheme="minorHAnsi" w:hAnsiTheme="minorHAnsi" w:cs="Arial"/>
          <w:bCs/>
          <w:szCs w:val="24"/>
        </w:rPr>
      </w:pPr>
      <w:bookmarkStart w:id="28" w:name="_Toc296593346"/>
      <w:bookmarkStart w:id="29" w:name="_Toc433662183"/>
      <w:r w:rsidRPr="003064E6">
        <w:rPr>
          <w:rFonts w:asciiTheme="minorHAnsi" w:hAnsiTheme="minorHAnsi" w:cs="Arial"/>
          <w:bCs/>
          <w:szCs w:val="24"/>
        </w:rPr>
        <w:t>Definitions/Acronyms/Abbreviations</w:t>
      </w:r>
      <w:bookmarkEnd w:id="28"/>
      <w:bookmarkEnd w:id="29"/>
    </w:p>
    <w:p w14:paraId="078A55F8" w14:textId="77777777" w:rsidR="00944503" w:rsidRPr="00944503" w:rsidRDefault="00944503" w:rsidP="00FD23A6">
      <w:pPr>
        <w:rPr>
          <w:lang w:val="en-US"/>
        </w:rPr>
      </w:pPr>
    </w:p>
    <w:tbl>
      <w:tblPr>
        <w:tblStyle w:val="TableGrid"/>
        <w:tblW w:w="8820" w:type="dxa"/>
        <w:tblInd w:w="738" w:type="dxa"/>
        <w:tblLook w:val="04A0" w:firstRow="1" w:lastRow="0" w:firstColumn="1" w:lastColumn="0" w:noHBand="0" w:noVBand="1"/>
      </w:tblPr>
      <w:tblGrid>
        <w:gridCol w:w="1998"/>
        <w:gridCol w:w="6822"/>
      </w:tblGrid>
      <w:tr w:rsidR="006C4C13" w14:paraId="078A55FB" w14:textId="77777777" w:rsidTr="00FB1EAD">
        <w:trPr>
          <w:trHeight w:val="429"/>
        </w:trPr>
        <w:tc>
          <w:tcPr>
            <w:tcW w:w="1998" w:type="dxa"/>
            <w:shd w:val="clear" w:color="auto" w:fill="auto"/>
            <w:vAlign w:val="center"/>
          </w:tcPr>
          <w:p w14:paraId="078A55F9" w14:textId="77777777" w:rsidR="006C4C13" w:rsidRPr="00944503" w:rsidRDefault="0023572E" w:rsidP="00FD23A6">
            <w:pPr>
              <w:pStyle w:val="NormalText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ENROLLMENT VENDOR</w:t>
            </w:r>
          </w:p>
        </w:tc>
        <w:tc>
          <w:tcPr>
            <w:tcW w:w="6822" w:type="dxa"/>
            <w:shd w:val="clear" w:color="auto" w:fill="auto"/>
            <w:vAlign w:val="center"/>
          </w:tcPr>
          <w:p w14:paraId="078A55FA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Device Installation Vendor</w:t>
            </w:r>
          </w:p>
        </w:tc>
      </w:tr>
      <w:tr w:rsidR="006C4C13" w14:paraId="078A55FE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5FC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 xml:space="preserve">SAP </w:t>
            </w:r>
          </w:p>
        </w:tc>
        <w:tc>
          <w:tcPr>
            <w:tcW w:w="6822" w:type="dxa"/>
            <w:vAlign w:val="center"/>
          </w:tcPr>
          <w:p w14:paraId="078A55FD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Systems, Applications &amp; Products in Data Processing</w:t>
            </w:r>
          </w:p>
        </w:tc>
      </w:tr>
      <w:tr w:rsidR="006C4C13" w14:paraId="078A5601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5FF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D</w:t>
            </w:r>
            <w:r w:rsidR="00DA6C6A">
              <w:rPr>
                <w:rFonts w:asciiTheme="minorHAnsi" w:hAnsiTheme="minorHAnsi"/>
              </w:rPr>
              <w:t>PP</w:t>
            </w:r>
          </w:p>
        </w:tc>
        <w:tc>
          <w:tcPr>
            <w:tcW w:w="6822" w:type="dxa"/>
            <w:vAlign w:val="center"/>
          </w:tcPr>
          <w:p w14:paraId="078A5600" w14:textId="77777777" w:rsidR="006C4C13" w:rsidRPr="00944503" w:rsidRDefault="00DA6C6A" w:rsidP="00FD23A6">
            <w:pPr>
              <w:pStyle w:val="NormalText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Dynamic Peak Pricing</w:t>
            </w:r>
          </w:p>
        </w:tc>
      </w:tr>
      <w:tr w:rsidR="006C4C13" w14:paraId="078A5604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602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CRM</w:t>
            </w:r>
          </w:p>
        </w:tc>
        <w:tc>
          <w:tcPr>
            <w:tcW w:w="6822" w:type="dxa"/>
            <w:vAlign w:val="center"/>
          </w:tcPr>
          <w:p w14:paraId="078A5603" w14:textId="77777777" w:rsidR="006C4C13" w:rsidRPr="00944503" w:rsidRDefault="006C4C1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 xml:space="preserve">Customer Relationship Management </w:t>
            </w:r>
            <w:r w:rsidRPr="00944503">
              <w:rPr>
                <w:rFonts w:asciiTheme="minorHAnsi" w:hAnsiTheme="minorHAnsi"/>
                <w:i/>
              </w:rPr>
              <w:t>SAP system</w:t>
            </w:r>
          </w:p>
        </w:tc>
      </w:tr>
      <w:tr w:rsidR="006C4C13" w14:paraId="078A5607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605" w14:textId="77777777" w:rsidR="006C4C13" w:rsidRPr="00944503" w:rsidRDefault="0021649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CE</w:t>
            </w:r>
          </w:p>
        </w:tc>
        <w:tc>
          <w:tcPr>
            <w:tcW w:w="6822" w:type="dxa"/>
            <w:vAlign w:val="center"/>
          </w:tcPr>
          <w:p w14:paraId="078A5606" w14:textId="77777777" w:rsidR="006C4C13" w:rsidRPr="00944503" w:rsidRDefault="0021649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Consumers Energy</w:t>
            </w:r>
          </w:p>
        </w:tc>
      </w:tr>
      <w:tr w:rsidR="006C4C13" w14:paraId="078A560A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608" w14:textId="77777777" w:rsidR="006C4C13" w:rsidRPr="00944503" w:rsidRDefault="0021649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CSR</w:t>
            </w:r>
          </w:p>
        </w:tc>
        <w:tc>
          <w:tcPr>
            <w:tcW w:w="6822" w:type="dxa"/>
            <w:vAlign w:val="center"/>
          </w:tcPr>
          <w:p w14:paraId="078A5609" w14:textId="77777777" w:rsidR="006C4C13" w:rsidRPr="00944503" w:rsidRDefault="00216493" w:rsidP="00FD23A6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Customer Service Rep</w:t>
            </w:r>
            <w:r w:rsidR="001A0275" w:rsidRPr="00944503">
              <w:rPr>
                <w:rFonts w:asciiTheme="minorHAnsi" w:hAnsiTheme="minorHAnsi"/>
              </w:rPr>
              <w:t>resentative</w:t>
            </w:r>
          </w:p>
        </w:tc>
      </w:tr>
      <w:tr w:rsidR="006C4C13" w14:paraId="078A560D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078A560B" w14:textId="77777777" w:rsidR="006C4C13" w:rsidRPr="00CD228B" w:rsidRDefault="00CD228B" w:rsidP="00FD23A6">
            <w:pPr>
              <w:pStyle w:val="NormalText"/>
              <w:rPr>
                <w:rFonts w:asciiTheme="minorHAnsi" w:hAnsiTheme="minorHAnsi"/>
              </w:rPr>
            </w:pPr>
            <w:r w:rsidRPr="00CD228B">
              <w:rPr>
                <w:rFonts w:asciiTheme="minorHAnsi" w:hAnsiTheme="minorHAnsi"/>
              </w:rPr>
              <w:lastRenderedPageBreak/>
              <w:t>IC</w:t>
            </w:r>
          </w:p>
        </w:tc>
        <w:tc>
          <w:tcPr>
            <w:tcW w:w="6822" w:type="dxa"/>
            <w:vAlign w:val="center"/>
          </w:tcPr>
          <w:p w14:paraId="078A560C" w14:textId="77777777" w:rsidR="006C4C13" w:rsidRPr="00CD228B" w:rsidRDefault="00CD228B" w:rsidP="00FD23A6">
            <w:pPr>
              <w:pStyle w:val="NormalText"/>
              <w:rPr>
                <w:rFonts w:asciiTheme="minorHAnsi" w:hAnsiTheme="minorHAnsi"/>
              </w:rPr>
            </w:pPr>
            <w:r w:rsidRPr="00CD228B">
              <w:rPr>
                <w:rFonts w:asciiTheme="minorHAnsi" w:hAnsiTheme="minorHAnsi"/>
              </w:rPr>
              <w:t xml:space="preserve">Interaction </w:t>
            </w:r>
            <w:r w:rsidR="00D813EF" w:rsidRPr="00CD228B">
              <w:rPr>
                <w:rFonts w:asciiTheme="minorHAnsi" w:hAnsiTheme="minorHAnsi"/>
              </w:rPr>
              <w:t>Centre</w:t>
            </w:r>
          </w:p>
        </w:tc>
      </w:tr>
    </w:tbl>
    <w:p w14:paraId="078A560E" w14:textId="77777777" w:rsidR="003902E3" w:rsidRDefault="0064576A" w:rsidP="003902E3">
      <w:pPr>
        <w:pStyle w:val="Heading1"/>
        <w:numPr>
          <w:ilvl w:val="0"/>
          <w:numId w:val="0"/>
        </w:numPr>
        <w:ind w:left="432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 xml:space="preserve"> </w:t>
      </w:r>
      <w:bookmarkStart w:id="30" w:name="_Toc433662184"/>
    </w:p>
    <w:p w14:paraId="078A560F" w14:textId="77777777" w:rsidR="00830CAE" w:rsidRPr="003064E6" w:rsidRDefault="00243D5F" w:rsidP="00FD23A6">
      <w:pPr>
        <w:pStyle w:val="Heading1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ENHANCEMENT</w:t>
      </w:r>
      <w:r w:rsidR="00C83E7B" w:rsidRPr="003064E6">
        <w:rPr>
          <w:rFonts w:asciiTheme="minorHAnsi" w:hAnsiTheme="minorHAnsi" w:cs="Arial"/>
        </w:rPr>
        <w:t xml:space="preserve"> DESIGN SPECIFICATIONS</w:t>
      </w:r>
      <w:bookmarkEnd w:id="30"/>
    </w:p>
    <w:p w14:paraId="078A5610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31" w:name="_Toc433662185"/>
      <w:r w:rsidRPr="003064E6">
        <w:rPr>
          <w:rFonts w:asciiTheme="minorHAnsi" w:hAnsiTheme="minorHAnsi" w:cs="Arial"/>
        </w:rPr>
        <w:t>Detail Requirements</w:t>
      </w:r>
      <w:r w:rsidR="00F24831">
        <w:rPr>
          <w:rFonts w:asciiTheme="minorHAnsi" w:hAnsiTheme="minorHAnsi" w:cs="Arial"/>
        </w:rPr>
        <w:t xml:space="preserve"> - Enhancement</w:t>
      </w:r>
      <w:bookmarkEnd w:id="31"/>
    </w:p>
    <w:p w14:paraId="078A5611" w14:textId="77777777" w:rsidR="00A3498E" w:rsidRPr="00A3498E" w:rsidRDefault="00A3498E" w:rsidP="00A3498E">
      <w:pPr>
        <w:pStyle w:val="CapNormal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Customers who are enrolled in DPP can only be de-enrolled by CE. </w:t>
      </w:r>
      <w:r w:rsidR="003902E3">
        <w:rPr>
          <w:rFonts w:asciiTheme="minorHAnsi" w:hAnsiTheme="minorHAnsi"/>
        </w:rPr>
        <w:t>W</w:t>
      </w:r>
      <w:r w:rsidRPr="00A3498E">
        <w:rPr>
          <w:rFonts w:asciiTheme="minorHAnsi" w:hAnsiTheme="minorHAnsi"/>
        </w:rPr>
        <w:t>hen a customer contacts Consumers Energy and confirms changes to a DPP-enrolled account that will change the Pro</w:t>
      </w:r>
      <w:r>
        <w:rPr>
          <w:rFonts w:asciiTheme="minorHAnsi" w:hAnsiTheme="minorHAnsi"/>
        </w:rPr>
        <w:t xml:space="preserve">duct/Rate Category, </w:t>
      </w:r>
      <w:r w:rsidRPr="00A3498E">
        <w:rPr>
          <w:rFonts w:asciiTheme="minorHAnsi" w:hAnsiTheme="minorHAnsi"/>
        </w:rPr>
        <w:t>an update from CE will be sent to EV upon de-enrollment</w:t>
      </w:r>
      <w:r>
        <w:rPr>
          <w:rFonts w:asciiTheme="minorHAnsi" w:hAnsiTheme="minorHAnsi"/>
        </w:rPr>
        <w:t>.</w:t>
      </w:r>
    </w:p>
    <w:p w14:paraId="078A5612" w14:textId="77777777" w:rsidR="000D07F0" w:rsidRDefault="00A3498E" w:rsidP="000D07F0">
      <w:pPr>
        <w:pStyle w:val="CapNormal"/>
        <w:spacing w:after="0"/>
        <w:rPr>
          <w:rFonts w:asciiTheme="minorHAnsi" w:hAnsiTheme="minorHAnsi"/>
        </w:rPr>
      </w:pPr>
      <w:r w:rsidRPr="00A3498E">
        <w:rPr>
          <w:rFonts w:asciiTheme="minorHAnsi" w:hAnsiTheme="minorHAnsi"/>
        </w:rPr>
        <w:t xml:space="preserve">De-enrollment </w:t>
      </w:r>
      <w:r w:rsidR="000D07F0">
        <w:rPr>
          <w:rFonts w:asciiTheme="minorHAnsi" w:hAnsiTheme="minorHAnsi"/>
        </w:rPr>
        <w:t>from DPP can happen in the following ways,</w:t>
      </w:r>
    </w:p>
    <w:p w14:paraId="078A5613" w14:textId="77777777" w:rsidR="000D07F0" w:rsidRDefault="000D07F0" w:rsidP="000D07F0">
      <w:pPr>
        <w:pStyle w:val="CapNormal"/>
        <w:numPr>
          <w:ilvl w:val="0"/>
          <w:numId w:val="9"/>
        </w:numPr>
        <w:spacing w:after="0"/>
        <w:rPr>
          <w:rFonts w:asciiTheme="minorHAnsi" w:hAnsiTheme="minorHAnsi"/>
        </w:rPr>
      </w:pPr>
      <w:r w:rsidRPr="000D07F0">
        <w:rPr>
          <w:rFonts w:asciiTheme="minorHAnsi" w:hAnsiTheme="minorHAnsi"/>
        </w:rPr>
        <w:t>Customer Move-out</w:t>
      </w:r>
    </w:p>
    <w:p w14:paraId="078A5614" w14:textId="77777777" w:rsidR="003F00A7" w:rsidRPr="000D07F0" w:rsidRDefault="003902E3" w:rsidP="003F00A7">
      <w:pPr>
        <w:pStyle w:val="CapNormal"/>
        <w:numPr>
          <w:ilvl w:val="0"/>
          <w:numId w:val="9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Customer Requested </w:t>
      </w:r>
      <w:r w:rsidR="003F00A7" w:rsidRPr="000D07F0">
        <w:rPr>
          <w:rFonts w:asciiTheme="minorHAnsi" w:hAnsiTheme="minorHAnsi"/>
        </w:rPr>
        <w:t>SE Opt-out</w:t>
      </w:r>
    </w:p>
    <w:p w14:paraId="078A5615" w14:textId="77777777" w:rsidR="000D07F0" w:rsidRDefault="000D07F0" w:rsidP="000D07F0">
      <w:pPr>
        <w:pStyle w:val="CapNormal"/>
        <w:numPr>
          <w:ilvl w:val="0"/>
          <w:numId w:val="9"/>
        </w:numPr>
        <w:spacing w:after="0"/>
        <w:rPr>
          <w:rFonts w:asciiTheme="minorHAnsi" w:hAnsiTheme="minorHAnsi"/>
        </w:rPr>
      </w:pPr>
      <w:r w:rsidRPr="000D07F0">
        <w:rPr>
          <w:rFonts w:asciiTheme="minorHAnsi" w:hAnsiTheme="minorHAnsi"/>
        </w:rPr>
        <w:t>Customer Requested DPP De-enrollment</w:t>
      </w:r>
    </w:p>
    <w:p w14:paraId="078A5616" w14:textId="77777777" w:rsidR="000D07F0" w:rsidRDefault="000D07F0" w:rsidP="000D07F0">
      <w:pPr>
        <w:pStyle w:val="CapNormal"/>
        <w:numPr>
          <w:ilvl w:val="0"/>
          <w:numId w:val="9"/>
        </w:numPr>
        <w:spacing w:after="0"/>
        <w:rPr>
          <w:rFonts w:asciiTheme="minorHAnsi" w:hAnsiTheme="minorHAnsi"/>
        </w:rPr>
      </w:pPr>
      <w:r w:rsidRPr="000D07F0">
        <w:rPr>
          <w:rFonts w:asciiTheme="minorHAnsi" w:hAnsiTheme="minorHAnsi"/>
        </w:rPr>
        <w:t>Enrollment to other rate</w:t>
      </w:r>
    </w:p>
    <w:p w14:paraId="078A5617" w14:textId="77777777" w:rsidR="000108B1" w:rsidRDefault="000108B1" w:rsidP="00DF7861">
      <w:pPr>
        <w:pStyle w:val="CapNormal"/>
        <w:spacing w:after="0"/>
        <w:rPr>
          <w:rFonts w:asciiTheme="minorHAnsi" w:hAnsiTheme="minorHAnsi"/>
        </w:rPr>
      </w:pPr>
    </w:p>
    <w:p w14:paraId="078A5618" w14:textId="77777777" w:rsidR="004A00A3" w:rsidRPr="004A00A3" w:rsidRDefault="004A00A3" w:rsidP="00DF7861">
      <w:pPr>
        <w:pStyle w:val="CapNormal"/>
        <w:spacing w:after="0"/>
        <w:rPr>
          <w:rFonts w:asciiTheme="minorHAnsi" w:hAnsiTheme="minorHAnsi"/>
          <w:b/>
          <w:u w:val="single"/>
        </w:rPr>
      </w:pPr>
      <w:r w:rsidRPr="004A00A3">
        <w:rPr>
          <w:rFonts w:asciiTheme="minorHAnsi" w:hAnsiTheme="minorHAnsi"/>
          <w:b/>
          <w:u w:val="single"/>
        </w:rPr>
        <w:t>Customer Move-out</w:t>
      </w:r>
    </w:p>
    <w:p w14:paraId="078A5619" w14:textId="77777777" w:rsidR="004A00A3" w:rsidRDefault="004A00A3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CSR Clicks on the contract management--&gt; End contract in the work center</w:t>
      </w:r>
    </w:p>
    <w:p w14:paraId="078A561A" w14:textId="77777777" w:rsidR="004A00A3" w:rsidRDefault="004A00A3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4A00A3">
        <w:rPr>
          <w:rFonts w:asciiTheme="minorHAnsi" w:hAnsiTheme="minorHAnsi"/>
        </w:rPr>
        <w:t xml:space="preserve">CSR Enters all the required details and moves to the summary </w:t>
      </w:r>
    </w:p>
    <w:p w14:paraId="078A561B" w14:textId="77777777" w:rsidR="004A00A3" w:rsidRDefault="004A00A3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4A00A3">
        <w:rPr>
          <w:rFonts w:asciiTheme="minorHAnsi" w:hAnsiTheme="minorHAnsi"/>
        </w:rPr>
        <w:t xml:space="preserve">Component and View for the move-out </w:t>
      </w:r>
      <w:r>
        <w:rPr>
          <w:rFonts w:asciiTheme="minorHAnsi" w:hAnsiTheme="minorHAnsi"/>
        </w:rPr>
        <w:t xml:space="preserve">summary </w:t>
      </w:r>
      <w:r w:rsidRPr="004A00A3">
        <w:rPr>
          <w:rFonts w:asciiTheme="minorHAnsi" w:hAnsiTheme="minorHAnsi"/>
        </w:rPr>
        <w:t xml:space="preserve">page is </w:t>
      </w:r>
      <w:r w:rsidRPr="00963BDD">
        <w:rPr>
          <w:rFonts w:ascii="Courier New" w:hAnsi="Courier New" w:cs="Courier New"/>
          <w:b/>
        </w:rPr>
        <w:t>IUICCON/</w:t>
      </w:r>
      <w:proofErr w:type="spellStart"/>
      <w:r w:rsidRPr="00963BDD">
        <w:rPr>
          <w:rFonts w:ascii="Courier New" w:hAnsi="Courier New" w:cs="Courier New"/>
          <w:b/>
        </w:rPr>
        <w:t>ProcessSaveButtonBar</w:t>
      </w:r>
      <w:proofErr w:type="spellEnd"/>
      <w:r w:rsidRPr="004A00A3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the changes has to be done on the submit button</w:t>
      </w:r>
    </w:p>
    <w:p w14:paraId="078A561C" w14:textId="77777777" w:rsidR="006E28A8" w:rsidRDefault="006E28A8" w:rsidP="006E28A8">
      <w:pPr>
        <w:pStyle w:val="CapNormal"/>
        <w:spacing w:after="0"/>
        <w:ind w:left="720"/>
        <w:rPr>
          <w:rFonts w:asciiTheme="minorHAnsi" w:hAnsiTheme="minorHAnsi"/>
        </w:rPr>
      </w:pPr>
      <w:r w:rsidRPr="006E28A8">
        <w:rPr>
          <w:rFonts w:asciiTheme="minorHAnsi" w:hAnsiTheme="minorHAnsi"/>
          <w:noProof/>
          <w:lang w:eastAsia="en-US"/>
        </w:rPr>
        <w:drawing>
          <wp:inline distT="0" distB="0" distL="0" distR="0" wp14:anchorId="078A568C" wp14:editId="078A568D">
            <wp:extent cx="4297680" cy="2854142"/>
            <wp:effectExtent l="19050" t="0" r="762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561D" w14:textId="77777777" w:rsidR="00D813EF" w:rsidRDefault="00D813EF" w:rsidP="006E28A8">
      <w:pPr>
        <w:pStyle w:val="CapNormal"/>
        <w:spacing w:after="0"/>
        <w:ind w:left="720"/>
        <w:rPr>
          <w:rFonts w:asciiTheme="minorHAnsi" w:hAnsiTheme="minorHAnsi"/>
        </w:rPr>
      </w:pPr>
    </w:p>
    <w:p w14:paraId="078A561E" w14:textId="77777777" w:rsidR="004A00A3" w:rsidRDefault="004A00A3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Class/ Method which is called on clicking on the submit button is </w:t>
      </w:r>
      <w:r w:rsidRPr="00963BDD">
        <w:rPr>
          <w:rFonts w:ascii="Courier New" w:hAnsi="Courier New" w:cs="Courier New"/>
        </w:rPr>
        <w:t>ZL_IUICCON_PROCESSSAVEBUT_IMPL/EH_ONBT_SAVE_PROCESS</w:t>
      </w:r>
      <w:r>
        <w:rPr>
          <w:rFonts w:asciiTheme="minorHAnsi" w:hAnsiTheme="minorHAnsi"/>
        </w:rPr>
        <w:t>, Changes has to be done in this method</w:t>
      </w:r>
    </w:p>
    <w:p w14:paraId="078A561F" w14:textId="77777777" w:rsidR="006E28A8" w:rsidRDefault="006E28A8" w:rsidP="006E28A8">
      <w:pPr>
        <w:pStyle w:val="CapNormal"/>
        <w:spacing w:after="0"/>
        <w:ind w:left="720"/>
        <w:rPr>
          <w:rFonts w:asciiTheme="minorHAnsi" w:hAnsiTheme="minorHAnsi"/>
        </w:rPr>
      </w:pPr>
    </w:p>
    <w:p w14:paraId="078A5620" w14:textId="77777777" w:rsidR="004A00A3" w:rsidRDefault="004A00A3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In this method, there is a Custom controller reference(</w:t>
      </w:r>
      <w:r w:rsidRPr="00963BDD">
        <w:rPr>
          <w:rFonts w:ascii="Courier New" w:hAnsi="Courier New" w:cs="Courier New"/>
        </w:rPr>
        <w:t>LR_CUCO</w:t>
      </w:r>
      <w:r>
        <w:rPr>
          <w:rFonts w:asciiTheme="minorHAnsi" w:hAnsiTheme="minorHAnsi"/>
        </w:rPr>
        <w:t xml:space="preserve"> which is referring </w:t>
      </w:r>
      <w:r w:rsidRPr="00963BDD">
        <w:rPr>
          <w:rFonts w:ascii="Courier New" w:hAnsi="Courier New" w:cs="Courier New"/>
        </w:rPr>
        <w:t>ZL_IUICCON_CUCOCON_IMPL</w:t>
      </w:r>
      <w:r>
        <w:rPr>
          <w:rFonts w:asciiTheme="minorHAnsi" w:hAnsiTheme="minorHAnsi"/>
        </w:rPr>
        <w:t xml:space="preserve"> ), this object has a</w:t>
      </w:r>
      <w:r w:rsidR="00963BDD">
        <w:rPr>
          <w:rFonts w:asciiTheme="minorHAnsi" w:hAnsiTheme="minorHAnsi"/>
        </w:rPr>
        <w:t>n</w:t>
      </w:r>
      <w:r>
        <w:rPr>
          <w:rFonts w:asciiTheme="minorHAnsi" w:hAnsiTheme="minorHAnsi"/>
        </w:rPr>
        <w:t xml:space="preserve"> attribute </w:t>
      </w:r>
      <w:r w:rsidR="00963BDD" w:rsidRPr="00963BDD">
        <w:rPr>
          <w:rFonts w:ascii="Courier New" w:hAnsi="Courier New" w:cs="Courier New"/>
        </w:rPr>
        <w:t>GV_PROCESS_NAME</w:t>
      </w:r>
      <w:r w:rsidR="00963BDD">
        <w:rPr>
          <w:rFonts w:asciiTheme="minorHAnsi" w:hAnsiTheme="minorHAnsi"/>
        </w:rPr>
        <w:t xml:space="preserve"> </w:t>
      </w:r>
      <w:r w:rsidR="00167814">
        <w:rPr>
          <w:rFonts w:asciiTheme="minorHAnsi" w:hAnsiTheme="minorHAnsi"/>
        </w:rPr>
        <w:t>which has the process performed ( i.e. New contract or change contract or End Contract )</w:t>
      </w:r>
    </w:p>
    <w:p w14:paraId="078A5621" w14:textId="77777777" w:rsidR="00D762AB" w:rsidRDefault="00365B90" w:rsidP="004A00A3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Check whether the </w:t>
      </w:r>
      <w:r w:rsidR="00963BDD">
        <w:rPr>
          <w:rFonts w:asciiTheme="minorHAnsi" w:hAnsiTheme="minorHAnsi"/>
        </w:rPr>
        <w:t>process</w:t>
      </w:r>
      <w:r w:rsidR="0051776F" w:rsidRPr="006E28A8">
        <w:rPr>
          <w:rFonts w:asciiTheme="minorHAnsi" w:hAnsiTheme="minorHAnsi"/>
          <w:noProof/>
          <w:lang w:eastAsia="en-US"/>
        </w:rPr>
        <w:drawing>
          <wp:inline distT="0" distB="0" distL="0" distR="0" wp14:anchorId="078A568E" wp14:editId="078A568F">
            <wp:extent cx="4297680" cy="1563192"/>
            <wp:effectExtent l="19050" t="0" r="762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5622" w14:textId="77777777" w:rsidR="00365B90" w:rsidRDefault="00D762AB" w:rsidP="00D762AB">
      <w:pPr>
        <w:pStyle w:val="CapNormal"/>
        <w:spacing w:after="0"/>
        <w:ind w:left="72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i</w:t>
      </w:r>
      <w:r w:rsidR="00365B90">
        <w:rPr>
          <w:rFonts w:asciiTheme="minorHAnsi" w:hAnsiTheme="minorHAnsi"/>
        </w:rPr>
        <w:t>s</w:t>
      </w:r>
      <w:proofErr w:type="gramEnd"/>
      <w:r w:rsidR="00365B90">
        <w:rPr>
          <w:rFonts w:asciiTheme="minorHAnsi" w:hAnsiTheme="minorHAnsi"/>
        </w:rPr>
        <w:t xml:space="preserve"> performed is a move-out process (</w:t>
      </w:r>
      <w:r w:rsidR="00365B90" w:rsidRPr="00963BDD">
        <w:rPr>
          <w:rFonts w:ascii="Courier New" w:hAnsi="Courier New" w:cs="Courier New"/>
          <w:caps/>
        </w:rPr>
        <w:t>lr_cuco-&gt;gv_process_name</w:t>
      </w:r>
      <w:r w:rsidR="00365B90" w:rsidRPr="00365B90">
        <w:rPr>
          <w:rFonts w:asciiTheme="minorHAnsi" w:hAnsiTheme="minorHAnsi"/>
        </w:rPr>
        <w:t xml:space="preserve"> EQ </w:t>
      </w:r>
      <w:r w:rsidR="00365B90" w:rsidRPr="00963BDD">
        <w:rPr>
          <w:rFonts w:ascii="Courier New" w:hAnsi="Courier New" w:cs="Courier New"/>
          <w:caps/>
        </w:rPr>
        <w:t>if_iuiccon_process=&gt;gc_process_endcontracts</w:t>
      </w:r>
      <w:r w:rsidR="00365B90">
        <w:rPr>
          <w:rFonts w:asciiTheme="minorHAnsi" w:hAnsiTheme="minorHAnsi"/>
        </w:rPr>
        <w:t>).</w:t>
      </w:r>
    </w:p>
    <w:p w14:paraId="078A5623" w14:textId="77777777" w:rsidR="00365B90" w:rsidRDefault="00365B90" w:rsidP="00365B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365B90">
        <w:rPr>
          <w:rFonts w:asciiTheme="minorHAnsi" w:hAnsiTheme="minorHAnsi"/>
        </w:rPr>
        <w:t>Check if the product is either CPR or PTR, if yes then update the Enrollment table with status "De-enrolled" with the de-enrolled date</w:t>
      </w:r>
    </w:p>
    <w:p w14:paraId="078A5624" w14:textId="77777777" w:rsidR="00365B90" w:rsidRPr="00365B90" w:rsidRDefault="00365B90" w:rsidP="00365B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A</w:t>
      </w:r>
      <w:r w:rsidRPr="00365B90">
        <w:rPr>
          <w:rFonts w:asciiTheme="minorHAnsi" w:hAnsiTheme="minorHAnsi"/>
        </w:rPr>
        <w:t>lso create a</w:t>
      </w:r>
      <w:r w:rsidR="00963BDD">
        <w:rPr>
          <w:rFonts w:asciiTheme="minorHAnsi" w:hAnsiTheme="minorHAnsi"/>
        </w:rPr>
        <w:t>n</w:t>
      </w:r>
      <w:r w:rsidRPr="00365B90">
        <w:rPr>
          <w:rFonts w:asciiTheme="minorHAnsi" w:hAnsiTheme="minorHAnsi"/>
        </w:rPr>
        <w:t xml:space="preserve"> interaction record using Class\Method  - </w:t>
      </w:r>
      <w:r w:rsidRPr="00963BDD">
        <w:rPr>
          <w:rFonts w:ascii="Courier New" w:hAnsi="Courier New" w:cs="Courier New"/>
          <w:caps/>
        </w:rPr>
        <w:t>zcl_ir_utility=&gt;z_ir_bp_update</w:t>
      </w:r>
      <w:r w:rsidRPr="00365B90">
        <w:rPr>
          <w:rFonts w:asciiTheme="minorHAnsi" w:hAnsiTheme="minorHAnsi"/>
        </w:rPr>
        <w:t xml:space="preserve"> with category "De-enrollment Completed</w:t>
      </w:r>
      <w:r>
        <w:rPr>
          <w:rFonts w:asciiTheme="minorHAnsi" w:hAnsiTheme="minorHAnsi"/>
        </w:rPr>
        <w:t xml:space="preserve">", interaction record creation is covered in </w:t>
      </w:r>
      <w:r w:rsidR="00963BDD">
        <w:rPr>
          <w:rFonts w:asciiTheme="minorHAnsi" w:hAnsiTheme="minorHAnsi"/>
        </w:rPr>
        <w:t xml:space="preserve">Functional Specification </w:t>
      </w:r>
      <w:r w:rsidRPr="00963BDD">
        <w:rPr>
          <w:rFonts w:asciiTheme="minorHAnsi" w:hAnsiTheme="minorHAnsi"/>
          <w:i/>
        </w:rPr>
        <w:t>PJT03030.R5.SAP.FS.DPP.Customer.Enrollment.Interaction.Records.CRM.ENH.DPP.002</w:t>
      </w:r>
    </w:p>
    <w:p w14:paraId="078A5625" w14:textId="77777777" w:rsidR="00365B90" w:rsidRDefault="00365B90" w:rsidP="00DF7861">
      <w:pPr>
        <w:pStyle w:val="CapNormal"/>
        <w:spacing w:after="0"/>
        <w:rPr>
          <w:rFonts w:asciiTheme="minorHAnsi" w:hAnsiTheme="minorHAnsi"/>
        </w:rPr>
      </w:pPr>
    </w:p>
    <w:p w14:paraId="078A5626" w14:textId="77777777" w:rsidR="00800742" w:rsidRDefault="00800742" w:rsidP="00DF7861">
      <w:pPr>
        <w:pStyle w:val="CapNormal"/>
        <w:spacing w:after="0"/>
        <w:rPr>
          <w:rFonts w:asciiTheme="minorHAnsi" w:hAnsiTheme="minorHAnsi"/>
        </w:rPr>
      </w:pPr>
      <w:r w:rsidRPr="007949BB">
        <w:rPr>
          <w:rFonts w:asciiTheme="minorHAnsi" w:hAnsiTheme="minorHAnsi"/>
          <w:b/>
          <w:u w:val="single"/>
        </w:rPr>
        <w:t xml:space="preserve">Enrollment to other </w:t>
      </w:r>
      <w:r w:rsidR="00963BDD">
        <w:rPr>
          <w:rFonts w:asciiTheme="minorHAnsi" w:hAnsiTheme="minorHAnsi"/>
          <w:b/>
          <w:u w:val="single"/>
        </w:rPr>
        <w:t xml:space="preserve">Customer </w:t>
      </w:r>
      <w:proofErr w:type="gramStart"/>
      <w:r w:rsidR="00963BDD">
        <w:rPr>
          <w:rFonts w:asciiTheme="minorHAnsi" w:hAnsiTheme="minorHAnsi"/>
          <w:b/>
          <w:u w:val="single"/>
        </w:rPr>
        <w:t>Program</w:t>
      </w:r>
      <w:r w:rsidR="009521DF">
        <w:rPr>
          <w:rFonts w:asciiTheme="minorHAnsi" w:hAnsiTheme="minorHAnsi"/>
          <w:b/>
          <w:u w:val="single"/>
        </w:rPr>
        <w:t xml:space="preserve"> </w:t>
      </w:r>
      <w:r w:rsidR="009521DF" w:rsidRPr="009521DF">
        <w:rPr>
          <w:rFonts w:asciiTheme="minorHAnsi" w:hAnsiTheme="minorHAnsi"/>
        </w:rPr>
        <w:t xml:space="preserve"> :</w:t>
      </w:r>
      <w:proofErr w:type="gramEnd"/>
      <w:r w:rsidR="009521DF" w:rsidRPr="009521DF">
        <w:rPr>
          <w:rFonts w:asciiTheme="minorHAnsi" w:hAnsiTheme="minorHAnsi"/>
        </w:rPr>
        <w:t xml:space="preserve"> </w:t>
      </w:r>
      <w:r w:rsidR="009521DF" w:rsidRPr="0063753A">
        <w:rPr>
          <w:rFonts w:asciiTheme="minorHAnsi" w:hAnsiTheme="minorHAnsi"/>
        </w:rPr>
        <w:t xml:space="preserve">Enrollment into another Customer Program that necessitates DPP de-enrollment. </w:t>
      </w:r>
      <w:r w:rsidR="009521DF">
        <w:rPr>
          <w:rFonts w:asciiTheme="minorHAnsi" w:hAnsiTheme="minorHAnsi"/>
        </w:rPr>
        <w:t xml:space="preserve"> For all mutually exclusive programs, before the enrollment into another program is perform, CE User has to first de-enroll the customer from DPP, for which the CE user will use the enrollment</w:t>
      </w:r>
      <w:r w:rsidR="00D87DB3">
        <w:rPr>
          <w:rFonts w:asciiTheme="minorHAnsi" w:hAnsiTheme="minorHAnsi"/>
        </w:rPr>
        <w:t xml:space="preserve"> center to do the de-</w:t>
      </w:r>
      <w:r w:rsidR="00CF160C">
        <w:rPr>
          <w:rFonts w:asciiTheme="minorHAnsi" w:hAnsiTheme="minorHAnsi"/>
        </w:rPr>
        <w:t xml:space="preserve">enrollment, on de-enrollment the enrollment table will be updated with the de-enrollment status and the product change to default product will be performed. </w:t>
      </w:r>
      <w:r w:rsidR="00D87DB3">
        <w:rPr>
          <w:rFonts w:asciiTheme="minorHAnsi" w:hAnsiTheme="minorHAnsi"/>
        </w:rPr>
        <w:t xml:space="preserve"> </w:t>
      </w:r>
      <w:r w:rsidR="00CF160C">
        <w:rPr>
          <w:rFonts w:asciiTheme="minorHAnsi" w:hAnsiTheme="minorHAnsi"/>
        </w:rPr>
        <w:t>Then enrolling into other rate will follow plan rules.</w:t>
      </w:r>
    </w:p>
    <w:p w14:paraId="078A5627" w14:textId="77777777" w:rsidR="006E28A8" w:rsidRDefault="006E28A8" w:rsidP="00DF7861">
      <w:pPr>
        <w:pStyle w:val="CapNormal"/>
        <w:spacing w:after="0"/>
        <w:rPr>
          <w:rFonts w:asciiTheme="minorHAnsi" w:hAnsiTheme="minorHAnsi"/>
        </w:rPr>
      </w:pPr>
    </w:p>
    <w:p w14:paraId="078A5628" w14:textId="77777777" w:rsidR="003C7790" w:rsidRPr="004A00A3" w:rsidRDefault="003C7790" w:rsidP="003C7790">
      <w:pPr>
        <w:pStyle w:val="CapNormal"/>
        <w:spacing w:after="0"/>
        <w:rPr>
          <w:rFonts w:asciiTheme="minorHAnsi" w:hAnsiTheme="minorHAnsi"/>
          <w:b/>
          <w:u w:val="single"/>
        </w:rPr>
      </w:pPr>
      <w:r w:rsidRPr="003C7790">
        <w:rPr>
          <w:rFonts w:asciiTheme="minorHAnsi" w:hAnsiTheme="minorHAnsi"/>
          <w:b/>
          <w:u w:val="single"/>
        </w:rPr>
        <w:t>SE Opt-out</w:t>
      </w:r>
      <w:r w:rsidR="00276172">
        <w:rPr>
          <w:rFonts w:asciiTheme="minorHAnsi" w:hAnsiTheme="minorHAnsi"/>
          <w:b/>
          <w:u w:val="single"/>
        </w:rPr>
        <w:t xml:space="preserve"> </w:t>
      </w:r>
    </w:p>
    <w:p w14:paraId="078A5629" w14:textId="77777777" w:rsidR="003C779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CSR Clicks on the contract management--&gt; Change contract in the work center and selects "Product change in same document"</w:t>
      </w:r>
    </w:p>
    <w:p w14:paraId="078A562A" w14:textId="77777777" w:rsidR="00E41170" w:rsidRDefault="00A42616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E41170">
        <w:rPr>
          <w:rFonts w:asciiTheme="minorHAnsi" w:hAnsiTheme="minorHAnsi"/>
        </w:rPr>
        <w:t>CSR Changes the product to non DPP product</w:t>
      </w:r>
    </w:p>
    <w:p w14:paraId="078A562B" w14:textId="77777777" w:rsidR="0097030E" w:rsidRDefault="0097030E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CSR initiates the electric meter Opt Out in same product change view</w:t>
      </w:r>
    </w:p>
    <w:p w14:paraId="078A562C" w14:textId="77777777" w:rsidR="003C7790" w:rsidRPr="00E4117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E41170">
        <w:rPr>
          <w:rFonts w:asciiTheme="minorHAnsi" w:hAnsiTheme="minorHAnsi"/>
        </w:rPr>
        <w:t>CSR clicks Submit button to finish the process, the changes for de-enrollment has to be done in this submit button click.</w:t>
      </w:r>
    </w:p>
    <w:p w14:paraId="078A562D" w14:textId="77777777" w:rsidR="003C779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4A00A3">
        <w:rPr>
          <w:rFonts w:asciiTheme="minorHAnsi" w:hAnsiTheme="minorHAnsi"/>
        </w:rPr>
        <w:t xml:space="preserve">Component and View for the </w:t>
      </w:r>
      <w:r>
        <w:rPr>
          <w:rFonts w:asciiTheme="minorHAnsi" w:hAnsiTheme="minorHAnsi"/>
        </w:rPr>
        <w:t>Opt out screen</w:t>
      </w:r>
      <w:r w:rsidRPr="004A00A3">
        <w:rPr>
          <w:rFonts w:asciiTheme="minorHAnsi" w:hAnsiTheme="minorHAnsi"/>
        </w:rPr>
        <w:t xml:space="preserve"> is </w:t>
      </w:r>
      <w:r w:rsidRPr="00963BDD">
        <w:rPr>
          <w:rFonts w:ascii="Courier New" w:hAnsi="Courier New" w:cs="Courier New"/>
        </w:rPr>
        <w:t>IUPRMAIN/</w:t>
      </w:r>
      <w:proofErr w:type="spellStart"/>
      <w:r w:rsidRPr="00963BDD">
        <w:rPr>
          <w:rFonts w:ascii="Courier New" w:hAnsi="Courier New" w:cs="Courier New"/>
        </w:rPr>
        <w:t>ProcessExecVS</w:t>
      </w:r>
      <w:proofErr w:type="spellEnd"/>
      <w:r w:rsidRPr="004A00A3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the changes has to be done on the submit button</w:t>
      </w:r>
    </w:p>
    <w:p w14:paraId="078A562E" w14:textId="77777777" w:rsidR="00F24457" w:rsidRDefault="00F24457" w:rsidP="00F24457">
      <w:pPr>
        <w:pStyle w:val="CapNormal"/>
        <w:spacing w:after="0"/>
        <w:ind w:left="720"/>
        <w:rPr>
          <w:rFonts w:asciiTheme="minorHAnsi" w:hAnsiTheme="minorHAnsi"/>
        </w:rPr>
      </w:pPr>
      <w:r w:rsidRPr="00F24457">
        <w:rPr>
          <w:rFonts w:asciiTheme="minorHAnsi" w:hAnsiTheme="minorHAnsi"/>
          <w:noProof/>
          <w:lang w:eastAsia="en-US"/>
        </w:rPr>
        <w:lastRenderedPageBreak/>
        <w:drawing>
          <wp:inline distT="0" distB="0" distL="0" distR="0" wp14:anchorId="078A5690" wp14:editId="078A5691">
            <wp:extent cx="3566160" cy="2548170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562F" w14:textId="77777777" w:rsidR="003C779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Class/ Method which is called on clicking on the submit button is </w:t>
      </w:r>
      <w:r w:rsidR="006B7210" w:rsidRPr="00963BDD">
        <w:rPr>
          <w:rFonts w:ascii="Courier New" w:hAnsi="Courier New" w:cs="Courier New"/>
        </w:rPr>
        <w:t>ZL_IUPRMAIN_PROCESSEXECVS_IMPL</w:t>
      </w:r>
      <w:r w:rsidRPr="00963BDD">
        <w:rPr>
          <w:rFonts w:ascii="Courier New" w:hAnsi="Courier New" w:cs="Courier New"/>
        </w:rPr>
        <w:t>/</w:t>
      </w:r>
      <w:r w:rsidR="006B7210" w:rsidRPr="00963BDD">
        <w:rPr>
          <w:rFonts w:ascii="Courier New" w:hAnsi="Courier New" w:cs="Courier New"/>
        </w:rPr>
        <w:t xml:space="preserve"> EH_ONFINISH_PROCESS</w:t>
      </w:r>
      <w:r>
        <w:rPr>
          <w:rFonts w:asciiTheme="minorHAnsi" w:hAnsiTheme="minorHAnsi"/>
        </w:rPr>
        <w:t>, Changes has to be done in this method</w:t>
      </w:r>
    </w:p>
    <w:p w14:paraId="078A5630" w14:textId="77777777" w:rsidR="006B721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 this method, </w:t>
      </w:r>
      <w:r w:rsidR="006B7210">
        <w:rPr>
          <w:rFonts w:asciiTheme="minorHAnsi" w:hAnsiTheme="minorHAnsi"/>
        </w:rPr>
        <w:t xml:space="preserve">Check whether the selected link is product change by checking </w:t>
      </w:r>
      <w:r w:rsidR="006B7210" w:rsidRPr="00963BDD">
        <w:rPr>
          <w:rFonts w:ascii="Courier New" w:hAnsi="Courier New" w:cs="Courier New"/>
        </w:rPr>
        <w:t>ZTYPED_CONTEXT-&gt;PROCESS-&gt;SELECTEDLINKID EQ LC_PROD_CHANGE</w:t>
      </w:r>
      <w:r w:rsidR="006B7210">
        <w:rPr>
          <w:rFonts w:asciiTheme="minorHAnsi" w:hAnsiTheme="minorHAnsi"/>
        </w:rPr>
        <w:t>.</w:t>
      </w:r>
    </w:p>
    <w:p w14:paraId="078A5631" w14:textId="77777777" w:rsidR="00C14589" w:rsidRDefault="00C14589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From the Item entity, get the previous entity by using the relationship "</w:t>
      </w:r>
      <w:proofErr w:type="spellStart"/>
      <w:r w:rsidRPr="00963BDD">
        <w:rPr>
          <w:rFonts w:ascii="Courier New" w:hAnsi="Courier New" w:cs="Courier New"/>
        </w:rPr>
        <w:t>IsuOrderItemPreviousTimeSlice</w:t>
      </w:r>
      <w:proofErr w:type="spellEnd"/>
      <w:r>
        <w:rPr>
          <w:rFonts w:asciiTheme="minorHAnsi" w:hAnsiTheme="minorHAnsi"/>
        </w:rPr>
        <w:t>".</w:t>
      </w:r>
    </w:p>
    <w:p w14:paraId="078A5632" w14:textId="77777777" w:rsidR="006B7210" w:rsidRPr="00FC5D6B" w:rsidRDefault="00C14589" w:rsidP="000E580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  <w:strike/>
        </w:rPr>
      </w:pPr>
      <w:r w:rsidRPr="00FC5D6B">
        <w:rPr>
          <w:rFonts w:asciiTheme="minorHAnsi" w:hAnsiTheme="minorHAnsi"/>
        </w:rPr>
        <w:t>If the previous product is a DPP product and the current product is a non DPP product then proceed with the de-enrollment process.</w:t>
      </w:r>
    </w:p>
    <w:p w14:paraId="078A5633" w14:textId="77777777" w:rsidR="006B7210" w:rsidRDefault="000E580C" w:rsidP="000E580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Pr="00365B90">
        <w:rPr>
          <w:rFonts w:asciiTheme="minorHAnsi" w:hAnsiTheme="minorHAnsi"/>
        </w:rPr>
        <w:t>pdate the Enrollment table with status "De-enrolled" with the de-enrolled date</w:t>
      </w:r>
    </w:p>
    <w:p w14:paraId="078A5634" w14:textId="77777777" w:rsidR="003C7790" w:rsidRDefault="003C7790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0E580C">
        <w:rPr>
          <w:rFonts w:asciiTheme="minorHAnsi" w:hAnsiTheme="minorHAnsi"/>
        </w:rPr>
        <w:t>Also create a</w:t>
      </w:r>
      <w:r w:rsidR="00D762AB">
        <w:rPr>
          <w:rFonts w:asciiTheme="minorHAnsi" w:hAnsiTheme="minorHAnsi"/>
        </w:rPr>
        <w:t>n</w:t>
      </w:r>
      <w:r w:rsidRPr="000E580C">
        <w:rPr>
          <w:rFonts w:asciiTheme="minorHAnsi" w:hAnsiTheme="minorHAnsi"/>
        </w:rPr>
        <w:t xml:space="preserve"> interaction record using Class\Method  - </w:t>
      </w:r>
      <w:r w:rsidRPr="00963BDD">
        <w:rPr>
          <w:rFonts w:ascii="Courier New" w:hAnsi="Courier New"/>
          <w:caps/>
        </w:rPr>
        <w:t>zcl_ir_utility=&gt;z_ir_bp_update</w:t>
      </w:r>
      <w:r w:rsidRPr="000E580C">
        <w:rPr>
          <w:rFonts w:asciiTheme="minorHAnsi" w:hAnsiTheme="minorHAnsi"/>
        </w:rPr>
        <w:t xml:space="preserve"> with category "De-enrollment Completed", interaction record creation is covered in </w:t>
      </w:r>
      <w:r w:rsidR="00963BDD">
        <w:rPr>
          <w:rFonts w:asciiTheme="minorHAnsi" w:hAnsiTheme="minorHAnsi"/>
        </w:rPr>
        <w:t xml:space="preserve">Functional Specification </w:t>
      </w:r>
      <w:r w:rsidRPr="00963BDD">
        <w:rPr>
          <w:rFonts w:asciiTheme="minorHAnsi" w:hAnsiTheme="minorHAnsi"/>
          <w:i/>
        </w:rPr>
        <w:t>PJT03030.R5.SAP.FS.DPP.Customer.Enrollment.Interaction.Records.CRM.ENH.DPP.002</w:t>
      </w:r>
    </w:p>
    <w:p w14:paraId="078A5635" w14:textId="77777777" w:rsidR="001431A3" w:rsidRPr="000E580C" w:rsidRDefault="00D762AB" w:rsidP="003C7790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D762AB">
        <w:rPr>
          <w:rFonts w:asciiTheme="minorHAnsi" w:hAnsiTheme="minorHAnsi"/>
          <w:color w:val="000000" w:themeColor="text1"/>
        </w:rPr>
        <w:t xml:space="preserve">In case the de-enrollment is performed in the middle of billing cycle, </w:t>
      </w:r>
      <w:r w:rsidR="001431A3" w:rsidRPr="00D762AB">
        <w:rPr>
          <w:rFonts w:asciiTheme="minorHAnsi" w:hAnsiTheme="minorHAnsi"/>
          <w:color w:val="000000" w:themeColor="text1"/>
        </w:rPr>
        <w:t>Show a Popup</w:t>
      </w:r>
      <w:r w:rsidR="001431A3">
        <w:rPr>
          <w:rFonts w:asciiTheme="minorHAnsi" w:hAnsiTheme="minorHAnsi"/>
        </w:rPr>
        <w:t xml:space="preserve"> with message "</w:t>
      </w:r>
      <w:r w:rsidR="00A013A8">
        <w:rPr>
          <w:rFonts w:asciiTheme="minorHAnsi" w:hAnsiTheme="minorHAnsi"/>
        </w:rPr>
        <w:t>Mid cycle de-enrollment may result into a pro-rated bill</w:t>
      </w:r>
      <w:r w:rsidR="001431A3">
        <w:rPr>
          <w:rFonts w:asciiTheme="minorHAnsi" w:hAnsiTheme="minorHAnsi"/>
        </w:rPr>
        <w:t>".</w:t>
      </w:r>
    </w:p>
    <w:p w14:paraId="078A5636" w14:textId="77777777" w:rsidR="003C7790" w:rsidRDefault="00DB46A2" w:rsidP="00DB46A2">
      <w:pPr>
        <w:pStyle w:val="CapNormal"/>
        <w:tabs>
          <w:tab w:val="left" w:pos="5366"/>
        </w:tabs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p w14:paraId="078A5637" w14:textId="77777777" w:rsidR="004A225C" w:rsidRPr="004A00A3" w:rsidRDefault="004A225C" w:rsidP="004A225C">
      <w:pPr>
        <w:pStyle w:val="CapNormal"/>
        <w:spacing w:after="0"/>
        <w:rPr>
          <w:rFonts w:asciiTheme="minorHAnsi" w:hAnsiTheme="minorHAnsi"/>
          <w:b/>
          <w:u w:val="single"/>
        </w:rPr>
      </w:pPr>
      <w:r w:rsidRPr="004A225C">
        <w:rPr>
          <w:rFonts w:asciiTheme="minorHAnsi" w:hAnsiTheme="minorHAnsi"/>
          <w:b/>
          <w:u w:val="single"/>
        </w:rPr>
        <w:t>Customer Requested DPP De-enrollment</w:t>
      </w:r>
    </w:p>
    <w:p w14:paraId="078A5638" w14:textId="77777777" w:rsidR="002C7644" w:rsidRDefault="004A225C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CSR Clicks on the </w:t>
      </w:r>
      <w:r w:rsidR="002C7644">
        <w:rPr>
          <w:rFonts w:asciiTheme="minorHAnsi" w:hAnsiTheme="minorHAnsi"/>
        </w:rPr>
        <w:t>Enrollment Center</w:t>
      </w:r>
      <w:r>
        <w:rPr>
          <w:rFonts w:asciiTheme="minorHAnsi" w:hAnsiTheme="minorHAnsi"/>
        </w:rPr>
        <w:t xml:space="preserve"> in the work center </w:t>
      </w:r>
    </w:p>
    <w:p w14:paraId="078A5639" w14:textId="77777777" w:rsidR="002C7644" w:rsidRDefault="002C7644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New Component is created for enrollment center which is covered in spec(</w:t>
      </w:r>
      <w:r w:rsidR="00BF524D" w:rsidRPr="00BF524D">
        <w:rPr>
          <w:rFonts w:asciiTheme="minorHAnsi" w:hAnsiTheme="minorHAnsi"/>
        </w:rPr>
        <w:t>PJT03030.R5.SAP.FS.DPP.Customer.Enrollment.CRM_ENH_DPP_004</w:t>
      </w:r>
      <w:r w:rsidR="00BF524D">
        <w:rPr>
          <w:rFonts w:asciiTheme="minorHAnsi" w:hAnsiTheme="minorHAnsi"/>
        </w:rPr>
        <w:t>)</w:t>
      </w:r>
    </w:p>
    <w:p w14:paraId="078A563A" w14:textId="77777777" w:rsidR="002C7644" w:rsidRDefault="002C7644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2C7644">
        <w:rPr>
          <w:rFonts w:asciiTheme="minorHAnsi" w:hAnsiTheme="minorHAnsi"/>
        </w:rPr>
        <w:t xml:space="preserve">CSR Clicks on the De-enroll button next to enrolled DPP </w:t>
      </w:r>
      <w:proofErr w:type="gramStart"/>
      <w:r w:rsidRPr="002C7644">
        <w:rPr>
          <w:rFonts w:asciiTheme="minorHAnsi" w:hAnsiTheme="minorHAnsi"/>
        </w:rPr>
        <w:t>program(</w:t>
      </w:r>
      <w:proofErr w:type="gramEnd"/>
      <w:r w:rsidRPr="002C7644">
        <w:rPr>
          <w:rFonts w:asciiTheme="minorHAnsi" w:hAnsiTheme="minorHAnsi"/>
        </w:rPr>
        <w:t xml:space="preserve"> CPR or DPP)</w:t>
      </w:r>
      <w:r>
        <w:rPr>
          <w:rFonts w:asciiTheme="minorHAnsi" w:hAnsiTheme="minorHAnsi"/>
        </w:rPr>
        <w:t>.</w:t>
      </w:r>
    </w:p>
    <w:p w14:paraId="078A563B" w14:textId="77777777" w:rsidR="004A225C" w:rsidRPr="000E580C" w:rsidRDefault="00BF524D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="004A225C" w:rsidRPr="000E580C">
        <w:rPr>
          <w:rFonts w:asciiTheme="minorHAnsi" w:hAnsiTheme="minorHAnsi"/>
        </w:rPr>
        <w:t>e-enrollment process</w:t>
      </w:r>
      <w:r>
        <w:rPr>
          <w:rFonts w:asciiTheme="minorHAnsi" w:hAnsiTheme="minorHAnsi"/>
        </w:rPr>
        <w:t xml:space="preserve"> will happen in the on the click of the de-enroll button</w:t>
      </w:r>
    </w:p>
    <w:p w14:paraId="078A563C" w14:textId="77777777" w:rsidR="004A225C" w:rsidRDefault="004A225C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6B7210">
        <w:rPr>
          <w:rFonts w:asciiTheme="minorHAnsi" w:hAnsiTheme="minorHAnsi"/>
        </w:rPr>
        <w:t>Use the existing FM Z_DLA_RATE_CHANGE</w:t>
      </w:r>
      <w:r>
        <w:rPr>
          <w:rFonts w:asciiTheme="minorHAnsi" w:hAnsiTheme="minorHAnsi"/>
        </w:rPr>
        <w:t xml:space="preserve"> to change the product category to a non-DPP product </w:t>
      </w:r>
      <w:proofErr w:type="gramStart"/>
      <w:r>
        <w:rPr>
          <w:rFonts w:asciiTheme="minorHAnsi" w:hAnsiTheme="minorHAnsi"/>
        </w:rPr>
        <w:t>( This</w:t>
      </w:r>
      <w:proofErr w:type="gramEnd"/>
      <w:r>
        <w:rPr>
          <w:rFonts w:asciiTheme="minorHAnsi" w:hAnsiTheme="minorHAnsi"/>
        </w:rPr>
        <w:t xml:space="preserve"> FM will also create a</w:t>
      </w:r>
      <w:r w:rsidR="00D813EF">
        <w:rPr>
          <w:rFonts w:asciiTheme="minorHAnsi" w:hAnsiTheme="minorHAnsi"/>
        </w:rPr>
        <w:t>n</w:t>
      </w:r>
      <w:r>
        <w:rPr>
          <w:rFonts w:asciiTheme="minorHAnsi" w:hAnsiTheme="minorHAnsi"/>
        </w:rPr>
        <w:t xml:space="preserve"> interaction record but small changes has to be done in this FM )</w:t>
      </w:r>
      <w:r w:rsidR="00D813EF">
        <w:rPr>
          <w:rFonts w:asciiTheme="minorHAnsi" w:hAnsiTheme="minorHAnsi"/>
        </w:rPr>
        <w:t>.</w:t>
      </w:r>
    </w:p>
    <w:p w14:paraId="078A563D" w14:textId="77777777" w:rsidR="004A225C" w:rsidRDefault="004A225C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Pr="00365B90">
        <w:rPr>
          <w:rFonts w:asciiTheme="minorHAnsi" w:hAnsiTheme="minorHAnsi"/>
        </w:rPr>
        <w:t>pdate the Enrollment table with status "De-enrolled" with the de-enrolled date</w:t>
      </w:r>
    </w:p>
    <w:p w14:paraId="078A563E" w14:textId="77777777" w:rsidR="004A225C" w:rsidRDefault="004A225C" w:rsidP="004A225C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BF524D">
        <w:rPr>
          <w:rFonts w:asciiTheme="minorHAnsi" w:hAnsiTheme="minorHAnsi"/>
        </w:rPr>
        <w:t>Also create a</w:t>
      </w:r>
      <w:r w:rsidR="00D762AB">
        <w:rPr>
          <w:rFonts w:asciiTheme="minorHAnsi" w:hAnsiTheme="minorHAnsi"/>
        </w:rPr>
        <w:t>n</w:t>
      </w:r>
      <w:r w:rsidRPr="00BF524D">
        <w:rPr>
          <w:rFonts w:asciiTheme="minorHAnsi" w:hAnsiTheme="minorHAnsi"/>
        </w:rPr>
        <w:t xml:space="preserve"> interaction record using Class\</w:t>
      </w:r>
      <w:proofErr w:type="gramStart"/>
      <w:r w:rsidRPr="00BF524D">
        <w:rPr>
          <w:rFonts w:asciiTheme="minorHAnsi" w:hAnsiTheme="minorHAnsi"/>
        </w:rPr>
        <w:t>Method  -</w:t>
      </w:r>
      <w:proofErr w:type="gramEnd"/>
      <w:r w:rsidRPr="00BF524D">
        <w:rPr>
          <w:rFonts w:asciiTheme="minorHAnsi" w:hAnsiTheme="minorHAnsi"/>
        </w:rPr>
        <w:t xml:space="preserve"> </w:t>
      </w:r>
      <w:r w:rsidRPr="00D762AB">
        <w:rPr>
          <w:rFonts w:ascii="Courier New" w:hAnsi="Courier New" w:cs="Courier New"/>
          <w:caps/>
        </w:rPr>
        <w:t>zcl_ir_utility=&gt;z_ir_bp_update</w:t>
      </w:r>
      <w:r w:rsidRPr="00BF524D">
        <w:rPr>
          <w:rFonts w:asciiTheme="minorHAnsi" w:hAnsiTheme="minorHAnsi"/>
        </w:rPr>
        <w:t xml:space="preserve"> with category "De-enrollment Completed", interaction record creation is covered in </w:t>
      </w:r>
      <w:r w:rsidR="00D762AB">
        <w:rPr>
          <w:rFonts w:asciiTheme="minorHAnsi" w:hAnsiTheme="minorHAnsi"/>
        </w:rPr>
        <w:t xml:space="preserve">Functional Specification </w:t>
      </w:r>
      <w:r w:rsidRPr="00D762AB">
        <w:rPr>
          <w:rFonts w:asciiTheme="minorHAnsi" w:hAnsiTheme="minorHAnsi"/>
          <w:i/>
        </w:rPr>
        <w:t>PJT03030.R5.SAP.FS.DPP.Customer.Enrollment.Interaction.Records.CRM.ENH.DPP.002</w:t>
      </w:r>
      <w:r w:rsidR="00D762AB">
        <w:rPr>
          <w:rFonts w:asciiTheme="minorHAnsi" w:hAnsiTheme="minorHAnsi"/>
        </w:rPr>
        <w:t>.</w:t>
      </w:r>
    </w:p>
    <w:p w14:paraId="078A563F" w14:textId="77777777" w:rsidR="00143D93" w:rsidRPr="00D762AB" w:rsidRDefault="00D762AB" w:rsidP="00D762AB">
      <w:pPr>
        <w:pStyle w:val="CapNormal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D762AB">
        <w:rPr>
          <w:rFonts w:asciiTheme="minorHAnsi" w:hAnsiTheme="minorHAnsi"/>
          <w:color w:val="000000" w:themeColor="text1"/>
        </w:rPr>
        <w:lastRenderedPageBreak/>
        <w:t>In case the de-enrollment is performed in the middle of billing cycle, Show a Popup</w:t>
      </w:r>
      <w:r>
        <w:rPr>
          <w:rFonts w:asciiTheme="minorHAnsi" w:hAnsiTheme="minorHAnsi"/>
        </w:rPr>
        <w:t xml:space="preserve"> with message "Mid cycle de-enrollment may result into a pro-rated bill".</w:t>
      </w:r>
    </w:p>
    <w:p w14:paraId="078A5640" w14:textId="77777777" w:rsidR="004A225C" w:rsidRDefault="004A225C" w:rsidP="00DF7861">
      <w:pPr>
        <w:pStyle w:val="CapNormal"/>
        <w:spacing w:after="0"/>
        <w:rPr>
          <w:rFonts w:asciiTheme="minorHAnsi" w:hAnsiTheme="minorHAnsi"/>
        </w:rPr>
      </w:pPr>
    </w:p>
    <w:p w14:paraId="078A5641" w14:textId="77777777" w:rsidR="00830CAE" w:rsidRDefault="0064576A" w:rsidP="004A130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32" w:name="_Toc296593352"/>
      <w:bookmarkStart w:id="33" w:name="_Toc433662186"/>
      <w:r w:rsidRPr="003064E6">
        <w:rPr>
          <w:rFonts w:asciiTheme="minorHAnsi" w:hAnsiTheme="minorHAnsi" w:cs="Arial"/>
        </w:rPr>
        <w:t>Custom Class</w:t>
      </w:r>
      <w:bookmarkEnd w:id="32"/>
      <w:bookmarkEnd w:id="33"/>
      <w:r w:rsidRPr="003064E6">
        <w:rPr>
          <w:rFonts w:asciiTheme="minorHAnsi" w:hAnsiTheme="minorHAnsi" w:cs="Arial"/>
        </w:rPr>
        <w:t xml:space="preserve">   </w:t>
      </w:r>
    </w:p>
    <w:p w14:paraId="078A5642" w14:textId="77777777" w:rsidR="00D56090" w:rsidRPr="0097030E" w:rsidRDefault="00D56090" w:rsidP="00D56090">
      <w:pPr>
        <w:rPr>
          <w:rFonts w:asciiTheme="minorHAnsi" w:hAnsiTheme="minorHAnsi"/>
          <w:sz w:val="22"/>
          <w:szCs w:val="22"/>
        </w:rPr>
      </w:pPr>
      <w:r w:rsidRPr="0097030E">
        <w:rPr>
          <w:rFonts w:asciiTheme="minorHAnsi" w:hAnsiTheme="minorHAnsi"/>
          <w:sz w:val="22"/>
          <w:szCs w:val="22"/>
        </w:rPr>
        <w:t>Custom Component will be created for enrollment center</w:t>
      </w:r>
      <w:r w:rsidR="00D762AB" w:rsidRPr="0097030E">
        <w:rPr>
          <w:rFonts w:asciiTheme="minorHAnsi" w:hAnsiTheme="minorHAnsi"/>
          <w:sz w:val="22"/>
          <w:szCs w:val="22"/>
        </w:rPr>
        <w:t xml:space="preserve"> </w:t>
      </w:r>
      <w:r w:rsidRPr="0097030E">
        <w:rPr>
          <w:rFonts w:asciiTheme="minorHAnsi" w:hAnsiTheme="minorHAnsi"/>
          <w:sz w:val="22"/>
          <w:szCs w:val="22"/>
        </w:rPr>
        <w:t>(</w:t>
      </w:r>
      <w:r w:rsidR="001F354E" w:rsidRPr="0097030E">
        <w:rPr>
          <w:rFonts w:asciiTheme="minorHAnsi" w:hAnsiTheme="minorHAnsi"/>
          <w:sz w:val="22"/>
          <w:szCs w:val="22"/>
        </w:rPr>
        <w:t xml:space="preserve">covered in </w:t>
      </w:r>
      <w:r w:rsidR="00D813EF" w:rsidRPr="0097030E">
        <w:rPr>
          <w:rFonts w:asciiTheme="minorHAnsi" w:hAnsiTheme="minorHAnsi"/>
          <w:sz w:val="22"/>
          <w:szCs w:val="22"/>
        </w:rPr>
        <w:t>F</w:t>
      </w:r>
      <w:r w:rsidR="00D762AB" w:rsidRPr="0097030E">
        <w:rPr>
          <w:rFonts w:asciiTheme="minorHAnsi" w:hAnsiTheme="minorHAnsi"/>
          <w:sz w:val="22"/>
          <w:szCs w:val="22"/>
        </w:rPr>
        <w:t>unctional Specification</w:t>
      </w:r>
      <w:r w:rsidR="001F354E" w:rsidRPr="0097030E">
        <w:rPr>
          <w:rFonts w:asciiTheme="minorHAnsi" w:hAnsiTheme="minorHAnsi"/>
          <w:sz w:val="22"/>
          <w:szCs w:val="22"/>
        </w:rPr>
        <w:t xml:space="preserve"> </w:t>
      </w:r>
      <w:r w:rsidR="001F354E" w:rsidRPr="0097030E">
        <w:rPr>
          <w:rFonts w:asciiTheme="minorHAnsi" w:hAnsiTheme="minorHAnsi"/>
          <w:i/>
          <w:sz w:val="22"/>
          <w:szCs w:val="22"/>
        </w:rPr>
        <w:t>PJT03030.R5.SAP.FS.DPP.Customer.Enrollment.CRM_ENH_DPP_004</w:t>
      </w:r>
      <w:r w:rsidRPr="0097030E">
        <w:rPr>
          <w:rFonts w:asciiTheme="minorHAnsi" w:hAnsiTheme="minorHAnsi"/>
          <w:sz w:val="22"/>
          <w:szCs w:val="22"/>
        </w:rPr>
        <w:t>).</w:t>
      </w:r>
    </w:p>
    <w:p w14:paraId="078A5643" w14:textId="77777777" w:rsidR="00D56090" w:rsidRPr="0097030E" w:rsidRDefault="00D56090" w:rsidP="00D56090">
      <w:pPr>
        <w:rPr>
          <w:rFonts w:asciiTheme="minorHAnsi" w:hAnsiTheme="minorHAnsi"/>
          <w:sz w:val="22"/>
          <w:szCs w:val="22"/>
        </w:rPr>
      </w:pPr>
      <w:r w:rsidRPr="0097030E">
        <w:rPr>
          <w:rFonts w:asciiTheme="minorHAnsi" w:hAnsiTheme="minorHAnsi"/>
          <w:sz w:val="22"/>
          <w:szCs w:val="22"/>
        </w:rPr>
        <w:t xml:space="preserve">Changes will be done in class </w:t>
      </w:r>
      <w:r w:rsidRPr="0097030E">
        <w:rPr>
          <w:rFonts w:ascii="Courier New" w:hAnsi="Courier New" w:cs="Courier New"/>
          <w:sz w:val="22"/>
          <w:szCs w:val="22"/>
        </w:rPr>
        <w:t>ZL_IUPRMAIN_PROCESSEXECVS_IMPL</w:t>
      </w:r>
      <w:r w:rsidRPr="0097030E">
        <w:rPr>
          <w:rFonts w:asciiTheme="minorHAnsi" w:hAnsiTheme="minorHAnsi"/>
          <w:sz w:val="22"/>
          <w:szCs w:val="22"/>
        </w:rPr>
        <w:t xml:space="preserve">, </w:t>
      </w:r>
      <w:r w:rsidRPr="0097030E">
        <w:rPr>
          <w:rFonts w:ascii="Courier New" w:hAnsi="Courier New" w:cs="Courier New"/>
          <w:sz w:val="22"/>
          <w:szCs w:val="22"/>
        </w:rPr>
        <w:t>ZL_IUICCON_PROCESSSAVEBUT_IMPL</w:t>
      </w:r>
      <w:r w:rsidRPr="0097030E">
        <w:rPr>
          <w:rFonts w:asciiTheme="minorHAnsi" w:hAnsiTheme="minorHAnsi"/>
          <w:sz w:val="22"/>
          <w:szCs w:val="22"/>
        </w:rPr>
        <w:t>.</w:t>
      </w:r>
    </w:p>
    <w:p w14:paraId="078A5644" w14:textId="77777777" w:rsidR="00D56090" w:rsidRPr="00D56090" w:rsidRDefault="00D56090" w:rsidP="00D56090">
      <w:pPr>
        <w:rPr>
          <w:lang w:val="en-US"/>
        </w:rPr>
      </w:pPr>
    </w:p>
    <w:p w14:paraId="078A5645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34" w:name="_Toc296593353"/>
      <w:bookmarkStart w:id="35" w:name="_Toc433662187"/>
      <w:r w:rsidRPr="003064E6">
        <w:rPr>
          <w:rFonts w:asciiTheme="minorHAnsi" w:hAnsiTheme="minorHAnsi" w:cs="Arial"/>
        </w:rPr>
        <w:t>Standard Rule</w:t>
      </w:r>
      <w:bookmarkEnd w:id="34"/>
      <w:bookmarkEnd w:id="35"/>
      <w:r w:rsidRPr="003064E6">
        <w:rPr>
          <w:rFonts w:asciiTheme="minorHAnsi" w:hAnsiTheme="minorHAnsi" w:cs="Arial"/>
        </w:rPr>
        <w:t xml:space="preserve"> </w:t>
      </w:r>
    </w:p>
    <w:p w14:paraId="078A5646" w14:textId="77777777" w:rsidR="0064576A" w:rsidRPr="003064E6" w:rsidRDefault="009839B3" w:rsidP="004A1306">
      <w:pPr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="0097030E">
        <w:rPr>
          <w:rFonts w:asciiTheme="minorHAnsi" w:hAnsiTheme="minorHAnsi" w:cs="Arial"/>
          <w:sz w:val="22"/>
          <w:szCs w:val="22"/>
        </w:rPr>
        <w:t>.</w:t>
      </w:r>
      <w:r w:rsidR="00CE57E0">
        <w:rPr>
          <w:rFonts w:asciiTheme="minorHAnsi" w:hAnsiTheme="minorHAnsi" w:cs="Arial"/>
          <w:sz w:val="22"/>
          <w:szCs w:val="22"/>
        </w:rPr>
        <w:t xml:space="preserve"> </w:t>
      </w:r>
    </w:p>
    <w:p w14:paraId="078A5647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36" w:name="_Toc296593354"/>
      <w:bookmarkStart w:id="37" w:name="_Toc433662188"/>
      <w:r w:rsidRPr="003064E6">
        <w:rPr>
          <w:rFonts w:asciiTheme="minorHAnsi" w:hAnsiTheme="minorHAnsi" w:cs="Arial"/>
        </w:rPr>
        <w:t>Custom Table Creation</w:t>
      </w:r>
      <w:bookmarkEnd w:id="36"/>
      <w:bookmarkEnd w:id="37"/>
      <w:r w:rsidRPr="003064E6">
        <w:rPr>
          <w:rFonts w:asciiTheme="minorHAnsi" w:hAnsiTheme="minorHAnsi" w:cs="Arial"/>
        </w:rPr>
        <w:t xml:space="preserve"> </w:t>
      </w:r>
    </w:p>
    <w:p w14:paraId="078A5648" w14:textId="77777777" w:rsidR="0064576A" w:rsidRPr="003064E6" w:rsidRDefault="009839B3" w:rsidP="004A1306">
      <w:pPr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mallCaps/>
          <w:sz w:val="22"/>
          <w:szCs w:val="22"/>
        </w:rPr>
        <w:t>.</w:t>
      </w:r>
    </w:p>
    <w:p w14:paraId="078A5649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38" w:name="_Toc296593356"/>
      <w:bookmarkStart w:id="39" w:name="_Toc433662189"/>
      <w:r w:rsidRPr="003064E6">
        <w:rPr>
          <w:rFonts w:asciiTheme="minorHAnsi" w:hAnsiTheme="minorHAnsi" w:cs="Arial"/>
        </w:rPr>
        <w:t>Work Item Delivery Requirements</w:t>
      </w:r>
      <w:bookmarkEnd w:id="38"/>
      <w:bookmarkEnd w:id="39"/>
      <w:r w:rsidRPr="003064E6">
        <w:rPr>
          <w:rFonts w:asciiTheme="minorHAnsi" w:hAnsiTheme="minorHAnsi" w:cs="Arial"/>
        </w:rPr>
        <w:t xml:space="preserve"> </w:t>
      </w:r>
    </w:p>
    <w:p w14:paraId="078A564A" w14:textId="77777777" w:rsidR="00243BD4" w:rsidRPr="004A1306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4B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40" w:name="_Toc296593357"/>
      <w:bookmarkStart w:id="41" w:name="_Toc433662190"/>
      <w:r w:rsidRPr="003064E6">
        <w:rPr>
          <w:rFonts w:asciiTheme="minorHAnsi" w:hAnsiTheme="minorHAnsi" w:cs="Arial"/>
        </w:rPr>
        <w:t>Triggering Events Determination</w:t>
      </w:r>
      <w:bookmarkEnd w:id="40"/>
      <w:bookmarkEnd w:id="41"/>
      <w:r w:rsidRPr="003064E6">
        <w:rPr>
          <w:rFonts w:asciiTheme="minorHAnsi" w:hAnsiTheme="minorHAnsi" w:cs="Arial"/>
        </w:rPr>
        <w:t xml:space="preserve"> </w:t>
      </w:r>
    </w:p>
    <w:p w14:paraId="078A564C" w14:textId="77777777" w:rsidR="001F354E" w:rsidRPr="001F354E" w:rsidRDefault="001F354E" w:rsidP="001F354E">
      <w:pPr>
        <w:rPr>
          <w:rFonts w:asciiTheme="minorHAnsi" w:hAnsiTheme="minorHAnsi" w:cs="Arial"/>
          <w:sz w:val="22"/>
          <w:szCs w:val="22"/>
        </w:rPr>
      </w:pPr>
      <w:r w:rsidRPr="001F354E">
        <w:rPr>
          <w:rFonts w:asciiTheme="minorHAnsi" w:hAnsiTheme="minorHAnsi" w:cs="Arial"/>
          <w:sz w:val="22"/>
          <w:szCs w:val="22"/>
        </w:rPr>
        <w:t>Customer Move-out</w:t>
      </w:r>
    </w:p>
    <w:p w14:paraId="078A564D" w14:textId="77777777" w:rsidR="001F354E" w:rsidRPr="001F354E" w:rsidRDefault="0097030E" w:rsidP="001F354E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Customer Requested SE </w:t>
      </w:r>
      <w:r w:rsidR="001F354E" w:rsidRPr="001F354E">
        <w:rPr>
          <w:rFonts w:asciiTheme="minorHAnsi" w:hAnsiTheme="minorHAnsi" w:cs="Arial"/>
          <w:sz w:val="22"/>
          <w:szCs w:val="22"/>
        </w:rPr>
        <w:t>Opt-out</w:t>
      </w:r>
    </w:p>
    <w:p w14:paraId="078A564E" w14:textId="77777777" w:rsidR="001F354E" w:rsidRPr="001F354E" w:rsidRDefault="001F354E" w:rsidP="001F354E">
      <w:pPr>
        <w:rPr>
          <w:rFonts w:asciiTheme="minorHAnsi" w:hAnsiTheme="minorHAnsi" w:cs="Arial"/>
          <w:sz w:val="22"/>
          <w:szCs w:val="22"/>
        </w:rPr>
      </w:pPr>
      <w:r w:rsidRPr="001F354E">
        <w:rPr>
          <w:rFonts w:asciiTheme="minorHAnsi" w:hAnsiTheme="minorHAnsi" w:cs="Arial"/>
          <w:sz w:val="22"/>
          <w:szCs w:val="22"/>
        </w:rPr>
        <w:t>Customer Requested DPP De-enrollment</w:t>
      </w:r>
    </w:p>
    <w:p w14:paraId="078A564F" w14:textId="77777777" w:rsidR="001F354E" w:rsidRPr="001F354E" w:rsidRDefault="001F354E" w:rsidP="001F354E">
      <w:pPr>
        <w:rPr>
          <w:rFonts w:asciiTheme="minorHAnsi" w:hAnsiTheme="minorHAnsi" w:cs="Arial"/>
          <w:sz w:val="22"/>
          <w:szCs w:val="22"/>
        </w:rPr>
      </w:pPr>
      <w:r w:rsidRPr="001F354E">
        <w:rPr>
          <w:rFonts w:asciiTheme="minorHAnsi" w:hAnsiTheme="minorHAnsi" w:cs="Arial"/>
          <w:sz w:val="22"/>
          <w:szCs w:val="22"/>
        </w:rPr>
        <w:t>Enrollment to other rate</w:t>
      </w:r>
    </w:p>
    <w:p w14:paraId="078A5650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42" w:name="_Toc296593358"/>
      <w:bookmarkStart w:id="43" w:name="_Toc433662191"/>
      <w:r w:rsidRPr="003064E6">
        <w:rPr>
          <w:rFonts w:asciiTheme="minorHAnsi" w:hAnsiTheme="minorHAnsi" w:cs="Arial"/>
        </w:rPr>
        <w:t>Escalation Requirements</w:t>
      </w:r>
      <w:bookmarkEnd w:id="42"/>
      <w:bookmarkEnd w:id="43"/>
      <w:r w:rsidRPr="003064E6">
        <w:rPr>
          <w:rFonts w:asciiTheme="minorHAnsi" w:hAnsiTheme="minorHAnsi" w:cs="Arial"/>
        </w:rPr>
        <w:t xml:space="preserve"> </w:t>
      </w:r>
    </w:p>
    <w:p w14:paraId="078A5651" w14:textId="77777777" w:rsidR="00243BD4" w:rsidRPr="005108C8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52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44" w:name="_Toc296593359"/>
      <w:bookmarkStart w:id="45" w:name="_Toc433662192"/>
      <w:r w:rsidRPr="003064E6">
        <w:rPr>
          <w:rFonts w:asciiTheme="minorHAnsi" w:hAnsiTheme="minorHAnsi" w:cs="Arial"/>
        </w:rPr>
        <w:t>Dependencies</w:t>
      </w:r>
      <w:bookmarkEnd w:id="44"/>
      <w:bookmarkEnd w:id="45"/>
    </w:p>
    <w:p w14:paraId="078A5653" w14:textId="77777777" w:rsidR="00206F73" w:rsidRDefault="00E711EE" w:rsidP="0049301F">
      <w:pPr>
        <w:rPr>
          <w:rFonts w:asciiTheme="minorHAnsi" w:hAnsiTheme="minorHAnsi" w:cs="Arial"/>
          <w:sz w:val="22"/>
          <w:szCs w:val="22"/>
        </w:rPr>
      </w:pPr>
      <w:proofErr w:type="gramStart"/>
      <w:r w:rsidRPr="00BF524D">
        <w:rPr>
          <w:rFonts w:asciiTheme="minorHAnsi" w:hAnsiTheme="minorHAnsi"/>
        </w:rPr>
        <w:t>PJT03030.R5.SAP.FS.DPP.Customer.Enrollment.Interaction.Records.CRM.ENH.DPP.002</w:t>
      </w:r>
      <w:r w:rsidR="00ED2C21">
        <w:rPr>
          <w:rFonts w:asciiTheme="minorHAnsi" w:hAnsiTheme="minorHAnsi" w:cs="Arial"/>
          <w:sz w:val="22"/>
          <w:szCs w:val="22"/>
        </w:rPr>
        <w:t>.</w:t>
      </w:r>
      <w:proofErr w:type="gramEnd"/>
      <w:r w:rsidR="00ED2C21">
        <w:rPr>
          <w:rFonts w:asciiTheme="minorHAnsi" w:hAnsiTheme="minorHAnsi" w:cs="Arial"/>
          <w:sz w:val="22"/>
          <w:szCs w:val="22"/>
        </w:rPr>
        <w:t xml:space="preserve"> </w:t>
      </w:r>
    </w:p>
    <w:p w14:paraId="078A5654" w14:textId="77777777" w:rsidR="00830CAE" w:rsidRPr="003064E6" w:rsidRDefault="0064576A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46" w:name="_Toc296593360"/>
      <w:bookmarkStart w:id="47" w:name="_Toc433662193"/>
      <w:r w:rsidRPr="003064E6">
        <w:rPr>
          <w:rFonts w:asciiTheme="minorHAnsi" w:hAnsiTheme="minorHAnsi" w:cs="Arial"/>
        </w:rPr>
        <w:t>Error Handling Method</w:t>
      </w:r>
      <w:bookmarkEnd w:id="46"/>
      <w:bookmarkEnd w:id="47"/>
    </w:p>
    <w:p w14:paraId="078A5655" w14:textId="77777777" w:rsidR="0064576A" w:rsidRPr="004A1306" w:rsidRDefault="00E711EE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CRM Error message will be shown in the message area</w:t>
      </w:r>
      <w:r w:rsidR="009C6AE3" w:rsidRPr="004A1306">
        <w:rPr>
          <w:rFonts w:asciiTheme="minorHAnsi" w:hAnsiTheme="minorHAnsi" w:cs="Arial"/>
          <w:sz w:val="22"/>
          <w:szCs w:val="22"/>
        </w:rPr>
        <w:t>.</w:t>
      </w:r>
    </w:p>
    <w:p w14:paraId="078A5656" w14:textId="77777777" w:rsidR="00830CAE" w:rsidRPr="003064E6" w:rsidRDefault="001F16EF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48" w:name="_Toc296593361"/>
      <w:r w:rsidRPr="003064E6">
        <w:rPr>
          <w:rFonts w:asciiTheme="minorHAnsi" w:hAnsiTheme="minorHAnsi" w:cs="Arial"/>
        </w:rPr>
        <w:t xml:space="preserve">  </w:t>
      </w:r>
      <w:bookmarkStart w:id="49" w:name="_Toc433662194"/>
      <w:r w:rsidR="0064576A" w:rsidRPr="003064E6">
        <w:rPr>
          <w:rFonts w:asciiTheme="minorHAnsi" w:hAnsiTheme="minorHAnsi" w:cs="Arial"/>
        </w:rPr>
        <w:t>Post Execution Notification Details</w:t>
      </w:r>
      <w:bookmarkEnd w:id="48"/>
      <w:bookmarkEnd w:id="49"/>
    </w:p>
    <w:p w14:paraId="078A5657" w14:textId="77777777" w:rsidR="00890ED8" w:rsidRPr="00D813EF" w:rsidRDefault="00890ED8" w:rsidP="00D813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2"/>
          <w:szCs w:val="22"/>
        </w:rPr>
      </w:pPr>
      <w:r w:rsidRPr="00D813EF">
        <w:rPr>
          <w:rFonts w:asciiTheme="minorHAnsi" w:hAnsiTheme="minorHAnsi" w:cs="Arial"/>
          <w:sz w:val="22"/>
          <w:szCs w:val="22"/>
        </w:rPr>
        <w:t>PJT03030.R5.SAP.FS.DPP.BusinessMasterDataInterface.CS.INT.DPP.001 --&gt; BMD Delta will be sent to EV informing about the de-enrollment</w:t>
      </w:r>
    </w:p>
    <w:p w14:paraId="078A5658" w14:textId="77777777" w:rsidR="00890ED8" w:rsidRPr="00D813EF" w:rsidRDefault="00890ED8" w:rsidP="00D813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2"/>
          <w:szCs w:val="22"/>
        </w:rPr>
      </w:pPr>
      <w:r w:rsidRPr="00D813EF">
        <w:rPr>
          <w:rFonts w:asciiTheme="minorHAnsi" w:hAnsiTheme="minorHAnsi" w:cs="Arial"/>
          <w:sz w:val="22"/>
          <w:szCs w:val="22"/>
        </w:rPr>
        <w:t>PJT03030.R5.SAP.FS.DPP.Customer.Enrollment.Interaction.Records.CRM.ENH.DPP.002 --&gt; Interaction record will be created after de-enrollment</w:t>
      </w:r>
    </w:p>
    <w:p w14:paraId="078A5659" w14:textId="77777777" w:rsidR="0064576A" w:rsidRPr="00D813EF" w:rsidRDefault="00890ED8" w:rsidP="00D813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2"/>
          <w:szCs w:val="22"/>
        </w:rPr>
      </w:pPr>
      <w:r w:rsidRPr="00D813EF">
        <w:rPr>
          <w:rFonts w:asciiTheme="minorHAnsi" w:hAnsiTheme="minorHAnsi" w:cs="Arial"/>
          <w:sz w:val="22"/>
          <w:szCs w:val="22"/>
        </w:rPr>
        <w:t>PJT03030.R5.SAP.FS.DPP.Enrollment and De</w:t>
      </w:r>
      <w:r w:rsidR="00D762AB" w:rsidRPr="00D813EF">
        <w:rPr>
          <w:rFonts w:asciiTheme="minorHAnsi" w:hAnsiTheme="minorHAnsi" w:cs="Arial"/>
          <w:sz w:val="22"/>
          <w:szCs w:val="22"/>
        </w:rPr>
        <w:t>-</w:t>
      </w:r>
      <w:r w:rsidRPr="00D813EF">
        <w:rPr>
          <w:rFonts w:asciiTheme="minorHAnsi" w:hAnsiTheme="minorHAnsi" w:cs="Arial"/>
          <w:sz w:val="22"/>
          <w:szCs w:val="22"/>
        </w:rPr>
        <w:t>enrollment confirmation to DRMS.CS.INT.DPP.005</w:t>
      </w:r>
      <w:r w:rsidR="00027A57" w:rsidRPr="00D813EF">
        <w:rPr>
          <w:rFonts w:asciiTheme="minorHAnsi" w:hAnsiTheme="minorHAnsi" w:cs="Arial"/>
          <w:sz w:val="22"/>
          <w:szCs w:val="22"/>
        </w:rPr>
        <w:t xml:space="preserve"> --&gt; De-enrollment confirmation will be sent to DRMS</w:t>
      </w:r>
    </w:p>
    <w:p w14:paraId="078A565A" w14:textId="77777777" w:rsidR="00830CAE" w:rsidRPr="003064E6" w:rsidRDefault="001F16EF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bookmarkStart w:id="50" w:name="_Toc296593362"/>
      <w:r w:rsidRPr="003064E6">
        <w:rPr>
          <w:rFonts w:asciiTheme="minorHAnsi" w:hAnsiTheme="minorHAnsi" w:cs="Arial"/>
        </w:rPr>
        <w:lastRenderedPageBreak/>
        <w:t xml:space="preserve">  </w:t>
      </w:r>
      <w:bookmarkStart w:id="51" w:name="_Toc433662195"/>
      <w:r w:rsidR="0064576A" w:rsidRPr="003064E6">
        <w:rPr>
          <w:rFonts w:asciiTheme="minorHAnsi" w:hAnsiTheme="minorHAnsi" w:cs="Arial"/>
        </w:rPr>
        <w:t>Process Log Details</w:t>
      </w:r>
      <w:bookmarkEnd w:id="50"/>
      <w:bookmarkEnd w:id="51"/>
    </w:p>
    <w:p w14:paraId="078A565B" w14:textId="77777777" w:rsidR="0064576A" w:rsidRPr="00BC443B" w:rsidRDefault="00E426F2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="004C4039" w:rsidRPr="00BC443B">
        <w:rPr>
          <w:rFonts w:asciiTheme="minorHAnsi" w:hAnsiTheme="minorHAnsi" w:cs="Arial"/>
          <w:sz w:val="22"/>
          <w:szCs w:val="22"/>
        </w:rPr>
        <w:t>.</w:t>
      </w:r>
    </w:p>
    <w:p w14:paraId="078A565C" w14:textId="77777777" w:rsidR="0064576A" w:rsidRPr="003064E6" w:rsidRDefault="001F16EF" w:rsidP="00FD23A6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textAlignment w:val="auto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 xml:space="preserve">  </w:t>
      </w:r>
      <w:bookmarkStart w:id="52" w:name="_Toc433662196"/>
      <w:r w:rsidR="0064576A" w:rsidRPr="003064E6">
        <w:rPr>
          <w:rFonts w:asciiTheme="minorHAnsi" w:hAnsiTheme="minorHAnsi" w:cs="Arial"/>
        </w:rPr>
        <w:t>Other</w:t>
      </w:r>
      <w:bookmarkEnd w:id="52"/>
    </w:p>
    <w:p w14:paraId="078A565D" w14:textId="77777777" w:rsidR="00A9221A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5E" w14:textId="77777777" w:rsidR="004A1306" w:rsidRPr="004A1306" w:rsidRDefault="004A1306" w:rsidP="00EF0581">
      <w:pPr>
        <w:jc w:val="center"/>
        <w:rPr>
          <w:rFonts w:asciiTheme="minorHAnsi" w:hAnsiTheme="minorHAnsi" w:cs="Arial"/>
          <w:sz w:val="22"/>
          <w:szCs w:val="22"/>
        </w:rPr>
      </w:pPr>
    </w:p>
    <w:p w14:paraId="078A565F" w14:textId="77777777" w:rsidR="005A1A43" w:rsidRPr="003064E6" w:rsidRDefault="00402CA9" w:rsidP="00FD23A6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Cs w:val="24"/>
        </w:rPr>
      </w:pPr>
      <w:bookmarkStart w:id="53" w:name="_Toc437836189"/>
      <w:bookmarkStart w:id="54" w:name="_Toc433662197"/>
      <w:r w:rsidRPr="003064E6">
        <w:rPr>
          <w:rFonts w:asciiTheme="minorHAnsi" w:hAnsiTheme="minorHAnsi" w:cs="Arial"/>
          <w:bCs/>
          <w:szCs w:val="24"/>
        </w:rPr>
        <w:t xml:space="preserve">Unit </w:t>
      </w:r>
      <w:r w:rsidR="005A1A43" w:rsidRPr="003064E6">
        <w:rPr>
          <w:rFonts w:asciiTheme="minorHAnsi" w:hAnsiTheme="minorHAnsi" w:cs="Arial"/>
          <w:bCs/>
          <w:szCs w:val="24"/>
        </w:rPr>
        <w:t>Test Plan</w:t>
      </w:r>
      <w:bookmarkEnd w:id="53"/>
      <w:bookmarkEnd w:id="54"/>
    </w:p>
    <w:p w14:paraId="078A5660" w14:textId="77777777" w:rsidR="009C2217" w:rsidRDefault="009C2217" w:rsidP="00FD23A6">
      <w:pPr>
        <w:rPr>
          <w:rFonts w:asciiTheme="minorHAnsi" w:hAnsiTheme="minorHAnsi" w:cs="Arial"/>
          <w:lang w:val="en-US"/>
        </w:rPr>
      </w:pPr>
    </w:p>
    <w:bookmarkStart w:id="55" w:name="_MON_1502717811"/>
    <w:bookmarkEnd w:id="55"/>
    <w:p w14:paraId="078A5661" w14:textId="77777777" w:rsidR="000048AB" w:rsidRDefault="00D930EF" w:rsidP="00FD23A6">
      <w:pPr>
        <w:rPr>
          <w:rFonts w:asciiTheme="minorHAnsi" w:hAnsiTheme="minorHAnsi" w:cs="Arial"/>
          <w:sz w:val="22"/>
          <w:szCs w:val="22"/>
        </w:rPr>
      </w:pPr>
      <w:r w:rsidRPr="0026279C">
        <w:rPr>
          <w:rFonts w:asciiTheme="minorHAnsi" w:hAnsiTheme="minorHAnsi" w:cs="Arial"/>
          <w:sz w:val="22"/>
          <w:szCs w:val="22"/>
        </w:rPr>
        <w:object w:dxaOrig="1287" w:dyaOrig="811" w14:anchorId="078A5692">
          <v:shape id="_x0000_i1028" type="#_x0000_t75" style="width:64.5pt;height:40.3pt" o:ole="">
            <v:imagedata r:id="rId31" o:title=""/>
          </v:shape>
          <o:OLEObject Type="Embed" ProgID="Excel.Sheet.12" ShapeID="_x0000_i1028" DrawAspect="Icon" ObjectID="_1507552090" r:id="rId32"/>
        </w:object>
      </w:r>
    </w:p>
    <w:p w14:paraId="078A5662" w14:textId="77777777" w:rsidR="0072257D" w:rsidRPr="003064E6" w:rsidRDefault="0072257D" w:rsidP="00FD23A6">
      <w:pPr>
        <w:rPr>
          <w:rFonts w:asciiTheme="minorHAnsi" w:hAnsiTheme="minorHAnsi" w:cs="Arial"/>
          <w:sz w:val="22"/>
          <w:szCs w:val="22"/>
        </w:rPr>
      </w:pPr>
    </w:p>
    <w:p w14:paraId="078A5663" w14:textId="77777777" w:rsidR="005A1A43" w:rsidRPr="003064E6" w:rsidRDefault="00FF2ECA" w:rsidP="00FD23A6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r w:rsidRPr="003064E6">
        <w:rPr>
          <w:rFonts w:asciiTheme="minorHAnsi" w:hAnsiTheme="minorHAnsi" w:cs="Arial"/>
          <w:bCs/>
          <w:sz w:val="28"/>
          <w:szCs w:val="28"/>
        </w:rPr>
        <w:t xml:space="preserve"> </w:t>
      </w:r>
      <w:bookmarkStart w:id="56" w:name="_Toc433662198"/>
      <w:r w:rsidR="004A682B" w:rsidRPr="003064E6">
        <w:rPr>
          <w:rFonts w:asciiTheme="minorHAnsi" w:hAnsiTheme="minorHAnsi" w:cs="Arial"/>
          <w:bCs/>
          <w:sz w:val="28"/>
          <w:szCs w:val="28"/>
        </w:rPr>
        <w:t>Information Security</w:t>
      </w:r>
      <w:bookmarkEnd w:id="56"/>
    </w:p>
    <w:p w14:paraId="078A5664" w14:textId="77777777" w:rsidR="00243BD4" w:rsidRPr="004A1306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65" w14:textId="77777777" w:rsidR="009B7EF2" w:rsidRPr="003064E6" w:rsidRDefault="009B7EF2" w:rsidP="00FD23A6">
      <w:pPr>
        <w:rPr>
          <w:rFonts w:asciiTheme="minorHAnsi" w:hAnsiTheme="minorHAnsi" w:cs="Arial"/>
          <w:b/>
        </w:rPr>
      </w:pPr>
    </w:p>
    <w:p w14:paraId="078A5666" w14:textId="77777777" w:rsidR="009B7EF2" w:rsidRPr="0094765B" w:rsidRDefault="009B7EF2" w:rsidP="001E385E">
      <w:pPr>
        <w:pStyle w:val="Heading3"/>
        <w:numPr>
          <w:ilvl w:val="2"/>
          <w:numId w:val="13"/>
        </w:numPr>
      </w:pPr>
      <w:r w:rsidRPr="003064E6">
        <w:t>Information Classification</w:t>
      </w:r>
    </w:p>
    <w:p w14:paraId="078A5667" w14:textId="77777777" w:rsidR="00243BD4" w:rsidRPr="003064E6" w:rsidRDefault="009839B3" w:rsidP="00FD23A6">
      <w:pPr>
        <w:ind w:left="990" w:firstLine="72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68" w14:textId="77777777" w:rsidR="009B7EF2" w:rsidRPr="003064E6" w:rsidRDefault="009B7EF2" w:rsidP="00FD23A6">
      <w:pPr>
        <w:ind w:left="480"/>
        <w:rPr>
          <w:rFonts w:asciiTheme="minorHAnsi" w:hAnsiTheme="minorHAnsi" w:cs="Arial"/>
          <w:sz w:val="22"/>
          <w:szCs w:val="22"/>
        </w:rPr>
      </w:pPr>
    </w:p>
    <w:p w14:paraId="078A5669" w14:textId="77777777" w:rsidR="00830CAE" w:rsidRPr="0094765B" w:rsidRDefault="00E4640D" w:rsidP="001E385E">
      <w:pPr>
        <w:pStyle w:val="Heading3"/>
        <w:numPr>
          <w:ilvl w:val="2"/>
          <w:numId w:val="13"/>
        </w:numPr>
      </w:pPr>
      <w:r w:rsidRPr="0094765B">
        <w:t>Security Roles (Profiles and Authorizations)</w:t>
      </w:r>
    </w:p>
    <w:p w14:paraId="078A566A" w14:textId="77777777" w:rsidR="00243BD4" w:rsidRPr="0094765B" w:rsidRDefault="009839B3" w:rsidP="00FD23A6">
      <w:pPr>
        <w:ind w:left="990" w:firstLine="720"/>
        <w:rPr>
          <w:rFonts w:asciiTheme="minorHAnsi" w:hAnsiTheme="minorHAnsi" w:cs="Arial"/>
          <w:sz w:val="22"/>
          <w:szCs w:val="22"/>
        </w:rPr>
      </w:pPr>
      <w:r w:rsidRPr="0094765B">
        <w:rPr>
          <w:rFonts w:asciiTheme="minorHAnsi" w:hAnsiTheme="minorHAnsi" w:cs="Arial"/>
          <w:sz w:val="22"/>
          <w:szCs w:val="22"/>
        </w:rPr>
        <w:t>None Identified.</w:t>
      </w:r>
    </w:p>
    <w:p w14:paraId="078A566B" w14:textId="77777777" w:rsidR="001472F7" w:rsidRPr="003064E6" w:rsidRDefault="001472F7" w:rsidP="00FD23A6">
      <w:pPr>
        <w:rPr>
          <w:rFonts w:asciiTheme="minorHAnsi" w:hAnsiTheme="minorHAnsi" w:cs="Arial"/>
          <w:sz w:val="22"/>
          <w:szCs w:val="22"/>
        </w:rPr>
      </w:pPr>
    </w:p>
    <w:p w14:paraId="078A566C" w14:textId="77777777" w:rsidR="00D0768F" w:rsidRPr="0094765B" w:rsidRDefault="00D0768F" w:rsidP="001E385E">
      <w:pPr>
        <w:pStyle w:val="Heading3"/>
        <w:numPr>
          <w:ilvl w:val="2"/>
          <w:numId w:val="13"/>
        </w:numPr>
      </w:pPr>
      <w:r w:rsidRPr="0094765B">
        <w:t>Table Security (if applicable)</w:t>
      </w:r>
    </w:p>
    <w:p w14:paraId="078A566D" w14:textId="77777777" w:rsidR="00243BD4" w:rsidRPr="0094765B" w:rsidRDefault="009839B3" w:rsidP="00FD23A6">
      <w:pPr>
        <w:ind w:left="990"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6E" w14:textId="77777777" w:rsidR="00D0768F" w:rsidRPr="003064E6" w:rsidRDefault="00D0768F" w:rsidP="00FD23A6">
      <w:pPr>
        <w:rPr>
          <w:rFonts w:asciiTheme="minorHAnsi" w:hAnsiTheme="minorHAnsi" w:cs="Arial"/>
          <w:sz w:val="22"/>
          <w:szCs w:val="22"/>
        </w:rPr>
      </w:pPr>
    </w:p>
    <w:p w14:paraId="078A566F" w14:textId="77777777" w:rsidR="00D0768F" w:rsidRPr="0094765B" w:rsidRDefault="00D0768F" w:rsidP="001E385E">
      <w:pPr>
        <w:pStyle w:val="Heading3"/>
        <w:numPr>
          <w:ilvl w:val="2"/>
          <w:numId w:val="13"/>
        </w:numPr>
      </w:pPr>
      <w:r w:rsidRPr="0094765B">
        <w:t>ABAP Program Security (if applicable)</w:t>
      </w:r>
    </w:p>
    <w:p w14:paraId="078A5670" w14:textId="77777777" w:rsidR="00243BD4" w:rsidRPr="0094765B" w:rsidRDefault="009839B3" w:rsidP="00FD23A6">
      <w:pPr>
        <w:ind w:left="990"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71" w14:textId="77777777" w:rsidR="00D0768F" w:rsidRPr="003064E6" w:rsidRDefault="00D0768F" w:rsidP="00FD23A6">
      <w:pPr>
        <w:rPr>
          <w:rFonts w:asciiTheme="minorHAnsi" w:hAnsiTheme="minorHAnsi" w:cs="Arial"/>
        </w:rPr>
      </w:pPr>
    </w:p>
    <w:p w14:paraId="078A5672" w14:textId="77777777" w:rsidR="005A1A43" w:rsidRPr="003064E6" w:rsidRDefault="005A1A43" w:rsidP="00FD23A6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bookmarkStart w:id="57" w:name="_Toc437836202"/>
      <w:bookmarkStart w:id="58" w:name="_Toc433662199"/>
      <w:r w:rsidRPr="003064E6">
        <w:rPr>
          <w:rFonts w:asciiTheme="minorHAnsi" w:hAnsiTheme="minorHAnsi" w:cs="Arial"/>
          <w:bCs/>
          <w:sz w:val="28"/>
          <w:szCs w:val="28"/>
        </w:rPr>
        <w:t>Audit</w:t>
      </w:r>
      <w:bookmarkEnd w:id="57"/>
      <w:bookmarkEnd w:id="58"/>
    </w:p>
    <w:p w14:paraId="078A5673" w14:textId="77777777" w:rsidR="00243BD4" w:rsidRPr="004A1306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078A5674" w14:textId="77777777" w:rsidR="00C451FE" w:rsidRPr="003064E6" w:rsidDel="00D0768F" w:rsidRDefault="00C451FE" w:rsidP="00FD23A6">
      <w:pPr>
        <w:pStyle w:val="BodyTextIndent3"/>
        <w:ind w:left="576"/>
        <w:jc w:val="left"/>
        <w:rPr>
          <w:rFonts w:asciiTheme="minorHAnsi" w:hAnsiTheme="minorHAnsi" w:cs="Arial"/>
          <w:sz w:val="22"/>
          <w:szCs w:val="22"/>
          <w:highlight w:val="lightGray"/>
        </w:rPr>
      </w:pPr>
    </w:p>
    <w:p w14:paraId="078A5675" w14:textId="77777777" w:rsidR="00EF6916" w:rsidRPr="0094765B" w:rsidRDefault="00C83E7B" w:rsidP="00FD23A6">
      <w:pPr>
        <w:pStyle w:val="Heading2"/>
        <w:numPr>
          <w:ilvl w:val="1"/>
          <w:numId w:val="1"/>
        </w:numPr>
        <w:rPr>
          <w:rFonts w:asciiTheme="minorHAnsi" w:hAnsiTheme="minorHAnsi" w:cs="Arial"/>
        </w:rPr>
      </w:pPr>
      <w:bookmarkStart w:id="59" w:name="_Toc433662200"/>
      <w:r w:rsidRPr="003064E6">
        <w:rPr>
          <w:rFonts w:asciiTheme="minorHAnsi" w:hAnsiTheme="minorHAnsi" w:cs="Arial"/>
          <w:bCs/>
          <w:sz w:val="28"/>
          <w:szCs w:val="28"/>
        </w:rPr>
        <w:t>Questions / Issues / Risks</w:t>
      </w:r>
      <w:bookmarkEnd w:id="59"/>
    </w:p>
    <w:p w14:paraId="078A5676" w14:textId="77777777" w:rsidR="00243BD4" w:rsidRPr="004A1306" w:rsidRDefault="009839B3" w:rsidP="004A1306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sectPr w:rsidR="00243BD4" w:rsidRPr="004A1306" w:rsidSect="00766397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352" w:right="1440" w:bottom="1170" w:left="1440" w:header="706" w:footer="64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8A5695" w14:textId="77777777" w:rsidR="00903242" w:rsidRDefault="00903242">
      <w:r>
        <w:separator/>
      </w:r>
    </w:p>
  </w:endnote>
  <w:endnote w:type="continuationSeparator" w:id="0">
    <w:p w14:paraId="078A5696" w14:textId="77777777" w:rsidR="00903242" w:rsidRDefault="00903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A5699" w14:textId="77777777" w:rsidR="00EF0164" w:rsidRDefault="00EF0164" w:rsidP="001D2A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8A569A" w14:textId="77777777" w:rsidR="00EF0164" w:rsidRDefault="00EF0164" w:rsidP="00515F8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A569B" w14:textId="77777777" w:rsidR="00EF0164" w:rsidRPr="00766397" w:rsidRDefault="00EF0164" w:rsidP="0076639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20"/>
        <w:szCs w:val="20"/>
      </w:rPr>
    </w:pPr>
    <w:r w:rsidRPr="00766397">
      <w:rPr>
        <w:rFonts w:asciiTheme="majorHAnsi" w:eastAsiaTheme="majorEastAsia" w:hAnsiTheme="majorHAnsi" w:cstheme="majorBidi"/>
        <w:sz w:val="20"/>
        <w:szCs w:val="20"/>
      </w:rPr>
      <w:t>Consumer Energy Confidential</w:t>
    </w:r>
    <w:r w:rsidRPr="00766397">
      <w:rPr>
        <w:rFonts w:asciiTheme="majorHAnsi" w:eastAsiaTheme="majorEastAsia" w:hAnsiTheme="majorHAnsi" w:cstheme="majorBidi"/>
        <w:sz w:val="20"/>
        <w:szCs w:val="20"/>
      </w:rPr>
      <w:tab/>
    </w:r>
    <w:r w:rsidRPr="00766397">
      <w:rPr>
        <w:rFonts w:asciiTheme="majorHAnsi" w:eastAsiaTheme="majorEastAsia" w:hAnsiTheme="majorHAnsi" w:cstheme="majorBidi"/>
        <w:sz w:val="20"/>
        <w:szCs w:val="20"/>
      </w:rPr>
      <w:ptab w:relativeTo="margin" w:alignment="right" w:leader="none"/>
    </w:r>
    <w:r w:rsidRPr="00766397">
      <w:rPr>
        <w:rFonts w:asciiTheme="majorHAnsi" w:eastAsiaTheme="majorEastAsia" w:hAnsiTheme="majorHAnsi" w:cstheme="majorBidi"/>
        <w:sz w:val="20"/>
        <w:szCs w:val="20"/>
      </w:rPr>
      <w:t xml:space="preserve">Page </w:t>
    </w:r>
    <w:r w:rsidRPr="00766397">
      <w:rPr>
        <w:rFonts w:asciiTheme="minorHAnsi" w:eastAsiaTheme="minorEastAsia" w:hAnsiTheme="minorHAnsi" w:cstheme="minorBidi"/>
        <w:sz w:val="20"/>
        <w:szCs w:val="20"/>
      </w:rPr>
      <w:fldChar w:fldCharType="begin"/>
    </w:r>
    <w:r w:rsidRPr="00766397">
      <w:rPr>
        <w:sz w:val="20"/>
        <w:szCs w:val="20"/>
      </w:rPr>
      <w:instrText xml:space="preserve"> PAGE   \* MERGEFORMAT </w:instrText>
    </w:r>
    <w:r w:rsidRPr="00766397">
      <w:rPr>
        <w:rFonts w:asciiTheme="minorHAnsi" w:eastAsiaTheme="minorEastAsia" w:hAnsiTheme="minorHAnsi" w:cstheme="minorBidi"/>
        <w:sz w:val="20"/>
        <w:szCs w:val="20"/>
      </w:rPr>
      <w:fldChar w:fldCharType="separate"/>
    </w:r>
    <w:r w:rsidR="00D848E1" w:rsidRPr="00D848E1">
      <w:rPr>
        <w:rFonts w:asciiTheme="majorHAnsi" w:eastAsiaTheme="majorEastAsia" w:hAnsiTheme="majorHAnsi" w:cstheme="majorBidi"/>
        <w:noProof/>
        <w:sz w:val="20"/>
        <w:szCs w:val="20"/>
      </w:rPr>
      <w:t>7</w:t>
    </w:r>
    <w:r w:rsidRPr="00766397">
      <w:rPr>
        <w:rFonts w:asciiTheme="majorHAnsi" w:eastAsiaTheme="majorEastAsia" w:hAnsiTheme="majorHAnsi" w:cstheme="majorBidi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A569D" w14:textId="77777777" w:rsidR="00EF0164" w:rsidRPr="00F154A1" w:rsidRDefault="00EF0164" w:rsidP="00EE3568">
    <w:pPr>
      <w:pStyle w:val="Footer"/>
      <w:tabs>
        <w:tab w:val="clear" w:pos="8640"/>
        <w:tab w:val="right" w:pos="9360"/>
      </w:tabs>
      <w:rPr>
        <w:rFonts w:ascii="Trebuchet MS" w:hAnsi="Trebuchet MS"/>
        <w:sz w:val="16"/>
        <w:szCs w:val="16"/>
      </w:rPr>
    </w:pPr>
    <w:r w:rsidRPr="00F154A1">
      <w:rPr>
        <w:rFonts w:ascii="Trebuchet MS" w:hAnsi="Trebuchet MS"/>
        <w:sz w:val="16"/>
        <w:szCs w:val="16"/>
        <w:lang w:val="en-US"/>
      </w:rPr>
      <w:tab/>
    </w:r>
    <w:r w:rsidRPr="00F154A1">
      <w:rPr>
        <w:rFonts w:ascii="Trebuchet MS" w:hAnsi="Trebuchet MS"/>
        <w:sz w:val="16"/>
        <w:szCs w:val="16"/>
        <w:lang w:val="en-US"/>
      </w:rPr>
      <w:tab/>
    </w:r>
  </w:p>
  <w:p w14:paraId="078A569E" w14:textId="77777777" w:rsidR="00EF0164" w:rsidRPr="00F154A1" w:rsidRDefault="00EF0164" w:rsidP="00EE3568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8A5693" w14:textId="77777777" w:rsidR="00903242" w:rsidRDefault="00903242">
      <w:r>
        <w:separator/>
      </w:r>
    </w:p>
  </w:footnote>
  <w:footnote w:type="continuationSeparator" w:id="0">
    <w:p w14:paraId="078A5694" w14:textId="77777777" w:rsidR="00903242" w:rsidRDefault="009032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A5697" w14:textId="77777777" w:rsidR="00EF0164" w:rsidRPr="00766397" w:rsidRDefault="00EF0164" w:rsidP="00766397">
    <w:pPr>
      <w:pStyle w:val="Header"/>
      <w:tabs>
        <w:tab w:val="clear" w:pos="8640"/>
        <w:tab w:val="right" w:pos="9360"/>
      </w:tabs>
      <w:jc w:val="right"/>
      <w:rPr>
        <w:b/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8A569F" wp14:editId="078A56A0">
              <wp:simplePos x="0" y="0"/>
              <wp:positionH relativeFrom="column">
                <wp:posOffset>-116205</wp:posOffset>
              </wp:positionH>
              <wp:positionV relativeFrom="paragraph">
                <wp:posOffset>-42545</wp:posOffset>
              </wp:positionV>
              <wp:extent cx="1040130" cy="419735"/>
              <wp:effectExtent l="0" t="0" r="7620" b="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0130" cy="419735"/>
                        <a:chOff x="0" y="0"/>
                        <a:chExt cx="2286000" cy="1277616"/>
                      </a:xfrm>
                    </wpg:grpSpPr>
                    <pic:pic xmlns:pic="http://schemas.openxmlformats.org/drawingml/2006/picture">
                      <pic:nvPicPr>
                        <pic:cNvPr id="24" name="Picture 24" descr="SAP_grad_R_pref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1059" y="543651"/>
                          <a:ext cx="1488134" cy="73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Picture 25" descr="HCL Logo"/>
                        <pic:cNvPicPr/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548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-9.15pt;margin-top:-3.35pt;width:81.9pt;height:33.05pt;z-index:251659264;mso-width-relative:margin;mso-height-relative:margin" coordsize="22860,127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7" type="#_x0000_t75" alt="SAP_grad_R_pref.png" style="position:absolute;left:6510;top:5436;width:14881;height:7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KszbEAAAA2wAAAA8AAABkcnMvZG93bnJldi54bWxEj0FrwkAUhO+C/2F5Qm+6UYqU1E1QobSX&#10;IkYPHl+zr0lo9m2SfdX477uFQo/DzHzDbPLRtepKQ2g8G1guElDEpbcNVwbOp5f5E6ggyBZbz2Tg&#10;TgHybDrZYGr9jY90LaRSEcIhRQO1SJdqHcqaHIaF74ij9+kHhxLlUGk74C3CXatXSbLWDhuOCzV2&#10;tK+p/Cq+nYGLP+7k/n5+/WikWPbltr/0BzTmYTZun0EJjfIf/mu/WQOrR/j9En+Az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QKszbEAAAA2wAAAA8AAAAAAAAAAAAAAAAA&#10;nwIAAGRycy9kb3ducmV2LnhtbFBLBQYAAAAABAAEAPcAAACQAwAAAAA=&#10;">
                <v:imagedata r:id="rId3" o:title="SAP_grad_R_pref"/>
                <v:path arrowok="t"/>
              </v:shape>
              <v:shape id="Picture 25" o:spid="_x0000_s1028" type="#_x0000_t75" alt="HCL Logo" style="position:absolute;width:22860;height:5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BjNrFAAAA2wAAAA8AAABkcnMvZG93bnJldi54bWxEj0Frg0AUhO+F/oflFXIpcY1FqTabIAGh&#10;EHqI7aHHh/uiEvetuNto/322UMhxmJlvmO1+MYO40uR6ywo2UQyCuLG651bB12e1fgXhPLLGwTIp&#10;+CUH+93jwxYLbWc+0bX2rQgQdgUq6LwfCyld05FBF9mROHhnOxn0QU6t1BPOAW4GmcRxJg32HBY6&#10;HOnQUXOpf4yC0h6Hlzmuvss015tL/twnH1mt1OppKd9AeFr8PfzfftcKkhT+voQfIH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5wYzaxQAAANsAAAAPAAAAAAAAAAAAAAAA&#10;AJ8CAABkcnMvZG93bnJldi54bWxQSwUGAAAAAAQABAD3AAAAkQMAAAAA&#10;">
                <v:imagedata r:id="rId4" o:title="HCL Logo"/>
              </v:shape>
            </v:group>
          </w:pict>
        </mc:Fallback>
      </mc:AlternateContent>
    </w:r>
    <w:r w:rsidRPr="004017A9">
      <w:rPr>
        <w:b/>
        <w:noProof/>
        <w:sz w:val="36"/>
        <w:lang w:val="en-US"/>
      </w:rPr>
      <w:drawing>
        <wp:inline distT="0" distB="0" distL="0" distR="0" wp14:anchorId="078A56A1" wp14:editId="078A56A2">
          <wp:extent cx="1658675" cy="492981"/>
          <wp:effectExtent l="19050" t="0" r="0" b="0"/>
          <wp:docPr id="31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5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75" cy="4929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78A5698" w14:textId="77777777" w:rsidR="00EF0164" w:rsidRPr="00766397" w:rsidRDefault="00EF0164" w:rsidP="00766397">
    <w:pPr>
      <w:pStyle w:val="Header"/>
      <w:tabs>
        <w:tab w:val="clear" w:pos="8640"/>
        <w:tab w:val="right" w:pos="9360"/>
      </w:tabs>
      <w:jc w:val="center"/>
      <w:rPr>
        <w:rFonts w:ascii="Arial" w:hAnsi="Arial" w:cs="Arial"/>
        <w:b/>
        <w:sz w:val="16"/>
        <w:szCs w:val="16"/>
        <w:lang w:val="en-US"/>
      </w:rPr>
    </w:pPr>
    <w:r>
      <w:t>De-Enrollment Process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A569C" w14:textId="77777777" w:rsidR="00EF0164" w:rsidRPr="00E7731A" w:rsidRDefault="00EF0164" w:rsidP="00E7731A">
    <w:pPr>
      <w:pStyle w:val="Header"/>
    </w:pPr>
    <w:r>
      <w:rPr>
        <w:b/>
        <w:sz w:val="36"/>
        <w:lang w:val="en-US"/>
      </w:rPr>
      <w:tab/>
    </w:r>
    <w:r>
      <w:rPr>
        <w:b/>
        <w:sz w:val="36"/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67E42"/>
    <w:multiLevelType w:val="hybridMultilevel"/>
    <w:tmpl w:val="0A8E3A1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0B59782E"/>
    <w:multiLevelType w:val="hybridMultilevel"/>
    <w:tmpl w:val="6930C7C2"/>
    <w:lvl w:ilvl="0" w:tplc="EC58866C">
      <w:start w:val="1"/>
      <w:numFmt w:val="bullet"/>
      <w:pStyle w:val="TableBullet1"/>
      <w:lvlText w:val=""/>
      <w:lvlJc w:val="left"/>
      <w:pPr>
        <w:tabs>
          <w:tab w:val="num" w:pos="326"/>
        </w:tabs>
        <w:ind w:left="326" w:hanging="216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075525"/>
    <w:multiLevelType w:val="hybridMultilevel"/>
    <w:tmpl w:val="C118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A0C0B"/>
    <w:multiLevelType w:val="multilevel"/>
    <w:tmpl w:val="7564EC7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color w:val="00B0F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sz w:val="28"/>
        <w:szCs w:val="28"/>
      </w:rPr>
    </w:lvl>
    <w:lvl w:ilvl="2">
      <w:start w:val="1"/>
      <w:numFmt w:val="none"/>
      <w:lvlText w:val="2.14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rebuchet MS" w:hAnsi="Trebuchet MS"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A432D2C"/>
    <w:multiLevelType w:val="hybridMultilevel"/>
    <w:tmpl w:val="5C34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5A26E9"/>
    <w:multiLevelType w:val="multilevel"/>
    <w:tmpl w:val="6B1C6A02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2.14.%3"/>
      <w:lvlJc w:val="left"/>
      <w:pPr>
        <w:tabs>
          <w:tab w:val="num" w:pos="1710"/>
        </w:tabs>
        <w:ind w:left="630" w:firstLine="0"/>
      </w:pPr>
      <w:rPr>
        <w:rFonts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upperLetter"/>
      <w:pStyle w:val="Heading9"/>
      <w:lvlText w:val="Appendix %9:"/>
      <w:lvlJc w:val="left"/>
      <w:pPr>
        <w:tabs>
          <w:tab w:val="num" w:pos="2160"/>
        </w:tabs>
        <w:ind w:left="0" w:firstLine="0"/>
      </w:pPr>
      <w:rPr>
        <w:rFonts w:hint="default"/>
      </w:rPr>
    </w:lvl>
  </w:abstractNum>
  <w:abstractNum w:abstractNumId="6">
    <w:nsid w:val="22BD77E2"/>
    <w:multiLevelType w:val="hybridMultilevel"/>
    <w:tmpl w:val="D354DBA4"/>
    <w:lvl w:ilvl="0" w:tplc="B1A0BF28">
      <w:numFmt w:val="bullet"/>
      <w:lvlText w:val="-"/>
      <w:lvlJc w:val="left"/>
      <w:pPr>
        <w:ind w:left="216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7020141"/>
    <w:multiLevelType w:val="multilevel"/>
    <w:tmpl w:val="91446D7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8">
    <w:nsid w:val="52E9764E"/>
    <w:multiLevelType w:val="hybridMultilevel"/>
    <w:tmpl w:val="DAA0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E614EF"/>
    <w:multiLevelType w:val="hybridMultilevel"/>
    <w:tmpl w:val="846479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60085502"/>
    <w:multiLevelType w:val="hybridMultilevel"/>
    <w:tmpl w:val="05C48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7A6B05"/>
    <w:multiLevelType w:val="multilevel"/>
    <w:tmpl w:val="6E7E754C"/>
    <w:lvl w:ilvl="0">
      <w:start w:val="1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627"/>
        </w:tabs>
        <w:ind w:left="180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>
    <w:nsid w:val="6F7E0D47"/>
    <w:multiLevelType w:val="hybridMultilevel"/>
    <w:tmpl w:val="36A858B0"/>
    <w:lvl w:ilvl="0" w:tplc="4E7440E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5226299"/>
    <w:multiLevelType w:val="hybridMultilevel"/>
    <w:tmpl w:val="BB507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1"/>
  </w:num>
  <w:num w:numId="5">
    <w:abstractNumId w:val="11"/>
  </w:num>
  <w:num w:numId="6">
    <w:abstractNumId w:val="4"/>
  </w:num>
  <w:num w:numId="7">
    <w:abstractNumId w:val="0"/>
  </w:num>
  <w:num w:numId="8">
    <w:abstractNumId w:val="9"/>
  </w:num>
  <w:num w:numId="9">
    <w:abstractNumId w:val="2"/>
  </w:num>
  <w:num w:numId="10">
    <w:abstractNumId w:val="13"/>
  </w:num>
  <w:num w:numId="11">
    <w:abstractNumId w:val="6"/>
  </w:num>
  <w:num w:numId="12">
    <w:abstractNumId w:val="10"/>
  </w:num>
  <w:num w:numId="13">
    <w:abstractNumId w:val="7"/>
  </w:num>
  <w:num w:numId="1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A43"/>
    <w:rsid w:val="00000F41"/>
    <w:rsid w:val="0000177F"/>
    <w:rsid w:val="00002DAD"/>
    <w:rsid w:val="00004208"/>
    <w:rsid w:val="000048AB"/>
    <w:rsid w:val="00004A43"/>
    <w:rsid w:val="00004F57"/>
    <w:rsid w:val="00006036"/>
    <w:rsid w:val="00006425"/>
    <w:rsid w:val="000108B1"/>
    <w:rsid w:val="0001096C"/>
    <w:rsid w:val="000136DA"/>
    <w:rsid w:val="00013742"/>
    <w:rsid w:val="00014102"/>
    <w:rsid w:val="000142E6"/>
    <w:rsid w:val="00015204"/>
    <w:rsid w:val="0002127E"/>
    <w:rsid w:val="00024EB5"/>
    <w:rsid w:val="00026144"/>
    <w:rsid w:val="000263E8"/>
    <w:rsid w:val="00027A57"/>
    <w:rsid w:val="0003009C"/>
    <w:rsid w:val="000307E8"/>
    <w:rsid w:val="000317A1"/>
    <w:rsid w:val="00031EEC"/>
    <w:rsid w:val="00032488"/>
    <w:rsid w:val="0003332D"/>
    <w:rsid w:val="00036528"/>
    <w:rsid w:val="00036C66"/>
    <w:rsid w:val="00036E7B"/>
    <w:rsid w:val="000375DE"/>
    <w:rsid w:val="00037BF3"/>
    <w:rsid w:val="00040588"/>
    <w:rsid w:val="00041C02"/>
    <w:rsid w:val="000428D4"/>
    <w:rsid w:val="00042AED"/>
    <w:rsid w:val="00042C59"/>
    <w:rsid w:val="000453B2"/>
    <w:rsid w:val="00045AC0"/>
    <w:rsid w:val="00045DC5"/>
    <w:rsid w:val="0004703D"/>
    <w:rsid w:val="00050BFE"/>
    <w:rsid w:val="00050E98"/>
    <w:rsid w:val="00051DDE"/>
    <w:rsid w:val="00052B8E"/>
    <w:rsid w:val="00052E0B"/>
    <w:rsid w:val="00052FEA"/>
    <w:rsid w:val="00053663"/>
    <w:rsid w:val="000539D2"/>
    <w:rsid w:val="00054163"/>
    <w:rsid w:val="00054349"/>
    <w:rsid w:val="000601F3"/>
    <w:rsid w:val="00061C73"/>
    <w:rsid w:val="000634B3"/>
    <w:rsid w:val="00063BF3"/>
    <w:rsid w:val="000710AA"/>
    <w:rsid w:val="0007157E"/>
    <w:rsid w:val="000722D0"/>
    <w:rsid w:val="00072A0A"/>
    <w:rsid w:val="00072E97"/>
    <w:rsid w:val="0007404D"/>
    <w:rsid w:val="0007512B"/>
    <w:rsid w:val="000752E6"/>
    <w:rsid w:val="00075D49"/>
    <w:rsid w:val="00080578"/>
    <w:rsid w:val="00080603"/>
    <w:rsid w:val="00083780"/>
    <w:rsid w:val="000850D1"/>
    <w:rsid w:val="00085F14"/>
    <w:rsid w:val="00086A60"/>
    <w:rsid w:val="000872FE"/>
    <w:rsid w:val="00090CB2"/>
    <w:rsid w:val="00093662"/>
    <w:rsid w:val="0009455F"/>
    <w:rsid w:val="000975F7"/>
    <w:rsid w:val="000A1DE1"/>
    <w:rsid w:val="000A257A"/>
    <w:rsid w:val="000A2649"/>
    <w:rsid w:val="000A34D0"/>
    <w:rsid w:val="000A39B7"/>
    <w:rsid w:val="000A453B"/>
    <w:rsid w:val="000A5520"/>
    <w:rsid w:val="000A56D3"/>
    <w:rsid w:val="000A6753"/>
    <w:rsid w:val="000A74AA"/>
    <w:rsid w:val="000B0133"/>
    <w:rsid w:val="000B0662"/>
    <w:rsid w:val="000B0663"/>
    <w:rsid w:val="000B08A7"/>
    <w:rsid w:val="000B0E55"/>
    <w:rsid w:val="000B2789"/>
    <w:rsid w:val="000B3C5C"/>
    <w:rsid w:val="000B6F0D"/>
    <w:rsid w:val="000B71DB"/>
    <w:rsid w:val="000B762A"/>
    <w:rsid w:val="000C13CE"/>
    <w:rsid w:val="000C24C1"/>
    <w:rsid w:val="000C2DBB"/>
    <w:rsid w:val="000C3D16"/>
    <w:rsid w:val="000C3E7F"/>
    <w:rsid w:val="000C5277"/>
    <w:rsid w:val="000D0693"/>
    <w:rsid w:val="000D07F0"/>
    <w:rsid w:val="000D2630"/>
    <w:rsid w:val="000D2A5C"/>
    <w:rsid w:val="000D305A"/>
    <w:rsid w:val="000D35AF"/>
    <w:rsid w:val="000D3671"/>
    <w:rsid w:val="000D41EA"/>
    <w:rsid w:val="000E0BC5"/>
    <w:rsid w:val="000E1A21"/>
    <w:rsid w:val="000E46A9"/>
    <w:rsid w:val="000E49F5"/>
    <w:rsid w:val="000E580C"/>
    <w:rsid w:val="000E7E91"/>
    <w:rsid w:val="000F0409"/>
    <w:rsid w:val="000F0B75"/>
    <w:rsid w:val="000F25FD"/>
    <w:rsid w:val="000F2A28"/>
    <w:rsid w:val="000F2CDF"/>
    <w:rsid w:val="000F2E61"/>
    <w:rsid w:val="000F3DEB"/>
    <w:rsid w:val="000F4FAC"/>
    <w:rsid w:val="000F69D8"/>
    <w:rsid w:val="000F7558"/>
    <w:rsid w:val="00100831"/>
    <w:rsid w:val="00100C95"/>
    <w:rsid w:val="0010367F"/>
    <w:rsid w:val="001037D2"/>
    <w:rsid w:val="00105913"/>
    <w:rsid w:val="00110930"/>
    <w:rsid w:val="00112040"/>
    <w:rsid w:val="00112C1A"/>
    <w:rsid w:val="00113916"/>
    <w:rsid w:val="00113BF6"/>
    <w:rsid w:val="0011428C"/>
    <w:rsid w:val="00116516"/>
    <w:rsid w:val="00122F7C"/>
    <w:rsid w:val="00124367"/>
    <w:rsid w:val="00124D25"/>
    <w:rsid w:val="00124E07"/>
    <w:rsid w:val="00125C72"/>
    <w:rsid w:val="00126F79"/>
    <w:rsid w:val="001276ED"/>
    <w:rsid w:val="00127BCD"/>
    <w:rsid w:val="00131DD1"/>
    <w:rsid w:val="00132CB1"/>
    <w:rsid w:val="001338F9"/>
    <w:rsid w:val="00134713"/>
    <w:rsid w:val="001347D9"/>
    <w:rsid w:val="00140E53"/>
    <w:rsid w:val="001431A3"/>
    <w:rsid w:val="00143441"/>
    <w:rsid w:val="00143D93"/>
    <w:rsid w:val="00145CFF"/>
    <w:rsid w:val="00146FAA"/>
    <w:rsid w:val="001472F7"/>
    <w:rsid w:val="00147C77"/>
    <w:rsid w:val="00150136"/>
    <w:rsid w:val="00150951"/>
    <w:rsid w:val="00151CFF"/>
    <w:rsid w:val="00152433"/>
    <w:rsid w:val="00152646"/>
    <w:rsid w:val="00152A4F"/>
    <w:rsid w:val="00154973"/>
    <w:rsid w:val="00161424"/>
    <w:rsid w:val="00161E2C"/>
    <w:rsid w:val="001630CA"/>
    <w:rsid w:val="00165CA1"/>
    <w:rsid w:val="00167814"/>
    <w:rsid w:val="00167ECC"/>
    <w:rsid w:val="001700D8"/>
    <w:rsid w:val="00171922"/>
    <w:rsid w:val="00171E40"/>
    <w:rsid w:val="00171E82"/>
    <w:rsid w:val="00174067"/>
    <w:rsid w:val="0017408F"/>
    <w:rsid w:val="0017464B"/>
    <w:rsid w:val="00174762"/>
    <w:rsid w:val="00174EEA"/>
    <w:rsid w:val="0017580B"/>
    <w:rsid w:val="001766B5"/>
    <w:rsid w:val="00176748"/>
    <w:rsid w:val="001767EF"/>
    <w:rsid w:val="0017759B"/>
    <w:rsid w:val="001801CA"/>
    <w:rsid w:val="00181135"/>
    <w:rsid w:val="001841F8"/>
    <w:rsid w:val="001843BA"/>
    <w:rsid w:val="0018461E"/>
    <w:rsid w:val="00185AB7"/>
    <w:rsid w:val="001875C1"/>
    <w:rsid w:val="0018799A"/>
    <w:rsid w:val="0019006E"/>
    <w:rsid w:val="001902C1"/>
    <w:rsid w:val="00190ACD"/>
    <w:rsid w:val="00191EE2"/>
    <w:rsid w:val="00193C53"/>
    <w:rsid w:val="0019535F"/>
    <w:rsid w:val="00195C0A"/>
    <w:rsid w:val="001973A8"/>
    <w:rsid w:val="001A0275"/>
    <w:rsid w:val="001A0B59"/>
    <w:rsid w:val="001A24DE"/>
    <w:rsid w:val="001A5506"/>
    <w:rsid w:val="001A753C"/>
    <w:rsid w:val="001A79FD"/>
    <w:rsid w:val="001B2620"/>
    <w:rsid w:val="001B2DB7"/>
    <w:rsid w:val="001B3381"/>
    <w:rsid w:val="001B56FE"/>
    <w:rsid w:val="001B76CC"/>
    <w:rsid w:val="001B776D"/>
    <w:rsid w:val="001C1B82"/>
    <w:rsid w:val="001C24C0"/>
    <w:rsid w:val="001C37DE"/>
    <w:rsid w:val="001C3C2F"/>
    <w:rsid w:val="001C4E97"/>
    <w:rsid w:val="001C6C2F"/>
    <w:rsid w:val="001C737B"/>
    <w:rsid w:val="001C738E"/>
    <w:rsid w:val="001C7F7D"/>
    <w:rsid w:val="001D2A08"/>
    <w:rsid w:val="001D312B"/>
    <w:rsid w:val="001D39A3"/>
    <w:rsid w:val="001D3CB4"/>
    <w:rsid w:val="001D4ADC"/>
    <w:rsid w:val="001D53BE"/>
    <w:rsid w:val="001D56AD"/>
    <w:rsid w:val="001D5F75"/>
    <w:rsid w:val="001D6064"/>
    <w:rsid w:val="001D6976"/>
    <w:rsid w:val="001E058C"/>
    <w:rsid w:val="001E0620"/>
    <w:rsid w:val="001E0E4B"/>
    <w:rsid w:val="001E1F9C"/>
    <w:rsid w:val="001E1FE5"/>
    <w:rsid w:val="001E36D2"/>
    <w:rsid w:val="001E385E"/>
    <w:rsid w:val="001E4230"/>
    <w:rsid w:val="001E46FD"/>
    <w:rsid w:val="001F0612"/>
    <w:rsid w:val="001F16EF"/>
    <w:rsid w:val="001F2683"/>
    <w:rsid w:val="001F354E"/>
    <w:rsid w:val="001F37D2"/>
    <w:rsid w:val="001F5D29"/>
    <w:rsid w:val="001F5EEB"/>
    <w:rsid w:val="001F70C9"/>
    <w:rsid w:val="002012E4"/>
    <w:rsid w:val="0020219F"/>
    <w:rsid w:val="00202CEE"/>
    <w:rsid w:val="002034B2"/>
    <w:rsid w:val="00203C2E"/>
    <w:rsid w:val="00204C74"/>
    <w:rsid w:val="00206A75"/>
    <w:rsid w:val="00206F73"/>
    <w:rsid w:val="00206FC2"/>
    <w:rsid w:val="00207C41"/>
    <w:rsid w:val="002111A6"/>
    <w:rsid w:val="0021249C"/>
    <w:rsid w:val="00212CDF"/>
    <w:rsid w:val="00215F1A"/>
    <w:rsid w:val="00216493"/>
    <w:rsid w:val="00216BAB"/>
    <w:rsid w:val="0021776D"/>
    <w:rsid w:val="00220378"/>
    <w:rsid w:val="00220E64"/>
    <w:rsid w:val="002211F1"/>
    <w:rsid w:val="00223E31"/>
    <w:rsid w:val="00224179"/>
    <w:rsid w:val="0022468D"/>
    <w:rsid w:val="00225F72"/>
    <w:rsid w:val="00226A00"/>
    <w:rsid w:val="00227F0C"/>
    <w:rsid w:val="00230AB3"/>
    <w:rsid w:val="00230C06"/>
    <w:rsid w:val="00232D4A"/>
    <w:rsid w:val="002338ED"/>
    <w:rsid w:val="00235195"/>
    <w:rsid w:val="0023542D"/>
    <w:rsid w:val="0023572E"/>
    <w:rsid w:val="00237733"/>
    <w:rsid w:val="002403D2"/>
    <w:rsid w:val="0024053D"/>
    <w:rsid w:val="00241484"/>
    <w:rsid w:val="00242D87"/>
    <w:rsid w:val="00242EC8"/>
    <w:rsid w:val="00242F9B"/>
    <w:rsid w:val="0024300E"/>
    <w:rsid w:val="00243BD4"/>
    <w:rsid w:val="00243D5F"/>
    <w:rsid w:val="0024466A"/>
    <w:rsid w:val="0024494F"/>
    <w:rsid w:val="00250B19"/>
    <w:rsid w:val="00251C6D"/>
    <w:rsid w:val="002523B9"/>
    <w:rsid w:val="00253619"/>
    <w:rsid w:val="00253CA1"/>
    <w:rsid w:val="0025702B"/>
    <w:rsid w:val="00260502"/>
    <w:rsid w:val="00261CB8"/>
    <w:rsid w:val="00262241"/>
    <w:rsid w:val="0026279C"/>
    <w:rsid w:val="00264384"/>
    <w:rsid w:val="00267799"/>
    <w:rsid w:val="00270B84"/>
    <w:rsid w:val="002722DD"/>
    <w:rsid w:val="00272BD8"/>
    <w:rsid w:val="00276172"/>
    <w:rsid w:val="002767F1"/>
    <w:rsid w:val="0027694E"/>
    <w:rsid w:val="00277949"/>
    <w:rsid w:val="00280F8C"/>
    <w:rsid w:val="00282C54"/>
    <w:rsid w:val="0028359D"/>
    <w:rsid w:val="002843E8"/>
    <w:rsid w:val="00285235"/>
    <w:rsid w:val="00286AC0"/>
    <w:rsid w:val="00287CDF"/>
    <w:rsid w:val="00291782"/>
    <w:rsid w:val="002922E9"/>
    <w:rsid w:val="002935D8"/>
    <w:rsid w:val="00293DE3"/>
    <w:rsid w:val="002947CE"/>
    <w:rsid w:val="0029582F"/>
    <w:rsid w:val="00296485"/>
    <w:rsid w:val="00297A30"/>
    <w:rsid w:val="002A0748"/>
    <w:rsid w:val="002A113B"/>
    <w:rsid w:val="002A1825"/>
    <w:rsid w:val="002A5699"/>
    <w:rsid w:val="002A5AAC"/>
    <w:rsid w:val="002A74B0"/>
    <w:rsid w:val="002B0095"/>
    <w:rsid w:val="002B00D7"/>
    <w:rsid w:val="002B1001"/>
    <w:rsid w:val="002B36DC"/>
    <w:rsid w:val="002B5A62"/>
    <w:rsid w:val="002B5E4E"/>
    <w:rsid w:val="002B6378"/>
    <w:rsid w:val="002B6D27"/>
    <w:rsid w:val="002B6F6C"/>
    <w:rsid w:val="002B75B0"/>
    <w:rsid w:val="002B7AD5"/>
    <w:rsid w:val="002B7C9A"/>
    <w:rsid w:val="002C1147"/>
    <w:rsid w:val="002C26CC"/>
    <w:rsid w:val="002C2992"/>
    <w:rsid w:val="002C35C0"/>
    <w:rsid w:val="002C5DA4"/>
    <w:rsid w:val="002C604D"/>
    <w:rsid w:val="002C7644"/>
    <w:rsid w:val="002D121F"/>
    <w:rsid w:val="002D180A"/>
    <w:rsid w:val="002D235D"/>
    <w:rsid w:val="002D49AB"/>
    <w:rsid w:val="002D5DCC"/>
    <w:rsid w:val="002D6113"/>
    <w:rsid w:val="002D6727"/>
    <w:rsid w:val="002D7129"/>
    <w:rsid w:val="002E285E"/>
    <w:rsid w:val="002E398A"/>
    <w:rsid w:val="002E55A5"/>
    <w:rsid w:val="002E5866"/>
    <w:rsid w:val="002E5D2F"/>
    <w:rsid w:val="002E6117"/>
    <w:rsid w:val="002E6163"/>
    <w:rsid w:val="002E69EB"/>
    <w:rsid w:val="002E6B79"/>
    <w:rsid w:val="002E7914"/>
    <w:rsid w:val="002F163D"/>
    <w:rsid w:val="002F1D72"/>
    <w:rsid w:val="002F2969"/>
    <w:rsid w:val="002F324F"/>
    <w:rsid w:val="002F72E4"/>
    <w:rsid w:val="002F7419"/>
    <w:rsid w:val="002F7A8B"/>
    <w:rsid w:val="002F7C23"/>
    <w:rsid w:val="003014F3"/>
    <w:rsid w:val="00302B7D"/>
    <w:rsid w:val="0030377A"/>
    <w:rsid w:val="00304932"/>
    <w:rsid w:val="00304AEF"/>
    <w:rsid w:val="00304C86"/>
    <w:rsid w:val="003057A0"/>
    <w:rsid w:val="003064E6"/>
    <w:rsid w:val="00310C5C"/>
    <w:rsid w:val="003127C2"/>
    <w:rsid w:val="00312DA1"/>
    <w:rsid w:val="00312F35"/>
    <w:rsid w:val="00312F63"/>
    <w:rsid w:val="0031390A"/>
    <w:rsid w:val="003163FC"/>
    <w:rsid w:val="003223EF"/>
    <w:rsid w:val="00324770"/>
    <w:rsid w:val="00325B6E"/>
    <w:rsid w:val="00326A12"/>
    <w:rsid w:val="00331DFF"/>
    <w:rsid w:val="00331F39"/>
    <w:rsid w:val="00333159"/>
    <w:rsid w:val="00335971"/>
    <w:rsid w:val="00336309"/>
    <w:rsid w:val="0033679D"/>
    <w:rsid w:val="00336851"/>
    <w:rsid w:val="00340E59"/>
    <w:rsid w:val="00341D4A"/>
    <w:rsid w:val="003431AF"/>
    <w:rsid w:val="00343DDB"/>
    <w:rsid w:val="00344C5F"/>
    <w:rsid w:val="003451FC"/>
    <w:rsid w:val="0034524A"/>
    <w:rsid w:val="00345506"/>
    <w:rsid w:val="00350580"/>
    <w:rsid w:val="00351A7A"/>
    <w:rsid w:val="00353100"/>
    <w:rsid w:val="00353422"/>
    <w:rsid w:val="003539A1"/>
    <w:rsid w:val="00354131"/>
    <w:rsid w:val="00354B64"/>
    <w:rsid w:val="003556A8"/>
    <w:rsid w:val="00355EE0"/>
    <w:rsid w:val="0035725F"/>
    <w:rsid w:val="00357BDD"/>
    <w:rsid w:val="00361953"/>
    <w:rsid w:val="0036218A"/>
    <w:rsid w:val="00362F8D"/>
    <w:rsid w:val="00364F65"/>
    <w:rsid w:val="00365B90"/>
    <w:rsid w:val="00367325"/>
    <w:rsid w:val="0037256F"/>
    <w:rsid w:val="00372D36"/>
    <w:rsid w:val="003761C2"/>
    <w:rsid w:val="003761CC"/>
    <w:rsid w:val="00376F3E"/>
    <w:rsid w:val="003800B1"/>
    <w:rsid w:val="003801BE"/>
    <w:rsid w:val="0038124A"/>
    <w:rsid w:val="00381F70"/>
    <w:rsid w:val="00383521"/>
    <w:rsid w:val="00385FCB"/>
    <w:rsid w:val="0038772F"/>
    <w:rsid w:val="0039014A"/>
    <w:rsid w:val="003902E3"/>
    <w:rsid w:val="00390A87"/>
    <w:rsid w:val="003913B7"/>
    <w:rsid w:val="00394348"/>
    <w:rsid w:val="0039648D"/>
    <w:rsid w:val="00397F29"/>
    <w:rsid w:val="003A02F0"/>
    <w:rsid w:val="003A2C41"/>
    <w:rsid w:val="003A37BD"/>
    <w:rsid w:val="003A47F6"/>
    <w:rsid w:val="003A4959"/>
    <w:rsid w:val="003A56CF"/>
    <w:rsid w:val="003A6EDF"/>
    <w:rsid w:val="003B0FD7"/>
    <w:rsid w:val="003B146D"/>
    <w:rsid w:val="003B3723"/>
    <w:rsid w:val="003B445E"/>
    <w:rsid w:val="003B4935"/>
    <w:rsid w:val="003B7D4C"/>
    <w:rsid w:val="003C0D19"/>
    <w:rsid w:val="003C0E49"/>
    <w:rsid w:val="003C1173"/>
    <w:rsid w:val="003C312B"/>
    <w:rsid w:val="003C405A"/>
    <w:rsid w:val="003C4310"/>
    <w:rsid w:val="003C4EE1"/>
    <w:rsid w:val="003C707A"/>
    <w:rsid w:val="003C7790"/>
    <w:rsid w:val="003D6A86"/>
    <w:rsid w:val="003D7428"/>
    <w:rsid w:val="003D78B8"/>
    <w:rsid w:val="003D7FBC"/>
    <w:rsid w:val="003E047D"/>
    <w:rsid w:val="003E20AE"/>
    <w:rsid w:val="003E426D"/>
    <w:rsid w:val="003F00A7"/>
    <w:rsid w:val="003F09FB"/>
    <w:rsid w:val="003F0B4F"/>
    <w:rsid w:val="003F1A1D"/>
    <w:rsid w:val="003F2892"/>
    <w:rsid w:val="003F36F9"/>
    <w:rsid w:val="003F4806"/>
    <w:rsid w:val="00400803"/>
    <w:rsid w:val="004017A9"/>
    <w:rsid w:val="00402266"/>
    <w:rsid w:val="00402CA9"/>
    <w:rsid w:val="00403569"/>
    <w:rsid w:val="00403E67"/>
    <w:rsid w:val="00405146"/>
    <w:rsid w:val="0041158C"/>
    <w:rsid w:val="004118C2"/>
    <w:rsid w:val="00412792"/>
    <w:rsid w:val="00414CDC"/>
    <w:rsid w:val="00415DB4"/>
    <w:rsid w:val="00416223"/>
    <w:rsid w:val="004166C7"/>
    <w:rsid w:val="00416D29"/>
    <w:rsid w:val="004212D3"/>
    <w:rsid w:val="00426832"/>
    <w:rsid w:val="00427BEE"/>
    <w:rsid w:val="00427DE5"/>
    <w:rsid w:val="00430902"/>
    <w:rsid w:val="00432DE7"/>
    <w:rsid w:val="00433982"/>
    <w:rsid w:val="004349E4"/>
    <w:rsid w:val="004355EC"/>
    <w:rsid w:val="00437021"/>
    <w:rsid w:val="00441E94"/>
    <w:rsid w:val="00443233"/>
    <w:rsid w:val="004433D7"/>
    <w:rsid w:val="00443A47"/>
    <w:rsid w:val="00445DCE"/>
    <w:rsid w:val="00447EEE"/>
    <w:rsid w:val="004500A7"/>
    <w:rsid w:val="00450434"/>
    <w:rsid w:val="00453845"/>
    <w:rsid w:val="00455429"/>
    <w:rsid w:val="00457396"/>
    <w:rsid w:val="004606DB"/>
    <w:rsid w:val="004609BE"/>
    <w:rsid w:val="00467DAE"/>
    <w:rsid w:val="004703F8"/>
    <w:rsid w:val="00470D1C"/>
    <w:rsid w:val="00470FA8"/>
    <w:rsid w:val="004728C0"/>
    <w:rsid w:val="00472F0D"/>
    <w:rsid w:val="00477B68"/>
    <w:rsid w:val="00477ED1"/>
    <w:rsid w:val="004810A1"/>
    <w:rsid w:val="00481B22"/>
    <w:rsid w:val="004826D3"/>
    <w:rsid w:val="00484E7E"/>
    <w:rsid w:val="004854F8"/>
    <w:rsid w:val="004900B9"/>
    <w:rsid w:val="004908DB"/>
    <w:rsid w:val="0049267D"/>
    <w:rsid w:val="0049301F"/>
    <w:rsid w:val="00494D1A"/>
    <w:rsid w:val="004A00A3"/>
    <w:rsid w:val="004A1306"/>
    <w:rsid w:val="004A1A79"/>
    <w:rsid w:val="004A225C"/>
    <w:rsid w:val="004A3D14"/>
    <w:rsid w:val="004A4EF5"/>
    <w:rsid w:val="004A501F"/>
    <w:rsid w:val="004A5EDD"/>
    <w:rsid w:val="004A6120"/>
    <w:rsid w:val="004A682B"/>
    <w:rsid w:val="004A6BDA"/>
    <w:rsid w:val="004A7338"/>
    <w:rsid w:val="004B2961"/>
    <w:rsid w:val="004B2964"/>
    <w:rsid w:val="004B2BDC"/>
    <w:rsid w:val="004B2DEF"/>
    <w:rsid w:val="004B4805"/>
    <w:rsid w:val="004B5D06"/>
    <w:rsid w:val="004B647C"/>
    <w:rsid w:val="004B6860"/>
    <w:rsid w:val="004B6B1D"/>
    <w:rsid w:val="004B6CE3"/>
    <w:rsid w:val="004B6D88"/>
    <w:rsid w:val="004B7AD8"/>
    <w:rsid w:val="004B7D6B"/>
    <w:rsid w:val="004C066B"/>
    <w:rsid w:val="004C24F4"/>
    <w:rsid w:val="004C2D91"/>
    <w:rsid w:val="004C357D"/>
    <w:rsid w:val="004C4039"/>
    <w:rsid w:val="004C5692"/>
    <w:rsid w:val="004C5981"/>
    <w:rsid w:val="004D2841"/>
    <w:rsid w:val="004D5DBA"/>
    <w:rsid w:val="004E084A"/>
    <w:rsid w:val="004E442D"/>
    <w:rsid w:val="004E4A0D"/>
    <w:rsid w:val="004E4C37"/>
    <w:rsid w:val="004E65B8"/>
    <w:rsid w:val="004E666E"/>
    <w:rsid w:val="004F3C88"/>
    <w:rsid w:val="004F4334"/>
    <w:rsid w:val="004F506A"/>
    <w:rsid w:val="004F525C"/>
    <w:rsid w:val="004F52B7"/>
    <w:rsid w:val="004F5EC5"/>
    <w:rsid w:val="005000D4"/>
    <w:rsid w:val="00501CE7"/>
    <w:rsid w:val="00502A95"/>
    <w:rsid w:val="00502B64"/>
    <w:rsid w:val="00503AD0"/>
    <w:rsid w:val="00505982"/>
    <w:rsid w:val="0050692B"/>
    <w:rsid w:val="005108C8"/>
    <w:rsid w:val="00512121"/>
    <w:rsid w:val="00512AA6"/>
    <w:rsid w:val="00512BC1"/>
    <w:rsid w:val="00512E23"/>
    <w:rsid w:val="005135E7"/>
    <w:rsid w:val="00515C18"/>
    <w:rsid w:val="00515F85"/>
    <w:rsid w:val="00515F8A"/>
    <w:rsid w:val="00516DBE"/>
    <w:rsid w:val="0051776F"/>
    <w:rsid w:val="00517DB3"/>
    <w:rsid w:val="005201E7"/>
    <w:rsid w:val="0052188F"/>
    <w:rsid w:val="00521CDE"/>
    <w:rsid w:val="00524CFC"/>
    <w:rsid w:val="00524ECF"/>
    <w:rsid w:val="005274DE"/>
    <w:rsid w:val="00527D83"/>
    <w:rsid w:val="0053189E"/>
    <w:rsid w:val="00532706"/>
    <w:rsid w:val="00532C9A"/>
    <w:rsid w:val="00533319"/>
    <w:rsid w:val="005348B6"/>
    <w:rsid w:val="00534B67"/>
    <w:rsid w:val="005352D6"/>
    <w:rsid w:val="005358A2"/>
    <w:rsid w:val="00535C61"/>
    <w:rsid w:val="0054224E"/>
    <w:rsid w:val="00543B5A"/>
    <w:rsid w:val="005451B3"/>
    <w:rsid w:val="005472F8"/>
    <w:rsid w:val="00547959"/>
    <w:rsid w:val="00551146"/>
    <w:rsid w:val="00553594"/>
    <w:rsid w:val="00553E14"/>
    <w:rsid w:val="005544AC"/>
    <w:rsid w:val="00554D1D"/>
    <w:rsid w:val="005554E9"/>
    <w:rsid w:val="00555F3C"/>
    <w:rsid w:val="00557D3A"/>
    <w:rsid w:val="005602BB"/>
    <w:rsid w:val="00562147"/>
    <w:rsid w:val="005621E9"/>
    <w:rsid w:val="00563052"/>
    <w:rsid w:val="005641A4"/>
    <w:rsid w:val="00566860"/>
    <w:rsid w:val="00567233"/>
    <w:rsid w:val="00567342"/>
    <w:rsid w:val="00570122"/>
    <w:rsid w:val="0057036F"/>
    <w:rsid w:val="005710F2"/>
    <w:rsid w:val="00571B89"/>
    <w:rsid w:val="005736EF"/>
    <w:rsid w:val="00574856"/>
    <w:rsid w:val="00574B8D"/>
    <w:rsid w:val="0057548E"/>
    <w:rsid w:val="00576402"/>
    <w:rsid w:val="00580BFC"/>
    <w:rsid w:val="00583D4B"/>
    <w:rsid w:val="005840FA"/>
    <w:rsid w:val="0058434F"/>
    <w:rsid w:val="00585D79"/>
    <w:rsid w:val="005870EE"/>
    <w:rsid w:val="0059016B"/>
    <w:rsid w:val="00590614"/>
    <w:rsid w:val="005908F8"/>
    <w:rsid w:val="00591709"/>
    <w:rsid w:val="005919AB"/>
    <w:rsid w:val="00592867"/>
    <w:rsid w:val="00592B82"/>
    <w:rsid w:val="005952EE"/>
    <w:rsid w:val="0059559E"/>
    <w:rsid w:val="00595D39"/>
    <w:rsid w:val="005979A8"/>
    <w:rsid w:val="005A1051"/>
    <w:rsid w:val="005A170E"/>
    <w:rsid w:val="005A1A43"/>
    <w:rsid w:val="005A26AF"/>
    <w:rsid w:val="005A27C3"/>
    <w:rsid w:val="005A38FF"/>
    <w:rsid w:val="005A5ED7"/>
    <w:rsid w:val="005A7ACE"/>
    <w:rsid w:val="005A7D8D"/>
    <w:rsid w:val="005B0288"/>
    <w:rsid w:val="005B2023"/>
    <w:rsid w:val="005B2920"/>
    <w:rsid w:val="005B7050"/>
    <w:rsid w:val="005C4178"/>
    <w:rsid w:val="005C61DD"/>
    <w:rsid w:val="005C6716"/>
    <w:rsid w:val="005C6B4E"/>
    <w:rsid w:val="005C6CC6"/>
    <w:rsid w:val="005C747B"/>
    <w:rsid w:val="005C7FDA"/>
    <w:rsid w:val="005D12CE"/>
    <w:rsid w:val="005D13E6"/>
    <w:rsid w:val="005D395E"/>
    <w:rsid w:val="005D46B0"/>
    <w:rsid w:val="005D4AA4"/>
    <w:rsid w:val="005D6043"/>
    <w:rsid w:val="005D6566"/>
    <w:rsid w:val="005D6BE3"/>
    <w:rsid w:val="005D6C67"/>
    <w:rsid w:val="005D74F7"/>
    <w:rsid w:val="005D7FE4"/>
    <w:rsid w:val="005E0113"/>
    <w:rsid w:val="005E136D"/>
    <w:rsid w:val="005E15A4"/>
    <w:rsid w:val="005E2552"/>
    <w:rsid w:val="005E432F"/>
    <w:rsid w:val="005E47A8"/>
    <w:rsid w:val="005E647D"/>
    <w:rsid w:val="005E6C85"/>
    <w:rsid w:val="005E7123"/>
    <w:rsid w:val="005F1EC3"/>
    <w:rsid w:val="005F207E"/>
    <w:rsid w:val="005F2514"/>
    <w:rsid w:val="005F2A79"/>
    <w:rsid w:val="005F2BFD"/>
    <w:rsid w:val="005F3812"/>
    <w:rsid w:val="005F393D"/>
    <w:rsid w:val="005F3CBA"/>
    <w:rsid w:val="005F3DD1"/>
    <w:rsid w:val="005F4016"/>
    <w:rsid w:val="005F4295"/>
    <w:rsid w:val="005F4B6F"/>
    <w:rsid w:val="005F52B5"/>
    <w:rsid w:val="006008B8"/>
    <w:rsid w:val="00600B0D"/>
    <w:rsid w:val="00600DF8"/>
    <w:rsid w:val="00602DCB"/>
    <w:rsid w:val="006037E4"/>
    <w:rsid w:val="00603870"/>
    <w:rsid w:val="00604297"/>
    <w:rsid w:val="00604C80"/>
    <w:rsid w:val="00605B69"/>
    <w:rsid w:val="00607B47"/>
    <w:rsid w:val="00610588"/>
    <w:rsid w:val="00610C75"/>
    <w:rsid w:val="00611482"/>
    <w:rsid w:val="0061273B"/>
    <w:rsid w:val="006129F7"/>
    <w:rsid w:val="00614B06"/>
    <w:rsid w:val="00615E76"/>
    <w:rsid w:val="00616FB1"/>
    <w:rsid w:val="006220F0"/>
    <w:rsid w:val="00622DD2"/>
    <w:rsid w:val="00626048"/>
    <w:rsid w:val="00626C6A"/>
    <w:rsid w:val="00626D2F"/>
    <w:rsid w:val="00626F9B"/>
    <w:rsid w:val="0063027C"/>
    <w:rsid w:val="006322C6"/>
    <w:rsid w:val="0063233A"/>
    <w:rsid w:val="00634795"/>
    <w:rsid w:val="00635F1D"/>
    <w:rsid w:val="0063602D"/>
    <w:rsid w:val="00637058"/>
    <w:rsid w:val="0063753A"/>
    <w:rsid w:val="00637649"/>
    <w:rsid w:val="00637B0E"/>
    <w:rsid w:val="00637B27"/>
    <w:rsid w:val="006415BE"/>
    <w:rsid w:val="00643074"/>
    <w:rsid w:val="00643C08"/>
    <w:rsid w:val="00644FB6"/>
    <w:rsid w:val="0064576A"/>
    <w:rsid w:val="00645FDB"/>
    <w:rsid w:val="00646575"/>
    <w:rsid w:val="00646EAF"/>
    <w:rsid w:val="00647B6C"/>
    <w:rsid w:val="00647B8C"/>
    <w:rsid w:val="006505AE"/>
    <w:rsid w:val="0065266F"/>
    <w:rsid w:val="00652E65"/>
    <w:rsid w:val="006541B0"/>
    <w:rsid w:val="006544F3"/>
    <w:rsid w:val="00654B44"/>
    <w:rsid w:val="00655C4D"/>
    <w:rsid w:val="00656E38"/>
    <w:rsid w:val="00657ED8"/>
    <w:rsid w:val="006618AF"/>
    <w:rsid w:val="00662D21"/>
    <w:rsid w:val="0066357A"/>
    <w:rsid w:val="00666D4B"/>
    <w:rsid w:val="006677DE"/>
    <w:rsid w:val="00667CFB"/>
    <w:rsid w:val="00667D69"/>
    <w:rsid w:val="00671A50"/>
    <w:rsid w:val="0067378C"/>
    <w:rsid w:val="00676359"/>
    <w:rsid w:val="0067730F"/>
    <w:rsid w:val="00677DAB"/>
    <w:rsid w:val="0068233F"/>
    <w:rsid w:val="0068376C"/>
    <w:rsid w:val="00684B68"/>
    <w:rsid w:val="00685D34"/>
    <w:rsid w:val="006860BA"/>
    <w:rsid w:val="00691AAF"/>
    <w:rsid w:val="00692440"/>
    <w:rsid w:val="0069448F"/>
    <w:rsid w:val="00694648"/>
    <w:rsid w:val="006963D1"/>
    <w:rsid w:val="006971EF"/>
    <w:rsid w:val="006A381B"/>
    <w:rsid w:val="006A42EE"/>
    <w:rsid w:val="006A50C2"/>
    <w:rsid w:val="006A6CD9"/>
    <w:rsid w:val="006B0E7F"/>
    <w:rsid w:val="006B11B3"/>
    <w:rsid w:val="006B138F"/>
    <w:rsid w:val="006B1961"/>
    <w:rsid w:val="006B1B45"/>
    <w:rsid w:val="006B1D7B"/>
    <w:rsid w:val="006B223C"/>
    <w:rsid w:val="006B374D"/>
    <w:rsid w:val="006B3811"/>
    <w:rsid w:val="006B4759"/>
    <w:rsid w:val="006B5D00"/>
    <w:rsid w:val="006B63B7"/>
    <w:rsid w:val="006B6F4D"/>
    <w:rsid w:val="006B7210"/>
    <w:rsid w:val="006B7BC0"/>
    <w:rsid w:val="006C003B"/>
    <w:rsid w:val="006C0C27"/>
    <w:rsid w:val="006C0ED3"/>
    <w:rsid w:val="006C1890"/>
    <w:rsid w:val="006C1D4D"/>
    <w:rsid w:val="006C279A"/>
    <w:rsid w:val="006C2958"/>
    <w:rsid w:val="006C4C13"/>
    <w:rsid w:val="006C670A"/>
    <w:rsid w:val="006C7675"/>
    <w:rsid w:val="006D1A0E"/>
    <w:rsid w:val="006D22BE"/>
    <w:rsid w:val="006D2AC0"/>
    <w:rsid w:val="006D3053"/>
    <w:rsid w:val="006D4445"/>
    <w:rsid w:val="006D497E"/>
    <w:rsid w:val="006D5820"/>
    <w:rsid w:val="006D69B8"/>
    <w:rsid w:val="006D7A82"/>
    <w:rsid w:val="006E1514"/>
    <w:rsid w:val="006E28A8"/>
    <w:rsid w:val="006E3C75"/>
    <w:rsid w:val="006E406F"/>
    <w:rsid w:val="006E46E8"/>
    <w:rsid w:val="006E6451"/>
    <w:rsid w:val="006F1FA8"/>
    <w:rsid w:val="006F2C87"/>
    <w:rsid w:val="006F4E9E"/>
    <w:rsid w:val="006F5887"/>
    <w:rsid w:val="006F6C35"/>
    <w:rsid w:val="006F6C92"/>
    <w:rsid w:val="006F7587"/>
    <w:rsid w:val="006F7CE5"/>
    <w:rsid w:val="00700750"/>
    <w:rsid w:val="00702216"/>
    <w:rsid w:val="00704268"/>
    <w:rsid w:val="00705829"/>
    <w:rsid w:val="0070695C"/>
    <w:rsid w:val="00711803"/>
    <w:rsid w:val="0071507B"/>
    <w:rsid w:val="007158DA"/>
    <w:rsid w:val="007167FC"/>
    <w:rsid w:val="00716B3F"/>
    <w:rsid w:val="00716B95"/>
    <w:rsid w:val="007205EB"/>
    <w:rsid w:val="00721DAB"/>
    <w:rsid w:val="0072257D"/>
    <w:rsid w:val="00723B02"/>
    <w:rsid w:val="007305EE"/>
    <w:rsid w:val="0073094D"/>
    <w:rsid w:val="00731391"/>
    <w:rsid w:val="00735579"/>
    <w:rsid w:val="00737644"/>
    <w:rsid w:val="00737DC6"/>
    <w:rsid w:val="00740DE5"/>
    <w:rsid w:val="00742CA3"/>
    <w:rsid w:val="00742F74"/>
    <w:rsid w:val="0074362B"/>
    <w:rsid w:val="00745E0E"/>
    <w:rsid w:val="00745E7E"/>
    <w:rsid w:val="00745EF1"/>
    <w:rsid w:val="0074667D"/>
    <w:rsid w:val="007472F3"/>
    <w:rsid w:val="007474A0"/>
    <w:rsid w:val="00747C6D"/>
    <w:rsid w:val="0075130B"/>
    <w:rsid w:val="00752142"/>
    <w:rsid w:val="0075350A"/>
    <w:rsid w:val="007539D8"/>
    <w:rsid w:val="007569FC"/>
    <w:rsid w:val="00760265"/>
    <w:rsid w:val="00763815"/>
    <w:rsid w:val="0076406B"/>
    <w:rsid w:val="00765D6F"/>
    <w:rsid w:val="00766397"/>
    <w:rsid w:val="00766638"/>
    <w:rsid w:val="0076738A"/>
    <w:rsid w:val="007716C3"/>
    <w:rsid w:val="007726FF"/>
    <w:rsid w:val="00772877"/>
    <w:rsid w:val="0077395D"/>
    <w:rsid w:val="007745C2"/>
    <w:rsid w:val="00774A70"/>
    <w:rsid w:val="00774B45"/>
    <w:rsid w:val="00775B03"/>
    <w:rsid w:val="007761B7"/>
    <w:rsid w:val="00780972"/>
    <w:rsid w:val="00782E91"/>
    <w:rsid w:val="00784017"/>
    <w:rsid w:val="007867BA"/>
    <w:rsid w:val="007870CD"/>
    <w:rsid w:val="007875A6"/>
    <w:rsid w:val="007917B3"/>
    <w:rsid w:val="007940A4"/>
    <w:rsid w:val="007949BB"/>
    <w:rsid w:val="007978A5"/>
    <w:rsid w:val="007A170C"/>
    <w:rsid w:val="007A1F31"/>
    <w:rsid w:val="007A201F"/>
    <w:rsid w:val="007A2634"/>
    <w:rsid w:val="007A2762"/>
    <w:rsid w:val="007A6031"/>
    <w:rsid w:val="007A6CCB"/>
    <w:rsid w:val="007B02CE"/>
    <w:rsid w:val="007B1AEB"/>
    <w:rsid w:val="007B1D8E"/>
    <w:rsid w:val="007B2A30"/>
    <w:rsid w:val="007B2E15"/>
    <w:rsid w:val="007B3593"/>
    <w:rsid w:val="007B62FF"/>
    <w:rsid w:val="007B70E4"/>
    <w:rsid w:val="007C2673"/>
    <w:rsid w:val="007C3AD3"/>
    <w:rsid w:val="007C44B7"/>
    <w:rsid w:val="007C5161"/>
    <w:rsid w:val="007C547C"/>
    <w:rsid w:val="007C6166"/>
    <w:rsid w:val="007C6EB0"/>
    <w:rsid w:val="007D1592"/>
    <w:rsid w:val="007D1841"/>
    <w:rsid w:val="007D1CF9"/>
    <w:rsid w:val="007D222C"/>
    <w:rsid w:val="007D49AC"/>
    <w:rsid w:val="007D51D9"/>
    <w:rsid w:val="007D5292"/>
    <w:rsid w:val="007E1284"/>
    <w:rsid w:val="007E151B"/>
    <w:rsid w:val="007E2974"/>
    <w:rsid w:val="007E5129"/>
    <w:rsid w:val="007E6AA5"/>
    <w:rsid w:val="007E7888"/>
    <w:rsid w:val="007F02D9"/>
    <w:rsid w:val="007F0FFB"/>
    <w:rsid w:val="007F1677"/>
    <w:rsid w:val="007F1823"/>
    <w:rsid w:val="007F34BE"/>
    <w:rsid w:val="007F51BB"/>
    <w:rsid w:val="007F57BA"/>
    <w:rsid w:val="007F6328"/>
    <w:rsid w:val="007F6A03"/>
    <w:rsid w:val="007F6B49"/>
    <w:rsid w:val="00800742"/>
    <w:rsid w:val="00800B7F"/>
    <w:rsid w:val="00800BCD"/>
    <w:rsid w:val="00802F77"/>
    <w:rsid w:val="00803297"/>
    <w:rsid w:val="00804836"/>
    <w:rsid w:val="00806581"/>
    <w:rsid w:val="0080793A"/>
    <w:rsid w:val="00807C5A"/>
    <w:rsid w:val="00813559"/>
    <w:rsid w:val="00813AA4"/>
    <w:rsid w:val="00814F7A"/>
    <w:rsid w:val="008160C4"/>
    <w:rsid w:val="00816731"/>
    <w:rsid w:val="00816F73"/>
    <w:rsid w:val="00817770"/>
    <w:rsid w:val="008203B9"/>
    <w:rsid w:val="0082076A"/>
    <w:rsid w:val="00820CFB"/>
    <w:rsid w:val="00821ECC"/>
    <w:rsid w:val="00822405"/>
    <w:rsid w:val="0082296D"/>
    <w:rsid w:val="00825406"/>
    <w:rsid w:val="0082544A"/>
    <w:rsid w:val="00825ECD"/>
    <w:rsid w:val="00826FA4"/>
    <w:rsid w:val="00827A4D"/>
    <w:rsid w:val="0083068D"/>
    <w:rsid w:val="00830CAE"/>
    <w:rsid w:val="00831A44"/>
    <w:rsid w:val="00831E59"/>
    <w:rsid w:val="0083245E"/>
    <w:rsid w:val="0083398E"/>
    <w:rsid w:val="00833ADD"/>
    <w:rsid w:val="00834848"/>
    <w:rsid w:val="008348E1"/>
    <w:rsid w:val="008358B6"/>
    <w:rsid w:val="00835EC1"/>
    <w:rsid w:val="008379B3"/>
    <w:rsid w:val="008403F3"/>
    <w:rsid w:val="00840B72"/>
    <w:rsid w:val="0084205D"/>
    <w:rsid w:val="008429F0"/>
    <w:rsid w:val="00843D47"/>
    <w:rsid w:val="00846746"/>
    <w:rsid w:val="00846940"/>
    <w:rsid w:val="00846E39"/>
    <w:rsid w:val="00847507"/>
    <w:rsid w:val="008504DC"/>
    <w:rsid w:val="0085084D"/>
    <w:rsid w:val="0085199F"/>
    <w:rsid w:val="00851A36"/>
    <w:rsid w:val="00852318"/>
    <w:rsid w:val="00852777"/>
    <w:rsid w:val="008536F5"/>
    <w:rsid w:val="008550EF"/>
    <w:rsid w:val="00855D84"/>
    <w:rsid w:val="00856A2E"/>
    <w:rsid w:val="00856F02"/>
    <w:rsid w:val="0085715A"/>
    <w:rsid w:val="00857DE2"/>
    <w:rsid w:val="0086096F"/>
    <w:rsid w:val="008614EC"/>
    <w:rsid w:val="0086157A"/>
    <w:rsid w:val="00861E5A"/>
    <w:rsid w:val="0086280A"/>
    <w:rsid w:val="008628DC"/>
    <w:rsid w:val="00863424"/>
    <w:rsid w:val="00865A20"/>
    <w:rsid w:val="00865C2E"/>
    <w:rsid w:val="008669CF"/>
    <w:rsid w:val="00866B53"/>
    <w:rsid w:val="00867697"/>
    <w:rsid w:val="00867ECD"/>
    <w:rsid w:val="0087337F"/>
    <w:rsid w:val="0087416E"/>
    <w:rsid w:val="00874EB1"/>
    <w:rsid w:val="00875A75"/>
    <w:rsid w:val="00876AFC"/>
    <w:rsid w:val="00877EA6"/>
    <w:rsid w:val="00880055"/>
    <w:rsid w:val="00880EEE"/>
    <w:rsid w:val="00880F8B"/>
    <w:rsid w:val="00881304"/>
    <w:rsid w:val="0088323F"/>
    <w:rsid w:val="00883B9A"/>
    <w:rsid w:val="00884908"/>
    <w:rsid w:val="0088530F"/>
    <w:rsid w:val="008859E1"/>
    <w:rsid w:val="0088637C"/>
    <w:rsid w:val="00890142"/>
    <w:rsid w:val="00890ED8"/>
    <w:rsid w:val="00891199"/>
    <w:rsid w:val="00894936"/>
    <w:rsid w:val="008953FB"/>
    <w:rsid w:val="00895673"/>
    <w:rsid w:val="00897D40"/>
    <w:rsid w:val="008A1948"/>
    <w:rsid w:val="008A4240"/>
    <w:rsid w:val="008A48B9"/>
    <w:rsid w:val="008A60AF"/>
    <w:rsid w:val="008A621F"/>
    <w:rsid w:val="008B0450"/>
    <w:rsid w:val="008B18D5"/>
    <w:rsid w:val="008B5D9E"/>
    <w:rsid w:val="008B6FA6"/>
    <w:rsid w:val="008C3282"/>
    <w:rsid w:val="008C5184"/>
    <w:rsid w:val="008C5D24"/>
    <w:rsid w:val="008C74AF"/>
    <w:rsid w:val="008C754F"/>
    <w:rsid w:val="008D1382"/>
    <w:rsid w:val="008D28EE"/>
    <w:rsid w:val="008D5179"/>
    <w:rsid w:val="008D54BB"/>
    <w:rsid w:val="008D65C4"/>
    <w:rsid w:val="008D6F14"/>
    <w:rsid w:val="008E0696"/>
    <w:rsid w:val="008E118A"/>
    <w:rsid w:val="008E25D1"/>
    <w:rsid w:val="008E2788"/>
    <w:rsid w:val="008E35BE"/>
    <w:rsid w:val="008E4E0A"/>
    <w:rsid w:val="008E5237"/>
    <w:rsid w:val="008E5C81"/>
    <w:rsid w:val="008E7851"/>
    <w:rsid w:val="008F0225"/>
    <w:rsid w:val="008F05C0"/>
    <w:rsid w:val="008F06FC"/>
    <w:rsid w:val="008F0D68"/>
    <w:rsid w:val="008F1567"/>
    <w:rsid w:val="008F3A2C"/>
    <w:rsid w:val="008F3A55"/>
    <w:rsid w:val="008F3B5C"/>
    <w:rsid w:val="008F3BDC"/>
    <w:rsid w:val="008F5387"/>
    <w:rsid w:val="008F72AF"/>
    <w:rsid w:val="008F7379"/>
    <w:rsid w:val="009004CE"/>
    <w:rsid w:val="00903242"/>
    <w:rsid w:val="00903312"/>
    <w:rsid w:val="0090413B"/>
    <w:rsid w:val="009043A2"/>
    <w:rsid w:val="009050D0"/>
    <w:rsid w:val="009061F0"/>
    <w:rsid w:val="00906439"/>
    <w:rsid w:val="00906807"/>
    <w:rsid w:val="00907C46"/>
    <w:rsid w:val="00910125"/>
    <w:rsid w:val="00911135"/>
    <w:rsid w:val="00911BD3"/>
    <w:rsid w:val="00912C02"/>
    <w:rsid w:val="0091483A"/>
    <w:rsid w:val="00914855"/>
    <w:rsid w:val="009149FF"/>
    <w:rsid w:val="00916021"/>
    <w:rsid w:val="00916730"/>
    <w:rsid w:val="00916A04"/>
    <w:rsid w:val="00917BD3"/>
    <w:rsid w:val="0092113D"/>
    <w:rsid w:val="00921D39"/>
    <w:rsid w:val="00922758"/>
    <w:rsid w:val="0092309A"/>
    <w:rsid w:val="0092387C"/>
    <w:rsid w:val="00926A34"/>
    <w:rsid w:val="009273E5"/>
    <w:rsid w:val="00927E51"/>
    <w:rsid w:val="00930146"/>
    <w:rsid w:val="0093037A"/>
    <w:rsid w:val="00931C92"/>
    <w:rsid w:val="00933320"/>
    <w:rsid w:val="009334CB"/>
    <w:rsid w:val="009339C0"/>
    <w:rsid w:val="00934607"/>
    <w:rsid w:val="00936AAF"/>
    <w:rsid w:val="00936BB2"/>
    <w:rsid w:val="00937449"/>
    <w:rsid w:val="00937681"/>
    <w:rsid w:val="009379C6"/>
    <w:rsid w:val="00940982"/>
    <w:rsid w:val="009424FB"/>
    <w:rsid w:val="00943D6D"/>
    <w:rsid w:val="00944503"/>
    <w:rsid w:val="0094456A"/>
    <w:rsid w:val="0094474F"/>
    <w:rsid w:val="00945109"/>
    <w:rsid w:val="00945FBE"/>
    <w:rsid w:val="00945FE3"/>
    <w:rsid w:val="0094609E"/>
    <w:rsid w:val="009473FF"/>
    <w:rsid w:val="0094765B"/>
    <w:rsid w:val="0094791E"/>
    <w:rsid w:val="00947CC9"/>
    <w:rsid w:val="00947D84"/>
    <w:rsid w:val="0095065E"/>
    <w:rsid w:val="00950F64"/>
    <w:rsid w:val="009521DF"/>
    <w:rsid w:val="00953773"/>
    <w:rsid w:val="009542B3"/>
    <w:rsid w:val="009543E7"/>
    <w:rsid w:val="00954E5A"/>
    <w:rsid w:val="00954F27"/>
    <w:rsid w:val="00955186"/>
    <w:rsid w:val="00955516"/>
    <w:rsid w:val="0095694D"/>
    <w:rsid w:val="0096235C"/>
    <w:rsid w:val="009629B4"/>
    <w:rsid w:val="00962C84"/>
    <w:rsid w:val="00963AAD"/>
    <w:rsid w:val="00963BDD"/>
    <w:rsid w:val="009645AE"/>
    <w:rsid w:val="009647D2"/>
    <w:rsid w:val="009650B0"/>
    <w:rsid w:val="00965FBD"/>
    <w:rsid w:val="00966647"/>
    <w:rsid w:val="0097030E"/>
    <w:rsid w:val="00970770"/>
    <w:rsid w:val="00971312"/>
    <w:rsid w:val="009714A8"/>
    <w:rsid w:val="00971C17"/>
    <w:rsid w:val="00972548"/>
    <w:rsid w:val="00973406"/>
    <w:rsid w:val="00974A77"/>
    <w:rsid w:val="00974C7D"/>
    <w:rsid w:val="00974EF4"/>
    <w:rsid w:val="0097556C"/>
    <w:rsid w:val="00977C22"/>
    <w:rsid w:val="009839B3"/>
    <w:rsid w:val="00987383"/>
    <w:rsid w:val="00990424"/>
    <w:rsid w:val="00990CF8"/>
    <w:rsid w:val="00992F57"/>
    <w:rsid w:val="009931B6"/>
    <w:rsid w:val="009A0561"/>
    <w:rsid w:val="009A137B"/>
    <w:rsid w:val="009A35BC"/>
    <w:rsid w:val="009A3C4A"/>
    <w:rsid w:val="009A57BC"/>
    <w:rsid w:val="009A6CF7"/>
    <w:rsid w:val="009A7801"/>
    <w:rsid w:val="009B30BC"/>
    <w:rsid w:val="009B42FE"/>
    <w:rsid w:val="009B78F0"/>
    <w:rsid w:val="009B7EF2"/>
    <w:rsid w:val="009B7F81"/>
    <w:rsid w:val="009C05CD"/>
    <w:rsid w:val="009C0A1C"/>
    <w:rsid w:val="009C0ACE"/>
    <w:rsid w:val="009C1778"/>
    <w:rsid w:val="009C1885"/>
    <w:rsid w:val="009C2217"/>
    <w:rsid w:val="009C4081"/>
    <w:rsid w:val="009C62EF"/>
    <w:rsid w:val="009C6AE3"/>
    <w:rsid w:val="009C7AA3"/>
    <w:rsid w:val="009D0C47"/>
    <w:rsid w:val="009D0CD0"/>
    <w:rsid w:val="009D0F0C"/>
    <w:rsid w:val="009D1307"/>
    <w:rsid w:val="009D15EE"/>
    <w:rsid w:val="009D51A8"/>
    <w:rsid w:val="009D5794"/>
    <w:rsid w:val="009E2BD5"/>
    <w:rsid w:val="009E67AA"/>
    <w:rsid w:val="009E75B3"/>
    <w:rsid w:val="009F09FE"/>
    <w:rsid w:val="009F116B"/>
    <w:rsid w:val="009F15EA"/>
    <w:rsid w:val="009F46D6"/>
    <w:rsid w:val="009F4DD8"/>
    <w:rsid w:val="009F60E9"/>
    <w:rsid w:val="009F6999"/>
    <w:rsid w:val="009F6B8F"/>
    <w:rsid w:val="009F6C1A"/>
    <w:rsid w:val="00A0020F"/>
    <w:rsid w:val="00A013A8"/>
    <w:rsid w:val="00A018C4"/>
    <w:rsid w:val="00A050DA"/>
    <w:rsid w:val="00A052EA"/>
    <w:rsid w:val="00A0652A"/>
    <w:rsid w:val="00A072FB"/>
    <w:rsid w:val="00A13D3B"/>
    <w:rsid w:val="00A14AE0"/>
    <w:rsid w:val="00A15918"/>
    <w:rsid w:val="00A1614E"/>
    <w:rsid w:val="00A20A38"/>
    <w:rsid w:val="00A22797"/>
    <w:rsid w:val="00A23269"/>
    <w:rsid w:val="00A25FB3"/>
    <w:rsid w:val="00A277FC"/>
    <w:rsid w:val="00A30429"/>
    <w:rsid w:val="00A307FB"/>
    <w:rsid w:val="00A3122D"/>
    <w:rsid w:val="00A31AB3"/>
    <w:rsid w:val="00A3498E"/>
    <w:rsid w:val="00A3676E"/>
    <w:rsid w:val="00A406F4"/>
    <w:rsid w:val="00A42616"/>
    <w:rsid w:val="00A437C6"/>
    <w:rsid w:val="00A460B9"/>
    <w:rsid w:val="00A46AA7"/>
    <w:rsid w:val="00A505B3"/>
    <w:rsid w:val="00A51A4B"/>
    <w:rsid w:val="00A55A60"/>
    <w:rsid w:val="00A60684"/>
    <w:rsid w:val="00A634E5"/>
    <w:rsid w:val="00A635E2"/>
    <w:rsid w:val="00A63A2C"/>
    <w:rsid w:val="00A63FA0"/>
    <w:rsid w:val="00A6719F"/>
    <w:rsid w:val="00A710C4"/>
    <w:rsid w:val="00A71B7E"/>
    <w:rsid w:val="00A72B4E"/>
    <w:rsid w:val="00A7311F"/>
    <w:rsid w:val="00A736AF"/>
    <w:rsid w:val="00A76AAD"/>
    <w:rsid w:val="00A76FBC"/>
    <w:rsid w:val="00A83AA9"/>
    <w:rsid w:val="00A84E6F"/>
    <w:rsid w:val="00A85AAE"/>
    <w:rsid w:val="00A8655E"/>
    <w:rsid w:val="00A90B6B"/>
    <w:rsid w:val="00A9221A"/>
    <w:rsid w:val="00A92E8E"/>
    <w:rsid w:val="00A9403E"/>
    <w:rsid w:val="00A945CF"/>
    <w:rsid w:val="00A97416"/>
    <w:rsid w:val="00A976B4"/>
    <w:rsid w:val="00A97C3B"/>
    <w:rsid w:val="00A97FD8"/>
    <w:rsid w:val="00AA2D0A"/>
    <w:rsid w:val="00AA40BA"/>
    <w:rsid w:val="00AA5536"/>
    <w:rsid w:val="00AA59DD"/>
    <w:rsid w:val="00AA5EF0"/>
    <w:rsid w:val="00AA659E"/>
    <w:rsid w:val="00AA73BF"/>
    <w:rsid w:val="00AB01D0"/>
    <w:rsid w:val="00AB0653"/>
    <w:rsid w:val="00AB1098"/>
    <w:rsid w:val="00AB2844"/>
    <w:rsid w:val="00AB3C43"/>
    <w:rsid w:val="00AB3D3C"/>
    <w:rsid w:val="00AB40DD"/>
    <w:rsid w:val="00AB5A8F"/>
    <w:rsid w:val="00AB5F1B"/>
    <w:rsid w:val="00AB64B8"/>
    <w:rsid w:val="00AC01C7"/>
    <w:rsid w:val="00AC0448"/>
    <w:rsid w:val="00AC107D"/>
    <w:rsid w:val="00AC284A"/>
    <w:rsid w:val="00AC52F1"/>
    <w:rsid w:val="00AC587C"/>
    <w:rsid w:val="00AC6962"/>
    <w:rsid w:val="00AC705F"/>
    <w:rsid w:val="00AC719A"/>
    <w:rsid w:val="00AC7597"/>
    <w:rsid w:val="00AC7715"/>
    <w:rsid w:val="00AC77EB"/>
    <w:rsid w:val="00AC78BC"/>
    <w:rsid w:val="00AD0B06"/>
    <w:rsid w:val="00AD1D5A"/>
    <w:rsid w:val="00AD2D8A"/>
    <w:rsid w:val="00AD32DB"/>
    <w:rsid w:val="00AD397A"/>
    <w:rsid w:val="00AD3E60"/>
    <w:rsid w:val="00AD53C8"/>
    <w:rsid w:val="00AD5B4D"/>
    <w:rsid w:val="00AD6C0D"/>
    <w:rsid w:val="00AD7BBC"/>
    <w:rsid w:val="00AE387F"/>
    <w:rsid w:val="00AE4126"/>
    <w:rsid w:val="00AE43BC"/>
    <w:rsid w:val="00AE4C9F"/>
    <w:rsid w:val="00AE5C54"/>
    <w:rsid w:val="00AE6AE6"/>
    <w:rsid w:val="00AE6BA2"/>
    <w:rsid w:val="00AF06DC"/>
    <w:rsid w:val="00AF0C11"/>
    <w:rsid w:val="00AF1425"/>
    <w:rsid w:val="00AF2732"/>
    <w:rsid w:val="00AF2D71"/>
    <w:rsid w:val="00AF3369"/>
    <w:rsid w:val="00AF37AF"/>
    <w:rsid w:val="00AF74EB"/>
    <w:rsid w:val="00AF7D4E"/>
    <w:rsid w:val="00B04D36"/>
    <w:rsid w:val="00B05B04"/>
    <w:rsid w:val="00B05D1B"/>
    <w:rsid w:val="00B063DC"/>
    <w:rsid w:val="00B06FC2"/>
    <w:rsid w:val="00B10BA4"/>
    <w:rsid w:val="00B110F0"/>
    <w:rsid w:val="00B11534"/>
    <w:rsid w:val="00B11744"/>
    <w:rsid w:val="00B1285B"/>
    <w:rsid w:val="00B12C24"/>
    <w:rsid w:val="00B13248"/>
    <w:rsid w:val="00B13BD4"/>
    <w:rsid w:val="00B13EF3"/>
    <w:rsid w:val="00B15C2E"/>
    <w:rsid w:val="00B20A76"/>
    <w:rsid w:val="00B20F7B"/>
    <w:rsid w:val="00B2125F"/>
    <w:rsid w:val="00B212FE"/>
    <w:rsid w:val="00B22B9E"/>
    <w:rsid w:val="00B22FBB"/>
    <w:rsid w:val="00B23224"/>
    <w:rsid w:val="00B23B2F"/>
    <w:rsid w:val="00B25D03"/>
    <w:rsid w:val="00B25D76"/>
    <w:rsid w:val="00B262F1"/>
    <w:rsid w:val="00B26315"/>
    <w:rsid w:val="00B27791"/>
    <w:rsid w:val="00B30485"/>
    <w:rsid w:val="00B31515"/>
    <w:rsid w:val="00B3251C"/>
    <w:rsid w:val="00B33859"/>
    <w:rsid w:val="00B34402"/>
    <w:rsid w:val="00B34881"/>
    <w:rsid w:val="00B34D54"/>
    <w:rsid w:val="00B3720D"/>
    <w:rsid w:val="00B37ACA"/>
    <w:rsid w:val="00B4067E"/>
    <w:rsid w:val="00B4108C"/>
    <w:rsid w:val="00B438F8"/>
    <w:rsid w:val="00B45D58"/>
    <w:rsid w:val="00B460CC"/>
    <w:rsid w:val="00B47EF7"/>
    <w:rsid w:val="00B5172A"/>
    <w:rsid w:val="00B53879"/>
    <w:rsid w:val="00B53E67"/>
    <w:rsid w:val="00B54305"/>
    <w:rsid w:val="00B5568E"/>
    <w:rsid w:val="00B57156"/>
    <w:rsid w:val="00B60CFB"/>
    <w:rsid w:val="00B6356D"/>
    <w:rsid w:val="00B640D4"/>
    <w:rsid w:val="00B640EB"/>
    <w:rsid w:val="00B669FE"/>
    <w:rsid w:val="00B66C18"/>
    <w:rsid w:val="00B67E86"/>
    <w:rsid w:val="00B70A2E"/>
    <w:rsid w:val="00B71842"/>
    <w:rsid w:val="00B7226E"/>
    <w:rsid w:val="00B73C52"/>
    <w:rsid w:val="00B754C2"/>
    <w:rsid w:val="00B75A86"/>
    <w:rsid w:val="00B762D6"/>
    <w:rsid w:val="00B768C7"/>
    <w:rsid w:val="00B76A50"/>
    <w:rsid w:val="00B809D8"/>
    <w:rsid w:val="00B813F7"/>
    <w:rsid w:val="00B81578"/>
    <w:rsid w:val="00B819C6"/>
    <w:rsid w:val="00B81B6A"/>
    <w:rsid w:val="00B82A1D"/>
    <w:rsid w:val="00B83C3E"/>
    <w:rsid w:val="00B84753"/>
    <w:rsid w:val="00B84BA2"/>
    <w:rsid w:val="00B84FA0"/>
    <w:rsid w:val="00B86C5B"/>
    <w:rsid w:val="00B86EB4"/>
    <w:rsid w:val="00B90E9F"/>
    <w:rsid w:val="00B911E8"/>
    <w:rsid w:val="00B9138F"/>
    <w:rsid w:val="00BA2035"/>
    <w:rsid w:val="00BA531E"/>
    <w:rsid w:val="00BA5B76"/>
    <w:rsid w:val="00BA6E35"/>
    <w:rsid w:val="00BB0362"/>
    <w:rsid w:val="00BB0729"/>
    <w:rsid w:val="00BB2C0A"/>
    <w:rsid w:val="00BB3F0A"/>
    <w:rsid w:val="00BC1E2D"/>
    <w:rsid w:val="00BC443B"/>
    <w:rsid w:val="00BC4993"/>
    <w:rsid w:val="00BC4E26"/>
    <w:rsid w:val="00BC5BC8"/>
    <w:rsid w:val="00BC665E"/>
    <w:rsid w:val="00BC6900"/>
    <w:rsid w:val="00BC6D9B"/>
    <w:rsid w:val="00BD13C9"/>
    <w:rsid w:val="00BD1986"/>
    <w:rsid w:val="00BD1AA3"/>
    <w:rsid w:val="00BD2261"/>
    <w:rsid w:val="00BD62F8"/>
    <w:rsid w:val="00BD6481"/>
    <w:rsid w:val="00BD6AEF"/>
    <w:rsid w:val="00BE0B6F"/>
    <w:rsid w:val="00BE21DA"/>
    <w:rsid w:val="00BE2632"/>
    <w:rsid w:val="00BE3504"/>
    <w:rsid w:val="00BE35C0"/>
    <w:rsid w:val="00BE386F"/>
    <w:rsid w:val="00BE3CE4"/>
    <w:rsid w:val="00BE429E"/>
    <w:rsid w:val="00BE5C48"/>
    <w:rsid w:val="00BE6D67"/>
    <w:rsid w:val="00BE7382"/>
    <w:rsid w:val="00BF0E03"/>
    <w:rsid w:val="00BF1097"/>
    <w:rsid w:val="00BF18D8"/>
    <w:rsid w:val="00BF3CC1"/>
    <w:rsid w:val="00BF4754"/>
    <w:rsid w:val="00BF524D"/>
    <w:rsid w:val="00BF5BE6"/>
    <w:rsid w:val="00BF6802"/>
    <w:rsid w:val="00BF767D"/>
    <w:rsid w:val="00C03FF8"/>
    <w:rsid w:val="00C04796"/>
    <w:rsid w:val="00C04CA3"/>
    <w:rsid w:val="00C0551B"/>
    <w:rsid w:val="00C058BD"/>
    <w:rsid w:val="00C06A86"/>
    <w:rsid w:val="00C074F0"/>
    <w:rsid w:val="00C07830"/>
    <w:rsid w:val="00C108BB"/>
    <w:rsid w:val="00C1149E"/>
    <w:rsid w:val="00C14589"/>
    <w:rsid w:val="00C16938"/>
    <w:rsid w:val="00C16FE6"/>
    <w:rsid w:val="00C210C7"/>
    <w:rsid w:val="00C220AD"/>
    <w:rsid w:val="00C24390"/>
    <w:rsid w:val="00C25D9D"/>
    <w:rsid w:val="00C30D42"/>
    <w:rsid w:val="00C33A37"/>
    <w:rsid w:val="00C340CD"/>
    <w:rsid w:val="00C35F54"/>
    <w:rsid w:val="00C374F2"/>
    <w:rsid w:val="00C37B34"/>
    <w:rsid w:val="00C40658"/>
    <w:rsid w:val="00C4095C"/>
    <w:rsid w:val="00C41F6B"/>
    <w:rsid w:val="00C42B1C"/>
    <w:rsid w:val="00C42E83"/>
    <w:rsid w:val="00C4384C"/>
    <w:rsid w:val="00C43FF2"/>
    <w:rsid w:val="00C44806"/>
    <w:rsid w:val="00C451FE"/>
    <w:rsid w:val="00C457C7"/>
    <w:rsid w:val="00C466EB"/>
    <w:rsid w:val="00C5145D"/>
    <w:rsid w:val="00C5461E"/>
    <w:rsid w:val="00C56111"/>
    <w:rsid w:val="00C56923"/>
    <w:rsid w:val="00C6059D"/>
    <w:rsid w:val="00C60A8C"/>
    <w:rsid w:val="00C643C0"/>
    <w:rsid w:val="00C64839"/>
    <w:rsid w:val="00C64E98"/>
    <w:rsid w:val="00C651A4"/>
    <w:rsid w:val="00C668C4"/>
    <w:rsid w:val="00C67B00"/>
    <w:rsid w:val="00C71379"/>
    <w:rsid w:val="00C72677"/>
    <w:rsid w:val="00C730CE"/>
    <w:rsid w:val="00C74947"/>
    <w:rsid w:val="00C77924"/>
    <w:rsid w:val="00C8009F"/>
    <w:rsid w:val="00C82916"/>
    <w:rsid w:val="00C83E7B"/>
    <w:rsid w:val="00C83F68"/>
    <w:rsid w:val="00C85120"/>
    <w:rsid w:val="00C86435"/>
    <w:rsid w:val="00C90A67"/>
    <w:rsid w:val="00C90B75"/>
    <w:rsid w:val="00C914DC"/>
    <w:rsid w:val="00C92313"/>
    <w:rsid w:val="00C938F2"/>
    <w:rsid w:val="00C93A77"/>
    <w:rsid w:val="00C9604A"/>
    <w:rsid w:val="00C975BE"/>
    <w:rsid w:val="00CA19C6"/>
    <w:rsid w:val="00CA20CB"/>
    <w:rsid w:val="00CA3162"/>
    <w:rsid w:val="00CA4C13"/>
    <w:rsid w:val="00CA6244"/>
    <w:rsid w:val="00CA62DE"/>
    <w:rsid w:val="00CA645A"/>
    <w:rsid w:val="00CA7E00"/>
    <w:rsid w:val="00CB079A"/>
    <w:rsid w:val="00CB157E"/>
    <w:rsid w:val="00CB20BD"/>
    <w:rsid w:val="00CB2B14"/>
    <w:rsid w:val="00CB2CD5"/>
    <w:rsid w:val="00CB3C03"/>
    <w:rsid w:val="00CB4033"/>
    <w:rsid w:val="00CB5385"/>
    <w:rsid w:val="00CB5B6C"/>
    <w:rsid w:val="00CC031E"/>
    <w:rsid w:val="00CC0EC0"/>
    <w:rsid w:val="00CC2BEB"/>
    <w:rsid w:val="00CC5A66"/>
    <w:rsid w:val="00CC642A"/>
    <w:rsid w:val="00CC7403"/>
    <w:rsid w:val="00CD17E6"/>
    <w:rsid w:val="00CD228B"/>
    <w:rsid w:val="00CD281A"/>
    <w:rsid w:val="00CD2F61"/>
    <w:rsid w:val="00CD32D8"/>
    <w:rsid w:val="00CD7076"/>
    <w:rsid w:val="00CE0EA3"/>
    <w:rsid w:val="00CE2F34"/>
    <w:rsid w:val="00CE4497"/>
    <w:rsid w:val="00CE44D6"/>
    <w:rsid w:val="00CE57E0"/>
    <w:rsid w:val="00CE67BF"/>
    <w:rsid w:val="00CE7E5C"/>
    <w:rsid w:val="00CF093E"/>
    <w:rsid w:val="00CF160C"/>
    <w:rsid w:val="00CF1A76"/>
    <w:rsid w:val="00CF21A1"/>
    <w:rsid w:val="00CF23A7"/>
    <w:rsid w:val="00CF2D04"/>
    <w:rsid w:val="00CF2D73"/>
    <w:rsid w:val="00CF2FEC"/>
    <w:rsid w:val="00CF3138"/>
    <w:rsid w:val="00CF5F05"/>
    <w:rsid w:val="00CF70B7"/>
    <w:rsid w:val="00D00753"/>
    <w:rsid w:val="00D007E7"/>
    <w:rsid w:val="00D00F95"/>
    <w:rsid w:val="00D02AED"/>
    <w:rsid w:val="00D04CBF"/>
    <w:rsid w:val="00D058D5"/>
    <w:rsid w:val="00D05BC9"/>
    <w:rsid w:val="00D05E3B"/>
    <w:rsid w:val="00D072FA"/>
    <w:rsid w:val="00D0768F"/>
    <w:rsid w:val="00D11C57"/>
    <w:rsid w:val="00D12055"/>
    <w:rsid w:val="00D1213C"/>
    <w:rsid w:val="00D13CB3"/>
    <w:rsid w:val="00D14B47"/>
    <w:rsid w:val="00D1592A"/>
    <w:rsid w:val="00D16472"/>
    <w:rsid w:val="00D16659"/>
    <w:rsid w:val="00D167D0"/>
    <w:rsid w:val="00D16F0E"/>
    <w:rsid w:val="00D17F4D"/>
    <w:rsid w:val="00D21F51"/>
    <w:rsid w:val="00D2346C"/>
    <w:rsid w:val="00D244BD"/>
    <w:rsid w:val="00D24768"/>
    <w:rsid w:val="00D24D37"/>
    <w:rsid w:val="00D313EF"/>
    <w:rsid w:val="00D330BE"/>
    <w:rsid w:val="00D33CE5"/>
    <w:rsid w:val="00D411F7"/>
    <w:rsid w:val="00D463E6"/>
    <w:rsid w:val="00D513F6"/>
    <w:rsid w:val="00D51DF4"/>
    <w:rsid w:val="00D54A28"/>
    <w:rsid w:val="00D557E6"/>
    <w:rsid w:val="00D5596A"/>
    <w:rsid w:val="00D56090"/>
    <w:rsid w:val="00D65239"/>
    <w:rsid w:val="00D65C36"/>
    <w:rsid w:val="00D70226"/>
    <w:rsid w:val="00D72DA4"/>
    <w:rsid w:val="00D73A03"/>
    <w:rsid w:val="00D750E8"/>
    <w:rsid w:val="00D762AB"/>
    <w:rsid w:val="00D763B8"/>
    <w:rsid w:val="00D76B3F"/>
    <w:rsid w:val="00D813EF"/>
    <w:rsid w:val="00D829DD"/>
    <w:rsid w:val="00D848E1"/>
    <w:rsid w:val="00D84ADA"/>
    <w:rsid w:val="00D85CC2"/>
    <w:rsid w:val="00D87456"/>
    <w:rsid w:val="00D87DB3"/>
    <w:rsid w:val="00D930EF"/>
    <w:rsid w:val="00D9338F"/>
    <w:rsid w:val="00D94249"/>
    <w:rsid w:val="00D965CD"/>
    <w:rsid w:val="00D9694E"/>
    <w:rsid w:val="00D975AC"/>
    <w:rsid w:val="00DA2B24"/>
    <w:rsid w:val="00DA2CD8"/>
    <w:rsid w:val="00DA6C6A"/>
    <w:rsid w:val="00DB05B1"/>
    <w:rsid w:val="00DB05D2"/>
    <w:rsid w:val="00DB117E"/>
    <w:rsid w:val="00DB330A"/>
    <w:rsid w:val="00DB46A2"/>
    <w:rsid w:val="00DB5AB8"/>
    <w:rsid w:val="00DB66EB"/>
    <w:rsid w:val="00DC37A1"/>
    <w:rsid w:val="00DC4377"/>
    <w:rsid w:val="00DC5201"/>
    <w:rsid w:val="00DC7B38"/>
    <w:rsid w:val="00DD11BC"/>
    <w:rsid w:val="00DD30C5"/>
    <w:rsid w:val="00DD3506"/>
    <w:rsid w:val="00DD4F01"/>
    <w:rsid w:val="00DD51A0"/>
    <w:rsid w:val="00DD6241"/>
    <w:rsid w:val="00DD6C27"/>
    <w:rsid w:val="00DD7CEC"/>
    <w:rsid w:val="00DE3459"/>
    <w:rsid w:val="00DE5ED1"/>
    <w:rsid w:val="00DE7773"/>
    <w:rsid w:val="00DE7993"/>
    <w:rsid w:val="00DF28A8"/>
    <w:rsid w:val="00DF60FB"/>
    <w:rsid w:val="00DF639F"/>
    <w:rsid w:val="00DF6CD0"/>
    <w:rsid w:val="00DF7861"/>
    <w:rsid w:val="00DF7CB4"/>
    <w:rsid w:val="00E00A11"/>
    <w:rsid w:val="00E01B58"/>
    <w:rsid w:val="00E0271E"/>
    <w:rsid w:val="00E078C2"/>
    <w:rsid w:val="00E07CF8"/>
    <w:rsid w:val="00E102B1"/>
    <w:rsid w:val="00E216CF"/>
    <w:rsid w:val="00E2378A"/>
    <w:rsid w:val="00E237A1"/>
    <w:rsid w:val="00E246A0"/>
    <w:rsid w:val="00E247B7"/>
    <w:rsid w:val="00E2484E"/>
    <w:rsid w:val="00E250D6"/>
    <w:rsid w:val="00E25380"/>
    <w:rsid w:val="00E25439"/>
    <w:rsid w:val="00E26493"/>
    <w:rsid w:val="00E26A32"/>
    <w:rsid w:val="00E272EA"/>
    <w:rsid w:val="00E27C26"/>
    <w:rsid w:val="00E3247A"/>
    <w:rsid w:val="00E32593"/>
    <w:rsid w:val="00E33E69"/>
    <w:rsid w:val="00E33E6D"/>
    <w:rsid w:val="00E34506"/>
    <w:rsid w:val="00E34786"/>
    <w:rsid w:val="00E3482F"/>
    <w:rsid w:val="00E35187"/>
    <w:rsid w:val="00E35CEB"/>
    <w:rsid w:val="00E367FD"/>
    <w:rsid w:val="00E37E64"/>
    <w:rsid w:val="00E41170"/>
    <w:rsid w:val="00E426F2"/>
    <w:rsid w:val="00E4486A"/>
    <w:rsid w:val="00E4640D"/>
    <w:rsid w:val="00E47070"/>
    <w:rsid w:val="00E54D93"/>
    <w:rsid w:val="00E55D23"/>
    <w:rsid w:val="00E56520"/>
    <w:rsid w:val="00E576BA"/>
    <w:rsid w:val="00E61020"/>
    <w:rsid w:val="00E63581"/>
    <w:rsid w:val="00E6562B"/>
    <w:rsid w:val="00E666A2"/>
    <w:rsid w:val="00E66DAC"/>
    <w:rsid w:val="00E709AA"/>
    <w:rsid w:val="00E711EE"/>
    <w:rsid w:val="00E72066"/>
    <w:rsid w:val="00E72901"/>
    <w:rsid w:val="00E73097"/>
    <w:rsid w:val="00E7497C"/>
    <w:rsid w:val="00E76FF8"/>
    <w:rsid w:val="00E7731A"/>
    <w:rsid w:val="00E77E31"/>
    <w:rsid w:val="00E81006"/>
    <w:rsid w:val="00E824B9"/>
    <w:rsid w:val="00E828DE"/>
    <w:rsid w:val="00E82914"/>
    <w:rsid w:val="00E843F1"/>
    <w:rsid w:val="00E85403"/>
    <w:rsid w:val="00E872FF"/>
    <w:rsid w:val="00E908C5"/>
    <w:rsid w:val="00E9251B"/>
    <w:rsid w:val="00E944BD"/>
    <w:rsid w:val="00E94A94"/>
    <w:rsid w:val="00E95B0C"/>
    <w:rsid w:val="00E96188"/>
    <w:rsid w:val="00E96846"/>
    <w:rsid w:val="00EA03EE"/>
    <w:rsid w:val="00EA107B"/>
    <w:rsid w:val="00EA18D4"/>
    <w:rsid w:val="00EA203D"/>
    <w:rsid w:val="00EA2FF1"/>
    <w:rsid w:val="00EA694F"/>
    <w:rsid w:val="00EA7C79"/>
    <w:rsid w:val="00EA7D9A"/>
    <w:rsid w:val="00EB1F5E"/>
    <w:rsid w:val="00EB21A8"/>
    <w:rsid w:val="00EB2CB9"/>
    <w:rsid w:val="00EB4496"/>
    <w:rsid w:val="00EB4ECB"/>
    <w:rsid w:val="00EB5107"/>
    <w:rsid w:val="00EB6C5C"/>
    <w:rsid w:val="00EB7AE3"/>
    <w:rsid w:val="00EC42C6"/>
    <w:rsid w:val="00EC45BC"/>
    <w:rsid w:val="00EC504C"/>
    <w:rsid w:val="00EC76DB"/>
    <w:rsid w:val="00ED240B"/>
    <w:rsid w:val="00ED2B03"/>
    <w:rsid w:val="00ED2C21"/>
    <w:rsid w:val="00ED2E94"/>
    <w:rsid w:val="00ED3FD9"/>
    <w:rsid w:val="00ED5032"/>
    <w:rsid w:val="00ED528B"/>
    <w:rsid w:val="00ED6A76"/>
    <w:rsid w:val="00ED6E04"/>
    <w:rsid w:val="00ED7294"/>
    <w:rsid w:val="00ED747C"/>
    <w:rsid w:val="00EE0F4A"/>
    <w:rsid w:val="00EE3568"/>
    <w:rsid w:val="00EE4522"/>
    <w:rsid w:val="00EE5C29"/>
    <w:rsid w:val="00EE5D0B"/>
    <w:rsid w:val="00EE73FA"/>
    <w:rsid w:val="00EF0164"/>
    <w:rsid w:val="00EF0581"/>
    <w:rsid w:val="00EF071C"/>
    <w:rsid w:val="00EF0ADE"/>
    <w:rsid w:val="00EF0D24"/>
    <w:rsid w:val="00EF14E0"/>
    <w:rsid w:val="00EF1CA9"/>
    <w:rsid w:val="00EF204B"/>
    <w:rsid w:val="00EF220A"/>
    <w:rsid w:val="00EF3E09"/>
    <w:rsid w:val="00EF6530"/>
    <w:rsid w:val="00EF6865"/>
    <w:rsid w:val="00EF6916"/>
    <w:rsid w:val="00EF72F0"/>
    <w:rsid w:val="00F02776"/>
    <w:rsid w:val="00F03094"/>
    <w:rsid w:val="00F032EA"/>
    <w:rsid w:val="00F03C5E"/>
    <w:rsid w:val="00F03E64"/>
    <w:rsid w:val="00F05E1C"/>
    <w:rsid w:val="00F07210"/>
    <w:rsid w:val="00F07BE7"/>
    <w:rsid w:val="00F10B91"/>
    <w:rsid w:val="00F10FCC"/>
    <w:rsid w:val="00F11642"/>
    <w:rsid w:val="00F13922"/>
    <w:rsid w:val="00F1436D"/>
    <w:rsid w:val="00F14533"/>
    <w:rsid w:val="00F14F77"/>
    <w:rsid w:val="00F154A1"/>
    <w:rsid w:val="00F16613"/>
    <w:rsid w:val="00F201BB"/>
    <w:rsid w:val="00F213CF"/>
    <w:rsid w:val="00F21435"/>
    <w:rsid w:val="00F2196E"/>
    <w:rsid w:val="00F23943"/>
    <w:rsid w:val="00F23EA7"/>
    <w:rsid w:val="00F23FF2"/>
    <w:rsid w:val="00F24457"/>
    <w:rsid w:val="00F247B2"/>
    <w:rsid w:val="00F24831"/>
    <w:rsid w:val="00F25655"/>
    <w:rsid w:val="00F26331"/>
    <w:rsid w:val="00F30112"/>
    <w:rsid w:val="00F3087A"/>
    <w:rsid w:val="00F31D82"/>
    <w:rsid w:val="00F33ED8"/>
    <w:rsid w:val="00F348C2"/>
    <w:rsid w:val="00F358DA"/>
    <w:rsid w:val="00F40FF7"/>
    <w:rsid w:val="00F41C3C"/>
    <w:rsid w:val="00F42243"/>
    <w:rsid w:val="00F423F2"/>
    <w:rsid w:val="00F4330E"/>
    <w:rsid w:val="00F43CFD"/>
    <w:rsid w:val="00F45C35"/>
    <w:rsid w:val="00F4658E"/>
    <w:rsid w:val="00F46717"/>
    <w:rsid w:val="00F46813"/>
    <w:rsid w:val="00F46AFA"/>
    <w:rsid w:val="00F47641"/>
    <w:rsid w:val="00F47C33"/>
    <w:rsid w:val="00F51108"/>
    <w:rsid w:val="00F53202"/>
    <w:rsid w:val="00F53627"/>
    <w:rsid w:val="00F54406"/>
    <w:rsid w:val="00F5684C"/>
    <w:rsid w:val="00F56B85"/>
    <w:rsid w:val="00F56DB6"/>
    <w:rsid w:val="00F574FE"/>
    <w:rsid w:val="00F57511"/>
    <w:rsid w:val="00F57B7D"/>
    <w:rsid w:val="00F6109B"/>
    <w:rsid w:val="00F61232"/>
    <w:rsid w:val="00F615E9"/>
    <w:rsid w:val="00F61D1A"/>
    <w:rsid w:val="00F61F0E"/>
    <w:rsid w:val="00F64700"/>
    <w:rsid w:val="00F65562"/>
    <w:rsid w:val="00F7035C"/>
    <w:rsid w:val="00F71DA2"/>
    <w:rsid w:val="00F7266F"/>
    <w:rsid w:val="00F72D86"/>
    <w:rsid w:val="00F7336D"/>
    <w:rsid w:val="00F7448B"/>
    <w:rsid w:val="00F8017B"/>
    <w:rsid w:val="00F81886"/>
    <w:rsid w:val="00F81B3E"/>
    <w:rsid w:val="00F8310D"/>
    <w:rsid w:val="00F835A6"/>
    <w:rsid w:val="00F83DA7"/>
    <w:rsid w:val="00F84511"/>
    <w:rsid w:val="00F87128"/>
    <w:rsid w:val="00F87A1A"/>
    <w:rsid w:val="00F92B19"/>
    <w:rsid w:val="00F92CFB"/>
    <w:rsid w:val="00F93DAF"/>
    <w:rsid w:val="00F95D03"/>
    <w:rsid w:val="00F975E7"/>
    <w:rsid w:val="00FA12D6"/>
    <w:rsid w:val="00FA2A9B"/>
    <w:rsid w:val="00FA48ED"/>
    <w:rsid w:val="00FA4FA2"/>
    <w:rsid w:val="00FA5AE5"/>
    <w:rsid w:val="00FA5E8B"/>
    <w:rsid w:val="00FA6B2D"/>
    <w:rsid w:val="00FB014F"/>
    <w:rsid w:val="00FB0745"/>
    <w:rsid w:val="00FB1EAD"/>
    <w:rsid w:val="00FB41ED"/>
    <w:rsid w:val="00FB49D3"/>
    <w:rsid w:val="00FB58C1"/>
    <w:rsid w:val="00FB7BE4"/>
    <w:rsid w:val="00FC2B35"/>
    <w:rsid w:val="00FC3A22"/>
    <w:rsid w:val="00FC3AE7"/>
    <w:rsid w:val="00FC4682"/>
    <w:rsid w:val="00FC57C3"/>
    <w:rsid w:val="00FC5D6B"/>
    <w:rsid w:val="00FC79E5"/>
    <w:rsid w:val="00FC7E8A"/>
    <w:rsid w:val="00FD13B6"/>
    <w:rsid w:val="00FD1484"/>
    <w:rsid w:val="00FD23A6"/>
    <w:rsid w:val="00FD30DB"/>
    <w:rsid w:val="00FD3265"/>
    <w:rsid w:val="00FD36DA"/>
    <w:rsid w:val="00FD41F1"/>
    <w:rsid w:val="00FD4EA2"/>
    <w:rsid w:val="00FD520B"/>
    <w:rsid w:val="00FE0841"/>
    <w:rsid w:val="00FE312B"/>
    <w:rsid w:val="00FE4001"/>
    <w:rsid w:val="00FE447A"/>
    <w:rsid w:val="00FE5358"/>
    <w:rsid w:val="00FE54A0"/>
    <w:rsid w:val="00FE636E"/>
    <w:rsid w:val="00FE680A"/>
    <w:rsid w:val="00FE6D43"/>
    <w:rsid w:val="00FF04E4"/>
    <w:rsid w:val="00FF1687"/>
    <w:rsid w:val="00FF1917"/>
    <w:rsid w:val="00FF2B13"/>
    <w:rsid w:val="00FF2ECA"/>
    <w:rsid w:val="00FF5BB4"/>
    <w:rsid w:val="00FF62A9"/>
    <w:rsid w:val="00FF6A01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78A54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2D3"/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212D3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aliases w:val="(Strg+2)"/>
    <w:basedOn w:val="Normal"/>
    <w:next w:val="Normal"/>
    <w:link w:val="Heading2Char"/>
    <w:qFormat/>
    <w:rsid w:val="004212D3"/>
    <w:pPr>
      <w:keepNext/>
      <w:numPr>
        <w:ilvl w:val="1"/>
        <w:numId w:val="2"/>
      </w:numPr>
      <w:overflowPunct w:val="0"/>
      <w:autoSpaceDE w:val="0"/>
      <w:autoSpaceDN w:val="0"/>
      <w:adjustRightInd w:val="0"/>
      <w:textAlignment w:val="baseline"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qFormat/>
    <w:rsid w:val="004212D3"/>
    <w:pPr>
      <w:keepNext/>
      <w:numPr>
        <w:ilvl w:val="2"/>
        <w:numId w:val="2"/>
      </w:numPr>
      <w:overflowPunct w:val="0"/>
      <w:autoSpaceDE w:val="0"/>
      <w:autoSpaceDN w:val="0"/>
      <w:adjustRightInd w:val="0"/>
      <w:textAlignment w:val="baseline"/>
      <w:outlineLvl w:val="2"/>
    </w:pPr>
    <w:rPr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4212D3"/>
    <w:pPr>
      <w:keepNext/>
      <w:numPr>
        <w:ilvl w:val="3"/>
        <w:numId w:val="2"/>
      </w:numPr>
      <w:overflowPunct w:val="0"/>
      <w:autoSpaceDE w:val="0"/>
      <w:autoSpaceDN w:val="0"/>
      <w:adjustRightInd w:val="0"/>
      <w:textAlignment w:val="baseline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4212D3"/>
    <w:pPr>
      <w:keepNext/>
      <w:numPr>
        <w:ilvl w:val="4"/>
        <w:numId w:val="2"/>
      </w:numPr>
      <w:jc w:val="both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4212D3"/>
    <w:pPr>
      <w:keepNext/>
      <w:numPr>
        <w:ilvl w:val="5"/>
        <w:numId w:val="2"/>
      </w:numPr>
      <w:overflowPunct w:val="0"/>
      <w:autoSpaceDE w:val="0"/>
      <w:autoSpaceDN w:val="0"/>
      <w:adjustRightInd w:val="0"/>
      <w:ind w:right="1177"/>
      <w:jc w:val="right"/>
      <w:textAlignment w:val="baseline"/>
      <w:outlineLvl w:val="5"/>
    </w:pPr>
    <w:rPr>
      <w:sz w:val="56"/>
      <w:szCs w:val="20"/>
    </w:rPr>
  </w:style>
  <w:style w:type="paragraph" w:styleId="Heading7">
    <w:name w:val="heading 7"/>
    <w:basedOn w:val="Normal"/>
    <w:next w:val="Normal"/>
    <w:link w:val="Heading7Char"/>
    <w:qFormat/>
    <w:rsid w:val="004212D3"/>
    <w:pPr>
      <w:keepNext/>
      <w:numPr>
        <w:ilvl w:val="6"/>
        <w:numId w:val="2"/>
      </w:numPr>
      <w:jc w:val="right"/>
      <w:outlineLvl w:val="6"/>
    </w:pPr>
    <w:rPr>
      <w:b/>
      <w:bCs/>
      <w:sz w:val="72"/>
    </w:rPr>
  </w:style>
  <w:style w:type="paragraph" w:styleId="Heading8">
    <w:name w:val="heading 8"/>
    <w:basedOn w:val="Normal"/>
    <w:next w:val="Normal"/>
    <w:link w:val="Heading8Char"/>
    <w:qFormat/>
    <w:rsid w:val="004212D3"/>
    <w:pPr>
      <w:keepNext/>
      <w:numPr>
        <w:ilvl w:val="7"/>
        <w:numId w:val="2"/>
      </w:numPr>
      <w:jc w:val="right"/>
      <w:outlineLvl w:val="7"/>
    </w:pPr>
    <w:rPr>
      <w:sz w:val="56"/>
    </w:rPr>
  </w:style>
  <w:style w:type="paragraph" w:styleId="Heading9">
    <w:name w:val="heading 9"/>
    <w:basedOn w:val="Normal"/>
    <w:next w:val="Normal"/>
    <w:link w:val="Heading9Char"/>
    <w:qFormat/>
    <w:rsid w:val="004212D3"/>
    <w:pPr>
      <w:keepNext/>
      <w:numPr>
        <w:ilvl w:val="8"/>
        <w:numId w:val="2"/>
      </w:numPr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pTitle">
    <w:name w:val="Map Title"/>
    <w:basedOn w:val="Normal"/>
    <w:next w:val="Normal"/>
    <w:rsid w:val="004212D3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b/>
      <w:sz w:val="28"/>
      <w:szCs w:val="20"/>
      <w:lang w:val="en-US"/>
    </w:rPr>
  </w:style>
  <w:style w:type="paragraph" w:customStyle="1" w:styleId="BlockLabel">
    <w:name w:val="Block Label"/>
    <w:basedOn w:val="Normal"/>
    <w:next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b/>
      <w:sz w:val="22"/>
      <w:szCs w:val="20"/>
      <w:lang w:val="en-US"/>
    </w:rPr>
  </w:style>
  <w:style w:type="paragraph" w:styleId="BlockText">
    <w:name w:val="Block Text"/>
    <w:basedOn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Cs w:val="20"/>
      <w:lang w:val="en-US"/>
    </w:rPr>
  </w:style>
  <w:style w:type="paragraph" w:customStyle="1" w:styleId="BlockLine">
    <w:name w:val="Block Line"/>
    <w:basedOn w:val="Normal"/>
    <w:next w:val="Normal"/>
    <w:rsid w:val="004212D3"/>
    <w:pPr>
      <w:overflowPunct w:val="0"/>
      <w:autoSpaceDE w:val="0"/>
      <w:autoSpaceDN w:val="0"/>
      <w:adjustRightInd w:val="0"/>
      <w:spacing w:before="240"/>
      <w:ind w:left="1700"/>
      <w:textAlignment w:val="baseline"/>
    </w:pPr>
    <w:rPr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212D3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4212D3"/>
    <w:pPr>
      <w:ind w:left="480"/>
    </w:pPr>
    <w:rPr>
      <w:i/>
      <w:iCs/>
    </w:rPr>
  </w:style>
  <w:style w:type="paragraph" w:styleId="TOC4">
    <w:name w:val="toc 4"/>
    <w:basedOn w:val="Normal"/>
    <w:next w:val="Normal"/>
    <w:semiHidden/>
    <w:rsid w:val="004212D3"/>
    <w:pPr>
      <w:ind w:left="720"/>
    </w:pPr>
    <w:rPr>
      <w:szCs w:val="21"/>
    </w:rPr>
  </w:style>
  <w:style w:type="paragraph" w:styleId="TOC1">
    <w:name w:val="toc 1"/>
    <w:basedOn w:val="Normal"/>
    <w:next w:val="Normal"/>
    <w:uiPriority w:val="39"/>
    <w:rsid w:val="004212D3"/>
    <w:pPr>
      <w:spacing w:before="120" w:after="120"/>
    </w:pPr>
    <w:rPr>
      <w:b/>
      <w:bCs/>
      <w:caps/>
    </w:rPr>
  </w:style>
  <w:style w:type="paragraph" w:styleId="BodyText2">
    <w:name w:val="Body Text 2"/>
    <w:basedOn w:val="Normal"/>
    <w:rsid w:val="004212D3"/>
    <w:pPr>
      <w:overflowPunct w:val="0"/>
      <w:autoSpaceDE w:val="0"/>
      <w:autoSpaceDN w:val="0"/>
      <w:adjustRightInd w:val="0"/>
      <w:ind w:left="1440"/>
      <w:textAlignment w:val="baseline"/>
    </w:pPr>
    <w:rPr>
      <w:sz w:val="20"/>
      <w:szCs w:val="20"/>
    </w:rPr>
  </w:style>
  <w:style w:type="paragraph" w:styleId="FootnoteText">
    <w:name w:val="footnote text"/>
    <w:basedOn w:val="Normal"/>
    <w:semiHidden/>
    <w:rsid w:val="004212D3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Header">
    <w:name w:val="header"/>
    <w:basedOn w:val="Normal"/>
    <w:rsid w:val="004212D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4212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2D3"/>
  </w:style>
  <w:style w:type="paragraph" w:styleId="TOC5">
    <w:name w:val="toc 5"/>
    <w:basedOn w:val="Normal"/>
    <w:next w:val="Normal"/>
    <w:autoRedefine/>
    <w:semiHidden/>
    <w:rsid w:val="004212D3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4212D3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4212D3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4212D3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4212D3"/>
    <w:pPr>
      <w:ind w:left="1920"/>
    </w:pPr>
    <w:rPr>
      <w:szCs w:val="21"/>
    </w:rPr>
  </w:style>
  <w:style w:type="character" w:styleId="Hyperlink">
    <w:name w:val="Hyperlink"/>
    <w:basedOn w:val="DefaultParagraphFont"/>
    <w:uiPriority w:val="99"/>
    <w:rsid w:val="004212D3"/>
    <w:rPr>
      <w:color w:val="0000FF"/>
      <w:u w:val="single"/>
    </w:rPr>
  </w:style>
  <w:style w:type="paragraph" w:styleId="BodyTextIndent">
    <w:name w:val="Body Text Indent"/>
    <w:basedOn w:val="Normal"/>
    <w:rsid w:val="004212D3"/>
    <w:pPr>
      <w:ind w:left="720"/>
      <w:jc w:val="both"/>
    </w:pPr>
  </w:style>
  <w:style w:type="paragraph" w:styleId="BodyTextIndent2">
    <w:name w:val="Body Text Indent 2"/>
    <w:basedOn w:val="Normal"/>
    <w:rsid w:val="004212D3"/>
    <w:pPr>
      <w:ind w:left="1440"/>
      <w:jc w:val="both"/>
    </w:pPr>
  </w:style>
  <w:style w:type="paragraph" w:styleId="BodyTextIndent3">
    <w:name w:val="Body Text Indent 3"/>
    <w:basedOn w:val="Normal"/>
    <w:rsid w:val="004212D3"/>
    <w:pPr>
      <w:ind w:left="540"/>
      <w:jc w:val="both"/>
    </w:pPr>
  </w:style>
  <w:style w:type="paragraph" w:styleId="BodyText">
    <w:name w:val="Body Text"/>
    <w:basedOn w:val="Normal"/>
    <w:rsid w:val="004212D3"/>
    <w:pPr>
      <w:spacing w:after="120"/>
    </w:pPr>
    <w:rPr>
      <w:sz w:val="20"/>
      <w:szCs w:val="20"/>
      <w:lang w:val="en-US"/>
    </w:rPr>
  </w:style>
  <w:style w:type="paragraph" w:customStyle="1" w:styleId="Style1">
    <w:name w:val="Style1"/>
    <w:basedOn w:val="Normal"/>
    <w:rsid w:val="005A1A43"/>
    <w:pPr>
      <w:spacing w:before="120"/>
      <w:ind w:left="567"/>
    </w:pPr>
    <w:rPr>
      <w:rFonts w:ascii="Arial" w:hAnsi="Arial" w:cs="Arial"/>
      <w:sz w:val="20"/>
      <w:szCs w:val="20"/>
      <w:lang w:val="fr-FR" w:eastAsia="fr-FR"/>
    </w:rPr>
  </w:style>
  <w:style w:type="paragraph" w:customStyle="1" w:styleId="margeniveau2">
    <w:name w:val="marge niveau2"/>
    <w:basedOn w:val="Normal"/>
    <w:rsid w:val="001A5506"/>
    <w:pPr>
      <w:suppressLineNumbers/>
      <w:ind w:left="993"/>
      <w:jc w:val="both"/>
    </w:pPr>
    <w:rPr>
      <w:sz w:val="22"/>
      <w:szCs w:val="20"/>
      <w:lang w:val="fr-FR" w:eastAsia="fr-FR"/>
    </w:rPr>
  </w:style>
  <w:style w:type="paragraph" w:styleId="NormalWeb">
    <w:name w:val="Normal (Web)"/>
    <w:basedOn w:val="Normal"/>
    <w:uiPriority w:val="99"/>
    <w:rsid w:val="00B83C3E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7355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3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rsid w:val="00AD397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rsid w:val="00E2484E"/>
    <w:rPr>
      <w:rFonts w:ascii="Courier New" w:hAnsi="Courier New" w:cs="Courier New"/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D05BC9"/>
    <w:rPr>
      <w:b/>
      <w:bCs/>
      <w:sz w:val="20"/>
      <w:szCs w:val="20"/>
    </w:rPr>
  </w:style>
  <w:style w:type="character" w:styleId="FollowedHyperlink">
    <w:name w:val="FollowedHyperlink"/>
    <w:basedOn w:val="DefaultParagraphFont"/>
    <w:rsid w:val="00CF5F05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rsid w:val="00CF3138"/>
    <w:rPr>
      <w:sz w:val="24"/>
      <w:lang w:val="en-CA"/>
    </w:rPr>
  </w:style>
  <w:style w:type="paragraph" w:customStyle="1" w:styleId="CISection">
    <w:name w:val="CISection"/>
    <w:basedOn w:val="Normal"/>
    <w:rsid w:val="00C340CD"/>
    <w:pPr>
      <w:ind w:left="1080"/>
    </w:pPr>
    <w:rPr>
      <w:rFonts w:ascii="Arial" w:hAnsi="Arial"/>
      <w:sz w:val="20"/>
      <w:szCs w:val="20"/>
      <w:lang w:val="en-US"/>
    </w:rPr>
  </w:style>
  <w:style w:type="paragraph" w:customStyle="1" w:styleId="CapNormal">
    <w:name w:val="Cap_Normal"/>
    <w:link w:val="CapNormalChar"/>
    <w:qFormat/>
    <w:rsid w:val="00515F85"/>
    <w:pPr>
      <w:spacing w:after="160"/>
    </w:pPr>
    <w:rPr>
      <w:sz w:val="22"/>
      <w:szCs w:val="22"/>
      <w:lang w:eastAsia="en-CA"/>
    </w:rPr>
  </w:style>
  <w:style w:type="character" w:customStyle="1" w:styleId="CapNormalChar">
    <w:name w:val="Cap_Normal Char"/>
    <w:basedOn w:val="DefaultParagraphFont"/>
    <w:link w:val="CapNormal"/>
    <w:locked/>
    <w:rsid w:val="00515F85"/>
    <w:rPr>
      <w:sz w:val="22"/>
      <w:szCs w:val="22"/>
      <w:lang w:val="en-US" w:eastAsia="en-CA" w:bidi="ar-SA"/>
    </w:rPr>
  </w:style>
  <w:style w:type="paragraph" w:customStyle="1" w:styleId="Namescovertitle">
    <w:name w:val="Names/cover title"/>
    <w:rsid w:val="00515F85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515F85"/>
    <w:pPr>
      <w:widowControl w:val="0"/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basedOn w:val="DefaultParagraphFont"/>
    <w:rsid w:val="00D17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17F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F4D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D17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7F4D"/>
    <w:rPr>
      <w:b/>
      <w:bCs/>
      <w:lang w:val="en-CA"/>
    </w:rPr>
  </w:style>
  <w:style w:type="paragraph" w:customStyle="1" w:styleId="bullet">
    <w:name w:val="bullet"/>
    <w:basedOn w:val="Normal"/>
    <w:rsid w:val="002C5DA4"/>
    <w:pPr>
      <w:numPr>
        <w:numId w:val="3"/>
      </w:numPr>
    </w:pPr>
    <w:rPr>
      <w:sz w:val="20"/>
      <w:lang w:val="en-US"/>
    </w:rPr>
  </w:style>
  <w:style w:type="paragraph" w:customStyle="1" w:styleId="TableTitle2">
    <w:name w:val="Table Title 2"/>
    <w:basedOn w:val="Normal"/>
    <w:rsid w:val="002C5DA4"/>
    <w:pPr>
      <w:jc w:val="center"/>
    </w:pPr>
    <w:rPr>
      <w:b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82C54"/>
    <w:pPr>
      <w:ind w:left="720"/>
    </w:pPr>
  </w:style>
  <w:style w:type="paragraph" w:styleId="NoSpacing">
    <w:name w:val="No Spacing"/>
    <w:link w:val="NoSpacingChar"/>
    <w:uiPriority w:val="1"/>
    <w:qFormat/>
    <w:rsid w:val="00050E98"/>
    <w:rPr>
      <w:sz w:val="24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rsid w:val="00AA73BF"/>
    <w:rPr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AA73BF"/>
    <w:rPr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AA73BF"/>
    <w:rPr>
      <w:b/>
      <w:bCs/>
      <w:sz w:val="28"/>
      <w:szCs w:val="24"/>
      <w:lang w:val="en-CA"/>
    </w:rPr>
  </w:style>
  <w:style w:type="character" w:customStyle="1" w:styleId="PlainTextChar">
    <w:name w:val="Plain Text Char"/>
    <w:basedOn w:val="DefaultParagraphFont"/>
    <w:link w:val="PlainText"/>
    <w:rsid w:val="00AA73BF"/>
    <w:rPr>
      <w:rFonts w:ascii="Courier New" w:hAnsi="Courier New" w:cs="Courier New"/>
    </w:rPr>
  </w:style>
  <w:style w:type="paragraph" w:customStyle="1" w:styleId="TableBullet1">
    <w:name w:val="Table Bullet 1"/>
    <w:qFormat/>
    <w:rsid w:val="006A6CD9"/>
    <w:pPr>
      <w:numPr>
        <w:numId w:val="4"/>
      </w:numPr>
      <w:spacing w:after="60"/>
    </w:pPr>
    <w:rPr>
      <w:rFonts w:ascii="Calibri" w:hAnsi="Calibri"/>
      <w:sz w:val="22"/>
      <w:szCs w:val="16"/>
      <w:lang w:eastAsia="en-CA"/>
    </w:rPr>
  </w:style>
  <w:style w:type="paragraph" w:customStyle="1" w:styleId="NormalText">
    <w:name w:val="Normal_Text"/>
    <w:qFormat/>
    <w:rsid w:val="005B0288"/>
    <w:pPr>
      <w:spacing w:before="120" w:after="120"/>
    </w:pPr>
    <w:rPr>
      <w:rFonts w:ascii="Arial" w:eastAsia="Calibri" w:hAnsi="Arial" w:cs="Arial"/>
      <w:sz w:val="22"/>
      <w:szCs w:val="22"/>
      <w:lang w:val="en-GB"/>
    </w:rPr>
  </w:style>
  <w:style w:type="paragraph" w:customStyle="1" w:styleId="TableBody">
    <w:name w:val="Table Body"/>
    <w:basedOn w:val="Normal"/>
    <w:qFormat/>
    <w:rsid w:val="005B0288"/>
    <w:rPr>
      <w:rFonts w:ascii="Arial" w:hAnsi="Arial" w:cs="Arial"/>
      <w:snapToGrid w:val="0"/>
      <w:sz w:val="22"/>
      <w:szCs w:val="18"/>
      <w:lang w:val="en-US"/>
    </w:rPr>
  </w:style>
  <w:style w:type="paragraph" w:customStyle="1" w:styleId="TableHeading2">
    <w:name w:val="Table Heading 2"/>
    <w:basedOn w:val="Normal"/>
    <w:uiPriority w:val="99"/>
    <w:rsid w:val="005B0288"/>
    <w:pPr>
      <w:keepNext/>
      <w:spacing w:before="120" w:after="40"/>
    </w:pPr>
    <w:rPr>
      <w:rFonts w:ascii="Arial Bold" w:hAnsi="Arial Bold"/>
      <w:b/>
      <w:color w:val="FFFFFF"/>
      <w:sz w:val="20"/>
      <w:szCs w:val="20"/>
      <w:lang w:val="en-US"/>
    </w:rPr>
  </w:style>
  <w:style w:type="paragraph" w:customStyle="1" w:styleId="TableText">
    <w:name w:val="Table Text"/>
    <w:basedOn w:val="Normal"/>
    <w:uiPriority w:val="99"/>
    <w:rsid w:val="00D0768F"/>
    <w:pPr>
      <w:widowControl w:val="0"/>
      <w:spacing w:before="60" w:after="60"/>
    </w:pPr>
    <w:rPr>
      <w:rFonts w:eastAsia="Calibri"/>
      <w:szCs w:val="20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B2125F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C975BE"/>
    <w:rPr>
      <w:sz w:val="24"/>
      <w:szCs w:val="24"/>
      <w:lang w:val="en-CA"/>
    </w:rPr>
  </w:style>
  <w:style w:type="paragraph" w:customStyle="1" w:styleId="table">
    <w:name w:val="table"/>
    <w:basedOn w:val="Normal"/>
    <w:rsid w:val="005F393D"/>
    <w:pPr>
      <w:spacing w:before="100" w:beforeAutospacing="1" w:after="100" w:afterAutospacing="1"/>
    </w:pPr>
    <w:rPr>
      <w:lang w:val="en-US"/>
    </w:rPr>
  </w:style>
  <w:style w:type="paragraph" w:customStyle="1" w:styleId="CapHeading2">
    <w:name w:val="Cap_Heading_2"/>
    <w:next w:val="CapNormal"/>
    <w:qFormat/>
    <w:rsid w:val="005F393D"/>
    <w:pPr>
      <w:keepNext/>
      <w:numPr>
        <w:ilvl w:val="1"/>
        <w:numId w:val="5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F393D"/>
    <w:pPr>
      <w:keepNext/>
      <w:numPr>
        <w:numId w:val="5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character" w:customStyle="1" w:styleId="Heading2Char">
    <w:name w:val="Heading 2 Char"/>
    <w:aliases w:val="(Strg+2) Char"/>
    <w:basedOn w:val="DefaultParagraphFont"/>
    <w:link w:val="Heading2"/>
    <w:rsid w:val="00E216CF"/>
    <w:rPr>
      <w:b/>
      <w:sz w:val="24"/>
    </w:rPr>
  </w:style>
  <w:style w:type="character" w:customStyle="1" w:styleId="l1s501">
    <w:name w:val="l1s501"/>
    <w:basedOn w:val="DefaultParagraphFont"/>
    <w:rsid w:val="000F2CDF"/>
    <w:rPr>
      <w:rFonts w:ascii="Courier New" w:hAnsi="Courier New" w:cs="Courier New" w:hint="default"/>
      <w:color w:val="00008B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0F2CDF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1338F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1338F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th-tx">
    <w:name w:val="th-tx"/>
    <w:basedOn w:val="DefaultParagraphFont"/>
    <w:rsid w:val="001338F9"/>
  </w:style>
  <w:style w:type="character" w:customStyle="1" w:styleId="Heading1Char">
    <w:name w:val="Heading 1 Char"/>
    <w:basedOn w:val="DefaultParagraphFont"/>
    <w:link w:val="Heading1"/>
    <w:rsid w:val="006C4C13"/>
    <w:rPr>
      <w:b/>
      <w:bCs/>
      <w:sz w:val="28"/>
      <w:szCs w:val="24"/>
      <w:lang w:val="en-CA"/>
    </w:rPr>
  </w:style>
  <w:style w:type="character" w:customStyle="1" w:styleId="l0s551">
    <w:name w:val="l0s551"/>
    <w:basedOn w:val="DefaultParagraphFont"/>
    <w:rsid w:val="00F5440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5440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TableHeading1White">
    <w:name w:val="Table Heading 1 White"/>
    <w:qFormat/>
    <w:rsid w:val="0097556C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  <w:style w:type="character" w:styleId="FootnoteReference">
    <w:name w:val="footnote reference"/>
    <w:basedOn w:val="DefaultParagraphFont"/>
    <w:rsid w:val="009473FF"/>
    <w:rPr>
      <w:vertAlign w:val="superscript"/>
    </w:rPr>
  </w:style>
  <w:style w:type="paragraph" w:customStyle="1" w:styleId="Figure">
    <w:name w:val="Figure #"/>
    <w:next w:val="CapNormal"/>
    <w:rsid w:val="00B9138F"/>
    <w:pPr>
      <w:keepNext/>
      <w:tabs>
        <w:tab w:val="num" w:pos="720"/>
      </w:tabs>
      <w:spacing w:after="120"/>
      <w:ind w:left="720" w:hanging="360"/>
      <w:jc w:val="center"/>
    </w:pPr>
    <w:rPr>
      <w:rFonts w:ascii="Arial" w:hAnsi="Arial" w:cs="Arial"/>
      <w:b/>
      <w:bCs/>
      <w:color w:val="333333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2D3"/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212D3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aliases w:val="(Strg+2)"/>
    <w:basedOn w:val="Normal"/>
    <w:next w:val="Normal"/>
    <w:link w:val="Heading2Char"/>
    <w:qFormat/>
    <w:rsid w:val="004212D3"/>
    <w:pPr>
      <w:keepNext/>
      <w:numPr>
        <w:ilvl w:val="1"/>
        <w:numId w:val="2"/>
      </w:numPr>
      <w:overflowPunct w:val="0"/>
      <w:autoSpaceDE w:val="0"/>
      <w:autoSpaceDN w:val="0"/>
      <w:adjustRightInd w:val="0"/>
      <w:textAlignment w:val="baseline"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qFormat/>
    <w:rsid w:val="004212D3"/>
    <w:pPr>
      <w:keepNext/>
      <w:numPr>
        <w:ilvl w:val="2"/>
        <w:numId w:val="2"/>
      </w:numPr>
      <w:overflowPunct w:val="0"/>
      <w:autoSpaceDE w:val="0"/>
      <w:autoSpaceDN w:val="0"/>
      <w:adjustRightInd w:val="0"/>
      <w:textAlignment w:val="baseline"/>
      <w:outlineLvl w:val="2"/>
    </w:pPr>
    <w:rPr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4212D3"/>
    <w:pPr>
      <w:keepNext/>
      <w:numPr>
        <w:ilvl w:val="3"/>
        <w:numId w:val="2"/>
      </w:numPr>
      <w:overflowPunct w:val="0"/>
      <w:autoSpaceDE w:val="0"/>
      <w:autoSpaceDN w:val="0"/>
      <w:adjustRightInd w:val="0"/>
      <w:textAlignment w:val="baseline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4212D3"/>
    <w:pPr>
      <w:keepNext/>
      <w:numPr>
        <w:ilvl w:val="4"/>
        <w:numId w:val="2"/>
      </w:numPr>
      <w:jc w:val="both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4212D3"/>
    <w:pPr>
      <w:keepNext/>
      <w:numPr>
        <w:ilvl w:val="5"/>
        <w:numId w:val="2"/>
      </w:numPr>
      <w:overflowPunct w:val="0"/>
      <w:autoSpaceDE w:val="0"/>
      <w:autoSpaceDN w:val="0"/>
      <w:adjustRightInd w:val="0"/>
      <w:ind w:right="1177"/>
      <w:jc w:val="right"/>
      <w:textAlignment w:val="baseline"/>
      <w:outlineLvl w:val="5"/>
    </w:pPr>
    <w:rPr>
      <w:sz w:val="56"/>
      <w:szCs w:val="20"/>
    </w:rPr>
  </w:style>
  <w:style w:type="paragraph" w:styleId="Heading7">
    <w:name w:val="heading 7"/>
    <w:basedOn w:val="Normal"/>
    <w:next w:val="Normal"/>
    <w:link w:val="Heading7Char"/>
    <w:qFormat/>
    <w:rsid w:val="004212D3"/>
    <w:pPr>
      <w:keepNext/>
      <w:numPr>
        <w:ilvl w:val="6"/>
        <w:numId w:val="2"/>
      </w:numPr>
      <w:jc w:val="right"/>
      <w:outlineLvl w:val="6"/>
    </w:pPr>
    <w:rPr>
      <w:b/>
      <w:bCs/>
      <w:sz w:val="72"/>
    </w:rPr>
  </w:style>
  <w:style w:type="paragraph" w:styleId="Heading8">
    <w:name w:val="heading 8"/>
    <w:basedOn w:val="Normal"/>
    <w:next w:val="Normal"/>
    <w:link w:val="Heading8Char"/>
    <w:qFormat/>
    <w:rsid w:val="004212D3"/>
    <w:pPr>
      <w:keepNext/>
      <w:numPr>
        <w:ilvl w:val="7"/>
        <w:numId w:val="2"/>
      </w:numPr>
      <w:jc w:val="right"/>
      <w:outlineLvl w:val="7"/>
    </w:pPr>
    <w:rPr>
      <w:sz w:val="56"/>
    </w:rPr>
  </w:style>
  <w:style w:type="paragraph" w:styleId="Heading9">
    <w:name w:val="heading 9"/>
    <w:basedOn w:val="Normal"/>
    <w:next w:val="Normal"/>
    <w:link w:val="Heading9Char"/>
    <w:qFormat/>
    <w:rsid w:val="004212D3"/>
    <w:pPr>
      <w:keepNext/>
      <w:numPr>
        <w:ilvl w:val="8"/>
        <w:numId w:val="2"/>
      </w:numPr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pTitle">
    <w:name w:val="Map Title"/>
    <w:basedOn w:val="Normal"/>
    <w:next w:val="Normal"/>
    <w:rsid w:val="004212D3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b/>
      <w:sz w:val="28"/>
      <w:szCs w:val="20"/>
      <w:lang w:val="en-US"/>
    </w:rPr>
  </w:style>
  <w:style w:type="paragraph" w:customStyle="1" w:styleId="BlockLabel">
    <w:name w:val="Block Label"/>
    <w:basedOn w:val="Normal"/>
    <w:next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b/>
      <w:sz w:val="22"/>
      <w:szCs w:val="20"/>
      <w:lang w:val="en-US"/>
    </w:rPr>
  </w:style>
  <w:style w:type="paragraph" w:styleId="BlockText">
    <w:name w:val="Block Text"/>
    <w:basedOn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Cs w:val="20"/>
      <w:lang w:val="en-US"/>
    </w:rPr>
  </w:style>
  <w:style w:type="paragraph" w:customStyle="1" w:styleId="BlockLine">
    <w:name w:val="Block Line"/>
    <w:basedOn w:val="Normal"/>
    <w:next w:val="Normal"/>
    <w:rsid w:val="004212D3"/>
    <w:pPr>
      <w:overflowPunct w:val="0"/>
      <w:autoSpaceDE w:val="0"/>
      <w:autoSpaceDN w:val="0"/>
      <w:adjustRightInd w:val="0"/>
      <w:spacing w:before="240"/>
      <w:ind w:left="1700"/>
      <w:textAlignment w:val="baseline"/>
    </w:pPr>
    <w:rPr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212D3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4212D3"/>
    <w:pPr>
      <w:ind w:left="480"/>
    </w:pPr>
    <w:rPr>
      <w:i/>
      <w:iCs/>
    </w:rPr>
  </w:style>
  <w:style w:type="paragraph" w:styleId="TOC4">
    <w:name w:val="toc 4"/>
    <w:basedOn w:val="Normal"/>
    <w:next w:val="Normal"/>
    <w:semiHidden/>
    <w:rsid w:val="004212D3"/>
    <w:pPr>
      <w:ind w:left="720"/>
    </w:pPr>
    <w:rPr>
      <w:szCs w:val="21"/>
    </w:rPr>
  </w:style>
  <w:style w:type="paragraph" w:styleId="TOC1">
    <w:name w:val="toc 1"/>
    <w:basedOn w:val="Normal"/>
    <w:next w:val="Normal"/>
    <w:uiPriority w:val="39"/>
    <w:rsid w:val="004212D3"/>
    <w:pPr>
      <w:spacing w:before="120" w:after="120"/>
    </w:pPr>
    <w:rPr>
      <w:b/>
      <w:bCs/>
      <w:caps/>
    </w:rPr>
  </w:style>
  <w:style w:type="paragraph" w:styleId="BodyText2">
    <w:name w:val="Body Text 2"/>
    <w:basedOn w:val="Normal"/>
    <w:rsid w:val="004212D3"/>
    <w:pPr>
      <w:overflowPunct w:val="0"/>
      <w:autoSpaceDE w:val="0"/>
      <w:autoSpaceDN w:val="0"/>
      <w:adjustRightInd w:val="0"/>
      <w:ind w:left="1440"/>
      <w:textAlignment w:val="baseline"/>
    </w:pPr>
    <w:rPr>
      <w:sz w:val="20"/>
      <w:szCs w:val="20"/>
    </w:rPr>
  </w:style>
  <w:style w:type="paragraph" w:styleId="FootnoteText">
    <w:name w:val="footnote text"/>
    <w:basedOn w:val="Normal"/>
    <w:semiHidden/>
    <w:rsid w:val="004212D3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Header">
    <w:name w:val="header"/>
    <w:basedOn w:val="Normal"/>
    <w:rsid w:val="004212D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4212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2D3"/>
  </w:style>
  <w:style w:type="paragraph" w:styleId="TOC5">
    <w:name w:val="toc 5"/>
    <w:basedOn w:val="Normal"/>
    <w:next w:val="Normal"/>
    <w:autoRedefine/>
    <w:semiHidden/>
    <w:rsid w:val="004212D3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4212D3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4212D3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4212D3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4212D3"/>
    <w:pPr>
      <w:ind w:left="1920"/>
    </w:pPr>
    <w:rPr>
      <w:szCs w:val="21"/>
    </w:rPr>
  </w:style>
  <w:style w:type="character" w:styleId="Hyperlink">
    <w:name w:val="Hyperlink"/>
    <w:basedOn w:val="DefaultParagraphFont"/>
    <w:uiPriority w:val="99"/>
    <w:rsid w:val="004212D3"/>
    <w:rPr>
      <w:color w:val="0000FF"/>
      <w:u w:val="single"/>
    </w:rPr>
  </w:style>
  <w:style w:type="paragraph" w:styleId="BodyTextIndent">
    <w:name w:val="Body Text Indent"/>
    <w:basedOn w:val="Normal"/>
    <w:rsid w:val="004212D3"/>
    <w:pPr>
      <w:ind w:left="720"/>
      <w:jc w:val="both"/>
    </w:pPr>
  </w:style>
  <w:style w:type="paragraph" w:styleId="BodyTextIndent2">
    <w:name w:val="Body Text Indent 2"/>
    <w:basedOn w:val="Normal"/>
    <w:rsid w:val="004212D3"/>
    <w:pPr>
      <w:ind w:left="1440"/>
      <w:jc w:val="both"/>
    </w:pPr>
  </w:style>
  <w:style w:type="paragraph" w:styleId="BodyTextIndent3">
    <w:name w:val="Body Text Indent 3"/>
    <w:basedOn w:val="Normal"/>
    <w:rsid w:val="004212D3"/>
    <w:pPr>
      <w:ind w:left="540"/>
      <w:jc w:val="both"/>
    </w:pPr>
  </w:style>
  <w:style w:type="paragraph" w:styleId="BodyText">
    <w:name w:val="Body Text"/>
    <w:basedOn w:val="Normal"/>
    <w:rsid w:val="004212D3"/>
    <w:pPr>
      <w:spacing w:after="120"/>
    </w:pPr>
    <w:rPr>
      <w:sz w:val="20"/>
      <w:szCs w:val="20"/>
      <w:lang w:val="en-US"/>
    </w:rPr>
  </w:style>
  <w:style w:type="paragraph" w:customStyle="1" w:styleId="Style1">
    <w:name w:val="Style1"/>
    <w:basedOn w:val="Normal"/>
    <w:rsid w:val="005A1A43"/>
    <w:pPr>
      <w:spacing w:before="120"/>
      <w:ind w:left="567"/>
    </w:pPr>
    <w:rPr>
      <w:rFonts w:ascii="Arial" w:hAnsi="Arial" w:cs="Arial"/>
      <w:sz w:val="20"/>
      <w:szCs w:val="20"/>
      <w:lang w:val="fr-FR" w:eastAsia="fr-FR"/>
    </w:rPr>
  </w:style>
  <w:style w:type="paragraph" w:customStyle="1" w:styleId="margeniveau2">
    <w:name w:val="marge niveau2"/>
    <w:basedOn w:val="Normal"/>
    <w:rsid w:val="001A5506"/>
    <w:pPr>
      <w:suppressLineNumbers/>
      <w:ind w:left="993"/>
      <w:jc w:val="both"/>
    </w:pPr>
    <w:rPr>
      <w:sz w:val="22"/>
      <w:szCs w:val="20"/>
      <w:lang w:val="fr-FR" w:eastAsia="fr-FR"/>
    </w:rPr>
  </w:style>
  <w:style w:type="paragraph" w:styleId="NormalWeb">
    <w:name w:val="Normal (Web)"/>
    <w:basedOn w:val="Normal"/>
    <w:uiPriority w:val="99"/>
    <w:rsid w:val="00B83C3E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7355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3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rsid w:val="00AD397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rsid w:val="00E2484E"/>
    <w:rPr>
      <w:rFonts w:ascii="Courier New" w:hAnsi="Courier New" w:cs="Courier New"/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D05BC9"/>
    <w:rPr>
      <w:b/>
      <w:bCs/>
      <w:sz w:val="20"/>
      <w:szCs w:val="20"/>
    </w:rPr>
  </w:style>
  <w:style w:type="character" w:styleId="FollowedHyperlink">
    <w:name w:val="FollowedHyperlink"/>
    <w:basedOn w:val="DefaultParagraphFont"/>
    <w:rsid w:val="00CF5F05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rsid w:val="00CF3138"/>
    <w:rPr>
      <w:sz w:val="24"/>
      <w:lang w:val="en-CA"/>
    </w:rPr>
  </w:style>
  <w:style w:type="paragraph" w:customStyle="1" w:styleId="CISection">
    <w:name w:val="CISection"/>
    <w:basedOn w:val="Normal"/>
    <w:rsid w:val="00C340CD"/>
    <w:pPr>
      <w:ind w:left="1080"/>
    </w:pPr>
    <w:rPr>
      <w:rFonts w:ascii="Arial" w:hAnsi="Arial"/>
      <w:sz w:val="20"/>
      <w:szCs w:val="20"/>
      <w:lang w:val="en-US"/>
    </w:rPr>
  </w:style>
  <w:style w:type="paragraph" w:customStyle="1" w:styleId="CapNormal">
    <w:name w:val="Cap_Normal"/>
    <w:link w:val="CapNormalChar"/>
    <w:qFormat/>
    <w:rsid w:val="00515F85"/>
    <w:pPr>
      <w:spacing w:after="160"/>
    </w:pPr>
    <w:rPr>
      <w:sz w:val="22"/>
      <w:szCs w:val="22"/>
      <w:lang w:eastAsia="en-CA"/>
    </w:rPr>
  </w:style>
  <w:style w:type="character" w:customStyle="1" w:styleId="CapNormalChar">
    <w:name w:val="Cap_Normal Char"/>
    <w:basedOn w:val="DefaultParagraphFont"/>
    <w:link w:val="CapNormal"/>
    <w:locked/>
    <w:rsid w:val="00515F85"/>
    <w:rPr>
      <w:sz w:val="22"/>
      <w:szCs w:val="22"/>
      <w:lang w:val="en-US" w:eastAsia="en-CA" w:bidi="ar-SA"/>
    </w:rPr>
  </w:style>
  <w:style w:type="paragraph" w:customStyle="1" w:styleId="Namescovertitle">
    <w:name w:val="Names/cover title"/>
    <w:rsid w:val="00515F85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515F85"/>
    <w:pPr>
      <w:widowControl w:val="0"/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basedOn w:val="DefaultParagraphFont"/>
    <w:rsid w:val="00D17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17F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F4D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D17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7F4D"/>
    <w:rPr>
      <w:b/>
      <w:bCs/>
      <w:lang w:val="en-CA"/>
    </w:rPr>
  </w:style>
  <w:style w:type="paragraph" w:customStyle="1" w:styleId="bullet">
    <w:name w:val="bullet"/>
    <w:basedOn w:val="Normal"/>
    <w:rsid w:val="002C5DA4"/>
    <w:pPr>
      <w:numPr>
        <w:numId w:val="3"/>
      </w:numPr>
    </w:pPr>
    <w:rPr>
      <w:sz w:val="20"/>
      <w:lang w:val="en-US"/>
    </w:rPr>
  </w:style>
  <w:style w:type="paragraph" w:customStyle="1" w:styleId="TableTitle2">
    <w:name w:val="Table Title 2"/>
    <w:basedOn w:val="Normal"/>
    <w:rsid w:val="002C5DA4"/>
    <w:pPr>
      <w:jc w:val="center"/>
    </w:pPr>
    <w:rPr>
      <w:b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82C54"/>
    <w:pPr>
      <w:ind w:left="720"/>
    </w:pPr>
  </w:style>
  <w:style w:type="paragraph" w:styleId="NoSpacing">
    <w:name w:val="No Spacing"/>
    <w:link w:val="NoSpacingChar"/>
    <w:uiPriority w:val="1"/>
    <w:qFormat/>
    <w:rsid w:val="00050E98"/>
    <w:rPr>
      <w:sz w:val="24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rsid w:val="00AA73BF"/>
    <w:rPr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AA73BF"/>
    <w:rPr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AA73BF"/>
    <w:rPr>
      <w:b/>
      <w:bCs/>
      <w:sz w:val="28"/>
      <w:szCs w:val="24"/>
      <w:lang w:val="en-CA"/>
    </w:rPr>
  </w:style>
  <w:style w:type="character" w:customStyle="1" w:styleId="PlainTextChar">
    <w:name w:val="Plain Text Char"/>
    <w:basedOn w:val="DefaultParagraphFont"/>
    <w:link w:val="PlainText"/>
    <w:rsid w:val="00AA73BF"/>
    <w:rPr>
      <w:rFonts w:ascii="Courier New" w:hAnsi="Courier New" w:cs="Courier New"/>
    </w:rPr>
  </w:style>
  <w:style w:type="paragraph" w:customStyle="1" w:styleId="TableBullet1">
    <w:name w:val="Table Bullet 1"/>
    <w:qFormat/>
    <w:rsid w:val="006A6CD9"/>
    <w:pPr>
      <w:numPr>
        <w:numId w:val="4"/>
      </w:numPr>
      <w:spacing w:after="60"/>
    </w:pPr>
    <w:rPr>
      <w:rFonts w:ascii="Calibri" w:hAnsi="Calibri"/>
      <w:sz w:val="22"/>
      <w:szCs w:val="16"/>
      <w:lang w:eastAsia="en-CA"/>
    </w:rPr>
  </w:style>
  <w:style w:type="paragraph" w:customStyle="1" w:styleId="NormalText">
    <w:name w:val="Normal_Text"/>
    <w:qFormat/>
    <w:rsid w:val="005B0288"/>
    <w:pPr>
      <w:spacing w:before="120" w:after="120"/>
    </w:pPr>
    <w:rPr>
      <w:rFonts w:ascii="Arial" w:eastAsia="Calibri" w:hAnsi="Arial" w:cs="Arial"/>
      <w:sz w:val="22"/>
      <w:szCs w:val="22"/>
      <w:lang w:val="en-GB"/>
    </w:rPr>
  </w:style>
  <w:style w:type="paragraph" w:customStyle="1" w:styleId="TableBody">
    <w:name w:val="Table Body"/>
    <w:basedOn w:val="Normal"/>
    <w:qFormat/>
    <w:rsid w:val="005B0288"/>
    <w:rPr>
      <w:rFonts w:ascii="Arial" w:hAnsi="Arial" w:cs="Arial"/>
      <w:snapToGrid w:val="0"/>
      <w:sz w:val="22"/>
      <w:szCs w:val="18"/>
      <w:lang w:val="en-US"/>
    </w:rPr>
  </w:style>
  <w:style w:type="paragraph" w:customStyle="1" w:styleId="TableHeading2">
    <w:name w:val="Table Heading 2"/>
    <w:basedOn w:val="Normal"/>
    <w:uiPriority w:val="99"/>
    <w:rsid w:val="005B0288"/>
    <w:pPr>
      <w:keepNext/>
      <w:spacing w:before="120" w:after="40"/>
    </w:pPr>
    <w:rPr>
      <w:rFonts w:ascii="Arial Bold" w:hAnsi="Arial Bold"/>
      <w:b/>
      <w:color w:val="FFFFFF"/>
      <w:sz w:val="20"/>
      <w:szCs w:val="20"/>
      <w:lang w:val="en-US"/>
    </w:rPr>
  </w:style>
  <w:style w:type="paragraph" w:customStyle="1" w:styleId="TableText">
    <w:name w:val="Table Text"/>
    <w:basedOn w:val="Normal"/>
    <w:uiPriority w:val="99"/>
    <w:rsid w:val="00D0768F"/>
    <w:pPr>
      <w:widowControl w:val="0"/>
      <w:spacing w:before="60" w:after="60"/>
    </w:pPr>
    <w:rPr>
      <w:rFonts w:eastAsia="Calibri"/>
      <w:szCs w:val="20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B2125F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C975BE"/>
    <w:rPr>
      <w:sz w:val="24"/>
      <w:szCs w:val="24"/>
      <w:lang w:val="en-CA"/>
    </w:rPr>
  </w:style>
  <w:style w:type="paragraph" w:customStyle="1" w:styleId="table">
    <w:name w:val="table"/>
    <w:basedOn w:val="Normal"/>
    <w:rsid w:val="005F393D"/>
    <w:pPr>
      <w:spacing w:before="100" w:beforeAutospacing="1" w:after="100" w:afterAutospacing="1"/>
    </w:pPr>
    <w:rPr>
      <w:lang w:val="en-US"/>
    </w:rPr>
  </w:style>
  <w:style w:type="paragraph" w:customStyle="1" w:styleId="CapHeading2">
    <w:name w:val="Cap_Heading_2"/>
    <w:next w:val="CapNormal"/>
    <w:qFormat/>
    <w:rsid w:val="005F393D"/>
    <w:pPr>
      <w:keepNext/>
      <w:numPr>
        <w:ilvl w:val="1"/>
        <w:numId w:val="5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F393D"/>
    <w:pPr>
      <w:keepNext/>
      <w:numPr>
        <w:numId w:val="5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character" w:customStyle="1" w:styleId="Heading2Char">
    <w:name w:val="Heading 2 Char"/>
    <w:aliases w:val="(Strg+2) Char"/>
    <w:basedOn w:val="DefaultParagraphFont"/>
    <w:link w:val="Heading2"/>
    <w:rsid w:val="00E216CF"/>
    <w:rPr>
      <w:b/>
      <w:sz w:val="24"/>
    </w:rPr>
  </w:style>
  <w:style w:type="character" w:customStyle="1" w:styleId="l1s501">
    <w:name w:val="l1s501"/>
    <w:basedOn w:val="DefaultParagraphFont"/>
    <w:rsid w:val="000F2CDF"/>
    <w:rPr>
      <w:rFonts w:ascii="Courier New" w:hAnsi="Courier New" w:cs="Courier New" w:hint="default"/>
      <w:color w:val="00008B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0F2CDF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1338F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1338F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th-tx">
    <w:name w:val="th-tx"/>
    <w:basedOn w:val="DefaultParagraphFont"/>
    <w:rsid w:val="001338F9"/>
  </w:style>
  <w:style w:type="character" w:customStyle="1" w:styleId="Heading1Char">
    <w:name w:val="Heading 1 Char"/>
    <w:basedOn w:val="DefaultParagraphFont"/>
    <w:link w:val="Heading1"/>
    <w:rsid w:val="006C4C13"/>
    <w:rPr>
      <w:b/>
      <w:bCs/>
      <w:sz w:val="28"/>
      <w:szCs w:val="24"/>
      <w:lang w:val="en-CA"/>
    </w:rPr>
  </w:style>
  <w:style w:type="character" w:customStyle="1" w:styleId="l0s551">
    <w:name w:val="l0s551"/>
    <w:basedOn w:val="DefaultParagraphFont"/>
    <w:rsid w:val="00F5440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5440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TableHeading1White">
    <w:name w:val="Table Heading 1 White"/>
    <w:qFormat/>
    <w:rsid w:val="0097556C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  <w:style w:type="character" w:styleId="FootnoteReference">
    <w:name w:val="footnote reference"/>
    <w:basedOn w:val="DefaultParagraphFont"/>
    <w:rsid w:val="009473FF"/>
    <w:rPr>
      <w:vertAlign w:val="superscript"/>
    </w:rPr>
  </w:style>
  <w:style w:type="paragraph" w:customStyle="1" w:styleId="Figure">
    <w:name w:val="Figure #"/>
    <w:next w:val="CapNormal"/>
    <w:rsid w:val="00B9138F"/>
    <w:pPr>
      <w:keepNext/>
      <w:tabs>
        <w:tab w:val="num" w:pos="720"/>
      </w:tabs>
      <w:spacing w:after="120"/>
      <w:ind w:left="720" w:hanging="360"/>
      <w:jc w:val="center"/>
    </w:pPr>
    <w:rPr>
      <w:rFonts w:ascii="Arial" w:hAnsi="Arial" w:cs="Arial"/>
      <w:b/>
      <w:bCs/>
      <w:color w:val="333333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image" Target="media/image4.emf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2.bin"/><Relationship Id="rId34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3.gif"/><Relationship Id="rId25" Type="http://schemas.openxmlformats.org/officeDocument/2006/relationships/image" Target="media/image8.png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5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image" Target="media/image7.jpeg"/><Relationship Id="rId32" Type="http://schemas.openxmlformats.org/officeDocument/2006/relationships/package" Target="embeddings/Microsoft_Excel_Worksheet1.xlsx"/><Relationship Id="rId37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oleObject" Target="embeddings/oleObject3.bin"/><Relationship Id="rId28" Type="http://schemas.openxmlformats.org/officeDocument/2006/relationships/image" Target="media/image11.png"/><Relationship Id="rId36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oleObject" Target="embeddings/oleObject1.bin"/><Relationship Id="rId31" Type="http://schemas.openxmlformats.org/officeDocument/2006/relationships/image" Target="media/image14.emf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image" Target="media/image6.emf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3.gif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DE856-1956-4E2A-AEE6-858CA9A46C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32733F-314B-47D9-A58D-9F9CA6429DC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F4E85B6-2017-48C7-8341-C334BBDCB957}">
  <ds:schemaRefs>
    <ds:schemaRef ds:uri="http://purl.org/dc/dcmitype/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f5d65a61-ae78-4f13-840b-ce447ca6a386"/>
    <ds:schemaRef ds:uri="http://schemas.microsoft.com/office/infopath/2007/PartnerControls"/>
    <ds:schemaRef ds:uri="http://schemas.microsoft.com/sharepoint/v3/field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AC5CA86-9FC9-4FD2-B5E9-BB16AB994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5d65a61-ae78-4f13-840b-ce447ca6a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512708-CC94-43C3-BC3B-17BADE60A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2049</Words>
  <Characters>14540</Characters>
  <Application>Microsoft Office Word</Application>
  <DocSecurity>0</DocSecurity>
  <Lines>121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DPP Enrollment Alerts Fucntional Specification</vt:lpstr>
    </vt:vector>
  </TitlesOfParts>
  <Company>Capgemini</Company>
  <LinksUpToDate>false</LinksUpToDate>
  <CharactersWithSpaces>16556</CharactersWithSpaces>
  <SharedDoc>false</SharedDoc>
  <HLinks>
    <vt:vector size="90" baseType="variant">
      <vt:variant>
        <vt:i4>3801120</vt:i4>
      </vt:variant>
      <vt:variant>
        <vt:i4>152</vt:i4>
      </vt:variant>
      <vt:variant>
        <vt:i4>0</vt:i4>
      </vt:variant>
      <vt:variant>
        <vt:i4>5</vt:i4>
      </vt:variant>
      <vt:variant>
        <vt:lpwstr>http://insidetgt.target.com/portal-target/Target/ISG/infosecurity_home?paf_dm=full&amp;paf_gear_id=4800018&amp;navpath=22202190_22202192_22202192&amp;contentid=PRD01-099534&amp;selectedId=22202192&amp;spath=22202190_22202192_22202192&amp;title=PRD01-099534+Information+Security+St</vt:lpwstr>
      </vt:variant>
      <vt:variant>
        <vt:lpwstr/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_Toc305221770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_Toc305221769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_Toc305221768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_Toc305221767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_Toc305221766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_Toc305221765</vt:lpwstr>
      </vt:variant>
      <vt:variant>
        <vt:i4>1179699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_Toc305221764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_Toc305221763</vt:lpwstr>
      </vt:variant>
      <vt:variant>
        <vt:i4>1179699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_Toc305221762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_Toc305221761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_Toc305221760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_Toc305221759</vt:lpwstr>
      </vt:variant>
      <vt:variant>
        <vt:i4>1114163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_Toc305221758</vt:lpwstr>
      </vt:variant>
      <vt:variant>
        <vt:i4>1114163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_Toc305221757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 De-Enrollment Processes Functional Specification</dc:title>
  <dc:subject/>
  <dc:creator>Sogeti</dc:creator>
  <cp:keywords/>
  <dc:description/>
  <cp:lastModifiedBy>Matthew C. Parker</cp:lastModifiedBy>
  <cp:revision>7</cp:revision>
  <cp:lastPrinted>2008-10-09T20:08:00Z</cp:lastPrinted>
  <dcterms:created xsi:type="dcterms:W3CDTF">2015-10-28T14:12:00Z</dcterms:created>
  <dcterms:modified xsi:type="dcterms:W3CDTF">2015-10-28T19:41:00Z</dcterms:modified>
  <cp:category/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 Team">
    <vt:lpwstr>Other</vt:lpwstr>
  </property>
  <property fmtid="{D5CDD505-2E9C-101B-9397-08002B2CF9AE}" pid="3" name="Document Status">
    <vt:lpwstr>*Signed Off*</vt:lpwstr>
  </property>
  <property fmtid="{D5CDD505-2E9C-101B-9397-08002B2CF9AE}" pid="4" name="Wave (s)">
    <vt:lpwstr/>
  </property>
  <property fmtid="{D5CDD505-2E9C-101B-9397-08002B2CF9AE}" pid="5" name="WorkStream or Cross Workstream">
    <vt:lpwstr>TDO</vt:lpwstr>
  </property>
  <property fmtid="{D5CDD505-2E9C-101B-9397-08002B2CF9AE}" pid="6" name="Team">
    <vt:lpwstr>N/A</vt:lpwstr>
  </property>
  <property fmtid="{D5CDD505-2E9C-101B-9397-08002B2CF9AE}" pid="7" name="Document Type">
    <vt:lpwstr>FSPEC_Functional</vt:lpwstr>
  </property>
  <property fmtid="{D5CDD505-2E9C-101B-9397-08002B2CF9AE}" pid="8" name="Document Level">
    <vt:lpwstr>Deliverable</vt:lpwstr>
  </property>
  <property fmtid="{D5CDD505-2E9C-101B-9397-08002B2CF9AE}" pid="9" name="Thread">
    <vt:lpwstr>Master Data</vt:lpwstr>
  </property>
  <property fmtid="{D5CDD505-2E9C-101B-9397-08002B2CF9AE}" pid="10" name="Fast Track/Critical Item">
    <vt:lpwstr>1</vt:lpwstr>
  </property>
  <property fmtid="{D5CDD505-2E9C-101B-9397-08002B2CF9AE}" pid="11" name="Assigned to0">
    <vt:lpwstr>Srinivas Prayaga</vt:lpwstr>
  </property>
  <property fmtid="{D5CDD505-2E9C-101B-9397-08002B2CF9AE}" pid="12" name="Approval 1 Date">
    <vt:lpwstr/>
  </property>
  <property fmtid="{D5CDD505-2E9C-101B-9397-08002B2CF9AE}" pid="13" name="Internal Document Relation">
    <vt:lpwstr/>
  </property>
  <property fmtid="{D5CDD505-2E9C-101B-9397-08002B2CF9AE}" pid="14" name="Status (internal)">
    <vt:lpwstr/>
  </property>
  <property fmtid="{D5CDD505-2E9C-101B-9397-08002B2CF9AE}" pid="15" name="Complexity">
    <vt:lpwstr/>
  </property>
  <property fmtid="{D5CDD505-2E9C-101B-9397-08002B2CF9AE}" pid="16" name="Brand (s) Impacted">
    <vt:lpwstr/>
  </property>
  <property fmtid="{D5CDD505-2E9C-101B-9397-08002B2CF9AE}" pid="17" name="Business Scenario">
    <vt:lpwstr/>
  </property>
  <property fmtid="{D5CDD505-2E9C-101B-9397-08002B2CF9AE}" pid="18" name="Document Description or Keywords">
    <vt:lpwstr>Vendor Master Conversion</vt:lpwstr>
  </property>
  <property fmtid="{D5CDD505-2E9C-101B-9397-08002B2CF9AE}" pid="19" name="Priority">
    <vt:lpwstr>1-Urgent</vt:lpwstr>
  </property>
  <property fmtid="{D5CDD505-2E9C-101B-9397-08002B2CF9AE}" pid="20" name="Process ID">
    <vt:lpwstr/>
  </property>
  <property fmtid="{D5CDD505-2E9C-101B-9397-08002B2CF9AE}" pid="21" name="Go Live (s)">
    <vt:lpwstr/>
  </property>
  <property fmtid="{D5CDD505-2E9C-101B-9397-08002B2CF9AE}" pid="22" name="Approver 1">
    <vt:lpwstr/>
  </property>
  <property fmtid="{D5CDD505-2E9C-101B-9397-08002B2CF9AE}" pid="23" name="Approval 2 Date">
    <vt:lpwstr/>
  </property>
  <property fmtid="{D5CDD505-2E9C-101B-9397-08002B2CF9AE}" pid="24" name="Cross Functional Teams Impacted">
    <vt:lpwstr/>
  </property>
  <property fmtid="{D5CDD505-2E9C-101B-9397-08002B2CF9AE}" pid="25" name="Process Teams Impacted">
    <vt:lpwstr/>
  </property>
  <property fmtid="{D5CDD505-2E9C-101B-9397-08002B2CF9AE}" pid="26" name="Document Status / Approval Comments">
    <vt:lpwstr>Existing GL2 LSMW program will be used for GL3</vt:lpwstr>
  </property>
  <property fmtid="{D5CDD505-2E9C-101B-9397-08002B2CF9AE}" pid="27" name="Approver 2">
    <vt:lpwstr/>
  </property>
  <property fmtid="{D5CDD505-2E9C-101B-9397-08002B2CF9AE}" pid="28" name="Technology">
    <vt:lpwstr>N/A</vt:lpwstr>
  </property>
  <property fmtid="{D5CDD505-2E9C-101B-9397-08002B2CF9AE}" pid="29" name="Dev Status">
    <vt:lpwstr>Completed</vt:lpwstr>
  </property>
  <property fmtid="{D5CDD505-2E9C-101B-9397-08002B2CF9AE}" pid="30" name="Dev Offshore">
    <vt:lpwstr>0</vt:lpwstr>
  </property>
  <property fmtid="{D5CDD505-2E9C-101B-9397-08002B2CF9AE}" pid="31" name="Go-Live">
    <vt:lpwstr>GL3</vt:lpwstr>
  </property>
  <property fmtid="{D5CDD505-2E9C-101B-9397-08002B2CF9AE}" pid="32" name="TSPEC Offshore">
    <vt:lpwstr>1</vt:lpwstr>
  </property>
  <property fmtid="{D5CDD505-2E9C-101B-9397-08002B2CF9AE}" pid="33" name="Target System">
    <vt:lpwstr>N/A</vt:lpwstr>
  </property>
  <property fmtid="{D5CDD505-2E9C-101B-9397-08002B2CF9AE}" pid="34" name="Implementation Priority">
    <vt:lpwstr>Priority 1</vt:lpwstr>
  </property>
  <property fmtid="{D5CDD505-2E9C-101B-9397-08002B2CF9AE}" pid="35" name="Object Type">
    <vt:lpwstr>Conversion</vt:lpwstr>
  </property>
  <property fmtid="{D5CDD505-2E9C-101B-9397-08002B2CF9AE}" pid="36" name="Unit Test Data Complete">
    <vt:lpwstr>No</vt:lpwstr>
  </property>
  <property fmtid="{D5CDD505-2E9C-101B-9397-08002B2CF9AE}" pid="37" name="TUT Status">
    <vt:lpwstr>Passed</vt:lpwstr>
  </property>
  <property fmtid="{D5CDD505-2E9C-101B-9397-08002B2CF9AE}" pid="38" name="Configuration Complete">
    <vt:lpwstr>No</vt:lpwstr>
  </property>
  <property fmtid="{D5CDD505-2E9C-101B-9397-08002B2CF9AE}" pid="39" name="TSPEC Planned Offshore">
    <vt:lpwstr>1</vt:lpwstr>
  </property>
  <property fmtid="{D5CDD505-2E9C-101B-9397-08002B2CF9AE}" pid="40" name="Dev Planned Offshore">
    <vt:lpwstr>0</vt:lpwstr>
  </property>
  <property fmtid="{D5CDD505-2E9C-101B-9397-08002B2CF9AE}" pid="41" name="TSPEC Status">
    <vt:lpwstr>Approved</vt:lpwstr>
  </property>
  <property fmtid="{D5CDD505-2E9C-101B-9397-08002B2CF9AE}" pid="42" name="Source System">
    <vt:lpwstr>N/A</vt:lpwstr>
  </property>
  <property fmtid="{D5CDD505-2E9C-101B-9397-08002B2CF9AE}" pid="43" name="Implementation Wave">
    <vt:lpwstr>1 - MAST Wave 1</vt:lpwstr>
  </property>
  <property fmtid="{D5CDD505-2E9C-101B-9397-08002B2CF9AE}" pid="44" name="Order">
    <vt:r8>1279100</vt:r8>
  </property>
  <property fmtid="{D5CDD505-2E9C-101B-9397-08002B2CF9AE}" pid="45" name="Tech Team Owner">
    <vt:lpwstr>Master Data</vt:lpwstr>
  </property>
  <property fmtid="{D5CDD505-2E9C-101B-9397-08002B2CF9AE}" pid="46" name="Dev Hold Reason">
    <vt:lpwstr/>
  </property>
  <property fmtid="{D5CDD505-2E9C-101B-9397-08002B2CF9AE}" pid="47" name="Planned Tech Team Sign Off Date">
    <vt:lpwstr>2006-10-15T00:00:00Z</vt:lpwstr>
  </property>
  <property fmtid="{D5CDD505-2E9C-101B-9397-08002B2CF9AE}" pid="48" name="TSPEC Est Complete">
    <vt:lpwstr>2006-12-15T00:00:00Z</vt:lpwstr>
  </property>
  <property fmtid="{D5CDD505-2E9C-101B-9397-08002B2CF9AE}" pid="49" name="TSPEC Hold Reason">
    <vt:lpwstr/>
  </property>
  <property fmtid="{D5CDD505-2E9C-101B-9397-08002B2CF9AE}" pid="50" name="Reason Not Offshore">
    <vt:lpwstr>Existing GL2 LSMW program will be used for GL3</vt:lpwstr>
  </property>
  <property fmtid="{D5CDD505-2E9C-101B-9397-08002B2CF9AE}" pid="51" name="TUT Tester">
    <vt:lpwstr>Srinivas Prayaga</vt:lpwstr>
  </property>
  <property fmtid="{D5CDD505-2E9C-101B-9397-08002B2CF9AE}" pid="52" name="TSPEC Actual Complete Date">
    <vt:lpwstr>2006-12-15T00:00:00Z</vt:lpwstr>
  </property>
  <property fmtid="{D5CDD505-2E9C-101B-9397-08002B2CF9AE}" pid="53" name="TUT Est Passed Date">
    <vt:lpwstr>2007-01-18T00:00:00Z</vt:lpwstr>
  </property>
  <property fmtid="{D5CDD505-2E9C-101B-9397-08002B2CF9AE}" pid="54" name="GL2 No Change Object">
    <vt:lpwstr>1</vt:lpwstr>
  </property>
  <property fmtid="{D5CDD505-2E9C-101B-9397-08002B2CF9AE}" pid="55" name="Req'd for BBW Retrofit">
    <vt:lpwstr>0</vt:lpwstr>
  </property>
  <property fmtid="{D5CDD505-2E9C-101B-9397-08002B2CF9AE}" pid="56" name="Req'd for Cutover">
    <vt:lpwstr>1</vt:lpwstr>
  </property>
  <property fmtid="{D5CDD505-2E9C-101B-9397-08002B2CF9AE}" pid="57" name="TSPEC Start Date">
    <vt:lpwstr/>
  </property>
  <property fmtid="{D5CDD505-2E9C-101B-9397-08002B2CF9AE}" pid="58" name="Dev Actual Complete Date">
    <vt:lpwstr/>
  </property>
  <property fmtid="{D5CDD505-2E9C-101B-9397-08002B2CF9AE}" pid="59" name="Ready for FIT Date">
    <vt:lpwstr>2007-01-18T00:00:00Z</vt:lpwstr>
  </property>
  <property fmtid="{D5CDD505-2E9C-101B-9397-08002B2CF9AE}" pid="60" name="Planned Intermediate Tech Review Date">
    <vt:lpwstr/>
  </property>
  <property fmtid="{D5CDD505-2E9C-101B-9397-08002B2CF9AE}" pid="61" name="TSPEC Approved Date">
    <vt:lpwstr/>
  </property>
  <property fmtid="{D5CDD505-2E9C-101B-9397-08002B2CF9AE}" pid="62" name="Tech Team Contact">
    <vt:lpwstr/>
  </property>
  <property fmtid="{D5CDD505-2E9C-101B-9397-08002B2CF9AE}" pid="63" name="Dev Actual Start Date">
    <vt:lpwstr/>
  </property>
  <property fmtid="{D5CDD505-2E9C-101B-9397-08002B2CF9AE}" pid="64" name="Dev Est Start Date">
    <vt:lpwstr/>
  </property>
  <property fmtid="{D5CDD505-2E9C-101B-9397-08002B2CF9AE}" pid="65" name="Date of Completion">
    <vt:lpwstr/>
  </property>
  <property fmtid="{D5CDD505-2E9C-101B-9397-08002B2CF9AE}" pid="66" name="Est Date Ready for TUT">
    <vt:lpwstr/>
  </property>
  <property fmtid="{D5CDD505-2E9C-101B-9397-08002B2CF9AE}" pid="67" name="W2 FSPEC Doc / Est Complete Date">
    <vt:lpwstr>2006-12-31T00:00:00Z</vt:lpwstr>
  </property>
  <property fmtid="{D5CDD505-2E9C-101B-9397-08002B2CF9AE}" pid="68" name="W2&amp;3 TSPEC Est Complete Date">
    <vt:lpwstr/>
  </property>
  <property fmtid="{D5CDD505-2E9C-101B-9397-08002B2CF9AE}" pid="69" name="W2&amp;3 Dev Est Complete Date">
    <vt:lpwstr/>
  </property>
  <property fmtid="{D5CDD505-2E9C-101B-9397-08002B2CF9AE}" pid="70" name="W2&amp;3 TSPEC Status">
    <vt:lpwstr/>
  </property>
  <property fmtid="{D5CDD505-2E9C-101B-9397-08002B2CF9AE}" pid="71" name="W2&amp;3 TUT Est Passed Date">
    <vt:lpwstr/>
  </property>
  <property fmtid="{D5CDD505-2E9C-101B-9397-08002B2CF9AE}" pid="72" name="Chg Rqst Version">
    <vt:lpwstr/>
  </property>
  <property fmtid="{D5CDD505-2E9C-101B-9397-08002B2CF9AE}" pid="73" name="W2&amp;3 Priority">
    <vt:lpwstr/>
  </property>
  <property fmtid="{D5CDD505-2E9C-101B-9397-08002B2CF9AE}" pid="74" name="W2&amp;3 TUT Tester">
    <vt:lpwstr/>
  </property>
  <property fmtid="{D5CDD505-2E9C-101B-9397-08002B2CF9AE}" pid="75" name="W2&amp;3 TUT Status">
    <vt:lpwstr/>
  </property>
  <property fmtid="{D5CDD505-2E9C-101B-9397-08002B2CF9AE}" pid="76" name="Dev Est Complete Date">
    <vt:lpwstr/>
  </property>
  <property fmtid="{D5CDD505-2E9C-101B-9397-08002B2CF9AE}" pid="77" name="W2&amp;3 Dev Status">
    <vt:lpwstr/>
  </property>
  <property fmtid="{D5CDD505-2E9C-101B-9397-08002B2CF9AE}" pid="78" name="Est Hours for Change Request">
    <vt:lpwstr/>
  </property>
  <property fmtid="{D5CDD505-2E9C-101B-9397-08002B2CF9AE}" pid="79" name="Test Scenario Priority">
    <vt:lpwstr/>
  </property>
  <property fmtid="{D5CDD505-2E9C-101B-9397-08002B2CF9AE}" pid="80" name="Planned Due Date">
    <vt:lpwstr>2006-12-31T00:00:00Z</vt:lpwstr>
  </property>
  <property fmtid="{D5CDD505-2E9C-101B-9397-08002B2CF9AE}" pid="81" name="W1 Document Status">
    <vt:lpwstr>*Signed Off*</vt:lpwstr>
  </property>
  <property fmtid="{D5CDD505-2E9C-101B-9397-08002B2CF9AE}" pid="82" name="ContentType">
    <vt:lpwstr>Document</vt:lpwstr>
  </property>
  <property fmtid="{D5CDD505-2E9C-101B-9397-08002B2CF9AE}" pid="83" name="_Category">
    <vt:lpwstr/>
  </property>
  <property fmtid="{D5CDD505-2E9C-101B-9397-08002B2CF9AE}" pid="84" name="Categories">
    <vt:lpwstr/>
  </property>
  <property fmtid="{D5CDD505-2E9C-101B-9397-08002B2CF9AE}" pid="85" name="Approval Level">
    <vt:lpwstr/>
  </property>
  <property fmtid="{D5CDD505-2E9C-101B-9397-08002B2CF9AE}" pid="86" name="Keywords">
    <vt:lpwstr/>
  </property>
  <property fmtid="{D5CDD505-2E9C-101B-9397-08002B2CF9AE}" pid="87" name="_Author">
    <vt:lpwstr>Sogeti</vt:lpwstr>
  </property>
  <property fmtid="{D5CDD505-2E9C-101B-9397-08002B2CF9AE}" pid="88" name="Assigned To">
    <vt:lpwstr/>
  </property>
  <property fmtid="{D5CDD505-2E9C-101B-9397-08002B2CF9AE}" pid="89" name="Subject">
    <vt:lpwstr/>
  </property>
  <property fmtid="{D5CDD505-2E9C-101B-9397-08002B2CF9AE}" pid="90" name="_Comments">
    <vt:lpwstr/>
  </property>
  <property fmtid="{D5CDD505-2E9C-101B-9397-08002B2CF9AE}" pid="91" name="ContentTypeId">
    <vt:lpwstr>0x010100979FF01D6F45E241B90B7A7694AD5592</vt:lpwstr>
  </property>
  <property fmtid="{D5CDD505-2E9C-101B-9397-08002B2CF9AE}" pid="92" name="Content Owner">
    <vt:lpwstr/>
  </property>
  <property fmtid="{D5CDD505-2E9C-101B-9397-08002B2CF9AE}" pid="93" name="_AdHocReviewCycleID">
    <vt:i4>-2062585831</vt:i4>
  </property>
  <property fmtid="{D5CDD505-2E9C-101B-9397-08002B2CF9AE}" pid="94" name="_NewReviewCycle">
    <vt:lpwstr/>
  </property>
  <property fmtid="{D5CDD505-2E9C-101B-9397-08002B2CF9AE}" pid="95" name="_EmailSubject">
    <vt:lpwstr>FS - Enrollment and De-Enrollment Spec</vt:lpwstr>
  </property>
  <property fmtid="{D5CDD505-2E9C-101B-9397-08002B2CF9AE}" pid="96" name="_AuthorEmail">
    <vt:lpwstr>a.bhargava@sap.com</vt:lpwstr>
  </property>
  <property fmtid="{D5CDD505-2E9C-101B-9397-08002B2CF9AE}" pid="97" name="_AuthorEmailDisplayName">
    <vt:lpwstr>Bhargava, Ashish (external - Project)</vt:lpwstr>
  </property>
  <property fmtid="{D5CDD505-2E9C-101B-9397-08002B2CF9AE}" pid="98" name="_ReviewingToolsShownOnce">
    <vt:lpwstr/>
  </property>
</Properties>
</file>